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D02F7" w14:textId="5E8B260D" w:rsidR="00622A7F" w:rsidRPr="007C7C7F" w:rsidRDefault="00C12056" w:rsidP="003F1708">
      <w:bookmarkStart w:id="0" w:name="_Hlk215670226"/>
      <w:bookmarkEnd w:id="0"/>
      <w:r>
        <w:tab/>
      </w:r>
    </w:p>
    <w:p w14:paraId="4B01B580" w14:textId="1CEEFA15" w:rsidR="00622A7F" w:rsidRPr="007C7C7F" w:rsidRDefault="00622A7F" w:rsidP="003F1708"/>
    <w:p w14:paraId="69D65569" w14:textId="77777777" w:rsidR="00622A7F" w:rsidRPr="007C7C7F" w:rsidRDefault="00622A7F" w:rsidP="003F1708"/>
    <w:p w14:paraId="79487354" w14:textId="77777777" w:rsidR="00622A7F" w:rsidRPr="007C7C7F" w:rsidRDefault="00622A7F" w:rsidP="003F1708"/>
    <w:p w14:paraId="29DC91D9" w14:textId="77777777" w:rsidR="00622A7F" w:rsidRPr="007C7C7F" w:rsidRDefault="00622A7F" w:rsidP="003F1708"/>
    <w:p w14:paraId="16418BAA" w14:textId="77777777" w:rsidR="00622A7F" w:rsidRPr="007C7C7F" w:rsidRDefault="00622A7F" w:rsidP="003F1708"/>
    <w:p w14:paraId="1862FCEE" w14:textId="77777777" w:rsidR="00622A7F" w:rsidRPr="007C7C7F" w:rsidRDefault="00622A7F" w:rsidP="003F1708"/>
    <w:p w14:paraId="6BC99A84" w14:textId="6AC1E25A" w:rsidR="00622A7F" w:rsidRPr="007C7C7F" w:rsidRDefault="00622A7F" w:rsidP="007C7C7F">
      <w:pPr>
        <w:pStyle w:val="Title"/>
      </w:pPr>
      <w:r w:rsidRPr="007C7C7F">
        <w:t>Functional Specification Document</w:t>
      </w:r>
    </w:p>
    <w:p w14:paraId="2DDEADF0" w14:textId="2B158EE2" w:rsidR="00622A7F" w:rsidRPr="007C7C7F" w:rsidRDefault="00622A7F" w:rsidP="007C7C7F">
      <w:pPr>
        <w:pStyle w:val="Subtitle"/>
      </w:pPr>
      <w:r w:rsidRPr="007C7C7F">
        <w:t>OMEGA – Open Market Execution Gateway</w:t>
      </w:r>
    </w:p>
    <w:p w14:paraId="34CC5DD5" w14:textId="529595AE" w:rsidR="00622A7F" w:rsidRPr="007C7C7F" w:rsidRDefault="002D4C85" w:rsidP="007C7C7F">
      <w:pPr>
        <w:pStyle w:val="Subtitle"/>
      </w:pPr>
      <w:r>
        <w:t>Syndication</w:t>
      </w:r>
    </w:p>
    <w:p w14:paraId="58441432" w14:textId="63A49D11" w:rsidR="00622A7F" w:rsidRPr="007C7C7F" w:rsidRDefault="00622A7F" w:rsidP="00622A7F">
      <w:pPr>
        <w:pStyle w:val="Subtitle"/>
        <w:sectPr w:rsidR="00622A7F" w:rsidRPr="007C7C7F" w:rsidSect="000D68BA">
          <w:headerReference w:type="default" r:id="rId13"/>
          <w:footerReference w:type="default" r:id="rId14"/>
          <w:pgSz w:w="12240" w:h="15840"/>
          <w:pgMar w:top="1440" w:right="720" w:bottom="1440" w:left="720" w:header="720" w:footer="720" w:gutter="0"/>
          <w:cols w:space="720"/>
          <w:docGrid w:linePitch="360"/>
        </w:sectPr>
      </w:pPr>
      <w:r w:rsidRPr="007C7C7F">
        <w:t>v0.0</w:t>
      </w:r>
      <w:r w:rsidR="002D4C85">
        <w:t>1</w:t>
      </w:r>
    </w:p>
    <w:p w14:paraId="32894D98" w14:textId="77777777" w:rsidR="000D68BA" w:rsidRPr="007C7C7F" w:rsidRDefault="000D68BA" w:rsidP="003F1708"/>
    <w:p w14:paraId="1247050B" w14:textId="2FE6564B" w:rsidR="000D68BA" w:rsidRPr="007C7C7F" w:rsidRDefault="000D68BA" w:rsidP="003F1708">
      <w:pPr>
        <w:rPr>
          <w:b/>
          <w:bCs/>
          <w:sz w:val="28"/>
          <w:szCs w:val="28"/>
        </w:rPr>
      </w:pPr>
      <w:r w:rsidRPr="007C7C7F">
        <w:rPr>
          <w:b/>
          <w:bCs/>
          <w:sz w:val="28"/>
          <w:szCs w:val="28"/>
        </w:rPr>
        <w:t>Document Control</w:t>
      </w:r>
    </w:p>
    <w:p w14:paraId="16D674EA" w14:textId="77777777" w:rsidR="000D68BA" w:rsidRPr="007C7C7F" w:rsidRDefault="000D68BA" w:rsidP="003F1708">
      <w:pPr>
        <w:rPr>
          <w:b/>
          <w:bCs/>
        </w:rPr>
      </w:pPr>
      <w:r w:rsidRPr="007C7C7F">
        <w:rPr>
          <w:b/>
          <w:bCs/>
        </w:rPr>
        <w:t xml:space="preserve">Revision History </w:t>
      </w:r>
    </w:p>
    <w:tbl>
      <w:tblPr>
        <w:tblStyle w:val="TableGrid"/>
        <w:tblW w:w="0" w:type="auto"/>
        <w:tblLook w:val="04A0" w:firstRow="1" w:lastRow="0" w:firstColumn="1" w:lastColumn="0" w:noHBand="0" w:noVBand="1"/>
      </w:tblPr>
      <w:tblGrid>
        <w:gridCol w:w="1271"/>
        <w:gridCol w:w="1559"/>
        <w:gridCol w:w="4722"/>
        <w:gridCol w:w="2518"/>
      </w:tblGrid>
      <w:tr w:rsidR="000D68BA" w:rsidRPr="007C7C7F" w14:paraId="72431DAB" w14:textId="77777777" w:rsidTr="005E04BE">
        <w:tc>
          <w:tcPr>
            <w:tcW w:w="1271" w:type="dxa"/>
            <w:shd w:val="clear" w:color="auto" w:fill="E7E6E6" w:themeFill="background2"/>
          </w:tcPr>
          <w:p w14:paraId="4F746050" w14:textId="0E6915A1" w:rsidR="000D68BA" w:rsidRPr="007C7C7F" w:rsidRDefault="000D68BA" w:rsidP="00EB4795">
            <w:pPr>
              <w:rPr>
                <w:b/>
                <w:bCs/>
              </w:rPr>
            </w:pPr>
            <w:r w:rsidRPr="007C7C7F">
              <w:rPr>
                <w:b/>
                <w:bCs/>
              </w:rPr>
              <w:t>Revision #</w:t>
            </w:r>
          </w:p>
        </w:tc>
        <w:tc>
          <w:tcPr>
            <w:tcW w:w="1559" w:type="dxa"/>
            <w:shd w:val="clear" w:color="auto" w:fill="E7E6E6" w:themeFill="background2"/>
          </w:tcPr>
          <w:p w14:paraId="3E9FCB6F" w14:textId="205E8575" w:rsidR="000D68BA" w:rsidRPr="007C7C7F" w:rsidRDefault="000D68BA" w:rsidP="00EB4795">
            <w:pPr>
              <w:rPr>
                <w:b/>
                <w:bCs/>
              </w:rPr>
            </w:pPr>
            <w:r w:rsidRPr="007C7C7F">
              <w:rPr>
                <w:b/>
                <w:bCs/>
              </w:rPr>
              <w:t>Release Date</w:t>
            </w:r>
          </w:p>
        </w:tc>
        <w:tc>
          <w:tcPr>
            <w:tcW w:w="4722" w:type="dxa"/>
            <w:shd w:val="clear" w:color="auto" w:fill="E7E6E6" w:themeFill="background2"/>
          </w:tcPr>
          <w:p w14:paraId="134C2A28" w14:textId="04D18932" w:rsidR="000D68BA" w:rsidRPr="007C7C7F" w:rsidRDefault="000D68BA" w:rsidP="00EB4795">
            <w:pPr>
              <w:rPr>
                <w:b/>
                <w:bCs/>
              </w:rPr>
            </w:pPr>
            <w:r w:rsidRPr="007C7C7F">
              <w:rPr>
                <w:b/>
                <w:bCs/>
              </w:rPr>
              <w:t>Summary of Changes</w:t>
            </w:r>
          </w:p>
        </w:tc>
        <w:tc>
          <w:tcPr>
            <w:tcW w:w="2518" w:type="dxa"/>
            <w:shd w:val="clear" w:color="auto" w:fill="E7E6E6" w:themeFill="background2"/>
          </w:tcPr>
          <w:p w14:paraId="6BFA0949" w14:textId="73F07149" w:rsidR="000D68BA" w:rsidRPr="007C7C7F" w:rsidRDefault="000D68BA" w:rsidP="00EB4795">
            <w:pPr>
              <w:rPr>
                <w:b/>
                <w:bCs/>
              </w:rPr>
            </w:pPr>
            <w:r w:rsidRPr="007C7C7F">
              <w:rPr>
                <w:b/>
                <w:bCs/>
              </w:rPr>
              <w:t>Author</w:t>
            </w:r>
          </w:p>
        </w:tc>
      </w:tr>
      <w:tr w:rsidR="000D68BA" w:rsidRPr="007C7C7F" w14:paraId="461AA73F" w14:textId="77777777" w:rsidTr="005E04BE">
        <w:tc>
          <w:tcPr>
            <w:tcW w:w="1271" w:type="dxa"/>
          </w:tcPr>
          <w:p w14:paraId="13D6158C" w14:textId="7EE45D6A" w:rsidR="000D68BA" w:rsidRPr="007C7C7F" w:rsidRDefault="000D68BA" w:rsidP="003F1708">
            <w:r w:rsidRPr="007C7C7F">
              <w:t>0.01</w:t>
            </w:r>
          </w:p>
        </w:tc>
        <w:tc>
          <w:tcPr>
            <w:tcW w:w="1559" w:type="dxa"/>
          </w:tcPr>
          <w:p w14:paraId="1705490B" w14:textId="58602D94" w:rsidR="000D68BA" w:rsidRPr="007C7C7F" w:rsidRDefault="0005349A" w:rsidP="003F1708">
            <w:r>
              <w:t>15</w:t>
            </w:r>
            <w:r w:rsidR="000D68BA" w:rsidRPr="007C7C7F">
              <w:t xml:space="preserve"> </w:t>
            </w:r>
            <w:r>
              <w:t>Jan 2026</w:t>
            </w:r>
          </w:p>
        </w:tc>
        <w:tc>
          <w:tcPr>
            <w:tcW w:w="4722" w:type="dxa"/>
          </w:tcPr>
          <w:p w14:paraId="40CFF2C7" w14:textId="56A4D025" w:rsidR="000D68BA" w:rsidRPr="007C7C7F" w:rsidRDefault="000D68BA" w:rsidP="003F1708">
            <w:r w:rsidRPr="007C7C7F">
              <w:t>Initial draft.</w:t>
            </w:r>
          </w:p>
        </w:tc>
        <w:tc>
          <w:tcPr>
            <w:tcW w:w="2518" w:type="dxa"/>
          </w:tcPr>
          <w:p w14:paraId="04A19696" w14:textId="4089A6E4" w:rsidR="000D68BA" w:rsidRPr="007C7C7F" w:rsidRDefault="0005349A" w:rsidP="003F1708">
            <w:r>
              <w:t>Christian Quah</w:t>
            </w:r>
          </w:p>
        </w:tc>
      </w:tr>
      <w:tr w:rsidR="000D68BA" w:rsidRPr="007C7C7F" w14:paraId="63BCD27E" w14:textId="77777777" w:rsidTr="005E04BE">
        <w:tc>
          <w:tcPr>
            <w:tcW w:w="1271" w:type="dxa"/>
          </w:tcPr>
          <w:p w14:paraId="078F02EB" w14:textId="70B86952" w:rsidR="000D68BA" w:rsidRPr="007C7C7F" w:rsidRDefault="000D68BA" w:rsidP="003F1708"/>
        </w:tc>
        <w:tc>
          <w:tcPr>
            <w:tcW w:w="1559" w:type="dxa"/>
          </w:tcPr>
          <w:p w14:paraId="146F9B7C" w14:textId="6287042F" w:rsidR="000D68BA" w:rsidRPr="007C7C7F" w:rsidRDefault="000D68BA" w:rsidP="003F1708"/>
        </w:tc>
        <w:tc>
          <w:tcPr>
            <w:tcW w:w="4722" w:type="dxa"/>
          </w:tcPr>
          <w:p w14:paraId="18AC9AAC" w14:textId="2B8D3069" w:rsidR="000D68BA" w:rsidRPr="007C7C7F" w:rsidRDefault="000D68BA" w:rsidP="003F1708"/>
        </w:tc>
        <w:tc>
          <w:tcPr>
            <w:tcW w:w="2518" w:type="dxa"/>
          </w:tcPr>
          <w:p w14:paraId="30B67BEC" w14:textId="2ECDE314" w:rsidR="000D68BA" w:rsidRPr="007C7C7F" w:rsidRDefault="000D68BA" w:rsidP="003F1708"/>
        </w:tc>
      </w:tr>
    </w:tbl>
    <w:p w14:paraId="75FC9491" w14:textId="77777777" w:rsidR="000D68BA" w:rsidRPr="007C7C7F" w:rsidRDefault="000D68BA" w:rsidP="003F1708"/>
    <w:tbl>
      <w:tblPr>
        <w:tblStyle w:val="TableGrid"/>
        <w:tblW w:w="0" w:type="auto"/>
        <w:tblLook w:val="04A0" w:firstRow="1" w:lastRow="0" w:firstColumn="1" w:lastColumn="0" w:noHBand="0" w:noVBand="1"/>
      </w:tblPr>
      <w:tblGrid>
        <w:gridCol w:w="4957"/>
        <w:gridCol w:w="2551"/>
        <w:gridCol w:w="2552"/>
      </w:tblGrid>
      <w:tr w:rsidR="000D68BA" w:rsidRPr="007C7C7F" w14:paraId="765F3345" w14:textId="77777777" w:rsidTr="000D68BA">
        <w:tc>
          <w:tcPr>
            <w:tcW w:w="4957" w:type="dxa"/>
            <w:shd w:val="clear" w:color="auto" w:fill="E7E6E6" w:themeFill="background2"/>
          </w:tcPr>
          <w:p w14:paraId="0C9EBAD9" w14:textId="47FC9A15" w:rsidR="000D68BA" w:rsidRPr="007C7C7F" w:rsidRDefault="000D68BA" w:rsidP="00EB4795">
            <w:pPr>
              <w:rPr>
                <w:b/>
                <w:bCs/>
              </w:rPr>
            </w:pPr>
            <w:r w:rsidRPr="007C7C7F">
              <w:rPr>
                <w:b/>
                <w:bCs/>
              </w:rPr>
              <w:t>Reviewer Name (Designation)</w:t>
            </w:r>
          </w:p>
        </w:tc>
        <w:tc>
          <w:tcPr>
            <w:tcW w:w="2551" w:type="dxa"/>
            <w:shd w:val="clear" w:color="auto" w:fill="E7E6E6" w:themeFill="background2"/>
          </w:tcPr>
          <w:p w14:paraId="4072C2F7" w14:textId="488E63C3" w:rsidR="000D68BA" w:rsidRPr="007C7C7F" w:rsidRDefault="000D68BA" w:rsidP="00EB4795">
            <w:pPr>
              <w:rPr>
                <w:b/>
                <w:bCs/>
              </w:rPr>
            </w:pPr>
            <w:r w:rsidRPr="007C7C7F">
              <w:rPr>
                <w:b/>
                <w:bCs/>
              </w:rPr>
              <w:t>Reviewed Version #</w:t>
            </w:r>
          </w:p>
        </w:tc>
        <w:tc>
          <w:tcPr>
            <w:tcW w:w="2552" w:type="dxa"/>
            <w:shd w:val="clear" w:color="auto" w:fill="E7E6E6" w:themeFill="background2"/>
          </w:tcPr>
          <w:p w14:paraId="0DAE570C" w14:textId="18516421" w:rsidR="000D68BA" w:rsidRPr="007C7C7F" w:rsidRDefault="000D68BA" w:rsidP="00EB4795">
            <w:pPr>
              <w:rPr>
                <w:b/>
                <w:bCs/>
              </w:rPr>
            </w:pPr>
            <w:r w:rsidRPr="007C7C7F">
              <w:rPr>
                <w:b/>
                <w:bCs/>
              </w:rPr>
              <w:t>Date</w:t>
            </w:r>
          </w:p>
        </w:tc>
      </w:tr>
      <w:tr w:rsidR="000D68BA" w:rsidRPr="007C7C7F" w14:paraId="7463AEDC" w14:textId="77777777" w:rsidTr="000D68BA">
        <w:tc>
          <w:tcPr>
            <w:tcW w:w="4957" w:type="dxa"/>
          </w:tcPr>
          <w:p w14:paraId="3D3ED02F" w14:textId="178AC2D6" w:rsidR="000D68BA" w:rsidRPr="007C7C7F" w:rsidRDefault="000D68BA" w:rsidP="00FC312D"/>
        </w:tc>
        <w:tc>
          <w:tcPr>
            <w:tcW w:w="2551" w:type="dxa"/>
          </w:tcPr>
          <w:p w14:paraId="2DC56721" w14:textId="4657209B" w:rsidR="000D68BA" w:rsidRPr="007C7C7F" w:rsidRDefault="000D68BA" w:rsidP="00FC312D"/>
        </w:tc>
        <w:tc>
          <w:tcPr>
            <w:tcW w:w="2552" w:type="dxa"/>
          </w:tcPr>
          <w:p w14:paraId="09121E7B" w14:textId="3068FA4D" w:rsidR="000D68BA" w:rsidRPr="007C7C7F" w:rsidRDefault="000D68BA" w:rsidP="00FC312D"/>
        </w:tc>
      </w:tr>
      <w:tr w:rsidR="000D68BA" w:rsidRPr="007C7C7F" w14:paraId="4DBFE0FD" w14:textId="77777777" w:rsidTr="000D68BA">
        <w:tc>
          <w:tcPr>
            <w:tcW w:w="4957" w:type="dxa"/>
          </w:tcPr>
          <w:p w14:paraId="2F381BD8" w14:textId="725FD815" w:rsidR="000D68BA" w:rsidRPr="007C7C7F" w:rsidRDefault="000D68BA" w:rsidP="00FC312D"/>
        </w:tc>
        <w:tc>
          <w:tcPr>
            <w:tcW w:w="2551" w:type="dxa"/>
          </w:tcPr>
          <w:p w14:paraId="1690F2EE" w14:textId="4CFF1F47" w:rsidR="000D68BA" w:rsidRPr="007C7C7F" w:rsidRDefault="000D68BA" w:rsidP="00FC312D"/>
        </w:tc>
        <w:tc>
          <w:tcPr>
            <w:tcW w:w="2552" w:type="dxa"/>
          </w:tcPr>
          <w:p w14:paraId="51C4568C" w14:textId="41614E21" w:rsidR="000D68BA" w:rsidRPr="007C7C7F" w:rsidRDefault="000D68BA" w:rsidP="00FC312D"/>
        </w:tc>
      </w:tr>
      <w:tr w:rsidR="000D68BA" w:rsidRPr="007C7C7F" w14:paraId="362DDC19" w14:textId="77777777" w:rsidTr="000D68BA">
        <w:tc>
          <w:tcPr>
            <w:tcW w:w="4957" w:type="dxa"/>
          </w:tcPr>
          <w:p w14:paraId="55273AD3" w14:textId="46617E1A" w:rsidR="000D68BA" w:rsidRPr="007C7C7F" w:rsidRDefault="000D68BA" w:rsidP="00FC312D"/>
        </w:tc>
        <w:tc>
          <w:tcPr>
            <w:tcW w:w="2551" w:type="dxa"/>
          </w:tcPr>
          <w:p w14:paraId="5D08A697" w14:textId="0B2FDDED" w:rsidR="000D68BA" w:rsidRPr="007C7C7F" w:rsidRDefault="000D68BA" w:rsidP="00FC312D"/>
        </w:tc>
        <w:tc>
          <w:tcPr>
            <w:tcW w:w="2552" w:type="dxa"/>
          </w:tcPr>
          <w:p w14:paraId="2FEBC4F3" w14:textId="61F1900B" w:rsidR="000D68BA" w:rsidRPr="007C7C7F" w:rsidRDefault="000D68BA" w:rsidP="00FC312D"/>
        </w:tc>
      </w:tr>
    </w:tbl>
    <w:p w14:paraId="5556474D" w14:textId="6BEBD3B6" w:rsidR="00622A7F" w:rsidRPr="007C7C7F" w:rsidRDefault="00622A7F" w:rsidP="003F1708"/>
    <w:tbl>
      <w:tblPr>
        <w:tblStyle w:val="TableGrid"/>
        <w:tblW w:w="0" w:type="auto"/>
        <w:tblLook w:val="04A0" w:firstRow="1" w:lastRow="0" w:firstColumn="1" w:lastColumn="0" w:noHBand="0" w:noVBand="1"/>
      </w:tblPr>
      <w:tblGrid>
        <w:gridCol w:w="4957"/>
        <w:gridCol w:w="2551"/>
        <w:gridCol w:w="2552"/>
      </w:tblGrid>
      <w:tr w:rsidR="000D68BA" w:rsidRPr="007C7C7F" w14:paraId="13835393" w14:textId="77777777" w:rsidTr="00FC312D">
        <w:tc>
          <w:tcPr>
            <w:tcW w:w="4957" w:type="dxa"/>
            <w:shd w:val="clear" w:color="auto" w:fill="E7E6E6" w:themeFill="background2"/>
          </w:tcPr>
          <w:p w14:paraId="518BFBF8" w14:textId="0C994942" w:rsidR="000D68BA" w:rsidRPr="007C7C7F" w:rsidRDefault="000D68BA" w:rsidP="00EB4795">
            <w:pPr>
              <w:rPr>
                <w:b/>
                <w:bCs/>
              </w:rPr>
            </w:pPr>
            <w:r w:rsidRPr="007C7C7F">
              <w:rPr>
                <w:b/>
                <w:bCs/>
              </w:rPr>
              <w:t>Approver Name (Designation)</w:t>
            </w:r>
          </w:p>
        </w:tc>
        <w:tc>
          <w:tcPr>
            <w:tcW w:w="2551" w:type="dxa"/>
            <w:shd w:val="clear" w:color="auto" w:fill="E7E6E6" w:themeFill="background2"/>
          </w:tcPr>
          <w:p w14:paraId="024E4778" w14:textId="0FA5D59C" w:rsidR="000D68BA" w:rsidRPr="007C7C7F" w:rsidRDefault="000D68BA" w:rsidP="00EB4795">
            <w:pPr>
              <w:rPr>
                <w:b/>
                <w:bCs/>
              </w:rPr>
            </w:pPr>
            <w:r w:rsidRPr="007C7C7F">
              <w:rPr>
                <w:b/>
                <w:bCs/>
              </w:rPr>
              <w:t>Approved Version #</w:t>
            </w:r>
          </w:p>
        </w:tc>
        <w:tc>
          <w:tcPr>
            <w:tcW w:w="2552" w:type="dxa"/>
            <w:shd w:val="clear" w:color="auto" w:fill="E7E6E6" w:themeFill="background2"/>
          </w:tcPr>
          <w:p w14:paraId="10186910" w14:textId="77777777" w:rsidR="000D68BA" w:rsidRPr="007C7C7F" w:rsidRDefault="000D68BA" w:rsidP="00EB4795">
            <w:pPr>
              <w:rPr>
                <w:b/>
                <w:bCs/>
              </w:rPr>
            </w:pPr>
            <w:r w:rsidRPr="007C7C7F">
              <w:rPr>
                <w:b/>
                <w:bCs/>
              </w:rPr>
              <w:t>Date</w:t>
            </w:r>
          </w:p>
        </w:tc>
      </w:tr>
      <w:tr w:rsidR="000D68BA" w:rsidRPr="007C7C7F" w14:paraId="09BD0A29" w14:textId="77777777" w:rsidTr="00FC312D">
        <w:tc>
          <w:tcPr>
            <w:tcW w:w="4957" w:type="dxa"/>
          </w:tcPr>
          <w:p w14:paraId="3029E0D5" w14:textId="77777777" w:rsidR="000D68BA" w:rsidRPr="007C7C7F" w:rsidRDefault="000D68BA" w:rsidP="00FC312D"/>
        </w:tc>
        <w:tc>
          <w:tcPr>
            <w:tcW w:w="2551" w:type="dxa"/>
          </w:tcPr>
          <w:p w14:paraId="51A30838" w14:textId="77777777" w:rsidR="000D68BA" w:rsidRPr="007C7C7F" w:rsidRDefault="000D68BA" w:rsidP="00FC312D"/>
        </w:tc>
        <w:tc>
          <w:tcPr>
            <w:tcW w:w="2552" w:type="dxa"/>
          </w:tcPr>
          <w:p w14:paraId="767F3910" w14:textId="77777777" w:rsidR="000D68BA" w:rsidRPr="007C7C7F" w:rsidRDefault="000D68BA" w:rsidP="00FC312D"/>
        </w:tc>
      </w:tr>
      <w:tr w:rsidR="000D68BA" w:rsidRPr="007C7C7F" w14:paraId="1F514F59" w14:textId="77777777" w:rsidTr="00FC312D">
        <w:tc>
          <w:tcPr>
            <w:tcW w:w="4957" w:type="dxa"/>
          </w:tcPr>
          <w:p w14:paraId="343B7760" w14:textId="77777777" w:rsidR="000D68BA" w:rsidRPr="007C7C7F" w:rsidRDefault="000D68BA" w:rsidP="00FC312D"/>
        </w:tc>
        <w:tc>
          <w:tcPr>
            <w:tcW w:w="2551" w:type="dxa"/>
          </w:tcPr>
          <w:p w14:paraId="685F655B" w14:textId="77777777" w:rsidR="000D68BA" w:rsidRPr="007C7C7F" w:rsidRDefault="000D68BA" w:rsidP="00FC312D"/>
        </w:tc>
        <w:tc>
          <w:tcPr>
            <w:tcW w:w="2552" w:type="dxa"/>
          </w:tcPr>
          <w:p w14:paraId="2EC038D7" w14:textId="77777777" w:rsidR="000D68BA" w:rsidRPr="007C7C7F" w:rsidRDefault="000D68BA" w:rsidP="00FC312D"/>
        </w:tc>
      </w:tr>
      <w:tr w:rsidR="000D68BA" w:rsidRPr="007C7C7F" w14:paraId="29A18347" w14:textId="77777777" w:rsidTr="00FC312D">
        <w:tc>
          <w:tcPr>
            <w:tcW w:w="4957" w:type="dxa"/>
          </w:tcPr>
          <w:p w14:paraId="0D5DC880" w14:textId="77777777" w:rsidR="000D68BA" w:rsidRPr="007C7C7F" w:rsidRDefault="000D68BA" w:rsidP="00FC312D"/>
        </w:tc>
        <w:tc>
          <w:tcPr>
            <w:tcW w:w="2551" w:type="dxa"/>
          </w:tcPr>
          <w:p w14:paraId="61E18EB2" w14:textId="77777777" w:rsidR="000D68BA" w:rsidRPr="007C7C7F" w:rsidRDefault="000D68BA" w:rsidP="00FC312D"/>
        </w:tc>
        <w:tc>
          <w:tcPr>
            <w:tcW w:w="2552" w:type="dxa"/>
          </w:tcPr>
          <w:p w14:paraId="252C2559" w14:textId="77777777" w:rsidR="000D68BA" w:rsidRPr="007C7C7F" w:rsidRDefault="000D68BA" w:rsidP="00FC312D"/>
        </w:tc>
      </w:tr>
    </w:tbl>
    <w:p w14:paraId="35E29C1E" w14:textId="690A15D8" w:rsidR="000D68BA" w:rsidRPr="007C7C7F" w:rsidRDefault="000D68BA" w:rsidP="003F1708"/>
    <w:p w14:paraId="42F4E945" w14:textId="77777777" w:rsidR="000D68BA" w:rsidRPr="007C7C7F" w:rsidRDefault="000D68BA" w:rsidP="003F1708">
      <w:r w:rsidRPr="007C7C7F">
        <w:br w:type="page"/>
      </w:r>
    </w:p>
    <w:sdt>
      <w:sdtPr>
        <w:rPr>
          <w:rFonts w:asciiTheme="minorHAnsi" w:eastAsiaTheme="minorHAnsi" w:hAnsiTheme="minorHAnsi" w:cstheme="minorBidi"/>
          <w:b w:val="0"/>
          <w:color w:val="auto"/>
          <w:sz w:val="22"/>
          <w:szCs w:val="22"/>
          <w:lang w:val="en-SG"/>
        </w:rPr>
        <w:id w:val="1241068920"/>
        <w:docPartObj>
          <w:docPartGallery w:val="Table of Contents"/>
          <w:docPartUnique/>
        </w:docPartObj>
      </w:sdtPr>
      <w:sdtEndPr>
        <w:rPr>
          <w:bCs/>
        </w:rPr>
      </w:sdtEndPr>
      <w:sdtContent>
        <w:p w14:paraId="77195678" w14:textId="1743F43A" w:rsidR="000D68BA" w:rsidRPr="007C7C7F" w:rsidRDefault="000D68BA">
          <w:pPr>
            <w:pStyle w:val="TOCHeading"/>
            <w:rPr>
              <w:lang w:val="en-SG"/>
            </w:rPr>
          </w:pPr>
          <w:r w:rsidRPr="007C7C7F">
            <w:rPr>
              <w:lang w:val="en-SG"/>
            </w:rPr>
            <w:t>Table of Contents</w:t>
          </w:r>
        </w:p>
        <w:p w14:paraId="0C3F1BF6" w14:textId="2D3DD80E" w:rsidR="001108F9" w:rsidRDefault="000D68BA">
          <w:pPr>
            <w:pStyle w:val="TOC1"/>
            <w:tabs>
              <w:tab w:val="left" w:pos="440"/>
              <w:tab w:val="right" w:leader="dot" w:pos="10790"/>
            </w:tabs>
            <w:rPr>
              <w:rFonts w:eastAsiaTheme="minorEastAsia"/>
              <w:noProof/>
              <w:kern w:val="2"/>
              <w:sz w:val="24"/>
              <w:szCs w:val="24"/>
              <w:lang w:eastAsia="en-SG"/>
              <w14:ligatures w14:val="standardContextual"/>
            </w:rPr>
          </w:pPr>
          <w:r w:rsidRPr="007C7C7F">
            <w:fldChar w:fldCharType="begin"/>
          </w:r>
          <w:r w:rsidRPr="007C7C7F">
            <w:instrText xml:space="preserve"> TOC \o "1-3" \h \z \u </w:instrText>
          </w:r>
          <w:r w:rsidRPr="007C7C7F">
            <w:fldChar w:fldCharType="separate"/>
          </w:r>
          <w:hyperlink w:anchor="_Toc219384494" w:history="1">
            <w:r w:rsidR="001108F9" w:rsidRPr="00A109FF">
              <w:rPr>
                <w:rStyle w:val="Hyperlink"/>
                <w:noProof/>
              </w:rPr>
              <w:t>1</w:t>
            </w:r>
            <w:r w:rsidR="001108F9">
              <w:rPr>
                <w:rFonts w:eastAsiaTheme="minorEastAsia"/>
                <w:noProof/>
                <w:kern w:val="2"/>
                <w:sz w:val="24"/>
                <w:szCs w:val="24"/>
                <w:lang w:eastAsia="en-SG"/>
                <w14:ligatures w14:val="standardContextual"/>
              </w:rPr>
              <w:tab/>
            </w:r>
            <w:r w:rsidR="001108F9" w:rsidRPr="00A109FF">
              <w:rPr>
                <w:rStyle w:val="Hyperlink"/>
                <w:noProof/>
              </w:rPr>
              <w:t>Introduction</w:t>
            </w:r>
            <w:r w:rsidR="001108F9">
              <w:rPr>
                <w:noProof/>
                <w:webHidden/>
              </w:rPr>
              <w:tab/>
            </w:r>
            <w:r w:rsidR="001108F9">
              <w:rPr>
                <w:noProof/>
                <w:webHidden/>
              </w:rPr>
              <w:fldChar w:fldCharType="begin"/>
            </w:r>
            <w:r w:rsidR="001108F9">
              <w:rPr>
                <w:noProof/>
                <w:webHidden/>
              </w:rPr>
              <w:instrText xml:space="preserve"> PAGEREF _Toc219384494 \h </w:instrText>
            </w:r>
            <w:r w:rsidR="001108F9">
              <w:rPr>
                <w:noProof/>
                <w:webHidden/>
              </w:rPr>
            </w:r>
            <w:r w:rsidR="001108F9">
              <w:rPr>
                <w:noProof/>
                <w:webHidden/>
              </w:rPr>
              <w:fldChar w:fldCharType="separate"/>
            </w:r>
            <w:r w:rsidR="001108F9">
              <w:rPr>
                <w:noProof/>
                <w:webHidden/>
              </w:rPr>
              <w:t>7</w:t>
            </w:r>
            <w:r w:rsidR="001108F9">
              <w:rPr>
                <w:noProof/>
                <w:webHidden/>
              </w:rPr>
              <w:fldChar w:fldCharType="end"/>
            </w:r>
          </w:hyperlink>
        </w:p>
        <w:p w14:paraId="6C2054AD" w14:textId="7B747014" w:rsidR="001108F9" w:rsidRDefault="001108F9">
          <w:pPr>
            <w:pStyle w:val="TOC2"/>
            <w:tabs>
              <w:tab w:val="left" w:pos="960"/>
              <w:tab w:val="right" w:leader="dot" w:pos="10790"/>
            </w:tabs>
            <w:rPr>
              <w:rFonts w:eastAsiaTheme="minorEastAsia"/>
              <w:noProof/>
              <w:kern w:val="2"/>
              <w:sz w:val="24"/>
              <w:szCs w:val="24"/>
              <w:lang w:eastAsia="en-SG"/>
              <w14:ligatures w14:val="standardContextual"/>
            </w:rPr>
          </w:pPr>
          <w:hyperlink w:anchor="_Toc219384495" w:history="1">
            <w:r w:rsidRPr="00A109FF">
              <w:rPr>
                <w:rStyle w:val="Hyperlink"/>
                <w:noProof/>
              </w:rPr>
              <w:t>1.1</w:t>
            </w:r>
            <w:r>
              <w:rPr>
                <w:rFonts w:eastAsiaTheme="minorEastAsia"/>
                <w:noProof/>
                <w:kern w:val="2"/>
                <w:sz w:val="24"/>
                <w:szCs w:val="24"/>
                <w:lang w:eastAsia="en-SG"/>
                <w14:ligatures w14:val="standardContextual"/>
              </w:rPr>
              <w:tab/>
            </w:r>
            <w:r w:rsidRPr="00A109FF">
              <w:rPr>
                <w:rStyle w:val="Hyperlink"/>
                <w:noProof/>
              </w:rPr>
              <w:t>Purpose of Document</w:t>
            </w:r>
            <w:r>
              <w:rPr>
                <w:noProof/>
                <w:webHidden/>
              </w:rPr>
              <w:tab/>
            </w:r>
            <w:r>
              <w:rPr>
                <w:noProof/>
                <w:webHidden/>
              </w:rPr>
              <w:fldChar w:fldCharType="begin"/>
            </w:r>
            <w:r>
              <w:rPr>
                <w:noProof/>
                <w:webHidden/>
              </w:rPr>
              <w:instrText xml:space="preserve"> PAGEREF _Toc219384495 \h </w:instrText>
            </w:r>
            <w:r>
              <w:rPr>
                <w:noProof/>
                <w:webHidden/>
              </w:rPr>
            </w:r>
            <w:r>
              <w:rPr>
                <w:noProof/>
                <w:webHidden/>
              </w:rPr>
              <w:fldChar w:fldCharType="separate"/>
            </w:r>
            <w:r>
              <w:rPr>
                <w:noProof/>
                <w:webHidden/>
              </w:rPr>
              <w:t>7</w:t>
            </w:r>
            <w:r>
              <w:rPr>
                <w:noProof/>
                <w:webHidden/>
              </w:rPr>
              <w:fldChar w:fldCharType="end"/>
            </w:r>
          </w:hyperlink>
        </w:p>
        <w:p w14:paraId="2F5D6669" w14:textId="45F2942F" w:rsidR="001108F9" w:rsidRDefault="001108F9">
          <w:pPr>
            <w:pStyle w:val="TOC2"/>
            <w:tabs>
              <w:tab w:val="left" w:pos="960"/>
              <w:tab w:val="right" w:leader="dot" w:pos="10790"/>
            </w:tabs>
            <w:rPr>
              <w:rFonts w:eastAsiaTheme="minorEastAsia"/>
              <w:noProof/>
              <w:kern w:val="2"/>
              <w:sz w:val="24"/>
              <w:szCs w:val="24"/>
              <w:lang w:eastAsia="en-SG"/>
              <w14:ligatures w14:val="standardContextual"/>
            </w:rPr>
          </w:pPr>
          <w:hyperlink w:anchor="_Toc219384496" w:history="1">
            <w:r w:rsidRPr="00A109FF">
              <w:rPr>
                <w:rStyle w:val="Hyperlink"/>
                <w:noProof/>
              </w:rPr>
              <w:t>1.2</w:t>
            </w:r>
            <w:r>
              <w:rPr>
                <w:rFonts w:eastAsiaTheme="minorEastAsia"/>
                <w:noProof/>
                <w:kern w:val="2"/>
                <w:sz w:val="24"/>
                <w:szCs w:val="24"/>
                <w:lang w:eastAsia="en-SG"/>
                <w14:ligatures w14:val="standardContextual"/>
              </w:rPr>
              <w:tab/>
            </w:r>
            <w:r w:rsidRPr="00A109FF">
              <w:rPr>
                <w:rStyle w:val="Hyperlink"/>
                <w:noProof/>
              </w:rPr>
              <w:t>Scope</w:t>
            </w:r>
            <w:r>
              <w:rPr>
                <w:noProof/>
                <w:webHidden/>
              </w:rPr>
              <w:tab/>
            </w:r>
            <w:r>
              <w:rPr>
                <w:noProof/>
                <w:webHidden/>
              </w:rPr>
              <w:fldChar w:fldCharType="begin"/>
            </w:r>
            <w:r>
              <w:rPr>
                <w:noProof/>
                <w:webHidden/>
              </w:rPr>
              <w:instrText xml:space="preserve"> PAGEREF _Toc219384496 \h </w:instrText>
            </w:r>
            <w:r>
              <w:rPr>
                <w:noProof/>
                <w:webHidden/>
              </w:rPr>
            </w:r>
            <w:r>
              <w:rPr>
                <w:noProof/>
                <w:webHidden/>
              </w:rPr>
              <w:fldChar w:fldCharType="separate"/>
            </w:r>
            <w:r>
              <w:rPr>
                <w:noProof/>
                <w:webHidden/>
              </w:rPr>
              <w:t>7</w:t>
            </w:r>
            <w:r>
              <w:rPr>
                <w:noProof/>
                <w:webHidden/>
              </w:rPr>
              <w:fldChar w:fldCharType="end"/>
            </w:r>
          </w:hyperlink>
        </w:p>
        <w:p w14:paraId="2D2EA3D6" w14:textId="546645E5" w:rsidR="001108F9" w:rsidRDefault="001108F9">
          <w:pPr>
            <w:pStyle w:val="TOC2"/>
            <w:tabs>
              <w:tab w:val="left" w:pos="960"/>
              <w:tab w:val="right" w:leader="dot" w:pos="10790"/>
            </w:tabs>
            <w:rPr>
              <w:rFonts w:eastAsiaTheme="minorEastAsia"/>
              <w:noProof/>
              <w:kern w:val="2"/>
              <w:sz w:val="24"/>
              <w:szCs w:val="24"/>
              <w:lang w:eastAsia="en-SG"/>
              <w14:ligatures w14:val="standardContextual"/>
            </w:rPr>
          </w:pPr>
          <w:hyperlink w:anchor="_Toc219384497" w:history="1">
            <w:r w:rsidRPr="00A109FF">
              <w:rPr>
                <w:rStyle w:val="Hyperlink"/>
                <w:noProof/>
              </w:rPr>
              <w:t>1.3</w:t>
            </w:r>
            <w:r>
              <w:rPr>
                <w:rFonts w:eastAsiaTheme="minorEastAsia"/>
                <w:noProof/>
                <w:kern w:val="2"/>
                <w:sz w:val="24"/>
                <w:szCs w:val="24"/>
                <w:lang w:eastAsia="en-SG"/>
                <w14:ligatures w14:val="standardContextual"/>
              </w:rPr>
              <w:tab/>
            </w:r>
            <w:r w:rsidRPr="00A109FF">
              <w:rPr>
                <w:rStyle w:val="Hyperlink"/>
                <w:noProof/>
              </w:rPr>
              <w:t>Definitions, Acronyms and Abbreviations</w:t>
            </w:r>
            <w:r>
              <w:rPr>
                <w:noProof/>
                <w:webHidden/>
              </w:rPr>
              <w:tab/>
            </w:r>
            <w:r>
              <w:rPr>
                <w:noProof/>
                <w:webHidden/>
              </w:rPr>
              <w:fldChar w:fldCharType="begin"/>
            </w:r>
            <w:r>
              <w:rPr>
                <w:noProof/>
                <w:webHidden/>
              </w:rPr>
              <w:instrText xml:space="preserve"> PAGEREF _Toc219384497 \h </w:instrText>
            </w:r>
            <w:r>
              <w:rPr>
                <w:noProof/>
                <w:webHidden/>
              </w:rPr>
            </w:r>
            <w:r>
              <w:rPr>
                <w:noProof/>
                <w:webHidden/>
              </w:rPr>
              <w:fldChar w:fldCharType="separate"/>
            </w:r>
            <w:r>
              <w:rPr>
                <w:noProof/>
                <w:webHidden/>
              </w:rPr>
              <w:t>7</w:t>
            </w:r>
            <w:r>
              <w:rPr>
                <w:noProof/>
                <w:webHidden/>
              </w:rPr>
              <w:fldChar w:fldCharType="end"/>
            </w:r>
          </w:hyperlink>
        </w:p>
        <w:p w14:paraId="71500C7A" w14:textId="3BE3EFAC" w:rsidR="001108F9" w:rsidRDefault="001108F9">
          <w:pPr>
            <w:pStyle w:val="TOC2"/>
            <w:tabs>
              <w:tab w:val="left" w:pos="960"/>
              <w:tab w:val="right" w:leader="dot" w:pos="10790"/>
            </w:tabs>
            <w:rPr>
              <w:rFonts w:eastAsiaTheme="minorEastAsia"/>
              <w:noProof/>
              <w:kern w:val="2"/>
              <w:sz w:val="24"/>
              <w:szCs w:val="24"/>
              <w:lang w:eastAsia="en-SG"/>
              <w14:ligatures w14:val="standardContextual"/>
            </w:rPr>
          </w:pPr>
          <w:hyperlink w:anchor="_Toc219384498" w:history="1">
            <w:r w:rsidRPr="00A109FF">
              <w:rPr>
                <w:rStyle w:val="Hyperlink"/>
                <w:noProof/>
              </w:rPr>
              <w:t>1.4</w:t>
            </w:r>
            <w:r>
              <w:rPr>
                <w:rFonts w:eastAsiaTheme="minorEastAsia"/>
                <w:noProof/>
                <w:kern w:val="2"/>
                <w:sz w:val="24"/>
                <w:szCs w:val="24"/>
                <w:lang w:eastAsia="en-SG"/>
                <w14:ligatures w14:val="standardContextual"/>
              </w:rPr>
              <w:tab/>
            </w:r>
            <w:r w:rsidRPr="00A109FF">
              <w:rPr>
                <w:rStyle w:val="Hyperlink"/>
                <w:noProof/>
              </w:rPr>
              <w:t>Reference</w:t>
            </w:r>
            <w:r>
              <w:rPr>
                <w:noProof/>
                <w:webHidden/>
              </w:rPr>
              <w:tab/>
            </w:r>
            <w:r>
              <w:rPr>
                <w:noProof/>
                <w:webHidden/>
              </w:rPr>
              <w:fldChar w:fldCharType="begin"/>
            </w:r>
            <w:r>
              <w:rPr>
                <w:noProof/>
                <w:webHidden/>
              </w:rPr>
              <w:instrText xml:space="preserve"> PAGEREF _Toc219384498 \h </w:instrText>
            </w:r>
            <w:r>
              <w:rPr>
                <w:noProof/>
                <w:webHidden/>
              </w:rPr>
            </w:r>
            <w:r>
              <w:rPr>
                <w:noProof/>
                <w:webHidden/>
              </w:rPr>
              <w:fldChar w:fldCharType="separate"/>
            </w:r>
            <w:r>
              <w:rPr>
                <w:noProof/>
                <w:webHidden/>
              </w:rPr>
              <w:t>8</w:t>
            </w:r>
            <w:r>
              <w:rPr>
                <w:noProof/>
                <w:webHidden/>
              </w:rPr>
              <w:fldChar w:fldCharType="end"/>
            </w:r>
          </w:hyperlink>
        </w:p>
        <w:p w14:paraId="26FB85F4" w14:textId="53A9B90C" w:rsidR="001108F9" w:rsidRDefault="001108F9">
          <w:pPr>
            <w:pStyle w:val="TOC1"/>
            <w:tabs>
              <w:tab w:val="left" w:pos="440"/>
              <w:tab w:val="right" w:leader="dot" w:pos="10790"/>
            </w:tabs>
            <w:rPr>
              <w:rFonts w:eastAsiaTheme="minorEastAsia"/>
              <w:noProof/>
              <w:kern w:val="2"/>
              <w:sz w:val="24"/>
              <w:szCs w:val="24"/>
              <w:lang w:eastAsia="en-SG"/>
              <w14:ligatures w14:val="standardContextual"/>
            </w:rPr>
          </w:pPr>
          <w:hyperlink w:anchor="_Toc219384499" w:history="1">
            <w:r w:rsidRPr="00A109FF">
              <w:rPr>
                <w:rStyle w:val="Hyperlink"/>
                <w:noProof/>
              </w:rPr>
              <w:t>2</w:t>
            </w:r>
            <w:r>
              <w:rPr>
                <w:rFonts w:eastAsiaTheme="minorEastAsia"/>
                <w:noProof/>
                <w:kern w:val="2"/>
                <w:sz w:val="24"/>
                <w:szCs w:val="24"/>
                <w:lang w:eastAsia="en-SG"/>
                <w14:ligatures w14:val="standardContextual"/>
              </w:rPr>
              <w:tab/>
            </w:r>
            <w:r w:rsidRPr="00A109FF">
              <w:rPr>
                <w:rStyle w:val="Hyperlink"/>
                <w:noProof/>
              </w:rPr>
              <w:t>Functional Requirements</w:t>
            </w:r>
            <w:r>
              <w:rPr>
                <w:noProof/>
                <w:webHidden/>
              </w:rPr>
              <w:tab/>
            </w:r>
            <w:r>
              <w:rPr>
                <w:noProof/>
                <w:webHidden/>
              </w:rPr>
              <w:fldChar w:fldCharType="begin"/>
            </w:r>
            <w:r>
              <w:rPr>
                <w:noProof/>
                <w:webHidden/>
              </w:rPr>
              <w:instrText xml:space="preserve"> PAGEREF _Toc219384499 \h </w:instrText>
            </w:r>
            <w:r>
              <w:rPr>
                <w:noProof/>
                <w:webHidden/>
              </w:rPr>
            </w:r>
            <w:r>
              <w:rPr>
                <w:noProof/>
                <w:webHidden/>
              </w:rPr>
              <w:fldChar w:fldCharType="separate"/>
            </w:r>
            <w:r>
              <w:rPr>
                <w:noProof/>
                <w:webHidden/>
              </w:rPr>
              <w:t>8</w:t>
            </w:r>
            <w:r>
              <w:rPr>
                <w:noProof/>
                <w:webHidden/>
              </w:rPr>
              <w:fldChar w:fldCharType="end"/>
            </w:r>
          </w:hyperlink>
        </w:p>
        <w:p w14:paraId="1A4EAF32" w14:textId="20358CF6" w:rsidR="001108F9" w:rsidRDefault="001108F9">
          <w:pPr>
            <w:pStyle w:val="TOC2"/>
            <w:tabs>
              <w:tab w:val="left" w:pos="960"/>
              <w:tab w:val="right" w:leader="dot" w:pos="10790"/>
            </w:tabs>
            <w:rPr>
              <w:rFonts w:eastAsiaTheme="minorEastAsia"/>
              <w:noProof/>
              <w:kern w:val="2"/>
              <w:sz w:val="24"/>
              <w:szCs w:val="24"/>
              <w:lang w:eastAsia="en-SG"/>
              <w14:ligatures w14:val="standardContextual"/>
            </w:rPr>
          </w:pPr>
          <w:hyperlink w:anchor="_Toc219384500" w:history="1">
            <w:r w:rsidRPr="00A109FF">
              <w:rPr>
                <w:rStyle w:val="Hyperlink"/>
                <w:noProof/>
              </w:rPr>
              <w:t>2.1</w:t>
            </w:r>
            <w:r>
              <w:rPr>
                <w:rFonts w:eastAsiaTheme="minorEastAsia"/>
                <w:noProof/>
                <w:kern w:val="2"/>
                <w:sz w:val="24"/>
                <w:szCs w:val="24"/>
                <w:lang w:eastAsia="en-SG"/>
                <w14:ligatures w14:val="standardContextual"/>
              </w:rPr>
              <w:tab/>
            </w:r>
            <w:r w:rsidRPr="00A109FF">
              <w:rPr>
                <w:rStyle w:val="Hyperlink"/>
                <w:noProof/>
              </w:rPr>
              <w:t>Purpose of Module</w:t>
            </w:r>
            <w:r>
              <w:rPr>
                <w:noProof/>
                <w:webHidden/>
              </w:rPr>
              <w:tab/>
            </w:r>
            <w:r>
              <w:rPr>
                <w:noProof/>
                <w:webHidden/>
              </w:rPr>
              <w:fldChar w:fldCharType="begin"/>
            </w:r>
            <w:r>
              <w:rPr>
                <w:noProof/>
                <w:webHidden/>
              </w:rPr>
              <w:instrText xml:space="preserve"> PAGEREF _Toc219384500 \h </w:instrText>
            </w:r>
            <w:r>
              <w:rPr>
                <w:noProof/>
                <w:webHidden/>
              </w:rPr>
            </w:r>
            <w:r>
              <w:rPr>
                <w:noProof/>
                <w:webHidden/>
              </w:rPr>
              <w:fldChar w:fldCharType="separate"/>
            </w:r>
            <w:r>
              <w:rPr>
                <w:noProof/>
                <w:webHidden/>
              </w:rPr>
              <w:t>8</w:t>
            </w:r>
            <w:r>
              <w:rPr>
                <w:noProof/>
                <w:webHidden/>
              </w:rPr>
              <w:fldChar w:fldCharType="end"/>
            </w:r>
          </w:hyperlink>
        </w:p>
        <w:p w14:paraId="57A3C490" w14:textId="20738F6F" w:rsidR="001108F9" w:rsidRDefault="001108F9">
          <w:pPr>
            <w:pStyle w:val="TOC2"/>
            <w:tabs>
              <w:tab w:val="left" w:pos="960"/>
              <w:tab w:val="right" w:leader="dot" w:pos="10790"/>
            </w:tabs>
            <w:rPr>
              <w:rFonts w:eastAsiaTheme="minorEastAsia"/>
              <w:noProof/>
              <w:kern w:val="2"/>
              <w:sz w:val="24"/>
              <w:szCs w:val="24"/>
              <w:lang w:eastAsia="en-SG"/>
              <w14:ligatures w14:val="standardContextual"/>
            </w:rPr>
          </w:pPr>
          <w:hyperlink w:anchor="_Toc219384501" w:history="1">
            <w:r w:rsidRPr="00A109FF">
              <w:rPr>
                <w:rStyle w:val="Hyperlink"/>
                <w:noProof/>
              </w:rPr>
              <w:t>2.2</w:t>
            </w:r>
            <w:r>
              <w:rPr>
                <w:rFonts w:eastAsiaTheme="minorEastAsia"/>
                <w:noProof/>
                <w:kern w:val="2"/>
                <w:sz w:val="24"/>
                <w:szCs w:val="24"/>
                <w:lang w:eastAsia="en-SG"/>
                <w14:ligatures w14:val="standardContextual"/>
              </w:rPr>
              <w:tab/>
            </w:r>
            <w:r w:rsidRPr="00A109FF">
              <w:rPr>
                <w:rStyle w:val="Hyperlink"/>
                <w:noProof/>
              </w:rPr>
              <w:t>Actors</w:t>
            </w:r>
            <w:r>
              <w:rPr>
                <w:noProof/>
                <w:webHidden/>
              </w:rPr>
              <w:tab/>
            </w:r>
            <w:r>
              <w:rPr>
                <w:noProof/>
                <w:webHidden/>
              </w:rPr>
              <w:fldChar w:fldCharType="begin"/>
            </w:r>
            <w:r>
              <w:rPr>
                <w:noProof/>
                <w:webHidden/>
              </w:rPr>
              <w:instrText xml:space="preserve"> PAGEREF _Toc219384501 \h </w:instrText>
            </w:r>
            <w:r>
              <w:rPr>
                <w:noProof/>
                <w:webHidden/>
              </w:rPr>
            </w:r>
            <w:r>
              <w:rPr>
                <w:noProof/>
                <w:webHidden/>
              </w:rPr>
              <w:fldChar w:fldCharType="separate"/>
            </w:r>
            <w:r>
              <w:rPr>
                <w:noProof/>
                <w:webHidden/>
              </w:rPr>
              <w:t>8</w:t>
            </w:r>
            <w:r>
              <w:rPr>
                <w:noProof/>
                <w:webHidden/>
              </w:rPr>
              <w:fldChar w:fldCharType="end"/>
            </w:r>
          </w:hyperlink>
        </w:p>
        <w:p w14:paraId="40B8B961" w14:textId="4C8EA8D5" w:rsidR="001108F9" w:rsidRDefault="001108F9">
          <w:pPr>
            <w:pStyle w:val="TOC2"/>
            <w:tabs>
              <w:tab w:val="left" w:pos="960"/>
              <w:tab w:val="right" w:leader="dot" w:pos="10790"/>
            </w:tabs>
            <w:rPr>
              <w:rFonts w:eastAsiaTheme="minorEastAsia"/>
              <w:noProof/>
              <w:kern w:val="2"/>
              <w:sz w:val="24"/>
              <w:szCs w:val="24"/>
              <w:lang w:eastAsia="en-SG"/>
              <w14:ligatures w14:val="standardContextual"/>
            </w:rPr>
          </w:pPr>
          <w:hyperlink w:anchor="_Toc219384502" w:history="1">
            <w:r w:rsidRPr="00A109FF">
              <w:rPr>
                <w:rStyle w:val="Hyperlink"/>
                <w:noProof/>
              </w:rPr>
              <w:t>2.3</w:t>
            </w:r>
            <w:r>
              <w:rPr>
                <w:rFonts w:eastAsiaTheme="minorEastAsia"/>
                <w:noProof/>
                <w:kern w:val="2"/>
                <w:sz w:val="24"/>
                <w:szCs w:val="24"/>
                <w:lang w:eastAsia="en-SG"/>
                <w14:ligatures w14:val="standardContextual"/>
              </w:rPr>
              <w:tab/>
            </w:r>
            <w:r w:rsidRPr="00A109FF">
              <w:rPr>
                <w:rStyle w:val="Hyperlink"/>
                <w:noProof/>
              </w:rPr>
              <w:t>Process Diagrams</w:t>
            </w:r>
            <w:r>
              <w:rPr>
                <w:noProof/>
                <w:webHidden/>
              </w:rPr>
              <w:tab/>
            </w:r>
            <w:r>
              <w:rPr>
                <w:noProof/>
                <w:webHidden/>
              </w:rPr>
              <w:fldChar w:fldCharType="begin"/>
            </w:r>
            <w:r>
              <w:rPr>
                <w:noProof/>
                <w:webHidden/>
              </w:rPr>
              <w:instrText xml:space="preserve"> PAGEREF _Toc219384502 \h </w:instrText>
            </w:r>
            <w:r>
              <w:rPr>
                <w:noProof/>
                <w:webHidden/>
              </w:rPr>
            </w:r>
            <w:r>
              <w:rPr>
                <w:noProof/>
                <w:webHidden/>
              </w:rPr>
              <w:fldChar w:fldCharType="separate"/>
            </w:r>
            <w:r>
              <w:rPr>
                <w:noProof/>
                <w:webHidden/>
              </w:rPr>
              <w:t>9</w:t>
            </w:r>
            <w:r>
              <w:rPr>
                <w:noProof/>
                <w:webHidden/>
              </w:rPr>
              <w:fldChar w:fldCharType="end"/>
            </w:r>
          </w:hyperlink>
        </w:p>
        <w:p w14:paraId="09AC9BC1" w14:textId="67165E33" w:rsidR="001108F9" w:rsidRDefault="001108F9">
          <w:pPr>
            <w:pStyle w:val="TOC3"/>
            <w:tabs>
              <w:tab w:val="left" w:pos="1200"/>
              <w:tab w:val="right" w:leader="dot" w:pos="10790"/>
            </w:tabs>
            <w:rPr>
              <w:rFonts w:eastAsiaTheme="minorEastAsia"/>
              <w:noProof/>
              <w:kern w:val="2"/>
              <w:sz w:val="24"/>
              <w:szCs w:val="24"/>
              <w:lang w:eastAsia="en-SG"/>
              <w14:ligatures w14:val="standardContextual"/>
            </w:rPr>
          </w:pPr>
          <w:hyperlink w:anchor="_Toc219384503" w:history="1">
            <w:r w:rsidRPr="00A109FF">
              <w:rPr>
                <w:rStyle w:val="Hyperlink"/>
                <w:noProof/>
              </w:rPr>
              <w:t>2.3.1</w:t>
            </w:r>
            <w:r>
              <w:rPr>
                <w:rFonts w:eastAsiaTheme="minorEastAsia"/>
                <w:noProof/>
                <w:kern w:val="2"/>
                <w:sz w:val="24"/>
                <w:szCs w:val="24"/>
                <w:lang w:eastAsia="en-SG"/>
                <w14:ligatures w14:val="standardContextual"/>
              </w:rPr>
              <w:tab/>
            </w:r>
            <w:r w:rsidRPr="00A109FF">
              <w:rPr>
                <w:rStyle w:val="Hyperlink"/>
                <w:noProof/>
              </w:rPr>
              <w:t>Syndication Details</w:t>
            </w:r>
            <w:r>
              <w:rPr>
                <w:noProof/>
                <w:webHidden/>
              </w:rPr>
              <w:tab/>
            </w:r>
            <w:r>
              <w:rPr>
                <w:noProof/>
                <w:webHidden/>
              </w:rPr>
              <w:fldChar w:fldCharType="begin"/>
            </w:r>
            <w:r>
              <w:rPr>
                <w:noProof/>
                <w:webHidden/>
              </w:rPr>
              <w:instrText xml:space="preserve"> PAGEREF _Toc219384503 \h </w:instrText>
            </w:r>
            <w:r>
              <w:rPr>
                <w:noProof/>
                <w:webHidden/>
              </w:rPr>
            </w:r>
            <w:r>
              <w:rPr>
                <w:noProof/>
                <w:webHidden/>
              </w:rPr>
              <w:fldChar w:fldCharType="separate"/>
            </w:r>
            <w:r>
              <w:rPr>
                <w:noProof/>
                <w:webHidden/>
              </w:rPr>
              <w:t>9</w:t>
            </w:r>
            <w:r>
              <w:rPr>
                <w:noProof/>
                <w:webHidden/>
              </w:rPr>
              <w:fldChar w:fldCharType="end"/>
            </w:r>
          </w:hyperlink>
        </w:p>
        <w:p w14:paraId="3DDFE29A" w14:textId="1818B80E" w:rsidR="001108F9" w:rsidRDefault="001108F9">
          <w:pPr>
            <w:pStyle w:val="TOC3"/>
            <w:tabs>
              <w:tab w:val="left" w:pos="1200"/>
              <w:tab w:val="right" w:leader="dot" w:pos="10790"/>
            </w:tabs>
            <w:rPr>
              <w:rFonts w:eastAsiaTheme="minorEastAsia"/>
              <w:noProof/>
              <w:kern w:val="2"/>
              <w:sz w:val="24"/>
              <w:szCs w:val="24"/>
              <w:lang w:eastAsia="en-SG"/>
              <w14:ligatures w14:val="standardContextual"/>
            </w:rPr>
          </w:pPr>
          <w:hyperlink w:anchor="_Toc219384504" w:history="1">
            <w:r w:rsidRPr="00A109FF">
              <w:rPr>
                <w:rStyle w:val="Hyperlink"/>
                <w:noProof/>
              </w:rPr>
              <w:t>2.3.2</w:t>
            </w:r>
            <w:r>
              <w:rPr>
                <w:rFonts w:eastAsiaTheme="minorEastAsia"/>
                <w:noProof/>
                <w:kern w:val="2"/>
                <w:sz w:val="24"/>
                <w:szCs w:val="24"/>
                <w:lang w:eastAsia="en-SG"/>
                <w14:ligatures w14:val="standardContextual"/>
              </w:rPr>
              <w:tab/>
            </w:r>
            <w:r w:rsidRPr="00A109FF">
              <w:rPr>
                <w:rStyle w:val="Hyperlink"/>
                <w:noProof/>
              </w:rPr>
              <w:t>Syndication Allotment</w:t>
            </w:r>
            <w:r>
              <w:rPr>
                <w:noProof/>
                <w:webHidden/>
              </w:rPr>
              <w:tab/>
            </w:r>
            <w:r>
              <w:rPr>
                <w:noProof/>
                <w:webHidden/>
              </w:rPr>
              <w:fldChar w:fldCharType="begin"/>
            </w:r>
            <w:r>
              <w:rPr>
                <w:noProof/>
                <w:webHidden/>
              </w:rPr>
              <w:instrText xml:space="preserve"> PAGEREF _Toc219384504 \h </w:instrText>
            </w:r>
            <w:r>
              <w:rPr>
                <w:noProof/>
                <w:webHidden/>
              </w:rPr>
            </w:r>
            <w:r>
              <w:rPr>
                <w:noProof/>
                <w:webHidden/>
              </w:rPr>
              <w:fldChar w:fldCharType="separate"/>
            </w:r>
            <w:r>
              <w:rPr>
                <w:noProof/>
                <w:webHidden/>
              </w:rPr>
              <w:t>10</w:t>
            </w:r>
            <w:r>
              <w:rPr>
                <w:noProof/>
                <w:webHidden/>
              </w:rPr>
              <w:fldChar w:fldCharType="end"/>
            </w:r>
          </w:hyperlink>
        </w:p>
        <w:p w14:paraId="5104FD38" w14:textId="19100BB0" w:rsidR="001108F9" w:rsidRDefault="001108F9">
          <w:pPr>
            <w:pStyle w:val="TOC2"/>
            <w:tabs>
              <w:tab w:val="left" w:pos="960"/>
              <w:tab w:val="right" w:leader="dot" w:pos="10790"/>
            </w:tabs>
            <w:rPr>
              <w:rFonts w:eastAsiaTheme="minorEastAsia"/>
              <w:noProof/>
              <w:kern w:val="2"/>
              <w:sz w:val="24"/>
              <w:szCs w:val="24"/>
              <w:lang w:eastAsia="en-SG"/>
              <w14:ligatures w14:val="standardContextual"/>
            </w:rPr>
          </w:pPr>
          <w:hyperlink w:anchor="_Toc219384505" w:history="1">
            <w:r w:rsidRPr="00A109FF">
              <w:rPr>
                <w:rStyle w:val="Hyperlink"/>
                <w:noProof/>
              </w:rPr>
              <w:t>2.4</w:t>
            </w:r>
            <w:r>
              <w:rPr>
                <w:rFonts w:eastAsiaTheme="minorEastAsia"/>
                <w:noProof/>
                <w:kern w:val="2"/>
                <w:sz w:val="24"/>
                <w:szCs w:val="24"/>
                <w:lang w:eastAsia="en-SG"/>
                <w14:ligatures w14:val="standardContextual"/>
              </w:rPr>
              <w:tab/>
            </w:r>
            <w:r w:rsidRPr="00A109FF">
              <w:rPr>
                <w:rStyle w:val="Hyperlink"/>
                <w:noProof/>
              </w:rPr>
              <w:t>BPMN Workflow</w:t>
            </w:r>
            <w:r>
              <w:rPr>
                <w:noProof/>
                <w:webHidden/>
              </w:rPr>
              <w:tab/>
            </w:r>
            <w:r>
              <w:rPr>
                <w:noProof/>
                <w:webHidden/>
              </w:rPr>
              <w:fldChar w:fldCharType="begin"/>
            </w:r>
            <w:r>
              <w:rPr>
                <w:noProof/>
                <w:webHidden/>
              </w:rPr>
              <w:instrText xml:space="preserve"> PAGEREF _Toc219384505 \h </w:instrText>
            </w:r>
            <w:r>
              <w:rPr>
                <w:noProof/>
                <w:webHidden/>
              </w:rPr>
            </w:r>
            <w:r>
              <w:rPr>
                <w:noProof/>
                <w:webHidden/>
              </w:rPr>
              <w:fldChar w:fldCharType="separate"/>
            </w:r>
            <w:r>
              <w:rPr>
                <w:noProof/>
                <w:webHidden/>
              </w:rPr>
              <w:t>11</w:t>
            </w:r>
            <w:r>
              <w:rPr>
                <w:noProof/>
                <w:webHidden/>
              </w:rPr>
              <w:fldChar w:fldCharType="end"/>
            </w:r>
          </w:hyperlink>
        </w:p>
        <w:p w14:paraId="47732DED" w14:textId="02E61B02" w:rsidR="001108F9" w:rsidRDefault="001108F9">
          <w:pPr>
            <w:pStyle w:val="TOC2"/>
            <w:tabs>
              <w:tab w:val="left" w:pos="960"/>
              <w:tab w:val="right" w:leader="dot" w:pos="10790"/>
            </w:tabs>
            <w:rPr>
              <w:rFonts w:eastAsiaTheme="minorEastAsia"/>
              <w:noProof/>
              <w:kern w:val="2"/>
              <w:sz w:val="24"/>
              <w:szCs w:val="24"/>
              <w:lang w:eastAsia="en-SG"/>
              <w14:ligatures w14:val="standardContextual"/>
            </w:rPr>
          </w:pPr>
          <w:hyperlink w:anchor="_Toc219384506" w:history="1">
            <w:r w:rsidRPr="00A109FF">
              <w:rPr>
                <w:rStyle w:val="Hyperlink"/>
                <w:noProof/>
              </w:rPr>
              <w:t>2.5</w:t>
            </w:r>
            <w:r>
              <w:rPr>
                <w:rFonts w:eastAsiaTheme="minorEastAsia"/>
                <w:noProof/>
                <w:kern w:val="2"/>
                <w:sz w:val="24"/>
                <w:szCs w:val="24"/>
                <w:lang w:eastAsia="en-SG"/>
                <w14:ligatures w14:val="standardContextual"/>
              </w:rPr>
              <w:tab/>
            </w:r>
            <w:r w:rsidRPr="00A109FF">
              <w:rPr>
                <w:rStyle w:val="Hyperlink"/>
                <w:noProof/>
              </w:rPr>
              <w:t>State Transition Diagram</w:t>
            </w:r>
            <w:r>
              <w:rPr>
                <w:noProof/>
                <w:webHidden/>
              </w:rPr>
              <w:tab/>
            </w:r>
            <w:r>
              <w:rPr>
                <w:noProof/>
                <w:webHidden/>
              </w:rPr>
              <w:fldChar w:fldCharType="begin"/>
            </w:r>
            <w:r>
              <w:rPr>
                <w:noProof/>
                <w:webHidden/>
              </w:rPr>
              <w:instrText xml:space="preserve"> PAGEREF _Toc219384506 \h </w:instrText>
            </w:r>
            <w:r>
              <w:rPr>
                <w:noProof/>
                <w:webHidden/>
              </w:rPr>
            </w:r>
            <w:r>
              <w:rPr>
                <w:noProof/>
                <w:webHidden/>
              </w:rPr>
              <w:fldChar w:fldCharType="separate"/>
            </w:r>
            <w:r>
              <w:rPr>
                <w:noProof/>
                <w:webHidden/>
              </w:rPr>
              <w:t>11</w:t>
            </w:r>
            <w:r>
              <w:rPr>
                <w:noProof/>
                <w:webHidden/>
              </w:rPr>
              <w:fldChar w:fldCharType="end"/>
            </w:r>
          </w:hyperlink>
        </w:p>
        <w:p w14:paraId="28B5BC1C" w14:textId="29149ED4" w:rsidR="001108F9" w:rsidRDefault="001108F9">
          <w:pPr>
            <w:pStyle w:val="TOC2"/>
            <w:tabs>
              <w:tab w:val="left" w:pos="960"/>
              <w:tab w:val="right" w:leader="dot" w:pos="10790"/>
            </w:tabs>
            <w:rPr>
              <w:rFonts w:eastAsiaTheme="minorEastAsia"/>
              <w:noProof/>
              <w:kern w:val="2"/>
              <w:sz w:val="24"/>
              <w:szCs w:val="24"/>
              <w:lang w:eastAsia="en-SG"/>
              <w14:ligatures w14:val="standardContextual"/>
            </w:rPr>
          </w:pPr>
          <w:hyperlink w:anchor="_Toc219384507" w:history="1">
            <w:r w:rsidRPr="00A109FF">
              <w:rPr>
                <w:rStyle w:val="Hyperlink"/>
                <w:noProof/>
              </w:rPr>
              <w:t>2.6</w:t>
            </w:r>
            <w:r>
              <w:rPr>
                <w:rFonts w:eastAsiaTheme="minorEastAsia"/>
                <w:noProof/>
                <w:kern w:val="2"/>
                <w:sz w:val="24"/>
                <w:szCs w:val="24"/>
                <w:lang w:eastAsia="en-SG"/>
                <w14:ligatures w14:val="standardContextual"/>
              </w:rPr>
              <w:tab/>
            </w:r>
            <w:r w:rsidRPr="00A109FF">
              <w:rPr>
                <w:rStyle w:val="Hyperlink"/>
                <w:noProof/>
              </w:rPr>
              <w:t>Use Cases</w:t>
            </w:r>
            <w:r>
              <w:rPr>
                <w:noProof/>
                <w:webHidden/>
              </w:rPr>
              <w:tab/>
            </w:r>
            <w:r>
              <w:rPr>
                <w:noProof/>
                <w:webHidden/>
              </w:rPr>
              <w:fldChar w:fldCharType="begin"/>
            </w:r>
            <w:r>
              <w:rPr>
                <w:noProof/>
                <w:webHidden/>
              </w:rPr>
              <w:instrText xml:space="preserve"> PAGEREF _Toc219384507 \h </w:instrText>
            </w:r>
            <w:r>
              <w:rPr>
                <w:noProof/>
                <w:webHidden/>
              </w:rPr>
            </w:r>
            <w:r>
              <w:rPr>
                <w:noProof/>
                <w:webHidden/>
              </w:rPr>
              <w:fldChar w:fldCharType="separate"/>
            </w:r>
            <w:r>
              <w:rPr>
                <w:noProof/>
                <w:webHidden/>
              </w:rPr>
              <w:t>13</w:t>
            </w:r>
            <w:r>
              <w:rPr>
                <w:noProof/>
                <w:webHidden/>
              </w:rPr>
              <w:fldChar w:fldCharType="end"/>
            </w:r>
          </w:hyperlink>
        </w:p>
        <w:p w14:paraId="5EFE3DEF" w14:textId="717167FC" w:rsidR="001108F9" w:rsidRDefault="001108F9">
          <w:pPr>
            <w:pStyle w:val="TOC2"/>
            <w:tabs>
              <w:tab w:val="left" w:pos="960"/>
              <w:tab w:val="right" w:leader="dot" w:pos="10790"/>
            </w:tabs>
            <w:rPr>
              <w:rFonts w:eastAsiaTheme="minorEastAsia"/>
              <w:noProof/>
              <w:kern w:val="2"/>
              <w:sz w:val="24"/>
              <w:szCs w:val="24"/>
              <w:lang w:eastAsia="en-SG"/>
              <w14:ligatures w14:val="standardContextual"/>
            </w:rPr>
          </w:pPr>
          <w:hyperlink w:anchor="_Toc219384508" w:history="1">
            <w:r w:rsidRPr="00A109FF">
              <w:rPr>
                <w:rStyle w:val="Hyperlink"/>
                <w:noProof/>
              </w:rPr>
              <w:t>2.7</w:t>
            </w:r>
            <w:r>
              <w:rPr>
                <w:rFonts w:eastAsiaTheme="minorEastAsia"/>
                <w:noProof/>
                <w:kern w:val="2"/>
                <w:sz w:val="24"/>
                <w:szCs w:val="24"/>
                <w:lang w:eastAsia="en-SG"/>
                <w14:ligatures w14:val="standardContextual"/>
              </w:rPr>
              <w:tab/>
            </w:r>
            <w:r w:rsidRPr="00A109FF">
              <w:rPr>
                <w:rStyle w:val="Hyperlink"/>
                <w:noProof/>
              </w:rPr>
              <w:t>View Syndication Details</w:t>
            </w:r>
            <w:r>
              <w:rPr>
                <w:noProof/>
                <w:webHidden/>
              </w:rPr>
              <w:tab/>
            </w:r>
            <w:r>
              <w:rPr>
                <w:noProof/>
                <w:webHidden/>
              </w:rPr>
              <w:fldChar w:fldCharType="begin"/>
            </w:r>
            <w:r>
              <w:rPr>
                <w:noProof/>
                <w:webHidden/>
              </w:rPr>
              <w:instrText xml:space="preserve"> PAGEREF _Toc219384508 \h </w:instrText>
            </w:r>
            <w:r>
              <w:rPr>
                <w:noProof/>
                <w:webHidden/>
              </w:rPr>
            </w:r>
            <w:r>
              <w:rPr>
                <w:noProof/>
                <w:webHidden/>
              </w:rPr>
              <w:fldChar w:fldCharType="separate"/>
            </w:r>
            <w:r>
              <w:rPr>
                <w:noProof/>
                <w:webHidden/>
              </w:rPr>
              <w:t>15</w:t>
            </w:r>
            <w:r>
              <w:rPr>
                <w:noProof/>
                <w:webHidden/>
              </w:rPr>
              <w:fldChar w:fldCharType="end"/>
            </w:r>
          </w:hyperlink>
        </w:p>
        <w:p w14:paraId="5A9AE9C4" w14:textId="26AD4F70" w:rsidR="001108F9" w:rsidRDefault="001108F9">
          <w:pPr>
            <w:pStyle w:val="TOC3"/>
            <w:tabs>
              <w:tab w:val="left" w:pos="1200"/>
              <w:tab w:val="right" w:leader="dot" w:pos="10790"/>
            </w:tabs>
            <w:rPr>
              <w:rFonts w:eastAsiaTheme="minorEastAsia"/>
              <w:noProof/>
              <w:kern w:val="2"/>
              <w:sz w:val="24"/>
              <w:szCs w:val="24"/>
              <w:lang w:eastAsia="en-SG"/>
              <w14:ligatures w14:val="standardContextual"/>
            </w:rPr>
          </w:pPr>
          <w:hyperlink w:anchor="_Toc219384509" w:history="1">
            <w:r w:rsidRPr="00A109FF">
              <w:rPr>
                <w:rStyle w:val="Hyperlink"/>
                <w:noProof/>
              </w:rPr>
              <w:t>2.7.1</w:t>
            </w:r>
            <w:r>
              <w:rPr>
                <w:rFonts w:eastAsiaTheme="minorEastAsia"/>
                <w:noProof/>
                <w:kern w:val="2"/>
                <w:sz w:val="24"/>
                <w:szCs w:val="24"/>
                <w:lang w:eastAsia="en-SG"/>
                <w14:ligatures w14:val="standardContextual"/>
              </w:rPr>
              <w:tab/>
            </w:r>
            <w:r w:rsidRPr="00A109FF">
              <w:rPr>
                <w:rStyle w:val="Hyperlink"/>
                <w:noProof/>
              </w:rPr>
              <w:t>Description</w:t>
            </w:r>
            <w:r>
              <w:rPr>
                <w:noProof/>
                <w:webHidden/>
              </w:rPr>
              <w:tab/>
            </w:r>
            <w:r>
              <w:rPr>
                <w:noProof/>
                <w:webHidden/>
              </w:rPr>
              <w:fldChar w:fldCharType="begin"/>
            </w:r>
            <w:r>
              <w:rPr>
                <w:noProof/>
                <w:webHidden/>
              </w:rPr>
              <w:instrText xml:space="preserve"> PAGEREF _Toc219384509 \h </w:instrText>
            </w:r>
            <w:r>
              <w:rPr>
                <w:noProof/>
                <w:webHidden/>
              </w:rPr>
            </w:r>
            <w:r>
              <w:rPr>
                <w:noProof/>
                <w:webHidden/>
              </w:rPr>
              <w:fldChar w:fldCharType="separate"/>
            </w:r>
            <w:r>
              <w:rPr>
                <w:noProof/>
                <w:webHidden/>
              </w:rPr>
              <w:t>15</w:t>
            </w:r>
            <w:r>
              <w:rPr>
                <w:noProof/>
                <w:webHidden/>
              </w:rPr>
              <w:fldChar w:fldCharType="end"/>
            </w:r>
          </w:hyperlink>
        </w:p>
        <w:p w14:paraId="0406EC48" w14:textId="18F8C006" w:rsidR="001108F9" w:rsidRDefault="001108F9">
          <w:pPr>
            <w:pStyle w:val="TOC3"/>
            <w:tabs>
              <w:tab w:val="left" w:pos="1200"/>
              <w:tab w:val="right" w:leader="dot" w:pos="10790"/>
            </w:tabs>
            <w:rPr>
              <w:rFonts w:eastAsiaTheme="minorEastAsia"/>
              <w:noProof/>
              <w:kern w:val="2"/>
              <w:sz w:val="24"/>
              <w:szCs w:val="24"/>
              <w:lang w:eastAsia="en-SG"/>
              <w14:ligatures w14:val="standardContextual"/>
            </w:rPr>
          </w:pPr>
          <w:hyperlink w:anchor="_Toc219384510" w:history="1">
            <w:r w:rsidRPr="00A109FF">
              <w:rPr>
                <w:rStyle w:val="Hyperlink"/>
                <w:noProof/>
              </w:rPr>
              <w:t>2.7.2</w:t>
            </w:r>
            <w:r>
              <w:rPr>
                <w:rFonts w:eastAsiaTheme="minorEastAsia"/>
                <w:noProof/>
                <w:kern w:val="2"/>
                <w:sz w:val="24"/>
                <w:szCs w:val="24"/>
                <w:lang w:eastAsia="en-SG"/>
                <w14:ligatures w14:val="standardContextual"/>
              </w:rPr>
              <w:tab/>
            </w:r>
            <w:r w:rsidRPr="00A109FF">
              <w:rPr>
                <w:rStyle w:val="Hyperlink"/>
                <w:noProof/>
              </w:rPr>
              <w:t>Preconditions</w:t>
            </w:r>
            <w:r>
              <w:rPr>
                <w:noProof/>
                <w:webHidden/>
              </w:rPr>
              <w:tab/>
            </w:r>
            <w:r>
              <w:rPr>
                <w:noProof/>
                <w:webHidden/>
              </w:rPr>
              <w:fldChar w:fldCharType="begin"/>
            </w:r>
            <w:r>
              <w:rPr>
                <w:noProof/>
                <w:webHidden/>
              </w:rPr>
              <w:instrText xml:space="preserve"> PAGEREF _Toc219384510 \h </w:instrText>
            </w:r>
            <w:r>
              <w:rPr>
                <w:noProof/>
                <w:webHidden/>
              </w:rPr>
            </w:r>
            <w:r>
              <w:rPr>
                <w:noProof/>
                <w:webHidden/>
              </w:rPr>
              <w:fldChar w:fldCharType="separate"/>
            </w:r>
            <w:r>
              <w:rPr>
                <w:noProof/>
                <w:webHidden/>
              </w:rPr>
              <w:t>15</w:t>
            </w:r>
            <w:r>
              <w:rPr>
                <w:noProof/>
                <w:webHidden/>
              </w:rPr>
              <w:fldChar w:fldCharType="end"/>
            </w:r>
          </w:hyperlink>
        </w:p>
        <w:p w14:paraId="18A34519" w14:textId="7950805C" w:rsidR="001108F9" w:rsidRDefault="001108F9">
          <w:pPr>
            <w:pStyle w:val="TOC3"/>
            <w:tabs>
              <w:tab w:val="left" w:pos="1200"/>
              <w:tab w:val="right" w:leader="dot" w:pos="10790"/>
            </w:tabs>
            <w:rPr>
              <w:rFonts w:eastAsiaTheme="minorEastAsia"/>
              <w:noProof/>
              <w:kern w:val="2"/>
              <w:sz w:val="24"/>
              <w:szCs w:val="24"/>
              <w:lang w:eastAsia="en-SG"/>
              <w14:ligatures w14:val="standardContextual"/>
            </w:rPr>
          </w:pPr>
          <w:hyperlink w:anchor="_Toc219384511" w:history="1">
            <w:r w:rsidRPr="00A109FF">
              <w:rPr>
                <w:rStyle w:val="Hyperlink"/>
                <w:noProof/>
              </w:rPr>
              <w:t>2.7.3</w:t>
            </w:r>
            <w:r>
              <w:rPr>
                <w:rFonts w:eastAsiaTheme="minorEastAsia"/>
                <w:noProof/>
                <w:kern w:val="2"/>
                <w:sz w:val="24"/>
                <w:szCs w:val="24"/>
                <w:lang w:eastAsia="en-SG"/>
                <w14:ligatures w14:val="standardContextual"/>
              </w:rPr>
              <w:tab/>
            </w:r>
            <w:r w:rsidRPr="00A109FF">
              <w:rPr>
                <w:rStyle w:val="Hyperlink"/>
                <w:noProof/>
              </w:rPr>
              <w:t>Business Requirements</w:t>
            </w:r>
            <w:r>
              <w:rPr>
                <w:noProof/>
                <w:webHidden/>
              </w:rPr>
              <w:tab/>
            </w:r>
            <w:r>
              <w:rPr>
                <w:noProof/>
                <w:webHidden/>
              </w:rPr>
              <w:fldChar w:fldCharType="begin"/>
            </w:r>
            <w:r>
              <w:rPr>
                <w:noProof/>
                <w:webHidden/>
              </w:rPr>
              <w:instrText xml:space="preserve"> PAGEREF _Toc219384511 \h </w:instrText>
            </w:r>
            <w:r>
              <w:rPr>
                <w:noProof/>
                <w:webHidden/>
              </w:rPr>
            </w:r>
            <w:r>
              <w:rPr>
                <w:noProof/>
                <w:webHidden/>
              </w:rPr>
              <w:fldChar w:fldCharType="separate"/>
            </w:r>
            <w:r>
              <w:rPr>
                <w:noProof/>
                <w:webHidden/>
              </w:rPr>
              <w:t>15</w:t>
            </w:r>
            <w:r>
              <w:rPr>
                <w:noProof/>
                <w:webHidden/>
              </w:rPr>
              <w:fldChar w:fldCharType="end"/>
            </w:r>
          </w:hyperlink>
        </w:p>
        <w:p w14:paraId="4A9E99BC" w14:textId="18A19C88" w:rsidR="001108F9" w:rsidRDefault="001108F9">
          <w:pPr>
            <w:pStyle w:val="TOC3"/>
            <w:tabs>
              <w:tab w:val="left" w:pos="1200"/>
              <w:tab w:val="right" w:leader="dot" w:pos="10790"/>
            </w:tabs>
            <w:rPr>
              <w:rFonts w:eastAsiaTheme="minorEastAsia"/>
              <w:noProof/>
              <w:kern w:val="2"/>
              <w:sz w:val="24"/>
              <w:szCs w:val="24"/>
              <w:lang w:eastAsia="en-SG"/>
              <w14:ligatures w14:val="standardContextual"/>
            </w:rPr>
          </w:pPr>
          <w:hyperlink w:anchor="_Toc219384512" w:history="1">
            <w:r w:rsidRPr="00A109FF">
              <w:rPr>
                <w:rStyle w:val="Hyperlink"/>
                <w:noProof/>
              </w:rPr>
              <w:t>2.7.4</w:t>
            </w:r>
            <w:r>
              <w:rPr>
                <w:rFonts w:eastAsiaTheme="minorEastAsia"/>
                <w:noProof/>
                <w:kern w:val="2"/>
                <w:sz w:val="24"/>
                <w:szCs w:val="24"/>
                <w:lang w:eastAsia="en-SG"/>
                <w14:ligatures w14:val="standardContextual"/>
              </w:rPr>
              <w:tab/>
            </w:r>
            <w:r w:rsidRPr="00A109FF">
              <w:rPr>
                <w:rStyle w:val="Hyperlink"/>
                <w:noProof/>
              </w:rPr>
              <w:t>Post Conditions</w:t>
            </w:r>
            <w:r>
              <w:rPr>
                <w:noProof/>
                <w:webHidden/>
              </w:rPr>
              <w:tab/>
            </w:r>
            <w:r>
              <w:rPr>
                <w:noProof/>
                <w:webHidden/>
              </w:rPr>
              <w:fldChar w:fldCharType="begin"/>
            </w:r>
            <w:r>
              <w:rPr>
                <w:noProof/>
                <w:webHidden/>
              </w:rPr>
              <w:instrText xml:space="preserve"> PAGEREF _Toc219384512 \h </w:instrText>
            </w:r>
            <w:r>
              <w:rPr>
                <w:noProof/>
                <w:webHidden/>
              </w:rPr>
            </w:r>
            <w:r>
              <w:rPr>
                <w:noProof/>
                <w:webHidden/>
              </w:rPr>
              <w:fldChar w:fldCharType="separate"/>
            </w:r>
            <w:r>
              <w:rPr>
                <w:noProof/>
                <w:webHidden/>
              </w:rPr>
              <w:t>15</w:t>
            </w:r>
            <w:r>
              <w:rPr>
                <w:noProof/>
                <w:webHidden/>
              </w:rPr>
              <w:fldChar w:fldCharType="end"/>
            </w:r>
          </w:hyperlink>
        </w:p>
        <w:p w14:paraId="417CB057" w14:textId="6D67EB2C" w:rsidR="001108F9" w:rsidRDefault="001108F9">
          <w:pPr>
            <w:pStyle w:val="TOC3"/>
            <w:tabs>
              <w:tab w:val="left" w:pos="1200"/>
              <w:tab w:val="right" w:leader="dot" w:pos="10790"/>
            </w:tabs>
            <w:rPr>
              <w:rFonts w:eastAsiaTheme="minorEastAsia"/>
              <w:noProof/>
              <w:kern w:val="2"/>
              <w:sz w:val="24"/>
              <w:szCs w:val="24"/>
              <w:lang w:eastAsia="en-SG"/>
              <w14:ligatures w14:val="standardContextual"/>
            </w:rPr>
          </w:pPr>
          <w:hyperlink w:anchor="_Toc219384513" w:history="1">
            <w:r w:rsidRPr="00A109FF">
              <w:rPr>
                <w:rStyle w:val="Hyperlink"/>
                <w:noProof/>
              </w:rPr>
              <w:t>2.7.5</w:t>
            </w:r>
            <w:r>
              <w:rPr>
                <w:rFonts w:eastAsiaTheme="minorEastAsia"/>
                <w:noProof/>
                <w:kern w:val="2"/>
                <w:sz w:val="24"/>
                <w:szCs w:val="24"/>
                <w:lang w:eastAsia="en-SG"/>
                <w14:ligatures w14:val="standardContextual"/>
              </w:rPr>
              <w:tab/>
            </w:r>
            <w:r w:rsidRPr="00A109FF">
              <w:rPr>
                <w:rStyle w:val="Hyperlink"/>
                <w:noProof/>
              </w:rPr>
              <w:t>Syndication Details Listing Page</w:t>
            </w:r>
            <w:r>
              <w:rPr>
                <w:noProof/>
                <w:webHidden/>
              </w:rPr>
              <w:tab/>
            </w:r>
            <w:r>
              <w:rPr>
                <w:noProof/>
                <w:webHidden/>
              </w:rPr>
              <w:fldChar w:fldCharType="begin"/>
            </w:r>
            <w:r>
              <w:rPr>
                <w:noProof/>
                <w:webHidden/>
              </w:rPr>
              <w:instrText xml:space="preserve"> PAGEREF _Toc219384513 \h </w:instrText>
            </w:r>
            <w:r>
              <w:rPr>
                <w:noProof/>
                <w:webHidden/>
              </w:rPr>
            </w:r>
            <w:r>
              <w:rPr>
                <w:noProof/>
                <w:webHidden/>
              </w:rPr>
              <w:fldChar w:fldCharType="separate"/>
            </w:r>
            <w:r>
              <w:rPr>
                <w:noProof/>
                <w:webHidden/>
              </w:rPr>
              <w:t>16</w:t>
            </w:r>
            <w:r>
              <w:rPr>
                <w:noProof/>
                <w:webHidden/>
              </w:rPr>
              <w:fldChar w:fldCharType="end"/>
            </w:r>
          </w:hyperlink>
        </w:p>
        <w:p w14:paraId="6785DAC9" w14:textId="4B7A3966" w:rsidR="001108F9" w:rsidRDefault="001108F9">
          <w:pPr>
            <w:pStyle w:val="TOC3"/>
            <w:tabs>
              <w:tab w:val="left" w:pos="1200"/>
              <w:tab w:val="right" w:leader="dot" w:pos="10790"/>
            </w:tabs>
            <w:rPr>
              <w:rFonts w:eastAsiaTheme="minorEastAsia"/>
              <w:noProof/>
              <w:kern w:val="2"/>
              <w:sz w:val="24"/>
              <w:szCs w:val="24"/>
              <w:lang w:eastAsia="en-SG"/>
              <w14:ligatures w14:val="standardContextual"/>
            </w:rPr>
          </w:pPr>
          <w:hyperlink w:anchor="_Toc219384514" w:history="1">
            <w:r w:rsidRPr="00A109FF">
              <w:rPr>
                <w:rStyle w:val="Hyperlink"/>
                <w:noProof/>
              </w:rPr>
              <w:t>2.7.6</w:t>
            </w:r>
            <w:r>
              <w:rPr>
                <w:rFonts w:eastAsiaTheme="minorEastAsia"/>
                <w:noProof/>
                <w:kern w:val="2"/>
                <w:sz w:val="24"/>
                <w:szCs w:val="24"/>
                <w:lang w:eastAsia="en-SG"/>
                <w14:ligatures w14:val="standardContextual"/>
              </w:rPr>
              <w:tab/>
            </w:r>
            <w:r w:rsidRPr="00A109FF">
              <w:rPr>
                <w:rStyle w:val="Hyperlink"/>
                <w:noProof/>
              </w:rPr>
              <w:t>Syndication Details Page</w:t>
            </w:r>
            <w:r>
              <w:rPr>
                <w:noProof/>
                <w:webHidden/>
              </w:rPr>
              <w:tab/>
            </w:r>
            <w:r>
              <w:rPr>
                <w:noProof/>
                <w:webHidden/>
              </w:rPr>
              <w:fldChar w:fldCharType="begin"/>
            </w:r>
            <w:r>
              <w:rPr>
                <w:noProof/>
                <w:webHidden/>
              </w:rPr>
              <w:instrText xml:space="preserve"> PAGEREF _Toc219384514 \h </w:instrText>
            </w:r>
            <w:r>
              <w:rPr>
                <w:noProof/>
                <w:webHidden/>
              </w:rPr>
            </w:r>
            <w:r>
              <w:rPr>
                <w:noProof/>
                <w:webHidden/>
              </w:rPr>
              <w:fldChar w:fldCharType="separate"/>
            </w:r>
            <w:r>
              <w:rPr>
                <w:noProof/>
                <w:webHidden/>
              </w:rPr>
              <w:t>17</w:t>
            </w:r>
            <w:r>
              <w:rPr>
                <w:noProof/>
                <w:webHidden/>
              </w:rPr>
              <w:fldChar w:fldCharType="end"/>
            </w:r>
          </w:hyperlink>
        </w:p>
        <w:p w14:paraId="1527416A" w14:textId="258274C2" w:rsidR="001108F9" w:rsidRDefault="001108F9">
          <w:pPr>
            <w:pStyle w:val="TOC2"/>
            <w:tabs>
              <w:tab w:val="left" w:pos="960"/>
              <w:tab w:val="right" w:leader="dot" w:pos="10790"/>
            </w:tabs>
            <w:rPr>
              <w:rFonts w:eastAsiaTheme="minorEastAsia"/>
              <w:noProof/>
              <w:kern w:val="2"/>
              <w:sz w:val="24"/>
              <w:szCs w:val="24"/>
              <w:lang w:eastAsia="en-SG"/>
              <w14:ligatures w14:val="standardContextual"/>
            </w:rPr>
          </w:pPr>
          <w:hyperlink w:anchor="_Toc219384515" w:history="1">
            <w:r w:rsidRPr="00A109FF">
              <w:rPr>
                <w:rStyle w:val="Hyperlink"/>
                <w:noProof/>
              </w:rPr>
              <w:t>2.8</w:t>
            </w:r>
            <w:r>
              <w:rPr>
                <w:rFonts w:eastAsiaTheme="minorEastAsia"/>
                <w:noProof/>
                <w:kern w:val="2"/>
                <w:sz w:val="24"/>
                <w:szCs w:val="24"/>
                <w:lang w:eastAsia="en-SG"/>
                <w14:ligatures w14:val="standardContextual"/>
              </w:rPr>
              <w:tab/>
            </w:r>
            <w:r w:rsidRPr="00A109FF">
              <w:rPr>
                <w:rStyle w:val="Hyperlink"/>
                <w:noProof/>
              </w:rPr>
              <w:t>Update Syndication Details</w:t>
            </w:r>
            <w:r>
              <w:rPr>
                <w:noProof/>
                <w:webHidden/>
              </w:rPr>
              <w:tab/>
            </w:r>
            <w:r>
              <w:rPr>
                <w:noProof/>
                <w:webHidden/>
              </w:rPr>
              <w:fldChar w:fldCharType="begin"/>
            </w:r>
            <w:r>
              <w:rPr>
                <w:noProof/>
                <w:webHidden/>
              </w:rPr>
              <w:instrText xml:space="preserve"> PAGEREF _Toc219384515 \h </w:instrText>
            </w:r>
            <w:r>
              <w:rPr>
                <w:noProof/>
                <w:webHidden/>
              </w:rPr>
            </w:r>
            <w:r>
              <w:rPr>
                <w:noProof/>
                <w:webHidden/>
              </w:rPr>
              <w:fldChar w:fldCharType="separate"/>
            </w:r>
            <w:r>
              <w:rPr>
                <w:noProof/>
                <w:webHidden/>
              </w:rPr>
              <w:t>26</w:t>
            </w:r>
            <w:r>
              <w:rPr>
                <w:noProof/>
                <w:webHidden/>
              </w:rPr>
              <w:fldChar w:fldCharType="end"/>
            </w:r>
          </w:hyperlink>
        </w:p>
        <w:p w14:paraId="1E0544AB" w14:textId="7BAFE72E" w:rsidR="001108F9" w:rsidRDefault="001108F9">
          <w:pPr>
            <w:pStyle w:val="TOC3"/>
            <w:tabs>
              <w:tab w:val="left" w:pos="1200"/>
              <w:tab w:val="right" w:leader="dot" w:pos="10790"/>
            </w:tabs>
            <w:rPr>
              <w:rFonts w:eastAsiaTheme="minorEastAsia"/>
              <w:noProof/>
              <w:kern w:val="2"/>
              <w:sz w:val="24"/>
              <w:szCs w:val="24"/>
              <w:lang w:eastAsia="en-SG"/>
              <w14:ligatures w14:val="standardContextual"/>
            </w:rPr>
          </w:pPr>
          <w:hyperlink w:anchor="_Toc219384516" w:history="1">
            <w:r w:rsidRPr="00A109FF">
              <w:rPr>
                <w:rStyle w:val="Hyperlink"/>
                <w:noProof/>
              </w:rPr>
              <w:t>2.8.1</w:t>
            </w:r>
            <w:r>
              <w:rPr>
                <w:rFonts w:eastAsiaTheme="minorEastAsia"/>
                <w:noProof/>
                <w:kern w:val="2"/>
                <w:sz w:val="24"/>
                <w:szCs w:val="24"/>
                <w:lang w:eastAsia="en-SG"/>
                <w14:ligatures w14:val="standardContextual"/>
              </w:rPr>
              <w:tab/>
            </w:r>
            <w:r w:rsidRPr="00A109FF">
              <w:rPr>
                <w:rStyle w:val="Hyperlink"/>
                <w:noProof/>
              </w:rPr>
              <w:t>Description</w:t>
            </w:r>
            <w:r>
              <w:rPr>
                <w:noProof/>
                <w:webHidden/>
              </w:rPr>
              <w:tab/>
            </w:r>
            <w:r>
              <w:rPr>
                <w:noProof/>
                <w:webHidden/>
              </w:rPr>
              <w:fldChar w:fldCharType="begin"/>
            </w:r>
            <w:r>
              <w:rPr>
                <w:noProof/>
                <w:webHidden/>
              </w:rPr>
              <w:instrText xml:space="preserve"> PAGEREF _Toc219384516 \h </w:instrText>
            </w:r>
            <w:r>
              <w:rPr>
                <w:noProof/>
                <w:webHidden/>
              </w:rPr>
            </w:r>
            <w:r>
              <w:rPr>
                <w:noProof/>
                <w:webHidden/>
              </w:rPr>
              <w:fldChar w:fldCharType="separate"/>
            </w:r>
            <w:r>
              <w:rPr>
                <w:noProof/>
                <w:webHidden/>
              </w:rPr>
              <w:t>26</w:t>
            </w:r>
            <w:r>
              <w:rPr>
                <w:noProof/>
                <w:webHidden/>
              </w:rPr>
              <w:fldChar w:fldCharType="end"/>
            </w:r>
          </w:hyperlink>
        </w:p>
        <w:p w14:paraId="4B2820B3" w14:textId="3839BDB8" w:rsidR="001108F9" w:rsidRDefault="001108F9">
          <w:pPr>
            <w:pStyle w:val="TOC3"/>
            <w:tabs>
              <w:tab w:val="left" w:pos="1200"/>
              <w:tab w:val="right" w:leader="dot" w:pos="10790"/>
            </w:tabs>
            <w:rPr>
              <w:rFonts w:eastAsiaTheme="minorEastAsia"/>
              <w:noProof/>
              <w:kern w:val="2"/>
              <w:sz w:val="24"/>
              <w:szCs w:val="24"/>
              <w:lang w:eastAsia="en-SG"/>
              <w14:ligatures w14:val="standardContextual"/>
            </w:rPr>
          </w:pPr>
          <w:hyperlink w:anchor="_Toc219384517" w:history="1">
            <w:r w:rsidRPr="00A109FF">
              <w:rPr>
                <w:rStyle w:val="Hyperlink"/>
                <w:noProof/>
              </w:rPr>
              <w:t>2.8.2</w:t>
            </w:r>
            <w:r>
              <w:rPr>
                <w:rFonts w:eastAsiaTheme="minorEastAsia"/>
                <w:noProof/>
                <w:kern w:val="2"/>
                <w:sz w:val="24"/>
                <w:szCs w:val="24"/>
                <w:lang w:eastAsia="en-SG"/>
                <w14:ligatures w14:val="standardContextual"/>
              </w:rPr>
              <w:tab/>
            </w:r>
            <w:r w:rsidRPr="00A109FF">
              <w:rPr>
                <w:rStyle w:val="Hyperlink"/>
                <w:noProof/>
              </w:rPr>
              <w:t>Preconditions</w:t>
            </w:r>
            <w:r>
              <w:rPr>
                <w:noProof/>
                <w:webHidden/>
              </w:rPr>
              <w:tab/>
            </w:r>
            <w:r>
              <w:rPr>
                <w:noProof/>
                <w:webHidden/>
              </w:rPr>
              <w:fldChar w:fldCharType="begin"/>
            </w:r>
            <w:r>
              <w:rPr>
                <w:noProof/>
                <w:webHidden/>
              </w:rPr>
              <w:instrText xml:space="preserve"> PAGEREF _Toc219384517 \h </w:instrText>
            </w:r>
            <w:r>
              <w:rPr>
                <w:noProof/>
                <w:webHidden/>
              </w:rPr>
            </w:r>
            <w:r>
              <w:rPr>
                <w:noProof/>
                <w:webHidden/>
              </w:rPr>
              <w:fldChar w:fldCharType="separate"/>
            </w:r>
            <w:r>
              <w:rPr>
                <w:noProof/>
                <w:webHidden/>
              </w:rPr>
              <w:t>26</w:t>
            </w:r>
            <w:r>
              <w:rPr>
                <w:noProof/>
                <w:webHidden/>
              </w:rPr>
              <w:fldChar w:fldCharType="end"/>
            </w:r>
          </w:hyperlink>
        </w:p>
        <w:p w14:paraId="5D7B3EEE" w14:textId="412FD295" w:rsidR="001108F9" w:rsidRDefault="001108F9">
          <w:pPr>
            <w:pStyle w:val="TOC3"/>
            <w:tabs>
              <w:tab w:val="left" w:pos="1200"/>
              <w:tab w:val="right" w:leader="dot" w:pos="10790"/>
            </w:tabs>
            <w:rPr>
              <w:rFonts w:eastAsiaTheme="minorEastAsia"/>
              <w:noProof/>
              <w:kern w:val="2"/>
              <w:sz w:val="24"/>
              <w:szCs w:val="24"/>
              <w:lang w:eastAsia="en-SG"/>
              <w14:ligatures w14:val="standardContextual"/>
            </w:rPr>
          </w:pPr>
          <w:hyperlink w:anchor="_Toc219384518" w:history="1">
            <w:r w:rsidRPr="00A109FF">
              <w:rPr>
                <w:rStyle w:val="Hyperlink"/>
                <w:noProof/>
              </w:rPr>
              <w:t>2.8.3</w:t>
            </w:r>
            <w:r>
              <w:rPr>
                <w:rFonts w:eastAsiaTheme="minorEastAsia"/>
                <w:noProof/>
                <w:kern w:val="2"/>
                <w:sz w:val="24"/>
                <w:szCs w:val="24"/>
                <w:lang w:eastAsia="en-SG"/>
                <w14:ligatures w14:val="standardContextual"/>
              </w:rPr>
              <w:tab/>
            </w:r>
            <w:r w:rsidRPr="00A109FF">
              <w:rPr>
                <w:rStyle w:val="Hyperlink"/>
                <w:noProof/>
              </w:rPr>
              <w:t>Business Requirements</w:t>
            </w:r>
            <w:r>
              <w:rPr>
                <w:noProof/>
                <w:webHidden/>
              </w:rPr>
              <w:tab/>
            </w:r>
            <w:r>
              <w:rPr>
                <w:noProof/>
                <w:webHidden/>
              </w:rPr>
              <w:fldChar w:fldCharType="begin"/>
            </w:r>
            <w:r>
              <w:rPr>
                <w:noProof/>
                <w:webHidden/>
              </w:rPr>
              <w:instrText xml:space="preserve"> PAGEREF _Toc219384518 \h </w:instrText>
            </w:r>
            <w:r>
              <w:rPr>
                <w:noProof/>
                <w:webHidden/>
              </w:rPr>
            </w:r>
            <w:r>
              <w:rPr>
                <w:noProof/>
                <w:webHidden/>
              </w:rPr>
              <w:fldChar w:fldCharType="separate"/>
            </w:r>
            <w:r>
              <w:rPr>
                <w:noProof/>
                <w:webHidden/>
              </w:rPr>
              <w:t>27</w:t>
            </w:r>
            <w:r>
              <w:rPr>
                <w:noProof/>
                <w:webHidden/>
              </w:rPr>
              <w:fldChar w:fldCharType="end"/>
            </w:r>
          </w:hyperlink>
        </w:p>
        <w:p w14:paraId="5C2A0A60" w14:textId="5BB00615" w:rsidR="001108F9" w:rsidRDefault="001108F9">
          <w:pPr>
            <w:pStyle w:val="TOC3"/>
            <w:tabs>
              <w:tab w:val="left" w:pos="1200"/>
              <w:tab w:val="right" w:leader="dot" w:pos="10790"/>
            </w:tabs>
            <w:rPr>
              <w:rFonts w:eastAsiaTheme="minorEastAsia"/>
              <w:noProof/>
              <w:kern w:val="2"/>
              <w:sz w:val="24"/>
              <w:szCs w:val="24"/>
              <w:lang w:eastAsia="en-SG"/>
              <w14:ligatures w14:val="standardContextual"/>
            </w:rPr>
          </w:pPr>
          <w:hyperlink w:anchor="_Toc219384519" w:history="1">
            <w:r w:rsidRPr="00A109FF">
              <w:rPr>
                <w:rStyle w:val="Hyperlink"/>
                <w:noProof/>
              </w:rPr>
              <w:t>2.8.4</w:t>
            </w:r>
            <w:r>
              <w:rPr>
                <w:rFonts w:eastAsiaTheme="minorEastAsia"/>
                <w:noProof/>
                <w:kern w:val="2"/>
                <w:sz w:val="24"/>
                <w:szCs w:val="24"/>
                <w:lang w:eastAsia="en-SG"/>
                <w14:ligatures w14:val="standardContextual"/>
              </w:rPr>
              <w:tab/>
            </w:r>
            <w:r w:rsidRPr="00A109FF">
              <w:rPr>
                <w:rStyle w:val="Hyperlink"/>
                <w:noProof/>
              </w:rPr>
              <w:t>Post Conditions</w:t>
            </w:r>
            <w:r>
              <w:rPr>
                <w:noProof/>
                <w:webHidden/>
              </w:rPr>
              <w:tab/>
            </w:r>
            <w:r>
              <w:rPr>
                <w:noProof/>
                <w:webHidden/>
              </w:rPr>
              <w:fldChar w:fldCharType="begin"/>
            </w:r>
            <w:r>
              <w:rPr>
                <w:noProof/>
                <w:webHidden/>
              </w:rPr>
              <w:instrText xml:space="preserve"> PAGEREF _Toc219384519 \h </w:instrText>
            </w:r>
            <w:r>
              <w:rPr>
                <w:noProof/>
                <w:webHidden/>
              </w:rPr>
            </w:r>
            <w:r>
              <w:rPr>
                <w:noProof/>
                <w:webHidden/>
              </w:rPr>
              <w:fldChar w:fldCharType="separate"/>
            </w:r>
            <w:r>
              <w:rPr>
                <w:noProof/>
                <w:webHidden/>
              </w:rPr>
              <w:t>27</w:t>
            </w:r>
            <w:r>
              <w:rPr>
                <w:noProof/>
                <w:webHidden/>
              </w:rPr>
              <w:fldChar w:fldCharType="end"/>
            </w:r>
          </w:hyperlink>
        </w:p>
        <w:p w14:paraId="53DCDD84" w14:textId="3C2BBD9A" w:rsidR="001108F9" w:rsidRDefault="001108F9">
          <w:pPr>
            <w:pStyle w:val="TOC3"/>
            <w:tabs>
              <w:tab w:val="left" w:pos="1200"/>
              <w:tab w:val="right" w:leader="dot" w:pos="10790"/>
            </w:tabs>
            <w:rPr>
              <w:rFonts w:eastAsiaTheme="minorEastAsia"/>
              <w:noProof/>
              <w:kern w:val="2"/>
              <w:sz w:val="24"/>
              <w:szCs w:val="24"/>
              <w:lang w:eastAsia="en-SG"/>
              <w14:ligatures w14:val="standardContextual"/>
            </w:rPr>
          </w:pPr>
          <w:hyperlink w:anchor="_Toc219384520" w:history="1">
            <w:r w:rsidRPr="00A109FF">
              <w:rPr>
                <w:rStyle w:val="Hyperlink"/>
                <w:noProof/>
              </w:rPr>
              <w:t>2.8.5</w:t>
            </w:r>
            <w:r>
              <w:rPr>
                <w:rFonts w:eastAsiaTheme="minorEastAsia"/>
                <w:noProof/>
                <w:kern w:val="2"/>
                <w:sz w:val="24"/>
                <w:szCs w:val="24"/>
                <w:lang w:eastAsia="en-SG"/>
                <w14:ligatures w14:val="standardContextual"/>
              </w:rPr>
              <w:tab/>
            </w:r>
            <w:r w:rsidRPr="00A109FF">
              <w:rPr>
                <w:rStyle w:val="Hyperlink"/>
                <w:noProof/>
              </w:rPr>
              <w:t>Syndication Details Page</w:t>
            </w:r>
            <w:r>
              <w:rPr>
                <w:noProof/>
                <w:webHidden/>
              </w:rPr>
              <w:tab/>
            </w:r>
            <w:r>
              <w:rPr>
                <w:noProof/>
                <w:webHidden/>
              </w:rPr>
              <w:fldChar w:fldCharType="begin"/>
            </w:r>
            <w:r>
              <w:rPr>
                <w:noProof/>
                <w:webHidden/>
              </w:rPr>
              <w:instrText xml:space="preserve"> PAGEREF _Toc219384520 \h </w:instrText>
            </w:r>
            <w:r>
              <w:rPr>
                <w:noProof/>
                <w:webHidden/>
              </w:rPr>
            </w:r>
            <w:r>
              <w:rPr>
                <w:noProof/>
                <w:webHidden/>
              </w:rPr>
              <w:fldChar w:fldCharType="separate"/>
            </w:r>
            <w:r>
              <w:rPr>
                <w:noProof/>
                <w:webHidden/>
              </w:rPr>
              <w:t>27</w:t>
            </w:r>
            <w:r>
              <w:rPr>
                <w:noProof/>
                <w:webHidden/>
              </w:rPr>
              <w:fldChar w:fldCharType="end"/>
            </w:r>
          </w:hyperlink>
        </w:p>
        <w:p w14:paraId="5B2AE638" w14:textId="5712DC87" w:rsidR="001108F9" w:rsidRDefault="001108F9">
          <w:pPr>
            <w:pStyle w:val="TOC3"/>
            <w:tabs>
              <w:tab w:val="left" w:pos="1200"/>
              <w:tab w:val="right" w:leader="dot" w:pos="10790"/>
            </w:tabs>
            <w:rPr>
              <w:rFonts w:eastAsiaTheme="minorEastAsia"/>
              <w:noProof/>
              <w:kern w:val="2"/>
              <w:sz w:val="24"/>
              <w:szCs w:val="24"/>
              <w:lang w:eastAsia="en-SG"/>
              <w14:ligatures w14:val="standardContextual"/>
            </w:rPr>
          </w:pPr>
          <w:hyperlink w:anchor="_Toc219384521" w:history="1">
            <w:r w:rsidRPr="00A109FF">
              <w:rPr>
                <w:rStyle w:val="Hyperlink"/>
                <w:noProof/>
              </w:rPr>
              <w:t>2.8.6</w:t>
            </w:r>
            <w:r>
              <w:rPr>
                <w:rFonts w:eastAsiaTheme="minorEastAsia"/>
                <w:noProof/>
                <w:kern w:val="2"/>
                <w:sz w:val="24"/>
                <w:szCs w:val="24"/>
                <w:lang w:eastAsia="en-SG"/>
                <w14:ligatures w14:val="standardContextual"/>
              </w:rPr>
              <w:tab/>
            </w:r>
            <w:r w:rsidRPr="00A109FF">
              <w:rPr>
                <w:rStyle w:val="Hyperlink"/>
                <w:noProof/>
              </w:rPr>
              <w:t>Confirmation Prompt</w:t>
            </w:r>
            <w:r>
              <w:rPr>
                <w:noProof/>
                <w:webHidden/>
              </w:rPr>
              <w:tab/>
            </w:r>
            <w:r>
              <w:rPr>
                <w:noProof/>
                <w:webHidden/>
              </w:rPr>
              <w:fldChar w:fldCharType="begin"/>
            </w:r>
            <w:r>
              <w:rPr>
                <w:noProof/>
                <w:webHidden/>
              </w:rPr>
              <w:instrText xml:space="preserve"> PAGEREF _Toc219384521 \h </w:instrText>
            </w:r>
            <w:r>
              <w:rPr>
                <w:noProof/>
                <w:webHidden/>
              </w:rPr>
            </w:r>
            <w:r>
              <w:rPr>
                <w:noProof/>
                <w:webHidden/>
              </w:rPr>
              <w:fldChar w:fldCharType="separate"/>
            </w:r>
            <w:r>
              <w:rPr>
                <w:noProof/>
                <w:webHidden/>
              </w:rPr>
              <w:t>27</w:t>
            </w:r>
            <w:r>
              <w:rPr>
                <w:noProof/>
                <w:webHidden/>
              </w:rPr>
              <w:fldChar w:fldCharType="end"/>
            </w:r>
          </w:hyperlink>
        </w:p>
        <w:p w14:paraId="17CEE74F" w14:textId="502E8FB3" w:rsidR="001108F9" w:rsidRDefault="001108F9">
          <w:pPr>
            <w:pStyle w:val="TOC2"/>
            <w:tabs>
              <w:tab w:val="left" w:pos="960"/>
              <w:tab w:val="right" w:leader="dot" w:pos="10790"/>
            </w:tabs>
            <w:rPr>
              <w:rFonts w:eastAsiaTheme="minorEastAsia"/>
              <w:noProof/>
              <w:kern w:val="2"/>
              <w:sz w:val="24"/>
              <w:szCs w:val="24"/>
              <w:lang w:eastAsia="en-SG"/>
              <w14:ligatures w14:val="standardContextual"/>
            </w:rPr>
          </w:pPr>
          <w:hyperlink w:anchor="_Toc219384522" w:history="1">
            <w:r w:rsidRPr="00A109FF">
              <w:rPr>
                <w:rStyle w:val="Hyperlink"/>
                <w:noProof/>
              </w:rPr>
              <w:t>2.9</w:t>
            </w:r>
            <w:r>
              <w:rPr>
                <w:rFonts w:eastAsiaTheme="minorEastAsia"/>
                <w:noProof/>
                <w:kern w:val="2"/>
                <w:sz w:val="24"/>
                <w:szCs w:val="24"/>
                <w:lang w:eastAsia="en-SG"/>
                <w14:ligatures w14:val="standardContextual"/>
              </w:rPr>
              <w:tab/>
            </w:r>
            <w:r w:rsidRPr="00A109FF">
              <w:rPr>
                <w:rStyle w:val="Hyperlink"/>
                <w:noProof/>
              </w:rPr>
              <w:t>Approve/Reject Syndication Details Approval Request</w:t>
            </w:r>
            <w:r>
              <w:rPr>
                <w:noProof/>
                <w:webHidden/>
              </w:rPr>
              <w:tab/>
            </w:r>
            <w:r>
              <w:rPr>
                <w:noProof/>
                <w:webHidden/>
              </w:rPr>
              <w:fldChar w:fldCharType="begin"/>
            </w:r>
            <w:r>
              <w:rPr>
                <w:noProof/>
                <w:webHidden/>
              </w:rPr>
              <w:instrText xml:space="preserve"> PAGEREF _Toc219384522 \h </w:instrText>
            </w:r>
            <w:r>
              <w:rPr>
                <w:noProof/>
                <w:webHidden/>
              </w:rPr>
            </w:r>
            <w:r>
              <w:rPr>
                <w:noProof/>
                <w:webHidden/>
              </w:rPr>
              <w:fldChar w:fldCharType="separate"/>
            </w:r>
            <w:r>
              <w:rPr>
                <w:noProof/>
                <w:webHidden/>
              </w:rPr>
              <w:t>28</w:t>
            </w:r>
            <w:r>
              <w:rPr>
                <w:noProof/>
                <w:webHidden/>
              </w:rPr>
              <w:fldChar w:fldCharType="end"/>
            </w:r>
          </w:hyperlink>
        </w:p>
        <w:p w14:paraId="778C89ED" w14:textId="6340824C" w:rsidR="001108F9" w:rsidRDefault="001108F9">
          <w:pPr>
            <w:pStyle w:val="TOC3"/>
            <w:tabs>
              <w:tab w:val="left" w:pos="1200"/>
              <w:tab w:val="right" w:leader="dot" w:pos="10790"/>
            </w:tabs>
            <w:rPr>
              <w:rFonts w:eastAsiaTheme="minorEastAsia"/>
              <w:noProof/>
              <w:kern w:val="2"/>
              <w:sz w:val="24"/>
              <w:szCs w:val="24"/>
              <w:lang w:eastAsia="en-SG"/>
              <w14:ligatures w14:val="standardContextual"/>
            </w:rPr>
          </w:pPr>
          <w:hyperlink w:anchor="_Toc219384523" w:history="1">
            <w:r w:rsidRPr="00A109FF">
              <w:rPr>
                <w:rStyle w:val="Hyperlink"/>
                <w:noProof/>
                <w:lang w:val="en-US"/>
              </w:rPr>
              <w:t>2.9.1</w:t>
            </w:r>
            <w:r>
              <w:rPr>
                <w:rFonts w:eastAsiaTheme="minorEastAsia"/>
                <w:noProof/>
                <w:kern w:val="2"/>
                <w:sz w:val="24"/>
                <w:szCs w:val="24"/>
                <w:lang w:eastAsia="en-SG"/>
                <w14:ligatures w14:val="standardContextual"/>
              </w:rPr>
              <w:tab/>
            </w:r>
            <w:r w:rsidRPr="00A109FF">
              <w:rPr>
                <w:rStyle w:val="Hyperlink"/>
                <w:noProof/>
                <w:lang w:val="en-US"/>
              </w:rPr>
              <w:t>Description</w:t>
            </w:r>
            <w:r>
              <w:rPr>
                <w:noProof/>
                <w:webHidden/>
              </w:rPr>
              <w:tab/>
            </w:r>
            <w:r>
              <w:rPr>
                <w:noProof/>
                <w:webHidden/>
              </w:rPr>
              <w:fldChar w:fldCharType="begin"/>
            </w:r>
            <w:r>
              <w:rPr>
                <w:noProof/>
                <w:webHidden/>
              </w:rPr>
              <w:instrText xml:space="preserve"> PAGEREF _Toc219384523 \h </w:instrText>
            </w:r>
            <w:r>
              <w:rPr>
                <w:noProof/>
                <w:webHidden/>
              </w:rPr>
            </w:r>
            <w:r>
              <w:rPr>
                <w:noProof/>
                <w:webHidden/>
              </w:rPr>
              <w:fldChar w:fldCharType="separate"/>
            </w:r>
            <w:r>
              <w:rPr>
                <w:noProof/>
                <w:webHidden/>
              </w:rPr>
              <w:t>28</w:t>
            </w:r>
            <w:r>
              <w:rPr>
                <w:noProof/>
                <w:webHidden/>
              </w:rPr>
              <w:fldChar w:fldCharType="end"/>
            </w:r>
          </w:hyperlink>
        </w:p>
        <w:p w14:paraId="65944D32" w14:textId="1C968F08" w:rsidR="001108F9" w:rsidRDefault="001108F9">
          <w:pPr>
            <w:pStyle w:val="TOC3"/>
            <w:tabs>
              <w:tab w:val="left" w:pos="1200"/>
              <w:tab w:val="right" w:leader="dot" w:pos="10790"/>
            </w:tabs>
            <w:rPr>
              <w:rFonts w:eastAsiaTheme="minorEastAsia"/>
              <w:noProof/>
              <w:kern w:val="2"/>
              <w:sz w:val="24"/>
              <w:szCs w:val="24"/>
              <w:lang w:eastAsia="en-SG"/>
              <w14:ligatures w14:val="standardContextual"/>
            </w:rPr>
          </w:pPr>
          <w:hyperlink w:anchor="_Toc219384524" w:history="1">
            <w:r w:rsidRPr="00A109FF">
              <w:rPr>
                <w:rStyle w:val="Hyperlink"/>
                <w:noProof/>
                <w:lang w:val="en-US"/>
              </w:rPr>
              <w:t>2.9.2</w:t>
            </w:r>
            <w:r>
              <w:rPr>
                <w:rFonts w:eastAsiaTheme="minorEastAsia"/>
                <w:noProof/>
                <w:kern w:val="2"/>
                <w:sz w:val="24"/>
                <w:szCs w:val="24"/>
                <w:lang w:eastAsia="en-SG"/>
                <w14:ligatures w14:val="standardContextual"/>
              </w:rPr>
              <w:tab/>
            </w:r>
            <w:r w:rsidRPr="00A109FF">
              <w:rPr>
                <w:rStyle w:val="Hyperlink"/>
                <w:noProof/>
                <w:lang w:val="en-US"/>
              </w:rPr>
              <w:t>Preconditions</w:t>
            </w:r>
            <w:r>
              <w:rPr>
                <w:noProof/>
                <w:webHidden/>
              </w:rPr>
              <w:tab/>
            </w:r>
            <w:r>
              <w:rPr>
                <w:noProof/>
                <w:webHidden/>
              </w:rPr>
              <w:fldChar w:fldCharType="begin"/>
            </w:r>
            <w:r>
              <w:rPr>
                <w:noProof/>
                <w:webHidden/>
              </w:rPr>
              <w:instrText xml:space="preserve"> PAGEREF _Toc219384524 \h </w:instrText>
            </w:r>
            <w:r>
              <w:rPr>
                <w:noProof/>
                <w:webHidden/>
              </w:rPr>
            </w:r>
            <w:r>
              <w:rPr>
                <w:noProof/>
                <w:webHidden/>
              </w:rPr>
              <w:fldChar w:fldCharType="separate"/>
            </w:r>
            <w:r>
              <w:rPr>
                <w:noProof/>
                <w:webHidden/>
              </w:rPr>
              <w:t>28</w:t>
            </w:r>
            <w:r>
              <w:rPr>
                <w:noProof/>
                <w:webHidden/>
              </w:rPr>
              <w:fldChar w:fldCharType="end"/>
            </w:r>
          </w:hyperlink>
        </w:p>
        <w:p w14:paraId="05625A00" w14:textId="4BC482E0" w:rsidR="001108F9" w:rsidRDefault="001108F9">
          <w:pPr>
            <w:pStyle w:val="TOC3"/>
            <w:tabs>
              <w:tab w:val="left" w:pos="1200"/>
              <w:tab w:val="right" w:leader="dot" w:pos="10790"/>
            </w:tabs>
            <w:rPr>
              <w:rFonts w:eastAsiaTheme="minorEastAsia"/>
              <w:noProof/>
              <w:kern w:val="2"/>
              <w:sz w:val="24"/>
              <w:szCs w:val="24"/>
              <w:lang w:eastAsia="en-SG"/>
              <w14:ligatures w14:val="standardContextual"/>
            </w:rPr>
          </w:pPr>
          <w:hyperlink w:anchor="_Toc219384525" w:history="1">
            <w:r w:rsidRPr="00A109FF">
              <w:rPr>
                <w:rStyle w:val="Hyperlink"/>
                <w:noProof/>
                <w:lang w:val="en-US"/>
              </w:rPr>
              <w:t>2.9.3</w:t>
            </w:r>
            <w:r>
              <w:rPr>
                <w:rFonts w:eastAsiaTheme="minorEastAsia"/>
                <w:noProof/>
                <w:kern w:val="2"/>
                <w:sz w:val="24"/>
                <w:szCs w:val="24"/>
                <w:lang w:eastAsia="en-SG"/>
                <w14:ligatures w14:val="standardContextual"/>
              </w:rPr>
              <w:tab/>
            </w:r>
            <w:r w:rsidRPr="00A109FF">
              <w:rPr>
                <w:rStyle w:val="Hyperlink"/>
                <w:noProof/>
                <w:lang w:val="en-US"/>
              </w:rPr>
              <w:t>Business Requirements</w:t>
            </w:r>
            <w:r>
              <w:rPr>
                <w:noProof/>
                <w:webHidden/>
              </w:rPr>
              <w:tab/>
            </w:r>
            <w:r>
              <w:rPr>
                <w:noProof/>
                <w:webHidden/>
              </w:rPr>
              <w:fldChar w:fldCharType="begin"/>
            </w:r>
            <w:r>
              <w:rPr>
                <w:noProof/>
                <w:webHidden/>
              </w:rPr>
              <w:instrText xml:space="preserve"> PAGEREF _Toc219384525 \h </w:instrText>
            </w:r>
            <w:r>
              <w:rPr>
                <w:noProof/>
                <w:webHidden/>
              </w:rPr>
            </w:r>
            <w:r>
              <w:rPr>
                <w:noProof/>
                <w:webHidden/>
              </w:rPr>
              <w:fldChar w:fldCharType="separate"/>
            </w:r>
            <w:r>
              <w:rPr>
                <w:noProof/>
                <w:webHidden/>
              </w:rPr>
              <w:t>29</w:t>
            </w:r>
            <w:r>
              <w:rPr>
                <w:noProof/>
                <w:webHidden/>
              </w:rPr>
              <w:fldChar w:fldCharType="end"/>
            </w:r>
          </w:hyperlink>
        </w:p>
        <w:p w14:paraId="29235585" w14:textId="6D6008ED" w:rsidR="001108F9" w:rsidRDefault="001108F9">
          <w:pPr>
            <w:pStyle w:val="TOC3"/>
            <w:tabs>
              <w:tab w:val="left" w:pos="1200"/>
              <w:tab w:val="right" w:leader="dot" w:pos="10790"/>
            </w:tabs>
            <w:rPr>
              <w:rFonts w:eastAsiaTheme="minorEastAsia"/>
              <w:noProof/>
              <w:kern w:val="2"/>
              <w:sz w:val="24"/>
              <w:szCs w:val="24"/>
              <w:lang w:eastAsia="en-SG"/>
              <w14:ligatures w14:val="standardContextual"/>
            </w:rPr>
          </w:pPr>
          <w:hyperlink w:anchor="_Toc219384526" w:history="1">
            <w:r w:rsidRPr="00A109FF">
              <w:rPr>
                <w:rStyle w:val="Hyperlink"/>
                <w:noProof/>
                <w:lang w:val="en-US"/>
              </w:rPr>
              <w:t>2.9.4</w:t>
            </w:r>
            <w:r>
              <w:rPr>
                <w:rFonts w:eastAsiaTheme="minorEastAsia"/>
                <w:noProof/>
                <w:kern w:val="2"/>
                <w:sz w:val="24"/>
                <w:szCs w:val="24"/>
                <w:lang w:eastAsia="en-SG"/>
                <w14:ligatures w14:val="standardContextual"/>
              </w:rPr>
              <w:tab/>
            </w:r>
            <w:r w:rsidRPr="00A109FF">
              <w:rPr>
                <w:rStyle w:val="Hyperlink"/>
                <w:noProof/>
                <w:lang w:val="en-US"/>
              </w:rPr>
              <w:t>Post Conditions</w:t>
            </w:r>
            <w:r>
              <w:rPr>
                <w:noProof/>
                <w:webHidden/>
              </w:rPr>
              <w:tab/>
            </w:r>
            <w:r>
              <w:rPr>
                <w:noProof/>
                <w:webHidden/>
              </w:rPr>
              <w:fldChar w:fldCharType="begin"/>
            </w:r>
            <w:r>
              <w:rPr>
                <w:noProof/>
                <w:webHidden/>
              </w:rPr>
              <w:instrText xml:space="preserve"> PAGEREF _Toc219384526 \h </w:instrText>
            </w:r>
            <w:r>
              <w:rPr>
                <w:noProof/>
                <w:webHidden/>
              </w:rPr>
            </w:r>
            <w:r>
              <w:rPr>
                <w:noProof/>
                <w:webHidden/>
              </w:rPr>
              <w:fldChar w:fldCharType="separate"/>
            </w:r>
            <w:r>
              <w:rPr>
                <w:noProof/>
                <w:webHidden/>
              </w:rPr>
              <w:t>29</w:t>
            </w:r>
            <w:r>
              <w:rPr>
                <w:noProof/>
                <w:webHidden/>
              </w:rPr>
              <w:fldChar w:fldCharType="end"/>
            </w:r>
          </w:hyperlink>
        </w:p>
        <w:p w14:paraId="4B94868A" w14:textId="6CD560C5" w:rsidR="001108F9" w:rsidRDefault="001108F9">
          <w:pPr>
            <w:pStyle w:val="TOC3"/>
            <w:tabs>
              <w:tab w:val="left" w:pos="1200"/>
              <w:tab w:val="right" w:leader="dot" w:pos="10790"/>
            </w:tabs>
            <w:rPr>
              <w:rFonts w:eastAsiaTheme="minorEastAsia"/>
              <w:noProof/>
              <w:kern w:val="2"/>
              <w:sz w:val="24"/>
              <w:szCs w:val="24"/>
              <w:lang w:eastAsia="en-SG"/>
              <w14:ligatures w14:val="standardContextual"/>
            </w:rPr>
          </w:pPr>
          <w:hyperlink w:anchor="_Toc219384527" w:history="1">
            <w:r w:rsidRPr="00A109FF">
              <w:rPr>
                <w:rStyle w:val="Hyperlink"/>
                <w:noProof/>
                <w:lang w:val="en-US"/>
              </w:rPr>
              <w:t>2.9.5</w:t>
            </w:r>
            <w:r>
              <w:rPr>
                <w:rFonts w:eastAsiaTheme="minorEastAsia"/>
                <w:noProof/>
                <w:kern w:val="2"/>
                <w:sz w:val="24"/>
                <w:szCs w:val="24"/>
                <w:lang w:eastAsia="en-SG"/>
                <w14:ligatures w14:val="standardContextual"/>
              </w:rPr>
              <w:tab/>
            </w:r>
            <w:r w:rsidRPr="00A109FF">
              <w:rPr>
                <w:rStyle w:val="Hyperlink"/>
                <w:noProof/>
                <w:lang w:val="en-US"/>
              </w:rPr>
              <w:t>Syndication Details Page</w:t>
            </w:r>
            <w:r>
              <w:rPr>
                <w:noProof/>
                <w:webHidden/>
              </w:rPr>
              <w:tab/>
            </w:r>
            <w:r>
              <w:rPr>
                <w:noProof/>
                <w:webHidden/>
              </w:rPr>
              <w:fldChar w:fldCharType="begin"/>
            </w:r>
            <w:r>
              <w:rPr>
                <w:noProof/>
                <w:webHidden/>
              </w:rPr>
              <w:instrText xml:space="preserve"> PAGEREF _Toc219384527 \h </w:instrText>
            </w:r>
            <w:r>
              <w:rPr>
                <w:noProof/>
                <w:webHidden/>
              </w:rPr>
            </w:r>
            <w:r>
              <w:rPr>
                <w:noProof/>
                <w:webHidden/>
              </w:rPr>
              <w:fldChar w:fldCharType="separate"/>
            </w:r>
            <w:r>
              <w:rPr>
                <w:noProof/>
                <w:webHidden/>
              </w:rPr>
              <w:t>29</w:t>
            </w:r>
            <w:r>
              <w:rPr>
                <w:noProof/>
                <w:webHidden/>
              </w:rPr>
              <w:fldChar w:fldCharType="end"/>
            </w:r>
          </w:hyperlink>
        </w:p>
        <w:p w14:paraId="1BFA30F4" w14:textId="62F9FCCD" w:rsidR="001108F9" w:rsidRDefault="001108F9">
          <w:pPr>
            <w:pStyle w:val="TOC3"/>
            <w:tabs>
              <w:tab w:val="left" w:pos="1200"/>
              <w:tab w:val="right" w:leader="dot" w:pos="10790"/>
            </w:tabs>
            <w:rPr>
              <w:rFonts w:eastAsiaTheme="minorEastAsia"/>
              <w:noProof/>
              <w:kern w:val="2"/>
              <w:sz w:val="24"/>
              <w:szCs w:val="24"/>
              <w:lang w:eastAsia="en-SG"/>
              <w14:ligatures w14:val="standardContextual"/>
            </w:rPr>
          </w:pPr>
          <w:hyperlink w:anchor="_Toc219384528" w:history="1">
            <w:r w:rsidRPr="00A109FF">
              <w:rPr>
                <w:rStyle w:val="Hyperlink"/>
                <w:noProof/>
              </w:rPr>
              <w:t>2.9.6</w:t>
            </w:r>
            <w:r>
              <w:rPr>
                <w:rFonts w:eastAsiaTheme="minorEastAsia"/>
                <w:noProof/>
                <w:kern w:val="2"/>
                <w:sz w:val="24"/>
                <w:szCs w:val="24"/>
                <w:lang w:eastAsia="en-SG"/>
                <w14:ligatures w14:val="standardContextual"/>
              </w:rPr>
              <w:tab/>
            </w:r>
            <w:r w:rsidRPr="00A109FF">
              <w:rPr>
                <w:rStyle w:val="Hyperlink"/>
                <w:noProof/>
              </w:rPr>
              <w:t>Confirmation Prompt</w:t>
            </w:r>
            <w:r>
              <w:rPr>
                <w:noProof/>
                <w:webHidden/>
              </w:rPr>
              <w:tab/>
            </w:r>
            <w:r>
              <w:rPr>
                <w:noProof/>
                <w:webHidden/>
              </w:rPr>
              <w:fldChar w:fldCharType="begin"/>
            </w:r>
            <w:r>
              <w:rPr>
                <w:noProof/>
                <w:webHidden/>
              </w:rPr>
              <w:instrText xml:space="preserve"> PAGEREF _Toc219384528 \h </w:instrText>
            </w:r>
            <w:r>
              <w:rPr>
                <w:noProof/>
                <w:webHidden/>
              </w:rPr>
            </w:r>
            <w:r>
              <w:rPr>
                <w:noProof/>
                <w:webHidden/>
              </w:rPr>
              <w:fldChar w:fldCharType="separate"/>
            </w:r>
            <w:r>
              <w:rPr>
                <w:noProof/>
                <w:webHidden/>
              </w:rPr>
              <w:t>30</w:t>
            </w:r>
            <w:r>
              <w:rPr>
                <w:noProof/>
                <w:webHidden/>
              </w:rPr>
              <w:fldChar w:fldCharType="end"/>
            </w:r>
          </w:hyperlink>
        </w:p>
        <w:p w14:paraId="6834CBCB" w14:textId="3B505035" w:rsidR="001108F9" w:rsidRDefault="001108F9">
          <w:pPr>
            <w:pStyle w:val="TOC3"/>
            <w:tabs>
              <w:tab w:val="left" w:pos="1200"/>
              <w:tab w:val="right" w:leader="dot" w:pos="10790"/>
            </w:tabs>
            <w:rPr>
              <w:rFonts w:eastAsiaTheme="minorEastAsia"/>
              <w:noProof/>
              <w:kern w:val="2"/>
              <w:sz w:val="24"/>
              <w:szCs w:val="24"/>
              <w:lang w:eastAsia="en-SG"/>
              <w14:ligatures w14:val="standardContextual"/>
            </w:rPr>
          </w:pPr>
          <w:hyperlink w:anchor="_Toc219384529" w:history="1">
            <w:r w:rsidRPr="00A109FF">
              <w:rPr>
                <w:rStyle w:val="Hyperlink"/>
                <w:noProof/>
              </w:rPr>
              <w:t>2.9.7</w:t>
            </w:r>
            <w:r>
              <w:rPr>
                <w:rFonts w:eastAsiaTheme="minorEastAsia"/>
                <w:noProof/>
                <w:kern w:val="2"/>
                <w:sz w:val="24"/>
                <w:szCs w:val="24"/>
                <w:lang w:eastAsia="en-SG"/>
                <w14:ligatures w14:val="standardContextual"/>
              </w:rPr>
              <w:tab/>
            </w:r>
            <w:r w:rsidRPr="00A109FF">
              <w:rPr>
                <w:rStyle w:val="Hyperlink"/>
                <w:noProof/>
              </w:rPr>
              <w:t>Cancellation Banner</w:t>
            </w:r>
            <w:r>
              <w:rPr>
                <w:noProof/>
                <w:webHidden/>
              </w:rPr>
              <w:tab/>
            </w:r>
            <w:r>
              <w:rPr>
                <w:noProof/>
                <w:webHidden/>
              </w:rPr>
              <w:fldChar w:fldCharType="begin"/>
            </w:r>
            <w:r>
              <w:rPr>
                <w:noProof/>
                <w:webHidden/>
              </w:rPr>
              <w:instrText xml:space="preserve"> PAGEREF _Toc219384529 \h </w:instrText>
            </w:r>
            <w:r>
              <w:rPr>
                <w:noProof/>
                <w:webHidden/>
              </w:rPr>
            </w:r>
            <w:r>
              <w:rPr>
                <w:noProof/>
                <w:webHidden/>
              </w:rPr>
              <w:fldChar w:fldCharType="separate"/>
            </w:r>
            <w:r>
              <w:rPr>
                <w:noProof/>
                <w:webHidden/>
              </w:rPr>
              <w:t>31</w:t>
            </w:r>
            <w:r>
              <w:rPr>
                <w:noProof/>
                <w:webHidden/>
              </w:rPr>
              <w:fldChar w:fldCharType="end"/>
            </w:r>
          </w:hyperlink>
        </w:p>
        <w:p w14:paraId="4C7B0BB4" w14:textId="162F4A43" w:rsidR="001108F9" w:rsidRDefault="001108F9">
          <w:pPr>
            <w:pStyle w:val="TOC2"/>
            <w:tabs>
              <w:tab w:val="left" w:pos="960"/>
              <w:tab w:val="right" w:leader="dot" w:pos="10790"/>
            </w:tabs>
            <w:rPr>
              <w:rFonts w:eastAsiaTheme="minorEastAsia"/>
              <w:noProof/>
              <w:kern w:val="2"/>
              <w:sz w:val="24"/>
              <w:szCs w:val="24"/>
              <w:lang w:eastAsia="en-SG"/>
              <w14:ligatures w14:val="standardContextual"/>
            </w:rPr>
          </w:pPr>
          <w:hyperlink w:anchor="_Toc219384530" w:history="1">
            <w:r w:rsidRPr="00A109FF">
              <w:rPr>
                <w:rStyle w:val="Hyperlink"/>
                <w:noProof/>
              </w:rPr>
              <w:t>2.10</w:t>
            </w:r>
            <w:r>
              <w:rPr>
                <w:rFonts w:eastAsiaTheme="minorEastAsia"/>
                <w:noProof/>
                <w:kern w:val="2"/>
                <w:sz w:val="24"/>
                <w:szCs w:val="24"/>
                <w:lang w:eastAsia="en-SG"/>
                <w14:ligatures w14:val="standardContextual"/>
              </w:rPr>
              <w:tab/>
            </w:r>
            <w:r w:rsidRPr="00A109FF">
              <w:rPr>
                <w:rStyle w:val="Hyperlink"/>
                <w:noProof/>
              </w:rPr>
              <w:t>Withdraw Syndication Details Approval Request</w:t>
            </w:r>
            <w:r>
              <w:rPr>
                <w:noProof/>
                <w:webHidden/>
              </w:rPr>
              <w:tab/>
            </w:r>
            <w:r>
              <w:rPr>
                <w:noProof/>
                <w:webHidden/>
              </w:rPr>
              <w:fldChar w:fldCharType="begin"/>
            </w:r>
            <w:r>
              <w:rPr>
                <w:noProof/>
                <w:webHidden/>
              </w:rPr>
              <w:instrText xml:space="preserve"> PAGEREF _Toc219384530 \h </w:instrText>
            </w:r>
            <w:r>
              <w:rPr>
                <w:noProof/>
                <w:webHidden/>
              </w:rPr>
            </w:r>
            <w:r>
              <w:rPr>
                <w:noProof/>
                <w:webHidden/>
              </w:rPr>
              <w:fldChar w:fldCharType="separate"/>
            </w:r>
            <w:r>
              <w:rPr>
                <w:noProof/>
                <w:webHidden/>
              </w:rPr>
              <w:t>31</w:t>
            </w:r>
            <w:r>
              <w:rPr>
                <w:noProof/>
                <w:webHidden/>
              </w:rPr>
              <w:fldChar w:fldCharType="end"/>
            </w:r>
          </w:hyperlink>
        </w:p>
        <w:p w14:paraId="277CD3E1" w14:textId="5FA9EACA" w:rsidR="001108F9" w:rsidRDefault="001108F9">
          <w:pPr>
            <w:pStyle w:val="TOC3"/>
            <w:tabs>
              <w:tab w:val="left" w:pos="1440"/>
              <w:tab w:val="right" w:leader="dot" w:pos="10790"/>
            </w:tabs>
            <w:rPr>
              <w:rFonts w:eastAsiaTheme="minorEastAsia"/>
              <w:noProof/>
              <w:kern w:val="2"/>
              <w:sz w:val="24"/>
              <w:szCs w:val="24"/>
              <w:lang w:eastAsia="en-SG"/>
              <w14:ligatures w14:val="standardContextual"/>
            </w:rPr>
          </w:pPr>
          <w:hyperlink w:anchor="_Toc219384531" w:history="1">
            <w:r w:rsidRPr="00A109FF">
              <w:rPr>
                <w:rStyle w:val="Hyperlink"/>
                <w:noProof/>
              </w:rPr>
              <w:t>2.10.1</w:t>
            </w:r>
            <w:r>
              <w:rPr>
                <w:rFonts w:eastAsiaTheme="minorEastAsia"/>
                <w:noProof/>
                <w:kern w:val="2"/>
                <w:sz w:val="24"/>
                <w:szCs w:val="24"/>
                <w:lang w:eastAsia="en-SG"/>
                <w14:ligatures w14:val="standardContextual"/>
              </w:rPr>
              <w:tab/>
            </w:r>
            <w:r w:rsidRPr="00A109FF">
              <w:rPr>
                <w:rStyle w:val="Hyperlink"/>
                <w:noProof/>
              </w:rPr>
              <w:t>Description</w:t>
            </w:r>
            <w:r>
              <w:rPr>
                <w:noProof/>
                <w:webHidden/>
              </w:rPr>
              <w:tab/>
            </w:r>
            <w:r>
              <w:rPr>
                <w:noProof/>
                <w:webHidden/>
              </w:rPr>
              <w:fldChar w:fldCharType="begin"/>
            </w:r>
            <w:r>
              <w:rPr>
                <w:noProof/>
                <w:webHidden/>
              </w:rPr>
              <w:instrText xml:space="preserve"> PAGEREF _Toc219384531 \h </w:instrText>
            </w:r>
            <w:r>
              <w:rPr>
                <w:noProof/>
                <w:webHidden/>
              </w:rPr>
            </w:r>
            <w:r>
              <w:rPr>
                <w:noProof/>
                <w:webHidden/>
              </w:rPr>
              <w:fldChar w:fldCharType="separate"/>
            </w:r>
            <w:r>
              <w:rPr>
                <w:noProof/>
                <w:webHidden/>
              </w:rPr>
              <w:t>31</w:t>
            </w:r>
            <w:r>
              <w:rPr>
                <w:noProof/>
                <w:webHidden/>
              </w:rPr>
              <w:fldChar w:fldCharType="end"/>
            </w:r>
          </w:hyperlink>
        </w:p>
        <w:p w14:paraId="7AD93042" w14:textId="09A5FE48" w:rsidR="001108F9" w:rsidRDefault="001108F9">
          <w:pPr>
            <w:pStyle w:val="TOC3"/>
            <w:tabs>
              <w:tab w:val="left" w:pos="1440"/>
              <w:tab w:val="right" w:leader="dot" w:pos="10790"/>
            </w:tabs>
            <w:rPr>
              <w:rFonts w:eastAsiaTheme="minorEastAsia"/>
              <w:noProof/>
              <w:kern w:val="2"/>
              <w:sz w:val="24"/>
              <w:szCs w:val="24"/>
              <w:lang w:eastAsia="en-SG"/>
              <w14:ligatures w14:val="standardContextual"/>
            </w:rPr>
          </w:pPr>
          <w:hyperlink w:anchor="_Toc219384532" w:history="1">
            <w:r w:rsidRPr="00A109FF">
              <w:rPr>
                <w:rStyle w:val="Hyperlink"/>
                <w:noProof/>
              </w:rPr>
              <w:t>2.10.2</w:t>
            </w:r>
            <w:r>
              <w:rPr>
                <w:rFonts w:eastAsiaTheme="minorEastAsia"/>
                <w:noProof/>
                <w:kern w:val="2"/>
                <w:sz w:val="24"/>
                <w:szCs w:val="24"/>
                <w:lang w:eastAsia="en-SG"/>
                <w14:ligatures w14:val="standardContextual"/>
              </w:rPr>
              <w:tab/>
            </w:r>
            <w:r w:rsidRPr="00A109FF">
              <w:rPr>
                <w:rStyle w:val="Hyperlink"/>
                <w:noProof/>
              </w:rPr>
              <w:t>Preconditions</w:t>
            </w:r>
            <w:r>
              <w:rPr>
                <w:noProof/>
                <w:webHidden/>
              </w:rPr>
              <w:tab/>
            </w:r>
            <w:r>
              <w:rPr>
                <w:noProof/>
                <w:webHidden/>
              </w:rPr>
              <w:fldChar w:fldCharType="begin"/>
            </w:r>
            <w:r>
              <w:rPr>
                <w:noProof/>
                <w:webHidden/>
              </w:rPr>
              <w:instrText xml:space="preserve"> PAGEREF _Toc219384532 \h </w:instrText>
            </w:r>
            <w:r>
              <w:rPr>
                <w:noProof/>
                <w:webHidden/>
              </w:rPr>
            </w:r>
            <w:r>
              <w:rPr>
                <w:noProof/>
                <w:webHidden/>
              </w:rPr>
              <w:fldChar w:fldCharType="separate"/>
            </w:r>
            <w:r>
              <w:rPr>
                <w:noProof/>
                <w:webHidden/>
              </w:rPr>
              <w:t>32</w:t>
            </w:r>
            <w:r>
              <w:rPr>
                <w:noProof/>
                <w:webHidden/>
              </w:rPr>
              <w:fldChar w:fldCharType="end"/>
            </w:r>
          </w:hyperlink>
        </w:p>
        <w:p w14:paraId="791D45CA" w14:textId="107D9662" w:rsidR="001108F9" w:rsidRDefault="001108F9">
          <w:pPr>
            <w:pStyle w:val="TOC3"/>
            <w:tabs>
              <w:tab w:val="left" w:pos="1440"/>
              <w:tab w:val="right" w:leader="dot" w:pos="10790"/>
            </w:tabs>
            <w:rPr>
              <w:rFonts w:eastAsiaTheme="minorEastAsia"/>
              <w:noProof/>
              <w:kern w:val="2"/>
              <w:sz w:val="24"/>
              <w:szCs w:val="24"/>
              <w:lang w:eastAsia="en-SG"/>
              <w14:ligatures w14:val="standardContextual"/>
            </w:rPr>
          </w:pPr>
          <w:hyperlink w:anchor="_Toc219384533" w:history="1">
            <w:r w:rsidRPr="00A109FF">
              <w:rPr>
                <w:rStyle w:val="Hyperlink"/>
                <w:noProof/>
              </w:rPr>
              <w:t>2.10.3</w:t>
            </w:r>
            <w:r>
              <w:rPr>
                <w:rFonts w:eastAsiaTheme="minorEastAsia"/>
                <w:noProof/>
                <w:kern w:val="2"/>
                <w:sz w:val="24"/>
                <w:szCs w:val="24"/>
                <w:lang w:eastAsia="en-SG"/>
                <w14:ligatures w14:val="standardContextual"/>
              </w:rPr>
              <w:tab/>
            </w:r>
            <w:r w:rsidRPr="00A109FF">
              <w:rPr>
                <w:rStyle w:val="Hyperlink"/>
                <w:noProof/>
              </w:rPr>
              <w:t>Business Requirements</w:t>
            </w:r>
            <w:r>
              <w:rPr>
                <w:noProof/>
                <w:webHidden/>
              </w:rPr>
              <w:tab/>
            </w:r>
            <w:r>
              <w:rPr>
                <w:noProof/>
                <w:webHidden/>
              </w:rPr>
              <w:fldChar w:fldCharType="begin"/>
            </w:r>
            <w:r>
              <w:rPr>
                <w:noProof/>
                <w:webHidden/>
              </w:rPr>
              <w:instrText xml:space="preserve"> PAGEREF _Toc219384533 \h </w:instrText>
            </w:r>
            <w:r>
              <w:rPr>
                <w:noProof/>
                <w:webHidden/>
              </w:rPr>
            </w:r>
            <w:r>
              <w:rPr>
                <w:noProof/>
                <w:webHidden/>
              </w:rPr>
              <w:fldChar w:fldCharType="separate"/>
            </w:r>
            <w:r>
              <w:rPr>
                <w:noProof/>
                <w:webHidden/>
              </w:rPr>
              <w:t>32</w:t>
            </w:r>
            <w:r>
              <w:rPr>
                <w:noProof/>
                <w:webHidden/>
              </w:rPr>
              <w:fldChar w:fldCharType="end"/>
            </w:r>
          </w:hyperlink>
        </w:p>
        <w:p w14:paraId="730B5349" w14:textId="17390305" w:rsidR="001108F9" w:rsidRDefault="001108F9">
          <w:pPr>
            <w:pStyle w:val="TOC3"/>
            <w:tabs>
              <w:tab w:val="left" w:pos="1440"/>
              <w:tab w:val="right" w:leader="dot" w:pos="10790"/>
            </w:tabs>
            <w:rPr>
              <w:rFonts w:eastAsiaTheme="minorEastAsia"/>
              <w:noProof/>
              <w:kern w:val="2"/>
              <w:sz w:val="24"/>
              <w:szCs w:val="24"/>
              <w:lang w:eastAsia="en-SG"/>
              <w14:ligatures w14:val="standardContextual"/>
            </w:rPr>
          </w:pPr>
          <w:hyperlink w:anchor="_Toc219384534" w:history="1">
            <w:r w:rsidRPr="00A109FF">
              <w:rPr>
                <w:rStyle w:val="Hyperlink"/>
                <w:noProof/>
              </w:rPr>
              <w:t>2.10.4</w:t>
            </w:r>
            <w:r>
              <w:rPr>
                <w:rFonts w:eastAsiaTheme="minorEastAsia"/>
                <w:noProof/>
                <w:kern w:val="2"/>
                <w:sz w:val="24"/>
                <w:szCs w:val="24"/>
                <w:lang w:eastAsia="en-SG"/>
                <w14:ligatures w14:val="standardContextual"/>
              </w:rPr>
              <w:tab/>
            </w:r>
            <w:r w:rsidRPr="00A109FF">
              <w:rPr>
                <w:rStyle w:val="Hyperlink"/>
                <w:noProof/>
              </w:rPr>
              <w:t>Post Conditions</w:t>
            </w:r>
            <w:r>
              <w:rPr>
                <w:noProof/>
                <w:webHidden/>
              </w:rPr>
              <w:tab/>
            </w:r>
            <w:r>
              <w:rPr>
                <w:noProof/>
                <w:webHidden/>
              </w:rPr>
              <w:fldChar w:fldCharType="begin"/>
            </w:r>
            <w:r>
              <w:rPr>
                <w:noProof/>
                <w:webHidden/>
              </w:rPr>
              <w:instrText xml:space="preserve"> PAGEREF _Toc219384534 \h </w:instrText>
            </w:r>
            <w:r>
              <w:rPr>
                <w:noProof/>
                <w:webHidden/>
              </w:rPr>
            </w:r>
            <w:r>
              <w:rPr>
                <w:noProof/>
                <w:webHidden/>
              </w:rPr>
              <w:fldChar w:fldCharType="separate"/>
            </w:r>
            <w:r>
              <w:rPr>
                <w:noProof/>
                <w:webHidden/>
              </w:rPr>
              <w:t>32</w:t>
            </w:r>
            <w:r>
              <w:rPr>
                <w:noProof/>
                <w:webHidden/>
              </w:rPr>
              <w:fldChar w:fldCharType="end"/>
            </w:r>
          </w:hyperlink>
        </w:p>
        <w:p w14:paraId="14870FEF" w14:textId="00E42FF2" w:rsidR="001108F9" w:rsidRDefault="001108F9">
          <w:pPr>
            <w:pStyle w:val="TOC3"/>
            <w:tabs>
              <w:tab w:val="left" w:pos="1440"/>
              <w:tab w:val="right" w:leader="dot" w:pos="10790"/>
            </w:tabs>
            <w:rPr>
              <w:rFonts w:eastAsiaTheme="minorEastAsia"/>
              <w:noProof/>
              <w:kern w:val="2"/>
              <w:sz w:val="24"/>
              <w:szCs w:val="24"/>
              <w:lang w:eastAsia="en-SG"/>
              <w14:ligatures w14:val="standardContextual"/>
            </w:rPr>
          </w:pPr>
          <w:hyperlink w:anchor="_Toc219384535" w:history="1">
            <w:r w:rsidRPr="00A109FF">
              <w:rPr>
                <w:rStyle w:val="Hyperlink"/>
                <w:noProof/>
              </w:rPr>
              <w:t>2.10.5</w:t>
            </w:r>
            <w:r>
              <w:rPr>
                <w:rFonts w:eastAsiaTheme="minorEastAsia"/>
                <w:noProof/>
                <w:kern w:val="2"/>
                <w:sz w:val="24"/>
                <w:szCs w:val="24"/>
                <w:lang w:eastAsia="en-SG"/>
                <w14:ligatures w14:val="standardContextual"/>
              </w:rPr>
              <w:tab/>
            </w:r>
            <w:r w:rsidRPr="00A109FF">
              <w:rPr>
                <w:rStyle w:val="Hyperlink"/>
                <w:noProof/>
              </w:rPr>
              <w:t>Syndication Details Page</w:t>
            </w:r>
            <w:r>
              <w:rPr>
                <w:noProof/>
                <w:webHidden/>
              </w:rPr>
              <w:tab/>
            </w:r>
            <w:r>
              <w:rPr>
                <w:noProof/>
                <w:webHidden/>
              </w:rPr>
              <w:fldChar w:fldCharType="begin"/>
            </w:r>
            <w:r>
              <w:rPr>
                <w:noProof/>
                <w:webHidden/>
              </w:rPr>
              <w:instrText xml:space="preserve"> PAGEREF _Toc219384535 \h </w:instrText>
            </w:r>
            <w:r>
              <w:rPr>
                <w:noProof/>
                <w:webHidden/>
              </w:rPr>
            </w:r>
            <w:r>
              <w:rPr>
                <w:noProof/>
                <w:webHidden/>
              </w:rPr>
              <w:fldChar w:fldCharType="separate"/>
            </w:r>
            <w:r>
              <w:rPr>
                <w:noProof/>
                <w:webHidden/>
              </w:rPr>
              <w:t>32</w:t>
            </w:r>
            <w:r>
              <w:rPr>
                <w:noProof/>
                <w:webHidden/>
              </w:rPr>
              <w:fldChar w:fldCharType="end"/>
            </w:r>
          </w:hyperlink>
        </w:p>
        <w:p w14:paraId="1C7AF368" w14:textId="79187644" w:rsidR="001108F9" w:rsidRDefault="001108F9">
          <w:pPr>
            <w:pStyle w:val="TOC3"/>
            <w:tabs>
              <w:tab w:val="left" w:pos="1440"/>
              <w:tab w:val="right" w:leader="dot" w:pos="10790"/>
            </w:tabs>
            <w:rPr>
              <w:rFonts w:eastAsiaTheme="minorEastAsia"/>
              <w:noProof/>
              <w:kern w:val="2"/>
              <w:sz w:val="24"/>
              <w:szCs w:val="24"/>
              <w:lang w:eastAsia="en-SG"/>
              <w14:ligatures w14:val="standardContextual"/>
            </w:rPr>
          </w:pPr>
          <w:hyperlink w:anchor="_Toc219384536" w:history="1">
            <w:r w:rsidRPr="00A109FF">
              <w:rPr>
                <w:rStyle w:val="Hyperlink"/>
                <w:noProof/>
              </w:rPr>
              <w:t>2.10.6</w:t>
            </w:r>
            <w:r>
              <w:rPr>
                <w:rFonts w:eastAsiaTheme="minorEastAsia"/>
                <w:noProof/>
                <w:kern w:val="2"/>
                <w:sz w:val="24"/>
                <w:szCs w:val="24"/>
                <w:lang w:eastAsia="en-SG"/>
                <w14:ligatures w14:val="standardContextual"/>
              </w:rPr>
              <w:tab/>
            </w:r>
            <w:r w:rsidRPr="00A109FF">
              <w:rPr>
                <w:rStyle w:val="Hyperlink"/>
                <w:noProof/>
              </w:rPr>
              <w:t>Confirmation Prompt</w:t>
            </w:r>
            <w:r>
              <w:rPr>
                <w:noProof/>
                <w:webHidden/>
              </w:rPr>
              <w:tab/>
            </w:r>
            <w:r>
              <w:rPr>
                <w:noProof/>
                <w:webHidden/>
              </w:rPr>
              <w:fldChar w:fldCharType="begin"/>
            </w:r>
            <w:r>
              <w:rPr>
                <w:noProof/>
                <w:webHidden/>
              </w:rPr>
              <w:instrText xml:space="preserve"> PAGEREF _Toc219384536 \h </w:instrText>
            </w:r>
            <w:r>
              <w:rPr>
                <w:noProof/>
                <w:webHidden/>
              </w:rPr>
            </w:r>
            <w:r>
              <w:rPr>
                <w:noProof/>
                <w:webHidden/>
              </w:rPr>
              <w:fldChar w:fldCharType="separate"/>
            </w:r>
            <w:r>
              <w:rPr>
                <w:noProof/>
                <w:webHidden/>
              </w:rPr>
              <w:t>32</w:t>
            </w:r>
            <w:r>
              <w:rPr>
                <w:noProof/>
                <w:webHidden/>
              </w:rPr>
              <w:fldChar w:fldCharType="end"/>
            </w:r>
          </w:hyperlink>
        </w:p>
        <w:p w14:paraId="33D89D5F" w14:textId="111A2B84" w:rsidR="001108F9" w:rsidRDefault="001108F9">
          <w:pPr>
            <w:pStyle w:val="TOC2"/>
            <w:tabs>
              <w:tab w:val="left" w:pos="960"/>
              <w:tab w:val="right" w:leader="dot" w:pos="10790"/>
            </w:tabs>
            <w:rPr>
              <w:rFonts w:eastAsiaTheme="minorEastAsia"/>
              <w:noProof/>
              <w:kern w:val="2"/>
              <w:sz w:val="24"/>
              <w:szCs w:val="24"/>
              <w:lang w:eastAsia="en-SG"/>
              <w14:ligatures w14:val="standardContextual"/>
            </w:rPr>
          </w:pPr>
          <w:hyperlink w:anchor="_Toc219384537" w:history="1">
            <w:r w:rsidRPr="00A109FF">
              <w:rPr>
                <w:rStyle w:val="Hyperlink"/>
                <w:noProof/>
              </w:rPr>
              <w:t>2.11</w:t>
            </w:r>
            <w:r>
              <w:rPr>
                <w:rFonts w:eastAsiaTheme="minorEastAsia"/>
                <w:noProof/>
                <w:kern w:val="2"/>
                <w:sz w:val="24"/>
                <w:szCs w:val="24"/>
                <w:lang w:eastAsia="en-SG"/>
                <w14:ligatures w14:val="standardContextual"/>
              </w:rPr>
              <w:tab/>
            </w:r>
            <w:r w:rsidRPr="00A109FF">
              <w:rPr>
                <w:rStyle w:val="Hyperlink"/>
                <w:noProof/>
              </w:rPr>
              <w:t>Cancel Syndication</w:t>
            </w:r>
            <w:r>
              <w:rPr>
                <w:noProof/>
                <w:webHidden/>
              </w:rPr>
              <w:tab/>
            </w:r>
            <w:r>
              <w:rPr>
                <w:noProof/>
                <w:webHidden/>
              </w:rPr>
              <w:fldChar w:fldCharType="begin"/>
            </w:r>
            <w:r>
              <w:rPr>
                <w:noProof/>
                <w:webHidden/>
              </w:rPr>
              <w:instrText xml:space="preserve"> PAGEREF _Toc219384537 \h </w:instrText>
            </w:r>
            <w:r>
              <w:rPr>
                <w:noProof/>
                <w:webHidden/>
              </w:rPr>
            </w:r>
            <w:r>
              <w:rPr>
                <w:noProof/>
                <w:webHidden/>
              </w:rPr>
              <w:fldChar w:fldCharType="separate"/>
            </w:r>
            <w:r>
              <w:rPr>
                <w:noProof/>
                <w:webHidden/>
              </w:rPr>
              <w:t>33</w:t>
            </w:r>
            <w:r>
              <w:rPr>
                <w:noProof/>
                <w:webHidden/>
              </w:rPr>
              <w:fldChar w:fldCharType="end"/>
            </w:r>
          </w:hyperlink>
        </w:p>
        <w:p w14:paraId="181A0F05" w14:textId="1AF870D6" w:rsidR="001108F9" w:rsidRDefault="001108F9">
          <w:pPr>
            <w:pStyle w:val="TOC3"/>
            <w:tabs>
              <w:tab w:val="left" w:pos="1440"/>
              <w:tab w:val="right" w:leader="dot" w:pos="10790"/>
            </w:tabs>
            <w:rPr>
              <w:rFonts w:eastAsiaTheme="minorEastAsia"/>
              <w:noProof/>
              <w:kern w:val="2"/>
              <w:sz w:val="24"/>
              <w:szCs w:val="24"/>
              <w:lang w:eastAsia="en-SG"/>
              <w14:ligatures w14:val="standardContextual"/>
            </w:rPr>
          </w:pPr>
          <w:hyperlink w:anchor="_Toc219384538" w:history="1">
            <w:r w:rsidRPr="00A109FF">
              <w:rPr>
                <w:rStyle w:val="Hyperlink"/>
                <w:noProof/>
              </w:rPr>
              <w:t>2.11.1</w:t>
            </w:r>
            <w:r>
              <w:rPr>
                <w:rFonts w:eastAsiaTheme="minorEastAsia"/>
                <w:noProof/>
                <w:kern w:val="2"/>
                <w:sz w:val="24"/>
                <w:szCs w:val="24"/>
                <w:lang w:eastAsia="en-SG"/>
                <w14:ligatures w14:val="standardContextual"/>
              </w:rPr>
              <w:tab/>
            </w:r>
            <w:r w:rsidRPr="00A109FF">
              <w:rPr>
                <w:rStyle w:val="Hyperlink"/>
                <w:noProof/>
              </w:rPr>
              <w:t>Description</w:t>
            </w:r>
            <w:r>
              <w:rPr>
                <w:noProof/>
                <w:webHidden/>
              </w:rPr>
              <w:tab/>
            </w:r>
            <w:r>
              <w:rPr>
                <w:noProof/>
                <w:webHidden/>
              </w:rPr>
              <w:fldChar w:fldCharType="begin"/>
            </w:r>
            <w:r>
              <w:rPr>
                <w:noProof/>
                <w:webHidden/>
              </w:rPr>
              <w:instrText xml:space="preserve"> PAGEREF _Toc219384538 \h </w:instrText>
            </w:r>
            <w:r>
              <w:rPr>
                <w:noProof/>
                <w:webHidden/>
              </w:rPr>
            </w:r>
            <w:r>
              <w:rPr>
                <w:noProof/>
                <w:webHidden/>
              </w:rPr>
              <w:fldChar w:fldCharType="separate"/>
            </w:r>
            <w:r>
              <w:rPr>
                <w:noProof/>
                <w:webHidden/>
              </w:rPr>
              <w:t>33</w:t>
            </w:r>
            <w:r>
              <w:rPr>
                <w:noProof/>
                <w:webHidden/>
              </w:rPr>
              <w:fldChar w:fldCharType="end"/>
            </w:r>
          </w:hyperlink>
        </w:p>
        <w:p w14:paraId="3ABEED90" w14:textId="48EC04C8" w:rsidR="001108F9" w:rsidRDefault="001108F9">
          <w:pPr>
            <w:pStyle w:val="TOC3"/>
            <w:tabs>
              <w:tab w:val="left" w:pos="1440"/>
              <w:tab w:val="right" w:leader="dot" w:pos="10790"/>
            </w:tabs>
            <w:rPr>
              <w:rFonts w:eastAsiaTheme="minorEastAsia"/>
              <w:noProof/>
              <w:kern w:val="2"/>
              <w:sz w:val="24"/>
              <w:szCs w:val="24"/>
              <w:lang w:eastAsia="en-SG"/>
              <w14:ligatures w14:val="standardContextual"/>
            </w:rPr>
          </w:pPr>
          <w:hyperlink w:anchor="_Toc219384539" w:history="1">
            <w:r w:rsidRPr="00A109FF">
              <w:rPr>
                <w:rStyle w:val="Hyperlink"/>
                <w:noProof/>
              </w:rPr>
              <w:t>2.11.2</w:t>
            </w:r>
            <w:r>
              <w:rPr>
                <w:rFonts w:eastAsiaTheme="minorEastAsia"/>
                <w:noProof/>
                <w:kern w:val="2"/>
                <w:sz w:val="24"/>
                <w:szCs w:val="24"/>
                <w:lang w:eastAsia="en-SG"/>
                <w14:ligatures w14:val="standardContextual"/>
              </w:rPr>
              <w:tab/>
            </w:r>
            <w:r w:rsidRPr="00A109FF">
              <w:rPr>
                <w:rStyle w:val="Hyperlink"/>
                <w:noProof/>
              </w:rPr>
              <w:t>Preconditions</w:t>
            </w:r>
            <w:r>
              <w:rPr>
                <w:noProof/>
                <w:webHidden/>
              </w:rPr>
              <w:tab/>
            </w:r>
            <w:r>
              <w:rPr>
                <w:noProof/>
                <w:webHidden/>
              </w:rPr>
              <w:fldChar w:fldCharType="begin"/>
            </w:r>
            <w:r>
              <w:rPr>
                <w:noProof/>
                <w:webHidden/>
              </w:rPr>
              <w:instrText xml:space="preserve"> PAGEREF _Toc219384539 \h </w:instrText>
            </w:r>
            <w:r>
              <w:rPr>
                <w:noProof/>
                <w:webHidden/>
              </w:rPr>
            </w:r>
            <w:r>
              <w:rPr>
                <w:noProof/>
                <w:webHidden/>
              </w:rPr>
              <w:fldChar w:fldCharType="separate"/>
            </w:r>
            <w:r>
              <w:rPr>
                <w:noProof/>
                <w:webHidden/>
              </w:rPr>
              <w:t>33</w:t>
            </w:r>
            <w:r>
              <w:rPr>
                <w:noProof/>
                <w:webHidden/>
              </w:rPr>
              <w:fldChar w:fldCharType="end"/>
            </w:r>
          </w:hyperlink>
        </w:p>
        <w:p w14:paraId="49AC7060" w14:textId="50347249" w:rsidR="001108F9" w:rsidRDefault="001108F9">
          <w:pPr>
            <w:pStyle w:val="TOC3"/>
            <w:tabs>
              <w:tab w:val="left" w:pos="1440"/>
              <w:tab w:val="right" w:leader="dot" w:pos="10790"/>
            </w:tabs>
            <w:rPr>
              <w:rFonts w:eastAsiaTheme="minorEastAsia"/>
              <w:noProof/>
              <w:kern w:val="2"/>
              <w:sz w:val="24"/>
              <w:szCs w:val="24"/>
              <w:lang w:eastAsia="en-SG"/>
              <w14:ligatures w14:val="standardContextual"/>
            </w:rPr>
          </w:pPr>
          <w:hyperlink w:anchor="_Toc219384540" w:history="1">
            <w:r w:rsidRPr="00A109FF">
              <w:rPr>
                <w:rStyle w:val="Hyperlink"/>
                <w:noProof/>
              </w:rPr>
              <w:t>2.11.3</w:t>
            </w:r>
            <w:r>
              <w:rPr>
                <w:rFonts w:eastAsiaTheme="minorEastAsia"/>
                <w:noProof/>
                <w:kern w:val="2"/>
                <w:sz w:val="24"/>
                <w:szCs w:val="24"/>
                <w:lang w:eastAsia="en-SG"/>
                <w14:ligatures w14:val="standardContextual"/>
              </w:rPr>
              <w:tab/>
            </w:r>
            <w:r w:rsidRPr="00A109FF">
              <w:rPr>
                <w:rStyle w:val="Hyperlink"/>
                <w:noProof/>
              </w:rPr>
              <w:t>Business Requirements</w:t>
            </w:r>
            <w:r>
              <w:rPr>
                <w:noProof/>
                <w:webHidden/>
              </w:rPr>
              <w:tab/>
            </w:r>
            <w:r>
              <w:rPr>
                <w:noProof/>
                <w:webHidden/>
              </w:rPr>
              <w:fldChar w:fldCharType="begin"/>
            </w:r>
            <w:r>
              <w:rPr>
                <w:noProof/>
                <w:webHidden/>
              </w:rPr>
              <w:instrText xml:space="preserve"> PAGEREF _Toc219384540 \h </w:instrText>
            </w:r>
            <w:r>
              <w:rPr>
                <w:noProof/>
                <w:webHidden/>
              </w:rPr>
            </w:r>
            <w:r>
              <w:rPr>
                <w:noProof/>
                <w:webHidden/>
              </w:rPr>
              <w:fldChar w:fldCharType="separate"/>
            </w:r>
            <w:r>
              <w:rPr>
                <w:noProof/>
                <w:webHidden/>
              </w:rPr>
              <w:t>33</w:t>
            </w:r>
            <w:r>
              <w:rPr>
                <w:noProof/>
                <w:webHidden/>
              </w:rPr>
              <w:fldChar w:fldCharType="end"/>
            </w:r>
          </w:hyperlink>
        </w:p>
        <w:p w14:paraId="775FDC27" w14:textId="384973A8" w:rsidR="001108F9" w:rsidRDefault="001108F9">
          <w:pPr>
            <w:pStyle w:val="TOC3"/>
            <w:tabs>
              <w:tab w:val="left" w:pos="1440"/>
              <w:tab w:val="right" w:leader="dot" w:pos="10790"/>
            </w:tabs>
            <w:rPr>
              <w:rFonts w:eastAsiaTheme="minorEastAsia"/>
              <w:noProof/>
              <w:kern w:val="2"/>
              <w:sz w:val="24"/>
              <w:szCs w:val="24"/>
              <w:lang w:eastAsia="en-SG"/>
              <w14:ligatures w14:val="standardContextual"/>
            </w:rPr>
          </w:pPr>
          <w:hyperlink w:anchor="_Toc219384541" w:history="1">
            <w:r w:rsidRPr="00A109FF">
              <w:rPr>
                <w:rStyle w:val="Hyperlink"/>
                <w:noProof/>
              </w:rPr>
              <w:t>2.11.4</w:t>
            </w:r>
            <w:r>
              <w:rPr>
                <w:rFonts w:eastAsiaTheme="minorEastAsia"/>
                <w:noProof/>
                <w:kern w:val="2"/>
                <w:sz w:val="24"/>
                <w:szCs w:val="24"/>
                <w:lang w:eastAsia="en-SG"/>
                <w14:ligatures w14:val="standardContextual"/>
              </w:rPr>
              <w:tab/>
            </w:r>
            <w:r w:rsidRPr="00A109FF">
              <w:rPr>
                <w:rStyle w:val="Hyperlink"/>
                <w:noProof/>
              </w:rPr>
              <w:t>Post Conditions</w:t>
            </w:r>
            <w:r>
              <w:rPr>
                <w:noProof/>
                <w:webHidden/>
              </w:rPr>
              <w:tab/>
            </w:r>
            <w:r>
              <w:rPr>
                <w:noProof/>
                <w:webHidden/>
              </w:rPr>
              <w:fldChar w:fldCharType="begin"/>
            </w:r>
            <w:r>
              <w:rPr>
                <w:noProof/>
                <w:webHidden/>
              </w:rPr>
              <w:instrText xml:space="preserve"> PAGEREF _Toc219384541 \h </w:instrText>
            </w:r>
            <w:r>
              <w:rPr>
                <w:noProof/>
                <w:webHidden/>
              </w:rPr>
            </w:r>
            <w:r>
              <w:rPr>
                <w:noProof/>
                <w:webHidden/>
              </w:rPr>
              <w:fldChar w:fldCharType="separate"/>
            </w:r>
            <w:r>
              <w:rPr>
                <w:noProof/>
                <w:webHidden/>
              </w:rPr>
              <w:t>33</w:t>
            </w:r>
            <w:r>
              <w:rPr>
                <w:noProof/>
                <w:webHidden/>
              </w:rPr>
              <w:fldChar w:fldCharType="end"/>
            </w:r>
          </w:hyperlink>
        </w:p>
        <w:p w14:paraId="338DB6BC" w14:textId="55D95128" w:rsidR="001108F9" w:rsidRDefault="001108F9">
          <w:pPr>
            <w:pStyle w:val="TOC3"/>
            <w:tabs>
              <w:tab w:val="left" w:pos="1440"/>
              <w:tab w:val="right" w:leader="dot" w:pos="10790"/>
            </w:tabs>
            <w:rPr>
              <w:rFonts w:eastAsiaTheme="minorEastAsia"/>
              <w:noProof/>
              <w:kern w:val="2"/>
              <w:sz w:val="24"/>
              <w:szCs w:val="24"/>
              <w:lang w:eastAsia="en-SG"/>
              <w14:ligatures w14:val="standardContextual"/>
            </w:rPr>
          </w:pPr>
          <w:hyperlink w:anchor="_Toc219384542" w:history="1">
            <w:r w:rsidRPr="00A109FF">
              <w:rPr>
                <w:rStyle w:val="Hyperlink"/>
                <w:noProof/>
              </w:rPr>
              <w:t>2.11.5</w:t>
            </w:r>
            <w:r>
              <w:rPr>
                <w:rFonts w:eastAsiaTheme="minorEastAsia"/>
                <w:noProof/>
                <w:kern w:val="2"/>
                <w:sz w:val="24"/>
                <w:szCs w:val="24"/>
                <w:lang w:eastAsia="en-SG"/>
                <w14:ligatures w14:val="standardContextual"/>
              </w:rPr>
              <w:tab/>
            </w:r>
            <w:r w:rsidRPr="00A109FF">
              <w:rPr>
                <w:rStyle w:val="Hyperlink"/>
                <w:noProof/>
              </w:rPr>
              <w:t>Confirmation Prompt</w:t>
            </w:r>
            <w:r>
              <w:rPr>
                <w:noProof/>
                <w:webHidden/>
              </w:rPr>
              <w:tab/>
            </w:r>
            <w:r>
              <w:rPr>
                <w:noProof/>
                <w:webHidden/>
              </w:rPr>
              <w:fldChar w:fldCharType="begin"/>
            </w:r>
            <w:r>
              <w:rPr>
                <w:noProof/>
                <w:webHidden/>
              </w:rPr>
              <w:instrText xml:space="preserve"> PAGEREF _Toc219384542 \h </w:instrText>
            </w:r>
            <w:r>
              <w:rPr>
                <w:noProof/>
                <w:webHidden/>
              </w:rPr>
            </w:r>
            <w:r>
              <w:rPr>
                <w:noProof/>
                <w:webHidden/>
              </w:rPr>
              <w:fldChar w:fldCharType="separate"/>
            </w:r>
            <w:r>
              <w:rPr>
                <w:noProof/>
                <w:webHidden/>
              </w:rPr>
              <w:t>33</w:t>
            </w:r>
            <w:r>
              <w:rPr>
                <w:noProof/>
                <w:webHidden/>
              </w:rPr>
              <w:fldChar w:fldCharType="end"/>
            </w:r>
          </w:hyperlink>
        </w:p>
        <w:p w14:paraId="5EA819CB" w14:textId="05C44FED" w:rsidR="001108F9" w:rsidRDefault="001108F9">
          <w:pPr>
            <w:pStyle w:val="TOC2"/>
            <w:tabs>
              <w:tab w:val="left" w:pos="960"/>
              <w:tab w:val="right" w:leader="dot" w:pos="10790"/>
            </w:tabs>
            <w:rPr>
              <w:rFonts w:eastAsiaTheme="minorEastAsia"/>
              <w:noProof/>
              <w:kern w:val="2"/>
              <w:sz w:val="24"/>
              <w:szCs w:val="24"/>
              <w:lang w:eastAsia="en-SG"/>
              <w14:ligatures w14:val="standardContextual"/>
            </w:rPr>
          </w:pPr>
          <w:hyperlink w:anchor="_Toc219384543" w:history="1">
            <w:r w:rsidRPr="00A109FF">
              <w:rPr>
                <w:rStyle w:val="Hyperlink"/>
                <w:noProof/>
              </w:rPr>
              <w:t>2.12</w:t>
            </w:r>
            <w:r>
              <w:rPr>
                <w:rFonts w:eastAsiaTheme="minorEastAsia"/>
                <w:noProof/>
                <w:kern w:val="2"/>
                <w:sz w:val="24"/>
                <w:szCs w:val="24"/>
                <w:lang w:eastAsia="en-SG"/>
                <w14:ligatures w14:val="standardContextual"/>
              </w:rPr>
              <w:tab/>
            </w:r>
            <w:r w:rsidRPr="00A109FF">
              <w:rPr>
                <w:rStyle w:val="Hyperlink"/>
                <w:noProof/>
              </w:rPr>
              <w:t>Override MEPS+ Validation Error</w:t>
            </w:r>
            <w:r>
              <w:rPr>
                <w:noProof/>
                <w:webHidden/>
              </w:rPr>
              <w:tab/>
            </w:r>
            <w:r>
              <w:rPr>
                <w:noProof/>
                <w:webHidden/>
              </w:rPr>
              <w:fldChar w:fldCharType="begin"/>
            </w:r>
            <w:r>
              <w:rPr>
                <w:noProof/>
                <w:webHidden/>
              </w:rPr>
              <w:instrText xml:space="preserve"> PAGEREF _Toc219384543 \h </w:instrText>
            </w:r>
            <w:r>
              <w:rPr>
                <w:noProof/>
                <w:webHidden/>
              </w:rPr>
            </w:r>
            <w:r>
              <w:rPr>
                <w:noProof/>
                <w:webHidden/>
              </w:rPr>
              <w:fldChar w:fldCharType="separate"/>
            </w:r>
            <w:r>
              <w:rPr>
                <w:noProof/>
                <w:webHidden/>
              </w:rPr>
              <w:t>34</w:t>
            </w:r>
            <w:r>
              <w:rPr>
                <w:noProof/>
                <w:webHidden/>
              </w:rPr>
              <w:fldChar w:fldCharType="end"/>
            </w:r>
          </w:hyperlink>
        </w:p>
        <w:p w14:paraId="71F2763B" w14:textId="0C11C663" w:rsidR="001108F9" w:rsidRDefault="001108F9">
          <w:pPr>
            <w:pStyle w:val="TOC3"/>
            <w:tabs>
              <w:tab w:val="left" w:pos="1440"/>
              <w:tab w:val="right" w:leader="dot" w:pos="10790"/>
            </w:tabs>
            <w:rPr>
              <w:rFonts w:eastAsiaTheme="minorEastAsia"/>
              <w:noProof/>
              <w:kern w:val="2"/>
              <w:sz w:val="24"/>
              <w:szCs w:val="24"/>
              <w:lang w:eastAsia="en-SG"/>
              <w14:ligatures w14:val="standardContextual"/>
            </w:rPr>
          </w:pPr>
          <w:hyperlink w:anchor="_Toc219384544" w:history="1">
            <w:r w:rsidRPr="00A109FF">
              <w:rPr>
                <w:rStyle w:val="Hyperlink"/>
                <w:noProof/>
              </w:rPr>
              <w:t>2.12.1</w:t>
            </w:r>
            <w:r>
              <w:rPr>
                <w:rFonts w:eastAsiaTheme="minorEastAsia"/>
                <w:noProof/>
                <w:kern w:val="2"/>
                <w:sz w:val="24"/>
                <w:szCs w:val="24"/>
                <w:lang w:eastAsia="en-SG"/>
                <w14:ligatures w14:val="standardContextual"/>
              </w:rPr>
              <w:tab/>
            </w:r>
            <w:r w:rsidRPr="00A109FF">
              <w:rPr>
                <w:rStyle w:val="Hyperlink"/>
                <w:noProof/>
              </w:rPr>
              <w:t>Description</w:t>
            </w:r>
            <w:r>
              <w:rPr>
                <w:noProof/>
                <w:webHidden/>
              </w:rPr>
              <w:tab/>
            </w:r>
            <w:r>
              <w:rPr>
                <w:noProof/>
                <w:webHidden/>
              </w:rPr>
              <w:fldChar w:fldCharType="begin"/>
            </w:r>
            <w:r>
              <w:rPr>
                <w:noProof/>
                <w:webHidden/>
              </w:rPr>
              <w:instrText xml:space="preserve"> PAGEREF _Toc219384544 \h </w:instrText>
            </w:r>
            <w:r>
              <w:rPr>
                <w:noProof/>
                <w:webHidden/>
              </w:rPr>
            </w:r>
            <w:r>
              <w:rPr>
                <w:noProof/>
                <w:webHidden/>
              </w:rPr>
              <w:fldChar w:fldCharType="separate"/>
            </w:r>
            <w:r>
              <w:rPr>
                <w:noProof/>
                <w:webHidden/>
              </w:rPr>
              <w:t>34</w:t>
            </w:r>
            <w:r>
              <w:rPr>
                <w:noProof/>
                <w:webHidden/>
              </w:rPr>
              <w:fldChar w:fldCharType="end"/>
            </w:r>
          </w:hyperlink>
        </w:p>
        <w:p w14:paraId="7DAEAE70" w14:textId="5C71C8EA" w:rsidR="001108F9" w:rsidRDefault="001108F9">
          <w:pPr>
            <w:pStyle w:val="TOC3"/>
            <w:tabs>
              <w:tab w:val="left" w:pos="1440"/>
              <w:tab w:val="right" w:leader="dot" w:pos="10790"/>
            </w:tabs>
            <w:rPr>
              <w:rFonts w:eastAsiaTheme="minorEastAsia"/>
              <w:noProof/>
              <w:kern w:val="2"/>
              <w:sz w:val="24"/>
              <w:szCs w:val="24"/>
              <w:lang w:eastAsia="en-SG"/>
              <w14:ligatures w14:val="standardContextual"/>
            </w:rPr>
          </w:pPr>
          <w:hyperlink w:anchor="_Toc219384545" w:history="1">
            <w:r w:rsidRPr="00A109FF">
              <w:rPr>
                <w:rStyle w:val="Hyperlink"/>
                <w:noProof/>
              </w:rPr>
              <w:t>2.12.2</w:t>
            </w:r>
            <w:r>
              <w:rPr>
                <w:rFonts w:eastAsiaTheme="minorEastAsia"/>
                <w:noProof/>
                <w:kern w:val="2"/>
                <w:sz w:val="24"/>
                <w:szCs w:val="24"/>
                <w:lang w:eastAsia="en-SG"/>
                <w14:ligatures w14:val="standardContextual"/>
              </w:rPr>
              <w:tab/>
            </w:r>
            <w:r w:rsidRPr="00A109FF">
              <w:rPr>
                <w:rStyle w:val="Hyperlink"/>
                <w:noProof/>
              </w:rPr>
              <w:t>Preconditions</w:t>
            </w:r>
            <w:r>
              <w:rPr>
                <w:noProof/>
                <w:webHidden/>
              </w:rPr>
              <w:tab/>
            </w:r>
            <w:r>
              <w:rPr>
                <w:noProof/>
                <w:webHidden/>
              </w:rPr>
              <w:fldChar w:fldCharType="begin"/>
            </w:r>
            <w:r>
              <w:rPr>
                <w:noProof/>
                <w:webHidden/>
              </w:rPr>
              <w:instrText xml:space="preserve"> PAGEREF _Toc219384545 \h </w:instrText>
            </w:r>
            <w:r>
              <w:rPr>
                <w:noProof/>
                <w:webHidden/>
              </w:rPr>
            </w:r>
            <w:r>
              <w:rPr>
                <w:noProof/>
                <w:webHidden/>
              </w:rPr>
              <w:fldChar w:fldCharType="separate"/>
            </w:r>
            <w:r>
              <w:rPr>
                <w:noProof/>
                <w:webHidden/>
              </w:rPr>
              <w:t>34</w:t>
            </w:r>
            <w:r>
              <w:rPr>
                <w:noProof/>
                <w:webHidden/>
              </w:rPr>
              <w:fldChar w:fldCharType="end"/>
            </w:r>
          </w:hyperlink>
        </w:p>
        <w:p w14:paraId="31670C61" w14:textId="65FEE41F" w:rsidR="001108F9" w:rsidRDefault="001108F9">
          <w:pPr>
            <w:pStyle w:val="TOC3"/>
            <w:tabs>
              <w:tab w:val="left" w:pos="1440"/>
              <w:tab w:val="right" w:leader="dot" w:pos="10790"/>
            </w:tabs>
            <w:rPr>
              <w:rFonts w:eastAsiaTheme="minorEastAsia"/>
              <w:noProof/>
              <w:kern w:val="2"/>
              <w:sz w:val="24"/>
              <w:szCs w:val="24"/>
              <w:lang w:eastAsia="en-SG"/>
              <w14:ligatures w14:val="standardContextual"/>
            </w:rPr>
          </w:pPr>
          <w:hyperlink w:anchor="_Toc219384546" w:history="1">
            <w:r w:rsidRPr="00A109FF">
              <w:rPr>
                <w:rStyle w:val="Hyperlink"/>
                <w:noProof/>
              </w:rPr>
              <w:t>2.12.3</w:t>
            </w:r>
            <w:r>
              <w:rPr>
                <w:rFonts w:eastAsiaTheme="minorEastAsia"/>
                <w:noProof/>
                <w:kern w:val="2"/>
                <w:sz w:val="24"/>
                <w:szCs w:val="24"/>
                <w:lang w:eastAsia="en-SG"/>
                <w14:ligatures w14:val="standardContextual"/>
              </w:rPr>
              <w:tab/>
            </w:r>
            <w:r w:rsidRPr="00A109FF">
              <w:rPr>
                <w:rStyle w:val="Hyperlink"/>
                <w:noProof/>
              </w:rPr>
              <w:t>Business Requirements</w:t>
            </w:r>
            <w:r>
              <w:rPr>
                <w:noProof/>
                <w:webHidden/>
              </w:rPr>
              <w:tab/>
            </w:r>
            <w:r>
              <w:rPr>
                <w:noProof/>
                <w:webHidden/>
              </w:rPr>
              <w:fldChar w:fldCharType="begin"/>
            </w:r>
            <w:r>
              <w:rPr>
                <w:noProof/>
                <w:webHidden/>
              </w:rPr>
              <w:instrText xml:space="preserve"> PAGEREF _Toc219384546 \h </w:instrText>
            </w:r>
            <w:r>
              <w:rPr>
                <w:noProof/>
                <w:webHidden/>
              </w:rPr>
            </w:r>
            <w:r>
              <w:rPr>
                <w:noProof/>
                <w:webHidden/>
              </w:rPr>
              <w:fldChar w:fldCharType="separate"/>
            </w:r>
            <w:r>
              <w:rPr>
                <w:noProof/>
                <w:webHidden/>
              </w:rPr>
              <w:t>34</w:t>
            </w:r>
            <w:r>
              <w:rPr>
                <w:noProof/>
                <w:webHidden/>
              </w:rPr>
              <w:fldChar w:fldCharType="end"/>
            </w:r>
          </w:hyperlink>
        </w:p>
        <w:p w14:paraId="5952AB4C" w14:textId="6E74DC29" w:rsidR="001108F9" w:rsidRDefault="001108F9">
          <w:pPr>
            <w:pStyle w:val="TOC3"/>
            <w:tabs>
              <w:tab w:val="left" w:pos="1440"/>
              <w:tab w:val="right" w:leader="dot" w:pos="10790"/>
            </w:tabs>
            <w:rPr>
              <w:rFonts w:eastAsiaTheme="minorEastAsia"/>
              <w:noProof/>
              <w:kern w:val="2"/>
              <w:sz w:val="24"/>
              <w:szCs w:val="24"/>
              <w:lang w:eastAsia="en-SG"/>
              <w14:ligatures w14:val="standardContextual"/>
            </w:rPr>
          </w:pPr>
          <w:hyperlink w:anchor="_Toc219384547" w:history="1">
            <w:r w:rsidRPr="00A109FF">
              <w:rPr>
                <w:rStyle w:val="Hyperlink"/>
                <w:noProof/>
              </w:rPr>
              <w:t>2.12.4</w:t>
            </w:r>
            <w:r>
              <w:rPr>
                <w:rFonts w:eastAsiaTheme="minorEastAsia"/>
                <w:noProof/>
                <w:kern w:val="2"/>
                <w:sz w:val="24"/>
                <w:szCs w:val="24"/>
                <w:lang w:eastAsia="en-SG"/>
                <w14:ligatures w14:val="standardContextual"/>
              </w:rPr>
              <w:tab/>
            </w:r>
            <w:r w:rsidRPr="00A109FF">
              <w:rPr>
                <w:rStyle w:val="Hyperlink"/>
                <w:noProof/>
              </w:rPr>
              <w:t>Post Conditions</w:t>
            </w:r>
            <w:r>
              <w:rPr>
                <w:noProof/>
                <w:webHidden/>
              </w:rPr>
              <w:tab/>
            </w:r>
            <w:r>
              <w:rPr>
                <w:noProof/>
                <w:webHidden/>
              </w:rPr>
              <w:fldChar w:fldCharType="begin"/>
            </w:r>
            <w:r>
              <w:rPr>
                <w:noProof/>
                <w:webHidden/>
              </w:rPr>
              <w:instrText xml:space="preserve"> PAGEREF _Toc219384547 \h </w:instrText>
            </w:r>
            <w:r>
              <w:rPr>
                <w:noProof/>
                <w:webHidden/>
              </w:rPr>
            </w:r>
            <w:r>
              <w:rPr>
                <w:noProof/>
                <w:webHidden/>
              </w:rPr>
              <w:fldChar w:fldCharType="separate"/>
            </w:r>
            <w:r>
              <w:rPr>
                <w:noProof/>
                <w:webHidden/>
              </w:rPr>
              <w:t>35</w:t>
            </w:r>
            <w:r>
              <w:rPr>
                <w:noProof/>
                <w:webHidden/>
              </w:rPr>
              <w:fldChar w:fldCharType="end"/>
            </w:r>
          </w:hyperlink>
        </w:p>
        <w:p w14:paraId="53825614" w14:textId="681AF297" w:rsidR="001108F9" w:rsidRDefault="001108F9">
          <w:pPr>
            <w:pStyle w:val="TOC3"/>
            <w:tabs>
              <w:tab w:val="left" w:pos="1440"/>
              <w:tab w:val="right" w:leader="dot" w:pos="10790"/>
            </w:tabs>
            <w:rPr>
              <w:rFonts w:eastAsiaTheme="minorEastAsia"/>
              <w:noProof/>
              <w:kern w:val="2"/>
              <w:sz w:val="24"/>
              <w:szCs w:val="24"/>
              <w:lang w:eastAsia="en-SG"/>
              <w14:ligatures w14:val="standardContextual"/>
            </w:rPr>
          </w:pPr>
          <w:hyperlink w:anchor="_Toc219384548" w:history="1">
            <w:r w:rsidRPr="00A109FF">
              <w:rPr>
                <w:rStyle w:val="Hyperlink"/>
                <w:noProof/>
              </w:rPr>
              <w:t>2.12.5</w:t>
            </w:r>
            <w:r>
              <w:rPr>
                <w:rFonts w:eastAsiaTheme="minorEastAsia"/>
                <w:noProof/>
                <w:kern w:val="2"/>
                <w:sz w:val="24"/>
                <w:szCs w:val="24"/>
                <w:lang w:eastAsia="en-SG"/>
                <w14:ligatures w14:val="standardContextual"/>
              </w:rPr>
              <w:tab/>
            </w:r>
            <w:r w:rsidRPr="00A109FF">
              <w:rPr>
                <w:rStyle w:val="Hyperlink"/>
                <w:noProof/>
              </w:rPr>
              <w:t>Syndication Details Page</w:t>
            </w:r>
            <w:r>
              <w:rPr>
                <w:noProof/>
                <w:webHidden/>
              </w:rPr>
              <w:tab/>
            </w:r>
            <w:r>
              <w:rPr>
                <w:noProof/>
                <w:webHidden/>
              </w:rPr>
              <w:fldChar w:fldCharType="begin"/>
            </w:r>
            <w:r>
              <w:rPr>
                <w:noProof/>
                <w:webHidden/>
              </w:rPr>
              <w:instrText xml:space="preserve"> PAGEREF _Toc219384548 \h </w:instrText>
            </w:r>
            <w:r>
              <w:rPr>
                <w:noProof/>
                <w:webHidden/>
              </w:rPr>
            </w:r>
            <w:r>
              <w:rPr>
                <w:noProof/>
                <w:webHidden/>
              </w:rPr>
              <w:fldChar w:fldCharType="separate"/>
            </w:r>
            <w:r>
              <w:rPr>
                <w:noProof/>
                <w:webHidden/>
              </w:rPr>
              <w:t>35</w:t>
            </w:r>
            <w:r>
              <w:rPr>
                <w:noProof/>
                <w:webHidden/>
              </w:rPr>
              <w:fldChar w:fldCharType="end"/>
            </w:r>
          </w:hyperlink>
        </w:p>
        <w:p w14:paraId="4A2D2471" w14:textId="70B5B03F" w:rsidR="001108F9" w:rsidRDefault="001108F9">
          <w:pPr>
            <w:pStyle w:val="TOC3"/>
            <w:tabs>
              <w:tab w:val="left" w:pos="1440"/>
              <w:tab w:val="right" w:leader="dot" w:pos="10790"/>
            </w:tabs>
            <w:rPr>
              <w:rFonts w:eastAsiaTheme="minorEastAsia"/>
              <w:noProof/>
              <w:kern w:val="2"/>
              <w:sz w:val="24"/>
              <w:szCs w:val="24"/>
              <w:lang w:eastAsia="en-SG"/>
              <w14:ligatures w14:val="standardContextual"/>
            </w:rPr>
          </w:pPr>
          <w:hyperlink w:anchor="_Toc219384549" w:history="1">
            <w:r w:rsidRPr="00A109FF">
              <w:rPr>
                <w:rStyle w:val="Hyperlink"/>
                <w:noProof/>
              </w:rPr>
              <w:t>2.12.6</w:t>
            </w:r>
            <w:r>
              <w:rPr>
                <w:rFonts w:eastAsiaTheme="minorEastAsia"/>
                <w:noProof/>
                <w:kern w:val="2"/>
                <w:sz w:val="24"/>
                <w:szCs w:val="24"/>
                <w:lang w:eastAsia="en-SG"/>
                <w14:ligatures w14:val="standardContextual"/>
              </w:rPr>
              <w:tab/>
            </w:r>
            <w:r w:rsidRPr="00A109FF">
              <w:rPr>
                <w:rStyle w:val="Hyperlink"/>
                <w:noProof/>
              </w:rPr>
              <w:t>Confirmation Prompt</w:t>
            </w:r>
            <w:r>
              <w:rPr>
                <w:noProof/>
                <w:webHidden/>
              </w:rPr>
              <w:tab/>
            </w:r>
            <w:r>
              <w:rPr>
                <w:noProof/>
                <w:webHidden/>
              </w:rPr>
              <w:fldChar w:fldCharType="begin"/>
            </w:r>
            <w:r>
              <w:rPr>
                <w:noProof/>
                <w:webHidden/>
              </w:rPr>
              <w:instrText xml:space="preserve"> PAGEREF _Toc219384549 \h </w:instrText>
            </w:r>
            <w:r>
              <w:rPr>
                <w:noProof/>
                <w:webHidden/>
              </w:rPr>
            </w:r>
            <w:r>
              <w:rPr>
                <w:noProof/>
                <w:webHidden/>
              </w:rPr>
              <w:fldChar w:fldCharType="separate"/>
            </w:r>
            <w:r>
              <w:rPr>
                <w:noProof/>
                <w:webHidden/>
              </w:rPr>
              <w:t>35</w:t>
            </w:r>
            <w:r>
              <w:rPr>
                <w:noProof/>
                <w:webHidden/>
              </w:rPr>
              <w:fldChar w:fldCharType="end"/>
            </w:r>
          </w:hyperlink>
        </w:p>
        <w:p w14:paraId="40DBE176" w14:textId="39243AA3" w:rsidR="001108F9" w:rsidRDefault="001108F9">
          <w:pPr>
            <w:pStyle w:val="TOC2"/>
            <w:tabs>
              <w:tab w:val="left" w:pos="960"/>
              <w:tab w:val="right" w:leader="dot" w:pos="10790"/>
            </w:tabs>
            <w:rPr>
              <w:rFonts w:eastAsiaTheme="minorEastAsia"/>
              <w:noProof/>
              <w:kern w:val="2"/>
              <w:sz w:val="24"/>
              <w:szCs w:val="24"/>
              <w:lang w:eastAsia="en-SG"/>
              <w14:ligatures w14:val="standardContextual"/>
            </w:rPr>
          </w:pPr>
          <w:hyperlink w:anchor="_Toc219384550" w:history="1">
            <w:r w:rsidRPr="00A109FF">
              <w:rPr>
                <w:rStyle w:val="Hyperlink"/>
                <w:noProof/>
              </w:rPr>
              <w:t>2.13</w:t>
            </w:r>
            <w:r>
              <w:rPr>
                <w:rFonts w:eastAsiaTheme="minorEastAsia"/>
                <w:noProof/>
                <w:kern w:val="2"/>
                <w:sz w:val="24"/>
                <w:szCs w:val="24"/>
                <w:lang w:eastAsia="en-SG"/>
                <w14:ligatures w14:val="standardContextual"/>
              </w:rPr>
              <w:tab/>
            </w:r>
            <w:r w:rsidRPr="00A109FF">
              <w:rPr>
                <w:rStyle w:val="Hyperlink"/>
                <w:noProof/>
              </w:rPr>
              <w:t>View Syndication Allotments</w:t>
            </w:r>
            <w:r>
              <w:rPr>
                <w:noProof/>
                <w:webHidden/>
              </w:rPr>
              <w:tab/>
            </w:r>
            <w:r>
              <w:rPr>
                <w:noProof/>
                <w:webHidden/>
              </w:rPr>
              <w:fldChar w:fldCharType="begin"/>
            </w:r>
            <w:r>
              <w:rPr>
                <w:noProof/>
                <w:webHidden/>
              </w:rPr>
              <w:instrText xml:space="preserve"> PAGEREF _Toc219384550 \h </w:instrText>
            </w:r>
            <w:r>
              <w:rPr>
                <w:noProof/>
                <w:webHidden/>
              </w:rPr>
            </w:r>
            <w:r>
              <w:rPr>
                <w:noProof/>
                <w:webHidden/>
              </w:rPr>
              <w:fldChar w:fldCharType="separate"/>
            </w:r>
            <w:r>
              <w:rPr>
                <w:noProof/>
                <w:webHidden/>
              </w:rPr>
              <w:t>36</w:t>
            </w:r>
            <w:r>
              <w:rPr>
                <w:noProof/>
                <w:webHidden/>
              </w:rPr>
              <w:fldChar w:fldCharType="end"/>
            </w:r>
          </w:hyperlink>
        </w:p>
        <w:p w14:paraId="4E65409C" w14:textId="613F2D14" w:rsidR="001108F9" w:rsidRDefault="001108F9">
          <w:pPr>
            <w:pStyle w:val="TOC3"/>
            <w:tabs>
              <w:tab w:val="left" w:pos="1440"/>
              <w:tab w:val="right" w:leader="dot" w:pos="10790"/>
            </w:tabs>
            <w:rPr>
              <w:rFonts w:eastAsiaTheme="minorEastAsia"/>
              <w:noProof/>
              <w:kern w:val="2"/>
              <w:sz w:val="24"/>
              <w:szCs w:val="24"/>
              <w:lang w:eastAsia="en-SG"/>
              <w14:ligatures w14:val="standardContextual"/>
            </w:rPr>
          </w:pPr>
          <w:hyperlink w:anchor="_Toc219384551" w:history="1">
            <w:r w:rsidRPr="00A109FF">
              <w:rPr>
                <w:rStyle w:val="Hyperlink"/>
                <w:noProof/>
              </w:rPr>
              <w:t>2.13.1</w:t>
            </w:r>
            <w:r>
              <w:rPr>
                <w:rFonts w:eastAsiaTheme="minorEastAsia"/>
                <w:noProof/>
                <w:kern w:val="2"/>
                <w:sz w:val="24"/>
                <w:szCs w:val="24"/>
                <w:lang w:eastAsia="en-SG"/>
                <w14:ligatures w14:val="standardContextual"/>
              </w:rPr>
              <w:tab/>
            </w:r>
            <w:r w:rsidRPr="00A109FF">
              <w:rPr>
                <w:rStyle w:val="Hyperlink"/>
                <w:noProof/>
              </w:rPr>
              <w:t>Description</w:t>
            </w:r>
            <w:r>
              <w:rPr>
                <w:noProof/>
                <w:webHidden/>
              </w:rPr>
              <w:tab/>
            </w:r>
            <w:r>
              <w:rPr>
                <w:noProof/>
                <w:webHidden/>
              </w:rPr>
              <w:fldChar w:fldCharType="begin"/>
            </w:r>
            <w:r>
              <w:rPr>
                <w:noProof/>
                <w:webHidden/>
              </w:rPr>
              <w:instrText xml:space="preserve"> PAGEREF _Toc219384551 \h </w:instrText>
            </w:r>
            <w:r>
              <w:rPr>
                <w:noProof/>
                <w:webHidden/>
              </w:rPr>
            </w:r>
            <w:r>
              <w:rPr>
                <w:noProof/>
                <w:webHidden/>
              </w:rPr>
              <w:fldChar w:fldCharType="separate"/>
            </w:r>
            <w:r>
              <w:rPr>
                <w:noProof/>
                <w:webHidden/>
              </w:rPr>
              <w:t>36</w:t>
            </w:r>
            <w:r>
              <w:rPr>
                <w:noProof/>
                <w:webHidden/>
              </w:rPr>
              <w:fldChar w:fldCharType="end"/>
            </w:r>
          </w:hyperlink>
        </w:p>
        <w:p w14:paraId="1D6C8B39" w14:textId="5C29A3FD" w:rsidR="001108F9" w:rsidRDefault="001108F9">
          <w:pPr>
            <w:pStyle w:val="TOC3"/>
            <w:tabs>
              <w:tab w:val="left" w:pos="1440"/>
              <w:tab w:val="right" w:leader="dot" w:pos="10790"/>
            </w:tabs>
            <w:rPr>
              <w:rFonts w:eastAsiaTheme="minorEastAsia"/>
              <w:noProof/>
              <w:kern w:val="2"/>
              <w:sz w:val="24"/>
              <w:szCs w:val="24"/>
              <w:lang w:eastAsia="en-SG"/>
              <w14:ligatures w14:val="standardContextual"/>
            </w:rPr>
          </w:pPr>
          <w:hyperlink w:anchor="_Toc219384552" w:history="1">
            <w:r w:rsidRPr="00A109FF">
              <w:rPr>
                <w:rStyle w:val="Hyperlink"/>
                <w:noProof/>
              </w:rPr>
              <w:t>2.13.2</w:t>
            </w:r>
            <w:r>
              <w:rPr>
                <w:rFonts w:eastAsiaTheme="minorEastAsia"/>
                <w:noProof/>
                <w:kern w:val="2"/>
                <w:sz w:val="24"/>
                <w:szCs w:val="24"/>
                <w:lang w:eastAsia="en-SG"/>
                <w14:ligatures w14:val="standardContextual"/>
              </w:rPr>
              <w:tab/>
            </w:r>
            <w:r w:rsidRPr="00A109FF">
              <w:rPr>
                <w:rStyle w:val="Hyperlink"/>
                <w:noProof/>
              </w:rPr>
              <w:t>Preconditions</w:t>
            </w:r>
            <w:r>
              <w:rPr>
                <w:noProof/>
                <w:webHidden/>
              </w:rPr>
              <w:tab/>
            </w:r>
            <w:r>
              <w:rPr>
                <w:noProof/>
                <w:webHidden/>
              </w:rPr>
              <w:fldChar w:fldCharType="begin"/>
            </w:r>
            <w:r>
              <w:rPr>
                <w:noProof/>
                <w:webHidden/>
              </w:rPr>
              <w:instrText xml:space="preserve"> PAGEREF _Toc219384552 \h </w:instrText>
            </w:r>
            <w:r>
              <w:rPr>
                <w:noProof/>
                <w:webHidden/>
              </w:rPr>
            </w:r>
            <w:r>
              <w:rPr>
                <w:noProof/>
                <w:webHidden/>
              </w:rPr>
              <w:fldChar w:fldCharType="separate"/>
            </w:r>
            <w:r>
              <w:rPr>
                <w:noProof/>
                <w:webHidden/>
              </w:rPr>
              <w:t>36</w:t>
            </w:r>
            <w:r>
              <w:rPr>
                <w:noProof/>
                <w:webHidden/>
              </w:rPr>
              <w:fldChar w:fldCharType="end"/>
            </w:r>
          </w:hyperlink>
        </w:p>
        <w:p w14:paraId="6825C86B" w14:textId="3D15C39A" w:rsidR="001108F9" w:rsidRDefault="001108F9">
          <w:pPr>
            <w:pStyle w:val="TOC3"/>
            <w:tabs>
              <w:tab w:val="left" w:pos="1440"/>
              <w:tab w:val="right" w:leader="dot" w:pos="10790"/>
            </w:tabs>
            <w:rPr>
              <w:rFonts w:eastAsiaTheme="minorEastAsia"/>
              <w:noProof/>
              <w:kern w:val="2"/>
              <w:sz w:val="24"/>
              <w:szCs w:val="24"/>
              <w:lang w:eastAsia="en-SG"/>
              <w14:ligatures w14:val="standardContextual"/>
            </w:rPr>
          </w:pPr>
          <w:hyperlink w:anchor="_Toc219384553" w:history="1">
            <w:r w:rsidRPr="00A109FF">
              <w:rPr>
                <w:rStyle w:val="Hyperlink"/>
                <w:noProof/>
              </w:rPr>
              <w:t>2.13.3</w:t>
            </w:r>
            <w:r>
              <w:rPr>
                <w:rFonts w:eastAsiaTheme="minorEastAsia"/>
                <w:noProof/>
                <w:kern w:val="2"/>
                <w:sz w:val="24"/>
                <w:szCs w:val="24"/>
                <w:lang w:eastAsia="en-SG"/>
                <w14:ligatures w14:val="standardContextual"/>
              </w:rPr>
              <w:tab/>
            </w:r>
            <w:r w:rsidRPr="00A109FF">
              <w:rPr>
                <w:rStyle w:val="Hyperlink"/>
                <w:noProof/>
              </w:rPr>
              <w:t>Business Requirements</w:t>
            </w:r>
            <w:r>
              <w:rPr>
                <w:noProof/>
                <w:webHidden/>
              </w:rPr>
              <w:tab/>
            </w:r>
            <w:r>
              <w:rPr>
                <w:noProof/>
                <w:webHidden/>
              </w:rPr>
              <w:fldChar w:fldCharType="begin"/>
            </w:r>
            <w:r>
              <w:rPr>
                <w:noProof/>
                <w:webHidden/>
              </w:rPr>
              <w:instrText xml:space="preserve"> PAGEREF _Toc219384553 \h </w:instrText>
            </w:r>
            <w:r>
              <w:rPr>
                <w:noProof/>
                <w:webHidden/>
              </w:rPr>
            </w:r>
            <w:r>
              <w:rPr>
                <w:noProof/>
                <w:webHidden/>
              </w:rPr>
              <w:fldChar w:fldCharType="separate"/>
            </w:r>
            <w:r>
              <w:rPr>
                <w:noProof/>
                <w:webHidden/>
              </w:rPr>
              <w:t>36</w:t>
            </w:r>
            <w:r>
              <w:rPr>
                <w:noProof/>
                <w:webHidden/>
              </w:rPr>
              <w:fldChar w:fldCharType="end"/>
            </w:r>
          </w:hyperlink>
        </w:p>
        <w:p w14:paraId="0C86B25A" w14:textId="51563A79" w:rsidR="001108F9" w:rsidRDefault="001108F9">
          <w:pPr>
            <w:pStyle w:val="TOC3"/>
            <w:tabs>
              <w:tab w:val="left" w:pos="1440"/>
              <w:tab w:val="right" w:leader="dot" w:pos="10790"/>
            </w:tabs>
            <w:rPr>
              <w:rFonts w:eastAsiaTheme="minorEastAsia"/>
              <w:noProof/>
              <w:kern w:val="2"/>
              <w:sz w:val="24"/>
              <w:szCs w:val="24"/>
              <w:lang w:eastAsia="en-SG"/>
              <w14:ligatures w14:val="standardContextual"/>
            </w:rPr>
          </w:pPr>
          <w:hyperlink w:anchor="_Toc219384554" w:history="1">
            <w:r w:rsidRPr="00A109FF">
              <w:rPr>
                <w:rStyle w:val="Hyperlink"/>
                <w:noProof/>
              </w:rPr>
              <w:t>2.13.4</w:t>
            </w:r>
            <w:r>
              <w:rPr>
                <w:rFonts w:eastAsiaTheme="minorEastAsia"/>
                <w:noProof/>
                <w:kern w:val="2"/>
                <w:sz w:val="24"/>
                <w:szCs w:val="24"/>
                <w:lang w:eastAsia="en-SG"/>
                <w14:ligatures w14:val="standardContextual"/>
              </w:rPr>
              <w:tab/>
            </w:r>
            <w:r w:rsidRPr="00A109FF">
              <w:rPr>
                <w:rStyle w:val="Hyperlink"/>
                <w:noProof/>
              </w:rPr>
              <w:t>Post Conditions</w:t>
            </w:r>
            <w:r>
              <w:rPr>
                <w:noProof/>
                <w:webHidden/>
              </w:rPr>
              <w:tab/>
            </w:r>
            <w:r>
              <w:rPr>
                <w:noProof/>
                <w:webHidden/>
              </w:rPr>
              <w:fldChar w:fldCharType="begin"/>
            </w:r>
            <w:r>
              <w:rPr>
                <w:noProof/>
                <w:webHidden/>
              </w:rPr>
              <w:instrText xml:space="preserve"> PAGEREF _Toc219384554 \h </w:instrText>
            </w:r>
            <w:r>
              <w:rPr>
                <w:noProof/>
                <w:webHidden/>
              </w:rPr>
            </w:r>
            <w:r>
              <w:rPr>
                <w:noProof/>
                <w:webHidden/>
              </w:rPr>
              <w:fldChar w:fldCharType="separate"/>
            </w:r>
            <w:r>
              <w:rPr>
                <w:noProof/>
                <w:webHidden/>
              </w:rPr>
              <w:t>36</w:t>
            </w:r>
            <w:r>
              <w:rPr>
                <w:noProof/>
                <w:webHidden/>
              </w:rPr>
              <w:fldChar w:fldCharType="end"/>
            </w:r>
          </w:hyperlink>
        </w:p>
        <w:p w14:paraId="2674D561" w14:textId="5D16DB8B" w:rsidR="001108F9" w:rsidRDefault="001108F9">
          <w:pPr>
            <w:pStyle w:val="TOC3"/>
            <w:tabs>
              <w:tab w:val="left" w:pos="1440"/>
              <w:tab w:val="right" w:leader="dot" w:pos="10790"/>
            </w:tabs>
            <w:rPr>
              <w:rFonts w:eastAsiaTheme="minorEastAsia"/>
              <w:noProof/>
              <w:kern w:val="2"/>
              <w:sz w:val="24"/>
              <w:szCs w:val="24"/>
              <w:lang w:eastAsia="en-SG"/>
              <w14:ligatures w14:val="standardContextual"/>
            </w:rPr>
          </w:pPr>
          <w:hyperlink w:anchor="_Toc219384555" w:history="1">
            <w:r w:rsidRPr="00A109FF">
              <w:rPr>
                <w:rStyle w:val="Hyperlink"/>
                <w:noProof/>
              </w:rPr>
              <w:t>2.13.5</w:t>
            </w:r>
            <w:r>
              <w:rPr>
                <w:rFonts w:eastAsiaTheme="minorEastAsia"/>
                <w:noProof/>
                <w:kern w:val="2"/>
                <w:sz w:val="24"/>
                <w:szCs w:val="24"/>
                <w:lang w:eastAsia="en-SG"/>
                <w14:ligatures w14:val="standardContextual"/>
              </w:rPr>
              <w:tab/>
            </w:r>
            <w:r w:rsidRPr="00A109FF">
              <w:rPr>
                <w:rStyle w:val="Hyperlink"/>
                <w:noProof/>
              </w:rPr>
              <w:t>Syndication Allotment Listing Page</w:t>
            </w:r>
            <w:r>
              <w:rPr>
                <w:noProof/>
                <w:webHidden/>
              </w:rPr>
              <w:tab/>
            </w:r>
            <w:r>
              <w:rPr>
                <w:noProof/>
                <w:webHidden/>
              </w:rPr>
              <w:fldChar w:fldCharType="begin"/>
            </w:r>
            <w:r>
              <w:rPr>
                <w:noProof/>
                <w:webHidden/>
              </w:rPr>
              <w:instrText xml:space="preserve"> PAGEREF _Toc219384555 \h </w:instrText>
            </w:r>
            <w:r>
              <w:rPr>
                <w:noProof/>
                <w:webHidden/>
              </w:rPr>
            </w:r>
            <w:r>
              <w:rPr>
                <w:noProof/>
                <w:webHidden/>
              </w:rPr>
              <w:fldChar w:fldCharType="separate"/>
            </w:r>
            <w:r>
              <w:rPr>
                <w:noProof/>
                <w:webHidden/>
              </w:rPr>
              <w:t>36</w:t>
            </w:r>
            <w:r>
              <w:rPr>
                <w:noProof/>
                <w:webHidden/>
              </w:rPr>
              <w:fldChar w:fldCharType="end"/>
            </w:r>
          </w:hyperlink>
        </w:p>
        <w:p w14:paraId="6B2AA3EE" w14:textId="53FE4491" w:rsidR="001108F9" w:rsidRDefault="001108F9">
          <w:pPr>
            <w:pStyle w:val="TOC3"/>
            <w:tabs>
              <w:tab w:val="left" w:pos="1440"/>
              <w:tab w:val="right" w:leader="dot" w:pos="10790"/>
            </w:tabs>
            <w:rPr>
              <w:rFonts w:eastAsiaTheme="minorEastAsia"/>
              <w:noProof/>
              <w:kern w:val="2"/>
              <w:sz w:val="24"/>
              <w:szCs w:val="24"/>
              <w:lang w:eastAsia="en-SG"/>
              <w14:ligatures w14:val="standardContextual"/>
            </w:rPr>
          </w:pPr>
          <w:hyperlink w:anchor="_Toc219384556" w:history="1">
            <w:r w:rsidRPr="00A109FF">
              <w:rPr>
                <w:rStyle w:val="Hyperlink"/>
                <w:noProof/>
              </w:rPr>
              <w:t>2.13.6</w:t>
            </w:r>
            <w:r>
              <w:rPr>
                <w:rFonts w:eastAsiaTheme="minorEastAsia"/>
                <w:noProof/>
                <w:kern w:val="2"/>
                <w:sz w:val="24"/>
                <w:szCs w:val="24"/>
                <w:lang w:eastAsia="en-SG"/>
                <w14:ligatures w14:val="standardContextual"/>
              </w:rPr>
              <w:tab/>
            </w:r>
            <w:r w:rsidRPr="00A109FF">
              <w:rPr>
                <w:rStyle w:val="Hyperlink"/>
                <w:noProof/>
              </w:rPr>
              <w:t>Syndication Allotment Page</w:t>
            </w:r>
            <w:r>
              <w:rPr>
                <w:noProof/>
                <w:webHidden/>
              </w:rPr>
              <w:tab/>
            </w:r>
            <w:r>
              <w:rPr>
                <w:noProof/>
                <w:webHidden/>
              </w:rPr>
              <w:fldChar w:fldCharType="begin"/>
            </w:r>
            <w:r>
              <w:rPr>
                <w:noProof/>
                <w:webHidden/>
              </w:rPr>
              <w:instrText xml:space="preserve"> PAGEREF _Toc219384556 \h </w:instrText>
            </w:r>
            <w:r>
              <w:rPr>
                <w:noProof/>
                <w:webHidden/>
              </w:rPr>
            </w:r>
            <w:r>
              <w:rPr>
                <w:noProof/>
                <w:webHidden/>
              </w:rPr>
              <w:fldChar w:fldCharType="separate"/>
            </w:r>
            <w:r>
              <w:rPr>
                <w:noProof/>
                <w:webHidden/>
              </w:rPr>
              <w:t>38</w:t>
            </w:r>
            <w:r>
              <w:rPr>
                <w:noProof/>
                <w:webHidden/>
              </w:rPr>
              <w:fldChar w:fldCharType="end"/>
            </w:r>
          </w:hyperlink>
        </w:p>
        <w:p w14:paraId="5DDFDC6B" w14:textId="7F1E0605" w:rsidR="001108F9" w:rsidRDefault="001108F9">
          <w:pPr>
            <w:pStyle w:val="TOC2"/>
            <w:tabs>
              <w:tab w:val="left" w:pos="960"/>
              <w:tab w:val="right" w:leader="dot" w:pos="10790"/>
            </w:tabs>
            <w:rPr>
              <w:rFonts w:eastAsiaTheme="minorEastAsia"/>
              <w:noProof/>
              <w:kern w:val="2"/>
              <w:sz w:val="24"/>
              <w:szCs w:val="24"/>
              <w:lang w:eastAsia="en-SG"/>
              <w14:ligatures w14:val="standardContextual"/>
            </w:rPr>
          </w:pPr>
          <w:hyperlink w:anchor="_Toc219384557" w:history="1">
            <w:r w:rsidRPr="00A109FF">
              <w:rPr>
                <w:rStyle w:val="Hyperlink"/>
                <w:noProof/>
              </w:rPr>
              <w:t>2.14</w:t>
            </w:r>
            <w:r>
              <w:rPr>
                <w:rFonts w:eastAsiaTheme="minorEastAsia"/>
                <w:noProof/>
                <w:kern w:val="2"/>
                <w:sz w:val="24"/>
                <w:szCs w:val="24"/>
                <w:lang w:eastAsia="en-SG"/>
                <w14:ligatures w14:val="standardContextual"/>
              </w:rPr>
              <w:tab/>
            </w:r>
            <w:r w:rsidRPr="00A109FF">
              <w:rPr>
                <w:rStyle w:val="Hyperlink"/>
                <w:noProof/>
              </w:rPr>
              <w:t>Conduct Retail Allotment in OMEGA</w:t>
            </w:r>
            <w:r>
              <w:rPr>
                <w:noProof/>
                <w:webHidden/>
              </w:rPr>
              <w:tab/>
            </w:r>
            <w:r>
              <w:rPr>
                <w:noProof/>
                <w:webHidden/>
              </w:rPr>
              <w:fldChar w:fldCharType="begin"/>
            </w:r>
            <w:r>
              <w:rPr>
                <w:noProof/>
                <w:webHidden/>
              </w:rPr>
              <w:instrText xml:space="preserve"> PAGEREF _Toc219384557 \h </w:instrText>
            </w:r>
            <w:r>
              <w:rPr>
                <w:noProof/>
                <w:webHidden/>
              </w:rPr>
            </w:r>
            <w:r>
              <w:rPr>
                <w:noProof/>
                <w:webHidden/>
              </w:rPr>
              <w:fldChar w:fldCharType="separate"/>
            </w:r>
            <w:r>
              <w:rPr>
                <w:noProof/>
                <w:webHidden/>
              </w:rPr>
              <w:t>43</w:t>
            </w:r>
            <w:r>
              <w:rPr>
                <w:noProof/>
                <w:webHidden/>
              </w:rPr>
              <w:fldChar w:fldCharType="end"/>
            </w:r>
          </w:hyperlink>
        </w:p>
        <w:p w14:paraId="7017D18E" w14:textId="6A7C1F5B" w:rsidR="001108F9" w:rsidRDefault="001108F9">
          <w:pPr>
            <w:pStyle w:val="TOC3"/>
            <w:tabs>
              <w:tab w:val="left" w:pos="1440"/>
              <w:tab w:val="right" w:leader="dot" w:pos="10790"/>
            </w:tabs>
            <w:rPr>
              <w:rFonts w:eastAsiaTheme="minorEastAsia"/>
              <w:noProof/>
              <w:kern w:val="2"/>
              <w:sz w:val="24"/>
              <w:szCs w:val="24"/>
              <w:lang w:eastAsia="en-SG"/>
              <w14:ligatures w14:val="standardContextual"/>
            </w:rPr>
          </w:pPr>
          <w:hyperlink w:anchor="_Toc219384558" w:history="1">
            <w:r w:rsidRPr="00A109FF">
              <w:rPr>
                <w:rStyle w:val="Hyperlink"/>
                <w:noProof/>
              </w:rPr>
              <w:t>2.14.1</w:t>
            </w:r>
            <w:r>
              <w:rPr>
                <w:rFonts w:eastAsiaTheme="minorEastAsia"/>
                <w:noProof/>
                <w:kern w:val="2"/>
                <w:sz w:val="24"/>
                <w:szCs w:val="24"/>
                <w:lang w:eastAsia="en-SG"/>
                <w14:ligatures w14:val="standardContextual"/>
              </w:rPr>
              <w:tab/>
            </w:r>
            <w:r w:rsidRPr="00A109FF">
              <w:rPr>
                <w:rStyle w:val="Hyperlink"/>
                <w:noProof/>
              </w:rPr>
              <w:t>Description</w:t>
            </w:r>
            <w:r>
              <w:rPr>
                <w:noProof/>
                <w:webHidden/>
              </w:rPr>
              <w:tab/>
            </w:r>
            <w:r>
              <w:rPr>
                <w:noProof/>
                <w:webHidden/>
              </w:rPr>
              <w:fldChar w:fldCharType="begin"/>
            </w:r>
            <w:r>
              <w:rPr>
                <w:noProof/>
                <w:webHidden/>
              </w:rPr>
              <w:instrText xml:space="preserve"> PAGEREF _Toc219384558 \h </w:instrText>
            </w:r>
            <w:r>
              <w:rPr>
                <w:noProof/>
                <w:webHidden/>
              </w:rPr>
            </w:r>
            <w:r>
              <w:rPr>
                <w:noProof/>
                <w:webHidden/>
              </w:rPr>
              <w:fldChar w:fldCharType="separate"/>
            </w:r>
            <w:r>
              <w:rPr>
                <w:noProof/>
                <w:webHidden/>
              </w:rPr>
              <w:t>43</w:t>
            </w:r>
            <w:r>
              <w:rPr>
                <w:noProof/>
                <w:webHidden/>
              </w:rPr>
              <w:fldChar w:fldCharType="end"/>
            </w:r>
          </w:hyperlink>
        </w:p>
        <w:p w14:paraId="5CCF28E0" w14:textId="46EE8E48" w:rsidR="001108F9" w:rsidRDefault="001108F9">
          <w:pPr>
            <w:pStyle w:val="TOC3"/>
            <w:tabs>
              <w:tab w:val="left" w:pos="1440"/>
              <w:tab w:val="right" w:leader="dot" w:pos="10790"/>
            </w:tabs>
            <w:rPr>
              <w:rFonts w:eastAsiaTheme="minorEastAsia"/>
              <w:noProof/>
              <w:kern w:val="2"/>
              <w:sz w:val="24"/>
              <w:szCs w:val="24"/>
              <w:lang w:eastAsia="en-SG"/>
              <w14:ligatures w14:val="standardContextual"/>
            </w:rPr>
          </w:pPr>
          <w:hyperlink w:anchor="_Toc219384559" w:history="1">
            <w:r w:rsidRPr="00A109FF">
              <w:rPr>
                <w:rStyle w:val="Hyperlink"/>
                <w:noProof/>
              </w:rPr>
              <w:t>2.14.2</w:t>
            </w:r>
            <w:r>
              <w:rPr>
                <w:rFonts w:eastAsiaTheme="minorEastAsia"/>
                <w:noProof/>
                <w:kern w:val="2"/>
                <w:sz w:val="24"/>
                <w:szCs w:val="24"/>
                <w:lang w:eastAsia="en-SG"/>
                <w14:ligatures w14:val="standardContextual"/>
              </w:rPr>
              <w:tab/>
            </w:r>
            <w:r w:rsidRPr="00A109FF">
              <w:rPr>
                <w:rStyle w:val="Hyperlink"/>
                <w:noProof/>
              </w:rPr>
              <w:t>Preconditions</w:t>
            </w:r>
            <w:r>
              <w:rPr>
                <w:noProof/>
                <w:webHidden/>
              </w:rPr>
              <w:tab/>
            </w:r>
            <w:r>
              <w:rPr>
                <w:noProof/>
                <w:webHidden/>
              </w:rPr>
              <w:fldChar w:fldCharType="begin"/>
            </w:r>
            <w:r>
              <w:rPr>
                <w:noProof/>
                <w:webHidden/>
              </w:rPr>
              <w:instrText xml:space="preserve"> PAGEREF _Toc219384559 \h </w:instrText>
            </w:r>
            <w:r>
              <w:rPr>
                <w:noProof/>
                <w:webHidden/>
              </w:rPr>
            </w:r>
            <w:r>
              <w:rPr>
                <w:noProof/>
                <w:webHidden/>
              </w:rPr>
              <w:fldChar w:fldCharType="separate"/>
            </w:r>
            <w:r>
              <w:rPr>
                <w:noProof/>
                <w:webHidden/>
              </w:rPr>
              <w:t>44</w:t>
            </w:r>
            <w:r>
              <w:rPr>
                <w:noProof/>
                <w:webHidden/>
              </w:rPr>
              <w:fldChar w:fldCharType="end"/>
            </w:r>
          </w:hyperlink>
        </w:p>
        <w:p w14:paraId="125FEF9F" w14:textId="346FBC38" w:rsidR="001108F9" w:rsidRDefault="001108F9">
          <w:pPr>
            <w:pStyle w:val="TOC3"/>
            <w:tabs>
              <w:tab w:val="left" w:pos="1440"/>
              <w:tab w:val="right" w:leader="dot" w:pos="10790"/>
            </w:tabs>
            <w:rPr>
              <w:rFonts w:eastAsiaTheme="minorEastAsia"/>
              <w:noProof/>
              <w:kern w:val="2"/>
              <w:sz w:val="24"/>
              <w:szCs w:val="24"/>
              <w:lang w:eastAsia="en-SG"/>
              <w14:ligatures w14:val="standardContextual"/>
            </w:rPr>
          </w:pPr>
          <w:hyperlink w:anchor="_Toc219384560" w:history="1">
            <w:r w:rsidRPr="00A109FF">
              <w:rPr>
                <w:rStyle w:val="Hyperlink"/>
                <w:noProof/>
              </w:rPr>
              <w:t>2.14.3</w:t>
            </w:r>
            <w:r>
              <w:rPr>
                <w:rFonts w:eastAsiaTheme="minorEastAsia"/>
                <w:noProof/>
                <w:kern w:val="2"/>
                <w:sz w:val="24"/>
                <w:szCs w:val="24"/>
                <w:lang w:eastAsia="en-SG"/>
                <w14:ligatures w14:val="standardContextual"/>
              </w:rPr>
              <w:tab/>
            </w:r>
            <w:r w:rsidRPr="00A109FF">
              <w:rPr>
                <w:rStyle w:val="Hyperlink"/>
                <w:noProof/>
              </w:rPr>
              <w:t>Business Requirements</w:t>
            </w:r>
            <w:r>
              <w:rPr>
                <w:noProof/>
                <w:webHidden/>
              </w:rPr>
              <w:tab/>
            </w:r>
            <w:r>
              <w:rPr>
                <w:noProof/>
                <w:webHidden/>
              </w:rPr>
              <w:fldChar w:fldCharType="begin"/>
            </w:r>
            <w:r>
              <w:rPr>
                <w:noProof/>
                <w:webHidden/>
              </w:rPr>
              <w:instrText xml:space="preserve"> PAGEREF _Toc219384560 \h </w:instrText>
            </w:r>
            <w:r>
              <w:rPr>
                <w:noProof/>
                <w:webHidden/>
              </w:rPr>
            </w:r>
            <w:r>
              <w:rPr>
                <w:noProof/>
                <w:webHidden/>
              </w:rPr>
              <w:fldChar w:fldCharType="separate"/>
            </w:r>
            <w:r>
              <w:rPr>
                <w:noProof/>
                <w:webHidden/>
              </w:rPr>
              <w:t>44</w:t>
            </w:r>
            <w:r>
              <w:rPr>
                <w:noProof/>
                <w:webHidden/>
              </w:rPr>
              <w:fldChar w:fldCharType="end"/>
            </w:r>
          </w:hyperlink>
        </w:p>
        <w:p w14:paraId="05785CDD" w14:textId="0494B520" w:rsidR="001108F9" w:rsidRDefault="001108F9">
          <w:pPr>
            <w:pStyle w:val="TOC3"/>
            <w:tabs>
              <w:tab w:val="left" w:pos="1440"/>
              <w:tab w:val="right" w:leader="dot" w:pos="10790"/>
            </w:tabs>
            <w:rPr>
              <w:rFonts w:eastAsiaTheme="minorEastAsia"/>
              <w:noProof/>
              <w:kern w:val="2"/>
              <w:sz w:val="24"/>
              <w:szCs w:val="24"/>
              <w:lang w:eastAsia="en-SG"/>
              <w14:ligatures w14:val="standardContextual"/>
            </w:rPr>
          </w:pPr>
          <w:hyperlink w:anchor="_Toc219384561" w:history="1">
            <w:r w:rsidRPr="00A109FF">
              <w:rPr>
                <w:rStyle w:val="Hyperlink"/>
                <w:noProof/>
              </w:rPr>
              <w:t>2.14.4</w:t>
            </w:r>
            <w:r>
              <w:rPr>
                <w:rFonts w:eastAsiaTheme="minorEastAsia"/>
                <w:noProof/>
                <w:kern w:val="2"/>
                <w:sz w:val="24"/>
                <w:szCs w:val="24"/>
                <w:lang w:eastAsia="en-SG"/>
                <w14:ligatures w14:val="standardContextual"/>
              </w:rPr>
              <w:tab/>
            </w:r>
            <w:r w:rsidRPr="00A109FF">
              <w:rPr>
                <w:rStyle w:val="Hyperlink"/>
                <w:noProof/>
              </w:rPr>
              <w:t>Post Conditions</w:t>
            </w:r>
            <w:r>
              <w:rPr>
                <w:noProof/>
                <w:webHidden/>
              </w:rPr>
              <w:tab/>
            </w:r>
            <w:r>
              <w:rPr>
                <w:noProof/>
                <w:webHidden/>
              </w:rPr>
              <w:fldChar w:fldCharType="begin"/>
            </w:r>
            <w:r>
              <w:rPr>
                <w:noProof/>
                <w:webHidden/>
              </w:rPr>
              <w:instrText xml:space="preserve"> PAGEREF _Toc219384561 \h </w:instrText>
            </w:r>
            <w:r>
              <w:rPr>
                <w:noProof/>
                <w:webHidden/>
              </w:rPr>
            </w:r>
            <w:r>
              <w:rPr>
                <w:noProof/>
                <w:webHidden/>
              </w:rPr>
              <w:fldChar w:fldCharType="separate"/>
            </w:r>
            <w:r>
              <w:rPr>
                <w:noProof/>
                <w:webHidden/>
              </w:rPr>
              <w:t>44</w:t>
            </w:r>
            <w:r>
              <w:rPr>
                <w:noProof/>
                <w:webHidden/>
              </w:rPr>
              <w:fldChar w:fldCharType="end"/>
            </w:r>
          </w:hyperlink>
        </w:p>
        <w:p w14:paraId="758F434D" w14:textId="74337370" w:rsidR="001108F9" w:rsidRDefault="001108F9">
          <w:pPr>
            <w:pStyle w:val="TOC2"/>
            <w:tabs>
              <w:tab w:val="left" w:pos="960"/>
              <w:tab w:val="right" w:leader="dot" w:pos="10790"/>
            </w:tabs>
            <w:rPr>
              <w:rFonts w:eastAsiaTheme="minorEastAsia"/>
              <w:noProof/>
              <w:kern w:val="2"/>
              <w:sz w:val="24"/>
              <w:szCs w:val="24"/>
              <w:lang w:eastAsia="en-SG"/>
              <w14:ligatures w14:val="standardContextual"/>
            </w:rPr>
          </w:pPr>
          <w:hyperlink w:anchor="_Toc219384562" w:history="1">
            <w:r w:rsidRPr="00A109FF">
              <w:rPr>
                <w:rStyle w:val="Hyperlink"/>
                <w:noProof/>
              </w:rPr>
              <w:t>2.15</w:t>
            </w:r>
            <w:r>
              <w:rPr>
                <w:rFonts w:eastAsiaTheme="minorEastAsia"/>
                <w:noProof/>
                <w:kern w:val="2"/>
                <w:sz w:val="24"/>
                <w:szCs w:val="24"/>
                <w:lang w:eastAsia="en-SG"/>
                <w14:ligatures w14:val="standardContextual"/>
              </w:rPr>
              <w:tab/>
            </w:r>
            <w:r w:rsidRPr="00A109FF">
              <w:rPr>
                <w:rStyle w:val="Hyperlink"/>
                <w:noProof/>
              </w:rPr>
              <w:t>Upload Allotment File</w:t>
            </w:r>
            <w:r>
              <w:rPr>
                <w:noProof/>
                <w:webHidden/>
              </w:rPr>
              <w:tab/>
            </w:r>
            <w:r>
              <w:rPr>
                <w:noProof/>
                <w:webHidden/>
              </w:rPr>
              <w:fldChar w:fldCharType="begin"/>
            </w:r>
            <w:r>
              <w:rPr>
                <w:noProof/>
                <w:webHidden/>
              </w:rPr>
              <w:instrText xml:space="preserve"> PAGEREF _Toc219384562 \h </w:instrText>
            </w:r>
            <w:r>
              <w:rPr>
                <w:noProof/>
                <w:webHidden/>
              </w:rPr>
            </w:r>
            <w:r>
              <w:rPr>
                <w:noProof/>
                <w:webHidden/>
              </w:rPr>
              <w:fldChar w:fldCharType="separate"/>
            </w:r>
            <w:r>
              <w:rPr>
                <w:noProof/>
                <w:webHidden/>
              </w:rPr>
              <w:t>44</w:t>
            </w:r>
            <w:r>
              <w:rPr>
                <w:noProof/>
                <w:webHidden/>
              </w:rPr>
              <w:fldChar w:fldCharType="end"/>
            </w:r>
          </w:hyperlink>
        </w:p>
        <w:p w14:paraId="1415E9F2" w14:textId="63312FDA" w:rsidR="001108F9" w:rsidRDefault="001108F9">
          <w:pPr>
            <w:pStyle w:val="TOC3"/>
            <w:tabs>
              <w:tab w:val="left" w:pos="1440"/>
              <w:tab w:val="right" w:leader="dot" w:pos="10790"/>
            </w:tabs>
            <w:rPr>
              <w:rFonts w:eastAsiaTheme="minorEastAsia"/>
              <w:noProof/>
              <w:kern w:val="2"/>
              <w:sz w:val="24"/>
              <w:szCs w:val="24"/>
              <w:lang w:eastAsia="en-SG"/>
              <w14:ligatures w14:val="standardContextual"/>
            </w:rPr>
          </w:pPr>
          <w:hyperlink w:anchor="_Toc219384563" w:history="1">
            <w:r w:rsidRPr="00A109FF">
              <w:rPr>
                <w:rStyle w:val="Hyperlink"/>
                <w:noProof/>
              </w:rPr>
              <w:t>2.15.1</w:t>
            </w:r>
            <w:r>
              <w:rPr>
                <w:rFonts w:eastAsiaTheme="minorEastAsia"/>
                <w:noProof/>
                <w:kern w:val="2"/>
                <w:sz w:val="24"/>
                <w:szCs w:val="24"/>
                <w:lang w:eastAsia="en-SG"/>
                <w14:ligatures w14:val="standardContextual"/>
              </w:rPr>
              <w:tab/>
            </w:r>
            <w:r w:rsidRPr="00A109FF">
              <w:rPr>
                <w:rStyle w:val="Hyperlink"/>
                <w:noProof/>
              </w:rPr>
              <w:t>Description</w:t>
            </w:r>
            <w:r>
              <w:rPr>
                <w:noProof/>
                <w:webHidden/>
              </w:rPr>
              <w:tab/>
            </w:r>
            <w:r>
              <w:rPr>
                <w:noProof/>
                <w:webHidden/>
              </w:rPr>
              <w:fldChar w:fldCharType="begin"/>
            </w:r>
            <w:r>
              <w:rPr>
                <w:noProof/>
                <w:webHidden/>
              </w:rPr>
              <w:instrText xml:space="preserve"> PAGEREF _Toc219384563 \h </w:instrText>
            </w:r>
            <w:r>
              <w:rPr>
                <w:noProof/>
                <w:webHidden/>
              </w:rPr>
            </w:r>
            <w:r>
              <w:rPr>
                <w:noProof/>
                <w:webHidden/>
              </w:rPr>
              <w:fldChar w:fldCharType="separate"/>
            </w:r>
            <w:r>
              <w:rPr>
                <w:noProof/>
                <w:webHidden/>
              </w:rPr>
              <w:t>45</w:t>
            </w:r>
            <w:r>
              <w:rPr>
                <w:noProof/>
                <w:webHidden/>
              </w:rPr>
              <w:fldChar w:fldCharType="end"/>
            </w:r>
          </w:hyperlink>
        </w:p>
        <w:p w14:paraId="27BC9DE4" w14:textId="7F3BDC37" w:rsidR="001108F9" w:rsidRDefault="001108F9">
          <w:pPr>
            <w:pStyle w:val="TOC3"/>
            <w:tabs>
              <w:tab w:val="left" w:pos="1440"/>
              <w:tab w:val="right" w:leader="dot" w:pos="10790"/>
            </w:tabs>
            <w:rPr>
              <w:rFonts w:eastAsiaTheme="minorEastAsia"/>
              <w:noProof/>
              <w:kern w:val="2"/>
              <w:sz w:val="24"/>
              <w:szCs w:val="24"/>
              <w:lang w:eastAsia="en-SG"/>
              <w14:ligatures w14:val="standardContextual"/>
            </w:rPr>
          </w:pPr>
          <w:hyperlink w:anchor="_Toc219384564" w:history="1">
            <w:r w:rsidRPr="00A109FF">
              <w:rPr>
                <w:rStyle w:val="Hyperlink"/>
                <w:noProof/>
              </w:rPr>
              <w:t>2.15.2</w:t>
            </w:r>
            <w:r>
              <w:rPr>
                <w:rFonts w:eastAsiaTheme="minorEastAsia"/>
                <w:noProof/>
                <w:kern w:val="2"/>
                <w:sz w:val="24"/>
                <w:szCs w:val="24"/>
                <w:lang w:eastAsia="en-SG"/>
                <w14:ligatures w14:val="standardContextual"/>
              </w:rPr>
              <w:tab/>
            </w:r>
            <w:r w:rsidRPr="00A109FF">
              <w:rPr>
                <w:rStyle w:val="Hyperlink"/>
                <w:noProof/>
              </w:rPr>
              <w:t>Preconditions</w:t>
            </w:r>
            <w:r>
              <w:rPr>
                <w:noProof/>
                <w:webHidden/>
              </w:rPr>
              <w:tab/>
            </w:r>
            <w:r>
              <w:rPr>
                <w:noProof/>
                <w:webHidden/>
              </w:rPr>
              <w:fldChar w:fldCharType="begin"/>
            </w:r>
            <w:r>
              <w:rPr>
                <w:noProof/>
                <w:webHidden/>
              </w:rPr>
              <w:instrText xml:space="preserve"> PAGEREF _Toc219384564 \h </w:instrText>
            </w:r>
            <w:r>
              <w:rPr>
                <w:noProof/>
                <w:webHidden/>
              </w:rPr>
            </w:r>
            <w:r>
              <w:rPr>
                <w:noProof/>
                <w:webHidden/>
              </w:rPr>
              <w:fldChar w:fldCharType="separate"/>
            </w:r>
            <w:r>
              <w:rPr>
                <w:noProof/>
                <w:webHidden/>
              </w:rPr>
              <w:t>45</w:t>
            </w:r>
            <w:r>
              <w:rPr>
                <w:noProof/>
                <w:webHidden/>
              </w:rPr>
              <w:fldChar w:fldCharType="end"/>
            </w:r>
          </w:hyperlink>
        </w:p>
        <w:p w14:paraId="0A01F76B" w14:textId="51014623" w:rsidR="001108F9" w:rsidRDefault="001108F9">
          <w:pPr>
            <w:pStyle w:val="TOC3"/>
            <w:tabs>
              <w:tab w:val="left" w:pos="1440"/>
              <w:tab w:val="right" w:leader="dot" w:pos="10790"/>
            </w:tabs>
            <w:rPr>
              <w:rFonts w:eastAsiaTheme="minorEastAsia"/>
              <w:noProof/>
              <w:kern w:val="2"/>
              <w:sz w:val="24"/>
              <w:szCs w:val="24"/>
              <w:lang w:eastAsia="en-SG"/>
              <w14:ligatures w14:val="standardContextual"/>
            </w:rPr>
          </w:pPr>
          <w:hyperlink w:anchor="_Toc219384565" w:history="1">
            <w:r w:rsidRPr="00A109FF">
              <w:rPr>
                <w:rStyle w:val="Hyperlink"/>
                <w:noProof/>
              </w:rPr>
              <w:t>2.15.3</w:t>
            </w:r>
            <w:r>
              <w:rPr>
                <w:rFonts w:eastAsiaTheme="minorEastAsia"/>
                <w:noProof/>
                <w:kern w:val="2"/>
                <w:sz w:val="24"/>
                <w:szCs w:val="24"/>
                <w:lang w:eastAsia="en-SG"/>
                <w14:ligatures w14:val="standardContextual"/>
              </w:rPr>
              <w:tab/>
            </w:r>
            <w:r w:rsidRPr="00A109FF">
              <w:rPr>
                <w:rStyle w:val="Hyperlink"/>
                <w:noProof/>
              </w:rPr>
              <w:t>Business Requirements</w:t>
            </w:r>
            <w:r>
              <w:rPr>
                <w:noProof/>
                <w:webHidden/>
              </w:rPr>
              <w:tab/>
            </w:r>
            <w:r>
              <w:rPr>
                <w:noProof/>
                <w:webHidden/>
              </w:rPr>
              <w:fldChar w:fldCharType="begin"/>
            </w:r>
            <w:r>
              <w:rPr>
                <w:noProof/>
                <w:webHidden/>
              </w:rPr>
              <w:instrText xml:space="preserve"> PAGEREF _Toc219384565 \h </w:instrText>
            </w:r>
            <w:r>
              <w:rPr>
                <w:noProof/>
                <w:webHidden/>
              </w:rPr>
            </w:r>
            <w:r>
              <w:rPr>
                <w:noProof/>
                <w:webHidden/>
              </w:rPr>
              <w:fldChar w:fldCharType="separate"/>
            </w:r>
            <w:r>
              <w:rPr>
                <w:noProof/>
                <w:webHidden/>
              </w:rPr>
              <w:t>45</w:t>
            </w:r>
            <w:r>
              <w:rPr>
                <w:noProof/>
                <w:webHidden/>
              </w:rPr>
              <w:fldChar w:fldCharType="end"/>
            </w:r>
          </w:hyperlink>
        </w:p>
        <w:p w14:paraId="087D7135" w14:textId="63F2F2C4" w:rsidR="001108F9" w:rsidRDefault="001108F9">
          <w:pPr>
            <w:pStyle w:val="TOC3"/>
            <w:tabs>
              <w:tab w:val="left" w:pos="1440"/>
              <w:tab w:val="right" w:leader="dot" w:pos="10790"/>
            </w:tabs>
            <w:rPr>
              <w:rFonts w:eastAsiaTheme="minorEastAsia"/>
              <w:noProof/>
              <w:kern w:val="2"/>
              <w:sz w:val="24"/>
              <w:szCs w:val="24"/>
              <w:lang w:eastAsia="en-SG"/>
              <w14:ligatures w14:val="standardContextual"/>
            </w:rPr>
          </w:pPr>
          <w:hyperlink w:anchor="_Toc219384566" w:history="1">
            <w:r w:rsidRPr="00A109FF">
              <w:rPr>
                <w:rStyle w:val="Hyperlink"/>
                <w:noProof/>
              </w:rPr>
              <w:t>2.15.4</w:t>
            </w:r>
            <w:r>
              <w:rPr>
                <w:rFonts w:eastAsiaTheme="minorEastAsia"/>
                <w:noProof/>
                <w:kern w:val="2"/>
                <w:sz w:val="24"/>
                <w:szCs w:val="24"/>
                <w:lang w:eastAsia="en-SG"/>
                <w14:ligatures w14:val="standardContextual"/>
              </w:rPr>
              <w:tab/>
            </w:r>
            <w:r w:rsidRPr="00A109FF">
              <w:rPr>
                <w:rStyle w:val="Hyperlink"/>
                <w:noProof/>
              </w:rPr>
              <w:t>Post Conditions</w:t>
            </w:r>
            <w:r>
              <w:rPr>
                <w:noProof/>
                <w:webHidden/>
              </w:rPr>
              <w:tab/>
            </w:r>
            <w:r>
              <w:rPr>
                <w:noProof/>
                <w:webHidden/>
              </w:rPr>
              <w:fldChar w:fldCharType="begin"/>
            </w:r>
            <w:r>
              <w:rPr>
                <w:noProof/>
                <w:webHidden/>
              </w:rPr>
              <w:instrText xml:space="preserve"> PAGEREF _Toc219384566 \h </w:instrText>
            </w:r>
            <w:r>
              <w:rPr>
                <w:noProof/>
                <w:webHidden/>
              </w:rPr>
            </w:r>
            <w:r>
              <w:rPr>
                <w:noProof/>
                <w:webHidden/>
              </w:rPr>
              <w:fldChar w:fldCharType="separate"/>
            </w:r>
            <w:r>
              <w:rPr>
                <w:noProof/>
                <w:webHidden/>
              </w:rPr>
              <w:t>45</w:t>
            </w:r>
            <w:r>
              <w:rPr>
                <w:noProof/>
                <w:webHidden/>
              </w:rPr>
              <w:fldChar w:fldCharType="end"/>
            </w:r>
          </w:hyperlink>
        </w:p>
        <w:p w14:paraId="4F6CAD9C" w14:textId="256CEA54" w:rsidR="001108F9" w:rsidRDefault="001108F9">
          <w:pPr>
            <w:pStyle w:val="TOC3"/>
            <w:tabs>
              <w:tab w:val="left" w:pos="1440"/>
              <w:tab w:val="right" w:leader="dot" w:pos="10790"/>
            </w:tabs>
            <w:rPr>
              <w:rFonts w:eastAsiaTheme="minorEastAsia"/>
              <w:noProof/>
              <w:kern w:val="2"/>
              <w:sz w:val="24"/>
              <w:szCs w:val="24"/>
              <w:lang w:eastAsia="en-SG"/>
              <w14:ligatures w14:val="standardContextual"/>
            </w:rPr>
          </w:pPr>
          <w:hyperlink w:anchor="_Toc219384567" w:history="1">
            <w:r w:rsidRPr="00A109FF">
              <w:rPr>
                <w:rStyle w:val="Hyperlink"/>
                <w:noProof/>
              </w:rPr>
              <w:t>2.15.5</w:t>
            </w:r>
            <w:r>
              <w:rPr>
                <w:rFonts w:eastAsiaTheme="minorEastAsia"/>
                <w:noProof/>
                <w:kern w:val="2"/>
                <w:sz w:val="24"/>
                <w:szCs w:val="24"/>
                <w:lang w:eastAsia="en-SG"/>
                <w14:ligatures w14:val="standardContextual"/>
              </w:rPr>
              <w:tab/>
            </w:r>
            <w:r w:rsidRPr="00A109FF">
              <w:rPr>
                <w:rStyle w:val="Hyperlink"/>
                <w:noProof/>
              </w:rPr>
              <w:t>Upload File Modal</w:t>
            </w:r>
            <w:r>
              <w:rPr>
                <w:noProof/>
                <w:webHidden/>
              </w:rPr>
              <w:tab/>
            </w:r>
            <w:r>
              <w:rPr>
                <w:noProof/>
                <w:webHidden/>
              </w:rPr>
              <w:fldChar w:fldCharType="begin"/>
            </w:r>
            <w:r>
              <w:rPr>
                <w:noProof/>
                <w:webHidden/>
              </w:rPr>
              <w:instrText xml:space="preserve"> PAGEREF _Toc219384567 \h </w:instrText>
            </w:r>
            <w:r>
              <w:rPr>
                <w:noProof/>
                <w:webHidden/>
              </w:rPr>
            </w:r>
            <w:r>
              <w:rPr>
                <w:noProof/>
                <w:webHidden/>
              </w:rPr>
              <w:fldChar w:fldCharType="separate"/>
            </w:r>
            <w:r>
              <w:rPr>
                <w:noProof/>
                <w:webHidden/>
              </w:rPr>
              <w:t>45</w:t>
            </w:r>
            <w:r>
              <w:rPr>
                <w:noProof/>
                <w:webHidden/>
              </w:rPr>
              <w:fldChar w:fldCharType="end"/>
            </w:r>
          </w:hyperlink>
        </w:p>
        <w:p w14:paraId="174D0BB9" w14:textId="1A1E6BAA" w:rsidR="001108F9" w:rsidRDefault="001108F9">
          <w:pPr>
            <w:pStyle w:val="TOC3"/>
            <w:tabs>
              <w:tab w:val="left" w:pos="1440"/>
              <w:tab w:val="right" w:leader="dot" w:pos="10790"/>
            </w:tabs>
            <w:rPr>
              <w:rFonts w:eastAsiaTheme="minorEastAsia"/>
              <w:noProof/>
              <w:kern w:val="2"/>
              <w:sz w:val="24"/>
              <w:szCs w:val="24"/>
              <w:lang w:eastAsia="en-SG"/>
              <w14:ligatures w14:val="standardContextual"/>
            </w:rPr>
          </w:pPr>
          <w:hyperlink w:anchor="_Toc219384568" w:history="1">
            <w:r w:rsidRPr="00A109FF">
              <w:rPr>
                <w:rStyle w:val="Hyperlink"/>
                <w:noProof/>
              </w:rPr>
              <w:t>2.15.6</w:t>
            </w:r>
            <w:r>
              <w:rPr>
                <w:rFonts w:eastAsiaTheme="minorEastAsia"/>
                <w:noProof/>
                <w:kern w:val="2"/>
                <w:sz w:val="24"/>
                <w:szCs w:val="24"/>
                <w:lang w:eastAsia="en-SG"/>
                <w14:ligatures w14:val="standardContextual"/>
              </w:rPr>
              <w:tab/>
            </w:r>
            <w:r w:rsidRPr="00A109FF">
              <w:rPr>
                <w:rStyle w:val="Hyperlink"/>
                <w:noProof/>
              </w:rPr>
              <w:t>File Format and Validations</w:t>
            </w:r>
            <w:r>
              <w:rPr>
                <w:noProof/>
                <w:webHidden/>
              </w:rPr>
              <w:tab/>
            </w:r>
            <w:r>
              <w:rPr>
                <w:noProof/>
                <w:webHidden/>
              </w:rPr>
              <w:fldChar w:fldCharType="begin"/>
            </w:r>
            <w:r>
              <w:rPr>
                <w:noProof/>
                <w:webHidden/>
              </w:rPr>
              <w:instrText xml:space="preserve"> PAGEREF _Toc219384568 \h </w:instrText>
            </w:r>
            <w:r>
              <w:rPr>
                <w:noProof/>
                <w:webHidden/>
              </w:rPr>
            </w:r>
            <w:r>
              <w:rPr>
                <w:noProof/>
                <w:webHidden/>
              </w:rPr>
              <w:fldChar w:fldCharType="separate"/>
            </w:r>
            <w:r>
              <w:rPr>
                <w:noProof/>
                <w:webHidden/>
              </w:rPr>
              <w:t>46</w:t>
            </w:r>
            <w:r>
              <w:rPr>
                <w:noProof/>
                <w:webHidden/>
              </w:rPr>
              <w:fldChar w:fldCharType="end"/>
            </w:r>
          </w:hyperlink>
        </w:p>
        <w:p w14:paraId="01C767B7" w14:textId="72B63B19" w:rsidR="001108F9" w:rsidRDefault="001108F9">
          <w:pPr>
            <w:pStyle w:val="TOC3"/>
            <w:tabs>
              <w:tab w:val="left" w:pos="1440"/>
              <w:tab w:val="right" w:leader="dot" w:pos="10790"/>
            </w:tabs>
            <w:rPr>
              <w:rFonts w:eastAsiaTheme="minorEastAsia"/>
              <w:noProof/>
              <w:kern w:val="2"/>
              <w:sz w:val="24"/>
              <w:szCs w:val="24"/>
              <w:lang w:eastAsia="en-SG"/>
              <w14:ligatures w14:val="standardContextual"/>
            </w:rPr>
          </w:pPr>
          <w:hyperlink w:anchor="_Toc219384569" w:history="1">
            <w:r w:rsidRPr="00A109FF">
              <w:rPr>
                <w:rStyle w:val="Hyperlink"/>
                <w:noProof/>
              </w:rPr>
              <w:t>2.15.7</w:t>
            </w:r>
            <w:r>
              <w:rPr>
                <w:rFonts w:eastAsiaTheme="minorEastAsia"/>
                <w:noProof/>
                <w:kern w:val="2"/>
                <w:sz w:val="24"/>
                <w:szCs w:val="24"/>
                <w:lang w:eastAsia="en-SG"/>
                <w14:ligatures w14:val="standardContextual"/>
              </w:rPr>
              <w:tab/>
            </w:r>
            <w:r w:rsidRPr="00A109FF">
              <w:rPr>
                <w:rStyle w:val="Hyperlink"/>
                <w:noProof/>
              </w:rPr>
              <w:t>Data Table</w:t>
            </w:r>
            <w:r>
              <w:rPr>
                <w:noProof/>
                <w:webHidden/>
              </w:rPr>
              <w:tab/>
            </w:r>
            <w:r>
              <w:rPr>
                <w:noProof/>
                <w:webHidden/>
              </w:rPr>
              <w:fldChar w:fldCharType="begin"/>
            </w:r>
            <w:r>
              <w:rPr>
                <w:noProof/>
                <w:webHidden/>
              </w:rPr>
              <w:instrText xml:space="preserve"> PAGEREF _Toc219384569 \h </w:instrText>
            </w:r>
            <w:r>
              <w:rPr>
                <w:noProof/>
                <w:webHidden/>
              </w:rPr>
            </w:r>
            <w:r>
              <w:rPr>
                <w:noProof/>
                <w:webHidden/>
              </w:rPr>
              <w:fldChar w:fldCharType="separate"/>
            </w:r>
            <w:r>
              <w:rPr>
                <w:noProof/>
                <w:webHidden/>
              </w:rPr>
              <w:t>47</w:t>
            </w:r>
            <w:r>
              <w:rPr>
                <w:noProof/>
                <w:webHidden/>
              </w:rPr>
              <w:fldChar w:fldCharType="end"/>
            </w:r>
          </w:hyperlink>
        </w:p>
        <w:p w14:paraId="59E29119" w14:textId="0B1684AF" w:rsidR="001108F9" w:rsidRDefault="001108F9">
          <w:pPr>
            <w:pStyle w:val="TOC2"/>
            <w:tabs>
              <w:tab w:val="left" w:pos="960"/>
              <w:tab w:val="right" w:leader="dot" w:pos="10790"/>
            </w:tabs>
            <w:rPr>
              <w:rFonts w:eastAsiaTheme="minorEastAsia"/>
              <w:noProof/>
              <w:kern w:val="2"/>
              <w:sz w:val="24"/>
              <w:szCs w:val="24"/>
              <w:lang w:eastAsia="en-SG"/>
              <w14:ligatures w14:val="standardContextual"/>
            </w:rPr>
          </w:pPr>
          <w:hyperlink w:anchor="_Toc219384570" w:history="1">
            <w:r w:rsidRPr="00A109FF">
              <w:rPr>
                <w:rStyle w:val="Hyperlink"/>
                <w:noProof/>
              </w:rPr>
              <w:t>2.16</w:t>
            </w:r>
            <w:r>
              <w:rPr>
                <w:rFonts w:eastAsiaTheme="minorEastAsia"/>
                <w:noProof/>
                <w:kern w:val="2"/>
                <w:sz w:val="24"/>
                <w:szCs w:val="24"/>
                <w:lang w:eastAsia="en-SG"/>
                <w14:ligatures w14:val="standardContextual"/>
              </w:rPr>
              <w:tab/>
            </w:r>
            <w:r w:rsidRPr="00A109FF">
              <w:rPr>
                <w:rStyle w:val="Hyperlink"/>
                <w:noProof/>
              </w:rPr>
              <w:t>Approve/Reject File Upload Approval Request</w:t>
            </w:r>
            <w:r>
              <w:rPr>
                <w:noProof/>
                <w:webHidden/>
              </w:rPr>
              <w:tab/>
            </w:r>
            <w:r>
              <w:rPr>
                <w:noProof/>
                <w:webHidden/>
              </w:rPr>
              <w:fldChar w:fldCharType="begin"/>
            </w:r>
            <w:r>
              <w:rPr>
                <w:noProof/>
                <w:webHidden/>
              </w:rPr>
              <w:instrText xml:space="preserve"> PAGEREF _Toc219384570 \h </w:instrText>
            </w:r>
            <w:r>
              <w:rPr>
                <w:noProof/>
                <w:webHidden/>
              </w:rPr>
            </w:r>
            <w:r>
              <w:rPr>
                <w:noProof/>
                <w:webHidden/>
              </w:rPr>
              <w:fldChar w:fldCharType="separate"/>
            </w:r>
            <w:r>
              <w:rPr>
                <w:noProof/>
                <w:webHidden/>
              </w:rPr>
              <w:t>48</w:t>
            </w:r>
            <w:r>
              <w:rPr>
                <w:noProof/>
                <w:webHidden/>
              </w:rPr>
              <w:fldChar w:fldCharType="end"/>
            </w:r>
          </w:hyperlink>
        </w:p>
        <w:p w14:paraId="63E56012" w14:textId="12488174" w:rsidR="001108F9" w:rsidRDefault="001108F9">
          <w:pPr>
            <w:pStyle w:val="TOC3"/>
            <w:tabs>
              <w:tab w:val="left" w:pos="1440"/>
              <w:tab w:val="right" w:leader="dot" w:pos="10790"/>
            </w:tabs>
            <w:rPr>
              <w:rFonts w:eastAsiaTheme="minorEastAsia"/>
              <w:noProof/>
              <w:kern w:val="2"/>
              <w:sz w:val="24"/>
              <w:szCs w:val="24"/>
              <w:lang w:eastAsia="en-SG"/>
              <w14:ligatures w14:val="standardContextual"/>
            </w:rPr>
          </w:pPr>
          <w:hyperlink w:anchor="_Toc219384571" w:history="1">
            <w:r w:rsidRPr="00A109FF">
              <w:rPr>
                <w:rStyle w:val="Hyperlink"/>
                <w:noProof/>
                <w:lang w:val="en-US"/>
              </w:rPr>
              <w:t>2.16.1</w:t>
            </w:r>
            <w:r>
              <w:rPr>
                <w:rFonts w:eastAsiaTheme="minorEastAsia"/>
                <w:noProof/>
                <w:kern w:val="2"/>
                <w:sz w:val="24"/>
                <w:szCs w:val="24"/>
                <w:lang w:eastAsia="en-SG"/>
                <w14:ligatures w14:val="standardContextual"/>
              </w:rPr>
              <w:tab/>
            </w:r>
            <w:r w:rsidRPr="00A109FF">
              <w:rPr>
                <w:rStyle w:val="Hyperlink"/>
                <w:noProof/>
                <w:lang w:val="en-US"/>
              </w:rPr>
              <w:t>Description</w:t>
            </w:r>
            <w:r>
              <w:rPr>
                <w:noProof/>
                <w:webHidden/>
              </w:rPr>
              <w:tab/>
            </w:r>
            <w:r>
              <w:rPr>
                <w:noProof/>
                <w:webHidden/>
              </w:rPr>
              <w:fldChar w:fldCharType="begin"/>
            </w:r>
            <w:r>
              <w:rPr>
                <w:noProof/>
                <w:webHidden/>
              </w:rPr>
              <w:instrText xml:space="preserve"> PAGEREF _Toc219384571 \h </w:instrText>
            </w:r>
            <w:r>
              <w:rPr>
                <w:noProof/>
                <w:webHidden/>
              </w:rPr>
            </w:r>
            <w:r>
              <w:rPr>
                <w:noProof/>
                <w:webHidden/>
              </w:rPr>
              <w:fldChar w:fldCharType="separate"/>
            </w:r>
            <w:r>
              <w:rPr>
                <w:noProof/>
                <w:webHidden/>
              </w:rPr>
              <w:t>48</w:t>
            </w:r>
            <w:r>
              <w:rPr>
                <w:noProof/>
                <w:webHidden/>
              </w:rPr>
              <w:fldChar w:fldCharType="end"/>
            </w:r>
          </w:hyperlink>
        </w:p>
        <w:p w14:paraId="71A38A46" w14:textId="0FFB0AD0" w:rsidR="001108F9" w:rsidRDefault="001108F9">
          <w:pPr>
            <w:pStyle w:val="TOC3"/>
            <w:tabs>
              <w:tab w:val="left" w:pos="1440"/>
              <w:tab w:val="right" w:leader="dot" w:pos="10790"/>
            </w:tabs>
            <w:rPr>
              <w:rFonts w:eastAsiaTheme="minorEastAsia"/>
              <w:noProof/>
              <w:kern w:val="2"/>
              <w:sz w:val="24"/>
              <w:szCs w:val="24"/>
              <w:lang w:eastAsia="en-SG"/>
              <w14:ligatures w14:val="standardContextual"/>
            </w:rPr>
          </w:pPr>
          <w:hyperlink w:anchor="_Toc219384572" w:history="1">
            <w:r w:rsidRPr="00A109FF">
              <w:rPr>
                <w:rStyle w:val="Hyperlink"/>
                <w:noProof/>
                <w:lang w:val="en-US"/>
              </w:rPr>
              <w:t>2.16.2</w:t>
            </w:r>
            <w:r>
              <w:rPr>
                <w:rFonts w:eastAsiaTheme="minorEastAsia"/>
                <w:noProof/>
                <w:kern w:val="2"/>
                <w:sz w:val="24"/>
                <w:szCs w:val="24"/>
                <w:lang w:eastAsia="en-SG"/>
                <w14:ligatures w14:val="standardContextual"/>
              </w:rPr>
              <w:tab/>
            </w:r>
            <w:r w:rsidRPr="00A109FF">
              <w:rPr>
                <w:rStyle w:val="Hyperlink"/>
                <w:noProof/>
                <w:lang w:val="en-US"/>
              </w:rPr>
              <w:t>Preconditions</w:t>
            </w:r>
            <w:r>
              <w:rPr>
                <w:noProof/>
                <w:webHidden/>
              </w:rPr>
              <w:tab/>
            </w:r>
            <w:r>
              <w:rPr>
                <w:noProof/>
                <w:webHidden/>
              </w:rPr>
              <w:fldChar w:fldCharType="begin"/>
            </w:r>
            <w:r>
              <w:rPr>
                <w:noProof/>
                <w:webHidden/>
              </w:rPr>
              <w:instrText xml:space="preserve"> PAGEREF _Toc219384572 \h </w:instrText>
            </w:r>
            <w:r>
              <w:rPr>
                <w:noProof/>
                <w:webHidden/>
              </w:rPr>
            </w:r>
            <w:r>
              <w:rPr>
                <w:noProof/>
                <w:webHidden/>
              </w:rPr>
              <w:fldChar w:fldCharType="separate"/>
            </w:r>
            <w:r>
              <w:rPr>
                <w:noProof/>
                <w:webHidden/>
              </w:rPr>
              <w:t>48</w:t>
            </w:r>
            <w:r>
              <w:rPr>
                <w:noProof/>
                <w:webHidden/>
              </w:rPr>
              <w:fldChar w:fldCharType="end"/>
            </w:r>
          </w:hyperlink>
        </w:p>
        <w:p w14:paraId="29FC8350" w14:textId="54BACF23" w:rsidR="001108F9" w:rsidRDefault="001108F9">
          <w:pPr>
            <w:pStyle w:val="TOC3"/>
            <w:tabs>
              <w:tab w:val="left" w:pos="1440"/>
              <w:tab w:val="right" w:leader="dot" w:pos="10790"/>
            </w:tabs>
            <w:rPr>
              <w:rFonts w:eastAsiaTheme="minorEastAsia"/>
              <w:noProof/>
              <w:kern w:val="2"/>
              <w:sz w:val="24"/>
              <w:szCs w:val="24"/>
              <w:lang w:eastAsia="en-SG"/>
              <w14:ligatures w14:val="standardContextual"/>
            </w:rPr>
          </w:pPr>
          <w:hyperlink w:anchor="_Toc219384573" w:history="1">
            <w:r w:rsidRPr="00A109FF">
              <w:rPr>
                <w:rStyle w:val="Hyperlink"/>
                <w:noProof/>
                <w:lang w:val="en-US"/>
              </w:rPr>
              <w:t>2.16.3</w:t>
            </w:r>
            <w:r>
              <w:rPr>
                <w:rFonts w:eastAsiaTheme="minorEastAsia"/>
                <w:noProof/>
                <w:kern w:val="2"/>
                <w:sz w:val="24"/>
                <w:szCs w:val="24"/>
                <w:lang w:eastAsia="en-SG"/>
                <w14:ligatures w14:val="standardContextual"/>
              </w:rPr>
              <w:tab/>
            </w:r>
            <w:r w:rsidRPr="00A109FF">
              <w:rPr>
                <w:rStyle w:val="Hyperlink"/>
                <w:noProof/>
                <w:lang w:val="en-US"/>
              </w:rPr>
              <w:t>Business Requirements</w:t>
            </w:r>
            <w:r>
              <w:rPr>
                <w:noProof/>
                <w:webHidden/>
              </w:rPr>
              <w:tab/>
            </w:r>
            <w:r>
              <w:rPr>
                <w:noProof/>
                <w:webHidden/>
              </w:rPr>
              <w:fldChar w:fldCharType="begin"/>
            </w:r>
            <w:r>
              <w:rPr>
                <w:noProof/>
                <w:webHidden/>
              </w:rPr>
              <w:instrText xml:space="preserve"> PAGEREF _Toc219384573 \h </w:instrText>
            </w:r>
            <w:r>
              <w:rPr>
                <w:noProof/>
                <w:webHidden/>
              </w:rPr>
            </w:r>
            <w:r>
              <w:rPr>
                <w:noProof/>
                <w:webHidden/>
              </w:rPr>
              <w:fldChar w:fldCharType="separate"/>
            </w:r>
            <w:r>
              <w:rPr>
                <w:noProof/>
                <w:webHidden/>
              </w:rPr>
              <w:t>48</w:t>
            </w:r>
            <w:r>
              <w:rPr>
                <w:noProof/>
                <w:webHidden/>
              </w:rPr>
              <w:fldChar w:fldCharType="end"/>
            </w:r>
          </w:hyperlink>
        </w:p>
        <w:p w14:paraId="57464C7B" w14:textId="0248BDD3" w:rsidR="001108F9" w:rsidRDefault="001108F9">
          <w:pPr>
            <w:pStyle w:val="TOC3"/>
            <w:tabs>
              <w:tab w:val="left" w:pos="1440"/>
              <w:tab w:val="right" w:leader="dot" w:pos="10790"/>
            </w:tabs>
            <w:rPr>
              <w:rFonts w:eastAsiaTheme="minorEastAsia"/>
              <w:noProof/>
              <w:kern w:val="2"/>
              <w:sz w:val="24"/>
              <w:szCs w:val="24"/>
              <w:lang w:eastAsia="en-SG"/>
              <w14:ligatures w14:val="standardContextual"/>
            </w:rPr>
          </w:pPr>
          <w:hyperlink w:anchor="_Toc219384574" w:history="1">
            <w:r w:rsidRPr="00A109FF">
              <w:rPr>
                <w:rStyle w:val="Hyperlink"/>
                <w:noProof/>
                <w:lang w:val="en-US"/>
              </w:rPr>
              <w:t>2.16.4</w:t>
            </w:r>
            <w:r>
              <w:rPr>
                <w:rFonts w:eastAsiaTheme="minorEastAsia"/>
                <w:noProof/>
                <w:kern w:val="2"/>
                <w:sz w:val="24"/>
                <w:szCs w:val="24"/>
                <w:lang w:eastAsia="en-SG"/>
                <w14:ligatures w14:val="standardContextual"/>
              </w:rPr>
              <w:tab/>
            </w:r>
            <w:r w:rsidRPr="00A109FF">
              <w:rPr>
                <w:rStyle w:val="Hyperlink"/>
                <w:noProof/>
                <w:lang w:val="en-US"/>
              </w:rPr>
              <w:t>Post Conditions</w:t>
            </w:r>
            <w:r>
              <w:rPr>
                <w:noProof/>
                <w:webHidden/>
              </w:rPr>
              <w:tab/>
            </w:r>
            <w:r>
              <w:rPr>
                <w:noProof/>
                <w:webHidden/>
              </w:rPr>
              <w:fldChar w:fldCharType="begin"/>
            </w:r>
            <w:r>
              <w:rPr>
                <w:noProof/>
                <w:webHidden/>
              </w:rPr>
              <w:instrText xml:space="preserve"> PAGEREF _Toc219384574 \h </w:instrText>
            </w:r>
            <w:r>
              <w:rPr>
                <w:noProof/>
                <w:webHidden/>
              </w:rPr>
            </w:r>
            <w:r>
              <w:rPr>
                <w:noProof/>
                <w:webHidden/>
              </w:rPr>
              <w:fldChar w:fldCharType="separate"/>
            </w:r>
            <w:r>
              <w:rPr>
                <w:noProof/>
                <w:webHidden/>
              </w:rPr>
              <w:t>48</w:t>
            </w:r>
            <w:r>
              <w:rPr>
                <w:noProof/>
                <w:webHidden/>
              </w:rPr>
              <w:fldChar w:fldCharType="end"/>
            </w:r>
          </w:hyperlink>
        </w:p>
        <w:p w14:paraId="3EF10245" w14:textId="0DBB2CA9" w:rsidR="001108F9" w:rsidRDefault="001108F9">
          <w:pPr>
            <w:pStyle w:val="TOC3"/>
            <w:tabs>
              <w:tab w:val="left" w:pos="1440"/>
              <w:tab w:val="right" w:leader="dot" w:pos="10790"/>
            </w:tabs>
            <w:rPr>
              <w:rFonts w:eastAsiaTheme="minorEastAsia"/>
              <w:noProof/>
              <w:kern w:val="2"/>
              <w:sz w:val="24"/>
              <w:szCs w:val="24"/>
              <w:lang w:eastAsia="en-SG"/>
              <w14:ligatures w14:val="standardContextual"/>
            </w:rPr>
          </w:pPr>
          <w:hyperlink w:anchor="_Toc219384575" w:history="1">
            <w:r w:rsidRPr="00A109FF">
              <w:rPr>
                <w:rStyle w:val="Hyperlink"/>
                <w:noProof/>
                <w:lang w:val="en-US"/>
              </w:rPr>
              <w:t>2.16.5</w:t>
            </w:r>
            <w:r>
              <w:rPr>
                <w:rFonts w:eastAsiaTheme="minorEastAsia"/>
                <w:noProof/>
                <w:kern w:val="2"/>
                <w:sz w:val="24"/>
                <w:szCs w:val="24"/>
                <w:lang w:eastAsia="en-SG"/>
                <w14:ligatures w14:val="standardContextual"/>
              </w:rPr>
              <w:tab/>
            </w:r>
            <w:r w:rsidRPr="00A109FF">
              <w:rPr>
                <w:rStyle w:val="Hyperlink"/>
                <w:noProof/>
                <w:lang w:val="en-US"/>
              </w:rPr>
              <w:t>Syndication Allotment Page</w:t>
            </w:r>
            <w:r>
              <w:rPr>
                <w:noProof/>
                <w:webHidden/>
              </w:rPr>
              <w:tab/>
            </w:r>
            <w:r>
              <w:rPr>
                <w:noProof/>
                <w:webHidden/>
              </w:rPr>
              <w:fldChar w:fldCharType="begin"/>
            </w:r>
            <w:r>
              <w:rPr>
                <w:noProof/>
                <w:webHidden/>
              </w:rPr>
              <w:instrText xml:space="preserve"> PAGEREF _Toc219384575 \h </w:instrText>
            </w:r>
            <w:r>
              <w:rPr>
                <w:noProof/>
                <w:webHidden/>
              </w:rPr>
            </w:r>
            <w:r>
              <w:rPr>
                <w:noProof/>
                <w:webHidden/>
              </w:rPr>
              <w:fldChar w:fldCharType="separate"/>
            </w:r>
            <w:r>
              <w:rPr>
                <w:noProof/>
                <w:webHidden/>
              </w:rPr>
              <w:t>48</w:t>
            </w:r>
            <w:r>
              <w:rPr>
                <w:noProof/>
                <w:webHidden/>
              </w:rPr>
              <w:fldChar w:fldCharType="end"/>
            </w:r>
          </w:hyperlink>
        </w:p>
        <w:p w14:paraId="3EF0E702" w14:textId="695C6AC9" w:rsidR="001108F9" w:rsidRDefault="001108F9">
          <w:pPr>
            <w:pStyle w:val="TOC3"/>
            <w:tabs>
              <w:tab w:val="left" w:pos="1440"/>
              <w:tab w:val="right" w:leader="dot" w:pos="10790"/>
            </w:tabs>
            <w:rPr>
              <w:rFonts w:eastAsiaTheme="minorEastAsia"/>
              <w:noProof/>
              <w:kern w:val="2"/>
              <w:sz w:val="24"/>
              <w:szCs w:val="24"/>
              <w:lang w:eastAsia="en-SG"/>
              <w14:ligatures w14:val="standardContextual"/>
            </w:rPr>
          </w:pPr>
          <w:hyperlink w:anchor="_Toc219384576" w:history="1">
            <w:r w:rsidRPr="00A109FF">
              <w:rPr>
                <w:rStyle w:val="Hyperlink"/>
                <w:noProof/>
              </w:rPr>
              <w:t>2.16.6</w:t>
            </w:r>
            <w:r>
              <w:rPr>
                <w:rFonts w:eastAsiaTheme="minorEastAsia"/>
                <w:noProof/>
                <w:kern w:val="2"/>
                <w:sz w:val="24"/>
                <w:szCs w:val="24"/>
                <w:lang w:eastAsia="en-SG"/>
                <w14:ligatures w14:val="standardContextual"/>
              </w:rPr>
              <w:tab/>
            </w:r>
            <w:r w:rsidRPr="00A109FF">
              <w:rPr>
                <w:rStyle w:val="Hyperlink"/>
                <w:noProof/>
              </w:rPr>
              <w:t>Confirmation Prompt</w:t>
            </w:r>
            <w:r>
              <w:rPr>
                <w:noProof/>
                <w:webHidden/>
              </w:rPr>
              <w:tab/>
            </w:r>
            <w:r>
              <w:rPr>
                <w:noProof/>
                <w:webHidden/>
              </w:rPr>
              <w:fldChar w:fldCharType="begin"/>
            </w:r>
            <w:r>
              <w:rPr>
                <w:noProof/>
                <w:webHidden/>
              </w:rPr>
              <w:instrText xml:space="preserve"> PAGEREF _Toc219384576 \h </w:instrText>
            </w:r>
            <w:r>
              <w:rPr>
                <w:noProof/>
                <w:webHidden/>
              </w:rPr>
            </w:r>
            <w:r>
              <w:rPr>
                <w:noProof/>
                <w:webHidden/>
              </w:rPr>
              <w:fldChar w:fldCharType="separate"/>
            </w:r>
            <w:r>
              <w:rPr>
                <w:noProof/>
                <w:webHidden/>
              </w:rPr>
              <w:t>49</w:t>
            </w:r>
            <w:r>
              <w:rPr>
                <w:noProof/>
                <w:webHidden/>
              </w:rPr>
              <w:fldChar w:fldCharType="end"/>
            </w:r>
          </w:hyperlink>
        </w:p>
        <w:p w14:paraId="3ADB1EAE" w14:textId="6506549C" w:rsidR="001108F9" w:rsidRDefault="001108F9">
          <w:pPr>
            <w:pStyle w:val="TOC2"/>
            <w:tabs>
              <w:tab w:val="left" w:pos="960"/>
              <w:tab w:val="right" w:leader="dot" w:pos="10790"/>
            </w:tabs>
            <w:rPr>
              <w:rFonts w:eastAsiaTheme="minorEastAsia"/>
              <w:noProof/>
              <w:kern w:val="2"/>
              <w:sz w:val="24"/>
              <w:szCs w:val="24"/>
              <w:lang w:eastAsia="en-SG"/>
              <w14:ligatures w14:val="standardContextual"/>
            </w:rPr>
          </w:pPr>
          <w:hyperlink w:anchor="_Toc219384577" w:history="1">
            <w:r w:rsidRPr="00A109FF">
              <w:rPr>
                <w:rStyle w:val="Hyperlink"/>
                <w:noProof/>
              </w:rPr>
              <w:t>2.17</w:t>
            </w:r>
            <w:r>
              <w:rPr>
                <w:rFonts w:eastAsiaTheme="minorEastAsia"/>
                <w:noProof/>
                <w:kern w:val="2"/>
                <w:sz w:val="24"/>
                <w:szCs w:val="24"/>
                <w:lang w:eastAsia="en-SG"/>
                <w14:ligatures w14:val="standardContextual"/>
              </w:rPr>
              <w:tab/>
            </w:r>
            <w:r w:rsidRPr="00A109FF">
              <w:rPr>
                <w:rStyle w:val="Hyperlink"/>
                <w:noProof/>
              </w:rPr>
              <w:t>Withdraw Allotment File Upload Approval Request</w:t>
            </w:r>
            <w:r>
              <w:rPr>
                <w:noProof/>
                <w:webHidden/>
              </w:rPr>
              <w:tab/>
            </w:r>
            <w:r>
              <w:rPr>
                <w:noProof/>
                <w:webHidden/>
              </w:rPr>
              <w:fldChar w:fldCharType="begin"/>
            </w:r>
            <w:r>
              <w:rPr>
                <w:noProof/>
                <w:webHidden/>
              </w:rPr>
              <w:instrText xml:space="preserve"> PAGEREF _Toc219384577 \h </w:instrText>
            </w:r>
            <w:r>
              <w:rPr>
                <w:noProof/>
                <w:webHidden/>
              </w:rPr>
            </w:r>
            <w:r>
              <w:rPr>
                <w:noProof/>
                <w:webHidden/>
              </w:rPr>
              <w:fldChar w:fldCharType="separate"/>
            </w:r>
            <w:r>
              <w:rPr>
                <w:noProof/>
                <w:webHidden/>
              </w:rPr>
              <w:t>50</w:t>
            </w:r>
            <w:r>
              <w:rPr>
                <w:noProof/>
                <w:webHidden/>
              </w:rPr>
              <w:fldChar w:fldCharType="end"/>
            </w:r>
          </w:hyperlink>
        </w:p>
        <w:p w14:paraId="0334C2B8" w14:textId="02F56CDA" w:rsidR="001108F9" w:rsidRDefault="001108F9">
          <w:pPr>
            <w:pStyle w:val="TOC3"/>
            <w:tabs>
              <w:tab w:val="left" w:pos="1440"/>
              <w:tab w:val="right" w:leader="dot" w:pos="10790"/>
            </w:tabs>
            <w:rPr>
              <w:rFonts w:eastAsiaTheme="minorEastAsia"/>
              <w:noProof/>
              <w:kern w:val="2"/>
              <w:sz w:val="24"/>
              <w:szCs w:val="24"/>
              <w:lang w:eastAsia="en-SG"/>
              <w14:ligatures w14:val="standardContextual"/>
            </w:rPr>
          </w:pPr>
          <w:hyperlink w:anchor="_Toc219384578" w:history="1">
            <w:r w:rsidRPr="00A109FF">
              <w:rPr>
                <w:rStyle w:val="Hyperlink"/>
                <w:noProof/>
              </w:rPr>
              <w:t>2.17.1</w:t>
            </w:r>
            <w:r>
              <w:rPr>
                <w:rFonts w:eastAsiaTheme="minorEastAsia"/>
                <w:noProof/>
                <w:kern w:val="2"/>
                <w:sz w:val="24"/>
                <w:szCs w:val="24"/>
                <w:lang w:eastAsia="en-SG"/>
                <w14:ligatures w14:val="standardContextual"/>
              </w:rPr>
              <w:tab/>
            </w:r>
            <w:r w:rsidRPr="00A109FF">
              <w:rPr>
                <w:rStyle w:val="Hyperlink"/>
                <w:noProof/>
              </w:rPr>
              <w:t>Description</w:t>
            </w:r>
            <w:r>
              <w:rPr>
                <w:noProof/>
                <w:webHidden/>
              </w:rPr>
              <w:tab/>
            </w:r>
            <w:r>
              <w:rPr>
                <w:noProof/>
                <w:webHidden/>
              </w:rPr>
              <w:fldChar w:fldCharType="begin"/>
            </w:r>
            <w:r>
              <w:rPr>
                <w:noProof/>
                <w:webHidden/>
              </w:rPr>
              <w:instrText xml:space="preserve"> PAGEREF _Toc219384578 \h </w:instrText>
            </w:r>
            <w:r>
              <w:rPr>
                <w:noProof/>
                <w:webHidden/>
              </w:rPr>
            </w:r>
            <w:r>
              <w:rPr>
                <w:noProof/>
                <w:webHidden/>
              </w:rPr>
              <w:fldChar w:fldCharType="separate"/>
            </w:r>
            <w:r>
              <w:rPr>
                <w:noProof/>
                <w:webHidden/>
              </w:rPr>
              <w:t>50</w:t>
            </w:r>
            <w:r>
              <w:rPr>
                <w:noProof/>
                <w:webHidden/>
              </w:rPr>
              <w:fldChar w:fldCharType="end"/>
            </w:r>
          </w:hyperlink>
        </w:p>
        <w:p w14:paraId="1A1EC797" w14:textId="4C265FA0" w:rsidR="001108F9" w:rsidRDefault="001108F9">
          <w:pPr>
            <w:pStyle w:val="TOC3"/>
            <w:tabs>
              <w:tab w:val="left" w:pos="1440"/>
              <w:tab w:val="right" w:leader="dot" w:pos="10790"/>
            </w:tabs>
            <w:rPr>
              <w:rFonts w:eastAsiaTheme="minorEastAsia"/>
              <w:noProof/>
              <w:kern w:val="2"/>
              <w:sz w:val="24"/>
              <w:szCs w:val="24"/>
              <w:lang w:eastAsia="en-SG"/>
              <w14:ligatures w14:val="standardContextual"/>
            </w:rPr>
          </w:pPr>
          <w:hyperlink w:anchor="_Toc219384579" w:history="1">
            <w:r w:rsidRPr="00A109FF">
              <w:rPr>
                <w:rStyle w:val="Hyperlink"/>
                <w:noProof/>
              </w:rPr>
              <w:t>2.17.2</w:t>
            </w:r>
            <w:r>
              <w:rPr>
                <w:rFonts w:eastAsiaTheme="minorEastAsia"/>
                <w:noProof/>
                <w:kern w:val="2"/>
                <w:sz w:val="24"/>
                <w:szCs w:val="24"/>
                <w:lang w:eastAsia="en-SG"/>
                <w14:ligatures w14:val="standardContextual"/>
              </w:rPr>
              <w:tab/>
            </w:r>
            <w:r w:rsidRPr="00A109FF">
              <w:rPr>
                <w:rStyle w:val="Hyperlink"/>
                <w:noProof/>
              </w:rPr>
              <w:t>Preconditions</w:t>
            </w:r>
            <w:r>
              <w:rPr>
                <w:noProof/>
                <w:webHidden/>
              </w:rPr>
              <w:tab/>
            </w:r>
            <w:r>
              <w:rPr>
                <w:noProof/>
                <w:webHidden/>
              </w:rPr>
              <w:fldChar w:fldCharType="begin"/>
            </w:r>
            <w:r>
              <w:rPr>
                <w:noProof/>
                <w:webHidden/>
              </w:rPr>
              <w:instrText xml:space="preserve"> PAGEREF _Toc219384579 \h </w:instrText>
            </w:r>
            <w:r>
              <w:rPr>
                <w:noProof/>
                <w:webHidden/>
              </w:rPr>
            </w:r>
            <w:r>
              <w:rPr>
                <w:noProof/>
                <w:webHidden/>
              </w:rPr>
              <w:fldChar w:fldCharType="separate"/>
            </w:r>
            <w:r>
              <w:rPr>
                <w:noProof/>
                <w:webHidden/>
              </w:rPr>
              <w:t>50</w:t>
            </w:r>
            <w:r>
              <w:rPr>
                <w:noProof/>
                <w:webHidden/>
              </w:rPr>
              <w:fldChar w:fldCharType="end"/>
            </w:r>
          </w:hyperlink>
        </w:p>
        <w:p w14:paraId="29DBAEEC" w14:textId="70921798" w:rsidR="001108F9" w:rsidRDefault="001108F9">
          <w:pPr>
            <w:pStyle w:val="TOC3"/>
            <w:tabs>
              <w:tab w:val="left" w:pos="1440"/>
              <w:tab w:val="right" w:leader="dot" w:pos="10790"/>
            </w:tabs>
            <w:rPr>
              <w:rFonts w:eastAsiaTheme="minorEastAsia"/>
              <w:noProof/>
              <w:kern w:val="2"/>
              <w:sz w:val="24"/>
              <w:szCs w:val="24"/>
              <w:lang w:eastAsia="en-SG"/>
              <w14:ligatures w14:val="standardContextual"/>
            </w:rPr>
          </w:pPr>
          <w:hyperlink w:anchor="_Toc219384580" w:history="1">
            <w:r w:rsidRPr="00A109FF">
              <w:rPr>
                <w:rStyle w:val="Hyperlink"/>
                <w:noProof/>
              </w:rPr>
              <w:t>2.17.3</w:t>
            </w:r>
            <w:r>
              <w:rPr>
                <w:rFonts w:eastAsiaTheme="minorEastAsia"/>
                <w:noProof/>
                <w:kern w:val="2"/>
                <w:sz w:val="24"/>
                <w:szCs w:val="24"/>
                <w:lang w:eastAsia="en-SG"/>
                <w14:ligatures w14:val="standardContextual"/>
              </w:rPr>
              <w:tab/>
            </w:r>
            <w:r w:rsidRPr="00A109FF">
              <w:rPr>
                <w:rStyle w:val="Hyperlink"/>
                <w:noProof/>
              </w:rPr>
              <w:t>Business Requirements</w:t>
            </w:r>
            <w:r>
              <w:rPr>
                <w:noProof/>
                <w:webHidden/>
              </w:rPr>
              <w:tab/>
            </w:r>
            <w:r>
              <w:rPr>
                <w:noProof/>
                <w:webHidden/>
              </w:rPr>
              <w:fldChar w:fldCharType="begin"/>
            </w:r>
            <w:r>
              <w:rPr>
                <w:noProof/>
                <w:webHidden/>
              </w:rPr>
              <w:instrText xml:space="preserve"> PAGEREF _Toc219384580 \h </w:instrText>
            </w:r>
            <w:r>
              <w:rPr>
                <w:noProof/>
                <w:webHidden/>
              </w:rPr>
            </w:r>
            <w:r>
              <w:rPr>
                <w:noProof/>
                <w:webHidden/>
              </w:rPr>
              <w:fldChar w:fldCharType="separate"/>
            </w:r>
            <w:r>
              <w:rPr>
                <w:noProof/>
                <w:webHidden/>
              </w:rPr>
              <w:t>50</w:t>
            </w:r>
            <w:r>
              <w:rPr>
                <w:noProof/>
                <w:webHidden/>
              </w:rPr>
              <w:fldChar w:fldCharType="end"/>
            </w:r>
          </w:hyperlink>
        </w:p>
        <w:p w14:paraId="6BD24DA7" w14:textId="2CBA21F7" w:rsidR="001108F9" w:rsidRDefault="001108F9">
          <w:pPr>
            <w:pStyle w:val="TOC3"/>
            <w:tabs>
              <w:tab w:val="left" w:pos="1440"/>
              <w:tab w:val="right" w:leader="dot" w:pos="10790"/>
            </w:tabs>
            <w:rPr>
              <w:rFonts w:eastAsiaTheme="minorEastAsia"/>
              <w:noProof/>
              <w:kern w:val="2"/>
              <w:sz w:val="24"/>
              <w:szCs w:val="24"/>
              <w:lang w:eastAsia="en-SG"/>
              <w14:ligatures w14:val="standardContextual"/>
            </w:rPr>
          </w:pPr>
          <w:hyperlink w:anchor="_Toc219384581" w:history="1">
            <w:r w:rsidRPr="00A109FF">
              <w:rPr>
                <w:rStyle w:val="Hyperlink"/>
                <w:noProof/>
              </w:rPr>
              <w:t>2.17.4</w:t>
            </w:r>
            <w:r>
              <w:rPr>
                <w:rFonts w:eastAsiaTheme="minorEastAsia"/>
                <w:noProof/>
                <w:kern w:val="2"/>
                <w:sz w:val="24"/>
                <w:szCs w:val="24"/>
                <w:lang w:eastAsia="en-SG"/>
                <w14:ligatures w14:val="standardContextual"/>
              </w:rPr>
              <w:tab/>
            </w:r>
            <w:r w:rsidRPr="00A109FF">
              <w:rPr>
                <w:rStyle w:val="Hyperlink"/>
                <w:noProof/>
              </w:rPr>
              <w:t>Post Conditions</w:t>
            </w:r>
            <w:r>
              <w:rPr>
                <w:noProof/>
                <w:webHidden/>
              </w:rPr>
              <w:tab/>
            </w:r>
            <w:r>
              <w:rPr>
                <w:noProof/>
                <w:webHidden/>
              </w:rPr>
              <w:fldChar w:fldCharType="begin"/>
            </w:r>
            <w:r>
              <w:rPr>
                <w:noProof/>
                <w:webHidden/>
              </w:rPr>
              <w:instrText xml:space="preserve"> PAGEREF _Toc219384581 \h </w:instrText>
            </w:r>
            <w:r>
              <w:rPr>
                <w:noProof/>
                <w:webHidden/>
              </w:rPr>
            </w:r>
            <w:r>
              <w:rPr>
                <w:noProof/>
                <w:webHidden/>
              </w:rPr>
              <w:fldChar w:fldCharType="separate"/>
            </w:r>
            <w:r>
              <w:rPr>
                <w:noProof/>
                <w:webHidden/>
              </w:rPr>
              <w:t>50</w:t>
            </w:r>
            <w:r>
              <w:rPr>
                <w:noProof/>
                <w:webHidden/>
              </w:rPr>
              <w:fldChar w:fldCharType="end"/>
            </w:r>
          </w:hyperlink>
        </w:p>
        <w:p w14:paraId="7DF9E92A" w14:textId="0A63C6A8" w:rsidR="001108F9" w:rsidRDefault="001108F9">
          <w:pPr>
            <w:pStyle w:val="TOC3"/>
            <w:tabs>
              <w:tab w:val="left" w:pos="1440"/>
              <w:tab w:val="right" w:leader="dot" w:pos="10790"/>
            </w:tabs>
            <w:rPr>
              <w:rFonts w:eastAsiaTheme="minorEastAsia"/>
              <w:noProof/>
              <w:kern w:val="2"/>
              <w:sz w:val="24"/>
              <w:szCs w:val="24"/>
              <w:lang w:eastAsia="en-SG"/>
              <w14:ligatures w14:val="standardContextual"/>
            </w:rPr>
          </w:pPr>
          <w:hyperlink w:anchor="_Toc219384582" w:history="1">
            <w:r w:rsidRPr="00A109FF">
              <w:rPr>
                <w:rStyle w:val="Hyperlink"/>
                <w:noProof/>
              </w:rPr>
              <w:t>2.17.5</w:t>
            </w:r>
            <w:r>
              <w:rPr>
                <w:rFonts w:eastAsiaTheme="minorEastAsia"/>
                <w:noProof/>
                <w:kern w:val="2"/>
                <w:sz w:val="24"/>
                <w:szCs w:val="24"/>
                <w:lang w:eastAsia="en-SG"/>
                <w14:ligatures w14:val="standardContextual"/>
              </w:rPr>
              <w:tab/>
            </w:r>
            <w:r w:rsidRPr="00A109FF">
              <w:rPr>
                <w:rStyle w:val="Hyperlink"/>
                <w:noProof/>
              </w:rPr>
              <w:t>Syndication Allotment Page</w:t>
            </w:r>
            <w:r>
              <w:rPr>
                <w:noProof/>
                <w:webHidden/>
              </w:rPr>
              <w:tab/>
            </w:r>
            <w:r>
              <w:rPr>
                <w:noProof/>
                <w:webHidden/>
              </w:rPr>
              <w:fldChar w:fldCharType="begin"/>
            </w:r>
            <w:r>
              <w:rPr>
                <w:noProof/>
                <w:webHidden/>
              </w:rPr>
              <w:instrText xml:space="preserve"> PAGEREF _Toc219384582 \h </w:instrText>
            </w:r>
            <w:r>
              <w:rPr>
                <w:noProof/>
                <w:webHidden/>
              </w:rPr>
            </w:r>
            <w:r>
              <w:rPr>
                <w:noProof/>
                <w:webHidden/>
              </w:rPr>
              <w:fldChar w:fldCharType="separate"/>
            </w:r>
            <w:r>
              <w:rPr>
                <w:noProof/>
                <w:webHidden/>
              </w:rPr>
              <w:t>51</w:t>
            </w:r>
            <w:r>
              <w:rPr>
                <w:noProof/>
                <w:webHidden/>
              </w:rPr>
              <w:fldChar w:fldCharType="end"/>
            </w:r>
          </w:hyperlink>
        </w:p>
        <w:p w14:paraId="7772E6DE" w14:textId="205CBD48" w:rsidR="001108F9" w:rsidRDefault="001108F9">
          <w:pPr>
            <w:pStyle w:val="TOC3"/>
            <w:tabs>
              <w:tab w:val="left" w:pos="1440"/>
              <w:tab w:val="right" w:leader="dot" w:pos="10790"/>
            </w:tabs>
            <w:rPr>
              <w:rFonts w:eastAsiaTheme="minorEastAsia"/>
              <w:noProof/>
              <w:kern w:val="2"/>
              <w:sz w:val="24"/>
              <w:szCs w:val="24"/>
              <w:lang w:eastAsia="en-SG"/>
              <w14:ligatures w14:val="standardContextual"/>
            </w:rPr>
          </w:pPr>
          <w:hyperlink w:anchor="_Toc219384583" w:history="1">
            <w:r w:rsidRPr="00A109FF">
              <w:rPr>
                <w:rStyle w:val="Hyperlink"/>
                <w:noProof/>
              </w:rPr>
              <w:t>2.17.6</w:t>
            </w:r>
            <w:r>
              <w:rPr>
                <w:rFonts w:eastAsiaTheme="minorEastAsia"/>
                <w:noProof/>
                <w:kern w:val="2"/>
                <w:sz w:val="24"/>
                <w:szCs w:val="24"/>
                <w:lang w:eastAsia="en-SG"/>
                <w14:ligatures w14:val="standardContextual"/>
              </w:rPr>
              <w:tab/>
            </w:r>
            <w:r w:rsidRPr="00A109FF">
              <w:rPr>
                <w:rStyle w:val="Hyperlink"/>
                <w:noProof/>
              </w:rPr>
              <w:t>Confirmation Prompt</w:t>
            </w:r>
            <w:r>
              <w:rPr>
                <w:noProof/>
                <w:webHidden/>
              </w:rPr>
              <w:tab/>
            </w:r>
            <w:r>
              <w:rPr>
                <w:noProof/>
                <w:webHidden/>
              </w:rPr>
              <w:fldChar w:fldCharType="begin"/>
            </w:r>
            <w:r>
              <w:rPr>
                <w:noProof/>
                <w:webHidden/>
              </w:rPr>
              <w:instrText xml:space="preserve"> PAGEREF _Toc219384583 \h </w:instrText>
            </w:r>
            <w:r>
              <w:rPr>
                <w:noProof/>
                <w:webHidden/>
              </w:rPr>
            </w:r>
            <w:r>
              <w:rPr>
                <w:noProof/>
                <w:webHidden/>
              </w:rPr>
              <w:fldChar w:fldCharType="separate"/>
            </w:r>
            <w:r>
              <w:rPr>
                <w:noProof/>
                <w:webHidden/>
              </w:rPr>
              <w:t>51</w:t>
            </w:r>
            <w:r>
              <w:rPr>
                <w:noProof/>
                <w:webHidden/>
              </w:rPr>
              <w:fldChar w:fldCharType="end"/>
            </w:r>
          </w:hyperlink>
        </w:p>
        <w:p w14:paraId="0E0FC12C" w14:textId="57C4EAC6" w:rsidR="001108F9" w:rsidRDefault="001108F9">
          <w:pPr>
            <w:pStyle w:val="TOC2"/>
            <w:tabs>
              <w:tab w:val="left" w:pos="960"/>
              <w:tab w:val="right" w:leader="dot" w:pos="10790"/>
            </w:tabs>
            <w:rPr>
              <w:rFonts w:eastAsiaTheme="minorEastAsia"/>
              <w:noProof/>
              <w:kern w:val="2"/>
              <w:sz w:val="24"/>
              <w:szCs w:val="24"/>
              <w:lang w:eastAsia="en-SG"/>
              <w14:ligatures w14:val="standardContextual"/>
            </w:rPr>
          </w:pPr>
          <w:hyperlink w:anchor="_Toc219384584" w:history="1">
            <w:r w:rsidRPr="00A109FF">
              <w:rPr>
                <w:rStyle w:val="Hyperlink"/>
                <w:noProof/>
              </w:rPr>
              <w:t>2.18</w:t>
            </w:r>
            <w:r>
              <w:rPr>
                <w:rFonts w:eastAsiaTheme="minorEastAsia"/>
                <w:noProof/>
                <w:kern w:val="2"/>
                <w:sz w:val="24"/>
                <w:szCs w:val="24"/>
                <w:lang w:eastAsia="en-SG"/>
                <w14:ligatures w14:val="standardContextual"/>
              </w:rPr>
              <w:tab/>
            </w:r>
            <w:r w:rsidRPr="00A109FF">
              <w:rPr>
                <w:rStyle w:val="Hyperlink"/>
                <w:noProof/>
              </w:rPr>
              <w:t>Conduct Retail Allotment Outside of OMEGA</w:t>
            </w:r>
            <w:r>
              <w:rPr>
                <w:noProof/>
                <w:webHidden/>
              </w:rPr>
              <w:tab/>
            </w:r>
            <w:r>
              <w:rPr>
                <w:noProof/>
                <w:webHidden/>
              </w:rPr>
              <w:fldChar w:fldCharType="begin"/>
            </w:r>
            <w:r>
              <w:rPr>
                <w:noProof/>
                <w:webHidden/>
              </w:rPr>
              <w:instrText xml:space="preserve"> PAGEREF _Toc219384584 \h </w:instrText>
            </w:r>
            <w:r>
              <w:rPr>
                <w:noProof/>
                <w:webHidden/>
              </w:rPr>
            </w:r>
            <w:r>
              <w:rPr>
                <w:noProof/>
                <w:webHidden/>
              </w:rPr>
              <w:fldChar w:fldCharType="separate"/>
            </w:r>
            <w:r>
              <w:rPr>
                <w:noProof/>
                <w:webHidden/>
              </w:rPr>
              <w:t>52</w:t>
            </w:r>
            <w:r>
              <w:rPr>
                <w:noProof/>
                <w:webHidden/>
              </w:rPr>
              <w:fldChar w:fldCharType="end"/>
            </w:r>
          </w:hyperlink>
        </w:p>
        <w:p w14:paraId="0D726577" w14:textId="2BC94A72" w:rsidR="001108F9" w:rsidRDefault="001108F9">
          <w:pPr>
            <w:pStyle w:val="TOC3"/>
            <w:tabs>
              <w:tab w:val="left" w:pos="1440"/>
              <w:tab w:val="right" w:leader="dot" w:pos="10790"/>
            </w:tabs>
            <w:rPr>
              <w:rFonts w:eastAsiaTheme="minorEastAsia"/>
              <w:noProof/>
              <w:kern w:val="2"/>
              <w:sz w:val="24"/>
              <w:szCs w:val="24"/>
              <w:lang w:eastAsia="en-SG"/>
              <w14:ligatures w14:val="standardContextual"/>
            </w:rPr>
          </w:pPr>
          <w:hyperlink w:anchor="_Toc219384585" w:history="1">
            <w:r w:rsidRPr="00A109FF">
              <w:rPr>
                <w:rStyle w:val="Hyperlink"/>
                <w:noProof/>
              </w:rPr>
              <w:t>2.18.1</w:t>
            </w:r>
            <w:r>
              <w:rPr>
                <w:rFonts w:eastAsiaTheme="minorEastAsia"/>
                <w:noProof/>
                <w:kern w:val="2"/>
                <w:sz w:val="24"/>
                <w:szCs w:val="24"/>
                <w:lang w:eastAsia="en-SG"/>
                <w14:ligatures w14:val="standardContextual"/>
              </w:rPr>
              <w:tab/>
            </w:r>
            <w:r w:rsidRPr="00A109FF">
              <w:rPr>
                <w:rStyle w:val="Hyperlink"/>
                <w:noProof/>
              </w:rPr>
              <w:t>Description</w:t>
            </w:r>
            <w:r>
              <w:rPr>
                <w:noProof/>
                <w:webHidden/>
              </w:rPr>
              <w:tab/>
            </w:r>
            <w:r>
              <w:rPr>
                <w:noProof/>
                <w:webHidden/>
              </w:rPr>
              <w:fldChar w:fldCharType="begin"/>
            </w:r>
            <w:r>
              <w:rPr>
                <w:noProof/>
                <w:webHidden/>
              </w:rPr>
              <w:instrText xml:space="preserve"> PAGEREF _Toc219384585 \h </w:instrText>
            </w:r>
            <w:r>
              <w:rPr>
                <w:noProof/>
                <w:webHidden/>
              </w:rPr>
            </w:r>
            <w:r>
              <w:rPr>
                <w:noProof/>
                <w:webHidden/>
              </w:rPr>
              <w:fldChar w:fldCharType="separate"/>
            </w:r>
            <w:r>
              <w:rPr>
                <w:noProof/>
                <w:webHidden/>
              </w:rPr>
              <w:t>52</w:t>
            </w:r>
            <w:r>
              <w:rPr>
                <w:noProof/>
                <w:webHidden/>
              </w:rPr>
              <w:fldChar w:fldCharType="end"/>
            </w:r>
          </w:hyperlink>
        </w:p>
        <w:p w14:paraId="78AB4DB5" w14:textId="14A56FC3" w:rsidR="001108F9" w:rsidRDefault="001108F9">
          <w:pPr>
            <w:pStyle w:val="TOC3"/>
            <w:tabs>
              <w:tab w:val="left" w:pos="1440"/>
              <w:tab w:val="right" w:leader="dot" w:pos="10790"/>
            </w:tabs>
            <w:rPr>
              <w:rFonts w:eastAsiaTheme="minorEastAsia"/>
              <w:noProof/>
              <w:kern w:val="2"/>
              <w:sz w:val="24"/>
              <w:szCs w:val="24"/>
              <w:lang w:eastAsia="en-SG"/>
              <w14:ligatures w14:val="standardContextual"/>
            </w:rPr>
          </w:pPr>
          <w:hyperlink w:anchor="_Toc219384586" w:history="1">
            <w:r w:rsidRPr="00A109FF">
              <w:rPr>
                <w:rStyle w:val="Hyperlink"/>
                <w:noProof/>
              </w:rPr>
              <w:t>2.18.2</w:t>
            </w:r>
            <w:r>
              <w:rPr>
                <w:rFonts w:eastAsiaTheme="minorEastAsia"/>
                <w:noProof/>
                <w:kern w:val="2"/>
                <w:sz w:val="24"/>
                <w:szCs w:val="24"/>
                <w:lang w:eastAsia="en-SG"/>
                <w14:ligatures w14:val="standardContextual"/>
              </w:rPr>
              <w:tab/>
            </w:r>
            <w:r w:rsidRPr="00A109FF">
              <w:rPr>
                <w:rStyle w:val="Hyperlink"/>
                <w:noProof/>
              </w:rPr>
              <w:t>Preconditions</w:t>
            </w:r>
            <w:r>
              <w:rPr>
                <w:noProof/>
                <w:webHidden/>
              </w:rPr>
              <w:tab/>
            </w:r>
            <w:r>
              <w:rPr>
                <w:noProof/>
                <w:webHidden/>
              </w:rPr>
              <w:fldChar w:fldCharType="begin"/>
            </w:r>
            <w:r>
              <w:rPr>
                <w:noProof/>
                <w:webHidden/>
              </w:rPr>
              <w:instrText xml:space="preserve"> PAGEREF _Toc219384586 \h </w:instrText>
            </w:r>
            <w:r>
              <w:rPr>
                <w:noProof/>
                <w:webHidden/>
              </w:rPr>
            </w:r>
            <w:r>
              <w:rPr>
                <w:noProof/>
                <w:webHidden/>
              </w:rPr>
              <w:fldChar w:fldCharType="separate"/>
            </w:r>
            <w:r>
              <w:rPr>
                <w:noProof/>
                <w:webHidden/>
              </w:rPr>
              <w:t>52</w:t>
            </w:r>
            <w:r>
              <w:rPr>
                <w:noProof/>
                <w:webHidden/>
              </w:rPr>
              <w:fldChar w:fldCharType="end"/>
            </w:r>
          </w:hyperlink>
        </w:p>
        <w:p w14:paraId="5ED123E5" w14:textId="5AB7692B" w:rsidR="001108F9" w:rsidRDefault="001108F9">
          <w:pPr>
            <w:pStyle w:val="TOC3"/>
            <w:tabs>
              <w:tab w:val="left" w:pos="1440"/>
              <w:tab w:val="right" w:leader="dot" w:pos="10790"/>
            </w:tabs>
            <w:rPr>
              <w:rFonts w:eastAsiaTheme="minorEastAsia"/>
              <w:noProof/>
              <w:kern w:val="2"/>
              <w:sz w:val="24"/>
              <w:szCs w:val="24"/>
              <w:lang w:eastAsia="en-SG"/>
              <w14:ligatures w14:val="standardContextual"/>
            </w:rPr>
          </w:pPr>
          <w:hyperlink w:anchor="_Toc219384587" w:history="1">
            <w:r w:rsidRPr="00A109FF">
              <w:rPr>
                <w:rStyle w:val="Hyperlink"/>
                <w:noProof/>
              </w:rPr>
              <w:t>2.18.3</w:t>
            </w:r>
            <w:r>
              <w:rPr>
                <w:rFonts w:eastAsiaTheme="minorEastAsia"/>
                <w:noProof/>
                <w:kern w:val="2"/>
                <w:sz w:val="24"/>
                <w:szCs w:val="24"/>
                <w:lang w:eastAsia="en-SG"/>
                <w14:ligatures w14:val="standardContextual"/>
              </w:rPr>
              <w:tab/>
            </w:r>
            <w:r w:rsidRPr="00A109FF">
              <w:rPr>
                <w:rStyle w:val="Hyperlink"/>
                <w:noProof/>
              </w:rPr>
              <w:t>Business Requirements</w:t>
            </w:r>
            <w:r>
              <w:rPr>
                <w:noProof/>
                <w:webHidden/>
              </w:rPr>
              <w:tab/>
            </w:r>
            <w:r>
              <w:rPr>
                <w:noProof/>
                <w:webHidden/>
              </w:rPr>
              <w:fldChar w:fldCharType="begin"/>
            </w:r>
            <w:r>
              <w:rPr>
                <w:noProof/>
                <w:webHidden/>
              </w:rPr>
              <w:instrText xml:space="preserve"> PAGEREF _Toc219384587 \h </w:instrText>
            </w:r>
            <w:r>
              <w:rPr>
                <w:noProof/>
                <w:webHidden/>
              </w:rPr>
            </w:r>
            <w:r>
              <w:rPr>
                <w:noProof/>
                <w:webHidden/>
              </w:rPr>
              <w:fldChar w:fldCharType="separate"/>
            </w:r>
            <w:r>
              <w:rPr>
                <w:noProof/>
                <w:webHidden/>
              </w:rPr>
              <w:t>52</w:t>
            </w:r>
            <w:r>
              <w:rPr>
                <w:noProof/>
                <w:webHidden/>
              </w:rPr>
              <w:fldChar w:fldCharType="end"/>
            </w:r>
          </w:hyperlink>
        </w:p>
        <w:p w14:paraId="185AEDDF" w14:textId="48C0656B" w:rsidR="001108F9" w:rsidRDefault="001108F9">
          <w:pPr>
            <w:pStyle w:val="TOC3"/>
            <w:tabs>
              <w:tab w:val="left" w:pos="1440"/>
              <w:tab w:val="right" w:leader="dot" w:pos="10790"/>
            </w:tabs>
            <w:rPr>
              <w:rFonts w:eastAsiaTheme="minorEastAsia"/>
              <w:noProof/>
              <w:kern w:val="2"/>
              <w:sz w:val="24"/>
              <w:szCs w:val="24"/>
              <w:lang w:eastAsia="en-SG"/>
              <w14:ligatures w14:val="standardContextual"/>
            </w:rPr>
          </w:pPr>
          <w:hyperlink w:anchor="_Toc219384588" w:history="1">
            <w:r w:rsidRPr="00A109FF">
              <w:rPr>
                <w:rStyle w:val="Hyperlink"/>
                <w:noProof/>
              </w:rPr>
              <w:t>2.18.4</w:t>
            </w:r>
            <w:r>
              <w:rPr>
                <w:rFonts w:eastAsiaTheme="minorEastAsia"/>
                <w:noProof/>
                <w:kern w:val="2"/>
                <w:sz w:val="24"/>
                <w:szCs w:val="24"/>
                <w:lang w:eastAsia="en-SG"/>
                <w14:ligatures w14:val="standardContextual"/>
              </w:rPr>
              <w:tab/>
            </w:r>
            <w:r w:rsidRPr="00A109FF">
              <w:rPr>
                <w:rStyle w:val="Hyperlink"/>
                <w:noProof/>
              </w:rPr>
              <w:t>Post Conditions</w:t>
            </w:r>
            <w:r>
              <w:rPr>
                <w:noProof/>
                <w:webHidden/>
              </w:rPr>
              <w:tab/>
            </w:r>
            <w:r>
              <w:rPr>
                <w:noProof/>
                <w:webHidden/>
              </w:rPr>
              <w:fldChar w:fldCharType="begin"/>
            </w:r>
            <w:r>
              <w:rPr>
                <w:noProof/>
                <w:webHidden/>
              </w:rPr>
              <w:instrText xml:space="preserve"> PAGEREF _Toc219384588 \h </w:instrText>
            </w:r>
            <w:r>
              <w:rPr>
                <w:noProof/>
                <w:webHidden/>
              </w:rPr>
            </w:r>
            <w:r>
              <w:rPr>
                <w:noProof/>
                <w:webHidden/>
              </w:rPr>
              <w:fldChar w:fldCharType="separate"/>
            </w:r>
            <w:r>
              <w:rPr>
                <w:noProof/>
                <w:webHidden/>
              </w:rPr>
              <w:t>52</w:t>
            </w:r>
            <w:r>
              <w:rPr>
                <w:noProof/>
                <w:webHidden/>
              </w:rPr>
              <w:fldChar w:fldCharType="end"/>
            </w:r>
          </w:hyperlink>
        </w:p>
        <w:p w14:paraId="73644A24" w14:textId="41628F58" w:rsidR="001108F9" w:rsidRDefault="001108F9">
          <w:pPr>
            <w:pStyle w:val="TOC3"/>
            <w:tabs>
              <w:tab w:val="left" w:pos="1440"/>
              <w:tab w:val="right" w:leader="dot" w:pos="10790"/>
            </w:tabs>
            <w:rPr>
              <w:rFonts w:eastAsiaTheme="minorEastAsia"/>
              <w:noProof/>
              <w:kern w:val="2"/>
              <w:sz w:val="24"/>
              <w:szCs w:val="24"/>
              <w:lang w:eastAsia="en-SG"/>
              <w14:ligatures w14:val="standardContextual"/>
            </w:rPr>
          </w:pPr>
          <w:hyperlink w:anchor="_Toc219384589" w:history="1">
            <w:r w:rsidRPr="00A109FF">
              <w:rPr>
                <w:rStyle w:val="Hyperlink"/>
                <w:noProof/>
              </w:rPr>
              <w:t>2.18.5</w:t>
            </w:r>
            <w:r>
              <w:rPr>
                <w:rFonts w:eastAsiaTheme="minorEastAsia"/>
                <w:noProof/>
                <w:kern w:val="2"/>
                <w:sz w:val="24"/>
                <w:szCs w:val="24"/>
                <w:lang w:eastAsia="en-SG"/>
                <w14:ligatures w14:val="standardContextual"/>
              </w:rPr>
              <w:tab/>
            </w:r>
            <w:r w:rsidRPr="00A109FF">
              <w:rPr>
                <w:rStyle w:val="Hyperlink"/>
                <w:noProof/>
              </w:rPr>
              <w:t>Syndication Allotment Page</w:t>
            </w:r>
            <w:r>
              <w:rPr>
                <w:noProof/>
                <w:webHidden/>
              </w:rPr>
              <w:tab/>
            </w:r>
            <w:r>
              <w:rPr>
                <w:noProof/>
                <w:webHidden/>
              </w:rPr>
              <w:fldChar w:fldCharType="begin"/>
            </w:r>
            <w:r>
              <w:rPr>
                <w:noProof/>
                <w:webHidden/>
              </w:rPr>
              <w:instrText xml:space="preserve"> PAGEREF _Toc219384589 \h </w:instrText>
            </w:r>
            <w:r>
              <w:rPr>
                <w:noProof/>
                <w:webHidden/>
              </w:rPr>
            </w:r>
            <w:r>
              <w:rPr>
                <w:noProof/>
                <w:webHidden/>
              </w:rPr>
              <w:fldChar w:fldCharType="separate"/>
            </w:r>
            <w:r>
              <w:rPr>
                <w:noProof/>
                <w:webHidden/>
              </w:rPr>
              <w:t>52</w:t>
            </w:r>
            <w:r>
              <w:rPr>
                <w:noProof/>
                <w:webHidden/>
              </w:rPr>
              <w:fldChar w:fldCharType="end"/>
            </w:r>
          </w:hyperlink>
        </w:p>
        <w:p w14:paraId="697D47E1" w14:textId="1A6B3434" w:rsidR="001108F9" w:rsidRDefault="001108F9">
          <w:pPr>
            <w:pStyle w:val="TOC2"/>
            <w:tabs>
              <w:tab w:val="left" w:pos="960"/>
              <w:tab w:val="right" w:leader="dot" w:pos="10790"/>
            </w:tabs>
            <w:rPr>
              <w:rFonts w:eastAsiaTheme="minorEastAsia"/>
              <w:noProof/>
              <w:kern w:val="2"/>
              <w:sz w:val="24"/>
              <w:szCs w:val="24"/>
              <w:lang w:eastAsia="en-SG"/>
              <w14:ligatures w14:val="standardContextual"/>
            </w:rPr>
          </w:pPr>
          <w:hyperlink w:anchor="_Toc219384590" w:history="1">
            <w:r w:rsidRPr="00A109FF">
              <w:rPr>
                <w:rStyle w:val="Hyperlink"/>
                <w:noProof/>
              </w:rPr>
              <w:t>2.19</w:t>
            </w:r>
            <w:r>
              <w:rPr>
                <w:rFonts w:eastAsiaTheme="minorEastAsia"/>
                <w:noProof/>
                <w:kern w:val="2"/>
                <w:sz w:val="24"/>
                <w:szCs w:val="24"/>
                <w:lang w:eastAsia="en-SG"/>
                <w14:ligatures w14:val="standardContextual"/>
              </w:rPr>
              <w:tab/>
            </w:r>
            <w:r w:rsidRPr="00A109FF">
              <w:rPr>
                <w:rStyle w:val="Hyperlink"/>
                <w:noProof/>
              </w:rPr>
              <w:t>Upload Placement Tranche</w:t>
            </w:r>
            <w:r>
              <w:rPr>
                <w:noProof/>
                <w:webHidden/>
              </w:rPr>
              <w:tab/>
            </w:r>
            <w:r>
              <w:rPr>
                <w:noProof/>
                <w:webHidden/>
              </w:rPr>
              <w:fldChar w:fldCharType="begin"/>
            </w:r>
            <w:r>
              <w:rPr>
                <w:noProof/>
                <w:webHidden/>
              </w:rPr>
              <w:instrText xml:space="preserve"> PAGEREF _Toc219384590 \h </w:instrText>
            </w:r>
            <w:r>
              <w:rPr>
                <w:noProof/>
                <w:webHidden/>
              </w:rPr>
            </w:r>
            <w:r>
              <w:rPr>
                <w:noProof/>
                <w:webHidden/>
              </w:rPr>
              <w:fldChar w:fldCharType="separate"/>
            </w:r>
            <w:r>
              <w:rPr>
                <w:noProof/>
                <w:webHidden/>
              </w:rPr>
              <w:t>52</w:t>
            </w:r>
            <w:r>
              <w:rPr>
                <w:noProof/>
                <w:webHidden/>
              </w:rPr>
              <w:fldChar w:fldCharType="end"/>
            </w:r>
          </w:hyperlink>
        </w:p>
        <w:p w14:paraId="063B65DF" w14:textId="2E03E879" w:rsidR="001108F9" w:rsidRDefault="001108F9">
          <w:pPr>
            <w:pStyle w:val="TOC3"/>
            <w:tabs>
              <w:tab w:val="left" w:pos="1440"/>
              <w:tab w:val="right" w:leader="dot" w:pos="10790"/>
            </w:tabs>
            <w:rPr>
              <w:rFonts w:eastAsiaTheme="minorEastAsia"/>
              <w:noProof/>
              <w:kern w:val="2"/>
              <w:sz w:val="24"/>
              <w:szCs w:val="24"/>
              <w:lang w:eastAsia="en-SG"/>
              <w14:ligatures w14:val="standardContextual"/>
            </w:rPr>
          </w:pPr>
          <w:hyperlink w:anchor="_Toc219384591" w:history="1">
            <w:r w:rsidRPr="00A109FF">
              <w:rPr>
                <w:rStyle w:val="Hyperlink"/>
                <w:noProof/>
              </w:rPr>
              <w:t>2.19.1</w:t>
            </w:r>
            <w:r>
              <w:rPr>
                <w:rFonts w:eastAsiaTheme="minorEastAsia"/>
                <w:noProof/>
                <w:kern w:val="2"/>
                <w:sz w:val="24"/>
                <w:szCs w:val="24"/>
                <w:lang w:eastAsia="en-SG"/>
                <w14:ligatures w14:val="standardContextual"/>
              </w:rPr>
              <w:tab/>
            </w:r>
            <w:r w:rsidRPr="00A109FF">
              <w:rPr>
                <w:rStyle w:val="Hyperlink"/>
                <w:noProof/>
              </w:rPr>
              <w:t>Description</w:t>
            </w:r>
            <w:r>
              <w:rPr>
                <w:noProof/>
                <w:webHidden/>
              </w:rPr>
              <w:tab/>
            </w:r>
            <w:r>
              <w:rPr>
                <w:noProof/>
                <w:webHidden/>
              </w:rPr>
              <w:fldChar w:fldCharType="begin"/>
            </w:r>
            <w:r>
              <w:rPr>
                <w:noProof/>
                <w:webHidden/>
              </w:rPr>
              <w:instrText xml:space="preserve"> PAGEREF _Toc219384591 \h </w:instrText>
            </w:r>
            <w:r>
              <w:rPr>
                <w:noProof/>
                <w:webHidden/>
              </w:rPr>
            </w:r>
            <w:r>
              <w:rPr>
                <w:noProof/>
                <w:webHidden/>
              </w:rPr>
              <w:fldChar w:fldCharType="separate"/>
            </w:r>
            <w:r>
              <w:rPr>
                <w:noProof/>
                <w:webHidden/>
              </w:rPr>
              <w:t>53</w:t>
            </w:r>
            <w:r>
              <w:rPr>
                <w:noProof/>
                <w:webHidden/>
              </w:rPr>
              <w:fldChar w:fldCharType="end"/>
            </w:r>
          </w:hyperlink>
        </w:p>
        <w:p w14:paraId="2FBFDB67" w14:textId="29A5FF2E" w:rsidR="001108F9" w:rsidRDefault="001108F9">
          <w:pPr>
            <w:pStyle w:val="TOC3"/>
            <w:tabs>
              <w:tab w:val="left" w:pos="1440"/>
              <w:tab w:val="right" w:leader="dot" w:pos="10790"/>
            </w:tabs>
            <w:rPr>
              <w:rFonts w:eastAsiaTheme="minorEastAsia"/>
              <w:noProof/>
              <w:kern w:val="2"/>
              <w:sz w:val="24"/>
              <w:szCs w:val="24"/>
              <w:lang w:eastAsia="en-SG"/>
              <w14:ligatures w14:val="standardContextual"/>
            </w:rPr>
          </w:pPr>
          <w:hyperlink w:anchor="_Toc219384592" w:history="1">
            <w:r w:rsidRPr="00A109FF">
              <w:rPr>
                <w:rStyle w:val="Hyperlink"/>
                <w:noProof/>
              </w:rPr>
              <w:t>2.19.2</w:t>
            </w:r>
            <w:r>
              <w:rPr>
                <w:rFonts w:eastAsiaTheme="minorEastAsia"/>
                <w:noProof/>
                <w:kern w:val="2"/>
                <w:sz w:val="24"/>
                <w:szCs w:val="24"/>
                <w:lang w:eastAsia="en-SG"/>
                <w14:ligatures w14:val="standardContextual"/>
              </w:rPr>
              <w:tab/>
            </w:r>
            <w:r w:rsidRPr="00A109FF">
              <w:rPr>
                <w:rStyle w:val="Hyperlink"/>
                <w:noProof/>
              </w:rPr>
              <w:t>Preconditions</w:t>
            </w:r>
            <w:r>
              <w:rPr>
                <w:noProof/>
                <w:webHidden/>
              </w:rPr>
              <w:tab/>
            </w:r>
            <w:r>
              <w:rPr>
                <w:noProof/>
                <w:webHidden/>
              </w:rPr>
              <w:fldChar w:fldCharType="begin"/>
            </w:r>
            <w:r>
              <w:rPr>
                <w:noProof/>
                <w:webHidden/>
              </w:rPr>
              <w:instrText xml:space="preserve"> PAGEREF _Toc219384592 \h </w:instrText>
            </w:r>
            <w:r>
              <w:rPr>
                <w:noProof/>
                <w:webHidden/>
              </w:rPr>
            </w:r>
            <w:r>
              <w:rPr>
                <w:noProof/>
                <w:webHidden/>
              </w:rPr>
              <w:fldChar w:fldCharType="separate"/>
            </w:r>
            <w:r>
              <w:rPr>
                <w:noProof/>
                <w:webHidden/>
              </w:rPr>
              <w:t>53</w:t>
            </w:r>
            <w:r>
              <w:rPr>
                <w:noProof/>
                <w:webHidden/>
              </w:rPr>
              <w:fldChar w:fldCharType="end"/>
            </w:r>
          </w:hyperlink>
        </w:p>
        <w:p w14:paraId="6E50CB84" w14:textId="5F0947B0" w:rsidR="001108F9" w:rsidRDefault="001108F9">
          <w:pPr>
            <w:pStyle w:val="TOC3"/>
            <w:tabs>
              <w:tab w:val="left" w:pos="1440"/>
              <w:tab w:val="right" w:leader="dot" w:pos="10790"/>
            </w:tabs>
            <w:rPr>
              <w:rFonts w:eastAsiaTheme="minorEastAsia"/>
              <w:noProof/>
              <w:kern w:val="2"/>
              <w:sz w:val="24"/>
              <w:szCs w:val="24"/>
              <w:lang w:eastAsia="en-SG"/>
              <w14:ligatures w14:val="standardContextual"/>
            </w:rPr>
          </w:pPr>
          <w:hyperlink w:anchor="_Toc219384593" w:history="1">
            <w:r w:rsidRPr="00A109FF">
              <w:rPr>
                <w:rStyle w:val="Hyperlink"/>
                <w:noProof/>
              </w:rPr>
              <w:t>2.19.3</w:t>
            </w:r>
            <w:r>
              <w:rPr>
                <w:rFonts w:eastAsiaTheme="minorEastAsia"/>
                <w:noProof/>
                <w:kern w:val="2"/>
                <w:sz w:val="24"/>
                <w:szCs w:val="24"/>
                <w:lang w:eastAsia="en-SG"/>
                <w14:ligatures w14:val="standardContextual"/>
              </w:rPr>
              <w:tab/>
            </w:r>
            <w:r w:rsidRPr="00A109FF">
              <w:rPr>
                <w:rStyle w:val="Hyperlink"/>
                <w:noProof/>
              </w:rPr>
              <w:t>Business Requirements</w:t>
            </w:r>
            <w:r>
              <w:rPr>
                <w:noProof/>
                <w:webHidden/>
              </w:rPr>
              <w:tab/>
            </w:r>
            <w:r>
              <w:rPr>
                <w:noProof/>
                <w:webHidden/>
              </w:rPr>
              <w:fldChar w:fldCharType="begin"/>
            </w:r>
            <w:r>
              <w:rPr>
                <w:noProof/>
                <w:webHidden/>
              </w:rPr>
              <w:instrText xml:space="preserve"> PAGEREF _Toc219384593 \h </w:instrText>
            </w:r>
            <w:r>
              <w:rPr>
                <w:noProof/>
                <w:webHidden/>
              </w:rPr>
            </w:r>
            <w:r>
              <w:rPr>
                <w:noProof/>
                <w:webHidden/>
              </w:rPr>
              <w:fldChar w:fldCharType="separate"/>
            </w:r>
            <w:r>
              <w:rPr>
                <w:noProof/>
                <w:webHidden/>
              </w:rPr>
              <w:t>53</w:t>
            </w:r>
            <w:r>
              <w:rPr>
                <w:noProof/>
                <w:webHidden/>
              </w:rPr>
              <w:fldChar w:fldCharType="end"/>
            </w:r>
          </w:hyperlink>
        </w:p>
        <w:p w14:paraId="2C9C83A3" w14:textId="3FE9A60C" w:rsidR="001108F9" w:rsidRDefault="001108F9">
          <w:pPr>
            <w:pStyle w:val="TOC3"/>
            <w:tabs>
              <w:tab w:val="left" w:pos="1440"/>
              <w:tab w:val="right" w:leader="dot" w:pos="10790"/>
            </w:tabs>
            <w:rPr>
              <w:rFonts w:eastAsiaTheme="minorEastAsia"/>
              <w:noProof/>
              <w:kern w:val="2"/>
              <w:sz w:val="24"/>
              <w:szCs w:val="24"/>
              <w:lang w:eastAsia="en-SG"/>
              <w14:ligatures w14:val="standardContextual"/>
            </w:rPr>
          </w:pPr>
          <w:hyperlink w:anchor="_Toc219384594" w:history="1">
            <w:r w:rsidRPr="00A109FF">
              <w:rPr>
                <w:rStyle w:val="Hyperlink"/>
                <w:noProof/>
              </w:rPr>
              <w:t>2.19.4</w:t>
            </w:r>
            <w:r>
              <w:rPr>
                <w:rFonts w:eastAsiaTheme="minorEastAsia"/>
                <w:noProof/>
                <w:kern w:val="2"/>
                <w:sz w:val="24"/>
                <w:szCs w:val="24"/>
                <w:lang w:eastAsia="en-SG"/>
                <w14:ligatures w14:val="standardContextual"/>
              </w:rPr>
              <w:tab/>
            </w:r>
            <w:r w:rsidRPr="00A109FF">
              <w:rPr>
                <w:rStyle w:val="Hyperlink"/>
                <w:noProof/>
              </w:rPr>
              <w:t>Post Conditions</w:t>
            </w:r>
            <w:r>
              <w:rPr>
                <w:noProof/>
                <w:webHidden/>
              </w:rPr>
              <w:tab/>
            </w:r>
            <w:r>
              <w:rPr>
                <w:noProof/>
                <w:webHidden/>
              </w:rPr>
              <w:fldChar w:fldCharType="begin"/>
            </w:r>
            <w:r>
              <w:rPr>
                <w:noProof/>
                <w:webHidden/>
              </w:rPr>
              <w:instrText xml:space="preserve"> PAGEREF _Toc219384594 \h </w:instrText>
            </w:r>
            <w:r>
              <w:rPr>
                <w:noProof/>
                <w:webHidden/>
              </w:rPr>
            </w:r>
            <w:r>
              <w:rPr>
                <w:noProof/>
                <w:webHidden/>
              </w:rPr>
              <w:fldChar w:fldCharType="separate"/>
            </w:r>
            <w:r>
              <w:rPr>
                <w:noProof/>
                <w:webHidden/>
              </w:rPr>
              <w:t>53</w:t>
            </w:r>
            <w:r>
              <w:rPr>
                <w:noProof/>
                <w:webHidden/>
              </w:rPr>
              <w:fldChar w:fldCharType="end"/>
            </w:r>
          </w:hyperlink>
        </w:p>
        <w:p w14:paraId="0B72C149" w14:textId="214ED0C3" w:rsidR="001108F9" w:rsidRDefault="001108F9">
          <w:pPr>
            <w:pStyle w:val="TOC3"/>
            <w:tabs>
              <w:tab w:val="left" w:pos="1440"/>
              <w:tab w:val="right" w:leader="dot" w:pos="10790"/>
            </w:tabs>
            <w:rPr>
              <w:rFonts w:eastAsiaTheme="minorEastAsia"/>
              <w:noProof/>
              <w:kern w:val="2"/>
              <w:sz w:val="24"/>
              <w:szCs w:val="24"/>
              <w:lang w:eastAsia="en-SG"/>
              <w14:ligatures w14:val="standardContextual"/>
            </w:rPr>
          </w:pPr>
          <w:hyperlink w:anchor="_Toc219384595" w:history="1">
            <w:r w:rsidRPr="00A109FF">
              <w:rPr>
                <w:rStyle w:val="Hyperlink"/>
                <w:noProof/>
              </w:rPr>
              <w:t>2.19.5</w:t>
            </w:r>
            <w:r>
              <w:rPr>
                <w:rFonts w:eastAsiaTheme="minorEastAsia"/>
                <w:noProof/>
                <w:kern w:val="2"/>
                <w:sz w:val="24"/>
                <w:szCs w:val="24"/>
                <w:lang w:eastAsia="en-SG"/>
                <w14:ligatures w14:val="standardContextual"/>
              </w:rPr>
              <w:tab/>
            </w:r>
            <w:r w:rsidRPr="00A109FF">
              <w:rPr>
                <w:rStyle w:val="Hyperlink"/>
                <w:noProof/>
              </w:rPr>
              <w:t>Syndication Allotment Page</w:t>
            </w:r>
            <w:r>
              <w:rPr>
                <w:noProof/>
                <w:webHidden/>
              </w:rPr>
              <w:tab/>
            </w:r>
            <w:r>
              <w:rPr>
                <w:noProof/>
                <w:webHidden/>
              </w:rPr>
              <w:fldChar w:fldCharType="begin"/>
            </w:r>
            <w:r>
              <w:rPr>
                <w:noProof/>
                <w:webHidden/>
              </w:rPr>
              <w:instrText xml:space="preserve"> PAGEREF _Toc219384595 \h </w:instrText>
            </w:r>
            <w:r>
              <w:rPr>
                <w:noProof/>
                <w:webHidden/>
              </w:rPr>
            </w:r>
            <w:r>
              <w:rPr>
                <w:noProof/>
                <w:webHidden/>
              </w:rPr>
              <w:fldChar w:fldCharType="separate"/>
            </w:r>
            <w:r>
              <w:rPr>
                <w:noProof/>
                <w:webHidden/>
              </w:rPr>
              <w:t>53</w:t>
            </w:r>
            <w:r>
              <w:rPr>
                <w:noProof/>
                <w:webHidden/>
              </w:rPr>
              <w:fldChar w:fldCharType="end"/>
            </w:r>
          </w:hyperlink>
        </w:p>
        <w:p w14:paraId="4C6DC26B" w14:textId="38966F0F" w:rsidR="001108F9" w:rsidRDefault="001108F9">
          <w:pPr>
            <w:pStyle w:val="TOC2"/>
            <w:tabs>
              <w:tab w:val="left" w:pos="960"/>
              <w:tab w:val="right" w:leader="dot" w:pos="10790"/>
            </w:tabs>
            <w:rPr>
              <w:rFonts w:eastAsiaTheme="minorEastAsia"/>
              <w:noProof/>
              <w:kern w:val="2"/>
              <w:sz w:val="24"/>
              <w:szCs w:val="24"/>
              <w:lang w:eastAsia="en-SG"/>
              <w14:ligatures w14:val="standardContextual"/>
            </w:rPr>
          </w:pPr>
          <w:hyperlink w:anchor="_Toc219384596" w:history="1">
            <w:r w:rsidRPr="00A109FF">
              <w:rPr>
                <w:rStyle w:val="Hyperlink"/>
                <w:noProof/>
              </w:rPr>
              <w:t>2.20</w:t>
            </w:r>
            <w:r>
              <w:rPr>
                <w:rFonts w:eastAsiaTheme="minorEastAsia"/>
                <w:noProof/>
                <w:kern w:val="2"/>
                <w:sz w:val="24"/>
                <w:szCs w:val="24"/>
                <w:lang w:eastAsia="en-SG"/>
                <w14:ligatures w14:val="standardContextual"/>
              </w:rPr>
              <w:tab/>
            </w:r>
            <w:r w:rsidRPr="00A109FF">
              <w:rPr>
                <w:rStyle w:val="Hyperlink"/>
                <w:noProof/>
              </w:rPr>
              <w:t>Verify Overall Allotment</w:t>
            </w:r>
            <w:r>
              <w:rPr>
                <w:noProof/>
                <w:webHidden/>
              </w:rPr>
              <w:tab/>
            </w:r>
            <w:r>
              <w:rPr>
                <w:noProof/>
                <w:webHidden/>
              </w:rPr>
              <w:fldChar w:fldCharType="begin"/>
            </w:r>
            <w:r>
              <w:rPr>
                <w:noProof/>
                <w:webHidden/>
              </w:rPr>
              <w:instrText xml:space="preserve"> PAGEREF _Toc219384596 \h </w:instrText>
            </w:r>
            <w:r>
              <w:rPr>
                <w:noProof/>
                <w:webHidden/>
              </w:rPr>
            </w:r>
            <w:r>
              <w:rPr>
                <w:noProof/>
                <w:webHidden/>
              </w:rPr>
              <w:fldChar w:fldCharType="separate"/>
            </w:r>
            <w:r>
              <w:rPr>
                <w:noProof/>
                <w:webHidden/>
              </w:rPr>
              <w:t>53</w:t>
            </w:r>
            <w:r>
              <w:rPr>
                <w:noProof/>
                <w:webHidden/>
              </w:rPr>
              <w:fldChar w:fldCharType="end"/>
            </w:r>
          </w:hyperlink>
        </w:p>
        <w:p w14:paraId="29C865DA" w14:textId="78F8EB7B" w:rsidR="001108F9" w:rsidRDefault="001108F9">
          <w:pPr>
            <w:pStyle w:val="TOC3"/>
            <w:tabs>
              <w:tab w:val="left" w:pos="1440"/>
              <w:tab w:val="right" w:leader="dot" w:pos="10790"/>
            </w:tabs>
            <w:rPr>
              <w:rFonts w:eastAsiaTheme="minorEastAsia"/>
              <w:noProof/>
              <w:kern w:val="2"/>
              <w:sz w:val="24"/>
              <w:szCs w:val="24"/>
              <w:lang w:eastAsia="en-SG"/>
              <w14:ligatures w14:val="standardContextual"/>
            </w:rPr>
          </w:pPr>
          <w:hyperlink w:anchor="_Toc219384597" w:history="1">
            <w:r w:rsidRPr="00A109FF">
              <w:rPr>
                <w:rStyle w:val="Hyperlink"/>
                <w:noProof/>
              </w:rPr>
              <w:t>2.20.1</w:t>
            </w:r>
            <w:r>
              <w:rPr>
                <w:rFonts w:eastAsiaTheme="minorEastAsia"/>
                <w:noProof/>
                <w:kern w:val="2"/>
                <w:sz w:val="24"/>
                <w:szCs w:val="24"/>
                <w:lang w:eastAsia="en-SG"/>
                <w14:ligatures w14:val="standardContextual"/>
              </w:rPr>
              <w:tab/>
            </w:r>
            <w:r w:rsidRPr="00A109FF">
              <w:rPr>
                <w:rStyle w:val="Hyperlink"/>
                <w:noProof/>
              </w:rPr>
              <w:t>Description</w:t>
            </w:r>
            <w:r>
              <w:rPr>
                <w:noProof/>
                <w:webHidden/>
              </w:rPr>
              <w:tab/>
            </w:r>
            <w:r>
              <w:rPr>
                <w:noProof/>
                <w:webHidden/>
              </w:rPr>
              <w:fldChar w:fldCharType="begin"/>
            </w:r>
            <w:r>
              <w:rPr>
                <w:noProof/>
                <w:webHidden/>
              </w:rPr>
              <w:instrText xml:space="preserve"> PAGEREF _Toc219384597 \h </w:instrText>
            </w:r>
            <w:r>
              <w:rPr>
                <w:noProof/>
                <w:webHidden/>
              </w:rPr>
            </w:r>
            <w:r>
              <w:rPr>
                <w:noProof/>
                <w:webHidden/>
              </w:rPr>
              <w:fldChar w:fldCharType="separate"/>
            </w:r>
            <w:r>
              <w:rPr>
                <w:noProof/>
                <w:webHidden/>
              </w:rPr>
              <w:t>54</w:t>
            </w:r>
            <w:r>
              <w:rPr>
                <w:noProof/>
                <w:webHidden/>
              </w:rPr>
              <w:fldChar w:fldCharType="end"/>
            </w:r>
          </w:hyperlink>
        </w:p>
        <w:p w14:paraId="07F83404" w14:textId="31FABBF6" w:rsidR="001108F9" w:rsidRDefault="001108F9">
          <w:pPr>
            <w:pStyle w:val="TOC3"/>
            <w:tabs>
              <w:tab w:val="left" w:pos="1440"/>
              <w:tab w:val="right" w:leader="dot" w:pos="10790"/>
            </w:tabs>
            <w:rPr>
              <w:rFonts w:eastAsiaTheme="minorEastAsia"/>
              <w:noProof/>
              <w:kern w:val="2"/>
              <w:sz w:val="24"/>
              <w:szCs w:val="24"/>
              <w:lang w:eastAsia="en-SG"/>
              <w14:ligatures w14:val="standardContextual"/>
            </w:rPr>
          </w:pPr>
          <w:hyperlink w:anchor="_Toc219384598" w:history="1">
            <w:r w:rsidRPr="00A109FF">
              <w:rPr>
                <w:rStyle w:val="Hyperlink"/>
                <w:noProof/>
              </w:rPr>
              <w:t>2.20.2</w:t>
            </w:r>
            <w:r>
              <w:rPr>
                <w:rFonts w:eastAsiaTheme="minorEastAsia"/>
                <w:noProof/>
                <w:kern w:val="2"/>
                <w:sz w:val="24"/>
                <w:szCs w:val="24"/>
                <w:lang w:eastAsia="en-SG"/>
                <w14:ligatures w14:val="standardContextual"/>
              </w:rPr>
              <w:tab/>
            </w:r>
            <w:r w:rsidRPr="00A109FF">
              <w:rPr>
                <w:rStyle w:val="Hyperlink"/>
                <w:noProof/>
              </w:rPr>
              <w:t>Preconditions</w:t>
            </w:r>
            <w:r>
              <w:rPr>
                <w:noProof/>
                <w:webHidden/>
              </w:rPr>
              <w:tab/>
            </w:r>
            <w:r>
              <w:rPr>
                <w:noProof/>
                <w:webHidden/>
              </w:rPr>
              <w:fldChar w:fldCharType="begin"/>
            </w:r>
            <w:r>
              <w:rPr>
                <w:noProof/>
                <w:webHidden/>
              </w:rPr>
              <w:instrText xml:space="preserve"> PAGEREF _Toc219384598 \h </w:instrText>
            </w:r>
            <w:r>
              <w:rPr>
                <w:noProof/>
                <w:webHidden/>
              </w:rPr>
            </w:r>
            <w:r>
              <w:rPr>
                <w:noProof/>
                <w:webHidden/>
              </w:rPr>
              <w:fldChar w:fldCharType="separate"/>
            </w:r>
            <w:r>
              <w:rPr>
                <w:noProof/>
                <w:webHidden/>
              </w:rPr>
              <w:t>54</w:t>
            </w:r>
            <w:r>
              <w:rPr>
                <w:noProof/>
                <w:webHidden/>
              </w:rPr>
              <w:fldChar w:fldCharType="end"/>
            </w:r>
          </w:hyperlink>
        </w:p>
        <w:p w14:paraId="57F02C6F" w14:textId="386BA845" w:rsidR="001108F9" w:rsidRDefault="001108F9">
          <w:pPr>
            <w:pStyle w:val="TOC3"/>
            <w:tabs>
              <w:tab w:val="left" w:pos="1440"/>
              <w:tab w:val="right" w:leader="dot" w:pos="10790"/>
            </w:tabs>
            <w:rPr>
              <w:rFonts w:eastAsiaTheme="minorEastAsia"/>
              <w:noProof/>
              <w:kern w:val="2"/>
              <w:sz w:val="24"/>
              <w:szCs w:val="24"/>
              <w:lang w:eastAsia="en-SG"/>
              <w14:ligatures w14:val="standardContextual"/>
            </w:rPr>
          </w:pPr>
          <w:hyperlink w:anchor="_Toc219384599" w:history="1">
            <w:r w:rsidRPr="00A109FF">
              <w:rPr>
                <w:rStyle w:val="Hyperlink"/>
                <w:noProof/>
              </w:rPr>
              <w:t>2.20.3</w:t>
            </w:r>
            <w:r>
              <w:rPr>
                <w:rFonts w:eastAsiaTheme="minorEastAsia"/>
                <w:noProof/>
                <w:kern w:val="2"/>
                <w:sz w:val="24"/>
                <w:szCs w:val="24"/>
                <w:lang w:eastAsia="en-SG"/>
                <w14:ligatures w14:val="standardContextual"/>
              </w:rPr>
              <w:tab/>
            </w:r>
            <w:r w:rsidRPr="00A109FF">
              <w:rPr>
                <w:rStyle w:val="Hyperlink"/>
                <w:noProof/>
              </w:rPr>
              <w:t>Business Requirements</w:t>
            </w:r>
            <w:r>
              <w:rPr>
                <w:noProof/>
                <w:webHidden/>
              </w:rPr>
              <w:tab/>
            </w:r>
            <w:r>
              <w:rPr>
                <w:noProof/>
                <w:webHidden/>
              </w:rPr>
              <w:fldChar w:fldCharType="begin"/>
            </w:r>
            <w:r>
              <w:rPr>
                <w:noProof/>
                <w:webHidden/>
              </w:rPr>
              <w:instrText xml:space="preserve"> PAGEREF _Toc219384599 \h </w:instrText>
            </w:r>
            <w:r>
              <w:rPr>
                <w:noProof/>
                <w:webHidden/>
              </w:rPr>
            </w:r>
            <w:r>
              <w:rPr>
                <w:noProof/>
                <w:webHidden/>
              </w:rPr>
              <w:fldChar w:fldCharType="separate"/>
            </w:r>
            <w:r>
              <w:rPr>
                <w:noProof/>
                <w:webHidden/>
              </w:rPr>
              <w:t>54</w:t>
            </w:r>
            <w:r>
              <w:rPr>
                <w:noProof/>
                <w:webHidden/>
              </w:rPr>
              <w:fldChar w:fldCharType="end"/>
            </w:r>
          </w:hyperlink>
        </w:p>
        <w:p w14:paraId="33E573E5" w14:textId="02147BED" w:rsidR="001108F9" w:rsidRDefault="001108F9">
          <w:pPr>
            <w:pStyle w:val="TOC3"/>
            <w:tabs>
              <w:tab w:val="left" w:pos="1440"/>
              <w:tab w:val="right" w:leader="dot" w:pos="10790"/>
            </w:tabs>
            <w:rPr>
              <w:rFonts w:eastAsiaTheme="minorEastAsia"/>
              <w:noProof/>
              <w:kern w:val="2"/>
              <w:sz w:val="24"/>
              <w:szCs w:val="24"/>
              <w:lang w:eastAsia="en-SG"/>
              <w14:ligatures w14:val="standardContextual"/>
            </w:rPr>
          </w:pPr>
          <w:hyperlink w:anchor="_Toc219384600" w:history="1">
            <w:r w:rsidRPr="00A109FF">
              <w:rPr>
                <w:rStyle w:val="Hyperlink"/>
                <w:noProof/>
              </w:rPr>
              <w:t>2.20.4</w:t>
            </w:r>
            <w:r>
              <w:rPr>
                <w:rFonts w:eastAsiaTheme="minorEastAsia"/>
                <w:noProof/>
                <w:kern w:val="2"/>
                <w:sz w:val="24"/>
                <w:szCs w:val="24"/>
                <w:lang w:eastAsia="en-SG"/>
                <w14:ligatures w14:val="standardContextual"/>
              </w:rPr>
              <w:tab/>
            </w:r>
            <w:r w:rsidRPr="00A109FF">
              <w:rPr>
                <w:rStyle w:val="Hyperlink"/>
                <w:noProof/>
              </w:rPr>
              <w:t>Post Conditions</w:t>
            </w:r>
            <w:r>
              <w:rPr>
                <w:noProof/>
                <w:webHidden/>
              </w:rPr>
              <w:tab/>
            </w:r>
            <w:r>
              <w:rPr>
                <w:noProof/>
                <w:webHidden/>
              </w:rPr>
              <w:fldChar w:fldCharType="begin"/>
            </w:r>
            <w:r>
              <w:rPr>
                <w:noProof/>
                <w:webHidden/>
              </w:rPr>
              <w:instrText xml:space="preserve"> PAGEREF _Toc219384600 \h </w:instrText>
            </w:r>
            <w:r>
              <w:rPr>
                <w:noProof/>
                <w:webHidden/>
              </w:rPr>
            </w:r>
            <w:r>
              <w:rPr>
                <w:noProof/>
                <w:webHidden/>
              </w:rPr>
              <w:fldChar w:fldCharType="separate"/>
            </w:r>
            <w:r>
              <w:rPr>
                <w:noProof/>
                <w:webHidden/>
              </w:rPr>
              <w:t>54</w:t>
            </w:r>
            <w:r>
              <w:rPr>
                <w:noProof/>
                <w:webHidden/>
              </w:rPr>
              <w:fldChar w:fldCharType="end"/>
            </w:r>
          </w:hyperlink>
        </w:p>
        <w:p w14:paraId="049BDC4E" w14:textId="2758C23D" w:rsidR="001108F9" w:rsidRDefault="001108F9">
          <w:pPr>
            <w:pStyle w:val="TOC3"/>
            <w:tabs>
              <w:tab w:val="left" w:pos="1440"/>
              <w:tab w:val="right" w:leader="dot" w:pos="10790"/>
            </w:tabs>
            <w:rPr>
              <w:rFonts w:eastAsiaTheme="minorEastAsia"/>
              <w:noProof/>
              <w:kern w:val="2"/>
              <w:sz w:val="24"/>
              <w:szCs w:val="24"/>
              <w:lang w:eastAsia="en-SG"/>
              <w14:ligatures w14:val="standardContextual"/>
            </w:rPr>
          </w:pPr>
          <w:hyperlink w:anchor="_Toc219384601" w:history="1">
            <w:r w:rsidRPr="00A109FF">
              <w:rPr>
                <w:rStyle w:val="Hyperlink"/>
                <w:noProof/>
              </w:rPr>
              <w:t>2.20.5</w:t>
            </w:r>
            <w:r>
              <w:rPr>
                <w:rFonts w:eastAsiaTheme="minorEastAsia"/>
                <w:noProof/>
                <w:kern w:val="2"/>
                <w:sz w:val="24"/>
                <w:szCs w:val="24"/>
                <w:lang w:eastAsia="en-SG"/>
                <w14:ligatures w14:val="standardContextual"/>
              </w:rPr>
              <w:tab/>
            </w:r>
            <w:r w:rsidRPr="00A109FF">
              <w:rPr>
                <w:rStyle w:val="Hyperlink"/>
                <w:noProof/>
              </w:rPr>
              <w:t>Syndication Allotment Listing Page</w:t>
            </w:r>
            <w:r>
              <w:rPr>
                <w:noProof/>
                <w:webHidden/>
              </w:rPr>
              <w:tab/>
            </w:r>
            <w:r>
              <w:rPr>
                <w:noProof/>
                <w:webHidden/>
              </w:rPr>
              <w:fldChar w:fldCharType="begin"/>
            </w:r>
            <w:r>
              <w:rPr>
                <w:noProof/>
                <w:webHidden/>
              </w:rPr>
              <w:instrText xml:space="preserve"> PAGEREF _Toc219384601 \h </w:instrText>
            </w:r>
            <w:r>
              <w:rPr>
                <w:noProof/>
                <w:webHidden/>
              </w:rPr>
            </w:r>
            <w:r>
              <w:rPr>
                <w:noProof/>
                <w:webHidden/>
              </w:rPr>
              <w:fldChar w:fldCharType="separate"/>
            </w:r>
            <w:r>
              <w:rPr>
                <w:noProof/>
                <w:webHidden/>
              </w:rPr>
              <w:t>54</w:t>
            </w:r>
            <w:r>
              <w:rPr>
                <w:noProof/>
                <w:webHidden/>
              </w:rPr>
              <w:fldChar w:fldCharType="end"/>
            </w:r>
          </w:hyperlink>
        </w:p>
        <w:p w14:paraId="6A5F5415" w14:textId="5AC04230" w:rsidR="001108F9" w:rsidRDefault="001108F9">
          <w:pPr>
            <w:pStyle w:val="TOC2"/>
            <w:tabs>
              <w:tab w:val="left" w:pos="960"/>
              <w:tab w:val="right" w:leader="dot" w:pos="10790"/>
            </w:tabs>
            <w:rPr>
              <w:rFonts w:eastAsiaTheme="minorEastAsia"/>
              <w:noProof/>
              <w:kern w:val="2"/>
              <w:sz w:val="24"/>
              <w:szCs w:val="24"/>
              <w:lang w:eastAsia="en-SG"/>
              <w14:ligatures w14:val="standardContextual"/>
            </w:rPr>
          </w:pPr>
          <w:hyperlink w:anchor="_Toc219384602" w:history="1">
            <w:r w:rsidRPr="00A109FF">
              <w:rPr>
                <w:rStyle w:val="Hyperlink"/>
                <w:noProof/>
              </w:rPr>
              <w:t>2.21</w:t>
            </w:r>
            <w:r>
              <w:rPr>
                <w:rFonts w:eastAsiaTheme="minorEastAsia"/>
                <w:noProof/>
                <w:kern w:val="2"/>
                <w:sz w:val="24"/>
                <w:szCs w:val="24"/>
                <w:lang w:eastAsia="en-SG"/>
                <w14:ligatures w14:val="standardContextual"/>
              </w:rPr>
              <w:tab/>
            </w:r>
            <w:r w:rsidRPr="00A109FF">
              <w:rPr>
                <w:rStyle w:val="Hyperlink"/>
                <w:noProof/>
              </w:rPr>
              <w:t>Download Allotment Result Report</w:t>
            </w:r>
            <w:r>
              <w:rPr>
                <w:noProof/>
                <w:webHidden/>
              </w:rPr>
              <w:tab/>
            </w:r>
            <w:r>
              <w:rPr>
                <w:noProof/>
                <w:webHidden/>
              </w:rPr>
              <w:fldChar w:fldCharType="begin"/>
            </w:r>
            <w:r>
              <w:rPr>
                <w:noProof/>
                <w:webHidden/>
              </w:rPr>
              <w:instrText xml:space="preserve"> PAGEREF _Toc219384602 \h </w:instrText>
            </w:r>
            <w:r>
              <w:rPr>
                <w:noProof/>
                <w:webHidden/>
              </w:rPr>
            </w:r>
            <w:r>
              <w:rPr>
                <w:noProof/>
                <w:webHidden/>
              </w:rPr>
              <w:fldChar w:fldCharType="separate"/>
            </w:r>
            <w:r>
              <w:rPr>
                <w:noProof/>
                <w:webHidden/>
              </w:rPr>
              <w:t>54</w:t>
            </w:r>
            <w:r>
              <w:rPr>
                <w:noProof/>
                <w:webHidden/>
              </w:rPr>
              <w:fldChar w:fldCharType="end"/>
            </w:r>
          </w:hyperlink>
        </w:p>
        <w:p w14:paraId="662988DC" w14:textId="5A4AAAFD" w:rsidR="001108F9" w:rsidRDefault="001108F9">
          <w:pPr>
            <w:pStyle w:val="TOC3"/>
            <w:tabs>
              <w:tab w:val="left" w:pos="1440"/>
              <w:tab w:val="right" w:leader="dot" w:pos="10790"/>
            </w:tabs>
            <w:rPr>
              <w:rFonts w:eastAsiaTheme="minorEastAsia"/>
              <w:noProof/>
              <w:kern w:val="2"/>
              <w:sz w:val="24"/>
              <w:szCs w:val="24"/>
              <w:lang w:eastAsia="en-SG"/>
              <w14:ligatures w14:val="standardContextual"/>
            </w:rPr>
          </w:pPr>
          <w:hyperlink w:anchor="_Toc219384603" w:history="1">
            <w:r w:rsidRPr="00A109FF">
              <w:rPr>
                <w:rStyle w:val="Hyperlink"/>
                <w:noProof/>
              </w:rPr>
              <w:t>2.21.1</w:t>
            </w:r>
            <w:r>
              <w:rPr>
                <w:rFonts w:eastAsiaTheme="minorEastAsia"/>
                <w:noProof/>
                <w:kern w:val="2"/>
                <w:sz w:val="24"/>
                <w:szCs w:val="24"/>
                <w:lang w:eastAsia="en-SG"/>
                <w14:ligatures w14:val="standardContextual"/>
              </w:rPr>
              <w:tab/>
            </w:r>
            <w:r w:rsidRPr="00A109FF">
              <w:rPr>
                <w:rStyle w:val="Hyperlink"/>
                <w:noProof/>
              </w:rPr>
              <w:t>Description</w:t>
            </w:r>
            <w:r>
              <w:rPr>
                <w:noProof/>
                <w:webHidden/>
              </w:rPr>
              <w:tab/>
            </w:r>
            <w:r>
              <w:rPr>
                <w:noProof/>
                <w:webHidden/>
              </w:rPr>
              <w:fldChar w:fldCharType="begin"/>
            </w:r>
            <w:r>
              <w:rPr>
                <w:noProof/>
                <w:webHidden/>
              </w:rPr>
              <w:instrText xml:space="preserve"> PAGEREF _Toc219384603 \h </w:instrText>
            </w:r>
            <w:r>
              <w:rPr>
                <w:noProof/>
                <w:webHidden/>
              </w:rPr>
            </w:r>
            <w:r>
              <w:rPr>
                <w:noProof/>
                <w:webHidden/>
              </w:rPr>
              <w:fldChar w:fldCharType="separate"/>
            </w:r>
            <w:r>
              <w:rPr>
                <w:noProof/>
                <w:webHidden/>
              </w:rPr>
              <w:t>54</w:t>
            </w:r>
            <w:r>
              <w:rPr>
                <w:noProof/>
                <w:webHidden/>
              </w:rPr>
              <w:fldChar w:fldCharType="end"/>
            </w:r>
          </w:hyperlink>
        </w:p>
        <w:p w14:paraId="62745AF4" w14:textId="63FAD6E3" w:rsidR="001108F9" w:rsidRDefault="001108F9">
          <w:pPr>
            <w:pStyle w:val="TOC3"/>
            <w:tabs>
              <w:tab w:val="left" w:pos="1440"/>
              <w:tab w:val="right" w:leader="dot" w:pos="10790"/>
            </w:tabs>
            <w:rPr>
              <w:rFonts w:eastAsiaTheme="minorEastAsia"/>
              <w:noProof/>
              <w:kern w:val="2"/>
              <w:sz w:val="24"/>
              <w:szCs w:val="24"/>
              <w:lang w:eastAsia="en-SG"/>
              <w14:ligatures w14:val="standardContextual"/>
            </w:rPr>
          </w:pPr>
          <w:hyperlink w:anchor="_Toc219384604" w:history="1">
            <w:r w:rsidRPr="00A109FF">
              <w:rPr>
                <w:rStyle w:val="Hyperlink"/>
                <w:noProof/>
              </w:rPr>
              <w:t>2.21.2</w:t>
            </w:r>
            <w:r>
              <w:rPr>
                <w:rFonts w:eastAsiaTheme="minorEastAsia"/>
                <w:noProof/>
                <w:kern w:val="2"/>
                <w:sz w:val="24"/>
                <w:szCs w:val="24"/>
                <w:lang w:eastAsia="en-SG"/>
                <w14:ligatures w14:val="standardContextual"/>
              </w:rPr>
              <w:tab/>
            </w:r>
            <w:r w:rsidRPr="00A109FF">
              <w:rPr>
                <w:rStyle w:val="Hyperlink"/>
                <w:noProof/>
              </w:rPr>
              <w:t>Preconditions</w:t>
            </w:r>
            <w:r>
              <w:rPr>
                <w:noProof/>
                <w:webHidden/>
              </w:rPr>
              <w:tab/>
            </w:r>
            <w:r>
              <w:rPr>
                <w:noProof/>
                <w:webHidden/>
              </w:rPr>
              <w:fldChar w:fldCharType="begin"/>
            </w:r>
            <w:r>
              <w:rPr>
                <w:noProof/>
                <w:webHidden/>
              </w:rPr>
              <w:instrText xml:space="preserve"> PAGEREF _Toc219384604 \h </w:instrText>
            </w:r>
            <w:r>
              <w:rPr>
                <w:noProof/>
                <w:webHidden/>
              </w:rPr>
            </w:r>
            <w:r>
              <w:rPr>
                <w:noProof/>
                <w:webHidden/>
              </w:rPr>
              <w:fldChar w:fldCharType="separate"/>
            </w:r>
            <w:r>
              <w:rPr>
                <w:noProof/>
                <w:webHidden/>
              </w:rPr>
              <w:t>54</w:t>
            </w:r>
            <w:r>
              <w:rPr>
                <w:noProof/>
                <w:webHidden/>
              </w:rPr>
              <w:fldChar w:fldCharType="end"/>
            </w:r>
          </w:hyperlink>
        </w:p>
        <w:p w14:paraId="24D22639" w14:textId="4EE2B5E1" w:rsidR="001108F9" w:rsidRDefault="001108F9">
          <w:pPr>
            <w:pStyle w:val="TOC3"/>
            <w:tabs>
              <w:tab w:val="left" w:pos="1440"/>
              <w:tab w:val="right" w:leader="dot" w:pos="10790"/>
            </w:tabs>
            <w:rPr>
              <w:rFonts w:eastAsiaTheme="minorEastAsia"/>
              <w:noProof/>
              <w:kern w:val="2"/>
              <w:sz w:val="24"/>
              <w:szCs w:val="24"/>
              <w:lang w:eastAsia="en-SG"/>
              <w14:ligatures w14:val="standardContextual"/>
            </w:rPr>
          </w:pPr>
          <w:hyperlink w:anchor="_Toc219384605" w:history="1">
            <w:r w:rsidRPr="00A109FF">
              <w:rPr>
                <w:rStyle w:val="Hyperlink"/>
                <w:noProof/>
              </w:rPr>
              <w:t>2.21.3</w:t>
            </w:r>
            <w:r>
              <w:rPr>
                <w:rFonts w:eastAsiaTheme="minorEastAsia"/>
                <w:noProof/>
                <w:kern w:val="2"/>
                <w:sz w:val="24"/>
                <w:szCs w:val="24"/>
                <w:lang w:eastAsia="en-SG"/>
                <w14:ligatures w14:val="standardContextual"/>
              </w:rPr>
              <w:tab/>
            </w:r>
            <w:r w:rsidRPr="00A109FF">
              <w:rPr>
                <w:rStyle w:val="Hyperlink"/>
                <w:noProof/>
              </w:rPr>
              <w:t>Business Requirements</w:t>
            </w:r>
            <w:r>
              <w:rPr>
                <w:noProof/>
                <w:webHidden/>
              </w:rPr>
              <w:tab/>
            </w:r>
            <w:r>
              <w:rPr>
                <w:noProof/>
                <w:webHidden/>
              </w:rPr>
              <w:fldChar w:fldCharType="begin"/>
            </w:r>
            <w:r>
              <w:rPr>
                <w:noProof/>
                <w:webHidden/>
              </w:rPr>
              <w:instrText xml:space="preserve"> PAGEREF _Toc219384605 \h </w:instrText>
            </w:r>
            <w:r>
              <w:rPr>
                <w:noProof/>
                <w:webHidden/>
              </w:rPr>
            </w:r>
            <w:r>
              <w:rPr>
                <w:noProof/>
                <w:webHidden/>
              </w:rPr>
              <w:fldChar w:fldCharType="separate"/>
            </w:r>
            <w:r>
              <w:rPr>
                <w:noProof/>
                <w:webHidden/>
              </w:rPr>
              <w:t>54</w:t>
            </w:r>
            <w:r>
              <w:rPr>
                <w:noProof/>
                <w:webHidden/>
              </w:rPr>
              <w:fldChar w:fldCharType="end"/>
            </w:r>
          </w:hyperlink>
        </w:p>
        <w:p w14:paraId="2D111B8B" w14:textId="41513120" w:rsidR="001108F9" w:rsidRDefault="001108F9">
          <w:pPr>
            <w:pStyle w:val="TOC3"/>
            <w:tabs>
              <w:tab w:val="left" w:pos="1440"/>
              <w:tab w:val="right" w:leader="dot" w:pos="10790"/>
            </w:tabs>
            <w:rPr>
              <w:rFonts w:eastAsiaTheme="minorEastAsia"/>
              <w:noProof/>
              <w:kern w:val="2"/>
              <w:sz w:val="24"/>
              <w:szCs w:val="24"/>
              <w:lang w:eastAsia="en-SG"/>
              <w14:ligatures w14:val="standardContextual"/>
            </w:rPr>
          </w:pPr>
          <w:hyperlink w:anchor="_Toc219384606" w:history="1">
            <w:r w:rsidRPr="00A109FF">
              <w:rPr>
                <w:rStyle w:val="Hyperlink"/>
                <w:noProof/>
              </w:rPr>
              <w:t>2.21.4</w:t>
            </w:r>
            <w:r>
              <w:rPr>
                <w:rFonts w:eastAsiaTheme="minorEastAsia"/>
                <w:noProof/>
                <w:kern w:val="2"/>
                <w:sz w:val="24"/>
                <w:szCs w:val="24"/>
                <w:lang w:eastAsia="en-SG"/>
                <w14:ligatures w14:val="standardContextual"/>
              </w:rPr>
              <w:tab/>
            </w:r>
            <w:r w:rsidRPr="00A109FF">
              <w:rPr>
                <w:rStyle w:val="Hyperlink"/>
                <w:noProof/>
              </w:rPr>
              <w:t>Post Conditions</w:t>
            </w:r>
            <w:r>
              <w:rPr>
                <w:noProof/>
                <w:webHidden/>
              </w:rPr>
              <w:tab/>
            </w:r>
            <w:r>
              <w:rPr>
                <w:noProof/>
                <w:webHidden/>
              </w:rPr>
              <w:fldChar w:fldCharType="begin"/>
            </w:r>
            <w:r>
              <w:rPr>
                <w:noProof/>
                <w:webHidden/>
              </w:rPr>
              <w:instrText xml:space="preserve"> PAGEREF _Toc219384606 \h </w:instrText>
            </w:r>
            <w:r>
              <w:rPr>
                <w:noProof/>
                <w:webHidden/>
              </w:rPr>
            </w:r>
            <w:r>
              <w:rPr>
                <w:noProof/>
                <w:webHidden/>
              </w:rPr>
              <w:fldChar w:fldCharType="separate"/>
            </w:r>
            <w:r>
              <w:rPr>
                <w:noProof/>
                <w:webHidden/>
              </w:rPr>
              <w:t>55</w:t>
            </w:r>
            <w:r>
              <w:rPr>
                <w:noProof/>
                <w:webHidden/>
              </w:rPr>
              <w:fldChar w:fldCharType="end"/>
            </w:r>
          </w:hyperlink>
        </w:p>
        <w:p w14:paraId="045A7E3D" w14:textId="56C15E9C" w:rsidR="001108F9" w:rsidRDefault="001108F9">
          <w:pPr>
            <w:pStyle w:val="TOC3"/>
            <w:tabs>
              <w:tab w:val="left" w:pos="1440"/>
              <w:tab w:val="right" w:leader="dot" w:pos="10790"/>
            </w:tabs>
            <w:rPr>
              <w:rFonts w:eastAsiaTheme="minorEastAsia"/>
              <w:noProof/>
              <w:kern w:val="2"/>
              <w:sz w:val="24"/>
              <w:szCs w:val="24"/>
              <w:lang w:eastAsia="en-SG"/>
              <w14:ligatures w14:val="standardContextual"/>
            </w:rPr>
          </w:pPr>
          <w:hyperlink w:anchor="_Toc219384607" w:history="1">
            <w:r w:rsidRPr="00A109FF">
              <w:rPr>
                <w:rStyle w:val="Hyperlink"/>
                <w:noProof/>
              </w:rPr>
              <w:t>2.21.5</w:t>
            </w:r>
            <w:r>
              <w:rPr>
                <w:rFonts w:eastAsiaTheme="minorEastAsia"/>
                <w:noProof/>
                <w:kern w:val="2"/>
                <w:sz w:val="24"/>
                <w:szCs w:val="24"/>
                <w:lang w:eastAsia="en-SG"/>
                <w14:ligatures w14:val="standardContextual"/>
              </w:rPr>
              <w:tab/>
            </w:r>
            <w:r w:rsidRPr="00A109FF">
              <w:rPr>
                <w:rStyle w:val="Hyperlink"/>
                <w:noProof/>
              </w:rPr>
              <w:t>Syndication Allotment Page</w:t>
            </w:r>
            <w:r>
              <w:rPr>
                <w:noProof/>
                <w:webHidden/>
              </w:rPr>
              <w:tab/>
            </w:r>
            <w:r>
              <w:rPr>
                <w:noProof/>
                <w:webHidden/>
              </w:rPr>
              <w:fldChar w:fldCharType="begin"/>
            </w:r>
            <w:r>
              <w:rPr>
                <w:noProof/>
                <w:webHidden/>
              </w:rPr>
              <w:instrText xml:space="preserve"> PAGEREF _Toc219384607 \h </w:instrText>
            </w:r>
            <w:r>
              <w:rPr>
                <w:noProof/>
                <w:webHidden/>
              </w:rPr>
            </w:r>
            <w:r>
              <w:rPr>
                <w:noProof/>
                <w:webHidden/>
              </w:rPr>
              <w:fldChar w:fldCharType="separate"/>
            </w:r>
            <w:r>
              <w:rPr>
                <w:noProof/>
                <w:webHidden/>
              </w:rPr>
              <w:t>55</w:t>
            </w:r>
            <w:r>
              <w:rPr>
                <w:noProof/>
                <w:webHidden/>
              </w:rPr>
              <w:fldChar w:fldCharType="end"/>
            </w:r>
          </w:hyperlink>
        </w:p>
        <w:p w14:paraId="1EA99C5D" w14:textId="5C463A6E" w:rsidR="001108F9" w:rsidRDefault="001108F9">
          <w:pPr>
            <w:pStyle w:val="TOC1"/>
            <w:tabs>
              <w:tab w:val="left" w:pos="440"/>
              <w:tab w:val="right" w:leader="dot" w:pos="10790"/>
            </w:tabs>
            <w:rPr>
              <w:rFonts w:eastAsiaTheme="minorEastAsia"/>
              <w:noProof/>
              <w:kern w:val="2"/>
              <w:sz w:val="24"/>
              <w:szCs w:val="24"/>
              <w:lang w:eastAsia="en-SG"/>
              <w14:ligatures w14:val="standardContextual"/>
            </w:rPr>
          </w:pPr>
          <w:hyperlink w:anchor="_Toc219384608" w:history="1">
            <w:r w:rsidRPr="00A109FF">
              <w:rPr>
                <w:rStyle w:val="Hyperlink"/>
                <w:noProof/>
              </w:rPr>
              <w:t>3</w:t>
            </w:r>
            <w:r>
              <w:rPr>
                <w:rFonts w:eastAsiaTheme="minorEastAsia"/>
                <w:noProof/>
                <w:kern w:val="2"/>
                <w:sz w:val="24"/>
                <w:szCs w:val="24"/>
                <w:lang w:eastAsia="en-SG"/>
                <w14:ligatures w14:val="standardContextual"/>
              </w:rPr>
              <w:tab/>
            </w:r>
            <w:r w:rsidRPr="00A109FF">
              <w:rPr>
                <w:rStyle w:val="Hyperlink"/>
                <w:noProof/>
              </w:rPr>
              <w:t>Validations Against MEPS+</w:t>
            </w:r>
            <w:r>
              <w:rPr>
                <w:noProof/>
                <w:webHidden/>
              </w:rPr>
              <w:tab/>
            </w:r>
            <w:r>
              <w:rPr>
                <w:noProof/>
                <w:webHidden/>
              </w:rPr>
              <w:fldChar w:fldCharType="begin"/>
            </w:r>
            <w:r>
              <w:rPr>
                <w:noProof/>
                <w:webHidden/>
              </w:rPr>
              <w:instrText xml:space="preserve"> PAGEREF _Toc219384608 \h </w:instrText>
            </w:r>
            <w:r>
              <w:rPr>
                <w:noProof/>
                <w:webHidden/>
              </w:rPr>
            </w:r>
            <w:r>
              <w:rPr>
                <w:noProof/>
                <w:webHidden/>
              </w:rPr>
              <w:fldChar w:fldCharType="separate"/>
            </w:r>
            <w:r>
              <w:rPr>
                <w:noProof/>
                <w:webHidden/>
              </w:rPr>
              <w:t>55</w:t>
            </w:r>
            <w:r>
              <w:rPr>
                <w:noProof/>
                <w:webHidden/>
              </w:rPr>
              <w:fldChar w:fldCharType="end"/>
            </w:r>
          </w:hyperlink>
        </w:p>
        <w:p w14:paraId="2217275E" w14:textId="6BE06A15" w:rsidR="000D68BA" w:rsidRPr="005616F1" w:rsidRDefault="000D68BA" w:rsidP="003F1708">
          <w:pPr>
            <w:rPr>
              <w:b/>
              <w:bCs/>
            </w:rPr>
          </w:pPr>
          <w:r w:rsidRPr="007C7C7F">
            <w:rPr>
              <w:b/>
              <w:bCs/>
            </w:rPr>
            <w:fldChar w:fldCharType="end"/>
          </w:r>
        </w:p>
      </w:sdtContent>
    </w:sdt>
    <w:p w14:paraId="00862EDD" w14:textId="77777777" w:rsidR="005616F1" w:rsidRDefault="005616F1" w:rsidP="003F1708"/>
    <w:p w14:paraId="119E271B" w14:textId="77777777" w:rsidR="005616F1" w:rsidRDefault="005616F1" w:rsidP="003F1708">
      <w:pPr>
        <w:spacing w:before="0" w:after="0" w:line="240" w:lineRule="auto"/>
      </w:pPr>
      <w:r>
        <w:br w:type="page"/>
      </w:r>
    </w:p>
    <w:p w14:paraId="010981B8" w14:textId="181C4432" w:rsidR="000D68BA" w:rsidRPr="007C7C7F" w:rsidRDefault="000D68BA" w:rsidP="007C7C7F">
      <w:pPr>
        <w:pStyle w:val="Heading1"/>
      </w:pPr>
      <w:bookmarkStart w:id="1" w:name="_Toc219384494"/>
      <w:r w:rsidRPr="007C7C7F">
        <w:lastRenderedPageBreak/>
        <w:t>Introduction</w:t>
      </w:r>
      <w:bookmarkEnd w:id="1"/>
    </w:p>
    <w:p w14:paraId="74BBE1EC" w14:textId="69C62695" w:rsidR="000D68BA" w:rsidRPr="007C7C7F" w:rsidRDefault="007C7C7F" w:rsidP="007C7C7F">
      <w:pPr>
        <w:pStyle w:val="Heading2"/>
        <w:rPr>
          <w:lang w:val="en-SG"/>
        </w:rPr>
      </w:pPr>
      <w:bookmarkStart w:id="2" w:name="_Toc219384495"/>
      <w:r w:rsidRPr="007C7C7F">
        <w:rPr>
          <w:lang w:val="en-SG"/>
        </w:rPr>
        <w:t>Purpose of Document</w:t>
      </w:r>
      <w:bookmarkEnd w:id="2"/>
    </w:p>
    <w:p w14:paraId="080EB4AB" w14:textId="77777777" w:rsidR="007C7C7F" w:rsidRPr="007C7C7F" w:rsidRDefault="007C7C7F" w:rsidP="003F1708">
      <w:r w:rsidRPr="007C7C7F">
        <w:t>This Functional Specification Document is used to clearly define the intended functionality of OMEGA.</w:t>
      </w:r>
    </w:p>
    <w:p w14:paraId="3735CC0E" w14:textId="77777777" w:rsidR="007C7C7F" w:rsidRPr="007C7C7F" w:rsidRDefault="007C7C7F" w:rsidP="003F1708">
      <w:r w:rsidRPr="007C7C7F">
        <w:t>OMEGA is a platform that supports MAS’ central banking functions related to market operations and benchmark administration. OMEGA aims to improve business efficiency by leveraging on technology and design thinking, minimising manual intervention, re-engineering business processes and improving system resiliency.</w:t>
      </w:r>
    </w:p>
    <w:p w14:paraId="6E2627ED" w14:textId="12DEE7CF" w:rsidR="007C7C7F" w:rsidRDefault="007C7C7F" w:rsidP="003F1708">
      <w:r w:rsidRPr="007C7C7F">
        <w:t xml:space="preserve">OMEGA consists of several modules. This document outlines the functionality of the </w:t>
      </w:r>
      <w:r w:rsidR="003753D3">
        <w:t>Bonds and Bills</w:t>
      </w:r>
      <w:r w:rsidRPr="007C7C7F">
        <w:t xml:space="preserve"> module, focusing on features, functions, and behaviour</w:t>
      </w:r>
      <w:r w:rsidR="003753D3">
        <w:t xml:space="preserve"> specifically for </w:t>
      </w:r>
      <w:r w:rsidR="002D4C85">
        <w:rPr>
          <w:b/>
          <w:bCs/>
        </w:rPr>
        <w:t>syndications</w:t>
      </w:r>
      <w:r w:rsidRPr="007C7C7F">
        <w:t>, without detailing how these functionalities will be technically implemented. It aims to:</w:t>
      </w:r>
    </w:p>
    <w:p w14:paraId="1383ACD2" w14:textId="0869F415" w:rsidR="007C7C7F" w:rsidRDefault="007C7C7F" w:rsidP="003F1708">
      <w:pPr>
        <w:pStyle w:val="ListParagraph"/>
      </w:pPr>
      <w:r>
        <w:t xml:space="preserve">Establish a </w:t>
      </w:r>
      <w:r w:rsidRPr="007C7C7F">
        <w:t>shared understanding</w:t>
      </w:r>
      <w:r>
        <w:t xml:space="preserve"> of the system's functional scope</w:t>
      </w:r>
      <w:r w:rsidR="00F54AD5">
        <w:t>;</w:t>
      </w:r>
    </w:p>
    <w:p w14:paraId="3D89B0AF" w14:textId="64F0EC5A" w:rsidR="007C7C7F" w:rsidRDefault="007C7C7F" w:rsidP="003F1708">
      <w:pPr>
        <w:pStyle w:val="ListParagraph"/>
      </w:pPr>
      <w:r>
        <w:t>Provide a clear and unambiguous description of each functional requirement</w:t>
      </w:r>
      <w:r w:rsidR="00F54AD5">
        <w:t>;</w:t>
      </w:r>
    </w:p>
    <w:p w14:paraId="664BEC7C" w14:textId="6E1D3878" w:rsidR="007C7C7F" w:rsidRDefault="007C7C7F" w:rsidP="003F1708">
      <w:pPr>
        <w:pStyle w:val="ListParagraph"/>
      </w:pPr>
      <w:r>
        <w:t>Ensure that the developed system meets the identified business needs and user expectations</w:t>
      </w:r>
      <w:r w:rsidR="00F54AD5">
        <w:t>;</w:t>
      </w:r>
    </w:p>
    <w:p w14:paraId="09BC32C2" w14:textId="16B9823D" w:rsidR="007C7C7F" w:rsidRDefault="007C7C7F" w:rsidP="003F1708">
      <w:pPr>
        <w:pStyle w:val="ListParagraph"/>
      </w:pPr>
      <w:r>
        <w:t>Facilitate effective communication and collaboration among all project stakeholders</w:t>
      </w:r>
      <w:r w:rsidR="00F54AD5">
        <w:t>;</w:t>
      </w:r>
    </w:p>
    <w:p w14:paraId="13F3EA8F" w14:textId="0DC158AE" w:rsidR="007C7C7F" w:rsidRDefault="007C7C7F" w:rsidP="003F1708">
      <w:pPr>
        <w:pStyle w:val="ListParagraph"/>
      </w:pPr>
      <w:r>
        <w:t>Serve as a baseline for system development, testing, and implementation</w:t>
      </w:r>
      <w:r w:rsidR="00F54AD5">
        <w:t>; and</w:t>
      </w:r>
    </w:p>
    <w:p w14:paraId="30A11F0A" w14:textId="475DDC96" w:rsidR="007C7C7F" w:rsidRDefault="007C7C7F" w:rsidP="003F1708">
      <w:pPr>
        <w:pStyle w:val="ListParagraph"/>
      </w:pPr>
      <w:r>
        <w:t>Manage and control changes to the system's functionality through a defined change management process.</w:t>
      </w:r>
    </w:p>
    <w:p w14:paraId="31BA9098" w14:textId="7E6A9F13" w:rsidR="007C7C7F" w:rsidRDefault="007C7C7F" w:rsidP="009B2D23">
      <w:pPr>
        <w:pStyle w:val="Heading2"/>
        <w:jc w:val="both"/>
      </w:pPr>
      <w:bookmarkStart w:id="3" w:name="_Toc219384496"/>
      <w:r>
        <w:t>Scope</w:t>
      </w:r>
      <w:bookmarkEnd w:id="3"/>
    </w:p>
    <w:p w14:paraId="1B64B6A7" w14:textId="68C713BE" w:rsidR="007C7C7F" w:rsidRDefault="007C7C7F" w:rsidP="003F1708">
      <w:pPr>
        <w:rPr>
          <w:lang w:val="en-US"/>
        </w:rPr>
      </w:pPr>
      <w:r w:rsidRPr="007C7C7F">
        <w:rPr>
          <w:lang w:val="en-US"/>
        </w:rPr>
        <w:t xml:space="preserve">The </w:t>
      </w:r>
      <w:r w:rsidR="003753D3">
        <w:rPr>
          <w:lang w:val="en-US"/>
        </w:rPr>
        <w:t>Bonds and Bills</w:t>
      </w:r>
      <w:r w:rsidRPr="007C7C7F">
        <w:rPr>
          <w:lang w:val="en-US"/>
        </w:rPr>
        <w:t xml:space="preserve"> module allows MAS internal users to perform the following functionalities:</w:t>
      </w:r>
    </w:p>
    <w:p w14:paraId="41C094A3" w14:textId="7BEAA5F2" w:rsidR="003753D3" w:rsidRPr="003753D3" w:rsidRDefault="003753D3" w:rsidP="003753D3">
      <w:pPr>
        <w:pStyle w:val="ListParagraph"/>
        <w:rPr>
          <w:lang w:val="en-US"/>
        </w:rPr>
      </w:pPr>
      <w:r w:rsidRPr="003753D3">
        <w:rPr>
          <w:lang w:val="en-US"/>
        </w:rPr>
        <w:t xml:space="preserve">Update </w:t>
      </w:r>
      <w:r w:rsidR="00246FAA">
        <w:rPr>
          <w:lang w:val="en-US"/>
        </w:rPr>
        <w:t>syndication details</w:t>
      </w:r>
      <w:r w:rsidR="00EA3C1C">
        <w:rPr>
          <w:lang w:val="en-US"/>
        </w:rPr>
        <w:t>;</w:t>
      </w:r>
    </w:p>
    <w:p w14:paraId="14131912" w14:textId="258652A4" w:rsidR="003753D3" w:rsidRPr="003753D3" w:rsidRDefault="003753D3" w:rsidP="003753D3">
      <w:pPr>
        <w:pStyle w:val="ListParagraph"/>
        <w:rPr>
          <w:lang w:val="en-US"/>
        </w:rPr>
      </w:pPr>
      <w:r w:rsidRPr="003753D3">
        <w:rPr>
          <w:lang w:val="en-US"/>
        </w:rPr>
        <w:t xml:space="preserve">Submit </w:t>
      </w:r>
      <w:r w:rsidR="003C613B">
        <w:rPr>
          <w:lang w:val="en-US"/>
        </w:rPr>
        <w:t>syndication details</w:t>
      </w:r>
      <w:r w:rsidRPr="003753D3">
        <w:rPr>
          <w:lang w:val="en-US"/>
        </w:rPr>
        <w:t xml:space="preserve"> for approval or withdraw </w:t>
      </w:r>
      <w:r w:rsidR="00F54AD5">
        <w:rPr>
          <w:lang w:val="en-US"/>
        </w:rPr>
        <w:t>submissions</w:t>
      </w:r>
      <w:r w:rsidR="00EA3C1C">
        <w:rPr>
          <w:lang w:val="en-US"/>
        </w:rPr>
        <w:t>;</w:t>
      </w:r>
    </w:p>
    <w:p w14:paraId="3BB57193" w14:textId="55B77EEE" w:rsidR="003753D3" w:rsidRPr="003753D3" w:rsidRDefault="003753D3" w:rsidP="003753D3">
      <w:pPr>
        <w:pStyle w:val="ListParagraph"/>
        <w:rPr>
          <w:lang w:val="en-US"/>
        </w:rPr>
      </w:pPr>
      <w:r w:rsidRPr="003753D3">
        <w:rPr>
          <w:lang w:val="en-US"/>
        </w:rPr>
        <w:t xml:space="preserve">Approve </w:t>
      </w:r>
      <w:r w:rsidR="00246FAA">
        <w:rPr>
          <w:lang w:val="en-US"/>
        </w:rPr>
        <w:t xml:space="preserve">/ reject </w:t>
      </w:r>
      <w:r w:rsidR="003C613B">
        <w:rPr>
          <w:lang w:val="en-US"/>
        </w:rPr>
        <w:t>syndication details</w:t>
      </w:r>
      <w:r w:rsidRPr="003753D3">
        <w:rPr>
          <w:lang w:val="en-US"/>
        </w:rPr>
        <w:t xml:space="preserve"> </w:t>
      </w:r>
      <w:r w:rsidR="00246FAA">
        <w:rPr>
          <w:lang w:val="en-US"/>
        </w:rPr>
        <w:t xml:space="preserve">approval requests </w:t>
      </w:r>
      <w:r w:rsidRPr="003753D3">
        <w:rPr>
          <w:lang w:val="en-US"/>
        </w:rPr>
        <w:t>as part of the maker-checker process</w:t>
      </w:r>
      <w:r w:rsidR="00EA3C1C">
        <w:rPr>
          <w:lang w:val="en-US"/>
        </w:rPr>
        <w:t>;</w:t>
      </w:r>
    </w:p>
    <w:p w14:paraId="2BA2BFDC" w14:textId="249F04F8" w:rsidR="003C613B" w:rsidRPr="003753D3" w:rsidRDefault="003C613B" w:rsidP="003753D3">
      <w:pPr>
        <w:pStyle w:val="ListParagraph"/>
        <w:rPr>
          <w:lang w:val="en-US"/>
        </w:rPr>
      </w:pPr>
      <w:r>
        <w:rPr>
          <w:lang w:val="en-US"/>
        </w:rPr>
        <w:t>Cancelling a syndication;</w:t>
      </w:r>
    </w:p>
    <w:p w14:paraId="4877F8CA" w14:textId="287FDDE2" w:rsidR="003753D3" w:rsidRDefault="003753D3" w:rsidP="003753D3">
      <w:pPr>
        <w:pStyle w:val="ListParagraph"/>
        <w:rPr>
          <w:lang w:val="en-US"/>
        </w:rPr>
      </w:pPr>
      <w:r w:rsidRPr="003753D3">
        <w:rPr>
          <w:lang w:val="en-US"/>
        </w:rPr>
        <w:t xml:space="preserve">Override </w:t>
      </w:r>
      <w:r w:rsidR="003C613B">
        <w:rPr>
          <w:lang w:val="en-US"/>
        </w:rPr>
        <w:t xml:space="preserve">the syndication details </w:t>
      </w:r>
      <w:r w:rsidRPr="003753D3">
        <w:rPr>
          <w:lang w:val="en-US"/>
        </w:rPr>
        <w:t>with the data from MEPS+</w:t>
      </w:r>
      <w:r w:rsidR="00EA3C1C">
        <w:rPr>
          <w:lang w:val="en-US"/>
        </w:rPr>
        <w:t>;</w:t>
      </w:r>
    </w:p>
    <w:p w14:paraId="6270DD41" w14:textId="72A1566D" w:rsidR="003C613B" w:rsidRDefault="003C613B" w:rsidP="003753D3">
      <w:pPr>
        <w:pStyle w:val="ListParagraph"/>
        <w:rPr>
          <w:lang w:val="en-US"/>
        </w:rPr>
      </w:pPr>
      <w:r>
        <w:rPr>
          <w:lang w:val="en-US"/>
        </w:rPr>
        <w:t>Upload public offer results from ESA;</w:t>
      </w:r>
    </w:p>
    <w:p w14:paraId="5FE3BDA3" w14:textId="7F350412" w:rsidR="003C613B" w:rsidRDefault="003C613B" w:rsidP="003753D3">
      <w:pPr>
        <w:pStyle w:val="ListParagraph"/>
        <w:rPr>
          <w:lang w:val="en-US"/>
        </w:rPr>
      </w:pPr>
      <w:r>
        <w:rPr>
          <w:lang w:val="en-US"/>
        </w:rPr>
        <w:t>Upload placement tranche on behalf of the B&amp;D Bank;</w:t>
      </w:r>
    </w:p>
    <w:p w14:paraId="46906A8D" w14:textId="2B159A64" w:rsidR="003C613B" w:rsidRPr="003C613B" w:rsidRDefault="003C613B" w:rsidP="003C613B">
      <w:pPr>
        <w:pStyle w:val="ListParagraph"/>
        <w:rPr>
          <w:lang w:val="en-US"/>
        </w:rPr>
      </w:pPr>
      <w:r>
        <w:rPr>
          <w:lang w:val="en-US"/>
        </w:rPr>
        <w:t>Verify syndication allotment</w:t>
      </w:r>
      <w:ins w:id="4" w:author="Han Xie CHAI (MAS)" w:date="2026-01-16T16:04:00Z" w16du:dateUtc="2026-01-16T08:04:00Z">
        <w:r w:rsidR="00BB6FC7">
          <w:rPr>
            <w:lang w:val="en-US"/>
          </w:rPr>
          <w:t>.</w:t>
        </w:r>
      </w:ins>
      <w:del w:id="5" w:author="Han Xie CHAI (MAS)" w:date="2026-01-16T16:04:00Z" w16du:dateUtc="2026-01-16T08:04:00Z">
        <w:r w:rsidDel="00BB6FC7">
          <w:rPr>
            <w:lang w:val="en-US"/>
          </w:rPr>
          <w:delText>;</w:delText>
        </w:r>
      </w:del>
    </w:p>
    <w:p w14:paraId="1A048A79" w14:textId="6DDFAF83" w:rsidR="000D68BA" w:rsidRDefault="007C7C7F" w:rsidP="007C7C7F">
      <w:pPr>
        <w:pStyle w:val="Heading2"/>
      </w:pPr>
      <w:bookmarkStart w:id="6" w:name="_Toc219384497"/>
      <w:r>
        <w:t>Definitions, Acronyms and Abbreviations</w:t>
      </w:r>
      <w:bookmarkEnd w:id="6"/>
    </w:p>
    <w:tbl>
      <w:tblPr>
        <w:tblStyle w:val="TableGrid"/>
        <w:tblW w:w="0" w:type="auto"/>
        <w:tblLook w:val="04A0" w:firstRow="1" w:lastRow="0" w:firstColumn="1" w:lastColumn="0" w:noHBand="0" w:noVBand="1"/>
      </w:tblPr>
      <w:tblGrid>
        <w:gridCol w:w="1579"/>
        <w:gridCol w:w="8789"/>
      </w:tblGrid>
      <w:tr w:rsidR="007C7C7F" w:rsidRPr="007C7C7F" w14:paraId="0F758C2F" w14:textId="77777777" w:rsidTr="005E04BE">
        <w:tc>
          <w:tcPr>
            <w:tcW w:w="1579" w:type="dxa"/>
            <w:shd w:val="clear" w:color="auto" w:fill="E7E6E6" w:themeFill="background2"/>
          </w:tcPr>
          <w:p w14:paraId="73F2DE42" w14:textId="603A6A29" w:rsidR="007C7C7F" w:rsidRPr="007C7C7F" w:rsidRDefault="007C7C7F" w:rsidP="007C7C7F">
            <w:pPr>
              <w:pStyle w:val="NoSpacing"/>
              <w:jc w:val="center"/>
              <w:rPr>
                <w:b/>
                <w:bCs/>
              </w:rPr>
            </w:pPr>
            <w:r w:rsidRPr="007C7C7F">
              <w:rPr>
                <w:b/>
                <w:bCs/>
              </w:rPr>
              <w:t>Acronym</w:t>
            </w:r>
          </w:p>
        </w:tc>
        <w:tc>
          <w:tcPr>
            <w:tcW w:w="8789" w:type="dxa"/>
            <w:shd w:val="clear" w:color="auto" w:fill="E7E6E6" w:themeFill="background2"/>
          </w:tcPr>
          <w:p w14:paraId="47458203" w14:textId="68F984C3" w:rsidR="007C7C7F" w:rsidRPr="007C7C7F" w:rsidRDefault="007C7C7F" w:rsidP="007C7C7F">
            <w:pPr>
              <w:pStyle w:val="NoSpacing"/>
              <w:jc w:val="center"/>
              <w:rPr>
                <w:b/>
                <w:bCs/>
              </w:rPr>
            </w:pPr>
            <w:r w:rsidRPr="007C7C7F">
              <w:rPr>
                <w:b/>
                <w:bCs/>
              </w:rPr>
              <w:t>Description</w:t>
            </w:r>
          </w:p>
        </w:tc>
      </w:tr>
      <w:tr w:rsidR="00BB6FC7" w:rsidRPr="007C7C7F" w14:paraId="62E2F716" w14:textId="77777777" w:rsidTr="005E04BE">
        <w:trPr>
          <w:ins w:id="7" w:author="Han Xie CHAI (MAS)" w:date="2026-01-16T16:06:00Z" w16du:dateUtc="2026-01-16T08:06:00Z"/>
        </w:trPr>
        <w:tc>
          <w:tcPr>
            <w:tcW w:w="1579" w:type="dxa"/>
          </w:tcPr>
          <w:p w14:paraId="2E192256" w14:textId="6CDF8F4F" w:rsidR="00BB6FC7" w:rsidRDefault="00BB6FC7" w:rsidP="007C7C7F">
            <w:pPr>
              <w:pStyle w:val="NoSpacing"/>
              <w:rPr>
                <w:ins w:id="8" w:author="Han Xie CHAI (MAS)" w:date="2026-01-16T16:06:00Z" w16du:dateUtc="2026-01-16T08:06:00Z"/>
                <w:rFonts w:cstheme="minorHAnsi"/>
                <w:iCs/>
              </w:rPr>
            </w:pPr>
            <w:ins w:id="9" w:author="Han Xie CHAI (MAS)" w:date="2026-01-16T16:06:00Z" w16du:dateUtc="2026-01-16T08:06:00Z">
              <w:r>
                <w:rPr>
                  <w:rFonts w:cstheme="minorHAnsi"/>
                  <w:iCs/>
                </w:rPr>
                <w:t>AGD</w:t>
              </w:r>
            </w:ins>
          </w:p>
        </w:tc>
        <w:tc>
          <w:tcPr>
            <w:tcW w:w="8789" w:type="dxa"/>
          </w:tcPr>
          <w:p w14:paraId="15471450" w14:textId="2CA04F82" w:rsidR="00BB6FC7" w:rsidRDefault="00BB6FC7" w:rsidP="007C7C7F">
            <w:pPr>
              <w:pStyle w:val="NoSpacing"/>
              <w:rPr>
                <w:ins w:id="10" w:author="Han Xie CHAI (MAS)" w:date="2026-01-16T16:06:00Z" w16du:dateUtc="2026-01-16T08:06:00Z"/>
                <w:rFonts w:cstheme="minorHAnsi"/>
                <w:iCs/>
              </w:rPr>
            </w:pPr>
            <w:ins w:id="11" w:author="Han Xie CHAI (MAS)" w:date="2026-01-16T16:07:00Z" w16du:dateUtc="2026-01-16T08:07:00Z">
              <w:r>
                <w:rPr>
                  <w:rFonts w:cstheme="minorHAnsi"/>
                  <w:iCs/>
                </w:rPr>
                <w:t>xxx</w:t>
              </w:r>
            </w:ins>
          </w:p>
        </w:tc>
      </w:tr>
      <w:tr w:rsidR="003C613B" w:rsidRPr="007C7C7F" w14:paraId="6A0E7C6E" w14:textId="77777777" w:rsidTr="005E04BE">
        <w:tc>
          <w:tcPr>
            <w:tcW w:w="1579" w:type="dxa"/>
          </w:tcPr>
          <w:p w14:paraId="25878952" w14:textId="0C8CED66" w:rsidR="003C613B" w:rsidRDefault="003C613B" w:rsidP="007C7C7F">
            <w:pPr>
              <w:pStyle w:val="NoSpacing"/>
              <w:rPr>
                <w:rFonts w:cstheme="minorHAnsi"/>
                <w:iCs/>
              </w:rPr>
            </w:pPr>
            <w:r>
              <w:rPr>
                <w:rFonts w:cstheme="minorHAnsi"/>
                <w:iCs/>
              </w:rPr>
              <w:t xml:space="preserve">B&amp;D </w:t>
            </w:r>
          </w:p>
        </w:tc>
        <w:tc>
          <w:tcPr>
            <w:tcW w:w="8789" w:type="dxa"/>
          </w:tcPr>
          <w:p w14:paraId="5BABD4C5" w14:textId="4BA6222E" w:rsidR="003C613B" w:rsidRDefault="003C613B" w:rsidP="007C7C7F">
            <w:pPr>
              <w:pStyle w:val="NoSpacing"/>
              <w:rPr>
                <w:rFonts w:cstheme="minorHAnsi"/>
                <w:iCs/>
              </w:rPr>
            </w:pPr>
            <w:r>
              <w:rPr>
                <w:rFonts w:cstheme="minorHAnsi"/>
                <w:iCs/>
              </w:rPr>
              <w:t>Billing and Delivery</w:t>
            </w:r>
          </w:p>
        </w:tc>
      </w:tr>
      <w:tr w:rsidR="00714A2E" w:rsidRPr="007C7C7F" w14:paraId="3FA7524D" w14:textId="77777777" w:rsidTr="005E04BE">
        <w:tc>
          <w:tcPr>
            <w:tcW w:w="1579" w:type="dxa"/>
          </w:tcPr>
          <w:p w14:paraId="0807465A" w14:textId="21219A76" w:rsidR="00714A2E" w:rsidRPr="002923FD" w:rsidRDefault="00714A2E" w:rsidP="007C7C7F">
            <w:pPr>
              <w:pStyle w:val="NoSpacing"/>
              <w:rPr>
                <w:rFonts w:cstheme="minorHAnsi"/>
                <w:iCs/>
              </w:rPr>
            </w:pPr>
            <w:r>
              <w:rPr>
                <w:rFonts w:cstheme="minorHAnsi"/>
                <w:iCs/>
              </w:rPr>
              <w:t>BPMN</w:t>
            </w:r>
          </w:p>
        </w:tc>
        <w:tc>
          <w:tcPr>
            <w:tcW w:w="8789" w:type="dxa"/>
          </w:tcPr>
          <w:p w14:paraId="1A22AF2F" w14:textId="0B31E324" w:rsidR="00714A2E" w:rsidRPr="002923FD" w:rsidRDefault="00714A2E" w:rsidP="007C7C7F">
            <w:pPr>
              <w:pStyle w:val="NoSpacing"/>
              <w:rPr>
                <w:rFonts w:cstheme="minorHAnsi"/>
                <w:iCs/>
              </w:rPr>
            </w:pPr>
            <w:r>
              <w:rPr>
                <w:rFonts w:cstheme="minorHAnsi"/>
                <w:iCs/>
              </w:rPr>
              <w:t>Business Process Model and Notation</w:t>
            </w:r>
          </w:p>
        </w:tc>
      </w:tr>
      <w:tr w:rsidR="005C0FB2" w:rsidRPr="007C7C7F" w14:paraId="5DB520F6" w14:textId="77777777" w:rsidTr="005E04BE">
        <w:tc>
          <w:tcPr>
            <w:tcW w:w="1579" w:type="dxa"/>
          </w:tcPr>
          <w:p w14:paraId="4210AA5A" w14:textId="227131CD" w:rsidR="005C0FB2" w:rsidRDefault="005C0FB2" w:rsidP="007C7C7F">
            <w:pPr>
              <w:pStyle w:val="NoSpacing"/>
              <w:rPr>
                <w:rFonts w:cstheme="minorHAnsi"/>
                <w:iCs/>
              </w:rPr>
            </w:pPr>
            <w:r>
              <w:rPr>
                <w:rFonts w:cstheme="minorHAnsi"/>
                <w:iCs/>
              </w:rPr>
              <w:t>CDP</w:t>
            </w:r>
          </w:p>
        </w:tc>
        <w:tc>
          <w:tcPr>
            <w:tcW w:w="8789" w:type="dxa"/>
          </w:tcPr>
          <w:p w14:paraId="14640F8C" w14:textId="54A42F0C" w:rsidR="005C0FB2" w:rsidRDefault="005C0FB2" w:rsidP="007C7C7F">
            <w:pPr>
              <w:pStyle w:val="NoSpacing"/>
              <w:rPr>
                <w:rFonts w:cstheme="minorHAnsi"/>
                <w:iCs/>
              </w:rPr>
            </w:pPr>
            <w:r w:rsidRPr="005C0FB2">
              <w:rPr>
                <w:rFonts w:cstheme="minorHAnsi"/>
                <w:iCs/>
              </w:rPr>
              <w:t>Central Depository Pte Limited</w:t>
            </w:r>
          </w:p>
        </w:tc>
      </w:tr>
      <w:tr w:rsidR="003C613B" w:rsidRPr="007C7C7F" w14:paraId="5D5A414D" w14:textId="77777777" w:rsidTr="005E04BE">
        <w:tc>
          <w:tcPr>
            <w:tcW w:w="1579" w:type="dxa"/>
          </w:tcPr>
          <w:p w14:paraId="616D0967" w14:textId="21531498" w:rsidR="003C613B" w:rsidRDefault="003C613B" w:rsidP="007C7C7F">
            <w:pPr>
              <w:pStyle w:val="NoSpacing"/>
              <w:rPr>
                <w:rFonts w:cstheme="minorHAnsi"/>
                <w:iCs/>
              </w:rPr>
            </w:pPr>
            <w:r>
              <w:rPr>
                <w:rFonts w:cstheme="minorHAnsi"/>
                <w:iCs/>
              </w:rPr>
              <w:t>ESA</w:t>
            </w:r>
          </w:p>
        </w:tc>
        <w:tc>
          <w:tcPr>
            <w:tcW w:w="8789" w:type="dxa"/>
          </w:tcPr>
          <w:p w14:paraId="2F0E9441" w14:textId="5AC76DF2" w:rsidR="003C613B" w:rsidRDefault="003C613B" w:rsidP="007C7C7F">
            <w:pPr>
              <w:pStyle w:val="NoSpacing"/>
              <w:rPr>
                <w:rFonts w:cstheme="minorHAnsi"/>
                <w:iCs/>
              </w:rPr>
            </w:pPr>
            <w:r>
              <w:rPr>
                <w:rFonts w:cstheme="minorHAnsi"/>
                <w:iCs/>
              </w:rPr>
              <w:t>Electronic Securities Application</w:t>
            </w:r>
          </w:p>
        </w:tc>
      </w:tr>
      <w:tr w:rsidR="00EB4795" w:rsidRPr="007C7C7F" w14:paraId="02ADFB48" w14:textId="77777777" w:rsidTr="005E04BE">
        <w:tc>
          <w:tcPr>
            <w:tcW w:w="1579" w:type="dxa"/>
          </w:tcPr>
          <w:p w14:paraId="10578ED5" w14:textId="3BB51244" w:rsidR="00EB4795" w:rsidRDefault="00EB4795" w:rsidP="007C7C7F">
            <w:pPr>
              <w:pStyle w:val="NoSpacing"/>
              <w:rPr>
                <w:rFonts w:cstheme="minorHAnsi"/>
                <w:iCs/>
              </w:rPr>
            </w:pPr>
            <w:r>
              <w:rPr>
                <w:rFonts w:cstheme="minorHAnsi"/>
                <w:iCs/>
              </w:rPr>
              <w:t>FI</w:t>
            </w:r>
          </w:p>
        </w:tc>
        <w:tc>
          <w:tcPr>
            <w:tcW w:w="8789" w:type="dxa"/>
          </w:tcPr>
          <w:p w14:paraId="0A0F293F" w14:textId="3153FE41" w:rsidR="00EB4795" w:rsidRPr="005C0FB2" w:rsidRDefault="00EB4795" w:rsidP="007C7C7F">
            <w:pPr>
              <w:pStyle w:val="NoSpacing"/>
              <w:rPr>
                <w:rFonts w:cstheme="minorHAnsi"/>
                <w:iCs/>
              </w:rPr>
            </w:pPr>
            <w:r>
              <w:rPr>
                <w:rFonts w:cstheme="minorHAnsi"/>
                <w:iCs/>
              </w:rPr>
              <w:t>Financial Institution</w:t>
            </w:r>
          </w:p>
        </w:tc>
      </w:tr>
      <w:tr w:rsidR="00BB6FC7" w:rsidRPr="007C7C7F" w14:paraId="008344D3" w14:textId="77777777" w:rsidTr="005E04BE">
        <w:trPr>
          <w:ins w:id="12" w:author="Han Xie CHAI (MAS)" w:date="2026-01-16T16:06:00Z" w16du:dateUtc="2026-01-16T08:06:00Z"/>
        </w:trPr>
        <w:tc>
          <w:tcPr>
            <w:tcW w:w="1579" w:type="dxa"/>
          </w:tcPr>
          <w:p w14:paraId="67110808" w14:textId="1D08FE9B" w:rsidR="00BB6FC7" w:rsidRDefault="00BB6FC7" w:rsidP="007C7C7F">
            <w:pPr>
              <w:pStyle w:val="NoSpacing"/>
              <w:rPr>
                <w:ins w:id="13" w:author="Han Xie CHAI (MAS)" w:date="2026-01-16T16:06:00Z" w16du:dateUtc="2026-01-16T08:06:00Z"/>
                <w:rFonts w:cstheme="minorHAnsi"/>
                <w:iCs/>
              </w:rPr>
            </w:pPr>
            <w:ins w:id="14" w:author="Han Xie CHAI (MAS)" w:date="2026-01-16T16:06:00Z" w16du:dateUtc="2026-01-16T08:06:00Z">
              <w:r>
                <w:rPr>
                  <w:rFonts w:cstheme="minorHAnsi"/>
                  <w:iCs/>
                </w:rPr>
                <w:t>FMBS</w:t>
              </w:r>
            </w:ins>
          </w:p>
        </w:tc>
        <w:tc>
          <w:tcPr>
            <w:tcW w:w="8789" w:type="dxa"/>
          </w:tcPr>
          <w:p w14:paraId="136E10B2" w14:textId="468B897C" w:rsidR="00BB6FC7" w:rsidRDefault="00BB6FC7" w:rsidP="007C7C7F">
            <w:pPr>
              <w:pStyle w:val="NoSpacing"/>
              <w:rPr>
                <w:ins w:id="15" w:author="Han Xie CHAI (MAS)" w:date="2026-01-16T16:06:00Z" w16du:dateUtc="2026-01-16T08:06:00Z"/>
                <w:rFonts w:cstheme="minorHAnsi"/>
                <w:iCs/>
              </w:rPr>
            </w:pPr>
            <w:ins w:id="16" w:author="Han Xie CHAI (MAS)" w:date="2026-01-16T16:07:00Z" w16du:dateUtc="2026-01-16T08:07:00Z">
              <w:r>
                <w:rPr>
                  <w:rFonts w:cstheme="minorHAnsi"/>
                  <w:iCs/>
                </w:rPr>
                <w:t>xxx</w:t>
              </w:r>
            </w:ins>
          </w:p>
        </w:tc>
      </w:tr>
      <w:tr w:rsidR="007D42B7" w:rsidRPr="007C7C7F" w14:paraId="462F218C" w14:textId="77777777" w:rsidTr="005E04BE">
        <w:tc>
          <w:tcPr>
            <w:tcW w:w="1579" w:type="dxa"/>
          </w:tcPr>
          <w:p w14:paraId="77F39F7A" w14:textId="7E6ABA17" w:rsidR="007D42B7" w:rsidRDefault="007D42B7" w:rsidP="007C7C7F">
            <w:pPr>
              <w:pStyle w:val="NoSpacing"/>
              <w:rPr>
                <w:rFonts w:cstheme="minorHAnsi"/>
                <w:iCs/>
              </w:rPr>
            </w:pPr>
            <w:r>
              <w:rPr>
                <w:rFonts w:cstheme="minorHAnsi"/>
                <w:iCs/>
              </w:rPr>
              <w:t>ISIN</w:t>
            </w:r>
          </w:p>
        </w:tc>
        <w:tc>
          <w:tcPr>
            <w:tcW w:w="8789" w:type="dxa"/>
          </w:tcPr>
          <w:p w14:paraId="583A0DC5" w14:textId="7B0EA577" w:rsidR="007D42B7" w:rsidRDefault="001923F8" w:rsidP="007C7C7F">
            <w:pPr>
              <w:pStyle w:val="NoSpacing"/>
              <w:rPr>
                <w:rFonts w:cstheme="minorHAnsi"/>
                <w:iCs/>
              </w:rPr>
            </w:pPr>
            <w:r>
              <w:rPr>
                <w:rFonts w:cstheme="minorHAnsi"/>
                <w:iCs/>
              </w:rPr>
              <w:t>International Securities Identification Number</w:t>
            </w:r>
          </w:p>
        </w:tc>
      </w:tr>
      <w:tr w:rsidR="007C7C7F" w:rsidRPr="007C7C7F" w14:paraId="3FECFD3D" w14:textId="77777777" w:rsidTr="005E04BE">
        <w:tc>
          <w:tcPr>
            <w:tcW w:w="1579" w:type="dxa"/>
          </w:tcPr>
          <w:p w14:paraId="2B8F8D70" w14:textId="3825173B" w:rsidR="007C7C7F" w:rsidRPr="007C7C7F" w:rsidRDefault="007C7C7F" w:rsidP="007C7C7F">
            <w:pPr>
              <w:pStyle w:val="NoSpacing"/>
            </w:pPr>
            <w:r w:rsidRPr="002923FD">
              <w:rPr>
                <w:rFonts w:cstheme="minorHAnsi"/>
                <w:iCs/>
              </w:rPr>
              <w:t>MAS</w:t>
            </w:r>
          </w:p>
        </w:tc>
        <w:tc>
          <w:tcPr>
            <w:tcW w:w="8789" w:type="dxa"/>
          </w:tcPr>
          <w:p w14:paraId="3D31DB87" w14:textId="16049248" w:rsidR="007C7C7F" w:rsidRPr="007C7C7F" w:rsidRDefault="007C7C7F" w:rsidP="007C7C7F">
            <w:pPr>
              <w:pStyle w:val="NoSpacing"/>
            </w:pPr>
            <w:r w:rsidRPr="002923FD">
              <w:rPr>
                <w:rFonts w:cstheme="minorHAnsi"/>
                <w:iCs/>
              </w:rPr>
              <w:t>Monetary Authority of Singapore</w:t>
            </w:r>
          </w:p>
        </w:tc>
      </w:tr>
      <w:tr w:rsidR="003753D3" w:rsidRPr="007C7C7F" w14:paraId="0189D8A9" w14:textId="77777777" w:rsidTr="005E04BE">
        <w:tc>
          <w:tcPr>
            <w:tcW w:w="1579" w:type="dxa"/>
          </w:tcPr>
          <w:p w14:paraId="27A38CD8" w14:textId="712AF391" w:rsidR="003753D3" w:rsidRPr="002923FD" w:rsidRDefault="003753D3" w:rsidP="007C7C7F">
            <w:pPr>
              <w:pStyle w:val="NoSpacing"/>
              <w:rPr>
                <w:rFonts w:cstheme="minorHAnsi"/>
                <w:iCs/>
              </w:rPr>
            </w:pPr>
            <w:r>
              <w:rPr>
                <w:rFonts w:cstheme="minorHAnsi"/>
                <w:iCs/>
              </w:rPr>
              <w:t>MEPS+</w:t>
            </w:r>
          </w:p>
        </w:tc>
        <w:tc>
          <w:tcPr>
            <w:tcW w:w="8789" w:type="dxa"/>
          </w:tcPr>
          <w:p w14:paraId="485F0D30" w14:textId="36C4E9A8" w:rsidR="003753D3" w:rsidRPr="002923FD" w:rsidRDefault="003753D3" w:rsidP="007C7C7F">
            <w:pPr>
              <w:pStyle w:val="NoSpacing"/>
              <w:rPr>
                <w:rFonts w:cstheme="minorHAnsi"/>
                <w:iCs/>
              </w:rPr>
            </w:pPr>
            <w:r>
              <w:rPr>
                <w:rFonts w:cstheme="minorHAnsi"/>
                <w:iCs/>
              </w:rPr>
              <w:t>MAS Electronic Payment System+</w:t>
            </w:r>
          </w:p>
        </w:tc>
      </w:tr>
      <w:tr w:rsidR="007C7C7F" w:rsidRPr="007C7C7F" w14:paraId="2A0134A0" w14:textId="77777777" w:rsidTr="005E04BE">
        <w:tc>
          <w:tcPr>
            <w:tcW w:w="1579" w:type="dxa"/>
          </w:tcPr>
          <w:p w14:paraId="01BBD8EB" w14:textId="486C9019" w:rsidR="007C7C7F" w:rsidRPr="007C7C7F" w:rsidRDefault="007C7C7F" w:rsidP="007C7C7F">
            <w:pPr>
              <w:pStyle w:val="NoSpacing"/>
            </w:pPr>
            <w:r w:rsidRPr="002923FD">
              <w:rPr>
                <w:rFonts w:cstheme="minorHAnsi"/>
                <w:iCs/>
              </w:rPr>
              <w:t>OMEGA</w:t>
            </w:r>
          </w:p>
        </w:tc>
        <w:tc>
          <w:tcPr>
            <w:tcW w:w="8789" w:type="dxa"/>
          </w:tcPr>
          <w:p w14:paraId="1E7D54FD" w14:textId="07E0F4EA" w:rsidR="007C7C7F" w:rsidRPr="007C7C7F" w:rsidRDefault="007C7C7F" w:rsidP="007C7C7F">
            <w:pPr>
              <w:pStyle w:val="NoSpacing"/>
            </w:pPr>
            <w:r w:rsidRPr="002923FD">
              <w:rPr>
                <w:rFonts w:cstheme="minorHAnsi"/>
                <w:iCs/>
              </w:rPr>
              <w:t>Open Market Execution Gateway</w:t>
            </w:r>
          </w:p>
        </w:tc>
      </w:tr>
      <w:tr w:rsidR="007C7C7F" w:rsidRPr="007C7C7F" w14:paraId="097E65B8" w14:textId="77777777" w:rsidTr="005E04BE">
        <w:tc>
          <w:tcPr>
            <w:tcW w:w="1579" w:type="dxa"/>
          </w:tcPr>
          <w:p w14:paraId="0B4CAA08" w14:textId="5C2062B6" w:rsidR="007C7C7F" w:rsidRPr="007C7C7F" w:rsidRDefault="007C7C7F" w:rsidP="007C7C7F">
            <w:pPr>
              <w:pStyle w:val="NoSpacing"/>
            </w:pPr>
            <w:r w:rsidRPr="002923FD">
              <w:rPr>
                <w:rFonts w:cstheme="minorHAnsi"/>
                <w:iCs/>
              </w:rPr>
              <w:lastRenderedPageBreak/>
              <w:t>PD</w:t>
            </w:r>
          </w:p>
        </w:tc>
        <w:tc>
          <w:tcPr>
            <w:tcW w:w="8789" w:type="dxa"/>
          </w:tcPr>
          <w:p w14:paraId="1723A876" w14:textId="6177D8AD" w:rsidR="007C7C7F" w:rsidRPr="007C7C7F" w:rsidRDefault="007C7C7F" w:rsidP="007C7C7F">
            <w:pPr>
              <w:pStyle w:val="NoSpacing"/>
            </w:pPr>
            <w:r w:rsidRPr="002923FD">
              <w:rPr>
                <w:rFonts w:cstheme="minorHAnsi"/>
                <w:iCs/>
              </w:rPr>
              <w:t>Primary Dealer</w:t>
            </w:r>
          </w:p>
        </w:tc>
      </w:tr>
      <w:tr w:rsidR="003753D3" w:rsidRPr="007C7C7F" w14:paraId="5C159939" w14:textId="77777777" w:rsidTr="005E04BE">
        <w:tc>
          <w:tcPr>
            <w:tcW w:w="1579" w:type="dxa"/>
          </w:tcPr>
          <w:p w14:paraId="7B0E816C" w14:textId="3E301495" w:rsidR="003753D3" w:rsidRPr="002923FD" w:rsidRDefault="003753D3" w:rsidP="007C7C7F">
            <w:pPr>
              <w:pStyle w:val="NoSpacing"/>
              <w:rPr>
                <w:rFonts w:cstheme="minorHAnsi"/>
                <w:iCs/>
              </w:rPr>
            </w:pPr>
            <w:r>
              <w:rPr>
                <w:rFonts w:cstheme="minorHAnsi"/>
                <w:iCs/>
              </w:rPr>
              <w:t>PDF</w:t>
            </w:r>
          </w:p>
        </w:tc>
        <w:tc>
          <w:tcPr>
            <w:tcW w:w="8789" w:type="dxa"/>
          </w:tcPr>
          <w:p w14:paraId="76880ADC" w14:textId="59A44867" w:rsidR="003753D3" w:rsidRPr="002923FD" w:rsidRDefault="003753D3" w:rsidP="007C7C7F">
            <w:pPr>
              <w:pStyle w:val="NoSpacing"/>
              <w:rPr>
                <w:rFonts w:cstheme="minorHAnsi"/>
                <w:iCs/>
              </w:rPr>
            </w:pPr>
            <w:r>
              <w:rPr>
                <w:rFonts w:cstheme="minorHAnsi"/>
                <w:iCs/>
              </w:rPr>
              <w:t>Portable Document Format</w:t>
            </w:r>
          </w:p>
        </w:tc>
      </w:tr>
      <w:tr w:rsidR="00BB6FC7" w:rsidRPr="007C7C7F" w14:paraId="0AF8FDD0" w14:textId="77777777" w:rsidTr="005E04BE">
        <w:trPr>
          <w:ins w:id="17" w:author="Han Xie CHAI (MAS)" w:date="2026-01-16T16:06:00Z" w16du:dateUtc="2026-01-16T08:06:00Z"/>
        </w:trPr>
        <w:tc>
          <w:tcPr>
            <w:tcW w:w="1579" w:type="dxa"/>
          </w:tcPr>
          <w:p w14:paraId="551AEE82" w14:textId="1B14F839" w:rsidR="00BB6FC7" w:rsidRDefault="00BB6FC7" w:rsidP="007C7C7F">
            <w:pPr>
              <w:pStyle w:val="NoSpacing"/>
              <w:rPr>
                <w:ins w:id="18" w:author="Han Xie CHAI (MAS)" w:date="2026-01-16T16:06:00Z" w16du:dateUtc="2026-01-16T08:06:00Z"/>
                <w:rFonts w:cstheme="minorHAnsi"/>
                <w:iCs/>
              </w:rPr>
            </w:pPr>
            <w:ins w:id="19" w:author="Han Xie CHAI (MAS)" w:date="2026-01-16T16:06:00Z" w16du:dateUtc="2026-01-16T08:06:00Z">
              <w:r>
                <w:rPr>
                  <w:rFonts w:cstheme="minorHAnsi"/>
                  <w:iCs/>
                </w:rPr>
                <w:t>Retail PDs</w:t>
              </w:r>
            </w:ins>
          </w:p>
        </w:tc>
        <w:tc>
          <w:tcPr>
            <w:tcW w:w="8789" w:type="dxa"/>
          </w:tcPr>
          <w:p w14:paraId="053CDD0D" w14:textId="2FE9FD5D" w:rsidR="00BB6FC7" w:rsidRDefault="00BB6FC7" w:rsidP="007C7C7F">
            <w:pPr>
              <w:pStyle w:val="NoSpacing"/>
              <w:rPr>
                <w:ins w:id="20" w:author="Han Xie CHAI (MAS)" w:date="2026-01-16T16:06:00Z" w16du:dateUtc="2026-01-16T08:06:00Z"/>
                <w:rFonts w:cstheme="minorHAnsi"/>
                <w:iCs/>
              </w:rPr>
            </w:pPr>
            <w:ins w:id="21" w:author="Han Xie CHAI (MAS)" w:date="2026-01-16T16:06:00Z" w16du:dateUtc="2026-01-16T08:06:00Z">
              <w:r>
                <w:rPr>
                  <w:rFonts w:cstheme="minorHAnsi"/>
                  <w:iCs/>
                </w:rPr>
                <w:t>DBS, OCBC, UOB</w:t>
              </w:r>
            </w:ins>
          </w:p>
        </w:tc>
      </w:tr>
      <w:tr w:rsidR="007C7C7F" w:rsidRPr="007C7C7F" w14:paraId="234EC23F" w14:textId="77777777" w:rsidTr="005E04BE">
        <w:tc>
          <w:tcPr>
            <w:tcW w:w="1579" w:type="dxa"/>
          </w:tcPr>
          <w:p w14:paraId="5AAB7815" w14:textId="4DC048A7" w:rsidR="007C7C7F" w:rsidRPr="007C7C7F" w:rsidRDefault="007C7C7F" w:rsidP="007C7C7F">
            <w:pPr>
              <w:pStyle w:val="NoSpacing"/>
            </w:pPr>
            <w:r w:rsidRPr="002923FD">
              <w:rPr>
                <w:rFonts w:cstheme="minorHAnsi"/>
                <w:iCs/>
              </w:rPr>
              <w:t>SFTP</w:t>
            </w:r>
          </w:p>
        </w:tc>
        <w:tc>
          <w:tcPr>
            <w:tcW w:w="8789" w:type="dxa"/>
          </w:tcPr>
          <w:p w14:paraId="7F2AAD7E" w14:textId="64B00668" w:rsidR="007C7C7F" w:rsidRPr="007C7C7F" w:rsidRDefault="007C7C7F" w:rsidP="007C7C7F">
            <w:pPr>
              <w:pStyle w:val="NoSpacing"/>
              <w:keepNext/>
            </w:pPr>
            <w:r w:rsidRPr="002923FD">
              <w:rPr>
                <w:rFonts w:cstheme="minorHAnsi"/>
                <w:iCs/>
              </w:rPr>
              <w:t>Secure File Transfer Protocol</w:t>
            </w:r>
          </w:p>
        </w:tc>
      </w:tr>
      <w:tr w:rsidR="008E5F58" w:rsidRPr="007C7C7F" w14:paraId="0175B60F" w14:textId="77777777" w:rsidTr="005E04BE">
        <w:tc>
          <w:tcPr>
            <w:tcW w:w="1579" w:type="dxa"/>
          </w:tcPr>
          <w:p w14:paraId="474E85C7" w14:textId="6C2769F6" w:rsidR="008E5F58" w:rsidRPr="002923FD" w:rsidRDefault="008E5F58" w:rsidP="007C7C7F">
            <w:pPr>
              <w:pStyle w:val="NoSpacing"/>
              <w:rPr>
                <w:rFonts w:cstheme="minorHAnsi"/>
                <w:iCs/>
              </w:rPr>
            </w:pPr>
            <w:r>
              <w:rPr>
                <w:rFonts w:cstheme="minorHAnsi"/>
                <w:iCs/>
              </w:rPr>
              <w:t>SGS</w:t>
            </w:r>
          </w:p>
        </w:tc>
        <w:tc>
          <w:tcPr>
            <w:tcW w:w="8789" w:type="dxa"/>
          </w:tcPr>
          <w:p w14:paraId="2A6F0DEB" w14:textId="2531537E" w:rsidR="008E5F58" w:rsidRPr="002923FD" w:rsidRDefault="008E5F58" w:rsidP="007C7C7F">
            <w:pPr>
              <w:pStyle w:val="NoSpacing"/>
              <w:keepNext/>
              <w:rPr>
                <w:rFonts w:cstheme="minorHAnsi"/>
                <w:iCs/>
              </w:rPr>
            </w:pPr>
            <w:r>
              <w:rPr>
                <w:rFonts w:cstheme="minorHAnsi"/>
                <w:iCs/>
              </w:rPr>
              <w:t>Singapore Government Securities</w:t>
            </w:r>
          </w:p>
        </w:tc>
      </w:tr>
      <w:tr w:rsidR="008E5F58" w:rsidRPr="007C7C7F" w14:paraId="6A64512F" w14:textId="77777777" w:rsidTr="005E04BE">
        <w:tc>
          <w:tcPr>
            <w:tcW w:w="1579" w:type="dxa"/>
          </w:tcPr>
          <w:p w14:paraId="1EC6239D" w14:textId="5A2E93EC" w:rsidR="008E5F58" w:rsidRPr="002923FD" w:rsidRDefault="008E5F58" w:rsidP="007C7C7F">
            <w:pPr>
              <w:pStyle w:val="NoSpacing"/>
              <w:rPr>
                <w:rFonts w:cstheme="minorHAnsi"/>
                <w:iCs/>
              </w:rPr>
            </w:pPr>
            <w:r>
              <w:rPr>
                <w:rFonts w:cstheme="minorHAnsi"/>
                <w:iCs/>
              </w:rPr>
              <w:t>SSB</w:t>
            </w:r>
          </w:p>
        </w:tc>
        <w:tc>
          <w:tcPr>
            <w:tcW w:w="8789" w:type="dxa"/>
          </w:tcPr>
          <w:p w14:paraId="32510CC9" w14:textId="648322E5" w:rsidR="008E5F58" w:rsidRPr="002923FD" w:rsidRDefault="008E5F58" w:rsidP="007C7C7F">
            <w:pPr>
              <w:pStyle w:val="NoSpacing"/>
              <w:keepNext/>
              <w:rPr>
                <w:rFonts w:cstheme="minorHAnsi"/>
                <w:iCs/>
              </w:rPr>
            </w:pPr>
            <w:r>
              <w:rPr>
                <w:rFonts w:cstheme="minorHAnsi"/>
                <w:iCs/>
              </w:rPr>
              <w:t>Singapore Savings Bonds</w:t>
            </w:r>
          </w:p>
        </w:tc>
      </w:tr>
    </w:tbl>
    <w:p w14:paraId="4699EEAF" w14:textId="58DCB051" w:rsidR="007C7C7F" w:rsidRDefault="007C7C7F" w:rsidP="007C7C7F">
      <w:pPr>
        <w:pStyle w:val="Caption"/>
      </w:pPr>
      <w:r>
        <w:t xml:space="preserve">Table </w:t>
      </w:r>
      <w:r>
        <w:fldChar w:fldCharType="begin"/>
      </w:r>
      <w:r>
        <w:instrText xml:space="preserve"> SEQ Table \* ARABIC </w:instrText>
      </w:r>
      <w:r>
        <w:fldChar w:fldCharType="separate"/>
      </w:r>
      <w:r w:rsidR="001108F9">
        <w:rPr>
          <w:noProof/>
        </w:rPr>
        <w:t>1</w:t>
      </w:r>
      <w:r>
        <w:fldChar w:fldCharType="end"/>
      </w:r>
      <w:r>
        <w:t>: Acronyms used in document</w:t>
      </w:r>
    </w:p>
    <w:p w14:paraId="5E7C422F" w14:textId="48DB22F1" w:rsidR="006B2F47" w:rsidRDefault="006B2F47" w:rsidP="006B2F47">
      <w:pPr>
        <w:pStyle w:val="Heading2"/>
      </w:pPr>
      <w:bookmarkStart w:id="22" w:name="_Toc219384498"/>
      <w:r>
        <w:t>Reference</w:t>
      </w:r>
      <w:bookmarkEnd w:id="22"/>
    </w:p>
    <w:p w14:paraId="6003ED4C" w14:textId="77777777" w:rsidR="006B2F47" w:rsidRDefault="006B2F47" w:rsidP="003F1708">
      <w:r>
        <w:t>The following documents are referenced throughout this functional specification and should be consulted for additional context, detailed requirements, and technical information that supports the functional requirements described in this document.</w:t>
      </w:r>
    </w:p>
    <w:p w14:paraId="11B36FDA" w14:textId="7F2EF98D" w:rsidR="006B2F47" w:rsidRDefault="006B2F47" w:rsidP="003F1708">
      <w:pPr>
        <w:pStyle w:val="NumberedList"/>
      </w:pPr>
      <w:r>
        <w:t>Logic for Issue Code.pdf</w:t>
      </w:r>
    </w:p>
    <w:p w14:paraId="2BD6BF9C" w14:textId="482890BB" w:rsidR="006B2F47" w:rsidRDefault="006B2F47" w:rsidP="003F1708">
      <w:pPr>
        <w:pStyle w:val="NumberedList"/>
      </w:pPr>
      <w:r>
        <w:t>MAS_OMEGA – Interface Specifications Document (MAS Website).docx</w:t>
      </w:r>
    </w:p>
    <w:p w14:paraId="27BBCB02" w14:textId="3BC0FD01" w:rsidR="008B6987" w:rsidRDefault="008B6987" w:rsidP="003F1708">
      <w:pPr>
        <w:pStyle w:val="NumberedList"/>
      </w:pPr>
      <w:r>
        <w:t>MAS_OMEGA - Interface Specifications Document (FIs and CDP).docx</w:t>
      </w:r>
    </w:p>
    <w:p w14:paraId="02712059" w14:textId="194BD7CC" w:rsidR="008B6987" w:rsidRDefault="008B6987" w:rsidP="003F1708">
      <w:pPr>
        <w:pStyle w:val="NumberedList"/>
      </w:pPr>
      <w:r>
        <w:t>MAS_OMEGA – Functional Specifications Document (Bid Collation).docx</w:t>
      </w:r>
    </w:p>
    <w:p w14:paraId="2A713FE1" w14:textId="7E6DA463" w:rsidR="008B6987" w:rsidRDefault="008B6987" w:rsidP="003F1708">
      <w:pPr>
        <w:pStyle w:val="NumberedList"/>
      </w:pPr>
      <w:r>
        <w:t>MAS_OMEGA – Functional Specifications Document (Allotment).docx</w:t>
      </w:r>
    </w:p>
    <w:p w14:paraId="25E77EEC" w14:textId="573A9EF7" w:rsidR="008B6987" w:rsidRDefault="008B6987" w:rsidP="003F1708">
      <w:pPr>
        <w:pStyle w:val="NumberedList"/>
      </w:pPr>
      <w:r>
        <w:t>MAS_OMEGA – Functional Specifications Document (SSBs).docx</w:t>
      </w:r>
    </w:p>
    <w:p w14:paraId="2B51593A" w14:textId="0D63CD45" w:rsidR="004B15DC" w:rsidRDefault="004B15DC" w:rsidP="003F1708">
      <w:pPr>
        <w:pStyle w:val="NumberedList"/>
      </w:pPr>
      <w:r>
        <w:t>MAS_OMEGA – Functional Specifications Document (Common Functions).docx</w:t>
      </w:r>
    </w:p>
    <w:p w14:paraId="3D5B09B7" w14:textId="712E5B61" w:rsidR="007C5387" w:rsidRDefault="007C5387" w:rsidP="003F1708">
      <w:pPr>
        <w:pStyle w:val="NumberedList"/>
      </w:pPr>
      <w:r>
        <w:t>MAS_OMEGA – Functional Specifications Document (Administration).docx</w:t>
      </w:r>
    </w:p>
    <w:p w14:paraId="50714960" w14:textId="0BC4A550" w:rsidR="003B3BF4" w:rsidRDefault="003B3BF4" w:rsidP="003B3BF4">
      <w:pPr>
        <w:pStyle w:val="NumberedList"/>
      </w:pPr>
      <w:r>
        <w:t>MAS_OMEGA – Functional Specifications Document (Reports).docx</w:t>
      </w:r>
    </w:p>
    <w:p w14:paraId="0A522C19" w14:textId="15B3232E" w:rsidR="003104C8" w:rsidRDefault="003104C8" w:rsidP="003F1708">
      <w:pPr>
        <w:pStyle w:val="NumberedList"/>
      </w:pPr>
      <w:r>
        <w:t>MAS_OMEGA – Additional Information (Error Messages).xlsx</w:t>
      </w:r>
      <w:r w:rsidR="00837962">
        <w:t xml:space="preserve"> – This file contains a list of validations in each module and their corresponding error messages.</w:t>
      </w:r>
    </w:p>
    <w:p w14:paraId="43DDE4D4" w14:textId="165AC530" w:rsidR="003104C8" w:rsidRDefault="003104C8" w:rsidP="00837962">
      <w:pPr>
        <w:pStyle w:val="NumberedList"/>
      </w:pPr>
      <w:r>
        <w:t>MAS_OMEGA – Additional Information (System Notifications and Emails).xlsx</w:t>
      </w:r>
      <w:r w:rsidR="00837962">
        <w:t xml:space="preserve"> – This file contains a list of system notifications and emails in each module and their corresponding content.</w:t>
      </w:r>
    </w:p>
    <w:p w14:paraId="047D0D33" w14:textId="39E0E808" w:rsidR="006B2F47" w:rsidRDefault="006B2F47" w:rsidP="006B2F47">
      <w:pPr>
        <w:pStyle w:val="Heading1"/>
      </w:pPr>
      <w:bookmarkStart w:id="23" w:name="_Toc219384499"/>
      <w:r>
        <w:t>Functional Requirements</w:t>
      </w:r>
      <w:bookmarkEnd w:id="23"/>
    </w:p>
    <w:p w14:paraId="3FC64F51" w14:textId="024072DC" w:rsidR="006B2F47" w:rsidRPr="006B2F47" w:rsidRDefault="006B2F47" w:rsidP="006B2F47">
      <w:pPr>
        <w:pStyle w:val="Heading2"/>
      </w:pPr>
      <w:bookmarkStart w:id="24" w:name="_Toc219384500"/>
      <w:r>
        <w:t>Purpose of Module</w:t>
      </w:r>
      <w:bookmarkEnd w:id="24"/>
    </w:p>
    <w:p w14:paraId="7C3DE29B" w14:textId="5D10391E" w:rsidR="006B2F47" w:rsidRPr="006B2F47" w:rsidRDefault="006B2F47" w:rsidP="003F1708">
      <w:pPr>
        <w:rPr>
          <w:lang w:val="en-US"/>
        </w:rPr>
      </w:pPr>
      <w:r w:rsidRPr="006B2F47">
        <w:rPr>
          <w:lang w:val="en-US"/>
        </w:rPr>
        <w:t xml:space="preserve">MAS internal users can manage </w:t>
      </w:r>
      <w:r w:rsidR="003C613B">
        <w:rPr>
          <w:lang w:val="en-US"/>
        </w:rPr>
        <w:t>syndication details</w:t>
      </w:r>
      <w:r w:rsidRPr="006B2F47">
        <w:rPr>
          <w:lang w:val="en-US"/>
        </w:rPr>
        <w:t xml:space="preserve"> and </w:t>
      </w:r>
      <w:r w:rsidR="00AC65A6" w:rsidRPr="006B2F47">
        <w:rPr>
          <w:lang w:val="en-US"/>
        </w:rPr>
        <w:t>their</w:t>
      </w:r>
      <w:r w:rsidRPr="006B2F47">
        <w:rPr>
          <w:lang w:val="en-US"/>
        </w:rPr>
        <w:t xml:space="preserve"> publication to the MAS website</w:t>
      </w:r>
      <w:r w:rsidR="003C613B">
        <w:rPr>
          <w:lang w:val="en-US"/>
        </w:rPr>
        <w:t xml:space="preserve"> and </w:t>
      </w:r>
      <w:r w:rsidR="00E358DE">
        <w:rPr>
          <w:lang w:val="en-US"/>
        </w:rPr>
        <w:t>Retail PDs</w:t>
      </w:r>
      <w:r w:rsidRPr="006B2F47">
        <w:rPr>
          <w:lang w:val="en-US"/>
        </w:rPr>
        <w:t>.</w:t>
      </w:r>
    </w:p>
    <w:p w14:paraId="1A4D6338" w14:textId="382EC892" w:rsidR="000C0377" w:rsidRDefault="006B2F47" w:rsidP="003F1708">
      <w:pPr>
        <w:rPr>
          <w:lang w:val="en-US"/>
        </w:rPr>
      </w:pPr>
      <w:r w:rsidRPr="006B2F47">
        <w:rPr>
          <w:lang w:val="en-US"/>
        </w:rPr>
        <w:t>OMEGA contain</w:t>
      </w:r>
      <w:r w:rsidR="00F54AD5">
        <w:rPr>
          <w:lang w:val="en-US"/>
        </w:rPr>
        <w:t>s</w:t>
      </w:r>
      <w:r w:rsidRPr="006B2F47">
        <w:rPr>
          <w:lang w:val="en-US"/>
        </w:rPr>
        <w:t xml:space="preserve"> outbound interfaces to the MAS website</w:t>
      </w:r>
      <w:r w:rsidR="00575590">
        <w:rPr>
          <w:lang w:val="en-US"/>
        </w:rPr>
        <w:t xml:space="preserve">, Retail PDs, MEPS+, FMBS and AGD </w:t>
      </w:r>
      <w:r w:rsidRPr="006B2F47">
        <w:rPr>
          <w:lang w:val="en-US"/>
        </w:rPr>
        <w:t xml:space="preserve">to send over the necessary information for the publication of </w:t>
      </w:r>
      <w:r w:rsidR="00E358DE">
        <w:rPr>
          <w:lang w:val="en-US"/>
        </w:rPr>
        <w:t>syndication detail</w:t>
      </w:r>
      <w:r w:rsidR="00575590">
        <w:rPr>
          <w:lang w:val="en-US"/>
        </w:rPr>
        <w:t>s</w:t>
      </w:r>
      <w:r w:rsidR="00E358DE">
        <w:rPr>
          <w:lang w:val="en-US"/>
        </w:rPr>
        <w:t xml:space="preserve"> and results</w:t>
      </w:r>
      <w:r w:rsidRPr="006B2F47">
        <w:rPr>
          <w:lang w:val="en-US"/>
        </w:rPr>
        <w:t xml:space="preserve">. </w:t>
      </w:r>
      <w:r w:rsidR="00AC65A6">
        <w:rPr>
          <w:lang w:val="en-US"/>
        </w:rPr>
        <w:t>OMEGA also contain</w:t>
      </w:r>
      <w:r w:rsidR="00F54AD5">
        <w:rPr>
          <w:lang w:val="en-US"/>
        </w:rPr>
        <w:t>s</w:t>
      </w:r>
      <w:r w:rsidR="00AC65A6">
        <w:rPr>
          <w:lang w:val="en-US"/>
        </w:rPr>
        <w:t xml:space="preserve"> inbound interfaces from MEPS+ to receive the security information upon its creation. </w:t>
      </w:r>
      <w:r w:rsidRPr="006B2F47">
        <w:rPr>
          <w:lang w:val="en-US"/>
        </w:rPr>
        <w:t>In addition, notifications in the form of emails and/or system notifications are available.</w:t>
      </w:r>
    </w:p>
    <w:p w14:paraId="67F2D611" w14:textId="77777777" w:rsidR="009563C2" w:rsidRDefault="009563C2" w:rsidP="009563C2">
      <w:pPr>
        <w:pStyle w:val="Heading2"/>
      </w:pPr>
      <w:bookmarkStart w:id="25" w:name="_Toc219384501"/>
      <w:r>
        <w:t>Actors</w:t>
      </w:r>
      <w:bookmarkEnd w:id="25"/>
    </w:p>
    <w:p w14:paraId="6A0B3565" w14:textId="77777777" w:rsidR="009563C2" w:rsidRDefault="009563C2" w:rsidP="009563C2">
      <w:pPr>
        <w:rPr>
          <w:lang w:val="en-US"/>
        </w:rPr>
      </w:pPr>
      <w:r>
        <w:rPr>
          <w:lang w:val="en-US"/>
        </w:rPr>
        <w:t>The actors identified for this module are as follows:</w:t>
      </w:r>
    </w:p>
    <w:tbl>
      <w:tblPr>
        <w:tblStyle w:val="TableGrid"/>
        <w:tblW w:w="0" w:type="auto"/>
        <w:tblLook w:val="04A0" w:firstRow="1" w:lastRow="0" w:firstColumn="1" w:lastColumn="0" w:noHBand="0" w:noVBand="1"/>
      </w:tblPr>
      <w:tblGrid>
        <w:gridCol w:w="2547"/>
        <w:gridCol w:w="7821"/>
      </w:tblGrid>
      <w:tr w:rsidR="009563C2" w:rsidRPr="007C7C7F" w14:paraId="78FCBEB8" w14:textId="77777777" w:rsidTr="007618E8">
        <w:tc>
          <w:tcPr>
            <w:tcW w:w="2547" w:type="dxa"/>
            <w:shd w:val="clear" w:color="auto" w:fill="E7E6E6" w:themeFill="background2"/>
          </w:tcPr>
          <w:p w14:paraId="4B0C611F" w14:textId="77777777" w:rsidR="009563C2" w:rsidRPr="007C7C7F" w:rsidRDefault="009563C2" w:rsidP="007618E8">
            <w:pPr>
              <w:pStyle w:val="NoSpacing"/>
              <w:jc w:val="center"/>
              <w:rPr>
                <w:b/>
                <w:bCs/>
              </w:rPr>
            </w:pPr>
            <w:r w:rsidRPr="007C7C7F">
              <w:rPr>
                <w:b/>
                <w:bCs/>
              </w:rPr>
              <w:t>A</w:t>
            </w:r>
            <w:r>
              <w:rPr>
                <w:b/>
                <w:bCs/>
              </w:rPr>
              <w:t>ctors</w:t>
            </w:r>
          </w:p>
        </w:tc>
        <w:tc>
          <w:tcPr>
            <w:tcW w:w="7821" w:type="dxa"/>
            <w:shd w:val="clear" w:color="auto" w:fill="E7E6E6" w:themeFill="background2"/>
          </w:tcPr>
          <w:p w14:paraId="34F6BEA6" w14:textId="77777777" w:rsidR="009563C2" w:rsidRPr="007C7C7F" w:rsidRDefault="009563C2" w:rsidP="007618E8">
            <w:pPr>
              <w:pStyle w:val="NoSpacing"/>
              <w:jc w:val="center"/>
              <w:rPr>
                <w:b/>
                <w:bCs/>
              </w:rPr>
            </w:pPr>
            <w:r w:rsidRPr="007C7C7F">
              <w:rPr>
                <w:b/>
                <w:bCs/>
              </w:rPr>
              <w:t>Description</w:t>
            </w:r>
          </w:p>
        </w:tc>
      </w:tr>
      <w:tr w:rsidR="009563C2" w:rsidRPr="007C7C7F" w14:paraId="0511D058" w14:textId="77777777" w:rsidTr="007618E8">
        <w:tc>
          <w:tcPr>
            <w:tcW w:w="2547" w:type="dxa"/>
          </w:tcPr>
          <w:p w14:paraId="132D7F93" w14:textId="0149EF02" w:rsidR="009563C2" w:rsidRPr="007C7C7F" w:rsidRDefault="003C613B" w:rsidP="007618E8">
            <w:pPr>
              <w:pStyle w:val="NoSpacing"/>
            </w:pPr>
            <w:r>
              <w:t>Syndication Details</w:t>
            </w:r>
            <w:r w:rsidR="009563C2" w:rsidRPr="00901608">
              <w:t xml:space="preserve"> Maker</w:t>
            </w:r>
          </w:p>
        </w:tc>
        <w:tc>
          <w:tcPr>
            <w:tcW w:w="7821" w:type="dxa"/>
          </w:tcPr>
          <w:p w14:paraId="5383DF13" w14:textId="3F0E2CCD" w:rsidR="009563C2" w:rsidRPr="007C7C7F" w:rsidRDefault="009563C2" w:rsidP="007618E8">
            <w:pPr>
              <w:pStyle w:val="NoSpacing"/>
            </w:pPr>
            <w:r w:rsidRPr="00901608">
              <w:t xml:space="preserve">The entity responsible for </w:t>
            </w:r>
            <w:r>
              <w:t>updating</w:t>
            </w:r>
            <w:r w:rsidR="00E358DE">
              <w:t xml:space="preserve"> or unpublishing </w:t>
            </w:r>
            <w:r w:rsidR="003C613B">
              <w:t>syndication details</w:t>
            </w:r>
            <w:r w:rsidR="00E358DE">
              <w:t xml:space="preserve"> and cancelling syndications</w:t>
            </w:r>
            <w:r w:rsidRPr="00901608">
              <w:t>.</w:t>
            </w:r>
          </w:p>
        </w:tc>
      </w:tr>
      <w:tr w:rsidR="009563C2" w:rsidRPr="007C7C7F" w14:paraId="0BEF704C" w14:textId="77777777" w:rsidTr="007618E8">
        <w:tc>
          <w:tcPr>
            <w:tcW w:w="2547" w:type="dxa"/>
          </w:tcPr>
          <w:p w14:paraId="17727DCA" w14:textId="2B6D8700" w:rsidR="009563C2" w:rsidRPr="007C7C7F" w:rsidRDefault="003C613B" w:rsidP="007618E8">
            <w:pPr>
              <w:pStyle w:val="NoSpacing"/>
            </w:pPr>
            <w:r>
              <w:lastRenderedPageBreak/>
              <w:t>Syndication Details</w:t>
            </w:r>
            <w:r w:rsidR="009563C2" w:rsidRPr="00901608">
              <w:t xml:space="preserve"> Checker</w:t>
            </w:r>
          </w:p>
        </w:tc>
        <w:tc>
          <w:tcPr>
            <w:tcW w:w="7821" w:type="dxa"/>
          </w:tcPr>
          <w:p w14:paraId="1E505C3E" w14:textId="66A4A4A9" w:rsidR="009563C2" w:rsidRPr="007C7C7F" w:rsidRDefault="009563C2" w:rsidP="007618E8">
            <w:pPr>
              <w:pStyle w:val="NoSpacing"/>
            </w:pPr>
            <w:r w:rsidRPr="00901608">
              <w:t xml:space="preserve">The entity responsible for approving the update </w:t>
            </w:r>
            <w:r>
              <w:t xml:space="preserve">or unpublishing </w:t>
            </w:r>
            <w:r w:rsidRPr="00901608">
              <w:t xml:space="preserve">of </w:t>
            </w:r>
            <w:r w:rsidR="003C613B">
              <w:t xml:space="preserve">syndication </w:t>
            </w:r>
            <w:r w:rsidR="00E358DE">
              <w:t>details and cancelling syndications</w:t>
            </w:r>
            <w:r w:rsidRPr="00901608">
              <w:t>.</w:t>
            </w:r>
          </w:p>
        </w:tc>
      </w:tr>
      <w:tr w:rsidR="009563C2" w:rsidRPr="007C7C7F" w14:paraId="0FB49EB6" w14:textId="77777777" w:rsidTr="007618E8">
        <w:tc>
          <w:tcPr>
            <w:tcW w:w="2547" w:type="dxa"/>
          </w:tcPr>
          <w:p w14:paraId="7BB3C8CE" w14:textId="3866644E" w:rsidR="009563C2" w:rsidRPr="007C7C7F" w:rsidRDefault="003C613B" w:rsidP="007618E8">
            <w:pPr>
              <w:pStyle w:val="NoSpacing"/>
            </w:pPr>
            <w:r>
              <w:t>Syndication Details</w:t>
            </w:r>
            <w:r w:rsidR="009563C2" w:rsidRPr="00901608">
              <w:t xml:space="preserve"> Viewer</w:t>
            </w:r>
          </w:p>
        </w:tc>
        <w:tc>
          <w:tcPr>
            <w:tcW w:w="7821" w:type="dxa"/>
          </w:tcPr>
          <w:p w14:paraId="3B2B85B1" w14:textId="79DAC866" w:rsidR="009563C2" w:rsidRPr="007C7C7F" w:rsidRDefault="009563C2" w:rsidP="007618E8">
            <w:pPr>
              <w:pStyle w:val="NoSpacing"/>
            </w:pPr>
            <w:r w:rsidRPr="00901608">
              <w:t xml:space="preserve">The entity who is </w:t>
            </w:r>
            <w:r>
              <w:t xml:space="preserve">only </w:t>
            </w:r>
            <w:r w:rsidRPr="00901608">
              <w:t xml:space="preserve">allowed to view </w:t>
            </w:r>
            <w:r w:rsidR="00E358DE">
              <w:t>syndication detail</w:t>
            </w:r>
            <w:r w:rsidR="00BA583B">
              <w:t xml:space="preserve"> but</w:t>
            </w:r>
            <w:r w:rsidRPr="00901608">
              <w:t xml:space="preserve"> not allowed to manage them nor approve them for publication to the MAS website</w:t>
            </w:r>
            <w:r w:rsidR="00575590">
              <w:t xml:space="preserve"> and Retail PDs</w:t>
            </w:r>
            <w:r w:rsidRPr="00901608">
              <w:t>.</w:t>
            </w:r>
          </w:p>
        </w:tc>
      </w:tr>
      <w:tr w:rsidR="00E358DE" w:rsidRPr="007C7C7F" w14:paraId="0220D27B" w14:textId="77777777" w:rsidTr="007618E8">
        <w:tc>
          <w:tcPr>
            <w:tcW w:w="2547" w:type="dxa"/>
          </w:tcPr>
          <w:p w14:paraId="402FA5B2" w14:textId="6A40AAA2" w:rsidR="00E358DE" w:rsidRDefault="00E358DE" w:rsidP="007618E8">
            <w:pPr>
              <w:pStyle w:val="NoSpacing"/>
            </w:pPr>
            <w:r>
              <w:t>Syndication Allotment Maker</w:t>
            </w:r>
          </w:p>
        </w:tc>
        <w:tc>
          <w:tcPr>
            <w:tcW w:w="7821" w:type="dxa"/>
          </w:tcPr>
          <w:p w14:paraId="7EF46DAF" w14:textId="70BA3B27" w:rsidR="00E358DE" w:rsidRPr="00901608" w:rsidRDefault="002632E5" w:rsidP="007618E8">
            <w:pPr>
              <w:pStyle w:val="NoSpacing"/>
            </w:pPr>
            <w:r w:rsidRPr="00901608">
              <w:t xml:space="preserve">The entity responsible for </w:t>
            </w:r>
            <w:r>
              <w:t>uploading public offer allotmen</w:t>
            </w:r>
            <w:r w:rsidR="00575590">
              <w:t xml:space="preserve">t and </w:t>
            </w:r>
            <w:r>
              <w:t>placement tranche</w:t>
            </w:r>
            <w:r w:rsidR="00575590">
              <w:t>.</w:t>
            </w:r>
          </w:p>
        </w:tc>
      </w:tr>
      <w:tr w:rsidR="00E358DE" w:rsidRPr="007C7C7F" w14:paraId="5E44037C" w14:textId="77777777" w:rsidTr="007618E8">
        <w:tc>
          <w:tcPr>
            <w:tcW w:w="2547" w:type="dxa"/>
          </w:tcPr>
          <w:p w14:paraId="74971191" w14:textId="1F87AF20" w:rsidR="00E358DE" w:rsidRDefault="00E358DE" w:rsidP="007618E8">
            <w:pPr>
              <w:pStyle w:val="NoSpacing"/>
            </w:pPr>
            <w:r>
              <w:t>Syndication Allotment Checker</w:t>
            </w:r>
          </w:p>
        </w:tc>
        <w:tc>
          <w:tcPr>
            <w:tcW w:w="7821" w:type="dxa"/>
          </w:tcPr>
          <w:p w14:paraId="6289DF2F" w14:textId="337C40ED" w:rsidR="00E358DE" w:rsidRPr="00901608" w:rsidRDefault="002632E5" w:rsidP="007618E8">
            <w:pPr>
              <w:pStyle w:val="NoSpacing"/>
            </w:pPr>
            <w:r w:rsidRPr="00901608">
              <w:t xml:space="preserve">The entity responsible for </w:t>
            </w:r>
            <w:r w:rsidR="00575590">
              <w:t>approving</w:t>
            </w:r>
            <w:r>
              <w:t xml:space="preserve"> public offer allotment</w:t>
            </w:r>
            <w:r w:rsidR="00575590">
              <w:t xml:space="preserve"> </w:t>
            </w:r>
            <w:r>
              <w:t>and verifying the syndication allotment</w:t>
            </w:r>
            <w:r w:rsidR="00575590">
              <w:t>.</w:t>
            </w:r>
          </w:p>
        </w:tc>
      </w:tr>
      <w:tr w:rsidR="00E358DE" w:rsidRPr="007C7C7F" w14:paraId="7524C97C" w14:textId="77777777" w:rsidTr="007618E8">
        <w:tc>
          <w:tcPr>
            <w:tcW w:w="2547" w:type="dxa"/>
          </w:tcPr>
          <w:p w14:paraId="66147C3B" w14:textId="57A8979B" w:rsidR="00E358DE" w:rsidRDefault="00E358DE" w:rsidP="007618E8">
            <w:pPr>
              <w:pStyle w:val="NoSpacing"/>
            </w:pPr>
            <w:r>
              <w:t>Syndication Allotment Viewer</w:t>
            </w:r>
          </w:p>
        </w:tc>
        <w:tc>
          <w:tcPr>
            <w:tcW w:w="7821" w:type="dxa"/>
          </w:tcPr>
          <w:p w14:paraId="3AEEC5BD" w14:textId="5BF30D99" w:rsidR="00E358DE" w:rsidRPr="00901608" w:rsidRDefault="00575590" w:rsidP="007618E8">
            <w:pPr>
              <w:pStyle w:val="NoSpacing"/>
            </w:pPr>
            <w:r w:rsidRPr="00901608">
              <w:t xml:space="preserve">The entity who is </w:t>
            </w:r>
            <w:r>
              <w:t xml:space="preserve">only </w:t>
            </w:r>
            <w:r w:rsidRPr="00901608">
              <w:t xml:space="preserve">allowed to view </w:t>
            </w:r>
            <w:r>
              <w:t>syndication allotment but</w:t>
            </w:r>
            <w:r w:rsidRPr="00901608">
              <w:t xml:space="preserve"> not allowed to manage them nor approve them.</w:t>
            </w:r>
          </w:p>
        </w:tc>
      </w:tr>
    </w:tbl>
    <w:p w14:paraId="1F396391" w14:textId="58D097EB" w:rsidR="009563C2" w:rsidRDefault="00BB1777" w:rsidP="009563C2">
      <w:pPr>
        <w:pStyle w:val="Caption"/>
      </w:pPr>
      <w:r>
        <w:t xml:space="preserve">Table </w:t>
      </w:r>
      <w:r>
        <w:fldChar w:fldCharType="begin"/>
      </w:r>
      <w:r>
        <w:instrText xml:space="preserve"> SEQ Table \* ARABIC </w:instrText>
      </w:r>
      <w:r>
        <w:fldChar w:fldCharType="separate"/>
      </w:r>
      <w:r w:rsidR="001108F9">
        <w:rPr>
          <w:noProof/>
        </w:rPr>
        <w:t>2</w:t>
      </w:r>
      <w:r>
        <w:fldChar w:fldCharType="end"/>
      </w:r>
      <w:r>
        <w:t xml:space="preserve">: </w:t>
      </w:r>
      <w:r w:rsidR="009563C2">
        <w:t>Actors of module</w:t>
      </w:r>
    </w:p>
    <w:p w14:paraId="258C96CB" w14:textId="5A2718CD" w:rsidR="00422AAE" w:rsidRPr="00422AAE" w:rsidRDefault="006B2F47" w:rsidP="000E39F4">
      <w:pPr>
        <w:pStyle w:val="Heading2"/>
      </w:pPr>
      <w:bookmarkStart w:id="26" w:name="_Toc218010110"/>
      <w:bookmarkStart w:id="27" w:name="_Toc219384502"/>
      <w:bookmarkEnd w:id="26"/>
      <w:r>
        <w:t>Process Diagram</w:t>
      </w:r>
      <w:r w:rsidR="009F3006">
        <w:t>s</w:t>
      </w:r>
      <w:bookmarkEnd w:id="27"/>
    </w:p>
    <w:p w14:paraId="0A4DE346" w14:textId="58A2F024" w:rsidR="00DC1609" w:rsidRDefault="005841B0" w:rsidP="00DC1609">
      <w:pPr>
        <w:pStyle w:val="Heading3"/>
      </w:pPr>
      <w:bookmarkStart w:id="28" w:name="_Toc219384503"/>
      <w:r>
        <w:t>Syndication Details</w:t>
      </w:r>
      <w:bookmarkEnd w:id="28"/>
    </w:p>
    <w:p w14:paraId="151436FE" w14:textId="34AFDE21" w:rsidR="005841B0" w:rsidRDefault="005841B0" w:rsidP="005841B0">
      <w:r w:rsidRPr="0059518B">
        <w:t xml:space="preserve">The </w:t>
      </w:r>
      <w:r>
        <w:t>figure below shows the high-level activities when updating syndication details:</w:t>
      </w:r>
      <w:r w:rsidRPr="00AE2C2C">
        <w:rPr>
          <w:noProof/>
        </w:rPr>
        <w:t xml:space="preserve"> </w:t>
      </w:r>
      <w:commentRangeStart w:id="29"/>
      <w:commentRangeStart w:id="30"/>
      <w:r w:rsidRPr="00AE2C2C">
        <w:rPr>
          <w:noProof/>
        </w:rPr>
        <w:drawing>
          <wp:inline distT="0" distB="0" distL="0" distR="0" wp14:anchorId="4FAE1F93" wp14:editId="65FE3BFE">
            <wp:extent cx="6858000" cy="2444115"/>
            <wp:effectExtent l="0" t="0" r="0" b="0"/>
            <wp:docPr id="170335944"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35944" name="Picture 1" descr="A diagram of a computer&#10;&#10;AI-generated content may be incorrect."/>
                    <pic:cNvPicPr/>
                  </pic:nvPicPr>
                  <pic:blipFill>
                    <a:blip r:embed="rId15"/>
                    <a:stretch>
                      <a:fillRect/>
                    </a:stretch>
                  </pic:blipFill>
                  <pic:spPr>
                    <a:xfrm>
                      <a:off x="0" y="0"/>
                      <a:ext cx="6858000" cy="2444115"/>
                    </a:xfrm>
                    <a:prstGeom prst="rect">
                      <a:avLst/>
                    </a:prstGeom>
                  </pic:spPr>
                </pic:pic>
              </a:graphicData>
            </a:graphic>
          </wp:inline>
        </w:drawing>
      </w:r>
      <w:commentRangeEnd w:id="29"/>
      <w:r w:rsidR="004D55A0">
        <w:rPr>
          <w:rStyle w:val="CommentReference"/>
        </w:rPr>
        <w:commentReference w:id="29"/>
      </w:r>
      <w:commentRangeEnd w:id="30"/>
      <w:r w:rsidR="0055616B">
        <w:rPr>
          <w:rStyle w:val="CommentReference"/>
        </w:rPr>
        <w:commentReference w:id="30"/>
      </w:r>
    </w:p>
    <w:p w14:paraId="438E6CB0" w14:textId="71F2CFFD" w:rsidR="005841B0" w:rsidRDefault="005841B0" w:rsidP="005841B0">
      <w:pPr>
        <w:pStyle w:val="Caption"/>
      </w:pPr>
      <w:bookmarkStart w:id="31" w:name="_Ref214721715"/>
      <w:bookmarkStart w:id="32" w:name="_Ref214721719"/>
      <w:r w:rsidRPr="00411560">
        <w:t xml:space="preserve">Figure </w:t>
      </w:r>
      <w:r w:rsidRPr="00411560">
        <w:fldChar w:fldCharType="begin"/>
      </w:r>
      <w:r w:rsidRPr="00411560">
        <w:instrText xml:space="preserve"> SEQ Figure \* ARABIC </w:instrText>
      </w:r>
      <w:r w:rsidRPr="00411560">
        <w:fldChar w:fldCharType="separate"/>
      </w:r>
      <w:r w:rsidR="001108F9">
        <w:rPr>
          <w:noProof/>
        </w:rPr>
        <w:t>1</w:t>
      </w:r>
      <w:r w:rsidRPr="00411560">
        <w:fldChar w:fldCharType="end"/>
      </w:r>
      <w:bookmarkEnd w:id="31"/>
      <w:r>
        <w:t>:</w:t>
      </w:r>
      <w:r w:rsidRPr="00411560">
        <w:t xml:space="preserve"> </w:t>
      </w:r>
      <w:bookmarkEnd w:id="32"/>
      <w:r>
        <w:t>Activities when updating syndication details</w:t>
      </w:r>
    </w:p>
    <w:p w14:paraId="49EC818A" w14:textId="3C16DEB0" w:rsidR="005841B0" w:rsidRDefault="005841B0" w:rsidP="005841B0">
      <w:r>
        <w:t xml:space="preserve">OMEGA creates the syndication details record with status of “New” when the syndication record is approved in the issuance calendar. </w:t>
      </w:r>
      <w:commentRangeStart w:id="33"/>
      <w:commentRangeStart w:id="34"/>
      <w:r>
        <w:t>This system-initiated record is linked to the issuance calendar and will be removed if the syndication record is approved to be removed from the issuance calendar</w:t>
      </w:r>
      <w:commentRangeEnd w:id="33"/>
      <w:r w:rsidR="000B5687">
        <w:rPr>
          <w:rStyle w:val="CommentReference"/>
        </w:rPr>
        <w:commentReference w:id="33"/>
      </w:r>
      <w:commentRangeEnd w:id="34"/>
      <w:r w:rsidR="009D6366">
        <w:rPr>
          <w:rStyle w:val="CommentReference"/>
        </w:rPr>
        <w:commentReference w:id="34"/>
      </w:r>
      <w:r>
        <w:t>. When updating the syndication details, some of the fields are referenced from data from the issuance calendar</w:t>
      </w:r>
      <w:ins w:id="35" w:author="Han Xie CHAI (MAS)" w:date="2026-01-16T16:59:00Z" w16du:dateUtc="2026-01-16T08:59:00Z">
        <w:r w:rsidR="009D6366">
          <w:t xml:space="preserve"> (until OMEGA receives the </w:t>
        </w:r>
        <w:r w:rsidR="009D6366" w:rsidRPr="00EF7605">
          <w:rPr>
            <w:i/>
            <w:iCs/>
            <w:rPrChange w:id="36" w:author="Han Xie CHAI (MAS)" w:date="2026-01-16T17:21:00Z" w16du:dateUtc="2026-01-16T09:21:00Z">
              <w:rPr/>
            </w:rPrChange>
          </w:rPr>
          <w:t>secmast.txt</w:t>
        </w:r>
        <w:r w:rsidR="009D6366">
          <w:t xml:space="preserve"> file from MEPS+)</w:t>
        </w:r>
      </w:ins>
      <w:r>
        <w:t xml:space="preserve"> and the parameter settings.</w:t>
      </w:r>
    </w:p>
    <w:p w14:paraId="113270AA" w14:textId="77777777" w:rsidR="005841B0" w:rsidRDefault="005841B0" w:rsidP="005841B0">
      <w:r>
        <w:t>Upon submission, the checkers can view the syndication details and determine whether to approve or reject it. If the syndication details are rejected, the syndication details are sent back to the maker for edits.</w:t>
      </w:r>
    </w:p>
    <w:p w14:paraId="5718E1F4" w14:textId="7E59901D" w:rsidR="005841B0" w:rsidRDefault="005841B0" w:rsidP="005841B0">
      <w:commentRangeStart w:id="37"/>
      <w:r>
        <w:t>If there are input fields for the syndication details that do not have a value, upon approval, the syndication details will be published to the MAS website</w:t>
      </w:r>
      <w:ins w:id="38" w:author="Akila BALAKRISHNAN from.OPTIMUM (MAS)" w:date="2026-01-16T14:58:00Z" w16du:dateUtc="2026-01-16T06:58:00Z">
        <w:r w:rsidR="00665FF6">
          <w:t xml:space="preserve"> as “TBA” for the fields that do not have a value</w:t>
        </w:r>
      </w:ins>
      <w:r>
        <w:t>.</w:t>
      </w:r>
      <w:commentRangeEnd w:id="37"/>
      <w:r w:rsidR="00606EA8">
        <w:rPr>
          <w:rStyle w:val="CommentReference"/>
        </w:rPr>
        <w:commentReference w:id="37"/>
      </w:r>
      <w:r>
        <w:t xml:space="preserve"> </w:t>
      </w:r>
      <w:commentRangeStart w:id="39"/>
      <w:r>
        <w:t>If there is a value for Yield</w:t>
      </w:r>
      <w:ins w:id="40" w:author="Akila BALAKRISHNAN from.OPTIMUM (MAS)" w:date="2026-01-16T10:21:00Z" w16du:dateUtc="2026-01-16T02:21:00Z">
        <w:r w:rsidR="00963382">
          <w:t xml:space="preserve"> and Price</w:t>
        </w:r>
      </w:ins>
      <w:r>
        <w:t xml:space="preserve"> in the syndication details, there will be a publication of the issuance calendar including the syndication record to the </w:t>
      </w:r>
      <w:del w:id="41" w:author="Akila BALAKRISHNAN from.OPTIMUM (MAS)" w:date="2026-01-16T10:20:00Z" w16du:dateUtc="2026-01-16T02:20:00Z">
        <w:r w:rsidDel="00963382">
          <w:delText xml:space="preserve">FIs </w:delText>
        </w:r>
      </w:del>
      <w:ins w:id="42" w:author="Akila BALAKRISHNAN from.OPTIMUM (MAS)" w:date="2026-01-16T10:20:00Z" w16du:dateUtc="2026-01-16T02:20:00Z">
        <w:r w:rsidR="00963382">
          <w:t xml:space="preserve">Retail PDs </w:t>
        </w:r>
      </w:ins>
      <w:r>
        <w:t xml:space="preserve">and CDP as well. </w:t>
      </w:r>
      <w:commentRangeEnd w:id="39"/>
      <w:r w:rsidR="00606EA8">
        <w:rPr>
          <w:rStyle w:val="CommentReference"/>
        </w:rPr>
        <w:commentReference w:id="39"/>
      </w:r>
    </w:p>
    <w:p w14:paraId="70A13052" w14:textId="7ACADBAE" w:rsidR="005841B0" w:rsidRDefault="005841B0" w:rsidP="005841B0">
      <w:r>
        <w:lastRenderedPageBreak/>
        <w:t xml:space="preserve">If all the input fields have a value, and the syndication details are approved, OMEGA sends an email to notify users in a distribution list to create the security in MEPS+ and waits to receive the </w:t>
      </w:r>
      <w:r>
        <w:rPr>
          <w:i/>
          <w:iCs/>
        </w:rPr>
        <w:t>secmast.txt</w:t>
      </w:r>
      <w:r>
        <w:t xml:space="preserve"> file from MEPS+. Upon receiving the file, OMEGA processes the file and validates any syndication details with status as pending the security to be created from MEPS+, against the data in </w:t>
      </w:r>
      <w:r>
        <w:rPr>
          <w:i/>
          <w:iCs/>
        </w:rPr>
        <w:t>secmast.txt</w:t>
      </w:r>
      <w:r>
        <w:t xml:space="preserve">. If the validations fail, an email is sent to notify users of the </w:t>
      </w:r>
      <w:ins w:id="43" w:author="Han Xie CHAI (MAS)" w:date="2026-01-16T17:48:00Z" w16du:dateUtc="2026-01-16T09:48:00Z">
        <w:r w:rsidR="00AA749D">
          <w:t xml:space="preserve">failed </w:t>
        </w:r>
      </w:ins>
      <w:r>
        <w:t>validations</w:t>
      </w:r>
      <w:del w:id="44" w:author="Han Xie CHAI (MAS)" w:date="2026-01-16T17:48:00Z" w16du:dateUtc="2026-01-16T09:48:00Z">
        <w:r w:rsidDel="00AA749D">
          <w:delText xml:space="preserve"> which failed</w:delText>
        </w:r>
      </w:del>
      <w:r>
        <w:t xml:space="preserve">, so that </w:t>
      </w:r>
      <w:del w:id="45" w:author="Han Xie CHAI (MAS)" w:date="2026-01-16T17:48:00Z" w16du:dateUtc="2026-01-16T09:48:00Z">
        <w:r w:rsidDel="00AA749D">
          <w:delText xml:space="preserve">the </w:delText>
        </w:r>
      </w:del>
      <w:r>
        <w:t xml:space="preserve">users </w:t>
      </w:r>
      <w:r w:rsidRPr="00FA1C94">
        <w:t xml:space="preserve">can address the reason(s) for failed validation accordingly. There will be 3 </w:t>
      </w:r>
      <w:ins w:id="46" w:author="Han Xie CHAI (MAS)" w:date="2026-01-16T17:48:00Z" w16du:dateUtc="2026-01-16T09:48:00Z">
        <w:r w:rsidR="00AA749D">
          <w:t xml:space="preserve">possible </w:t>
        </w:r>
      </w:ins>
      <w:r w:rsidRPr="00FA1C94">
        <w:t>courses of action</w:t>
      </w:r>
      <w:r>
        <w:t>:</w:t>
      </w:r>
    </w:p>
    <w:p w14:paraId="72C79C18" w14:textId="616658DF" w:rsidR="005841B0" w:rsidRDefault="005841B0" w:rsidP="005841B0">
      <w:pPr>
        <w:pStyle w:val="NumberedList"/>
        <w:numPr>
          <w:ilvl w:val="0"/>
          <w:numId w:val="18"/>
        </w:numPr>
      </w:pPr>
      <w:del w:id="47" w:author="Han Xie CHAI (MAS)" w:date="2026-01-16T17:47:00Z" w16du:dateUtc="2026-01-16T09:47:00Z">
        <w:r w:rsidRPr="00FA1C94" w:rsidDel="00AA749D">
          <w:delText xml:space="preserve"> o</w:delText>
        </w:r>
      </w:del>
      <w:ins w:id="48" w:author="Han Xie CHAI (MAS)" w:date="2026-01-16T17:47:00Z" w16du:dateUtc="2026-01-16T09:47:00Z">
        <w:r w:rsidR="00AA749D">
          <w:t>O</w:t>
        </w:r>
      </w:ins>
      <w:r w:rsidRPr="00FA1C94">
        <w:t xml:space="preserve">verwrite </w:t>
      </w:r>
      <w:r>
        <w:t xml:space="preserve">the </w:t>
      </w:r>
      <w:r w:rsidRPr="00FA1C94">
        <w:t xml:space="preserve">data in OMEGA with data from MEPS+; or </w:t>
      </w:r>
    </w:p>
    <w:p w14:paraId="6EBC2A8B" w14:textId="2B74D257" w:rsidR="005841B0" w:rsidRDefault="005841B0" w:rsidP="005841B0">
      <w:pPr>
        <w:pStyle w:val="NumberedList"/>
      </w:pPr>
      <w:del w:id="49" w:author="Han Xie CHAI (MAS)" w:date="2026-01-16T17:47:00Z" w16du:dateUtc="2026-01-16T09:47:00Z">
        <w:r w:rsidRPr="00FA1C94" w:rsidDel="00AA749D">
          <w:delText>a</w:delText>
        </w:r>
      </w:del>
      <w:ins w:id="50" w:author="Han Xie CHAI (MAS)" w:date="2026-01-16T17:47:00Z" w16du:dateUtc="2026-01-16T09:47:00Z">
        <w:r w:rsidR="00AA749D">
          <w:t>A</w:t>
        </w:r>
      </w:ins>
      <w:r w:rsidRPr="00FA1C94">
        <w:t xml:space="preserve">mend the security details in MEPS+ and re-send the secmast.txt file into OMEGA; or </w:t>
      </w:r>
    </w:p>
    <w:p w14:paraId="43B91101" w14:textId="3031B872" w:rsidR="005841B0" w:rsidRDefault="005841B0" w:rsidP="005841B0">
      <w:pPr>
        <w:pStyle w:val="NumberedList"/>
      </w:pPr>
      <w:del w:id="51" w:author="Han Xie CHAI (MAS)" w:date="2026-01-16T17:47:00Z" w16du:dateUtc="2026-01-16T09:47:00Z">
        <w:r w:rsidRPr="00FA1C94" w:rsidDel="00AA749D">
          <w:delText>u</w:delText>
        </w:r>
      </w:del>
      <w:ins w:id="52" w:author="Han Xie CHAI (MAS)" w:date="2026-01-16T17:47:00Z" w16du:dateUtc="2026-01-16T09:47:00Z">
        <w:r w:rsidR="00AA749D">
          <w:t>U</w:t>
        </w:r>
      </w:ins>
      <w:r w:rsidRPr="00FA1C94">
        <w:t xml:space="preserve">pdate </w:t>
      </w:r>
      <w:r>
        <w:t>the syndication details</w:t>
      </w:r>
      <w:ins w:id="53" w:author="Han Xie CHAI (MAS)" w:date="2026-01-16T17:48:00Z" w16du:dateUtc="2026-01-16T09:48:00Z">
        <w:r w:rsidR="00AA749D">
          <w:t xml:space="preserve"> in OMEGA</w:t>
        </w:r>
      </w:ins>
      <w:r w:rsidRPr="00FA1C94">
        <w:t>.</w:t>
      </w:r>
    </w:p>
    <w:p w14:paraId="2DCE2C9B" w14:textId="78630449" w:rsidR="005841B0" w:rsidRDefault="005841B0" w:rsidP="005841B0">
      <w:r w:rsidRPr="00FA1C94">
        <w:t>For options 2 and 3, OMEGA will do another round of processing and validation</w:t>
      </w:r>
      <w:del w:id="54" w:author="Han Xie CHAI (MAS)" w:date="2026-01-16T17:49:00Z" w16du:dateUtc="2026-01-16T09:49:00Z">
        <w:r w:rsidDel="00AA749D">
          <w:delText>.</w:delText>
        </w:r>
      </w:del>
      <w:ins w:id="55" w:author="Han Xie CHAI (MAS)" w:date="2026-01-16T17:49:00Z" w16du:dateUtc="2026-01-16T09:49:00Z">
        <w:r w:rsidR="00AA749D">
          <w:t xml:space="preserve"> </w:t>
        </w:r>
        <w:r w:rsidR="00AA749D">
          <w:t xml:space="preserve">of the </w:t>
        </w:r>
        <w:r w:rsidR="00AA749D" w:rsidRPr="009F7DEC">
          <w:rPr>
            <w:i/>
            <w:iCs/>
          </w:rPr>
          <w:t>secmast.txt</w:t>
        </w:r>
        <w:r w:rsidR="00AA749D">
          <w:t xml:space="preserve"> file. Refer to MAS OMEGA – Interface Functional Specifications Document (MEPS+, FMBS and AGD).docx for the validations made within the secmast.txt.</w:t>
        </w:r>
      </w:ins>
    </w:p>
    <w:p w14:paraId="5991F699" w14:textId="22B23947" w:rsidR="005841B0" w:rsidRPr="005D6F40" w:rsidRDefault="005841B0" w:rsidP="005841B0">
      <w:r>
        <w:t>If the validations pass, the syndication details are published to the MAS Website</w:t>
      </w:r>
      <w:ins w:id="56" w:author="Han Xie CHAI (MAS)" w:date="2026-01-16T17:49:00Z" w16du:dateUtc="2026-01-16T09:49:00Z">
        <w:r w:rsidR="006323D0">
          <w:t>.</w:t>
        </w:r>
      </w:ins>
      <w:r>
        <w:t xml:space="preserve"> </w:t>
      </w:r>
      <w:del w:id="57" w:author="Han Xie CHAI (MAS)" w:date="2026-01-16T17:49:00Z" w16du:dateUtc="2026-01-16T09:49:00Z">
        <w:r w:rsidDel="006323D0">
          <w:delText>and i</w:delText>
        </w:r>
      </w:del>
      <w:ins w:id="58" w:author="Han Xie CHAI (MAS)" w:date="2026-01-16T17:49:00Z" w16du:dateUtc="2026-01-16T09:49:00Z">
        <w:r w:rsidR="006323D0">
          <w:t>I</w:t>
        </w:r>
      </w:ins>
      <w:r>
        <w:t>f there are changes to the value of Yield</w:t>
      </w:r>
      <w:ins w:id="59" w:author="Akila BALAKRISHNAN from.OPTIMUM (MAS)" w:date="2026-01-16T15:04:00Z" w16du:dateUtc="2026-01-16T07:04:00Z">
        <w:r w:rsidR="00665FF6">
          <w:t xml:space="preserve"> and Price</w:t>
        </w:r>
      </w:ins>
      <w:r>
        <w:t xml:space="preserve"> in the syndication details</w:t>
      </w:r>
      <w:ins w:id="60" w:author="Han Xie CHAI (MAS)" w:date="2026-01-16T17:49:00Z" w16du:dateUtc="2026-01-16T09:49:00Z">
        <w:r w:rsidR="006323D0">
          <w:t>,</w:t>
        </w:r>
      </w:ins>
      <w:r w:rsidRPr="00775B1A">
        <w:t xml:space="preserve"> </w:t>
      </w:r>
      <w:r>
        <w:t>the</w:t>
      </w:r>
      <w:del w:id="61" w:author="Han Xie CHAI (MAS)" w:date="2026-01-16T17:49:00Z" w16du:dateUtc="2026-01-16T09:49:00Z">
        <w:r w:rsidDel="006323D0">
          <w:delText>re will be a publication of the</w:delText>
        </w:r>
      </w:del>
      <w:r>
        <w:t xml:space="preserve"> issuance calendar including the syndication record </w:t>
      </w:r>
      <w:ins w:id="62" w:author="Han Xie CHAI (MAS)" w:date="2026-01-16T17:50:00Z" w16du:dateUtc="2026-01-16T09:50:00Z">
        <w:r w:rsidR="006323D0">
          <w:t xml:space="preserve">is sent </w:t>
        </w:r>
      </w:ins>
      <w:r>
        <w:t>to the FIs and CDP as well.</w:t>
      </w:r>
    </w:p>
    <w:p w14:paraId="0169EC11" w14:textId="77777777" w:rsidR="005841B0" w:rsidRPr="005841B0" w:rsidRDefault="005841B0" w:rsidP="005841B0"/>
    <w:p w14:paraId="7DE37F19" w14:textId="79094CF5" w:rsidR="005841B0" w:rsidRDefault="005841B0">
      <w:pPr>
        <w:pStyle w:val="Heading3"/>
      </w:pPr>
      <w:bookmarkStart w:id="63" w:name="_Toc219384504"/>
      <w:r>
        <w:t>Syndication Allotment</w:t>
      </w:r>
      <w:bookmarkEnd w:id="63"/>
    </w:p>
    <w:p w14:paraId="48A4D4C8" w14:textId="2F690AF5" w:rsidR="00C07450" w:rsidRPr="00C07450" w:rsidRDefault="00C07450" w:rsidP="00C07450">
      <w:r w:rsidRPr="0059518B">
        <w:t xml:space="preserve">The </w:t>
      </w:r>
      <w:r>
        <w:t>figure below shows the high-level activities for syndication allotment:</w:t>
      </w:r>
    </w:p>
    <w:p w14:paraId="35DBB7E7" w14:textId="7A900677" w:rsidR="005841B0" w:rsidRDefault="005841B0" w:rsidP="005841B0">
      <w:commentRangeStart w:id="64"/>
      <w:r w:rsidRPr="005841B0">
        <w:rPr>
          <w:noProof/>
        </w:rPr>
        <w:drawing>
          <wp:inline distT="0" distB="0" distL="0" distR="0" wp14:anchorId="025501DD" wp14:editId="5456D4FA">
            <wp:extent cx="6858000" cy="3231515"/>
            <wp:effectExtent l="0" t="0" r="0" b="6985"/>
            <wp:docPr id="742637993"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637993" name="Picture 1" descr="A diagram of a flowchart&#10;&#10;AI-generated content may be incorrect."/>
                    <pic:cNvPicPr/>
                  </pic:nvPicPr>
                  <pic:blipFill>
                    <a:blip r:embed="rId20"/>
                    <a:stretch>
                      <a:fillRect/>
                    </a:stretch>
                  </pic:blipFill>
                  <pic:spPr>
                    <a:xfrm>
                      <a:off x="0" y="0"/>
                      <a:ext cx="6858000" cy="3231515"/>
                    </a:xfrm>
                    <a:prstGeom prst="rect">
                      <a:avLst/>
                    </a:prstGeom>
                  </pic:spPr>
                </pic:pic>
              </a:graphicData>
            </a:graphic>
          </wp:inline>
        </w:drawing>
      </w:r>
      <w:commentRangeEnd w:id="64"/>
      <w:r w:rsidR="00E505C6">
        <w:rPr>
          <w:rStyle w:val="CommentReference"/>
        </w:rPr>
        <w:commentReference w:id="64"/>
      </w:r>
    </w:p>
    <w:p w14:paraId="6DB93655" w14:textId="54EFACCF" w:rsidR="007E4F48" w:rsidRDefault="00B664FB" w:rsidP="007E4F48">
      <w:pPr>
        <w:pStyle w:val="Caption"/>
      </w:pPr>
      <w:r w:rsidRPr="00411560">
        <w:t xml:space="preserve">Figure </w:t>
      </w:r>
      <w:r w:rsidRPr="00411560">
        <w:fldChar w:fldCharType="begin"/>
      </w:r>
      <w:r w:rsidRPr="00411560">
        <w:instrText xml:space="preserve"> SEQ Figure \* ARABIC </w:instrText>
      </w:r>
      <w:r w:rsidRPr="00411560">
        <w:fldChar w:fldCharType="separate"/>
      </w:r>
      <w:r w:rsidR="001108F9">
        <w:rPr>
          <w:noProof/>
        </w:rPr>
        <w:t>2</w:t>
      </w:r>
      <w:r w:rsidRPr="00411560">
        <w:fldChar w:fldCharType="end"/>
      </w:r>
      <w:r>
        <w:t>:</w:t>
      </w:r>
      <w:r w:rsidR="007E4F48" w:rsidRPr="00411560">
        <w:t xml:space="preserve"> </w:t>
      </w:r>
      <w:r w:rsidR="007E4F48">
        <w:t>Activities for syndication allotment</w:t>
      </w:r>
    </w:p>
    <w:p w14:paraId="5FCE7D8C" w14:textId="77777777" w:rsidR="00C07450" w:rsidRDefault="00C07450" w:rsidP="005841B0">
      <w:r>
        <w:t xml:space="preserve">Once the syndication details have been validated against MEPS+ and are published, the syndication allotment process begins. </w:t>
      </w:r>
    </w:p>
    <w:p w14:paraId="04B1BB33" w14:textId="62F43C33" w:rsidR="00C07450" w:rsidRDefault="00C07450" w:rsidP="005841B0">
      <w:r>
        <w:lastRenderedPageBreak/>
        <w:t xml:space="preserve">Should the retail allotment for syndication be conducted in OMEGA, it will follow the retail Bid Collation process as defined in MAS_OMEGA – Functional Specifications Document (Bid Collation).docx. The allotment will be conducted using a derivative of the Quantity Ceiling Format as described in MAS_OMEGA – Functional Specifications Document (SSBs).docx. Once the retail allotment has been completed and verified, the retails results will be published to the PDs. </w:t>
      </w:r>
      <w:r w:rsidR="00FA0D28">
        <w:t xml:space="preserve">Downstream interface files to AGD, MEPS+ and FMBS will not be generated and sent, the overall allotment has to be verified before this can occur. </w:t>
      </w:r>
    </w:p>
    <w:p w14:paraId="11CB6CC4" w14:textId="5397E179" w:rsidR="00C07450" w:rsidRDefault="00C07450" w:rsidP="005841B0">
      <w:r>
        <w:t>If the retail allotment is conducted outside of OMEGA, it will be done in ESA and the results of the allotment will be uploaded into OMEGA (subject to maker-checker process).</w:t>
      </w:r>
    </w:p>
    <w:p w14:paraId="4EA8156F" w14:textId="0E8A51EF" w:rsidR="00C07450" w:rsidRDefault="00C07450" w:rsidP="005841B0">
      <w:r>
        <w:t xml:space="preserve">Once the retail allotment is completed, the B&amp;D Bank will upload the placement tranche. Should the B&amp;D bank be unable to proceed with the upload, Syndication Allotment Makers can upload the file on behalf of the B&amp;D Bank (subject to maker-checker process). </w:t>
      </w:r>
    </w:p>
    <w:p w14:paraId="30A6DEA9" w14:textId="1B727053" w:rsidR="00C07450" w:rsidRPr="005841B0" w:rsidRDefault="00C07450" w:rsidP="005841B0">
      <w:r>
        <w:t xml:space="preserve">Once the placement tranche has been uploaded and approved (where applicable), the Syndication Allotment </w:t>
      </w:r>
      <w:r w:rsidR="00FA0D28">
        <w:t xml:space="preserve">can be verified. After verification, the interface files to AGD, MEPS+ and FMBS will be generated and sent. </w:t>
      </w:r>
    </w:p>
    <w:p w14:paraId="36221818" w14:textId="11E9B4E0" w:rsidR="009F3006" w:rsidRDefault="009F3006" w:rsidP="009F3006">
      <w:pPr>
        <w:pStyle w:val="Heading2"/>
      </w:pPr>
      <w:bookmarkStart w:id="65" w:name="_Toc219384505"/>
      <w:r>
        <w:t>BPMN Workflow</w:t>
      </w:r>
      <w:bookmarkEnd w:id="65"/>
    </w:p>
    <w:p w14:paraId="01B86152" w14:textId="6CCED34F" w:rsidR="009F3006" w:rsidRPr="009F3006" w:rsidRDefault="005F61A1" w:rsidP="002B6E98">
      <w:pPr>
        <w:spacing w:before="0" w:after="0"/>
        <w:jc w:val="center"/>
        <w:rPr>
          <w:lang w:val="en-US"/>
        </w:rPr>
      </w:pPr>
      <w:r w:rsidRPr="005F61A1">
        <w:rPr>
          <w:noProof/>
          <w:lang w:val="en-US"/>
        </w:rPr>
        <w:drawing>
          <wp:inline distT="0" distB="0" distL="0" distR="0" wp14:anchorId="558D71D6" wp14:editId="5A0109C4">
            <wp:extent cx="5420226" cy="2622787"/>
            <wp:effectExtent l="0" t="0" r="9525" b="6350"/>
            <wp:docPr id="963120042"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120042" name="Picture 1" descr="A diagram of a computer&#10;&#10;AI-generated content may be incorrect."/>
                    <pic:cNvPicPr/>
                  </pic:nvPicPr>
                  <pic:blipFill>
                    <a:blip r:embed="rId21"/>
                    <a:stretch>
                      <a:fillRect/>
                    </a:stretch>
                  </pic:blipFill>
                  <pic:spPr>
                    <a:xfrm>
                      <a:off x="0" y="0"/>
                      <a:ext cx="5432920" cy="2628930"/>
                    </a:xfrm>
                    <a:prstGeom prst="rect">
                      <a:avLst/>
                    </a:prstGeom>
                  </pic:spPr>
                </pic:pic>
              </a:graphicData>
            </a:graphic>
          </wp:inline>
        </w:drawing>
      </w:r>
    </w:p>
    <w:p w14:paraId="03367C11" w14:textId="15CA78DD" w:rsidR="009F3006" w:rsidRDefault="00B664FB" w:rsidP="009F3006">
      <w:pPr>
        <w:pStyle w:val="Caption"/>
      </w:pPr>
      <w:r w:rsidRPr="00411560">
        <w:t xml:space="preserve">Figure </w:t>
      </w:r>
      <w:r w:rsidRPr="00411560">
        <w:fldChar w:fldCharType="begin"/>
      </w:r>
      <w:r w:rsidRPr="00411560">
        <w:instrText xml:space="preserve"> SEQ Figure \* ARABIC </w:instrText>
      </w:r>
      <w:r w:rsidRPr="00411560">
        <w:fldChar w:fldCharType="separate"/>
      </w:r>
      <w:r w:rsidR="001108F9">
        <w:rPr>
          <w:noProof/>
        </w:rPr>
        <w:t>3</w:t>
      </w:r>
      <w:r w:rsidRPr="00411560">
        <w:fldChar w:fldCharType="end"/>
      </w:r>
      <w:r>
        <w:t>:</w:t>
      </w:r>
      <w:r w:rsidRPr="00411560">
        <w:t xml:space="preserve"> </w:t>
      </w:r>
      <w:r w:rsidR="009F3006">
        <w:t xml:space="preserve">BPMN </w:t>
      </w:r>
      <w:r w:rsidR="005F61A1">
        <w:t xml:space="preserve">approval </w:t>
      </w:r>
      <w:r w:rsidR="009F3006">
        <w:t xml:space="preserve">workflow for </w:t>
      </w:r>
      <w:r w:rsidR="00556E98">
        <w:t>syndication details</w:t>
      </w:r>
      <w:r w:rsidR="005F61A1">
        <w:t>/allotment</w:t>
      </w:r>
    </w:p>
    <w:p w14:paraId="19D68A6A" w14:textId="6B857495" w:rsidR="009F3006" w:rsidRPr="009F3006" w:rsidRDefault="009F3006" w:rsidP="003F1708">
      <w:r>
        <w:t>In this module,</w:t>
      </w:r>
    </w:p>
    <w:p w14:paraId="5C425AB6" w14:textId="4CED8FBA" w:rsidR="009F3006" w:rsidRPr="009F3006" w:rsidRDefault="009F3006" w:rsidP="0025161F">
      <w:pPr>
        <w:pStyle w:val="NumberedList"/>
        <w:numPr>
          <w:ilvl w:val="0"/>
          <w:numId w:val="4"/>
        </w:numPr>
        <w:ind w:hanging="436"/>
        <w:rPr>
          <w:lang w:val="en-US"/>
        </w:rPr>
      </w:pPr>
      <w:r w:rsidRPr="009F3006">
        <w:rPr>
          <w:lang w:val="en-US"/>
        </w:rPr>
        <w:t xml:space="preserve">An instance of the BPMN workflow above is created when a maker </w:t>
      </w:r>
      <w:r w:rsidR="005F61A1">
        <w:rPr>
          <w:lang w:val="en-US"/>
        </w:rPr>
        <w:t>submits a request for approval</w:t>
      </w:r>
      <w:r w:rsidRPr="009F3006">
        <w:rPr>
          <w:lang w:val="en-US"/>
        </w:rPr>
        <w:t>.</w:t>
      </w:r>
    </w:p>
    <w:p w14:paraId="789EDD58" w14:textId="50AFB5C6" w:rsidR="009F3006" w:rsidRPr="009F3006" w:rsidRDefault="009F3006" w:rsidP="003F1708">
      <w:pPr>
        <w:pStyle w:val="NumberedList"/>
        <w:ind w:hanging="436"/>
        <w:rPr>
          <w:lang w:val="en-US"/>
        </w:rPr>
      </w:pPr>
      <w:r w:rsidRPr="009F3006">
        <w:rPr>
          <w:lang w:val="en-US"/>
        </w:rPr>
        <w:t>OMEGA notif</w:t>
      </w:r>
      <w:r w:rsidR="007476FF">
        <w:rPr>
          <w:lang w:val="en-US"/>
        </w:rPr>
        <w:t>ies</w:t>
      </w:r>
      <w:r w:rsidRPr="009F3006">
        <w:rPr>
          <w:lang w:val="en-US"/>
        </w:rPr>
        <w:t xml:space="preserve"> the checkers of the approval request that is pending their review.</w:t>
      </w:r>
    </w:p>
    <w:p w14:paraId="019E7906" w14:textId="7FDD59A6" w:rsidR="009F3006" w:rsidRPr="009F3006" w:rsidRDefault="009F3006" w:rsidP="003F1708">
      <w:pPr>
        <w:pStyle w:val="NumberedList"/>
        <w:ind w:hanging="436"/>
        <w:rPr>
          <w:lang w:val="en-US"/>
        </w:rPr>
      </w:pPr>
      <w:r w:rsidRPr="009F3006">
        <w:rPr>
          <w:lang w:val="en-US"/>
        </w:rPr>
        <w:t xml:space="preserve">The checker reviews </w:t>
      </w:r>
      <w:r w:rsidR="00F943F2">
        <w:rPr>
          <w:lang w:val="en-US"/>
        </w:rPr>
        <w:t xml:space="preserve">the </w:t>
      </w:r>
      <w:r w:rsidRPr="009F3006">
        <w:rPr>
          <w:lang w:val="en-US"/>
        </w:rPr>
        <w:t>approval request with the option to approve or reject the</w:t>
      </w:r>
      <w:r w:rsidR="0064311A">
        <w:rPr>
          <w:lang w:val="en-US"/>
        </w:rPr>
        <w:t xml:space="preserve"> </w:t>
      </w:r>
      <w:r w:rsidRPr="009F3006">
        <w:rPr>
          <w:lang w:val="en-US"/>
        </w:rPr>
        <w:t>request.</w:t>
      </w:r>
    </w:p>
    <w:p w14:paraId="37959EFE" w14:textId="50A9C365" w:rsidR="009F3006" w:rsidRPr="005F61A1" w:rsidRDefault="009F3006" w:rsidP="005F61A1">
      <w:pPr>
        <w:pStyle w:val="NumberedList"/>
        <w:ind w:hanging="436"/>
        <w:rPr>
          <w:lang w:val="en-US"/>
        </w:rPr>
      </w:pPr>
      <w:r w:rsidRPr="009F3006">
        <w:rPr>
          <w:lang w:val="en-US"/>
        </w:rPr>
        <w:t xml:space="preserve">When approved, the makers and the checkers </w:t>
      </w:r>
      <w:r w:rsidR="007476FF">
        <w:rPr>
          <w:lang w:val="en-US"/>
        </w:rPr>
        <w:t>are</w:t>
      </w:r>
      <w:r w:rsidRPr="009F3006">
        <w:rPr>
          <w:lang w:val="en-US"/>
        </w:rPr>
        <w:t xml:space="preserve"> notified of the approv</w:t>
      </w:r>
      <w:r w:rsidR="007476FF">
        <w:rPr>
          <w:lang w:val="en-US"/>
        </w:rPr>
        <w:t>al</w:t>
      </w:r>
      <w:r w:rsidRPr="009F3006">
        <w:rPr>
          <w:lang w:val="en-US"/>
        </w:rPr>
        <w:t>,</w:t>
      </w:r>
      <w:r w:rsidR="005F61A1">
        <w:rPr>
          <w:lang w:val="en-US"/>
        </w:rPr>
        <w:t xml:space="preserve"> </w:t>
      </w:r>
      <w:r w:rsidRPr="005F61A1">
        <w:rPr>
          <w:lang w:val="en-US"/>
        </w:rPr>
        <w:t>OMEGA update</w:t>
      </w:r>
      <w:r w:rsidR="007476FF" w:rsidRPr="005F61A1">
        <w:rPr>
          <w:lang w:val="en-US"/>
        </w:rPr>
        <w:t>s</w:t>
      </w:r>
      <w:r w:rsidRPr="005F61A1">
        <w:rPr>
          <w:lang w:val="en-US"/>
        </w:rPr>
        <w:t xml:space="preserve"> the status </w:t>
      </w:r>
      <w:r w:rsidR="005F61A1" w:rsidRPr="005F61A1">
        <w:rPr>
          <w:lang w:val="en-US"/>
        </w:rPr>
        <w:t>of the syndication details / allotment.</w:t>
      </w:r>
    </w:p>
    <w:p w14:paraId="3F9EC30F" w14:textId="2916131A" w:rsidR="009F3006" w:rsidRDefault="009F3006" w:rsidP="003F1708">
      <w:pPr>
        <w:pStyle w:val="NumberedList"/>
        <w:ind w:hanging="436"/>
        <w:rPr>
          <w:lang w:val="en-US"/>
        </w:rPr>
      </w:pPr>
      <w:r w:rsidRPr="009F3006">
        <w:rPr>
          <w:lang w:val="en-US"/>
        </w:rPr>
        <w:t xml:space="preserve">When the request is rejected, the makers and the checkers </w:t>
      </w:r>
      <w:r w:rsidR="001822EA">
        <w:rPr>
          <w:lang w:val="en-US"/>
        </w:rPr>
        <w:t>are</w:t>
      </w:r>
      <w:r w:rsidRPr="009F3006">
        <w:rPr>
          <w:lang w:val="en-US"/>
        </w:rPr>
        <w:t xml:space="preserve"> notified of the rejected request, and OMEGA revert</w:t>
      </w:r>
      <w:r w:rsidR="001822EA">
        <w:rPr>
          <w:lang w:val="en-US"/>
        </w:rPr>
        <w:t>s</w:t>
      </w:r>
      <w:r w:rsidRPr="009F3006">
        <w:rPr>
          <w:lang w:val="en-US"/>
        </w:rPr>
        <w:t xml:space="preserve"> the status of </w:t>
      </w:r>
      <w:r w:rsidR="00F943F2">
        <w:rPr>
          <w:lang w:val="en-US"/>
        </w:rPr>
        <w:t>the syndication details</w:t>
      </w:r>
      <w:r w:rsidR="005F61A1">
        <w:rPr>
          <w:lang w:val="en-US"/>
        </w:rPr>
        <w:t>/allotment</w:t>
      </w:r>
      <w:r w:rsidR="00F943F2">
        <w:rPr>
          <w:lang w:val="en-US"/>
        </w:rPr>
        <w:t xml:space="preserve"> </w:t>
      </w:r>
      <w:r w:rsidRPr="009F3006">
        <w:rPr>
          <w:lang w:val="en-US"/>
        </w:rPr>
        <w:t>to its previous status</w:t>
      </w:r>
      <w:r w:rsidR="00344946">
        <w:rPr>
          <w:lang w:val="en-US"/>
        </w:rPr>
        <w:t>;</w:t>
      </w:r>
      <w:r w:rsidRPr="009F3006">
        <w:rPr>
          <w:lang w:val="en-US"/>
        </w:rPr>
        <w:t xml:space="preserve"> unless </w:t>
      </w:r>
      <w:r w:rsidR="00344946">
        <w:rPr>
          <w:lang w:val="en-US"/>
        </w:rPr>
        <w:t>at</w:t>
      </w:r>
      <w:r w:rsidRPr="009F3006">
        <w:rPr>
          <w:lang w:val="en-US"/>
        </w:rPr>
        <w:t xml:space="preserve"> </w:t>
      </w:r>
      <w:r w:rsidR="00344946">
        <w:rPr>
          <w:lang w:val="en-US"/>
        </w:rPr>
        <w:t>“</w:t>
      </w:r>
      <w:r w:rsidRPr="009F3006">
        <w:rPr>
          <w:lang w:val="en-US"/>
        </w:rPr>
        <w:t>Pending Publication</w:t>
      </w:r>
      <w:r w:rsidR="00344946">
        <w:rPr>
          <w:lang w:val="en-US"/>
        </w:rPr>
        <w:t>”</w:t>
      </w:r>
      <w:r w:rsidRPr="009F3006">
        <w:rPr>
          <w:lang w:val="en-US"/>
        </w:rPr>
        <w:t xml:space="preserve">, the status </w:t>
      </w:r>
      <w:r w:rsidR="001822EA">
        <w:rPr>
          <w:lang w:val="en-US"/>
        </w:rPr>
        <w:t>is</w:t>
      </w:r>
      <w:r w:rsidR="00344946">
        <w:rPr>
          <w:lang w:val="en-US"/>
        </w:rPr>
        <w:t xml:space="preserve"> show</w:t>
      </w:r>
      <w:r w:rsidR="001822EA">
        <w:rPr>
          <w:lang w:val="en-US"/>
        </w:rPr>
        <w:t>n</w:t>
      </w:r>
      <w:r w:rsidR="00344946">
        <w:rPr>
          <w:lang w:val="en-US"/>
        </w:rPr>
        <w:t xml:space="preserve"> as</w:t>
      </w:r>
      <w:r w:rsidR="00344946" w:rsidRPr="009F3006">
        <w:rPr>
          <w:lang w:val="en-US"/>
        </w:rPr>
        <w:t xml:space="preserve"> </w:t>
      </w:r>
      <w:r w:rsidR="00344946">
        <w:rPr>
          <w:lang w:val="en-US"/>
        </w:rPr>
        <w:t>“</w:t>
      </w:r>
      <w:r w:rsidRPr="009F3006">
        <w:rPr>
          <w:lang w:val="en-US"/>
        </w:rPr>
        <w:t>Rejected</w:t>
      </w:r>
      <w:r w:rsidR="00344946">
        <w:rPr>
          <w:lang w:val="en-US"/>
        </w:rPr>
        <w:t>”</w:t>
      </w:r>
      <w:r w:rsidRPr="009F3006">
        <w:rPr>
          <w:lang w:val="en-US"/>
        </w:rPr>
        <w:t xml:space="preserve">. For this </w:t>
      </w:r>
      <w:r w:rsidR="00985209" w:rsidRPr="009F3006">
        <w:rPr>
          <w:lang w:val="en-US"/>
        </w:rPr>
        <w:t>issue</w:t>
      </w:r>
      <w:r w:rsidR="003E7664">
        <w:rPr>
          <w:lang w:val="en-US"/>
        </w:rPr>
        <w:t xml:space="preserve"> code and issue date</w:t>
      </w:r>
      <w:r w:rsidRPr="009F3006">
        <w:rPr>
          <w:lang w:val="en-US"/>
        </w:rPr>
        <w:t xml:space="preserve">, no </w:t>
      </w:r>
      <w:r w:rsidR="003E7664">
        <w:rPr>
          <w:lang w:val="en-US"/>
        </w:rPr>
        <w:t xml:space="preserve">changes to </w:t>
      </w:r>
      <w:r w:rsidR="00F943F2">
        <w:rPr>
          <w:lang w:val="en-US"/>
        </w:rPr>
        <w:t xml:space="preserve">the syndication details </w:t>
      </w:r>
      <w:r w:rsidR="00344946" w:rsidRPr="009F3006">
        <w:rPr>
          <w:lang w:val="en-US"/>
        </w:rPr>
        <w:t>are</w:t>
      </w:r>
      <w:r w:rsidRPr="009F3006">
        <w:rPr>
          <w:lang w:val="en-US"/>
        </w:rPr>
        <w:t xml:space="preserve"> published on the MAS Website until </w:t>
      </w:r>
      <w:r w:rsidR="00F943F2">
        <w:rPr>
          <w:lang w:val="en-US"/>
        </w:rPr>
        <w:t xml:space="preserve">the syndication details </w:t>
      </w:r>
      <w:r w:rsidR="00D10C47">
        <w:rPr>
          <w:lang w:val="en-US"/>
        </w:rPr>
        <w:t xml:space="preserve">are </w:t>
      </w:r>
      <w:r w:rsidRPr="009F3006">
        <w:rPr>
          <w:lang w:val="en-US"/>
        </w:rPr>
        <w:t>update</w:t>
      </w:r>
      <w:r w:rsidR="00D10C47">
        <w:rPr>
          <w:lang w:val="en-US"/>
        </w:rPr>
        <w:t>d and approved.</w:t>
      </w:r>
    </w:p>
    <w:p w14:paraId="1DC7BFEB" w14:textId="77777777" w:rsidR="009F3006" w:rsidRDefault="009F3006" w:rsidP="009F3006">
      <w:pPr>
        <w:pStyle w:val="NumberedList"/>
        <w:numPr>
          <w:ilvl w:val="0"/>
          <w:numId w:val="0"/>
        </w:numPr>
        <w:rPr>
          <w:lang w:val="en-US"/>
        </w:rPr>
      </w:pPr>
    </w:p>
    <w:p w14:paraId="773700D0" w14:textId="65D703FA" w:rsidR="009F3006" w:rsidRDefault="009F3006" w:rsidP="009F3006">
      <w:pPr>
        <w:pStyle w:val="Heading2"/>
      </w:pPr>
      <w:bookmarkStart w:id="66" w:name="_State_Transition_Diagram"/>
      <w:bookmarkStart w:id="67" w:name="_Ref215583037"/>
      <w:bookmarkStart w:id="68" w:name="_Ref215583039"/>
      <w:bookmarkStart w:id="69" w:name="_Toc219384506"/>
      <w:bookmarkEnd w:id="66"/>
      <w:r>
        <w:t>State Transition Diagram</w:t>
      </w:r>
      <w:bookmarkEnd w:id="67"/>
      <w:bookmarkEnd w:id="68"/>
      <w:bookmarkEnd w:id="69"/>
    </w:p>
    <w:p w14:paraId="773EAD94" w14:textId="1719682F" w:rsidR="009F3006" w:rsidRDefault="009F3006" w:rsidP="003F1708">
      <w:pPr>
        <w:rPr>
          <w:lang w:val="en-US"/>
        </w:rPr>
      </w:pPr>
      <w:r w:rsidRPr="009F3006">
        <w:rPr>
          <w:lang w:val="en-US"/>
        </w:rPr>
        <w:t xml:space="preserve">The </w:t>
      </w:r>
      <w:r>
        <w:rPr>
          <w:lang w:val="en-US"/>
        </w:rPr>
        <w:t>figure</w:t>
      </w:r>
      <w:r w:rsidR="00C66638">
        <w:rPr>
          <w:lang w:val="en-US"/>
        </w:rPr>
        <w:t xml:space="preserve">s </w:t>
      </w:r>
      <w:r w:rsidRPr="009F3006">
        <w:rPr>
          <w:lang w:val="en-US"/>
        </w:rPr>
        <w:t>below show the possible status transitions</w:t>
      </w:r>
      <w:r>
        <w:rPr>
          <w:lang w:val="en-US"/>
        </w:rPr>
        <w:t xml:space="preserve"> that </w:t>
      </w:r>
      <w:r w:rsidR="00C66638">
        <w:rPr>
          <w:lang w:val="en-US"/>
        </w:rPr>
        <w:t>syndication details</w:t>
      </w:r>
      <w:r w:rsidR="00F943F2">
        <w:rPr>
          <w:lang w:val="en-US"/>
        </w:rPr>
        <w:t xml:space="preserve"> and syndication allotment</w:t>
      </w:r>
      <w:r>
        <w:rPr>
          <w:lang w:val="en-US"/>
        </w:rPr>
        <w:t xml:space="preserve"> may undergo</w:t>
      </w:r>
      <w:r w:rsidRPr="009F3006">
        <w:rPr>
          <w:lang w:val="en-US"/>
        </w:rPr>
        <w:t>, and the conditions required to trigger these transitions.</w:t>
      </w:r>
      <w:r w:rsidR="00C66638">
        <w:rPr>
          <w:lang w:val="en-US"/>
        </w:rPr>
        <w:t xml:space="preserve"> </w:t>
      </w:r>
    </w:p>
    <w:p w14:paraId="6997F66E" w14:textId="28C41DA6" w:rsidR="00C66638" w:rsidRDefault="00C66638" w:rsidP="003F1708">
      <w:pPr>
        <w:rPr>
          <w:lang w:val="en-US"/>
        </w:rPr>
      </w:pPr>
      <w:r>
        <w:rPr>
          <w:lang w:val="en-US"/>
        </w:rPr>
        <w:t>The diagram below represents the transitions when not all information of the syndication details have been input. There will not be verification with MEPS+.</w:t>
      </w:r>
    </w:p>
    <w:p w14:paraId="6E368EF6" w14:textId="66A11B97" w:rsidR="00C66638" w:rsidRPr="00C66638" w:rsidRDefault="00C66638" w:rsidP="00C66638">
      <w:commentRangeStart w:id="70"/>
      <w:r w:rsidRPr="00C66638">
        <w:rPr>
          <w:noProof/>
        </w:rPr>
        <w:drawing>
          <wp:inline distT="0" distB="0" distL="0" distR="0" wp14:anchorId="1CD68EF2" wp14:editId="5B7C2093">
            <wp:extent cx="6858000" cy="3166110"/>
            <wp:effectExtent l="0" t="0" r="0" b="0"/>
            <wp:docPr id="647494253" name="Picture 10" descr="A black screen with white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494253" name="Picture 10" descr="A black screen with white rectangles&#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858000" cy="3166110"/>
                    </a:xfrm>
                    <a:prstGeom prst="rect">
                      <a:avLst/>
                    </a:prstGeom>
                    <a:noFill/>
                    <a:ln>
                      <a:noFill/>
                    </a:ln>
                  </pic:spPr>
                </pic:pic>
              </a:graphicData>
            </a:graphic>
          </wp:inline>
        </w:drawing>
      </w:r>
      <w:commentRangeEnd w:id="70"/>
      <w:r w:rsidR="00537E11">
        <w:rPr>
          <w:rStyle w:val="CommentReference"/>
        </w:rPr>
        <w:commentReference w:id="70"/>
      </w:r>
    </w:p>
    <w:p w14:paraId="3DEC5E55" w14:textId="72B4FD10" w:rsidR="00C66638" w:rsidRDefault="00C66638" w:rsidP="00C66638">
      <w:pPr>
        <w:rPr>
          <w:lang w:val="en-US"/>
        </w:rPr>
      </w:pPr>
      <w:r>
        <w:rPr>
          <w:lang w:val="en-US"/>
        </w:rPr>
        <w:t>The diagram below represents the transitions when all information of the syndication details have been input. There will be verification with MEPS+.</w:t>
      </w:r>
    </w:p>
    <w:p w14:paraId="0E54C9F4" w14:textId="2FEBBAEC" w:rsidR="00C66638" w:rsidRPr="009F3006" w:rsidRDefault="00C66638" w:rsidP="003F1708">
      <w:pPr>
        <w:rPr>
          <w:lang w:val="en-US"/>
        </w:rPr>
      </w:pPr>
    </w:p>
    <w:p w14:paraId="4470372E" w14:textId="77777777" w:rsidR="005C4819" w:rsidRDefault="005C4819" w:rsidP="00D0435F">
      <w:pPr>
        <w:spacing w:before="0" w:after="0" w:line="240" w:lineRule="auto"/>
        <w:jc w:val="center"/>
        <w:rPr>
          <w:lang w:val="en-US"/>
        </w:rPr>
      </w:pPr>
    </w:p>
    <w:p w14:paraId="2D550BF9" w14:textId="773C5CE0" w:rsidR="00C66638" w:rsidRDefault="00C66638" w:rsidP="00C66638">
      <w:pPr>
        <w:spacing w:before="0" w:after="0" w:line="240" w:lineRule="auto"/>
        <w:jc w:val="center"/>
        <w:rPr>
          <w:noProof/>
        </w:rPr>
      </w:pPr>
      <w:commentRangeStart w:id="71"/>
      <w:r w:rsidRPr="00C66638">
        <w:rPr>
          <w:noProof/>
        </w:rPr>
        <w:lastRenderedPageBreak/>
        <w:drawing>
          <wp:inline distT="0" distB="0" distL="0" distR="0" wp14:anchorId="1F377375" wp14:editId="714F7549">
            <wp:extent cx="6858000" cy="3138170"/>
            <wp:effectExtent l="0" t="0" r="0" b="5080"/>
            <wp:docPr id="25774762" name="Picture 6" descr="A black screen with white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74762" name="Picture 6" descr="A black screen with white rectangles&#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858000" cy="3138170"/>
                    </a:xfrm>
                    <a:prstGeom prst="rect">
                      <a:avLst/>
                    </a:prstGeom>
                    <a:noFill/>
                    <a:ln>
                      <a:noFill/>
                    </a:ln>
                  </pic:spPr>
                </pic:pic>
              </a:graphicData>
            </a:graphic>
          </wp:inline>
        </w:drawing>
      </w:r>
      <w:commentRangeEnd w:id="71"/>
      <w:r w:rsidR="00537E11">
        <w:rPr>
          <w:rStyle w:val="CommentReference"/>
        </w:rPr>
        <w:commentReference w:id="71"/>
      </w:r>
    </w:p>
    <w:p w14:paraId="6CDDD4B3" w14:textId="77777777" w:rsidR="00C66638" w:rsidRDefault="00C66638" w:rsidP="00C66638">
      <w:pPr>
        <w:spacing w:before="0" w:after="0" w:line="240" w:lineRule="auto"/>
        <w:rPr>
          <w:noProof/>
        </w:rPr>
      </w:pPr>
    </w:p>
    <w:p w14:paraId="06592394" w14:textId="393DE03D" w:rsidR="00605E0E" w:rsidRPr="00605E0E" w:rsidRDefault="00C66638" w:rsidP="00C66638">
      <w:pPr>
        <w:spacing w:before="0" w:after="0" w:line="240" w:lineRule="auto"/>
        <w:rPr>
          <w:noProof/>
        </w:rPr>
      </w:pPr>
      <w:r>
        <w:rPr>
          <w:noProof/>
        </w:rPr>
        <w:t xml:space="preserve">The diagram below represents the state transitions for the </w:t>
      </w:r>
      <w:r w:rsidR="00751116" w:rsidRPr="00751116">
        <w:rPr>
          <w:noProof/>
        </w:rPr>
        <w:t xml:space="preserve"> </w:t>
      </w:r>
      <w:r>
        <w:rPr>
          <w:noProof/>
        </w:rPr>
        <w:t>Syndication Allotment.</w:t>
      </w:r>
    </w:p>
    <w:p w14:paraId="2C80ACA7" w14:textId="774436E7" w:rsidR="00605E0E" w:rsidRPr="00605E0E" w:rsidRDefault="00605E0E" w:rsidP="00605E0E">
      <w:pPr>
        <w:spacing w:before="0" w:after="0" w:line="240" w:lineRule="auto"/>
        <w:jc w:val="center"/>
      </w:pPr>
      <w:r w:rsidRPr="00605E0E">
        <w:rPr>
          <w:noProof/>
        </w:rPr>
        <w:drawing>
          <wp:inline distT="0" distB="0" distL="0" distR="0" wp14:anchorId="3F57F5E2" wp14:editId="4582D15C">
            <wp:extent cx="6858000" cy="2392045"/>
            <wp:effectExtent l="0" t="0" r="0" b="8255"/>
            <wp:docPr id="437826232"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826232" name="Picture 4" descr="A screenshot of a computer screen&#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858000" cy="2392045"/>
                    </a:xfrm>
                    <a:prstGeom prst="rect">
                      <a:avLst/>
                    </a:prstGeom>
                    <a:noFill/>
                    <a:ln>
                      <a:noFill/>
                    </a:ln>
                  </pic:spPr>
                </pic:pic>
              </a:graphicData>
            </a:graphic>
          </wp:inline>
        </w:drawing>
      </w:r>
    </w:p>
    <w:p w14:paraId="3A96083E" w14:textId="2879103D" w:rsidR="009F3006" w:rsidRDefault="009F3006" w:rsidP="00D0435F">
      <w:pPr>
        <w:spacing w:before="0" w:after="0" w:line="240" w:lineRule="auto"/>
        <w:jc w:val="center"/>
        <w:rPr>
          <w:lang w:val="en-US"/>
        </w:rPr>
      </w:pPr>
    </w:p>
    <w:p w14:paraId="61B4423C" w14:textId="4F38A1FE" w:rsidR="009F3006" w:rsidRDefault="00B664FB" w:rsidP="009F3006">
      <w:pPr>
        <w:pStyle w:val="Caption"/>
      </w:pPr>
      <w:r w:rsidRPr="00411560">
        <w:t xml:space="preserve">Figure </w:t>
      </w:r>
      <w:r w:rsidRPr="00411560">
        <w:fldChar w:fldCharType="begin"/>
      </w:r>
      <w:r w:rsidRPr="00411560">
        <w:instrText xml:space="preserve"> SEQ Figure \* ARABIC </w:instrText>
      </w:r>
      <w:r w:rsidRPr="00411560">
        <w:fldChar w:fldCharType="separate"/>
      </w:r>
      <w:r w:rsidR="001108F9">
        <w:rPr>
          <w:noProof/>
        </w:rPr>
        <w:t>4</w:t>
      </w:r>
      <w:r w:rsidRPr="00411560">
        <w:fldChar w:fldCharType="end"/>
      </w:r>
      <w:r>
        <w:t>:</w:t>
      </w:r>
      <w:r w:rsidRPr="00411560">
        <w:t xml:space="preserve"> </w:t>
      </w:r>
      <w:r w:rsidR="009F3006">
        <w:t>State transition diagram</w:t>
      </w:r>
      <w:r w:rsidR="00CA3979">
        <w:t>s</w:t>
      </w:r>
    </w:p>
    <w:p w14:paraId="7B540798" w14:textId="68FDFDA1" w:rsidR="009F3006" w:rsidRDefault="00D50758" w:rsidP="00D50758">
      <w:pPr>
        <w:pStyle w:val="Heading2"/>
      </w:pPr>
      <w:bookmarkStart w:id="72" w:name="_Toc219384507"/>
      <w:r>
        <w:t>Use Cases</w:t>
      </w:r>
      <w:bookmarkEnd w:id="72"/>
    </w:p>
    <w:p w14:paraId="2D4B82FF" w14:textId="5EC2886C" w:rsidR="00D50758" w:rsidRDefault="006A6203" w:rsidP="000E39F4">
      <w:pPr>
        <w:spacing w:before="0" w:after="0" w:line="240" w:lineRule="auto"/>
        <w:jc w:val="center"/>
        <w:rPr>
          <w:lang w:val="en-US"/>
        </w:rPr>
      </w:pPr>
      <w:r w:rsidRPr="006A6203">
        <w:rPr>
          <w:noProof/>
        </w:rPr>
        <w:lastRenderedPageBreak/>
        <w:t xml:space="preserve"> </w:t>
      </w:r>
      <w:commentRangeStart w:id="73"/>
      <w:r w:rsidR="00442A5D" w:rsidRPr="00442A5D">
        <w:rPr>
          <w:noProof/>
        </w:rPr>
        <w:drawing>
          <wp:inline distT="0" distB="0" distL="0" distR="0" wp14:anchorId="67F8915E" wp14:editId="237B3C46">
            <wp:extent cx="6858000" cy="3752215"/>
            <wp:effectExtent l="0" t="0" r="0" b="635"/>
            <wp:docPr id="1935901467"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901467" name="Picture 1" descr="A diagram of a flowchart&#10;&#10;AI-generated content may be incorrect."/>
                    <pic:cNvPicPr/>
                  </pic:nvPicPr>
                  <pic:blipFill>
                    <a:blip r:embed="rId25"/>
                    <a:stretch>
                      <a:fillRect/>
                    </a:stretch>
                  </pic:blipFill>
                  <pic:spPr>
                    <a:xfrm>
                      <a:off x="0" y="0"/>
                      <a:ext cx="6858000" cy="3752215"/>
                    </a:xfrm>
                    <a:prstGeom prst="rect">
                      <a:avLst/>
                    </a:prstGeom>
                  </pic:spPr>
                </pic:pic>
              </a:graphicData>
            </a:graphic>
          </wp:inline>
        </w:drawing>
      </w:r>
      <w:commentRangeEnd w:id="73"/>
      <w:r w:rsidR="0079650E">
        <w:rPr>
          <w:rStyle w:val="CommentReference"/>
        </w:rPr>
        <w:commentReference w:id="73"/>
      </w:r>
      <w:r w:rsidR="00442A5D" w:rsidRPr="00442A5D">
        <w:rPr>
          <w:noProof/>
        </w:rPr>
        <w:t xml:space="preserve"> </w:t>
      </w:r>
      <w:commentRangeStart w:id="74"/>
      <w:r w:rsidR="00442A5D" w:rsidRPr="00442A5D">
        <w:rPr>
          <w:noProof/>
        </w:rPr>
        <w:drawing>
          <wp:inline distT="0" distB="0" distL="0" distR="0" wp14:anchorId="654113BA" wp14:editId="46FD9147">
            <wp:extent cx="6858000" cy="3783965"/>
            <wp:effectExtent l="0" t="0" r="0" b="6985"/>
            <wp:docPr id="2072751226"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751226" name="Picture 1" descr="A diagram of a system&#10;&#10;AI-generated content may be incorrect."/>
                    <pic:cNvPicPr/>
                  </pic:nvPicPr>
                  <pic:blipFill>
                    <a:blip r:embed="rId26"/>
                    <a:stretch>
                      <a:fillRect/>
                    </a:stretch>
                  </pic:blipFill>
                  <pic:spPr>
                    <a:xfrm>
                      <a:off x="0" y="0"/>
                      <a:ext cx="6858000" cy="3783965"/>
                    </a:xfrm>
                    <a:prstGeom prst="rect">
                      <a:avLst/>
                    </a:prstGeom>
                  </pic:spPr>
                </pic:pic>
              </a:graphicData>
            </a:graphic>
          </wp:inline>
        </w:drawing>
      </w:r>
      <w:commentRangeEnd w:id="74"/>
      <w:r w:rsidR="0079650E">
        <w:rPr>
          <w:rStyle w:val="CommentReference"/>
        </w:rPr>
        <w:commentReference w:id="74"/>
      </w:r>
    </w:p>
    <w:p w14:paraId="36E16B36" w14:textId="3B9D4940" w:rsidR="00D50758" w:rsidRDefault="00B664FB" w:rsidP="00D50758">
      <w:pPr>
        <w:pStyle w:val="Caption"/>
      </w:pPr>
      <w:r w:rsidRPr="00411560">
        <w:t xml:space="preserve">Figure </w:t>
      </w:r>
      <w:r w:rsidRPr="00411560">
        <w:fldChar w:fldCharType="begin"/>
      </w:r>
      <w:r w:rsidRPr="00411560">
        <w:instrText xml:space="preserve"> SEQ Figure \* ARABIC </w:instrText>
      </w:r>
      <w:r w:rsidRPr="00411560">
        <w:fldChar w:fldCharType="separate"/>
      </w:r>
      <w:r w:rsidR="001108F9">
        <w:rPr>
          <w:noProof/>
        </w:rPr>
        <w:t>5</w:t>
      </w:r>
      <w:r w:rsidRPr="00411560">
        <w:fldChar w:fldCharType="end"/>
      </w:r>
      <w:r>
        <w:t>:</w:t>
      </w:r>
      <w:r w:rsidRPr="00411560">
        <w:t xml:space="preserve"> </w:t>
      </w:r>
      <w:r w:rsidR="00D50758">
        <w:t>Use case diagram</w:t>
      </w:r>
      <w:r w:rsidR="006A6203">
        <w:t>s</w:t>
      </w:r>
    </w:p>
    <w:p w14:paraId="026CE4C4" w14:textId="316CF98F" w:rsidR="00D50758" w:rsidRDefault="00D50758" w:rsidP="003F1708">
      <w:pPr>
        <w:rPr>
          <w:lang w:val="en-US"/>
        </w:rPr>
      </w:pPr>
      <w:r>
        <w:rPr>
          <w:lang w:val="en-US"/>
        </w:rPr>
        <w:lastRenderedPageBreak/>
        <w:t>The use cases covered within this module are:</w:t>
      </w:r>
    </w:p>
    <w:p w14:paraId="722630BA" w14:textId="394F1DEA" w:rsidR="00D50758" w:rsidRDefault="00737C4A" w:rsidP="00D50758">
      <w:pPr>
        <w:pStyle w:val="ListParagraph"/>
        <w:rPr>
          <w:lang w:val="en-US"/>
        </w:rPr>
      </w:pPr>
      <w:r>
        <w:rPr>
          <w:lang w:val="en-US"/>
        </w:rPr>
        <w:fldChar w:fldCharType="begin"/>
      </w:r>
      <w:r>
        <w:rPr>
          <w:lang w:val="en-US"/>
        </w:rPr>
        <w:instrText xml:space="preserve"> REF _Ref218009887 \r \h </w:instrText>
      </w:r>
      <w:r>
        <w:rPr>
          <w:lang w:val="en-US"/>
        </w:rPr>
      </w:r>
      <w:r>
        <w:rPr>
          <w:lang w:val="en-US"/>
        </w:rPr>
        <w:fldChar w:fldCharType="separate"/>
      </w:r>
      <w:r w:rsidR="001108F9">
        <w:rPr>
          <w:lang w:val="en-US"/>
        </w:rPr>
        <w:t>2.7</w:t>
      </w:r>
      <w:r>
        <w:rPr>
          <w:lang w:val="en-US"/>
        </w:rPr>
        <w:fldChar w:fldCharType="end"/>
      </w:r>
      <w:r>
        <w:rPr>
          <w:lang w:val="en-US"/>
        </w:rPr>
        <w:t xml:space="preserve"> </w:t>
      </w:r>
      <w:r>
        <w:rPr>
          <w:lang w:val="en-US"/>
        </w:rPr>
        <w:fldChar w:fldCharType="begin"/>
      </w:r>
      <w:r>
        <w:rPr>
          <w:lang w:val="en-US"/>
        </w:rPr>
        <w:instrText xml:space="preserve"> REF _Ref218009889 \h </w:instrText>
      </w:r>
      <w:r>
        <w:rPr>
          <w:lang w:val="en-US"/>
        </w:rPr>
      </w:r>
      <w:r>
        <w:rPr>
          <w:lang w:val="en-US"/>
        </w:rPr>
        <w:fldChar w:fldCharType="separate"/>
      </w:r>
      <w:r w:rsidR="001108F9">
        <w:t xml:space="preserve">View </w:t>
      </w:r>
      <w:r>
        <w:rPr>
          <w:lang w:val="en-US"/>
        </w:rPr>
        <w:fldChar w:fldCharType="end"/>
      </w:r>
      <w:r w:rsidR="00C7114D">
        <w:rPr>
          <w:lang w:val="en-US"/>
        </w:rPr>
        <w:t>Syndication Details</w:t>
      </w:r>
    </w:p>
    <w:p w14:paraId="30B18CDD" w14:textId="3B374A25" w:rsidR="00D0435F" w:rsidRDefault="00737C4A" w:rsidP="00D50758">
      <w:pPr>
        <w:pStyle w:val="ListParagraph"/>
        <w:rPr>
          <w:lang w:val="en-US"/>
        </w:rPr>
      </w:pPr>
      <w:r>
        <w:rPr>
          <w:lang w:val="en-US"/>
        </w:rPr>
        <w:fldChar w:fldCharType="begin"/>
      </w:r>
      <w:r>
        <w:rPr>
          <w:lang w:val="en-US"/>
        </w:rPr>
        <w:instrText xml:space="preserve"> REF _Ref218009897 \r \h </w:instrText>
      </w:r>
      <w:r>
        <w:rPr>
          <w:lang w:val="en-US"/>
        </w:rPr>
      </w:r>
      <w:r>
        <w:rPr>
          <w:lang w:val="en-US"/>
        </w:rPr>
        <w:fldChar w:fldCharType="separate"/>
      </w:r>
      <w:r w:rsidR="001108F9">
        <w:rPr>
          <w:lang w:val="en-US"/>
        </w:rPr>
        <w:t>2.8</w:t>
      </w:r>
      <w:r>
        <w:rPr>
          <w:lang w:val="en-US"/>
        </w:rPr>
        <w:fldChar w:fldCharType="end"/>
      </w:r>
      <w:r>
        <w:rPr>
          <w:lang w:val="en-US"/>
        </w:rPr>
        <w:t xml:space="preserve"> </w:t>
      </w:r>
      <w:r>
        <w:rPr>
          <w:lang w:val="en-US"/>
        </w:rPr>
        <w:fldChar w:fldCharType="begin"/>
      </w:r>
      <w:r>
        <w:rPr>
          <w:lang w:val="en-US"/>
        </w:rPr>
        <w:instrText xml:space="preserve"> REF _Ref218009899 \h </w:instrText>
      </w:r>
      <w:r>
        <w:rPr>
          <w:lang w:val="en-US"/>
        </w:rPr>
      </w:r>
      <w:r>
        <w:rPr>
          <w:lang w:val="en-US"/>
        </w:rPr>
        <w:fldChar w:fldCharType="separate"/>
      </w:r>
      <w:r w:rsidR="001108F9" w:rsidRPr="00076145">
        <w:t xml:space="preserve">Update </w:t>
      </w:r>
      <w:r>
        <w:rPr>
          <w:lang w:val="en-US"/>
        </w:rPr>
        <w:fldChar w:fldCharType="end"/>
      </w:r>
      <w:r w:rsidR="00C7114D">
        <w:rPr>
          <w:lang w:val="en-US"/>
        </w:rPr>
        <w:t>Syndication</w:t>
      </w:r>
      <w:r w:rsidR="00D75EE0">
        <w:rPr>
          <w:lang w:val="en-US"/>
        </w:rPr>
        <w:t xml:space="preserve"> Details</w:t>
      </w:r>
    </w:p>
    <w:p w14:paraId="28D34463" w14:textId="11682771" w:rsidR="00D0435F" w:rsidRDefault="00737C4A" w:rsidP="00D50758">
      <w:pPr>
        <w:pStyle w:val="ListParagraph"/>
        <w:rPr>
          <w:lang w:val="en-US"/>
        </w:rPr>
      </w:pPr>
      <w:r>
        <w:rPr>
          <w:lang w:val="en-US"/>
        </w:rPr>
        <w:fldChar w:fldCharType="begin"/>
      </w:r>
      <w:r>
        <w:rPr>
          <w:lang w:val="en-US"/>
        </w:rPr>
        <w:instrText xml:space="preserve"> REF _Ref218009989 \r \h </w:instrText>
      </w:r>
      <w:r>
        <w:rPr>
          <w:lang w:val="en-US"/>
        </w:rPr>
      </w:r>
      <w:r>
        <w:rPr>
          <w:lang w:val="en-US"/>
        </w:rPr>
        <w:fldChar w:fldCharType="separate"/>
      </w:r>
      <w:r w:rsidR="001108F9">
        <w:rPr>
          <w:lang w:val="en-US"/>
        </w:rPr>
        <w:t>2.10</w:t>
      </w:r>
      <w:r>
        <w:rPr>
          <w:lang w:val="en-US"/>
        </w:rPr>
        <w:fldChar w:fldCharType="end"/>
      </w:r>
      <w:r>
        <w:rPr>
          <w:lang w:val="en-US"/>
        </w:rPr>
        <w:t xml:space="preserve"> </w:t>
      </w:r>
      <w:r>
        <w:rPr>
          <w:lang w:val="en-US"/>
        </w:rPr>
        <w:fldChar w:fldCharType="begin"/>
      </w:r>
      <w:r>
        <w:rPr>
          <w:lang w:val="en-US"/>
        </w:rPr>
        <w:instrText xml:space="preserve"> REF _Ref218009992 \h </w:instrText>
      </w:r>
      <w:r>
        <w:rPr>
          <w:lang w:val="en-US"/>
        </w:rPr>
      </w:r>
      <w:r>
        <w:rPr>
          <w:lang w:val="en-US"/>
        </w:rPr>
        <w:fldChar w:fldCharType="separate"/>
      </w:r>
      <w:r w:rsidR="001108F9">
        <w:t>Withdraw Syndication Details Approval Request</w:t>
      </w:r>
      <w:r>
        <w:rPr>
          <w:lang w:val="en-US"/>
        </w:rPr>
        <w:fldChar w:fldCharType="end"/>
      </w:r>
    </w:p>
    <w:p w14:paraId="4EF01C4F" w14:textId="3957D5E3" w:rsidR="00D0435F" w:rsidRDefault="00737C4A" w:rsidP="00D50758">
      <w:pPr>
        <w:pStyle w:val="ListParagraph"/>
        <w:rPr>
          <w:lang w:val="en-US"/>
        </w:rPr>
      </w:pPr>
      <w:r>
        <w:rPr>
          <w:lang w:val="en-US"/>
        </w:rPr>
        <w:fldChar w:fldCharType="begin"/>
      </w:r>
      <w:r>
        <w:rPr>
          <w:lang w:val="en-US"/>
        </w:rPr>
        <w:instrText xml:space="preserve"> REF _Ref218010007 \r \h </w:instrText>
      </w:r>
      <w:r>
        <w:rPr>
          <w:lang w:val="en-US"/>
        </w:rPr>
      </w:r>
      <w:r>
        <w:rPr>
          <w:lang w:val="en-US"/>
        </w:rPr>
        <w:fldChar w:fldCharType="separate"/>
      </w:r>
      <w:r w:rsidR="001108F9">
        <w:rPr>
          <w:lang w:val="en-US"/>
        </w:rPr>
        <w:t>2.9</w:t>
      </w:r>
      <w:r>
        <w:rPr>
          <w:lang w:val="en-US"/>
        </w:rPr>
        <w:fldChar w:fldCharType="end"/>
      </w:r>
      <w:r>
        <w:rPr>
          <w:lang w:val="en-US"/>
        </w:rPr>
        <w:t xml:space="preserve"> </w:t>
      </w:r>
      <w:r>
        <w:rPr>
          <w:lang w:val="en-US"/>
        </w:rPr>
        <w:fldChar w:fldCharType="begin"/>
      </w:r>
      <w:r>
        <w:rPr>
          <w:lang w:val="en-US"/>
        </w:rPr>
        <w:instrText xml:space="preserve"> REF _Ref218010007 \h </w:instrText>
      </w:r>
      <w:r>
        <w:rPr>
          <w:lang w:val="en-US"/>
        </w:rPr>
      </w:r>
      <w:r>
        <w:rPr>
          <w:lang w:val="en-US"/>
        </w:rPr>
        <w:fldChar w:fldCharType="separate"/>
      </w:r>
      <w:r w:rsidR="0079650E">
        <w:t xml:space="preserve">Approve/Reject </w:t>
      </w:r>
      <w:r>
        <w:rPr>
          <w:lang w:val="en-US"/>
        </w:rPr>
        <w:fldChar w:fldCharType="end"/>
      </w:r>
      <w:del w:id="75" w:author="Akila BALAKRISHNAN from.OPTIMUM (MAS)" w:date="2026-01-16T15:42:00Z" w16du:dateUtc="2026-01-16T07:42:00Z">
        <w:r w:rsidR="00D75EE0" w:rsidDel="0079650E">
          <w:rPr>
            <w:lang w:val="en-US"/>
          </w:rPr>
          <w:delText xml:space="preserve"> </w:delText>
        </w:r>
      </w:del>
      <w:ins w:id="76" w:author="Akila BALAKRISHNAN from.OPTIMUM (MAS)" w:date="2026-01-16T15:41:00Z" w16du:dateUtc="2026-01-16T07:41:00Z">
        <w:r w:rsidR="0079650E">
          <w:t>Syndication Details</w:t>
        </w:r>
        <w:r w:rsidR="0079650E">
          <w:rPr>
            <w:lang w:val="en-US"/>
          </w:rPr>
          <w:t xml:space="preserve"> </w:t>
        </w:r>
      </w:ins>
      <w:r w:rsidR="00D75EE0">
        <w:rPr>
          <w:lang w:val="en-US"/>
        </w:rPr>
        <w:t xml:space="preserve">Approval Request </w:t>
      </w:r>
    </w:p>
    <w:p w14:paraId="2F0CA155" w14:textId="7B647BF4" w:rsidR="003C1BFD" w:rsidRDefault="00C7114D" w:rsidP="00D50758">
      <w:pPr>
        <w:pStyle w:val="ListParagraph"/>
        <w:rPr>
          <w:lang w:val="en-US"/>
        </w:rPr>
      </w:pPr>
      <w:r>
        <w:rPr>
          <w:lang w:val="en-US"/>
        </w:rPr>
        <w:t>2.11</w:t>
      </w:r>
      <w:r w:rsidR="00737C4A">
        <w:rPr>
          <w:lang w:val="en-US"/>
        </w:rPr>
        <w:t xml:space="preserve"> </w:t>
      </w:r>
      <w:r w:rsidR="00D75EE0">
        <w:rPr>
          <w:lang w:val="en-US"/>
        </w:rPr>
        <w:t>Cancel Syndication</w:t>
      </w:r>
    </w:p>
    <w:p w14:paraId="4894BFE7" w14:textId="0A504396" w:rsidR="00C54B4F" w:rsidRDefault="00C54B4F" w:rsidP="00D50758">
      <w:pPr>
        <w:pStyle w:val="ListParagraph"/>
        <w:rPr>
          <w:lang w:val="en-US"/>
        </w:rPr>
      </w:pPr>
      <w:r>
        <w:rPr>
          <w:lang w:val="en-US"/>
        </w:rPr>
        <w:t>2.12 Override MEPS+ Validation Error</w:t>
      </w:r>
    </w:p>
    <w:p w14:paraId="075F4D0E" w14:textId="5C9049B7" w:rsidR="00C54B4F" w:rsidRDefault="00C54B4F" w:rsidP="00D50758">
      <w:pPr>
        <w:pStyle w:val="ListParagraph"/>
        <w:rPr>
          <w:lang w:val="en-US"/>
        </w:rPr>
      </w:pPr>
      <w:r>
        <w:rPr>
          <w:lang w:val="en-US"/>
        </w:rPr>
        <w:t>2.13 View Syndication Allotments</w:t>
      </w:r>
    </w:p>
    <w:p w14:paraId="5EC578FA" w14:textId="70F26445" w:rsidR="00D0435F" w:rsidRDefault="00C54B4F" w:rsidP="00D50758">
      <w:pPr>
        <w:pStyle w:val="ListParagraph"/>
        <w:rPr>
          <w:lang w:val="en-US"/>
        </w:rPr>
      </w:pPr>
      <w:r>
        <w:rPr>
          <w:lang w:val="en-US"/>
        </w:rPr>
        <w:t>2.14</w:t>
      </w:r>
      <w:r w:rsidR="00C7114D">
        <w:rPr>
          <w:lang w:val="en-US"/>
        </w:rPr>
        <w:t xml:space="preserve"> Conduct Retail Allotment in OMEGA</w:t>
      </w:r>
    </w:p>
    <w:p w14:paraId="123C2490" w14:textId="3437E112" w:rsidR="00D0435F" w:rsidRDefault="00C54B4F" w:rsidP="00D0435F">
      <w:pPr>
        <w:pStyle w:val="ListParagraph"/>
        <w:rPr>
          <w:lang w:val="en-US"/>
        </w:rPr>
      </w:pPr>
      <w:r>
        <w:rPr>
          <w:lang w:val="en-US"/>
        </w:rPr>
        <w:t>2.15</w:t>
      </w:r>
      <w:r w:rsidR="00737C4A">
        <w:rPr>
          <w:lang w:val="en-US"/>
        </w:rPr>
        <w:t xml:space="preserve"> </w:t>
      </w:r>
      <w:r w:rsidR="00CD337E">
        <w:rPr>
          <w:lang w:val="en-US"/>
        </w:rPr>
        <w:t>Upload Allotment File</w:t>
      </w:r>
    </w:p>
    <w:p w14:paraId="2D3F7462" w14:textId="349CC98C" w:rsidR="00300EC3" w:rsidRDefault="00300EC3" w:rsidP="00D0435F">
      <w:pPr>
        <w:pStyle w:val="ListParagraph"/>
        <w:rPr>
          <w:lang w:val="en-US"/>
        </w:rPr>
      </w:pPr>
      <w:r>
        <w:rPr>
          <w:lang w:val="en-US"/>
        </w:rPr>
        <w:t>2.16 Approve/Reject Allotment File Upload Request</w:t>
      </w:r>
    </w:p>
    <w:p w14:paraId="5F8B7424" w14:textId="03798D6B" w:rsidR="00C54B4F" w:rsidRDefault="00C54B4F" w:rsidP="00D0435F">
      <w:pPr>
        <w:pStyle w:val="ListParagraph"/>
        <w:rPr>
          <w:lang w:val="en-US"/>
        </w:rPr>
      </w:pPr>
      <w:r>
        <w:rPr>
          <w:lang w:val="en-US"/>
        </w:rPr>
        <w:t>2.1</w:t>
      </w:r>
      <w:r w:rsidR="00300EC3">
        <w:rPr>
          <w:lang w:val="en-US"/>
        </w:rPr>
        <w:t>7</w:t>
      </w:r>
      <w:r>
        <w:rPr>
          <w:lang w:val="en-US"/>
        </w:rPr>
        <w:t xml:space="preserve"> Withdraw Allotment File Upload Request</w:t>
      </w:r>
    </w:p>
    <w:p w14:paraId="0A75006E" w14:textId="61BEF73A" w:rsidR="00CD337E" w:rsidRDefault="0026494F" w:rsidP="00CD337E">
      <w:pPr>
        <w:pStyle w:val="ListParagraph"/>
        <w:rPr>
          <w:lang w:val="en-US"/>
        </w:rPr>
      </w:pPr>
      <w:r>
        <w:rPr>
          <w:lang w:val="en-US"/>
        </w:rPr>
        <w:t>2.1</w:t>
      </w:r>
      <w:r w:rsidR="00300EC3">
        <w:rPr>
          <w:lang w:val="en-US"/>
        </w:rPr>
        <w:t>8</w:t>
      </w:r>
      <w:r w:rsidR="00CD337E">
        <w:rPr>
          <w:lang w:val="en-US"/>
        </w:rPr>
        <w:t xml:space="preserve"> Conduct Retail Allotment </w:t>
      </w:r>
      <w:r w:rsidR="00C54B4F">
        <w:rPr>
          <w:lang w:val="en-US"/>
        </w:rPr>
        <w:t>O</w:t>
      </w:r>
      <w:r w:rsidR="00CD337E">
        <w:rPr>
          <w:lang w:val="en-US"/>
        </w:rPr>
        <w:t>utside of OMEGA</w:t>
      </w:r>
    </w:p>
    <w:p w14:paraId="38A32302" w14:textId="1935E0D9" w:rsidR="00CD337E" w:rsidRDefault="00CD337E" w:rsidP="00CD337E">
      <w:pPr>
        <w:pStyle w:val="ListParagraph"/>
        <w:rPr>
          <w:lang w:val="en-US"/>
        </w:rPr>
      </w:pPr>
      <w:r>
        <w:rPr>
          <w:lang w:val="en-US"/>
        </w:rPr>
        <w:t>2.1</w:t>
      </w:r>
      <w:r w:rsidR="00300EC3">
        <w:rPr>
          <w:lang w:val="en-US"/>
        </w:rPr>
        <w:t xml:space="preserve">9 </w:t>
      </w:r>
      <w:r>
        <w:rPr>
          <w:lang w:val="en-US"/>
        </w:rPr>
        <w:t>Upload Placement Tranche</w:t>
      </w:r>
    </w:p>
    <w:p w14:paraId="75161094" w14:textId="4EAAF92D" w:rsidR="00CD337E" w:rsidRDefault="00CD337E" w:rsidP="00CD337E">
      <w:pPr>
        <w:pStyle w:val="ListParagraph"/>
        <w:rPr>
          <w:lang w:val="en-US"/>
        </w:rPr>
      </w:pPr>
      <w:r>
        <w:rPr>
          <w:lang w:val="en-US"/>
        </w:rPr>
        <w:t>2.</w:t>
      </w:r>
      <w:r w:rsidR="00300EC3">
        <w:rPr>
          <w:lang w:val="en-US"/>
        </w:rPr>
        <w:t xml:space="preserve">20 </w:t>
      </w:r>
      <w:r>
        <w:rPr>
          <w:lang w:val="en-US"/>
        </w:rPr>
        <w:t>Verify Overall Allotment</w:t>
      </w:r>
    </w:p>
    <w:p w14:paraId="5201B7DA" w14:textId="1FEE6F70" w:rsidR="00CD337E" w:rsidRPr="00CD337E" w:rsidRDefault="00CD337E" w:rsidP="00CD337E">
      <w:pPr>
        <w:pStyle w:val="ListParagraph"/>
        <w:rPr>
          <w:lang w:val="en-US"/>
        </w:rPr>
      </w:pPr>
      <w:r>
        <w:rPr>
          <w:lang w:val="en-US"/>
        </w:rPr>
        <w:t>2.</w:t>
      </w:r>
      <w:r w:rsidR="00C54B4F">
        <w:rPr>
          <w:lang w:val="en-US"/>
        </w:rPr>
        <w:t>2</w:t>
      </w:r>
      <w:r w:rsidR="00300EC3">
        <w:rPr>
          <w:lang w:val="en-US"/>
        </w:rPr>
        <w:t>1</w:t>
      </w:r>
      <w:r>
        <w:rPr>
          <w:lang w:val="en-US"/>
        </w:rPr>
        <w:t xml:space="preserve"> Download </w:t>
      </w:r>
      <w:r w:rsidR="00550877">
        <w:rPr>
          <w:lang w:val="en-US"/>
        </w:rPr>
        <w:t>Syndication Results Report</w:t>
      </w:r>
    </w:p>
    <w:p w14:paraId="6CC8E20B" w14:textId="770C94F6" w:rsidR="00D50758" w:rsidRDefault="00D50758" w:rsidP="00D50758">
      <w:pPr>
        <w:pStyle w:val="Heading2"/>
      </w:pPr>
      <w:bookmarkStart w:id="77" w:name="_Ref215561721"/>
      <w:bookmarkStart w:id="78" w:name="_Ref215561724"/>
      <w:bookmarkStart w:id="79" w:name="_Ref218009887"/>
      <w:bookmarkStart w:id="80" w:name="_Ref218009889"/>
      <w:bookmarkStart w:id="81" w:name="_Toc219384508"/>
      <w:r>
        <w:t xml:space="preserve">View </w:t>
      </w:r>
      <w:bookmarkEnd w:id="77"/>
      <w:bookmarkEnd w:id="78"/>
      <w:bookmarkEnd w:id="79"/>
      <w:bookmarkEnd w:id="80"/>
      <w:r w:rsidR="00DD4392">
        <w:t>Syndication Details</w:t>
      </w:r>
      <w:bookmarkEnd w:id="81"/>
    </w:p>
    <w:p w14:paraId="244970E1" w14:textId="44903D1B" w:rsidR="00D50758" w:rsidRPr="00D50758" w:rsidRDefault="00D50758" w:rsidP="00D50758">
      <w:pPr>
        <w:pStyle w:val="Heading3"/>
      </w:pPr>
      <w:bookmarkStart w:id="82" w:name="_Toc219384509"/>
      <w:r>
        <w:t>Description</w:t>
      </w:r>
      <w:bookmarkEnd w:id="82"/>
    </w:p>
    <w:p w14:paraId="17313BB0" w14:textId="32D2E4AC" w:rsidR="00D50758" w:rsidRDefault="00D50758" w:rsidP="003F1708">
      <w:pPr>
        <w:rPr>
          <w:lang w:val="en-US"/>
        </w:rPr>
      </w:pPr>
      <w:r w:rsidRPr="00D50758">
        <w:rPr>
          <w:lang w:val="en-US"/>
        </w:rPr>
        <w:t xml:space="preserve">This use case enables users to view and filter </w:t>
      </w:r>
      <w:r w:rsidR="00DD4392">
        <w:rPr>
          <w:lang w:val="en-US"/>
        </w:rPr>
        <w:t>syndication details</w:t>
      </w:r>
      <w:r w:rsidRPr="00D50758">
        <w:rPr>
          <w:lang w:val="en-US"/>
        </w:rPr>
        <w:t>.</w:t>
      </w:r>
      <w:r w:rsidR="0031290C">
        <w:rPr>
          <w:lang w:val="en-US"/>
        </w:rPr>
        <w:t xml:space="preserve"> </w:t>
      </w:r>
    </w:p>
    <w:p w14:paraId="759E6BFB" w14:textId="2347A722" w:rsidR="00D50758" w:rsidRDefault="00D50758" w:rsidP="00D50758">
      <w:pPr>
        <w:pStyle w:val="Heading3"/>
      </w:pPr>
      <w:bookmarkStart w:id="83" w:name="_Toc219384510"/>
      <w:r>
        <w:t>Preconditions</w:t>
      </w:r>
      <w:bookmarkEnd w:id="83"/>
    </w:p>
    <w:p w14:paraId="1611E09B" w14:textId="72CEE9B0" w:rsidR="00D50758" w:rsidRDefault="00D50758" w:rsidP="00D50758">
      <w:pPr>
        <w:pStyle w:val="ListParagraph"/>
      </w:pPr>
      <w:r>
        <w:t>User logs in to the Intranet Portal.</w:t>
      </w:r>
    </w:p>
    <w:p w14:paraId="577ABF85" w14:textId="5596811E" w:rsidR="00B9572F" w:rsidRDefault="00D50758" w:rsidP="00B9572F">
      <w:pPr>
        <w:pStyle w:val="ListParagraph"/>
      </w:pPr>
      <w:r>
        <w:t xml:space="preserve">User accesses the </w:t>
      </w:r>
      <w:r w:rsidR="00B9572F">
        <w:t>Syndication</w:t>
      </w:r>
      <w:del w:id="84" w:author="Akila BALAKRISHNAN from.OPTIMUM (MAS)" w:date="2026-01-16T15:49:00Z" w16du:dateUtc="2026-01-16T07:49:00Z">
        <w:r w:rsidR="00B9572F">
          <w:delText>s</w:delText>
        </w:r>
      </w:del>
      <w:r w:rsidR="00B9572F">
        <w:t xml:space="preserve"> tab in </w:t>
      </w:r>
      <w:r w:rsidR="00D0435F">
        <w:t>Announcement</w:t>
      </w:r>
      <w:r>
        <w:t xml:space="preserve"> Listing </w:t>
      </w:r>
      <w:r w:rsidR="00D0435F">
        <w:t>P</w:t>
      </w:r>
      <w:r>
        <w:t>age.</w:t>
      </w:r>
    </w:p>
    <w:p w14:paraId="7C7FE3AB" w14:textId="36440C76" w:rsidR="00D50758" w:rsidRDefault="00D50758" w:rsidP="00D50758">
      <w:pPr>
        <w:pStyle w:val="Heading3"/>
      </w:pPr>
      <w:bookmarkStart w:id="85" w:name="_Toc219384511"/>
      <w:r>
        <w:t>Business Requirements</w:t>
      </w:r>
      <w:bookmarkEnd w:id="85"/>
    </w:p>
    <w:p w14:paraId="514E1A52" w14:textId="68FEB357" w:rsidR="00D50758" w:rsidRPr="0068320A" w:rsidRDefault="00D50758" w:rsidP="0068320A">
      <w:pPr>
        <w:pStyle w:val="ListParagraph"/>
        <w:rPr>
          <w:b/>
          <w:bCs/>
        </w:rPr>
      </w:pPr>
      <w:r w:rsidRPr="0068320A">
        <w:rPr>
          <w:b/>
          <w:bCs/>
        </w:rPr>
        <w:t xml:space="preserve">Role-based Access Control: </w:t>
      </w:r>
    </w:p>
    <w:p w14:paraId="3C5497BA" w14:textId="677D023B" w:rsidR="00D50758" w:rsidRDefault="00DD4392" w:rsidP="0025161F">
      <w:pPr>
        <w:pStyle w:val="ListParagraph"/>
        <w:numPr>
          <w:ilvl w:val="1"/>
          <w:numId w:val="2"/>
        </w:numPr>
        <w:ind w:left="1276" w:hanging="425"/>
      </w:pPr>
      <w:r>
        <w:t>Syndication Details</w:t>
      </w:r>
      <w:r w:rsidR="00D0435F">
        <w:t xml:space="preserve"> </w:t>
      </w:r>
      <w:r w:rsidR="00D50758">
        <w:t>Maker</w:t>
      </w:r>
    </w:p>
    <w:p w14:paraId="563D7F4D" w14:textId="5A5F2C8E" w:rsidR="00A07787" w:rsidRDefault="00DD4392" w:rsidP="0025161F">
      <w:pPr>
        <w:pStyle w:val="ListParagraph"/>
        <w:numPr>
          <w:ilvl w:val="1"/>
          <w:numId w:val="2"/>
        </w:numPr>
        <w:ind w:left="1276" w:hanging="425"/>
      </w:pPr>
      <w:r>
        <w:t>Syndication Details</w:t>
      </w:r>
      <w:r w:rsidR="00D0435F">
        <w:t xml:space="preserve"> </w:t>
      </w:r>
      <w:r w:rsidR="00D50758">
        <w:t>Checker</w:t>
      </w:r>
    </w:p>
    <w:p w14:paraId="12EB8577" w14:textId="35BCD864" w:rsidR="00B9572F" w:rsidRPr="00B9572F" w:rsidRDefault="00DD4392" w:rsidP="00B9572F">
      <w:pPr>
        <w:pStyle w:val="ListParagraph"/>
        <w:numPr>
          <w:ilvl w:val="1"/>
          <w:numId w:val="2"/>
        </w:numPr>
        <w:ind w:left="1276" w:hanging="425"/>
        <w:rPr>
          <w:b/>
          <w:bCs/>
        </w:rPr>
      </w:pPr>
      <w:r>
        <w:t>Syndication Details</w:t>
      </w:r>
      <w:r w:rsidR="00D0435F">
        <w:t xml:space="preserve"> </w:t>
      </w:r>
      <w:r w:rsidR="00D50758">
        <w:t>Viewer</w:t>
      </w:r>
    </w:p>
    <w:p w14:paraId="2E4C6B30" w14:textId="2363B2D4" w:rsidR="00132D67" w:rsidRPr="0072387B" w:rsidRDefault="00132D67" w:rsidP="00970968">
      <w:pPr>
        <w:pStyle w:val="ListParagraph"/>
      </w:pPr>
      <w:r w:rsidRPr="00970968">
        <w:rPr>
          <w:b/>
          <w:bCs/>
        </w:rPr>
        <w:t>Pre-population of Data from Issuance Calendar</w:t>
      </w:r>
      <w:r>
        <w:t xml:space="preserve">: </w:t>
      </w:r>
      <w:r w:rsidR="00B9572F">
        <w:t>The rows in the syndication details data table will be available based on the existence of a row in the Syndication tab of the SGS Bonds issuance calendar</w:t>
      </w:r>
      <w:r w:rsidR="008B19FC">
        <w:t>, regardless of the existence of data in that row</w:t>
      </w:r>
      <w:r w:rsidR="00B9572F">
        <w:t>. Should the values in the issuance calendar be blank, the listing page will show the respective value for that column as “-“. T</w:t>
      </w:r>
      <w:r>
        <w:t xml:space="preserve">he details of the record in the </w:t>
      </w:r>
      <w:r w:rsidR="00B15D35">
        <w:t>Syndication Details</w:t>
      </w:r>
      <w:r>
        <w:t xml:space="preserve"> Listing Page </w:t>
      </w:r>
      <w:r w:rsidR="00BA583B">
        <w:t xml:space="preserve">will be pre-populated from the latest approved issuance calendar, </w:t>
      </w:r>
      <w:r>
        <w:t xml:space="preserve">except for the Last </w:t>
      </w:r>
      <w:r w:rsidR="00031A74">
        <w:t>modified by and Last modified date/time columns</w:t>
      </w:r>
      <w:r w:rsidR="00BA583B">
        <w:t>, which will display “-“. T</w:t>
      </w:r>
      <w:r>
        <w:t xml:space="preserve">he </w:t>
      </w:r>
      <w:r w:rsidR="00031A74">
        <w:t xml:space="preserve">Security information </w:t>
      </w:r>
      <w:r w:rsidR="00B15D35">
        <w:t>in the sub-header</w:t>
      </w:r>
      <w:r w:rsidR="00031A74">
        <w:t xml:space="preserve"> of the </w:t>
      </w:r>
      <w:r w:rsidR="00B15D35">
        <w:t>Syndication</w:t>
      </w:r>
      <w:r>
        <w:t xml:space="preserve"> Details</w:t>
      </w:r>
      <w:r w:rsidR="00031A74">
        <w:t xml:space="preserve"> Page will </w:t>
      </w:r>
      <w:r w:rsidR="00BA583B">
        <w:t xml:space="preserve">also </w:t>
      </w:r>
      <w:r w:rsidR="00031A74">
        <w:t xml:space="preserve">be pre-populated from the </w:t>
      </w:r>
      <w:r w:rsidR="00A52400">
        <w:t xml:space="preserve">latest approved </w:t>
      </w:r>
      <w:r w:rsidR="00031A74">
        <w:t>issuance calendar</w:t>
      </w:r>
      <w:r w:rsidR="00B15D35">
        <w:t>.</w:t>
      </w:r>
    </w:p>
    <w:p w14:paraId="33A98C8F" w14:textId="22E90DFA" w:rsidR="0068320A" w:rsidRDefault="0068320A" w:rsidP="0068320A">
      <w:pPr>
        <w:pStyle w:val="Heading3"/>
      </w:pPr>
      <w:bookmarkStart w:id="86" w:name="_Toc219384512"/>
      <w:r>
        <w:t>Post Conditions</w:t>
      </w:r>
      <w:bookmarkEnd w:id="86"/>
    </w:p>
    <w:p w14:paraId="1BF8EB90" w14:textId="0A631F6D" w:rsidR="0068320A" w:rsidRDefault="0068320A" w:rsidP="0068320A">
      <w:pPr>
        <w:pStyle w:val="ListParagraph"/>
      </w:pPr>
      <w:r w:rsidRPr="0068320A">
        <w:t xml:space="preserve">User views the </w:t>
      </w:r>
      <w:r w:rsidR="00B15D35">
        <w:t xml:space="preserve">syndication </w:t>
      </w:r>
      <w:r w:rsidRPr="0068320A">
        <w:t xml:space="preserve">details for a particular </w:t>
      </w:r>
      <w:r w:rsidR="00B15D35">
        <w:t xml:space="preserve">syndication </w:t>
      </w:r>
      <w:r w:rsidR="00D0435F">
        <w:t>issuance</w:t>
      </w:r>
      <w:r>
        <w:t>.</w:t>
      </w:r>
    </w:p>
    <w:p w14:paraId="754E0C26" w14:textId="2CD4A27B" w:rsidR="0068320A" w:rsidRPr="0068320A" w:rsidRDefault="001A63D1" w:rsidP="006162CB">
      <w:pPr>
        <w:pStyle w:val="Heading3"/>
      </w:pPr>
      <w:bookmarkStart w:id="87" w:name="_Toc219384513"/>
      <w:r>
        <w:lastRenderedPageBreak/>
        <w:t>Syndication Details</w:t>
      </w:r>
      <w:r w:rsidR="0068320A">
        <w:t xml:space="preserve"> Listing </w:t>
      </w:r>
      <w:r w:rsidR="00D0435F">
        <w:t>P</w:t>
      </w:r>
      <w:r w:rsidR="0068320A">
        <w:t>age</w:t>
      </w:r>
      <w:bookmarkEnd w:id="87"/>
    </w:p>
    <w:p w14:paraId="3593DD74" w14:textId="6CABEFAD" w:rsidR="0068320A" w:rsidRDefault="0068320A" w:rsidP="003F1708">
      <w:r>
        <w:t xml:space="preserve">The </w:t>
      </w:r>
      <w:r w:rsidR="001A63D1">
        <w:t xml:space="preserve">Syndication Details </w:t>
      </w:r>
      <w:r w:rsidR="00880C93">
        <w:t>Listing</w:t>
      </w:r>
      <w:r>
        <w:t xml:space="preserve"> </w:t>
      </w:r>
      <w:r w:rsidR="00D0435F">
        <w:t>P</w:t>
      </w:r>
      <w:r>
        <w:t>age contains the following screen elements:</w:t>
      </w:r>
    </w:p>
    <w:p w14:paraId="0D1DC64B" w14:textId="5E8CC902" w:rsidR="0068320A" w:rsidRDefault="0068320A" w:rsidP="0068320A">
      <w:pPr>
        <w:pStyle w:val="ListParagraph"/>
      </w:pPr>
      <w:r>
        <w:t>Page Header</w:t>
      </w:r>
    </w:p>
    <w:p w14:paraId="4A4CEEE8" w14:textId="5A084A6F" w:rsidR="0068320A" w:rsidRDefault="0068320A" w:rsidP="0068320A">
      <w:pPr>
        <w:pStyle w:val="ListParagraph"/>
      </w:pPr>
      <w:r>
        <w:t>Data Table Action Bar</w:t>
      </w:r>
    </w:p>
    <w:p w14:paraId="316FD782" w14:textId="41A36CF9" w:rsidR="0068320A" w:rsidRDefault="0068320A" w:rsidP="0068320A">
      <w:pPr>
        <w:pStyle w:val="ListParagraph"/>
      </w:pPr>
      <w:r>
        <w:t>Data Table</w:t>
      </w:r>
    </w:p>
    <w:p w14:paraId="58E7E9D5" w14:textId="17C9B2D0" w:rsidR="00A07787" w:rsidRDefault="00A07787" w:rsidP="000E39F4">
      <w:pPr>
        <w:ind w:left="284"/>
      </w:pPr>
      <w:r w:rsidRPr="00A07787">
        <w:rPr>
          <w:b/>
          <w:bCs/>
        </w:rPr>
        <w:t>Default Sorting:</w:t>
      </w:r>
      <w:r>
        <w:t xml:space="preserve"> (1) </w:t>
      </w:r>
      <w:r w:rsidR="00D77411">
        <w:t>ascending</w:t>
      </w:r>
      <w:r>
        <w:t xml:space="preserve"> order of </w:t>
      </w:r>
      <w:r w:rsidR="00D77411">
        <w:t>Year / serial</w:t>
      </w:r>
    </w:p>
    <w:p w14:paraId="540275E8" w14:textId="199C785E" w:rsidR="00A07787" w:rsidRDefault="00A07787" w:rsidP="000E39F4">
      <w:pPr>
        <w:ind w:left="284"/>
      </w:pPr>
      <w:r w:rsidRPr="000E39F4">
        <w:rPr>
          <w:b/>
          <w:bCs/>
        </w:rPr>
        <w:t>Default Filter:</w:t>
      </w:r>
      <w:r>
        <w:t xml:space="preserve"> </w:t>
      </w:r>
      <w:r w:rsidR="00A30D0B">
        <w:t xml:space="preserve">Only show </w:t>
      </w:r>
      <w:r w:rsidR="001A63D1">
        <w:t xml:space="preserve">syndication </w:t>
      </w:r>
      <w:r w:rsidR="00A30D0B">
        <w:t xml:space="preserve">records </w:t>
      </w:r>
      <w:r w:rsidR="001A63D1">
        <w:t xml:space="preserve">from the </w:t>
      </w:r>
      <w:r w:rsidR="00D77411">
        <w:t xml:space="preserve">SGS Bonds </w:t>
      </w:r>
      <w:r w:rsidR="001A63D1">
        <w:t>Issuance Calendar of the current year</w:t>
      </w:r>
      <w:r>
        <w:t>.</w:t>
      </w:r>
    </w:p>
    <w:p w14:paraId="48322C1B" w14:textId="33B4ED04" w:rsidR="00B05750" w:rsidRDefault="00B05750" w:rsidP="00B05750">
      <w:pPr>
        <w:ind w:left="284"/>
      </w:pPr>
      <w:r>
        <w:rPr>
          <w:b/>
          <w:bCs/>
        </w:rPr>
        <w:t xml:space="preserve">Custom </w:t>
      </w:r>
      <w:r w:rsidR="00CF79D2">
        <w:rPr>
          <w:b/>
          <w:bCs/>
        </w:rPr>
        <w:t>F</w:t>
      </w:r>
      <w:r>
        <w:rPr>
          <w:b/>
          <w:bCs/>
        </w:rPr>
        <w:t xml:space="preserve">ilter </w:t>
      </w:r>
      <w:r w:rsidR="00CF79D2">
        <w:rPr>
          <w:b/>
          <w:bCs/>
        </w:rPr>
        <w:t>T</w:t>
      </w:r>
      <w:r>
        <w:rPr>
          <w:b/>
          <w:bCs/>
        </w:rPr>
        <w:t xml:space="preserve">ag </w:t>
      </w:r>
      <w:r w:rsidR="00CF79D2">
        <w:rPr>
          <w:b/>
          <w:bCs/>
        </w:rPr>
        <w:t>B</w:t>
      </w:r>
      <w:r>
        <w:rPr>
          <w:b/>
          <w:bCs/>
        </w:rPr>
        <w:t>ehaviour</w:t>
      </w:r>
      <w:r w:rsidRPr="000E39F4">
        <w:rPr>
          <w:b/>
          <w:bCs/>
        </w:rPr>
        <w:t>:</w:t>
      </w:r>
      <w:r>
        <w:t xml:space="preserve"> When the default filter is used, the </w:t>
      </w:r>
      <w:r w:rsidR="00747FB1">
        <w:t>Year field</w:t>
      </w:r>
      <w:r>
        <w:t xml:space="preserve"> in the Data Table Action Bar display</w:t>
      </w:r>
      <w:r w:rsidR="00747FB1">
        <w:t>s</w:t>
      </w:r>
      <w:r>
        <w:t xml:space="preserve"> the current </w:t>
      </w:r>
      <w:r w:rsidR="00747FB1">
        <w:t xml:space="preserve">year </w:t>
      </w:r>
      <w:r>
        <w:t>as well as a tag</w:t>
      </w:r>
      <w:r w:rsidR="0029794C" w:rsidRPr="0029794C">
        <w:rPr>
          <w:noProof/>
        </w:rPr>
        <w:t xml:space="preserve"> </w:t>
      </w:r>
      <w:r w:rsidR="007E47AB" w:rsidRPr="007E47AB">
        <w:rPr>
          <w:noProof/>
        </w:rPr>
        <w:drawing>
          <wp:inline distT="0" distB="0" distL="0" distR="0" wp14:anchorId="30C8C486" wp14:editId="1D71DB9C">
            <wp:extent cx="355600" cy="133994"/>
            <wp:effectExtent l="0" t="0" r="6350" b="0"/>
            <wp:docPr id="1043747540" name="Picture 1" descr="A blue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747540" name="Picture 1" descr="A blue and black text&#10;&#10;AI-generated content may be incorrect."/>
                    <pic:cNvPicPr/>
                  </pic:nvPicPr>
                  <pic:blipFill rotWithShape="1">
                    <a:blip r:embed="rId27"/>
                    <a:srcRect t="13333"/>
                    <a:stretch>
                      <a:fillRect/>
                    </a:stretch>
                  </pic:blipFill>
                  <pic:spPr bwMode="auto">
                    <a:xfrm>
                      <a:off x="0" y="0"/>
                      <a:ext cx="386695" cy="145711"/>
                    </a:xfrm>
                    <a:prstGeom prst="rect">
                      <a:avLst/>
                    </a:prstGeom>
                    <a:ln>
                      <a:noFill/>
                    </a:ln>
                    <a:extLst>
                      <a:ext uri="{53640926-AAD7-44D8-BBD7-CCE9431645EC}">
                        <a14:shadowObscured xmlns:a14="http://schemas.microsoft.com/office/drawing/2010/main"/>
                      </a:ext>
                    </a:extLst>
                  </pic:spPr>
                </pic:pic>
              </a:graphicData>
            </a:graphic>
          </wp:inline>
        </w:drawing>
      </w:r>
      <w:r>
        <w:t xml:space="preserve">. This tag is not closable by users. If any other </w:t>
      </w:r>
      <w:r w:rsidR="00747FB1">
        <w:t>years</w:t>
      </w:r>
      <w:r>
        <w:t xml:space="preserve"> are </w:t>
      </w:r>
      <w:r w:rsidR="00747FB1">
        <w:t>selected,</w:t>
      </w:r>
      <w:r>
        <w:t xml:space="preserve"> the </w:t>
      </w:r>
      <w:r w:rsidR="00CF79D2">
        <w:t xml:space="preserve">tag </w:t>
      </w:r>
      <w:r w:rsidR="007E47AB" w:rsidRPr="007E47AB">
        <w:rPr>
          <w:noProof/>
        </w:rPr>
        <w:drawing>
          <wp:inline distT="0" distB="0" distL="0" distR="0" wp14:anchorId="0181F351" wp14:editId="7160095E">
            <wp:extent cx="355600" cy="133994"/>
            <wp:effectExtent l="0" t="0" r="6350" b="0"/>
            <wp:docPr id="1519362998" name="Picture 1" descr="A blue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747540" name="Picture 1" descr="A blue and black text&#10;&#10;AI-generated content may be incorrect."/>
                    <pic:cNvPicPr/>
                  </pic:nvPicPr>
                  <pic:blipFill rotWithShape="1">
                    <a:blip r:embed="rId27"/>
                    <a:srcRect t="13333"/>
                    <a:stretch>
                      <a:fillRect/>
                    </a:stretch>
                  </pic:blipFill>
                  <pic:spPr bwMode="auto">
                    <a:xfrm>
                      <a:off x="0" y="0"/>
                      <a:ext cx="386695" cy="145711"/>
                    </a:xfrm>
                    <a:prstGeom prst="rect">
                      <a:avLst/>
                    </a:prstGeom>
                    <a:ln>
                      <a:noFill/>
                    </a:ln>
                    <a:extLst>
                      <a:ext uri="{53640926-AAD7-44D8-BBD7-CCE9431645EC}">
                        <a14:shadowObscured xmlns:a14="http://schemas.microsoft.com/office/drawing/2010/main"/>
                      </a:ext>
                    </a:extLst>
                  </pic:spPr>
                </pic:pic>
              </a:graphicData>
            </a:graphic>
          </wp:inline>
        </w:drawing>
      </w:r>
      <w:r w:rsidR="00CF79D2">
        <w:t xml:space="preserve"> </w:t>
      </w:r>
      <w:r w:rsidR="00DE3363">
        <w:t>is</w:t>
      </w:r>
      <w:r w:rsidR="00CF79D2">
        <w:t xml:space="preserve"> replaced with another tag</w:t>
      </w:r>
      <w:r w:rsidR="00587C81" w:rsidRPr="00587C81">
        <w:rPr>
          <w:noProof/>
        </w:rPr>
        <w:t xml:space="preserve"> </w:t>
      </w:r>
      <w:r w:rsidR="00587C81" w:rsidRPr="00587C81">
        <w:rPr>
          <w:noProof/>
        </w:rPr>
        <w:drawing>
          <wp:inline distT="0" distB="0" distL="0" distR="0" wp14:anchorId="0C1CC16B" wp14:editId="4E08ECD0">
            <wp:extent cx="787400" cy="138075"/>
            <wp:effectExtent l="0" t="0" r="0" b="0"/>
            <wp:docPr id="127673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73595" name=""/>
                    <pic:cNvPicPr/>
                  </pic:nvPicPr>
                  <pic:blipFill>
                    <a:blip r:embed="rId28"/>
                    <a:stretch>
                      <a:fillRect/>
                    </a:stretch>
                  </pic:blipFill>
                  <pic:spPr>
                    <a:xfrm>
                      <a:off x="0" y="0"/>
                      <a:ext cx="1039771" cy="182330"/>
                    </a:xfrm>
                    <a:prstGeom prst="rect">
                      <a:avLst/>
                    </a:prstGeom>
                  </pic:spPr>
                </pic:pic>
              </a:graphicData>
            </a:graphic>
          </wp:inline>
        </w:drawing>
      </w:r>
      <w:r w:rsidR="00CF79D2">
        <w:t xml:space="preserve"> . This tag is closable by users. If closed, the </w:t>
      </w:r>
      <w:r w:rsidR="00747FB1">
        <w:t>year</w:t>
      </w:r>
      <w:r w:rsidR="00CF79D2">
        <w:t xml:space="preserve"> filter </w:t>
      </w:r>
      <w:r w:rsidR="00DE3363">
        <w:t>is</w:t>
      </w:r>
      <w:r w:rsidR="00CF79D2">
        <w:t xml:space="preserve"> reset to show the default filter.</w:t>
      </w:r>
    </w:p>
    <w:p w14:paraId="6651867D" w14:textId="7F62E2DB" w:rsidR="0068320A" w:rsidRDefault="0068320A" w:rsidP="00970968">
      <w:pPr>
        <w:pStyle w:val="Heading4"/>
      </w:pPr>
      <w:bookmarkStart w:id="88" w:name="_Ref215225337"/>
      <w:r>
        <w:t>Wireframe</w:t>
      </w:r>
      <w:bookmarkEnd w:id="88"/>
    </w:p>
    <w:p w14:paraId="078A1E30" w14:textId="0CA091CD" w:rsidR="00C27E76" w:rsidRPr="0068320A" w:rsidRDefault="003E5E4B" w:rsidP="000E39F4">
      <w:pPr>
        <w:spacing w:before="0" w:after="0"/>
        <w:jc w:val="center"/>
      </w:pPr>
      <w:r w:rsidRPr="003E5E4B">
        <w:rPr>
          <w:noProof/>
        </w:rPr>
        <w:drawing>
          <wp:inline distT="0" distB="0" distL="0" distR="0" wp14:anchorId="009BE039" wp14:editId="1A6415AF">
            <wp:extent cx="6858000" cy="1987550"/>
            <wp:effectExtent l="0" t="0" r="0" b="0"/>
            <wp:docPr id="1557704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704400" name=""/>
                    <pic:cNvPicPr/>
                  </pic:nvPicPr>
                  <pic:blipFill>
                    <a:blip r:embed="rId29"/>
                    <a:stretch>
                      <a:fillRect/>
                    </a:stretch>
                  </pic:blipFill>
                  <pic:spPr>
                    <a:xfrm>
                      <a:off x="0" y="0"/>
                      <a:ext cx="6858000" cy="1987550"/>
                    </a:xfrm>
                    <a:prstGeom prst="rect">
                      <a:avLst/>
                    </a:prstGeom>
                  </pic:spPr>
                </pic:pic>
              </a:graphicData>
            </a:graphic>
          </wp:inline>
        </w:drawing>
      </w:r>
    </w:p>
    <w:p w14:paraId="7274B601" w14:textId="45ED7AA2" w:rsidR="0068320A" w:rsidRDefault="00B664FB" w:rsidP="0068320A">
      <w:pPr>
        <w:pStyle w:val="Caption"/>
      </w:pPr>
      <w:r w:rsidRPr="00411560">
        <w:t xml:space="preserve">Figure </w:t>
      </w:r>
      <w:r w:rsidRPr="00411560">
        <w:fldChar w:fldCharType="begin"/>
      </w:r>
      <w:r w:rsidRPr="00411560">
        <w:instrText xml:space="preserve"> SEQ Figure \* ARABIC </w:instrText>
      </w:r>
      <w:r w:rsidRPr="00411560">
        <w:fldChar w:fldCharType="separate"/>
      </w:r>
      <w:r w:rsidR="001108F9">
        <w:rPr>
          <w:noProof/>
        </w:rPr>
        <w:t>6</w:t>
      </w:r>
      <w:r w:rsidRPr="00411560">
        <w:fldChar w:fldCharType="end"/>
      </w:r>
      <w:r>
        <w:t>:</w:t>
      </w:r>
      <w:r w:rsidRPr="00411560">
        <w:t xml:space="preserve"> </w:t>
      </w:r>
      <w:r w:rsidR="00880C93">
        <w:t xml:space="preserve">Announcement </w:t>
      </w:r>
      <w:r w:rsidR="007D7B67">
        <w:t>L</w:t>
      </w:r>
      <w:r w:rsidR="0068320A">
        <w:t xml:space="preserve">isting </w:t>
      </w:r>
      <w:r w:rsidR="007D7B67">
        <w:t>P</w:t>
      </w:r>
      <w:r w:rsidR="0068320A">
        <w:t>age</w:t>
      </w:r>
      <w:r w:rsidR="003E5E4B">
        <w:t xml:space="preserve"> (Syndication Tab)</w:t>
      </w:r>
    </w:p>
    <w:p w14:paraId="39ABE210" w14:textId="7922D223" w:rsidR="007D7B67" w:rsidRDefault="007D7B67" w:rsidP="006162CB">
      <w:pPr>
        <w:pStyle w:val="Heading4"/>
      </w:pPr>
      <w:r>
        <w:t>Page Header</w:t>
      </w:r>
    </w:p>
    <w:tbl>
      <w:tblPr>
        <w:tblStyle w:val="TableGrid"/>
        <w:tblW w:w="0" w:type="auto"/>
        <w:tblLook w:val="04A0" w:firstRow="1" w:lastRow="0" w:firstColumn="1" w:lastColumn="0" w:noHBand="0" w:noVBand="1"/>
      </w:tblPr>
      <w:tblGrid>
        <w:gridCol w:w="562"/>
        <w:gridCol w:w="2248"/>
        <w:gridCol w:w="1701"/>
        <w:gridCol w:w="2147"/>
        <w:gridCol w:w="3685"/>
      </w:tblGrid>
      <w:tr w:rsidR="007D7B67" w:rsidRPr="007C7C7F" w14:paraId="6FDAADE1" w14:textId="4DCDEBA7" w:rsidTr="007D7B67">
        <w:tc>
          <w:tcPr>
            <w:tcW w:w="562" w:type="dxa"/>
            <w:shd w:val="clear" w:color="auto" w:fill="E7E6E6" w:themeFill="background2"/>
          </w:tcPr>
          <w:p w14:paraId="7640B582" w14:textId="0DA41185" w:rsidR="007D7B67" w:rsidRPr="007D7B67" w:rsidRDefault="007D7B67" w:rsidP="007D7B67">
            <w:pPr>
              <w:pStyle w:val="NoSpacing"/>
              <w:jc w:val="center"/>
              <w:rPr>
                <w:b/>
                <w:bCs/>
              </w:rPr>
            </w:pPr>
            <w:r w:rsidRPr="007D7B67">
              <w:rPr>
                <w:rFonts w:cstheme="minorHAnsi"/>
                <w:b/>
                <w:bCs/>
              </w:rPr>
              <w:t>S/N</w:t>
            </w:r>
          </w:p>
        </w:tc>
        <w:tc>
          <w:tcPr>
            <w:tcW w:w="2248" w:type="dxa"/>
            <w:shd w:val="clear" w:color="auto" w:fill="E7E6E6" w:themeFill="background2"/>
          </w:tcPr>
          <w:p w14:paraId="2B8030BE" w14:textId="7D832E85" w:rsidR="007D7B67" w:rsidRPr="007D7B67" w:rsidRDefault="007D7B67" w:rsidP="007D7B67">
            <w:pPr>
              <w:pStyle w:val="NoSpacing"/>
              <w:jc w:val="center"/>
              <w:rPr>
                <w:b/>
                <w:bCs/>
              </w:rPr>
            </w:pPr>
            <w:r w:rsidRPr="007D7B67">
              <w:rPr>
                <w:rFonts w:cstheme="minorHAnsi"/>
                <w:b/>
                <w:bCs/>
              </w:rPr>
              <w:t>Name</w:t>
            </w:r>
          </w:p>
        </w:tc>
        <w:tc>
          <w:tcPr>
            <w:tcW w:w="1701" w:type="dxa"/>
            <w:shd w:val="clear" w:color="auto" w:fill="E7E6E6" w:themeFill="background2"/>
          </w:tcPr>
          <w:p w14:paraId="4B106F72" w14:textId="77777777" w:rsidR="007D7B67" w:rsidRPr="007D7B67" w:rsidRDefault="007D7B67" w:rsidP="007D7B67">
            <w:pPr>
              <w:pStyle w:val="TableHeading"/>
              <w:jc w:val="center"/>
              <w:rPr>
                <w:rFonts w:asciiTheme="minorHAnsi" w:hAnsiTheme="minorHAnsi" w:cstheme="minorHAnsi"/>
                <w:bCs/>
              </w:rPr>
            </w:pPr>
            <w:r w:rsidRPr="007D7B67">
              <w:rPr>
                <w:rFonts w:asciiTheme="minorHAnsi" w:hAnsiTheme="minorHAnsi" w:cstheme="minorHAnsi"/>
                <w:bCs/>
              </w:rPr>
              <w:t>Type</w:t>
            </w:r>
          </w:p>
          <w:p w14:paraId="248F3606" w14:textId="5090440D" w:rsidR="007D7B67" w:rsidRPr="007D7B67" w:rsidRDefault="007D7B67" w:rsidP="007D7B67">
            <w:pPr>
              <w:pStyle w:val="NoSpacing"/>
              <w:jc w:val="center"/>
              <w:rPr>
                <w:b/>
                <w:bCs/>
              </w:rPr>
            </w:pPr>
            <w:r w:rsidRPr="007D7B67">
              <w:rPr>
                <w:rFonts w:cstheme="minorHAnsi"/>
                <w:b/>
                <w:bCs/>
              </w:rPr>
              <w:t>(Max Length)</w:t>
            </w:r>
          </w:p>
        </w:tc>
        <w:tc>
          <w:tcPr>
            <w:tcW w:w="2147" w:type="dxa"/>
            <w:shd w:val="clear" w:color="auto" w:fill="E7E6E6" w:themeFill="background2"/>
          </w:tcPr>
          <w:p w14:paraId="354E6C57" w14:textId="137BD3BD" w:rsidR="007D7B67" w:rsidRPr="007D7B67" w:rsidRDefault="007D7B67" w:rsidP="007D7B67">
            <w:pPr>
              <w:pStyle w:val="NoSpacing"/>
              <w:jc w:val="center"/>
              <w:rPr>
                <w:b/>
                <w:bCs/>
              </w:rPr>
            </w:pPr>
            <w:r w:rsidRPr="007D7B67">
              <w:rPr>
                <w:rFonts w:cstheme="minorHAnsi"/>
                <w:b/>
                <w:bCs/>
              </w:rPr>
              <w:t>Validation Rules</w:t>
            </w:r>
          </w:p>
        </w:tc>
        <w:tc>
          <w:tcPr>
            <w:tcW w:w="3685" w:type="dxa"/>
            <w:shd w:val="clear" w:color="auto" w:fill="E7E6E6" w:themeFill="background2"/>
          </w:tcPr>
          <w:p w14:paraId="6FD647D2" w14:textId="718A0591" w:rsidR="007D7B67" w:rsidRPr="007D7B67" w:rsidRDefault="007D7B67" w:rsidP="007D7B67">
            <w:pPr>
              <w:pStyle w:val="NoSpacing"/>
              <w:jc w:val="center"/>
              <w:rPr>
                <w:rFonts w:cstheme="minorHAnsi"/>
                <w:b/>
                <w:bCs/>
              </w:rPr>
            </w:pPr>
            <w:r>
              <w:rPr>
                <w:rFonts w:cstheme="minorHAnsi"/>
                <w:b/>
                <w:bCs/>
              </w:rPr>
              <w:t>Remarks</w:t>
            </w:r>
          </w:p>
        </w:tc>
      </w:tr>
      <w:tr w:rsidR="007D7B67" w:rsidRPr="007C7C7F" w14:paraId="1DE42352" w14:textId="4539AF84" w:rsidTr="007D7B67">
        <w:tc>
          <w:tcPr>
            <w:tcW w:w="562" w:type="dxa"/>
          </w:tcPr>
          <w:p w14:paraId="15159497" w14:textId="035E26ED" w:rsidR="007D7B67" w:rsidRPr="007C7C7F" w:rsidRDefault="00353E26" w:rsidP="007D7B67">
            <w:pPr>
              <w:pStyle w:val="NoSpacing"/>
            </w:pPr>
            <w:r>
              <w:t>1</w:t>
            </w:r>
          </w:p>
        </w:tc>
        <w:tc>
          <w:tcPr>
            <w:tcW w:w="2248" w:type="dxa"/>
          </w:tcPr>
          <w:p w14:paraId="77F21A34" w14:textId="3CFE39A4" w:rsidR="007D7B67" w:rsidRPr="007C7C7F" w:rsidRDefault="000C52C7" w:rsidP="007D7B67">
            <w:pPr>
              <w:pStyle w:val="NoSpacing"/>
            </w:pPr>
            <w:r>
              <w:rPr>
                <w:rFonts w:cstheme="minorHAnsi"/>
              </w:rPr>
              <w:t>Announcement</w:t>
            </w:r>
          </w:p>
        </w:tc>
        <w:tc>
          <w:tcPr>
            <w:tcW w:w="1701" w:type="dxa"/>
          </w:tcPr>
          <w:p w14:paraId="1D8AF7F8" w14:textId="7A7DCEE7" w:rsidR="007D7B67" w:rsidRPr="00901608" w:rsidRDefault="007D7B67" w:rsidP="007D7B67">
            <w:pPr>
              <w:pStyle w:val="NoSpacing"/>
            </w:pPr>
            <w:r w:rsidRPr="002923FD">
              <w:rPr>
                <w:rFonts w:cstheme="minorHAnsi"/>
              </w:rPr>
              <w:t xml:space="preserve">Page </w:t>
            </w:r>
            <w:r>
              <w:rPr>
                <w:rFonts w:cstheme="minorHAnsi"/>
              </w:rPr>
              <w:t>t</w:t>
            </w:r>
            <w:r w:rsidRPr="002923FD">
              <w:rPr>
                <w:rFonts w:cstheme="minorHAnsi"/>
              </w:rPr>
              <w:t>itle</w:t>
            </w:r>
          </w:p>
        </w:tc>
        <w:tc>
          <w:tcPr>
            <w:tcW w:w="2147" w:type="dxa"/>
          </w:tcPr>
          <w:p w14:paraId="55F41F13" w14:textId="77777777" w:rsidR="007D7B67" w:rsidRPr="00901608" w:rsidRDefault="007D7B67" w:rsidP="007D7B67">
            <w:pPr>
              <w:pStyle w:val="NoSpacing"/>
            </w:pPr>
          </w:p>
        </w:tc>
        <w:tc>
          <w:tcPr>
            <w:tcW w:w="3685" w:type="dxa"/>
          </w:tcPr>
          <w:p w14:paraId="510F41AE" w14:textId="77777777" w:rsidR="007D7B67" w:rsidRPr="00901608" w:rsidRDefault="007D7B67" w:rsidP="007D7B67">
            <w:pPr>
              <w:pStyle w:val="NoSpacing"/>
            </w:pPr>
          </w:p>
        </w:tc>
      </w:tr>
      <w:tr w:rsidR="003E5E4B" w:rsidRPr="007C7C7F" w14:paraId="220A3B4C" w14:textId="77777777" w:rsidTr="007D7B67">
        <w:tc>
          <w:tcPr>
            <w:tcW w:w="562" w:type="dxa"/>
          </w:tcPr>
          <w:p w14:paraId="23D59900" w14:textId="7D919A16" w:rsidR="003E5E4B" w:rsidRDefault="003E5E4B" w:rsidP="007D7B67">
            <w:pPr>
              <w:pStyle w:val="NoSpacing"/>
            </w:pPr>
            <w:r>
              <w:t>2</w:t>
            </w:r>
          </w:p>
        </w:tc>
        <w:tc>
          <w:tcPr>
            <w:tcW w:w="2248" w:type="dxa"/>
          </w:tcPr>
          <w:p w14:paraId="025F45F6" w14:textId="77777777" w:rsidR="00FB0406" w:rsidRDefault="003E5E4B" w:rsidP="007D7B67">
            <w:pPr>
              <w:pStyle w:val="NoSpacing"/>
              <w:rPr>
                <w:ins w:id="89" w:author="Akila BALAKRISHNAN from.OPTIMUM (MAS)" w:date="2026-01-16T17:38:00Z" w16du:dateUtc="2026-01-16T09:38:00Z"/>
                <w:rFonts w:cstheme="minorHAnsi"/>
              </w:rPr>
            </w:pPr>
            <w:r>
              <w:rPr>
                <w:rFonts w:cstheme="minorHAnsi"/>
              </w:rPr>
              <w:t>Tabs</w:t>
            </w:r>
          </w:p>
          <w:p w14:paraId="074257D7" w14:textId="77777777" w:rsidR="00FB0406" w:rsidRDefault="00FB0406" w:rsidP="00FB0406">
            <w:pPr>
              <w:pStyle w:val="NoSpacing"/>
              <w:numPr>
                <w:ilvl w:val="0"/>
                <w:numId w:val="31"/>
              </w:numPr>
              <w:rPr>
                <w:ins w:id="90" w:author="Akila BALAKRISHNAN from.OPTIMUM (MAS)" w:date="2026-01-16T17:38:00Z" w16du:dateUtc="2026-01-16T09:38:00Z"/>
                <w:rFonts w:cstheme="minorHAnsi"/>
              </w:rPr>
            </w:pPr>
            <w:ins w:id="91" w:author="Akila BALAKRISHNAN from.OPTIMUM (MAS)" w:date="2026-01-16T17:38:00Z" w16du:dateUtc="2026-01-16T09:38:00Z">
              <w:r>
                <w:rPr>
                  <w:rFonts w:cstheme="minorHAnsi"/>
                </w:rPr>
                <w:t>Auction</w:t>
              </w:r>
            </w:ins>
          </w:p>
          <w:p w14:paraId="545B4EC5" w14:textId="185F9D24" w:rsidR="003E5E4B" w:rsidRDefault="00FB0406">
            <w:pPr>
              <w:pStyle w:val="NoSpacing"/>
              <w:numPr>
                <w:ilvl w:val="0"/>
                <w:numId w:val="31"/>
              </w:numPr>
              <w:rPr>
                <w:rFonts w:cstheme="minorHAnsi"/>
              </w:rPr>
              <w:pPrChange w:id="92" w:author="Akila BALAKRISHNAN from.OPTIMUM (MAS)" w:date="2026-01-16T17:46:00Z" w16du:dateUtc="2026-01-16T09:46:00Z">
                <w:pPr>
                  <w:pStyle w:val="NoSpacing"/>
                </w:pPr>
              </w:pPrChange>
            </w:pPr>
            <w:ins w:id="93" w:author="Akila BALAKRISHNAN from.OPTIMUM (MAS)" w:date="2026-01-16T17:38:00Z" w16du:dateUtc="2026-01-16T09:38:00Z">
              <w:r>
                <w:rPr>
                  <w:rFonts w:cstheme="minorHAnsi"/>
                </w:rPr>
                <w:t>Syndication</w:t>
              </w:r>
            </w:ins>
          </w:p>
        </w:tc>
        <w:tc>
          <w:tcPr>
            <w:tcW w:w="1701" w:type="dxa"/>
          </w:tcPr>
          <w:p w14:paraId="4DE9B721" w14:textId="572AA4A5" w:rsidR="003E5E4B" w:rsidRPr="002923FD" w:rsidRDefault="003E5E4B" w:rsidP="007D7B67">
            <w:pPr>
              <w:pStyle w:val="NoSpacing"/>
              <w:rPr>
                <w:rFonts w:cstheme="minorHAnsi"/>
              </w:rPr>
            </w:pPr>
            <w:r>
              <w:rPr>
                <w:rFonts w:cstheme="minorHAnsi"/>
              </w:rPr>
              <w:t>Tab</w:t>
            </w:r>
          </w:p>
        </w:tc>
        <w:tc>
          <w:tcPr>
            <w:tcW w:w="2147" w:type="dxa"/>
          </w:tcPr>
          <w:p w14:paraId="1A23457B" w14:textId="77777777" w:rsidR="003E5E4B" w:rsidRPr="00901608" w:rsidRDefault="003E5E4B" w:rsidP="007D7B67">
            <w:pPr>
              <w:pStyle w:val="NoSpacing"/>
            </w:pPr>
          </w:p>
        </w:tc>
        <w:tc>
          <w:tcPr>
            <w:tcW w:w="3685" w:type="dxa"/>
          </w:tcPr>
          <w:p w14:paraId="562D4704" w14:textId="35EE935E" w:rsidR="003E5E4B" w:rsidRPr="00901608" w:rsidRDefault="003E5E4B" w:rsidP="007D7B67">
            <w:pPr>
              <w:pStyle w:val="NoSpacing"/>
            </w:pPr>
            <w:commentRangeStart w:id="94"/>
            <w:r>
              <w:t xml:space="preserve">The Syndication tab will contain a tag with a numerical value relating to the number of syndications in the current year. </w:t>
            </w:r>
            <w:commentRangeEnd w:id="94"/>
            <w:r w:rsidR="00ED4253">
              <w:rPr>
                <w:rStyle w:val="CommentReference"/>
              </w:rPr>
              <w:commentReference w:id="94"/>
            </w:r>
          </w:p>
        </w:tc>
      </w:tr>
    </w:tbl>
    <w:p w14:paraId="6EBD7BBB" w14:textId="32387358" w:rsidR="007D7B67" w:rsidRPr="007D7B67" w:rsidRDefault="00BB1777" w:rsidP="007D7B67">
      <w:pPr>
        <w:pStyle w:val="Caption"/>
      </w:pPr>
      <w:r>
        <w:t xml:space="preserve">Table </w:t>
      </w:r>
      <w:r>
        <w:fldChar w:fldCharType="begin"/>
      </w:r>
      <w:r>
        <w:instrText xml:space="preserve"> SEQ Table \* ARABIC </w:instrText>
      </w:r>
      <w:r>
        <w:fldChar w:fldCharType="separate"/>
      </w:r>
      <w:r w:rsidR="001108F9">
        <w:rPr>
          <w:noProof/>
        </w:rPr>
        <w:t>3</w:t>
      </w:r>
      <w:r>
        <w:fldChar w:fldCharType="end"/>
      </w:r>
      <w:r>
        <w:t xml:space="preserve">: </w:t>
      </w:r>
      <w:r w:rsidR="007D7B67">
        <w:t>Page Header Screen Elements</w:t>
      </w:r>
    </w:p>
    <w:p w14:paraId="24C19891" w14:textId="585AD9CE" w:rsidR="007D7B67" w:rsidRDefault="007D7B67" w:rsidP="006162CB">
      <w:pPr>
        <w:pStyle w:val="Heading4"/>
      </w:pPr>
      <w:r>
        <w:t>Data Table Action Bar</w:t>
      </w:r>
    </w:p>
    <w:tbl>
      <w:tblPr>
        <w:tblStyle w:val="TableGrid"/>
        <w:tblW w:w="0" w:type="auto"/>
        <w:tblLook w:val="04A0" w:firstRow="1" w:lastRow="0" w:firstColumn="1" w:lastColumn="0" w:noHBand="0" w:noVBand="1"/>
      </w:tblPr>
      <w:tblGrid>
        <w:gridCol w:w="562"/>
        <w:gridCol w:w="2248"/>
        <w:gridCol w:w="1701"/>
        <w:gridCol w:w="2147"/>
        <w:gridCol w:w="3685"/>
      </w:tblGrid>
      <w:tr w:rsidR="007D7B67" w:rsidRPr="007C7C7F" w14:paraId="61F1BC90" w14:textId="77777777" w:rsidTr="00FC312D">
        <w:tc>
          <w:tcPr>
            <w:tcW w:w="562" w:type="dxa"/>
            <w:shd w:val="clear" w:color="auto" w:fill="E7E6E6" w:themeFill="background2"/>
          </w:tcPr>
          <w:p w14:paraId="1327504B" w14:textId="77777777" w:rsidR="007D7B67" w:rsidRPr="007D7B67" w:rsidRDefault="007D7B67" w:rsidP="00FC312D">
            <w:pPr>
              <w:pStyle w:val="NoSpacing"/>
              <w:jc w:val="center"/>
              <w:rPr>
                <w:b/>
                <w:bCs/>
              </w:rPr>
            </w:pPr>
            <w:r w:rsidRPr="007D7B67">
              <w:rPr>
                <w:rFonts w:cstheme="minorHAnsi"/>
                <w:b/>
                <w:bCs/>
              </w:rPr>
              <w:t>S/N</w:t>
            </w:r>
          </w:p>
        </w:tc>
        <w:tc>
          <w:tcPr>
            <w:tcW w:w="2248" w:type="dxa"/>
            <w:shd w:val="clear" w:color="auto" w:fill="E7E6E6" w:themeFill="background2"/>
          </w:tcPr>
          <w:p w14:paraId="663FF87A" w14:textId="77777777" w:rsidR="007D7B67" w:rsidRPr="007D7B67" w:rsidRDefault="007D7B67" w:rsidP="00FC312D">
            <w:pPr>
              <w:pStyle w:val="NoSpacing"/>
              <w:jc w:val="center"/>
              <w:rPr>
                <w:b/>
                <w:bCs/>
              </w:rPr>
            </w:pPr>
            <w:r w:rsidRPr="007D7B67">
              <w:rPr>
                <w:rFonts w:cstheme="minorHAnsi"/>
                <w:b/>
                <w:bCs/>
              </w:rPr>
              <w:t>Name</w:t>
            </w:r>
          </w:p>
        </w:tc>
        <w:tc>
          <w:tcPr>
            <w:tcW w:w="1701" w:type="dxa"/>
            <w:shd w:val="clear" w:color="auto" w:fill="E7E6E6" w:themeFill="background2"/>
          </w:tcPr>
          <w:p w14:paraId="3F2C591B" w14:textId="77777777" w:rsidR="007D7B67" w:rsidRPr="007D7B67" w:rsidRDefault="007D7B67" w:rsidP="00FC312D">
            <w:pPr>
              <w:pStyle w:val="TableHeading"/>
              <w:jc w:val="center"/>
              <w:rPr>
                <w:rFonts w:asciiTheme="minorHAnsi" w:hAnsiTheme="minorHAnsi" w:cstheme="minorHAnsi"/>
                <w:bCs/>
              </w:rPr>
            </w:pPr>
            <w:r w:rsidRPr="007D7B67">
              <w:rPr>
                <w:rFonts w:asciiTheme="minorHAnsi" w:hAnsiTheme="minorHAnsi" w:cstheme="minorHAnsi"/>
                <w:bCs/>
              </w:rPr>
              <w:t>Type</w:t>
            </w:r>
          </w:p>
          <w:p w14:paraId="23633328" w14:textId="77777777" w:rsidR="007D7B67" w:rsidRPr="007D7B67" w:rsidRDefault="007D7B67" w:rsidP="00FC312D">
            <w:pPr>
              <w:pStyle w:val="NoSpacing"/>
              <w:jc w:val="center"/>
              <w:rPr>
                <w:b/>
                <w:bCs/>
              </w:rPr>
            </w:pPr>
            <w:r w:rsidRPr="007D7B67">
              <w:rPr>
                <w:rFonts w:cstheme="minorHAnsi"/>
                <w:b/>
                <w:bCs/>
              </w:rPr>
              <w:t>(Max Length)</w:t>
            </w:r>
          </w:p>
        </w:tc>
        <w:tc>
          <w:tcPr>
            <w:tcW w:w="2147" w:type="dxa"/>
            <w:shd w:val="clear" w:color="auto" w:fill="E7E6E6" w:themeFill="background2"/>
          </w:tcPr>
          <w:p w14:paraId="2FAE50E9" w14:textId="77777777" w:rsidR="007D7B67" w:rsidRPr="007D7B67" w:rsidRDefault="007D7B67" w:rsidP="00FC312D">
            <w:pPr>
              <w:pStyle w:val="NoSpacing"/>
              <w:jc w:val="center"/>
              <w:rPr>
                <w:b/>
                <w:bCs/>
              </w:rPr>
            </w:pPr>
            <w:r w:rsidRPr="007D7B67">
              <w:rPr>
                <w:rFonts w:cstheme="minorHAnsi"/>
                <w:b/>
                <w:bCs/>
              </w:rPr>
              <w:t>Validation Rules</w:t>
            </w:r>
          </w:p>
        </w:tc>
        <w:tc>
          <w:tcPr>
            <w:tcW w:w="3685" w:type="dxa"/>
            <w:shd w:val="clear" w:color="auto" w:fill="E7E6E6" w:themeFill="background2"/>
          </w:tcPr>
          <w:p w14:paraId="4D62CA25" w14:textId="77777777" w:rsidR="007D7B67" w:rsidRPr="007D7B67" w:rsidRDefault="007D7B67" w:rsidP="00FC312D">
            <w:pPr>
              <w:pStyle w:val="NoSpacing"/>
              <w:jc w:val="center"/>
              <w:rPr>
                <w:rFonts w:cstheme="minorHAnsi"/>
                <w:b/>
                <w:bCs/>
              </w:rPr>
            </w:pPr>
            <w:r>
              <w:rPr>
                <w:rFonts w:cstheme="minorHAnsi"/>
                <w:b/>
                <w:bCs/>
              </w:rPr>
              <w:t>Remarks</w:t>
            </w:r>
          </w:p>
        </w:tc>
      </w:tr>
      <w:tr w:rsidR="00353E26" w:rsidRPr="007C7C7F" w14:paraId="6AAAF5C9" w14:textId="77777777" w:rsidTr="00FC312D">
        <w:tc>
          <w:tcPr>
            <w:tcW w:w="562" w:type="dxa"/>
          </w:tcPr>
          <w:p w14:paraId="6A0CC2B0" w14:textId="3BA40D31" w:rsidR="00353E26" w:rsidRDefault="00353E26" w:rsidP="00353E26">
            <w:pPr>
              <w:pStyle w:val="NoSpacing"/>
              <w:rPr>
                <w:rFonts w:cstheme="minorHAnsi"/>
              </w:rPr>
            </w:pPr>
            <w:r>
              <w:rPr>
                <w:rFonts w:cstheme="minorHAnsi"/>
              </w:rPr>
              <w:lastRenderedPageBreak/>
              <w:t>1</w:t>
            </w:r>
          </w:p>
        </w:tc>
        <w:tc>
          <w:tcPr>
            <w:tcW w:w="2248" w:type="dxa"/>
          </w:tcPr>
          <w:p w14:paraId="0695CE4E" w14:textId="3AFC72A0" w:rsidR="00353E26" w:rsidRDefault="00353E26" w:rsidP="00353E26">
            <w:pPr>
              <w:pStyle w:val="NoSpacing"/>
              <w:rPr>
                <w:rFonts w:cstheme="minorHAnsi"/>
              </w:rPr>
            </w:pPr>
            <w:r>
              <w:rPr>
                <w:rFonts w:cstheme="minorHAnsi"/>
              </w:rPr>
              <w:t>Year</w:t>
            </w:r>
          </w:p>
        </w:tc>
        <w:tc>
          <w:tcPr>
            <w:tcW w:w="1701" w:type="dxa"/>
          </w:tcPr>
          <w:p w14:paraId="3C183D2F" w14:textId="50F1C969" w:rsidR="00353E26" w:rsidRPr="002923FD" w:rsidRDefault="00353E26" w:rsidP="00353E26">
            <w:pPr>
              <w:pStyle w:val="NoSpacing"/>
              <w:rPr>
                <w:rFonts w:cstheme="minorHAnsi"/>
              </w:rPr>
            </w:pPr>
            <w:r w:rsidRPr="002923FD">
              <w:rPr>
                <w:rFonts w:cstheme="minorHAnsi"/>
              </w:rPr>
              <w:t>Multiselect Dropdown</w:t>
            </w:r>
          </w:p>
        </w:tc>
        <w:tc>
          <w:tcPr>
            <w:tcW w:w="2147" w:type="dxa"/>
          </w:tcPr>
          <w:p w14:paraId="08F00C6B" w14:textId="77777777" w:rsidR="00353E26" w:rsidRPr="00901608" w:rsidRDefault="00353E26" w:rsidP="00353E26">
            <w:pPr>
              <w:pStyle w:val="NoSpacing"/>
            </w:pPr>
          </w:p>
        </w:tc>
        <w:tc>
          <w:tcPr>
            <w:tcW w:w="3685" w:type="dxa"/>
          </w:tcPr>
          <w:p w14:paraId="0FA72579" w14:textId="77777777" w:rsidR="00353E26" w:rsidRDefault="00353E26" w:rsidP="00353E26">
            <w:pPr>
              <w:pStyle w:val="NoSpacing"/>
            </w:pPr>
            <w:r>
              <w:t xml:space="preserve">To filter for Issuance Calendar years. </w:t>
            </w:r>
          </w:p>
          <w:p w14:paraId="7C191E43" w14:textId="4AB5DDE2" w:rsidR="00353E26" w:rsidRDefault="00353E26" w:rsidP="00353E26">
            <w:pPr>
              <w:pStyle w:val="NoSpacing"/>
            </w:pPr>
            <w:r>
              <w:t xml:space="preserve">Options available are the 4-digit value of the years of the existing Issuance Calendars in OMEGA.  </w:t>
            </w:r>
          </w:p>
        </w:tc>
      </w:tr>
    </w:tbl>
    <w:p w14:paraId="563E0961" w14:textId="350BB9DB" w:rsidR="00C96648" w:rsidRPr="00C96648" w:rsidRDefault="00BB1777" w:rsidP="003E5E4B">
      <w:pPr>
        <w:pStyle w:val="Caption"/>
      </w:pPr>
      <w:r>
        <w:t xml:space="preserve">Table </w:t>
      </w:r>
      <w:r>
        <w:fldChar w:fldCharType="begin"/>
      </w:r>
      <w:r>
        <w:instrText xml:space="preserve"> SEQ Table \* ARABIC </w:instrText>
      </w:r>
      <w:r>
        <w:fldChar w:fldCharType="separate"/>
      </w:r>
      <w:r w:rsidR="001108F9">
        <w:rPr>
          <w:noProof/>
        </w:rPr>
        <w:t>4</w:t>
      </w:r>
      <w:r>
        <w:fldChar w:fldCharType="end"/>
      </w:r>
      <w:r>
        <w:t xml:space="preserve">: </w:t>
      </w:r>
      <w:r w:rsidR="007D7B67">
        <w:t>Data Table Action Bar Screen Elements</w:t>
      </w:r>
    </w:p>
    <w:p w14:paraId="5BE1C98E" w14:textId="1FDAC8D0" w:rsidR="007D7B67" w:rsidRPr="007D7B67" w:rsidRDefault="007D7B67" w:rsidP="006162CB">
      <w:pPr>
        <w:pStyle w:val="Heading4"/>
      </w:pPr>
      <w:r>
        <w:t>Data Table</w:t>
      </w:r>
    </w:p>
    <w:tbl>
      <w:tblPr>
        <w:tblStyle w:val="TableGrid"/>
        <w:tblW w:w="0" w:type="auto"/>
        <w:tblLook w:val="04A0" w:firstRow="1" w:lastRow="0" w:firstColumn="1" w:lastColumn="0" w:noHBand="0" w:noVBand="1"/>
      </w:tblPr>
      <w:tblGrid>
        <w:gridCol w:w="562"/>
        <w:gridCol w:w="2248"/>
        <w:gridCol w:w="1701"/>
        <w:gridCol w:w="2147"/>
        <w:gridCol w:w="3685"/>
      </w:tblGrid>
      <w:tr w:rsidR="007D7B67" w:rsidRPr="007C7C7F" w14:paraId="6AAE3810" w14:textId="77777777" w:rsidTr="00FC312D">
        <w:tc>
          <w:tcPr>
            <w:tcW w:w="562" w:type="dxa"/>
            <w:shd w:val="clear" w:color="auto" w:fill="E7E6E6" w:themeFill="background2"/>
          </w:tcPr>
          <w:p w14:paraId="1FAB52FE" w14:textId="77777777" w:rsidR="007D7B67" w:rsidRPr="007D7B67" w:rsidRDefault="007D7B67" w:rsidP="00FC312D">
            <w:pPr>
              <w:pStyle w:val="NoSpacing"/>
              <w:jc w:val="center"/>
              <w:rPr>
                <w:b/>
                <w:bCs/>
              </w:rPr>
            </w:pPr>
            <w:r w:rsidRPr="007D7B67">
              <w:rPr>
                <w:rFonts w:cstheme="minorHAnsi"/>
                <w:b/>
                <w:bCs/>
              </w:rPr>
              <w:t>S/N</w:t>
            </w:r>
          </w:p>
        </w:tc>
        <w:tc>
          <w:tcPr>
            <w:tcW w:w="2248" w:type="dxa"/>
            <w:shd w:val="clear" w:color="auto" w:fill="E7E6E6" w:themeFill="background2"/>
          </w:tcPr>
          <w:p w14:paraId="0A9B9984" w14:textId="66063785" w:rsidR="007D7B67" w:rsidRPr="007D7B67" w:rsidRDefault="007D7B67" w:rsidP="00FC312D">
            <w:pPr>
              <w:pStyle w:val="NoSpacing"/>
              <w:jc w:val="center"/>
              <w:rPr>
                <w:b/>
                <w:bCs/>
              </w:rPr>
            </w:pPr>
            <w:r w:rsidRPr="007D7B67">
              <w:rPr>
                <w:rFonts w:cstheme="minorHAnsi"/>
                <w:b/>
                <w:bCs/>
              </w:rPr>
              <w:t>Name</w:t>
            </w:r>
          </w:p>
        </w:tc>
        <w:tc>
          <w:tcPr>
            <w:tcW w:w="1701" w:type="dxa"/>
            <w:shd w:val="clear" w:color="auto" w:fill="E7E6E6" w:themeFill="background2"/>
          </w:tcPr>
          <w:p w14:paraId="0E5D1C1F" w14:textId="77777777" w:rsidR="007D7B67" w:rsidRPr="007D7B67" w:rsidRDefault="007D7B67" w:rsidP="00FC312D">
            <w:pPr>
              <w:pStyle w:val="TableHeading"/>
              <w:jc w:val="center"/>
              <w:rPr>
                <w:rFonts w:asciiTheme="minorHAnsi" w:hAnsiTheme="minorHAnsi" w:cstheme="minorHAnsi"/>
                <w:bCs/>
              </w:rPr>
            </w:pPr>
            <w:r w:rsidRPr="007D7B67">
              <w:rPr>
                <w:rFonts w:asciiTheme="minorHAnsi" w:hAnsiTheme="minorHAnsi" w:cstheme="minorHAnsi"/>
                <w:bCs/>
              </w:rPr>
              <w:t>Type</w:t>
            </w:r>
          </w:p>
          <w:p w14:paraId="250C8976" w14:textId="77777777" w:rsidR="007D7B67" w:rsidRPr="007D7B67" w:rsidRDefault="007D7B67" w:rsidP="00FC312D">
            <w:pPr>
              <w:pStyle w:val="NoSpacing"/>
              <w:jc w:val="center"/>
              <w:rPr>
                <w:b/>
                <w:bCs/>
              </w:rPr>
            </w:pPr>
            <w:r w:rsidRPr="007D7B67">
              <w:rPr>
                <w:rFonts w:cstheme="minorHAnsi"/>
                <w:b/>
                <w:bCs/>
              </w:rPr>
              <w:t>(Max Length)</w:t>
            </w:r>
          </w:p>
        </w:tc>
        <w:tc>
          <w:tcPr>
            <w:tcW w:w="2147" w:type="dxa"/>
            <w:shd w:val="clear" w:color="auto" w:fill="E7E6E6" w:themeFill="background2"/>
          </w:tcPr>
          <w:p w14:paraId="6D02302F" w14:textId="77777777" w:rsidR="007D7B67" w:rsidRPr="007D7B67" w:rsidRDefault="007D7B67" w:rsidP="00FC312D">
            <w:pPr>
              <w:pStyle w:val="NoSpacing"/>
              <w:jc w:val="center"/>
              <w:rPr>
                <w:b/>
                <w:bCs/>
              </w:rPr>
            </w:pPr>
            <w:r w:rsidRPr="007D7B67">
              <w:rPr>
                <w:rFonts w:cstheme="minorHAnsi"/>
                <w:b/>
                <w:bCs/>
              </w:rPr>
              <w:t>Validation Rules</w:t>
            </w:r>
          </w:p>
        </w:tc>
        <w:tc>
          <w:tcPr>
            <w:tcW w:w="3685" w:type="dxa"/>
            <w:shd w:val="clear" w:color="auto" w:fill="E7E6E6" w:themeFill="background2"/>
          </w:tcPr>
          <w:p w14:paraId="07FF5D62" w14:textId="77777777" w:rsidR="007D7B67" w:rsidRPr="007D7B67" w:rsidRDefault="007D7B67" w:rsidP="00FC312D">
            <w:pPr>
              <w:pStyle w:val="NoSpacing"/>
              <w:jc w:val="center"/>
              <w:rPr>
                <w:rFonts w:cstheme="minorHAnsi"/>
                <w:b/>
                <w:bCs/>
              </w:rPr>
            </w:pPr>
            <w:r>
              <w:rPr>
                <w:rFonts w:cstheme="minorHAnsi"/>
                <w:b/>
                <w:bCs/>
              </w:rPr>
              <w:t>Remarks</w:t>
            </w:r>
          </w:p>
        </w:tc>
      </w:tr>
      <w:tr w:rsidR="00DD7DEC" w:rsidRPr="007C7C7F" w14:paraId="7A6C5315" w14:textId="77777777" w:rsidTr="00FC312D">
        <w:tc>
          <w:tcPr>
            <w:tcW w:w="562" w:type="dxa"/>
          </w:tcPr>
          <w:p w14:paraId="7AF4F766" w14:textId="28BC438B" w:rsidR="00DD7DEC" w:rsidRDefault="00DD7DEC" w:rsidP="007D7B67">
            <w:pPr>
              <w:pStyle w:val="NoSpacing"/>
              <w:rPr>
                <w:rFonts w:cstheme="minorHAnsi"/>
              </w:rPr>
            </w:pPr>
            <w:r>
              <w:rPr>
                <w:rFonts w:cstheme="minorHAnsi"/>
              </w:rPr>
              <w:t>1</w:t>
            </w:r>
          </w:p>
        </w:tc>
        <w:tc>
          <w:tcPr>
            <w:tcW w:w="2248" w:type="dxa"/>
          </w:tcPr>
          <w:p w14:paraId="22C40F20" w14:textId="55F933E9" w:rsidR="00DD7DEC" w:rsidRDefault="00DD7DEC" w:rsidP="007D7B67">
            <w:pPr>
              <w:pStyle w:val="NoSpacing"/>
            </w:pPr>
            <w:r>
              <w:t>Year / serial</w:t>
            </w:r>
          </w:p>
        </w:tc>
        <w:tc>
          <w:tcPr>
            <w:tcW w:w="1701" w:type="dxa"/>
          </w:tcPr>
          <w:p w14:paraId="5684F6E5" w14:textId="1DF54249" w:rsidR="00DD7DEC" w:rsidRPr="004B75A3" w:rsidRDefault="00DD7DEC" w:rsidP="007D7B67">
            <w:pPr>
              <w:pStyle w:val="NoSpacing"/>
            </w:pPr>
            <w:r w:rsidRPr="004B75A3">
              <w:t>Label (with hyperlink)</w:t>
            </w:r>
          </w:p>
        </w:tc>
        <w:tc>
          <w:tcPr>
            <w:tcW w:w="2147" w:type="dxa"/>
          </w:tcPr>
          <w:p w14:paraId="460098D7" w14:textId="77777777" w:rsidR="00DD7DEC" w:rsidRPr="00901608" w:rsidRDefault="00DD7DEC" w:rsidP="007D7B67">
            <w:pPr>
              <w:pStyle w:val="NoSpacing"/>
            </w:pPr>
          </w:p>
        </w:tc>
        <w:tc>
          <w:tcPr>
            <w:tcW w:w="3685" w:type="dxa"/>
          </w:tcPr>
          <w:p w14:paraId="1FF44E4B" w14:textId="692A1293" w:rsidR="00DD7DEC" w:rsidRDefault="00DD7DEC" w:rsidP="007D7B67">
            <w:pPr>
              <w:pStyle w:val="NoSpacing"/>
            </w:pPr>
            <w:r>
              <w:t>Clicking on the hyperlink navigates the user to the Syndication Details Page based on the year and serial no.</w:t>
            </w:r>
          </w:p>
        </w:tc>
      </w:tr>
      <w:tr w:rsidR="007D7B67" w:rsidRPr="007C7C7F" w14:paraId="66BA10BE" w14:textId="77777777" w:rsidTr="00FC312D">
        <w:tc>
          <w:tcPr>
            <w:tcW w:w="562" w:type="dxa"/>
          </w:tcPr>
          <w:p w14:paraId="38A9B83F" w14:textId="4B82A558" w:rsidR="007D7B67" w:rsidRPr="007C7C7F" w:rsidRDefault="00DD7DEC" w:rsidP="007D7B67">
            <w:pPr>
              <w:pStyle w:val="NoSpacing"/>
            </w:pPr>
            <w:r>
              <w:t>2</w:t>
            </w:r>
          </w:p>
        </w:tc>
        <w:tc>
          <w:tcPr>
            <w:tcW w:w="2248" w:type="dxa"/>
          </w:tcPr>
          <w:p w14:paraId="620E1B15" w14:textId="5E0F7414" w:rsidR="007D7B67" w:rsidRPr="007C7C7F" w:rsidRDefault="00985209" w:rsidP="007D7B67">
            <w:pPr>
              <w:pStyle w:val="NoSpacing"/>
            </w:pPr>
            <w:r>
              <w:t>Issue code</w:t>
            </w:r>
          </w:p>
        </w:tc>
        <w:tc>
          <w:tcPr>
            <w:tcW w:w="1701" w:type="dxa"/>
          </w:tcPr>
          <w:p w14:paraId="5231D86F" w14:textId="0E178C37" w:rsidR="007D7B67" w:rsidRPr="00901608" w:rsidRDefault="007D7B67" w:rsidP="007D7B67">
            <w:pPr>
              <w:pStyle w:val="NoSpacing"/>
            </w:pPr>
            <w:r w:rsidRPr="004B75A3">
              <w:t>Label</w:t>
            </w:r>
          </w:p>
        </w:tc>
        <w:tc>
          <w:tcPr>
            <w:tcW w:w="2147" w:type="dxa"/>
          </w:tcPr>
          <w:p w14:paraId="5D48F210" w14:textId="77777777" w:rsidR="007D7B67" w:rsidRPr="00901608" w:rsidRDefault="007D7B67" w:rsidP="007D7B67">
            <w:pPr>
              <w:pStyle w:val="NoSpacing"/>
            </w:pPr>
          </w:p>
        </w:tc>
        <w:tc>
          <w:tcPr>
            <w:tcW w:w="3685" w:type="dxa"/>
          </w:tcPr>
          <w:p w14:paraId="1835E5B5" w14:textId="2F2A35EA" w:rsidR="007D7B67" w:rsidRPr="00901608" w:rsidRDefault="00DD7DEC" w:rsidP="007D7B67">
            <w:pPr>
              <w:pStyle w:val="NoSpacing"/>
            </w:pPr>
            <w:r>
              <w:t>Will be “-“ if there is no value for issue code.</w:t>
            </w:r>
          </w:p>
        </w:tc>
      </w:tr>
      <w:tr w:rsidR="00F70B95" w:rsidRPr="007C7C7F" w14:paraId="78379DA2" w14:textId="77777777" w:rsidTr="00FC312D">
        <w:tc>
          <w:tcPr>
            <w:tcW w:w="562" w:type="dxa"/>
          </w:tcPr>
          <w:p w14:paraId="537A1823" w14:textId="77777777" w:rsidR="00F70B95" w:rsidRDefault="00F70B95" w:rsidP="00F70B95">
            <w:pPr>
              <w:pStyle w:val="NoSpacing"/>
              <w:rPr>
                <w:rFonts w:cstheme="minorHAnsi"/>
              </w:rPr>
            </w:pPr>
            <w:r>
              <w:rPr>
                <w:rFonts w:cstheme="minorHAnsi"/>
              </w:rPr>
              <w:t>3</w:t>
            </w:r>
          </w:p>
        </w:tc>
        <w:tc>
          <w:tcPr>
            <w:tcW w:w="2248" w:type="dxa"/>
          </w:tcPr>
          <w:p w14:paraId="0DFCCCBC" w14:textId="5B9EE3C2" w:rsidR="00F70B95" w:rsidRDefault="00985209" w:rsidP="00F70B95">
            <w:pPr>
              <w:pStyle w:val="NoSpacing"/>
              <w:rPr>
                <w:rFonts w:cstheme="minorHAnsi"/>
              </w:rPr>
            </w:pPr>
            <w:r>
              <w:rPr>
                <w:rFonts w:cstheme="minorHAnsi"/>
              </w:rPr>
              <w:t>Tenor</w:t>
            </w:r>
          </w:p>
        </w:tc>
        <w:tc>
          <w:tcPr>
            <w:tcW w:w="1701" w:type="dxa"/>
          </w:tcPr>
          <w:p w14:paraId="36470FDB" w14:textId="3403A81F" w:rsidR="00F70B95" w:rsidRPr="002923FD" w:rsidRDefault="00F70B95" w:rsidP="00F70B95">
            <w:pPr>
              <w:pStyle w:val="NoSpacing"/>
              <w:rPr>
                <w:rFonts w:cstheme="minorHAnsi"/>
              </w:rPr>
            </w:pPr>
            <w:r w:rsidRPr="00BE0D71">
              <w:t>Label</w:t>
            </w:r>
          </w:p>
        </w:tc>
        <w:tc>
          <w:tcPr>
            <w:tcW w:w="2147" w:type="dxa"/>
          </w:tcPr>
          <w:p w14:paraId="5F3809F1" w14:textId="77777777" w:rsidR="00F70B95" w:rsidRPr="00901608" w:rsidRDefault="00F70B95" w:rsidP="00F70B95">
            <w:pPr>
              <w:pStyle w:val="NoSpacing"/>
            </w:pPr>
          </w:p>
        </w:tc>
        <w:tc>
          <w:tcPr>
            <w:tcW w:w="3685" w:type="dxa"/>
          </w:tcPr>
          <w:p w14:paraId="28A552C9" w14:textId="77777777" w:rsidR="00F70B95" w:rsidRDefault="008F5EF9" w:rsidP="008F5EF9">
            <w:pPr>
              <w:pStyle w:val="NoSpacing"/>
            </w:pPr>
            <w:r>
              <w:t xml:space="preserve">For SGS bonds, add </w:t>
            </w:r>
            <w:r w:rsidRPr="00FB2B1D">
              <w:t>“(BM)” or</w:t>
            </w:r>
            <w:r>
              <w:t xml:space="preserve"> “(Non-BM)” depending on whether the Benchmark </w:t>
            </w:r>
            <w:r w:rsidR="0093105A">
              <w:t>field value</w:t>
            </w:r>
            <w:r>
              <w:t xml:space="preserve"> is “Yes”</w:t>
            </w:r>
            <w:r w:rsidR="0093105A">
              <w:t xml:space="preserve"> or “No”</w:t>
            </w:r>
            <w:r>
              <w:t>.</w:t>
            </w:r>
          </w:p>
          <w:p w14:paraId="62DDF61D" w14:textId="005DFCAA" w:rsidR="00DD7DEC" w:rsidRPr="00901608" w:rsidRDefault="00DD7DEC" w:rsidP="008F5EF9">
            <w:pPr>
              <w:pStyle w:val="NoSpacing"/>
            </w:pPr>
            <w:r>
              <w:t>Will be “-“ if there is no value for Tenor.</w:t>
            </w:r>
          </w:p>
        </w:tc>
      </w:tr>
      <w:tr w:rsidR="00B8721F" w:rsidRPr="007C7C7F" w14:paraId="43765505" w14:textId="77777777" w:rsidTr="00FC312D">
        <w:tc>
          <w:tcPr>
            <w:tcW w:w="562" w:type="dxa"/>
          </w:tcPr>
          <w:p w14:paraId="637BB656" w14:textId="2716FB4C" w:rsidR="00B8721F" w:rsidRDefault="00B8721F" w:rsidP="00B8721F">
            <w:pPr>
              <w:pStyle w:val="NoSpacing"/>
              <w:rPr>
                <w:rFonts w:cstheme="minorHAnsi"/>
              </w:rPr>
            </w:pPr>
            <w:r>
              <w:rPr>
                <w:rFonts w:cstheme="minorHAnsi"/>
              </w:rPr>
              <w:t>4</w:t>
            </w:r>
          </w:p>
        </w:tc>
        <w:tc>
          <w:tcPr>
            <w:tcW w:w="2248" w:type="dxa"/>
          </w:tcPr>
          <w:p w14:paraId="1C0EEF04" w14:textId="153AA26D" w:rsidR="00B8721F" w:rsidRDefault="00DD7DEC" w:rsidP="00B8721F">
            <w:pPr>
              <w:pStyle w:val="NoSpacing"/>
              <w:rPr>
                <w:rFonts w:cstheme="minorHAnsi"/>
              </w:rPr>
            </w:pPr>
            <w:r>
              <w:rPr>
                <w:rFonts w:cstheme="minorHAnsi"/>
              </w:rPr>
              <w:t>New / reopen</w:t>
            </w:r>
          </w:p>
        </w:tc>
        <w:tc>
          <w:tcPr>
            <w:tcW w:w="1701" w:type="dxa"/>
          </w:tcPr>
          <w:p w14:paraId="03F42F5E" w14:textId="73F9FA1E" w:rsidR="00B8721F" w:rsidRPr="00BE0D71" w:rsidRDefault="00B8721F" w:rsidP="00B8721F">
            <w:pPr>
              <w:pStyle w:val="NoSpacing"/>
            </w:pPr>
            <w:r w:rsidRPr="00BE0D71">
              <w:t>Label</w:t>
            </w:r>
          </w:p>
        </w:tc>
        <w:tc>
          <w:tcPr>
            <w:tcW w:w="2147" w:type="dxa"/>
          </w:tcPr>
          <w:p w14:paraId="49C9E47E" w14:textId="77777777" w:rsidR="00B8721F" w:rsidRPr="00901608" w:rsidRDefault="00B8721F" w:rsidP="00B8721F">
            <w:pPr>
              <w:pStyle w:val="NoSpacing"/>
            </w:pPr>
          </w:p>
        </w:tc>
        <w:tc>
          <w:tcPr>
            <w:tcW w:w="3685" w:type="dxa"/>
          </w:tcPr>
          <w:p w14:paraId="614F8A37" w14:textId="4E61399E" w:rsidR="00B8721F" w:rsidRPr="00901608" w:rsidRDefault="00DD7DEC" w:rsidP="00B8721F">
            <w:pPr>
              <w:pStyle w:val="NoSpacing"/>
            </w:pPr>
            <w:r>
              <w:t>Will be “-“ if there is no value for New / reopen</w:t>
            </w:r>
            <w:r w:rsidR="008C047D">
              <w:t>.</w:t>
            </w:r>
          </w:p>
        </w:tc>
      </w:tr>
      <w:tr w:rsidR="00B8721F" w:rsidRPr="007C7C7F" w14:paraId="7F76CD24" w14:textId="77777777" w:rsidTr="00FC312D">
        <w:tc>
          <w:tcPr>
            <w:tcW w:w="562" w:type="dxa"/>
          </w:tcPr>
          <w:p w14:paraId="39DFC5E6" w14:textId="37B3639C" w:rsidR="00B8721F" w:rsidRDefault="00B8721F" w:rsidP="00B8721F">
            <w:pPr>
              <w:pStyle w:val="NoSpacing"/>
              <w:rPr>
                <w:rFonts w:cstheme="minorHAnsi"/>
              </w:rPr>
            </w:pPr>
            <w:r>
              <w:rPr>
                <w:rFonts w:cstheme="minorHAnsi"/>
              </w:rPr>
              <w:t>5</w:t>
            </w:r>
          </w:p>
        </w:tc>
        <w:tc>
          <w:tcPr>
            <w:tcW w:w="2248" w:type="dxa"/>
          </w:tcPr>
          <w:p w14:paraId="58B7CCAA" w14:textId="4D86330F" w:rsidR="00B8721F" w:rsidRDefault="00DD7DEC" w:rsidP="00B8721F">
            <w:pPr>
              <w:pStyle w:val="NoSpacing"/>
              <w:rPr>
                <w:rFonts w:cstheme="minorHAnsi"/>
              </w:rPr>
            </w:pPr>
            <w:r>
              <w:rPr>
                <w:rFonts w:cstheme="minorHAnsi"/>
              </w:rPr>
              <w:t>SGS type</w:t>
            </w:r>
          </w:p>
        </w:tc>
        <w:tc>
          <w:tcPr>
            <w:tcW w:w="1701" w:type="dxa"/>
          </w:tcPr>
          <w:p w14:paraId="1E3373DF" w14:textId="57FD4290" w:rsidR="00B8721F" w:rsidRPr="00BE0D71" w:rsidRDefault="00B8721F" w:rsidP="00B8721F">
            <w:pPr>
              <w:pStyle w:val="NoSpacing"/>
            </w:pPr>
            <w:r w:rsidRPr="00BE0D71">
              <w:t>Label</w:t>
            </w:r>
          </w:p>
        </w:tc>
        <w:tc>
          <w:tcPr>
            <w:tcW w:w="2147" w:type="dxa"/>
          </w:tcPr>
          <w:p w14:paraId="36F0EAE2" w14:textId="77777777" w:rsidR="00B8721F" w:rsidRPr="00901608" w:rsidRDefault="00B8721F" w:rsidP="00B8721F">
            <w:pPr>
              <w:pStyle w:val="NoSpacing"/>
            </w:pPr>
          </w:p>
        </w:tc>
        <w:tc>
          <w:tcPr>
            <w:tcW w:w="3685" w:type="dxa"/>
          </w:tcPr>
          <w:p w14:paraId="536FB4C5" w14:textId="4ADE549F" w:rsidR="00B8721F" w:rsidRPr="00901608" w:rsidRDefault="008C047D" w:rsidP="00B8721F">
            <w:pPr>
              <w:pStyle w:val="NoSpacing"/>
            </w:pPr>
            <w:r>
              <w:t>Will be “-“ if there is no value for SGS type.</w:t>
            </w:r>
          </w:p>
        </w:tc>
      </w:tr>
      <w:tr w:rsidR="00B8721F" w:rsidRPr="007C7C7F" w14:paraId="020116DD" w14:textId="77777777" w:rsidTr="00FC312D">
        <w:tc>
          <w:tcPr>
            <w:tcW w:w="562" w:type="dxa"/>
          </w:tcPr>
          <w:p w14:paraId="3067D454" w14:textId="780118B5" w:rsidR="00B8721F" w:rsidRDefault="00B8721F" w:rsidP="00B8721F">
            <w:pPr>
              <w:pStyle w:val="NoSpacing"/>
              <w:rPr>
                <w:rFonts w:cstheme="minorHAnsi"/>
              </w:rPr>
            </w:pPr>
            <w:r>
              <w:rPr>
                <w:rFonts w:cstheme="minorHAnsi"/>
              </w:rPr>
              <w:t>6</w:t>
            </w:r>
          </w:p>
        </w:tc>
        <w:tc>
          <w:tcPr>
            <w:tcW w:w="2248" w:type="dxa"/>
          </w:tcPr>
          <w:p w14:paraId="1A497794" w14:textId="789D7B30" w:rsidR="00B8721F" w:rsidRPr="002923FD" w:rsidRDefault="008C047D" w:rsidP="00B8721F">
            <w:pPr>
              <w:pStyle w:val="NoSpacing"/>
              <w:rPr>
                <w:rFonts w:cstheme="minorHAnsi"/>
                <w:color w:val="000000"/>
              </w:rPr>
            </w:pPr>
            <w:r>
              <w:rPr>
                <w:rFonts w:cstheme="minorHAnsi"/>
                <w:color w:val="000000"/>
              </w:rPr>
              <w:t>Pricing</w:t>
            </w:r>
            <w:r w:rsidR="00B8721F">
              <w:rPr>
                <w:rFonts w:cstheme="minorHAnsi"/>
                <w:color w:val="000000"/>
              </w:rPr>
              <w:t xml:space="preserve"> date</w:t>
            </w:r>
          </w:p>
        </w:tc>
        <w:tc>
          <w:tcPr>
            <w:tcW w:w="1701" w:type="dxa"/>
          </w:tcPr>
          <w:p w14:paraId="0F7D332C" w14:textId="29EF7D48" w:rsidR="00B8721F" w:rsidRPr="002923FD" w:rsidRDefault="00B8721F" w:rsidP="00B8721F">
            <w:pPr>
              <w:pStyle w:val="NoSpacing"/>
              <w:rPr>
                <w:rFonts w:cstheme="minorHAnsi"/>
                <w:color w:val="000000"/>
              </w:rPr>
            </w:pPr>
            <w:r w:rsidRPr="00BE0D71">
              <w:t>Label</w:t>
            </w:r>
          </w:p>
        </w:tc>
        <w:tc>
          <w:tcPr>
            <w:tcW w:w="2147" w:type="dxa"/>
          </w:tcPr>
          <w:p w14:paraId="5120E09F" w14:textId="77777777" w:rsidR="00B8721F" w:rsidRPr="00901608" w:rsidRDefault="00B8721F" w:rsidP="00B8721F">
            <w:pPr>
              <w:pStyle w:val="NoSpacing"/>
            </w:pPr>
          </w:p>
        </w:tc>
        <w:tc>
          <w:tcPr>
            <w:tcW w:w="3685" w:type="dxa"/>
          </w:tcPr>
          <w:p w14:paraId="75561218" w14:textId="07A4730C" w:rsidR="00B8721F" w:rsidRDefault="008C047D" w:rsidP="00B8721F">
            <w:pPr>
              <w:pStyle w:val="NoSpacing"/>
            </w:pPr>
            <w:r>
              <w:t>Will be “-“ if there is no value for Pricing date.</w:t>
            </w:r>
          </w:p>
        </w:tc>
      </w:tr>
      <w:tr w:rsidR="00B8721F" w:rsidRPr="007C7C7F" w14:paraId="53F86B1F" w14:textId="77777777" w:rsidTr="00FC312D">
        <w:tc>
          <w:tcPr>
            <w:tcW w:w="562" w:type="dxa"/>
          </w:tcPr>
          <w:p w14:paraId="1F7B5CB1" w14:textId="5D1DCB11" w:rsidR="00B8721F" w:rsidRDefault="00B8721F" w:rsidP="00B8721F">
            <w:pPr>
              <w:pStyle w:val="NoSpacing"/>
              <w:rPr>
                <w:rFonts w:cstheme="minorHAnsi"/>
              </w:rPr>
            </w:pPr>
            <w:r>
              <w:rPr>
                <w:rFonts w:cstheme="minorHAnsi"/>
              </w:rPr>
              <w:t>7</w:t>
            </w:r>
          </w:p>
        </w:tc>
        <w:tc>
          <w:tcPr>
            <w:tcW w:w="2248" w:type="dxa"/>
          </w:tcPr>
          <w:p w14:paraId="5A9FBC1B" w14:textId="2DD06BB7" w:rsidR="00B8721F" w:rsidRPr="002923FD" w:rsidRDefault="008C047D" w:rsidP="00B8721F">
            <w:pPr>
              <w:pStyle w:val="NoSpacing"/>
              <w:rPr>
                <w:rFonts w:cstheme="minorHAnsi"/>
                <w:color w:val="000000"/>
              </w:rPr>
            </w:pPr>
            <w:r>
              <w:rPr>
                <w:rFonts w:cstheme="minorHAnsi"/>
              </w:rPr>
              <w:t>Public offer period</w:t>
            </w:r>
          </w:p>
        </w:tc>
        <w:tc>
          <w:tcPr>
            <w:tcW w:w="1701" w:type="dxa"/>
          </w:tcPr>
          <w:p w14:paraId="3D002E6D" w14:textId="22CB488F" w:rsidR="00B8721F" w:rsidRPr="002923FD" w:rsidRDefault="00B8721F" w:rsidP="00B8721F">
            <w:pPr>
              <w:pStyle w:val="NoSpacing"/>
              <w:rPr>
                <w:rFonts w:cstheme="minorHAnsi"/>
                <w:color w:val="000000"/>
              </w:rPr>
            </w:pPr>
            <w:r w:rsidRPr="00BE0D71">
              <w:t>Label</w:t>
            </w:r>
          </w:p>
        </w:tc>
        <w:tc>
          <w:tcPr>
            <w:tcW w:w="2147" w:type="dxa"/>
          </w:tcPr>
          <w:p w14:paraId="4B01E48A" w14:textId="77777777" w:rsidR="00B8721F" w:rsidRPr="00901608" w:rsidRDefault="00B8721F" w:rsidP="00B8721F">
            <w:pPr>
              <w:pStyle w:val="NoSpacing"/>
            </w:pPr>
          </w:p>
        </w:tc>
        <w:tc>
          <w:tcPr>
            <w:tcW w:w="3685" w:type="dxa"/>
          </w:tcPr>
          <w:p w14:paraId="22A94CEA" w14:textId="40E8CDFB" w:rsidR="00B8721F" w:rsidRDefault="008C047D" w:rsidP="00B8721F">
            <w:pPr>
              <w:pStyle w:val="NoSpacing"/>
            </w:pPr>
            <w:r>
              <w:t>Will be “-“ if there is no value for Public offer period.</w:t>
            </w:r>
          </w:p>
        </w:tc>
      </w:tr>
      <w:tr w:rsidR="008C047D" w:rsidRPr="007C7C7F" w14:paraId="519F5B1C" w14:textId="77777777" w:rsidTr="00FC312D">
        <w:tc>
          <w:tcPr>
            <w:tcW w:w="562" w:type="dxa"/>
          </w:tcPr>
          <w:p w14:paraId="1264EC6B" w14:textId="02EC44C9" w:rsidR="008C047D" w:rsidRDefault="008C047D" w:rsidP="00B8721F">
            <w:pPr>
              <w:pStyle w:val="NoSpacing"/>
              <w:rPr>
                <w:rFonts w:cstheme="minorHAnsi"/>
              </w:rPr>
            </w:pPr>
            <w:r>
              <w:rPr>
                <w:rFonts w:cstheme="minorHAnsi"/>
              </w:rPr>
              <w:t>8</w:t>
            </w:r>
          </w:p>
        </w:tc>
        <w:tc>
          <w:tcPr>
            <w:tcW w:w="2248" w:type="dxa"/>
          </w:tcPr>
          <w:p w14:paraId="44CE87EF" w14:textId="55FB774C" w:rsidR="008C047D" w:rsidRPr="002923FD" w:rsidRDefault="008C047D" w:rsidP="00B8721F">
            <w:pPr>
              <w:pStyle w:val="NoSpacing"/>
              <w:rPr>
                <w:rFonts w:cstheme="minorHAnsi"/>
              </w:rPr>
            </w:pPr>
            <w:commentRangeStart w:id="95"/>
            <w:r>
              <w:rPr>
                <w:rFonts w:cstheme="minorHAnsi"/>
              </w:rPr>
              <w:t xml:space="preserve">Issue date </w:t>
            </w:r>
            <w:commentRangeEnd w:id="95"/>
            <w:r w:rsidR="00ED4253">
              <w:rPr>
                <w:rStyle w:val="CommentReference"/>
              </w:rPr>
              <w:commentReference w:id="95"/>
            </w:r>
          </w:p>
        </w:tc>
        <w:tc>
          <w:tcPr>
            <w:tcW w:w="1701" w:type="dxa"/>
          </w:tcPr>
          <w:p w14:paraId="4241A51B" w14:textId="2D862AEA" w:rsidR="008C047D" w:rsidRPr="00BE0D71" w:rsidRDefault="008C047D" w:rsidP="00B8721F">
            <w:pPr>
              <w:pStyle w:val="NoSpacing"/>
            </w:pPr>
            <w:r>
              <w:t>Label</w:t>
            </w:r>
          </w:p>
        </w:tc>
        <w:tc>
          <w:tcPr>
            <w:tcW w:w="2147" w:type="dxa"/>
          </w:tcPr>
          <w:p w14:paraId="6B67C902" w14:textId="77777777" w:rsidR="008C047D" w:rsidRPr="00901608" w:rsidRDefault="008C047D" w:rsidP="00B8721F">
            <w:pPr>
              <w:pStyle w:val="NoSpacing"/>
            </w:pPr>
          </w:p>
        </w:tc>
        <w:tc>
          <w:tcPr>
            <w:tcW w:w="3685" w:type="dxa"/>
          </w:tcPr>
          <w:p w14:paraId="07974785" w14:textId="21D86402" w:rsidR="008C047D" w:rsidRDefault="008C047D" w:rsidP="00B8721F">
            <w:pPr>
              <w:pStyle w:val="NoSpacing"/>
            </w:pPr>
            <w:r>
              <w:t>Will be “-“ if there is no value for Issue date.</w:t>
            </w:r>
          </w:p>
        </w:tc>
      </w:tr>
      <w:tr w:rsidR="008C047D" w:rsidRPr="007C7C7F" w14:paraId="02F660B6" w14:textId="77777777" w:rsidTr="00FC312D">
        <w:tc>
          <w:tcPr>
            <w:tcW w:w="562" w:type="dxa"/>
          </w:tcPr>
          <w:p w14:paraId="7F1F739D" w14:textId="3D177317" w:rsidR="008C047D" w:rsidRDefault="008C047D" w:rsidP="00B8721F">
            <w:pPr>
              <w:pStyle w:val="NoSpacing"/>
              <w:rPr>
                <w:rFonts w:cstheme="minorHAnsi"/>
              </w:rPr>
            </w:pPr>
            <w:r>
              <w:rPr>
                <w:rFonts w:cstheme="minorHAnsi"/>
              </w:rPr>
              <w:t>9</w:t>
            </w:r>
          </w:p>
        </w:tc>
        <w:tc>
          <w:tcPr>
            <w:tcW w:w="2248" w:type="dxa"/>
          </w:tcPr>
          <w:p w14:paraId="74A35534" w14:textId="3B3E3E5E" w:rsidR="008C047D" w:rsidRPr="002923FD" w:rsidRDefault="008C047D" w:rsidP="00B8721F">
            <w:pPr>
              <w:pStyle w:val="NoSpacing"/>
              <w:rPr>
                <w:rFonts w:cstheme="minorHAnsi"/>
              </w:rPr>
            </w:pPr>
            <w:commentRangeStart w:id="96"/>
            <w:r>
              <w:rPr>
                <w:rFonts w:cstheme="minorHAnsi"/>
              </w:rPr>
              <w:t xml:space="preserve">Maturity date </w:t>
            </w:r>
            <w:commentRangeEnd w:id="96"/>
            <w:r w:rsidR="00ED4253">
              <w:rPr>
                <w:rStyle w:val="CommentReference"/>
              </w:rPr>
              <w:commentReference w:id="96"/>
            </w:r>
          </w:p>
        </w:tc>
        <w:tc>
          <w:tcPr>
            <w:tcW w:w="1701" w:type="dxa"/>
          </w:tcPr>
          <w:p w14:paraId="39089FCE" w14:textId="307C7317" w:rsidR="008C047D" w:rsidRPr="00BE0D71" w:rsidRDefault="008C047D" w:rsidP="00B8721F">
            <w:pPr>
              <w:pStyle w:val="NoSpacing"/>
            </w:pPr>
            <w:r>
              <w:t>Label</w:t>
            </w:r>
          </w:p>
        </w:tc>
        <w:tc>
          <w:tcPr>
            <w:tcW w:w="2147" w:type="dxa"/>
          </w:tcPr>
          <w:p w14:paraId="1AE77BAD" w14:textId="77777777" w:rsidR="008C047D" w:rsidRPr="00901608" w:rsidRDefault="008C047D" w:rsidP="00B8721F">
            <w:pPr>
              <w:pStyle w:val="NoSpacing"/>
            </w:pPr>
          </w:p>
        </w:tc>
        <w:tc>
          <w:tcPr>
            <w:tcW w:w="3685" w:type="dxa"/>
          </w:tcPr>
          <w:p w14:paraId="3D806D85" w14:textId="26AA0E4F" w:rsidR="008C047D" w:rsidRDefault="008C047D" w:rsidP="00B8721F">
            <w:pPr>
              <w:pStyle w:val="NoSpacing"/>
            </w:pPr>
            <w:r>
              <w:t>Will be “-“ if there is no value for Maturity date.</w:t>
            </w:r>
          </w:p>
        </w:tc>
      </w:tr>
      <w:tr w:rsidR="008C047D" w:rsidRPr="007C7C7F" w14:paraId="0BDE0260" w14:textId="77777777" w:rsidTr="00FC312D">
        <w:tc>
          <w:tcPr>
            <w:tcW w:w="562" w:type="dxa"/>
          </w:tcPr>
          <w:p w14:paraId="5B72C9FC" w14:textId="50DFE131" w:rsidR="008C047D" w:rsidRDefault="005374B1" w:rsidP="00B8721F">
            <w:pPr>
              <w:pStyle w:val="NoSpacing"/>
              <w:rPr>
                <w:rFonts w:cstheme="minorHAnsi"/>
              </w:rPr>
            </w:pPr>
            <w:r>
              <w:rPr>
                <w:rFonts w:cstheme="minorHAnsi"/>
              </w:rPr>
              <w:t>10</w:t>
            </w:r>
          </w:p>
        </w:tc>
        <w:tc>
          <w:tcPr>
            <w:tcW w:w="2248" w:type="dxa"/>
          </w:tcPr>
          <w:p w14:paraId="5DBBA2C2" w14:textId="77680AE3" w:rsidR="008C047D" w:rsidRPr="002923FD" w:rsidRDefault="008C047D" w:rsidP="00B8721F">
            <w:pPr>
              <w:pStyle w:val="NoSpacing"/>
              <w:rPr>
                <w:rFonts w:cstheme="minorHAnsi"/>
              </w:rPr>
            </w:pPr>
            <w:r>
              <w:rPr>
                <w:rFonts w:cstheme="minorHAnsi"/>
              </w:rPr>
              <w:t>Status</w:t>
            </w:r>
          </w:p>
        </w:tc>
        <w:tc>
          <w:tcPr>
            <w:tcW w:w="1701" w:type="dxa"/>
          </w:tcPr>
          <w:p w14:paraId="025FE0FF" w14:textId="77777777" w:rsidR="008C047D" w:rsidRPr="00BE0D71" w:rsidRDefault="008C047D" w:rsidP="00B8721F">
            <w:pPr>
              <w:pStyle w:val="NoSpacing"/>
            </w:pPr>
          </w:p>
        </w:tc>
        <w:tc>
          <w:tcPr>
            <w:tcW w:w="2147" w:type="dxa"/>
          </w:tcPr>
          <w:p w14:paraId="3347350F" w14:textId="77777777" w:rsidR="008C047D" w:rsidRPr="00901608" w:rsidRDefault="008C047D" w:rsidP="00B8721F">
            <w:pPr>
              <w:pStyle w:val="NoSpacing"/>
            </w:pPr>
          </w:p>
        </w:tc>
        <w:tc>
          <w:tcPr>
            <w:tcW w:w="3685" w:type="dxa"/>
          </w:tcPr>
          <w:p w14:paraId="4DCB508D" w14:textId="63B29384" w:rsidR="008C047D" w:rsidRDefault="008C047D" w:rsidP="00B8721F">
            <w:pPr>
              <w:pStyle w:val="NoSpacing"/>
            </w:pPr>
            <w:r>
              <w:t>Refer to 2.5 State Transition Diagram for possible values.</w:t>
            </w:r>
          </w:p>
        </w:tc>
      </w:tr>
      <w:tr w:rsidR="00B8721F" w:rsidRPr="007C7C7F" w14:paraId="24FDBA20" w14:textId="77777777" w:rsidTr="00FC312D">
        <w:tc>
          <w:tcPr>
            <w:tcW w:w="562" w:type="dxa"/>
          </w:tcPr>
          <w:p w14:paraId="66B41A7D" w14:textId="5FABD617" w:rsidR="00B8721F" w:rsidRDefault="005374B1" w:rsidP="00B8721F">
            <w:pPr>
              <w:pStyle w:val="NoSpacing"/>
              <w:rPr>
                <w:rFonts w:cstheme="minorHAnsi"/>
              </w:rPr>
            </w:pPr>
            <w:r>
              <w:rPr>
                <w:rFonts w:cstheme="minorHAnsi"/>
              </w:rPr>
              <w:t>11</w:t>
            </w:r>
          </w:p>
        </w:tc>
        <w:tc>
          <w:tcPr>
            <w:tcW w:w="2248" w:type="dxa"/>
          </w:tcPr>
          <w:p w14:paraId="26691E07" w14:textId="6FEE9F9D" w:rsidR="00B8721F" w:rsidRPr="002923FD" w:rsidRDefault="00B8721F" w:rsidP="00B8721F">
            <w:pPr>
              <w:pStyle w:val="NoSpacing"/>
              <w:rPr>
                <w:rFonts w:cstheme="minorHAnsi"/>
                <w:color w:val="000000"/>
              </w:rPr>
            </w:pPr>
            <w:r w:rsidRPr="002923FD">
              <w:rPr>
                <w:rFonts w:cstheme="minorHAnsi"/>
              </w:rPr>
              <w:t xml:space="preserve">Last </w:t>
            </w:r>
            <w:r w:rsidR="005374B1">
              <w:rPr>
                <w:rFonts w:cstheme="minorHAnsi"/>
              </w:rPr>
              <w:t>action</w:t>
            </w:r>
            <w:r w:rsidRPr="002923FD">
              <w:rPr>
                <w:rFonts w:cstheme="minorHAnsi"/>
              </w:rPr>
              <w:t xml:space="preserve"> by</w:t>
            </w:r>
          </w:p>
        </w:tc>
        <w:tc>
          <w:tcPr>
            <w:tcW w:w="1701" w:type="dxa"/>
          </w:tcPr>
          <w:p w14:paraId="29B1CC9C" w14:textId="27844209" w:rsidR="00B8721F" w:rsidRPr="002923FD" w:rsidRDefault="00B8721F" w:rsidP="00B8721F">
            <w:pPr>
              <w:pStyle w:val="NoSpacing"/>
              <w:rPr>
                <w:rFonts w:cstheme="minorHAnsi"/>
                <w:color w:val="000000"/>
              </w:rPr>
            </w:pPr>
            <w:r w:rsidRPr="00BE0D71">
              <w:t>Label</w:t>
            </w:r>
          </w:p>
        </w:tc>
        <w:tc>
          <w:tcPr>
            <w:tcW w:w="2147" w:type="dxa"/>
          </w:tcPr>
          <w:p w14:paraId="25033CE3" w14:textId="77777777" w:rsidR="00B8721F" w:rsidRPr="00901608" w:rsidRDefault="00B8721F" w:rsidP="00B8721F">
            <w:pPr>
              <w:pStyle w:val="NoSpacing"/>
            </w:pPr>
          </w:p>
        </w:tc>
        <w:tc>
          <w:tcPr>
            <w:tcW w:w="3685" w:type="dxa"/>
          </w:tcPr>
          <w:p w14:paraId="3C9538A7" w14:textId="7FC132C4" w:rsidR="00FB2B1D" w:rsidRDefault="00B8721F" w:rsidP="00B8721F">
            <w:pPr>
              <w:pStyle w:val="NoSpacing"/>
            </w:pPr>
            <w:r>
              <w:t>Display the name of the user who</w:t>
            </w:r>
            <w:r w:rsidR="00FB2B1D">
              <w:t xml:space="preserve"> made the last</w:t>
            </w:r>
            <w:r>
              <w:t xml:space="preserve"> action </w:t>
            </w:r>
            <w:r w:rsidR="00FB2B1D">
              <w:t xml:space="preserve">that </w:t>
            </w:r>
            <w:r>
              <w:t>resulted in a change of status.</w:t>
            </w:r>
          </w:p>
          <w:p w14:paraId="1D8A1EBC" w14:textId="77777777" w:rsidR="00FB2B1D" w:rsidRDefault="00FB2B1D" w:rsidP="00B8721F">
            <w:pPr>
              <w:pStyle w:val="NoSpacing"/>
            </w:pPr>
          </w:p>
          <w:p w14:paraId="08439D7F" w14:textId="31C593F9" w:rsidR="00B8721F" w:rsidRDefault="00FB2B1D" w:rsidP="00B8721F">
            <w:pPr>
              <w:pStyle w:val="NoSpacing"/>
            </w:pPr>
            <w:r>
              <w:t>If it was an update by the system, “OMEGA” would be reflected.</w:t>
            </w:r>
          </w:p>
        </w:tc>
      </w:tr>
      <w:tr w:rsidR="00B8721F" w:rsidRPr="007C7C7F" w14:paraId="46895CC7" w14:textId="77777777" w:rsidTr="00FC312D">
        <w:tc>
          <w:tcPr>
            <w:tcW w:w="562" w:type="dxa"/>
          </w:tcPr>
          <w:p w14:paraId="6A9595D2" w14:textId="3987B4A2" w:rsidR="00B8721F" w:rsidRDefault="005374B1" w:rsidP="00B8721F">
            <w:pPr>
              <w:pStyle w:val="NoSpacing"/>
              <w:rPr>
                <w:rFonts w:cstheme="minorHAnsi"/>
              </w:rPr>
            </w:pPr>
            <w:r>
              <w:rPr>
                <w:rFonts w:cstheme="minorHAnsi"/>
              </w:rPr>
              <w:t>12</w:t>
            </w:r>
          </w:p>
        </w:tc>
        <w:tc>
          <w:tcPr>
            <w:tcW w:w="2248" w:type="dxa"/>
          </w:tcPr>
          <w:p w14:paraId="07A199F2" w14:textId="670AACA8" w:rsidR="00B8721F" w:rsidRPr="002923FD" w:rsidRDefault="00B8721F" w:rsidP="00B8721F">
            <w:pPr>
              <w:pStyle w:val="NoSpacing"/>
              <w:rPr>
                <w:rFonts w:cstheme="minorHAnsi"/>
                <w:color w:val="000000"/>
              </w:rPr>
            </w:pPr>
            <w:r w:rsidRPr="002923FD">
              <w:rPr>
                <w:rFonts w:cstheme="minorHAnsi"/>
              </w:rPr>
              <w:t>Last</w:t>
            </w:r>
            <w:r w:rsidR="005374B1">
              <w:rPr>
                <w:rFonts w:cstheme="minorHAnsi"/>
              </w:rPr>
              <w:t xml:space="preserve"> action on</w:t>
            </w:r>
          </w:p>
        </w:tc>
        <w:tc>
          <w:tcPr>
            <w:tcW w:w="1701" w:type="dxa"/>
          </w:tcPr>
          <w:p w14:paraId="5D9B87AB" w14:textId="17E611EA" w:rsidR="00B8721F" w:rsidRPr="002923FD" w:rsidRDefault="00B8721F" w:rsidP="00B8721F">
            <w:pPr>
              <w:pStyle w:val="NoSpacing"/>
              <w:rPr>
                <w:rFonts w:cstheme="minorHAnsi"/>
                <w:color w:val="000000"/>
              </w:rPr>
            </w:pPr>
            <w:r w:rsidRPr="00BE0D71">
              <w:t>Label</w:t>
            </w:r>
          </w:p>
        </w:tc>
        <w:tc>
          <w:tcPr>
            <w:tcW w:w="2147" w:type="dxa"/>
          </w:tcPr>
          <w:p w14:paraId="32B09226" w14:textId="77777777" w:rsidR="00B8721F" w:rsidRPr="00901608" w:rsidRDefault="00B8721F" w:rsidP="00B8721F">
            <w:pPr>
              <w:pStyle w:val="NoSpacing"/>
            </w:pPr>
          </w:p>
        </w:tc>
        <w:tc>
          <w:tcPr>
            <w:tcW w:w="3685" w:type="dxa"/>
          </w:tcPr>
          <w:p w14:paraId="3AE38C47" w14:textId="09BF8A1E" w:rsidR="00B8721F" w:rsidRDefault="00B8721F" w:rsidP="00B8721F">
            <w:pPr>
              <w:pStyle w:val="NoSpacing"/>
            </w:pPr>
            <w:r>
              <w:t xml:space="preserve">Display the date and time of </w:t>
            </w:r>
            <w:r w:rsidR="00E92C29">
              <w:t xml:space="preserve">the last </w:t>
            </w:r>
            <w:r>
              <w:t xml:space="preserve">action </w:t>
            </w:r>
            <w:r w:rsidR="00E92C29">
              <w:t>that</w:t>
            </w:r>
            <w:r>
              <w:t xml:space="preserve"> resulted in a change of status.</w:t>
            </w:r>
          </w:p>
        </w:tc>
      </w:tr>
    </w:tbl>
    <w:p w14:paraId="5761A8C6" w14:textId="6BF8409D" w:rsidR="00F70B95" w:rsidRPr="007D7B67" w:rsidRDefault="00BB1777" w:rsidP="00F70B95">
      <w:pPr>
        <w:pStyle w:val="Caption"/>
      </w:pPr>
      <w:r>
        <w:t xml:space="preserve">Table </w:t>
      </w:r>
      <w:r>
        <w:fldChar w:fldCharType="begin"/>
      </w:r>
      <w:r>
        <w:instrText xml:space="preserve"> SEQ Table \* ARABIC </w:instrText>
      </w:r>
      <w:r>
        <w:fldChar w:fldCharType="separate"/>
      </w:r>
      <w:r w:rsidR="001108F9">
        <w:rPr>
          <w:noProof/>
        </w:rPr>
        <w:t>5</w:t>
      </w:r>
      <w:r>
        <w:fldChar w:fldCharType="end"/>
      </w:r>
      <w:r>
        <w:t xml:space="preserve">: </w:t>
      </w:r>
      <w:r w:rsidR="00F70B95">
        <w:t>Data Table Screen Elements</w:t>
      </w:r>
    </w:p>
    <w:p w14:paraId="361D065A" w14:textId="78134FB7" w:rsidR="00F70B95" w:rsidRPr="00D13A3C" w:rsidRDefault="005374B1" w:rsidP="006162CB">
      <w:pPr>
        <w:pStyle w:val="Heading3"/>
      </w:pPr>
      <w:bookmarkStart w:id="97" w:name="_Ref218021755"/>
      <w:bookmarkStart w:id="98" w:name="_Ref218021756"/>
      <w:bookmarkStart w:id="99" w:name="_Toc219384514"/>
      <w:r>
        <w:t>Syndication</w:t>
      </w:r>
      <w:r w:rsidR="00F70B95" w:rsidRPr="00D13A3C">
        <w:t xml:space="preserve"> Details </w:t>
      </w:r>
      <w:r w:rsidR="00B8721F" w:rsidRPr="00D13A3C">
        <w:t>P</w:t>
      </w:r>
      <w:r w:rsidR="00F70B95" w:rsidRPr="00D13A3C">
        <w:t>age</w:t>
      </w:r>
      <w:bookmarkEnd w:id="97"/>
      <w:bookmarkEnd w:id="98"/>
      <w:bookmarkEnd w:id="99"/>
    </w:p>
    <w:p w14:paraId="12897A46" w14:textId="7E835AE7" w:rsidR="00F70B95" w:rsidRDefault="00F70B95" w:rsidP="003F1708">
      <w:r>
        <w:t xml:space="preserve">The </w:t>
      </w:r>
      <w:r w:rsidR="005374B1">
        <w:t>Syndication</w:t>
      </w:r>
      <w:r>
        <w:t xml:space="preserve"> Details </w:t>
      </w:r>
      <w:r w:rsidR="00B8721F">
        <w:t>P</w:t>
      </w:r>
      <w:r>
        <w:t>age contains the following screen elements:</w:t>
      </w:r>
    </w:p>
    <w:p w14:paraId="16B6F085" w14:textId="77777777" w:rsidR="00F70B95" w:rsidRDefault="00F70B95" w:rsidP="00F70B95">
      <w:pPr>
        <w:pStyle w:val="ListParagraph"/>
      </w:pPr>
      <w:r w:rsidRPr="00F70B95">
        <w:lastRenderedPageBreak/>
        <w:t>Page Header</w:t>
      </w:r>
    </w:p>
    <w:p w14:paraId="015447CA" w14:textId="18E1748A" w:rsidR="005374B1" w:rsidRPr="00F70B95" w:rsidRDefault="005374B1" w:rsidP="00F70B95">
      <w:pPr>
        <w:pStyle w:val="ListParagraph"/>
      </w:pPr>
      <w:r>
        <w:t>Sub-Header</w:t>
      </w:r>
    </w:p>
    <w:p w14:paraId="0335D9D0" w14:textId="77777777" w:rsidR="00F70B95" w:rsidRDefault="00F70B95" w:rsidP="00F70B95">
      <w:pPr>
        <w:pStyle w:val="ListParagraph"/>
      </w:pPr>
      <w:r w:rsidRPr="00F70B95">
        <w:t>Submission History</w:t>
      </w:r>
    </w:p>
    <w:p w14:paraId="628F1A41" w14:textId="39287A6F" w:rsidR="006928E3" w:rsidRDefault="005374B1" w:rsidP="00F70B95">
      <w:pPr>
        <w:pStyle w:val="ListParagraph"/>
      </w:pPr>
      <w:r>
        <w:t>Placement Details</w:t>
      </w:r>
    </w:p>
    <w:p w14:paraId="29FA7B8D" w14:textId="30BB6D8C" w:rsidR="003F3864" w:rsidRDefault="003F3864" w:rsidP="00F70B95">
      <w:pPr>
        <w:pStyle w:val="ListParagraph"/>
      </w:pPr>
      <w:r>
        <w:t>Coupon &amp; Interest</w:t>
      </w:r>
    </w:p>
    <w:p w14:paraId="244ED3A1" w14:textId="1596073B" w:rsidR="00CF64E6" w:rsidRDefault="00CF64E6" w:rsidP="00F70B95">
      <w:pPr>
        <w:pStyle w:val="ListParagraph"/>
      </w:pPr>
      <w:r>
        <w:t>Coupon Payment Dates</w:t>
      </w:r>
    </w:p>
    <w:p w14:paraId="393F786E" w14:textId="6535E397" w:rsidR="005374B1" w:rsidRPr="00F70B95" w:rsidRDefault="005374B1" w:rsidP="005374B1">
      <w:pPr>
        <w:pStyle w:val="ListParagraph"/>
      </w:pPr>
      <w:r>
        <w:t>Offering Details</w:t>
      </w:r>
    </w:p>
    <w:p w14:paraId="5639BF35" w14:textId="77777777" w:rsidR="00F70B95" w:rsidRPr="00F70B95" w:rsidRDefault="00F70B95" w:rsidP="00F70B95">
      <w:pPr>
        <w:pStyle w:val="ListParagraph"/>
      </w:pPr>
      <w:r w:rsidRPr="00F70B95">
        <w:t>Internal Remarks</w:t>
      </w:r>
    </w:p>
    <w:p w14:paraId="0069355D" w14:textId="77777777" w:rsidR="00F70B95" w:rsidRDefault="00F70B95" w:rsidP="00F70B95">
      <w:pPr>
        <w:pStyle w:val="ListParagraph"/>
      </w:pPr>
      <w:r w:rsidRPr="00F70B95">
        <w:t>Action Button Row</w:t>
      </w:r>
    </w:p>
    <w:p w14:paraId="519D998E" w14:textId="561A08E4" w:rsidR="00174209" w:rsidRDefault="00174209" w:rsidP="00174209">
      <w:r>
        <w:t>For Viewers and Checkers, the</w:t>
      </w:r>
      <w:r w:rsidR="00C50BC5">
        <w:t xml:space="preserve"> input</w:t>
      </w:r>
      <w:r>
        <w:t xml:space="preserve"> fields </w:t>
      </w:r>
      <w:r w:rsidR="0052401B">
        <w:t>are</w:t>
      </w:r>
      <w:r>
        <w:t xml:space="preserve"> displayed as </w:t>
      </w:r>
      <w:r w:rsidR="00950133">
        <w:t>read-only fields</w:t>
      </w:r>
      <w:r>
        <w:t>.</w:t>
      </w:r>
    </w:p>
    <w:p w14:paraId="2A481E4E" w14:textId="11C68F6E" w:rsidR="00691BEB" w:rsidRDefault="00F70B95" w:rsidP="006162CB">
      <w:pPr>
        <w:pStyle w:val="Heading4"/>
      </w:pPr>
      <w:bookmarkStart w:id="100" w:name="_Ref215243926"/>
      <w:r>
        <w:t>Wireframe</w:t>
      </w:r>
      <w:bookmarkEnd w:id="100"/>
    </w:p>
    <w:p w14:paraId="07DBC350" w14:textId="40C7D5BD" w:rsidR="0029130B" w:rsidRDefault="00961FD8" w:rsidP="0029130B">
      <w:r w:rsidRPr="00961FD8">
        <w:rPr>
          <w:noProof/>
        </w:rPr>
        <w:drawing>
          <wp:inline distT="0" distB="0" distL="0" distR="0" wp14:anchorId="29B7989F" wp14:editId="7BAE4DE2">
            <wp:extent cx="6858000" cy="2619375"/>
            <wp:effectExtent l="0" t="0" r="0" b="9525"/>
            <wp:docPr id="14641256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125676" name="Picture 1" descr="A screenshot of a computer&#10;&#10;AI-generated content may be incorrect."/>
                    <pic:cNvPicPr/>
                  </pic:nvPicPr>
                  <pic:blipFill>
                    <a:blip r:embed="rId30"/>
                    <a:stretch>
                      <a:fillRect/>
                    </a:stretch>
                  </pic:blipFill>
                  <pic:spPr>
                    <a:xfrm>
                      <a:off x="0" y="0"/>
                      <a:ext cx="6858000" cy="2619375"/>
                    </a:xfrm>
                    <a:prstGeom prst="rect">
                      <a:avLst/>
                    </a:prstGeom>
                  </pic:spPr>
                </pic:pic>
              </a:graphicData>
            </a:graphic>
          </wp:inline>
        </w:drawing>
      </w:r>
      <w:r w:rsidRPr="00961FD8">
        <w:rPr>
          <w:noProof/>
        </w:rPr>
        <w:t xml:space="preserve"> </w:t>
      </w:r>
      <w:r w:rsidRPr="00961FD8">
        <w:rPr>
          <w:noProof/>
        </w:rPr>
        <w:drawing>
          <wp:inline distT="0" distB="0" distL="0" distR="0" wp14:anchorId="55F26FA8" wp14:editId="4C2F2659">
            <wp:extent cx="6858000" cy="2260600"/>
            <wp:effectExtent l="0" t="0" r="0" b="6350"/>
            <wp:docPr id="9793612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361212" name="Picture 1" descr="A screenshot of a computer&#10;&#10;AI-generated content may be incorrect."/>
                    <pic:cNvPicPr/>
                  </pic:nvPicPr>
                  <pic:blipFill>
                    <a:blip r:embed="rId31"/>
                    <a:stretch>
                      <a:fillRect/>
                    </a:stretch>
                  </pic:blipFill>
                  <pic:spPr>
                    <a:xfrm>
                      <a:off x="0" y="0"/>
                      <a:ext cx="6858000" cy="2260600"/>
                    </a:xfrm>
                    <a:prstGeom prst="rect">
                      <a:avLst/>
                    </a:prstGeom>
                  </pic:spPr>
                </pic:pic>
              </a:graphicData>
            </a:graphic>
          </wp:inline>
        </w:drawing>
      </w:r>
      <w:r w:rsidRPr="00961FD8">
        <w:rPr>
          <w:noProof/>
        </w:rPr>
        <w:t xml:space="preserve"> </w:t>
      </w:r>
      <w:r w:rsidRPr="00961FD8">
        <w:rPr>
          <w:noProof/>
        </w:rPr>
        <w:lastRenderedPageBreak/>
        <w:drawing>
          <wp:inline distT="0" distB="0" distL="0" distR="0" wp14:anchorId="3DF3CAF0" wp14:editId="5DB7B656">
            <wp:extent cx="6858000" cy="2557780"/>
            <wp:effectExtent l="0" t="0" r="0" b="0"/>
            <wp:docPr id="16975643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564379" name="Picture 1" descr="A screenshot of a computer&#10;&#10;AI-generated content may be incorrect."/>
                    <pic:cNvPicPr/>
                  </pic:nvPicPr>
                  <pic:blipFill>
                    <a:blip r:embed="rId32"/>
                    <a:stretch>
                      <a:fillRect/>
                    </a:stretch>
                  </pic:blipFill>
                  <pic:spPr>
                    <a:xfrm>
                      <a:off x="0" y="0"/>
                      <a:ext cx="6858000" cy="2557780"/>
                    </a:xfrm>
                    <a:prstGeom prst="rect">
                      <a:avLst/>
                    </a:prstGeom>
                  </pic:spPr>
                </pic:pic>
              </a:graphicData>
            </a:graphic>
          </wp:inline>
        </w:drawing>
      </w:r>
      <w:r w:rsidRPr="00961FD8">
        <w:rPr>
          <w:noProof/>
        </w:rPr>
        <w:t xml:space="preserve"> </w:t>
      </w:r>
      <w:r w:rsidRPr="00961FD8">
        <w:rPr>
          <w:noProof/>
        </w:rPr>
        <w:drawing>
          <wp:inline distT="0" distB="0" distL="0" distR="0" wp14:anchorId="756578D1" wp14:editId="298813A2">
            <wp:extent cx="6858000" cy="1493520"/>
            <wp:effectExtent l="0" t="0" r="0" b="0"/>
            <wp:docPr id="860889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889981" name=""/>
                    <pic:cNvPicPr/>
                  </pic:nvPicPr>
                  <pic:blipFill>
                    <a:blip r:embed="rId33"/>
                    <a:stretch>
                      <a:fillRect/>
                    </a:stretch>
                  </pic:blipFill>
                  <pic:spPr>
                    <a:xfrm>
                      <a:off x="0" y="0"/>
                      <a:ext cx="6858000" cy="1493520"/>
                    </a:xfrm>
                    <a:prstGeom prst="rect">
                      <a:avLst/>
                    </a:prstGeom>
                  </pic:spPr>
                </pic:pic>
              </a:graphicData>
            </a:graphic>
          </wp:inline>
        </w:drawing>
      </w:r>
      <w:r w:rsidR="0029130B" w:rsidRPr="0029130B">
        <w:rPr>
          <w:noProof/>
        </w:rPr>
        <w:t xml:space="preserve">   </w:t>
      </w:r>
    </w:p>
    <w:p w14:paraId="245A57D0" w14:textId="71663E95" w:rsidR="0029130B" w:rsidRPr="0029130B" w:rsidRDefault="00B664FB" w:rsidP="00970968">
      <w:pPr>
        <w:pStyle w:val="Caption"/>
        <w:rPr>
          <w:noProof/>
        </w:rPr>
      </w:pPr>
      <w:r w:rsidRPr="00411560">
        <w:t xml:space="preserve">Figure </w:t>
      </w:r>
      <w:r w:rsidRPr="00411560">
        <w:fldChar w:fldCharType="begin"/>
      </w:r>
      <w:r w:rsidRPr="00411560">
        <w:instrText xml:space="preserve"> SEQ Figure \* ARABIC </w:instrText>
      </w:r>
      <w:r w:rsidRPr="00411560">
        <w:fldChar w:fldCharType="separate"/>
      </w:r>
      <w:r w:rsidR="001108F9">
        <w:rPr>
          <w:noProof/>
        </w:rPr>
        <w:t>7</w:t>
      </w:r>
      <w:r w:rsidRPr="00411560">
        <w:fldChar w:fldCharType="end"/>
      </w:r>
      <w:r>
        <w:t>:</w:t>
      </w:r>
      <w:r w:rsidRPr="00411560">
        <w:t xml:space="preserve"> </w:t>
      </w:r>
      <w:r w:rsidR="00961FD8">
        <w:t xml:space="preserve">Syndication </w:t>
      </w:r>
      <w:r w:rsidR="0029130B">
        <w:t>Details Page</w:t>
      </w:r>
      <w:r w:rsidR="00961FD8">
        <w:t xml:space="preserve"> (SGS Bond – New)</w:t>
      </w:r>
    </w:p>
    <w:p w14:paraId="61D6C39A" w14:textId="02C08DC0" w:rsidR="00737C4A" w:rsidRDefault="00B8721F" w:rsidP="008F5EF9">
      <w:pPr>
        <w:pStyle w:val="Caption"/>
        <w:rPr>
          <w:noProof/>
        </w:rPr>
      </w:pPr>
      <w:r w:rsidRPr="00F2792D">
        <w:rPr>
          <w:noProof/>
        </w:rPr>
        <w:t xml:space="preserve">   </w:t>
      </w:r>
      <w:r w:rsidR="00E1707F" w:rsidRPr="00E1707F" w:rsidDel="00E1707F">
        <w:rPr>
          <w:noProof/>
        </w:rPr>
        <w:t xml:space="preserve">    </w:t>
      </w:r>
      <w:r w:rsidR="00961FD8" w:rsidRPr="00961FD8">
        <w:rPr>
          <w:noProof/>
        </w:rPr>
        <w:drawing>
          <wp:inline distT="0" distB="0" distL="0" distR="0" wp14:anchorId="300ABF44" wp14:editId="39974BAB">
            <wp:extent cx="6858000" cy="2584450"/>
            <wp:effectExtent l="0" t="0" r="0" b="6350"/>
            <wp:docPr id="11411275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127553" name="Picture 1" descr="A screenshot of a computer&#10;&#10;AI-generated content may be incorrect."/>
                    <pic:cNvPicPr/>
                  </pic:nvPicPr>
                  <pic:blipFill>
                    <a:blip r:embed="rId34"/>
                    <a:stretch>
                      <a:fillRect/>
                    </a:stretch>
                  </pic:blipFill>
                  <pic:spPr>
                    <a:xfrm>
                      <a:off x="0" y="0"/>
                      <a:ext cx="6858000" cy="2584450"/>
                    </a:xfrm>
                    <a:prstGeom prst="rect">
                      <a:avLst/>
                    </a:prstGeom>
                  </pic:spPr>
                </pic:pic>
              </a:graphicData>
            </a:graphic>
          </wp:inline>
        </w:drawing>
      </w:r>
    </w:p>
    <w:p w14:paraId="199412C0" w14:textId="638779FB" w:rsidR="003B62D4" w:rsidRPr="00970968" w:rsidRDefault="00961FD8" w:rsidP="00961FD8">
      <w:pPr>
        <w:pStyle w:val="Caption"/>
      </w:pPr>
      <w:r w:rsidRPr="00961FD8">
        <w:rPr>
          <w:noProof/>
        </w:rPr>
        <w:lastRenderedPageBreak/>
        <w:drawing>
          <wp:inline distT="0" distB="0" distL="0" distR="0" wp14:anchorId="4E152615" wp14:editId="670F393F">
            <wp:extent cx="6858000" cy="2186940"/>
            <wp:effectExtent l="0" t="0" r="0" b="3810"/>
            <wp:docPr id="414433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43365" name="Picture 1" descr="A screenshot of a computer&#10;&#10;AI-generated content may be incorrect."/>
                    <pic:cNvPicPr/>
                  </pic:nvPicPr>
                  <pic:blipFill>
                    <a:blip r:embed="rId35"/>
                    <a:stretch>
                      <a:fillRect/>
                    </a:stretch>
                  </pic:blipFill>
                  <pic:spPr>
                    <a:xfrm>
                      <a:off x="0" y="0"/>
                      <a:ext cx="6858000" cy="2186940"/>
                    </a:xfrm>
                    <a:prstGeom prst="rect">
                      <a:avLst/>
                    </a:prstGeom>
                  </pic:spPr>
                </pic:pic>
              </a:graphicData>
            </a:graphic>
          </wp:inline>
        </w:drawing>
      </w:r>
      <w:r w:rsidRPr="00961FD8">
        <w:rPr>
          <w:noProof/>
        </w:rPr>
        <w:drawing>
          <wp:inline distT="0" distB="0" distL="0" distR="0" wp14:anchorId="11CEB7E0" wp14:editId="55DC2EF7">
            <wp:extent cx="6858000" cy="2557780"/>
            <wp:effectExtent l="0" t="0" r="0" b="0"/>
            <wp:docPr id="14436327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564379" name="Picture 1" descr="A screenshot of a computer&#10;&#10;AI-generated content may be incorrect."/>
                    <pic:cNvPicPr/>
                  </pic:nvPicPr>
                  <pic:blipFill>
                    <a:blip r:embed="rId32"/>
                    <a:stretch>
                      <a:fillRect/>
                    </a:stretch>
                  </pic:blipFill>
                  <pic:spPr>
                    <a:xfrm>
                      <a:off x="0" y="0"/>
                      <a:ext cx="6858000" cy="2557780"/>
                    </a:xfrm>
                    <a:prstGeom prst="rect">
                      <a:avLst/>
                    </a:prstGeom>
                  </pic:spPr>
                </pic:pic>
              </a:graphicData>
            </a:graphic>
          </wp:inline>
        </w:drawing>
      </w:r>
      <w:r w:rsidRPr="00961FD8">
        <w:rPr>
          <w:noProof/>
        </w:rPr>
        <w:drawing>
          <wp:inline distT="0" distB="0" distL="0" distR="0" wp14:anchorId="0CF01FF4" wp14:editId="17677BA9">
            <wp:extent cx="6858000" cy="1493520"/>
            <wp:effectExtent l="0" t="0" r="0" b="0"/>
            <wp:docPr id="1816161694" name="Picture 1" descr="A white background with a black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161694" name="Picture 1" descr="A white background with a black line&#10;&#10;AI-generated content may be incorrect."/>
                    <pic:cNvPicPr/>
                  </pic:nvPicPr>
                  <pic:blipFill>
                    <a:blip r:embed="rId33"/>
                    <a:stretch>
                      <a:fillRect/>
                    </a:stretch>
                  </pic:blipFill>
                  <pic:spPr>
                    <a:xfrm>
                      <a:off x="0" y="0"/>
                      <a:ext cx="6858000" cy="1493520"/>
                    </a:xfrm>
                    <a:prstGeom prst="rect">
                      <a:avLst/>
                    </a:prstGeom>
                  </pic:spPr>
                </pic:pic>
              </a:graphicData>
            </a:graphic>
          </wp:inline>
        </w:drawing>
      </w:r>
      <w:r w:rsidR="00B664FB" w:rsidRPr="00B664FB">
        <w:t xml:space="preserve"> </w:t>
      </w:r>
      <w:r w:rsidR="00B664FB" w:rsidRPr="00411560">
        <w:t xml:space="preserve">Figure </w:t>
      </w:r>
      <w:r w:rsidR="00B664FB" w:rsidRPr="00411560">
        <w:fldChar w:fldCharType="begin"/>
      </w:r>
      <w:r w:rsidR="00B664FB" w:rsidRPr="00411560">
        <w:instrText xml:space="preserve"> SEQ Figure \* ARABIC </w:instrText>
      </w:r>
      <w:r w:rsidR="00B664FB" w:rsidRPr="00411560">
        <w:fldChar w:fldCharType="separate"/>
      </w:r>
      <w:r w:rsidR="001108F9">
        <w:rPr>
          <w:noProof/>
        </w:rPr>
        <w:t>8</w:t>
      </w:r>
      <w:r w:rsidR="00B664FB" w:rsidRPr="00411560">
        <w:fldChar w:fldCharType="end"/>
      </w:r>
      <w:r w:rsidR="00B664FB">
        <w:t>:</w:t>
      </w:r>
      <w:r w:rsidR="00B664FB" w:rsidRPr="00411560">
        <w:t xml:space="preserve"> </w:t>
      </w:r>
      <w:r>
        <w:t>Syndication</w:t>
      </w:r>
      <w:r w:rsidR="00737C4A">
        <w:t xml:space="preserve"> Details Page (SGS Bonds – </w:t>
      </w:r>
      <w:r>
        <w:t>Reopened</w:t>
      </w:r>
      <w:r w:rsidR="00737C4A">
        <w:t>)</w:t>
      </w:r>
    </w:p>
    <w:p w14:paraId="45E593A7" w14:textId="3BE366B3" w:rsidR="00F70B95" w:rsidRDefault="00F70B95" w:rsidP="006162CB">
      <w:pPr>
        <w:pStyle w:val="Heading4"/>
      </w:pPr>
      <w:r>
        <w:t>Page Header</w:t>
      </w:r>
    </w:p>
    <w:tbl>
      <w:tblPr>
        <w:tblStyle w:val="TableGrid"/>
        <w:tblW w:w="0" w:type="auto"/>
        <w:tblLook w:val="04A0" w:firstRow="1" w:lastRow="0" w:firstColumn="1" w:lastColumn="0" w:noHBand="0" w:noVBand="1"/>
      </w:tblPr>
      <w:tblGrid>
        <w:gridCol w:w="562"/>
        <w:gridCol w:w="2248"/>
        <w:gridCol w:w="1701"/>
        <w:gridCol w:w="2147"/>
        <w:gridCol w:w="3685"/>
      </w:tblGrid>
      <w:tr w:rsidR="00F70B95" w:rsidRPr="007C7C7F" w14:paraId="0A5F867E" w14:textId="77777777" w:rsidTr="00FC312D">
        <w:tc>
          <w:tcPr>
            <w:tcW w:w="562" w:type="dxa"/>
            <w:shd w:val="clear" w:color="auto" w:fill="E7E6E6" w:themeFill="background2"/>
          </w:tcPr>
          <w:p w14:paraId="135E3959" w14:textId="77777777" w:rsidR="00F70B95" w:rsidRPr="007D7B67" w:rsidRDefault="00F70B95" w:rsidP="00FC312D">
            <w:pPr>
              <w:pStyle w:val="NoSpacing"/>
              <w:jc w:val="center"/>
              <w:rPr>
                <w:b/>
                <w:bCs/>
              </w:rPr>
            </w:pPr>
            <w:r w:rsidRPr="007D7B67">
              <w:rPr>
                <w:rFonts w:cstheme="minorHAnsi"/>
                <w:b/>
                <w:bCs/>
              </w:rPr>
              <w:t>S/N</w:t>
            </w:r>
          </w:p>
        </w:tc>
        <w:tc>
          <w:tcPr>
            <w:tcW w:w="2248" w:type="dxa"/>
            <w:shd w:val="clear" w:color="auto" w:fill="E7E6E6" w:themeFill="background2"/>
          </w:tcPr>
          <w:p w14:paraId="20CAD058" w14:textId="77777777" w:rsidR="00F70B95" w:rsidRPr="007D7B67" w:rsidRDefault="00F70B95" w:rsidP="00FC312D">
            <w:pPr>
              <w:pStyle w:val="NoSpacing"/>
              <w:jc w:val="center"/>
              <w:rPr>
                <w:b/>
                <w:bCs/>
              </w:rPr>
            </w:pPr>
            <w:r w:rsidRPr="007D7B67">
              <w:rPr>
                <w:rFonts w:cstheme="minorHAnsi"/>
                <w:b/>
                <w:bCs/>
              </w:rPr>
              <w:t>Name</w:t>
            </w:r>
          </w:p>
        </w:tc>
        <w:tc>
          <w:tcPr>
            <w:tcW w:w="1701" w:type="dxa"/>
            <w:shd w:val="clear" w:color="auto" w:fill="E7E6E6" w:themeFill="background2"/>
          </w:tcPr>
          <w:p w14:paraId="1FA77E9C" w14:textId="77777777" w:rsidR="00F70B95" w:rsidRPr="007D7B67" w:rsidRDefault="00F70B95" w:rsidP="00FC312D">
            <w:pPr>
              <w:pStyle w:val="TableHeading"/>
              <w:jc w:val="center"/>
              <w:rPr>
                <w:rFonts w:asciiTheme="minorHAnsi" w:hAnsiTheme="minorHAnsi" w:cstheme="minorHAnsi"/>
                <w:bCs/>
              </w:rPr>
            </w:pPr>
            <w:r w:rsidRPr="007D7B67">
              <w:rPr>
                <w:rFonts w:asciiTheme="minorHAnsi" w:hAnsiTheme="minorHAnsi" w:cstheme="minorHAnsi"/>
                <w:bCs/>
              </w:rPr>
              <w:t>Type</w:t>
            </w:r>
          </w:p>
          <w:p w14:paraId="77B0FAD0" w14:textId="77777777" w:rsidR="00F70B95" w:rsidRPr="007D7B67" w:rsidRDefault="00F70B95" w:rsidP="00FC312D">
            <w:pPr>
              <w:pStyle w:val="NoSpacing"/>
              <w:jc w:val="center"/>
              <w:rPr>
                <w:b/>
                <w:bCs/>
              </w:rPr>
            </w:pPr>
            <w:r w:rsidRPr="007D7B67">
              <w:rPr>
                <w:rFonts w:cstheme="minorHAnsi"/>
                <w:b/>
                <w:bCs/>
              </w:rPr>
              <w:t>(Max Length)</w:t>
            </w:r>
          </w:p>
        </w:tc>
        <w:tc>
          <w:tcPr>
            <w:tcW w:w="2147" w:type="dxa"/>
            <w:shd w:val="clear" w:color="auto" w:fill="E7E6E6" w:themeFill="background2"/>
          </w:tcPr>
          <w:p w14:paraId="5B92FD17" w14:textId="77777777" w:rsidR="00F70B95" w:rsidRPr="007D7B67" w:rsidRDefault="00F70B95" w:rsidP="00FC312D">
            <w:pPr>
              <w:pStyle w:val="NoSpacing"/>
              <w:jc w:val="center"/>
              <w:rPr>
                <w:b/>
                <w:bCs/>
              </w:rPr>
            </w:pPr>
            <w:r w:rsidRPr="007D7B67">
              <w:rPr>
                <w:rFonts w:cstheme="minorHAnsi"/>
                <w:b/>
                <w:bCs/>
              </w:rPr>
              <w:t>Validation Rules</w:t>
            </w:r>
          </w:p>
        </w:tc>
        <w:tc>
          <w:tcPr>
            <w:tcW w:w="3685" w:type="dxa"/>
            <w:shd w:val="clear" w:color="auto" w:fill="E7E6E6" w:themeFill="background2"/>
          </w:tcPr>
          <w:p w14:paraId="31043B31" w14:textId="77777777" w:rsidR="00F70B95" w:rsidRPr="007D7B67" w:rsidRDefault="00F70B95" w:rsidP="00FC312D">
            <w:pPr>
              <w:pStyle w:val="NoSpacing"/>
              <w:jc w:val="center"/>
              <w:rPr>
                <w:rFonts w:cstheme="minorHAnsi"/>
                <w:b/>
                <w:bCs/>
              </w:rPr>
            </w:pPr>
            <w:r>
              <w:rPr>
                <w:rFonts w:cstheme="minorHAnsi"/>
                <w:b/>
                <w:bCs/>
              </w:rPr>
              <w:t>Remarks</w:t>
            </w:r>
          </w:p>
        </w:tc>
      </w:tr>
      <w:tr w:rsidR="00F70B95" w:rsidRPr="007C7C7F" w14:paraId="3B99025B" w14:textId="77777777" w:rsidTr="00FC312D">
        <w:tc>
          <w:tcPr>
            <w:tcW w:w="562" w:type="dxa"/>
          </w:tcPr>
          <w:p w14:paraId="0DB75263" w14:textId="77777777" w:rsidR="00F70B95" w:rsidRPr="007C7C7F" w:rsidRDefault="00F70B95" w:rsidP="00F70B95">
            <w:pPr>
              <w:pStyle w:val="NoSpacing"/>
            </w:pPr>
            <w:r>
              <w:rPr>
                <w:rFonts w:cstheme="minorHAnsi"/>
              </w:rPr>
              <w:t>1</w:t>
            </w:r>
          </w:p>
        </w:tc>
        <w:tc>
          <w:tcPr>
            <w:tcW w:w="2248" w:type="dxa"/>
          </w:tcPr>
          <w:p w14:paraId="4CE065CC" w14:textId="2F276418" w:rsidR="00F70B95" w:rsidRPr="004B15DC" w:rsidRDefault="00DE637D" w:rsidP="00474AFC">
            <w:pPr>
              <w:pStyle w:val="NoSpacing"/>
              <w:rPr>
                <w:i/>
                <w:iCs/>
              </w:rPr>
            </w:pPr>
            <w:r w:rsidRPr="002923FD">
              <w:t>Page Title</w:t>
            </w:r>
          </w:p>
        </w:tc>
        <w:tc>
          <w:tcPr>
            <w:tcW w:w="1701" w:type="dxa"/>
          </w:tcPr>
          <w:p w14:paraId="57AE2809" w14:textId="1AAD839E" w:rsidR="00F70B95" w:rsidRPr="00901608" w:rsidRDefault="00F70B95" w:rsidP="00474AFC">
            <w:pPr>
              <w:pStyle w:val="NoSpacing"/>
            </w:pPr>
            <w:r w:rsidRPr="002923FD">
              <w:t>Page Title</w:t>
            </w:r>
          </w:p>
        </w:tc>
        <w:tc>
          <w:tcPr>
            <w:tcW w:w="2147" w:type="dxa"/>
          </w:tcPr>
          <w:p w14:paraId="4F42D4CF" w14:textId="5C166ED4" w:rsidR="00F70B95" w:rsidRPr="00901608" w:rsidRDefault="00F70B95" w:rsidP="00474AFC">
            <w:pPr>
              <w:pStyle w:val="NoSpacing"/>
            </w:pPr>
          </w:p>
        </w:tc>
        <w:tc>
          <w:tcPr>
            <w:tcW w:w="3685" w:type="dxa"/>
          </w:tcPr>
          <w:p w14:paraId="1324917B" w14:textId="0F868D0D" w:rsidR="00BB176E" w:rsidRDefault="00BB176E" w:rsidP="0060678B">
            <w:pPr>
              <w:pStyle w:val="NoSpacing"/>
              <w:rPr>
                <w:ins w:id="101" w:author="Akila BALAKRISHNAN from.OPTIMUM (MAS)" w:date="2026-01-16T18:14:00Z" w16du:dateUtc="2026-01-16T10:14:00Z"/>
              </w:rPr>
            </w:pPr>
            <w:ins w:id="102" w:author="Akila BALAKRISHNAN from.OPTIMUM (MAS)" w:date="2026-01-16T18:13:00Z" w16du:dateUtc="2026-01-16T10:13:00Z">
              <w:r>
                <w:t>T</w:t>
              </w:r>
            </w:ins>
            <w:ins w:id="103" w:author="Akila BALAKRISHNAN from.OPTIMUM (MAS)" w:date="2026-01-16T18:13:00Z">
              <w:r w:rsidRPr="00BB176E">
                <w:t xml:space="preserve">o </w:t>
              </w:r>
            </w:ins>
            <w:ins w:id="104" w:author="Akila BALAKRISHNAN from.OPTIMUM (MAS)" w:date="2026-01-16T18:13:00Z" w16du:dateUtc="2026-01-16T10:13:00Z">
              <w:r>
                <w:t>display</w:t>
              </w:r>
            </w:ins>
            <w:ins w:id="105" w:author="Akila BALAKRISHNAN from.OPTIMUM (MAS)" w:date="2026-01-16T18:13:00Z">
              <w:r w:rsidRPr="00BB176E">
                <w:t xml:space="preserve"> Year/</w:t>
              </w:r>
            </w:ins>
            <w:ins w:id="106" w:author="Akila BALAKRISHNAN from.OPTIMUM (MAS)" w:date="2026-01-16T18:13:00Z" w16du:dateUtc="2026-01-16T10:13:00Z">
              <w:r>
                <w:t>s</w:t>
              </w:r>
            </w:ins>
            <w:ins w:id="107" w:author="Akila BALAKRISHNAN from.OPTIMUM (MAS)" w:date="2026-01-16T18:13:00Z">
              <w:r w:rsidRPr="00BB176E">
                <w:t>erial if issue code is not available</w:t>
              </w:r>
            </w:ins>
            <w:ins w:id="108" w:author="Akila BALAKRISHNAN from.OPTIMUM (MAS)" w:date="2026-01-16T18:14:00Z" w16du:dateUtc="2026-01-16T10:14:00Z">
              <w:r>
                <w:t>.</w:t>
              </w:r>
            </w:ins>
          </w:p>
          <w:p w14:paraId="65987BC8" w14:textId="77777777" w:rsidR="00BB176E" w:rsidRDefault="00BB176E" w:rsidP="0060678B">
            <w:pPr>
              <w:pStyle w:val="NoSpacing"/>
              <w:rPr>
                <w:ins w:id="109" w:author="Akila BALAKRISHNAN from.OPTIMUM (MAS)" w:date="2026-01-16T18:13:00Z" w16du:dateUtc="2026-01-16T10:13:00Z"/>
              </w:rPr>
            </w:pPr>
          </w:p>
          <w:p w14:paraId="355AF174" w14:textId="5C8C72FF" w:rsidR="0060678B" w:rsidRPr="0060678B" w:rsidRDefault="00F70B95" w:rsidP="0060678B">
            <w:pPr>
              <w:pStyle w:val="NoSpacing"/>
            </w:pPr>
            <w:r w:rsidRPr="002923FD">
              <w:t>Display</w:t>
            </w:r>
            <w:r w:rsidR="005F251E">
              <w:t>s</w:t>
            </w:r>
            <w:r w:rsidRPr="002923FD">
              <w:t xml:space="preserve"> the Security </w:t>
            </w:r>
            <w:r>
              <w:t>t</w:t>
            </w:r>
            <w:r w:rsidRPr="002923FD">
              <w:t>ype</w:t>
            </w:r>
            <w:r w:rsidR="00B87F52">
              <w:t xml:space="preserve"> and Issue code of the </w:t>
            </w:r>
            <w:r w:rsidR="002B133C">
              <w:t>syndication</w:t>
            </w:r>
            <w:r w:rsidR="00B87F52">
              <w:t xml:space="preserve"> </w:t>
            </w:r>
            <w:r w:rsidRPr="002923FD">
              <w:t xml:space="preserve">as </w:t>
            </w:r>
            <w:r w:rsidR="00B87F52">
              <w:t>“</w:t>
            </w:r>
            <w:r w:rsidR="00474AFC">
              <w:t>{</w:t>
            </w:r>
            <w:r w:rsidR="0060678B">
              <w:t>issueCode</w:t>
            </w:r>
            <w:r w:rsidR="00474AFC">
              <w:t>}</w:t>
            </w:r>
            <w:r w:rsidRPr="002923FD">
              <w:t xml:space="preserve"> </w:t>
            </w:r>
            <w:r w:rsidR="0060678B" w:rsidRPr="0060678B">
              <w:t>·</w:t>
            </w:r>
          </w:p>
          <w:p w14:paraId="542D9A35" w14:textId="6F5DACD4" w:rsidR="008B592A" w:rsidRDefault="00B87F52" w:rsidP="008B592A">
            <w:pPr>
              <w:pStyle w:val="NoSpacing"/>
            </w:pPr>
            <w:r>
              <w:t>{</w:t>
            </w:r>
            <w:r w:rsidR="0060678B">
              <w:t>tenor</w:t>
            </w:r>
            <w:r w:rsidR="00191FB1">
              <w:t>}</w:t>
            </w:r>
            <w:r w:rsidR="008B592A">
              <w:t xml:space="preserve"> </w:t>
            </w:r>
            <w:r w:rsidR="008B592A" w:rsidRPr="008B592A">
              <w:t>·</w:t>
            </w:r>
            <w:r w:rsidR="008B592A">
              <w:t xml:space="preserve"> {securityType} ({newReopen})</w:t>
            </w:r>
            <w:r w:rsidR="008B592A" w:rsidRPr="008B592A">
              <w:t>·</w:t>
            </w:r>
            <w:r w:rsidR="008B592A">
              <w:t xml:space="preserve"> </w:t>
            </w:r>
            <w:r w:rsidR="008B592A" w:rsidRPr="008B592A">
              <w:t>·</w:t>
            </w:r>
            <w:r w:rsidR="008B592A">
              <w:t xml:space="preserve"> {sgsType}</w:t>
            </w:r>
            <w:r w:rsidR="0052401B">
              <w:t>”</w:t>
            </w:r>
          </w:p>
          <w:p w14:paraId="3635C859" w14:textId="77777777" w:rsidR="008B592A" w:rsidRDefault="008B592A" w:rsidP="008B592A">
            <w:pPr>
              <w:pStyle w:val="NoSpacing"/>
            </w:pPr>
          </w:p>
          <w:p w14:paraId="58FB3FC6" w14:textId="116794C4" w:rsidR="008B592A" w:rsidRPr="0060678B" w:rsidRDefault="0052401B" w:rsidP="008B592A">
            <w:pPr>
              <w:pStyle w:val="NoSpacing"/>
            </w:pPr>
            <w:r>
              <w:t>e.</w:t>
            </w:r>
            <w:r w:rsidR="00474AFC">
              <w:t>g.</w:t>
            </w:r>
            <w:r w:rsidR="00F70B95" w:rsidRPr="002923FD">
              <w:t xml:space="preserve"> "</w:t>
            </w:r>
            <w:r w:rsidR="008B592A" w:rsidRPr="008B592A">
              <w:t>N525100T</w:t>
            </w:r>
            <w:r w:rsidR="008B592A" w:rsidRPr="0060678B">
              <w:t>·</w:t>
            </w:r>
          </w:p>
          <w:p w14:paraId="08BE190C" w14:textId="4D143D7C" w:rsidR="002B133C" w:rsidRPr="00901608" w:rsidRDefault="008B592A" w:rsidP="002B133C">
            <w:pPr>
              <w:pStyle w:val="NoSpacing"/>
            </w:pPr>
            <w:r>
              <w:t xml:space="preserve">5-year </w:t>
            </w:r>
            <w:r w:rsidRPr="008B592A">
              <w:t>·</w:t>
            </w:r>
            <w:r>
              <w:t xml:space="preserve"> SGS Bonds (Re-open)</w:t>
            </w:r>
            <w:r w:rsidRPr="008B592A">
              <w:t xml:space="preserve"> ·</w:t>
            </w:r>
            <w:r>
              <w:t xml:space="preserve"> </w:t>
            </w:r>
            <w:r w:rsidR="00792BCB">
              <w:t>SGS (</w:t>
            </w:r>
            <w:r>
              <w:t>MD</w:t>
            </w:r>
            <w:r w:rsidR="00792BCB">
              <w:t>)</w:t>
            </w:r>
            <w:r w:rsidR="00F70B95" w:rsidRPr="002923FD">
              <w:t>"</w:t>
            </w:r>
          </w:p>
          <w:p w14:paraId="51EAE67C" w14:textId="4DC2DA80" w:rsidR="00F70B95" w:rsidRPr="00901608" w:rsidRDefault="00F70B95" w:rsidP="008B592A">
            <w:pPr>
              <w:pStyle w:val="NoSpacing"/>
            </w:pPr>
          </w:p>
        </w:tc>
      </w:tr>
      <w:tr w:rsidR="00F70B95" w:rsidRPr="007C7C7F" w14:paraId="30AE9618" w14:textId="77777777" w:rsidTr="00FC312D">
        <w:tc>
          <w:tcPr>
            <w:tcW w:w="562" w:type="dxa"/>
          </w:tcPr>
          <w:p w14:paraId="77FC38B1" w14:textId="77777777" w:rsidR="00F70B95" w:rsidRPr="007C7C7F" w:rsidRDefault="00F70B95" w:rsidP="00F70B95">
            <w:pPr>
              <w:pStyle w:val="NoSpacing"/>
            </w:pPr>
            <w:r>
              <w:rPr>
                <w:rFonts w:cstheme="minorHAnsi"/>
              </w:rPr>
              <w:lastRenderedPageBreak/>
              <w:t>2</w:t>
            </w:r>
          </w:p>
        </w:tc>
        <w:tc>
          <w:tcPr>
            <w:tcW w:w="2248" w:type="dxa"/>
          </w:tcPr>
          <w:p w14:paraId="2217E420" w14:textId="21FCF11E" w:rsidR="00F70B95" w:rsidRPr="004B15DC" w:rsidRDefault="00DE637D" w:rsidP="00474AFC">
            <w:pPr>
              <w:pStyle w:val="NoSpacing"/>
              <w:rPr>
                <w:i/>
                <w:iCs/>
              </w:rPr>
            </w:pPr>
            <w:r>
              <w:t>Status</w:t>
            </w:r>
          </w:p>
        </w:tc>
        <w:tc>
          <w:tcPr>
            <w:tcW w:w="1701" w:type="dxa"/>
          </w:tcPr>
          <w:p w14:paraId="099762FD" w14:textId="4360DF77" w:rsidR="00F70B95" w:rsidRPr="00901608" w:rsidRDefault="00CD7345" w:rsidP="00474AFC">
            <w:pPr>
              <w:pStyle w:val="NoSpacing"/>
            </w:pPr>
            <w:r>
              <w:t>Status Pill Indicator</w:t>
            </w:r>
          </w:p>
        </w:tc>
        <w:tc>
          <w:tcPr>
            <w:tcW w:w="2147" w:type="dxa"/>
          </w:tcPr>
          <w:p w14:paraId="0FBD42B4" w14:textId="77777777" w:rsidR="00F70B95" w:rsidRPr="00901608" w:rsidRDefault="00F70B95" w:rsidP="00474AFC">
            <w:pPr>
              <w:pStyle w:val="NoSpacing"/>
            </w:pPr>
          </w:p>
        </w:tc>
        <w:tc>
          <w:tcPr>
            <w:tcW w:w="3685" w:type="dxa"/>
          </w:tcPr>
          <w:p w14:paraId="6AB4AF1B" w14:textId="2C80F489" w:rsidR="00F70B95" w:rsidRPr="00901608" w:rsidRDefault="00F70B95" w:rsidP="00CD7345">
            <w:pPr>
              <w:pStyle w:val="NoSpacing"/>
            </w:pPr>
            <w:r w:rsidRPr="002923FD">
              <w:t>Display</w:t>
            </w:r>
            <w:r w:rsidR="00CD7345">
              <w:t>s</w:t>
            </w:r>
            <w:r w:rsidRPr="002923FD">
              <w:t xml:space="preserve"> the </w:t>
            </w:r>
            <w:r w:rsidR="00CD7345">
              <w:t>s</w:t>
            </w:r>
            <w:r w:rsidRPr="002923FD">
              <w:t xml:space="preserve">tatus of the </w:t>
            </w:r>
            <w:r w:rsidR="00B87F52">
              <w:t>announcement</w:t>
            </w:r>
            <w:r w:rsidRPr="002923FD">
              <w:t>.</w:t>
            </w:r>
            <w:r w:rsidR="00CD7345">
              <w:t xml:space="preserve"> </w:t>
            </w:r>
            <w:r w:rsidRPr="002923FD">
              <w:t xml:space="preserve">For example, </w:t>
            </w:r>
            <w:r>
              <w:rPr>
                <w:noProof/>
              </w:rPr>
              <w:t xml:space="preserve"> </w:t>
            </w:r>
            <w:r w:rsidR="00CD7345" w:rsidRPr="00CD7345">
              <w:rPr>
                <w:noProof/>
              </w:rPr>
              <w:drawing>
                <wp:inline distT="0" distB="0" distL="0" distR="0" wp14:anchorId="6323CDAC" wp14:editId="55FD0480">
                  <wp:extent cx="597529" cy="160137"/>
                  <wp:effectExtent l="0" t="0" r="0" b="0"/>
                  <wp:docPr id="1714687755" name="Picture 1714687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687755" name=""/>
                          <pic:cNvPicPr/>
                        </pic:nvPicPr>
                        <pic:blipFill>
                          <a:blip r:embed="rId36"/>
                          <a:stretch>
                            <a:fillRect/>
                          </a:stretch>
                        </pic:blipFill>
                        <pic:spPr>
                          <a:xfrm>
                            <a:off x="0" y="0"/>
                            <a:ext cx="641205" cy="171842"/>
                          </a:xfrm>
                          <a:prstGeom prst="rect">
                            <a:avLst/>
                          </a:prstGeom>
                        </pic:spPr>
                      </pic:pic>
                    </a:graphicData>
                  </a:graphic>
                </wp:inline>
              </w:drawing>
            </w:r>
            <w:r w:rsidRPr="002923FD">
              <w:t>.</w:t>
            </w:r>
          </w:p>
        </w:tc>
      </w:tr>
      <w:tr w:rsidR="00B87F52" w:rsidRPr="007C7C7F" w14:paraId="221E05FC" w14:textId="77777777" w:rsidTr="00FC312D">
        <w:tc>
          <w:tcPr>
            <w:tcW w:w="562" w:type="dxa"/>
          </w:tcPr>
          <w:p w14:paraId="346508BE" w14:textId="74D84BD7" w:rsidR="00B87F52" w:rsidRDefault="00B87F52" w:rsidP="00F70B95">
            <w:pPr>
              <w:pStyle w:val="NoSpacing"/>
              <w:rPr>
                <w:rFonts w:cstheme="minorHAnsi"/>
              </w:rPr>
            </w:pPr>
            <w:r>
              <w:rPr>
                <w:rFonts w:cstheme="minorHAnsi"/>
              </w:rPr>
              <w:t>3</w:t>
            </w:r>
          </w:p>
        </w:tc>
        <w:tc>
          <w:tcPr>
            <w:tcW w:w="2248" w:type="dxa"/>
          </w:tcPr>
          <w:p w14:paraId="230D2270" w14:textId="0437351E" w:rsidR="00B87F52" w:rsidRPr="00B87F52" w:rsidRDefault="002B133C" w:rsidP="00474AFC">
            <w:pPr>
              <w:pStyle w:val="NoSpacing"/>
            </w:pPr>
            <w:r>
              <w:t>Header Action Buttons</w:t>
            </w:r>
          </w:p>
        </w:tc>
        <w:tc>
          <w:tcPr>
            <w:tcW w:w="1701" w:type="dxa"/>
          </w:tcPr>
          <w:p w14:paraId="49EEEC1E" w14:textId="6B9A6582" w:rsidR="00B87F52" w:rsidRDefault="002B133C" w:rsidP="00474AFC">
            <w:pPr>
              <w:pStyle w:val="NoSpacing"/>
            </w:pPr>
            <w:r>
              <w:t>Button Group</w:t>
            </w:r>
          </w:p>
        </w:tc>
        <w:tc>
          <w:tcPr>
            <w:tcW w:w="2147" w:type="dxa"/>
          </w:tcPr>
          <w:p w14:paraId="6DE51509" w14:textId="77777777" w:rsidR="00B87F52" w:rsidRPr="00901608" w:rsidRDefault="00B87F52" w:rsidP="00474AFC">
            <w:pPr>
              <w:pStyle w:val="NoSpacing"/>
            </w:pPr>
          </w:p>
        </w:tc>
        <w:tc>
          <w:tcPr>
            <w:tcW w:w="3685" w:type="dxa"/>
          </w:tcPr>
          <w:p w14:paraId="24A6DC4A" w14:textId="5B787A24" w:rsidR="00B87F52" w:rsidRDefault="000561A6" w:rsidP="00CD7345">
            <w:pPr>
              <w:pStyle w:val="NoSpacing"/>
            </w:pPr>
            <w:r>
              <w:t xml:space="preserve">Displays the following </w:t>
            </w:r>
            <w:r w:rsidR="002B133C">
              <w:t>button</w:t>
            </w:r>
            <w:r>
              <w:t>s</w:t>
            </w:r>
            <w:r w:rsidR="00FC312D">
              <w:t>:</w:t>
            </w:r>
          </w:p>
          <w:p w14:paraId="5AC6C510" w14:textId="77777777" w:rsidR="000561A6" w:rsidRDefault="002B133C" w:rsidP="00681D51">
            <w:pPr>
              <w:pStyle w:val="ListParagraph"/>
            </w:pPr>
            <w:r>
              <w:t>Cancel syndication</w:t>
            </w:r>
          </w:p>
          <w:p w14:paraId="0864E7D2" w14:textId="262F5CCB" w:rsidR="00637E86" w:rsidRPr="002923FD" w:rsidRDefault="00637E86" w:rsidP="00637E86">
            <w:r>
              <w:t>The buttons are only available to Syndication Details Makers</w:t>
            </w:r>
          </w:p>
        </w:tc>
      </w:tr>
    </w:tbl>
    <w:p w14:paraId="538BC3CD" w14:textId="431A2AB9" w:rsidR="00F70B95" w:rsidRPr="007D7B67" w:rsidRDefault="00BB1777" w:rsidP="00F70B95">
      <w:pPr>
        <w:pStyle w:val="Caption"/>
      </w:pPr>
      <w:r>
        <w:t xml:space="preserve">Table </w:t>
      </w:r>
      <w:r>
        <w:fldChar w:fldCharType="begin"/>
      </w:r>
      <w:r>
        <w:instrText xml:space="preserve"> SEQ Table \* ARABIC </w:instrText>
      </w:r>
      <w:r>
        <w:fldChar w:fldCharType="separate"/>
      </w:r>
      <w:r w:rsidR="001108F9">
        <w:rPr>
          <w:noProof/>
        </w:rPr>
        <w:t>6</w:t>
      </w:r>
      <w:r>
        <w:fldChar w:fldCharType="end"/>
      </w:r>
      <w:r>
        <w:t xml:space="preserve">: </w:t>
      </w:r>
      <w:r w:rsidR="00F70B95">
        <w:t>Page Header Screen Elements</w:t>
      </w:r>
    </w:p>
    <w:p w14:paraId="1A0DEB08" w14:textId="77777777" w:rsidR="00DE390E" w:rsidRDefault="00DE390E" w:rsidP="00DE390E">
      <w:pPr>
        <w:pStyle w:val="Heading4"/>
      </w:pPr>
      <w:r>
        <w:t>Sub-Header</w:t>
      </w:r>
    </w:p>
    <w:tbl>
      <w:tblPr>
        <w:tblStyle w:val="TableGrid"/>
        <w:tblW w:w="0" w:type="auto"/>
        <w:tblLook w:val="04A0" w:firstRow="1" w:lastRow="0" w:firstColumn="1" w:lastColumn="0" w:noHBand="0" w:noVBand="1"/>
      </w:tblPr>
      <w:tblGrid>
        <w:gridCol w:w="562"/>
        <w:gridCol w:w="2248"/>
        <w:gridCol w:w="1701"/>
        <w:gridCol w:w="2147"/>
        <w:gridCol w:w="3685"/>
      </w:tblGrid>
      <w:tr w:rsidR="00DE390E" w:rsidRPr="007C7C7F" w14:paraId="5C784267" w14:textId="77777777" w:rsidTr="00ED0588">
        <w:tc>
          <w:tcPr>
            <w:tcW w:w="562" w:type="dxa"/>
            <w:shd w:val="clear" w:color="auto" w:fill="E7E6E6" w:themeFill="background2"/>
          </w:tcPr>
          <w:p w14:paraId="22FE3F64" w14:textId="77777777" w:rsidR="00DE390E" w:rsidRPr="007D7B67" w:rsidRDefault="00DE390E" w:rsidP="00ED0588">
            <w:pPr>
              <w:pStyle w:val="NoSpacing"/>
              <w:jc w:val="center"/>
              <w:rPr>
                <w:b/>
                <w:bCs/>
              </w:rPr>
            </w:pPr>
            <w:r w:rsidRPr="007D7B67">
              <w:rPr>
                <w:rFonts w:cstheme="minorHAnsi"/>
                <w:b/>
                <w:bCs/>
              </w:rPr>
              <w:t>S/N</w:t>
            </w:r>
          </w:p>
        </w:tc>
        <w:tc>
          <w:tcPr>
            <w:tcW w:w="2248" w:type="dxa"/>
            <w:shd w:val="clear" w:color="auto" w:fill="E7E6E6" w:themeFill="background2"/>
          </w:tcPr>
          <w:p w14:paraId="0ED29C9F" w14:textId="77777777" w:rsidR="00DE390E" w:rsidRPr="007D7B67" w:rsidRDefault="00DE390E" w:rsidP="00ED0588">
            <w:pPr>
              <w:pStyle w:val="NoSpacing"/>
              <w:jc w:val="center"/>
              <w:rPr>
                <w:b/>
                <w:bCs/>
              </w:rPr>
            </w:pPr>
            <w:r w:rsidRPr="007D7B67">
              <w:rPr>
                <w:rFonts w:cstheme="minorHAnsi"/>
                <w:b/>
                <w:bCs/>
              </w:rPr>
              <w:t>Name</w:t>
            </w:r>
          </w:p>
        </w:tc>
        <w:tc>
          <w:tcPr>
            <w:tcW w:w="1701" w:type="dxa"/>
            <w:shd w:val="clear" w:color="auto" w:fill="E7E6E6" w:themeFill="background2"/>
          </w:tcPr>
          <w:p w14:paraId="40CF4991" w14:textId="77777777" w:rsidR="00DE390E" w:rsidRPr="007D7B67" w:rsidRDefault="00DE390E" w:rsidP="00ED0588">
            <w:pPr>
              <w:pStyle w:val="TableHeading"/>
              <w:jc w:val="center"/>
              <w:rPr>
                <w:rFonts w:asciiTheme="minorHAnsi" w:hAnsiTheme="minorHAnsi" w:cstheme="minorHAnsi"/>
                <w:bCs/>
              </w:rPr>
            </w:pPr>
            <w:r w:rsidRPr="007D7B67">
              <w:rPr>
                <w:rFonts w:asciiTheme="minorHAnsi" w:hAnsiTheme="minorHAnsi" w:cstheme="minorHAnsi"/>
                <w:bCs/>
              </w:rPr>
              <w:t>Type</w:t>
            </w:r>
          </w:p>
          <w:p w14:paraId="6B46164A" w14:textId="77777777" w:rsidR="00DE390E" w:rsidRPr="007D7B67" w:rsidRDefault="00DE390E" w:rsidP="00ED0588">
            <w:pPr>
              <w:pStyle w:val="NoSpacing"/>
              <w:jc w:val="center"/>
              <w:rPr>
                <w:b/>
                <w:bCs/>
              </w:rPr>
            </w:pPr>
            <w:r w:rsidRPr="007D7B67">
              <w:rPr>
                <w:rFonts w:cstheme="minorHAnsi"/>
                <w:b/>
                <w:bCs/>
              </w:rPr>
              <w:t>(Max Length)</w:t>
            </w:r>
          </w:p>
        </w:tc>
        <w:tc>
          <w:tcPr>
            <w:tcW w:w="2147" w:type="dxa"/>
            <w:shd w:val="clear" w:color="auto" w:fill="E7E6E6" w:themeFill="background2"/>
          </w:tcPr>
          <w:p w14:paraId="7AD2142F" w14:textId="77777777" w:rsidR="00DE390E" w:rsidRPr="007D7B67" w:rsidRDefault="00DE390E" w:rsidP="00ED0588">
            <w:pPr>
              <w:pStyle w:val="NoSpacing"/>
              <w:jc w:val="center"/>
              <w:rPr>
                <w:b/>
                <w:bCs/>
              </w:rPr>
            </w:pPr>
            <w:r w:rsidRPr="007D7B67">
              <w:rPr>
                <w:rFonts w:cstheme="minorHAnsi"/>
                <w:b/>
                <w:bCs/>
              </w:rPr>
              <w:t>Validation Rules</w:t>
            </w:r>
          </w:p>
        </w:tc>
        <w:tc>
          <w:tcPr>
            <w:tcW w:w="3685" w:type="dxa"/>
            <w:shd w:val="clear" w:color="auto" w:fill="E7E6E6" w:themeFill="background2"/>
          </w:tcPr>
          <w:p w14:paraId="685D404A" w14:textId="77777777" w:rsidR="00DE390E" w:rsidRPr="007D7B67" w:rsidRDefault="00DE390E" w:rsidP="00ED0588">
            <w:pPr>
              <w:pStyle w:val="NoSpacing"/>
              <w:jc w:val="center"/>
              <w:rPr>
                <w:rFonts w:cstheme="minorHAnsi"/>
                <w:b/>
                <w:bCs/>
              </w:rPr>
            </w:pPr>
            <w:r>
              <w:rPr>
                <w:rFonts w:cstheme="minorHAnsi"/>
                <w:b/>
                <w:bCs/>
              </w:rPr>
              <w:t>Remarks</w:t>
            </w:r>
          </w:p>
        </w:tc>
      </w:tr>
      <w:tr w:rsidR="00DE390E" w:rsidRPr="007C7C7F" w14:paraId="0E643EC4" w14:textId="77777777" w:rsidTr="00ED0588">
        <w:tc>
          <w:tcPr>
            <w:tcW w:w="562" w:type="dxa"/>
          </w:tcPr>
          <w:p w14:paraId="0C985C5D" w14:textId="77777777" w:rsidR="00DE390E" w:rsidRPr="007C7C7F" w:rsidRDefault="00DE390E" w:rsidP="00ED0588">
            <w:pPr>
              <w:pStyle w:val="NoSpacing"/>
            </w:pPr>
            <w:r>
              <w:t>1</w:t>
            </w:r>
          </w:p>
        </w:tc>
        <w:tc>
          <w:tcPr>
            <w:tcW w:w="2248" w:type="dxa"/>
          </w:tcPr>
          <w:p w14:paraId="4C1C0153" w14:textId="77777777" w:rsidR="00DE390E" w:rsidRPr="007C7C7F" w:rsidRDefault="00DE390E" w:rsidP="00ED0588">
            <w:pPr>
              <w:pStyle w:val="NoSpacing"/>
            </w:pPr>
            <w:r>
              <w:t>ISIN code</w:t>
            </w:r>
          </w:p>
        </w:tc>
        <w:tc>
          <w:tcPr>
            <w:tcW w:w="1701" w:type="dxa"/>
          </w:tcPr>
          <w:p w14:paraId="696BA710" w14:textId="77777777" w:rsidR="00DE390E" w:rsidRPr="00901608" w:rsidRDefault="00DE390E" w:rsidP="00ED0588">
            <w:pPr>
              <w:pStyle w:val="NoSpacing"/>
            </w:pPr>
            <w:r>
              <w:t>Label</w:t>
            </w:r>
          </w:p>
        </w:tc>
        <w:tc>
          <w:tcPr>
            <w:tcW w:w="2147" w:type="dxa"/>
          </w:tcPr>
          <w:p w14:paraId="61F50FD0" w14:textId="77777777" w:rsidR="00DE390E" w:rsidRPr="00901608" w:rsidRDefault="00DE390E" w:rsidP="00ED0588">
            <w:pPr>
              <w:pStyle w:val="NoSpacing"/>
            </w:pPr>
          </w:p>
        </w:tc>
        <w:tc>
          <w:tcPr>
            <w:tcW w:w="3685" w:type="dxa"/>
          </w:tcPr>
          <w:p w14:paraId="116C9A33" w14:textId="09B2AFE4" w:rsidR="00DE390E" w:rsidRPr="00901608" w:rsidRDefault="00792BCB" w:rsidP="00ED0588">
            <w:pPr>
              <w:pStyle w:val="NoSpacing"/>
            </w:pPr>
            <w:r>
              <w:t>Will be “-“ if there is no value from the issuance calendar.</w:t>
            </w:r>
          </w:p>
        </w:tc>
      </w:tr>
      <w:tr w:rsidR="00DE390E" w:rsidRPr="007C7C7F" w14:paraId="301B7B2D" w14:textId="77777777" w:rsidTr="00ED0588">
        <w:tc>
          <w:tcPr>
            <w:tcW w:w="562" w:type="dxa"/>
          </w:tcPr>
          <w:p w14:paraId="36C8AD6F" w14:textId="77777777" w:rsidR="00DE390E" w:rsidRDefault="00DE390E" w:rsidP="00ED0588">
            <w:pPr>
              <w:pStyle w:val="NoSpacing"/>
              <w:rPr>
                <w:rFonts w:cstheme="minorHAnsi"/>
              </w:rPr>
            </w:pPr>
            <w:r>
              <w:rPr>
                <w:rFonts w:cstheme="minorHAnsi"/>
              </w:rPr>
              <w:t>2</w:t>
            </w:r>
          </w:p>
        </w:tc>
        <w:tc>
          <w:tcPr>
            <w:tcW w:w="2248" w:type="dxa"/>
          </w:tcPr>
          <w:p w14:paraId="4BB2590F" w14:textId="77777777" w:rsidR="00DE390E" w:rsidRPr="002923FD" w:rsidRDefault="00DE390E" w:rsidP="00ED0588">
            <w:pPr>
              <w:pStyle w:val="NoSpacing"/>
            </w:pPr>
            <w:r>
              <w:t>Public offer period</w:t>
            </w:r>
          </w:p>
        </w:tc>
        <w:tc>
          <w:tcPr>
            <w:tcW w:w="1701" w:type="dxa"/>
          </w:tcPr>
          <w:p w14:paraId="140F7735" w14:textId="77777777" w:rsidR="00DE390E" w:rsidRPr="002923FD" w:rsidRDefault="00DE390E" w:rsidP="00ED0588">
            <w:pPr>
              <w:pStyle w:val="NoSpacing"/>
            </w:pPr>
            <w:r>
              <w:t>Label</w:t>
            </w:r>
          </w:p>
        </w:tc>
        <w:tc>
          <w:tcPr>
            <w:tcW w:w="2147" w:type="dxa"/>
          </w:tcPr>
          <w:p w14:paraId="305CEF2B" w14:textId="77777777" w:rsidR="00DE390E" w:rsidRPr="002923FD" w:rsidRDefault="00DE390E" w:rsidP="00ED0588">
            <w:pPr>
              <w:pStyle w:val="NoSpacing"/>
            </w:pPr>
          </w:p>
        </w:tc>
        <w:tc>
          <w:tcPr>
            <w:tcW w:w="3685" w:type="dxa"/>
          </w:tcPr>
          <w:p w14:paraId="784FFFF6" w14:textId="02F43E5E" w:rsidR="00DE390E" w:rsidRDefault="00792BCB" w:rsidP="00ED0588">
            <w:pPr>
              <w:pStyle w:val="NoSpacing"/>
            </w:pPr>
            <w:r>
              <w:t>Will be “-“ if there is no value from the issuance calendar.</w:t>
            </w:r>
          </w:p>
        </w:tc>
      </w:tr>
      <w:tr w:rsidR="00DE390E" w:rsidRPr="007C7C7F" w14:paraId="05636E4B" w14:textId="77777777" w:rsidTr="00ED0588">
        <w:tc>
          <w:tcPr>
            <w:tcW w:w="562" w:type="dxa"/>
          </w:tcPr>
          <w:p w14:paraId="29513C19" w14:textId="77777777" w:rsidR="00DE390E" w:rsidRDefault="00DE390E" w:rsidP="00ED0588">
            <w:pPr>
              <w:pStyle w:val="NoSpacing"/>
              <w:rPr>
                <w:rFonts w:cstheme="minorHAnsi"/>
              </w:rPr>
            </w:pPr>
            <w:r>
              <w:rPr>
                <w:rFonts w:cstheme="minorHAnsi"/>
              </w:rPr>
              <w:t>3</w:t>
            </w:r>
          </w:p>
        </w:tc>
        <w:tc>
          <w:tcPr>
            <w:tcW w:w="2248" w:type="dxa"/>
          </w:tcPr>
          <w:p w14:paraId="2C7B6140" w14:textId="77777777" w:rsidR="00DE390E" w:rsidRPr="002923FD" w:rsidRDefault="00DE390E" w:rsidP="00ED0588">
            <w:pPr>
              <w:pStyle w:val="NoSpacing"/>
            </w:pPr>
            <w:r>
              <w:t>Allotment date</w:t>
            </w:r>
          </w:p>
        </w:tc>
        <w:tc>
          <w:tcPr>
            <w:tcW w:w="1701" w:type="dxa"/>
          </w:tcPr>
          <w:p w14:paraId="144EA9BF" w14:textId="77777777" w:rsidR="00DE390E" w:rsidRPr="002923FD" w:rsidRDefault="00DE390E" w:rsidP="00ED0588">
            <w:pPr>
              <w:pStyle w:val="NoSpacing"/>
            </w:pPr>
            <w:r w:rsidRPr="008A36E3">
              <w:t>Label</w:t>
            </w:r>
          </w:p>
        </w:tc>
        <w:tc>
          <w:tcPr>
            <w:tcW w:w="2147" w:type="dxa"/>
          </w:tcPr>
          <w:p w14:paraId="28D2C188" w14:textId="77777777" w:rsidR="00DE390E" w:rsidRPr="002923FD" w:rsidRDefault="00DE390E" w:rsidP="00ED0588">
            <w:pPr>
              <w:pStyle w:val="NoSpacing"/>
            </w:pPr>
          </w:p>
        </w:tc>
        <w:tc>
          <w:tcPr>
            <w:tcW w:w="3685" w:type="dxa"/>
          </w:tcPr>
          <w:p w14:paraId="38573A46" w14:textId="6F095863" w:rsidR="00DE390E" w:rsidRDefault="00792BCB" w:rsidP="00ED0588">
            <w:pPr>
              <w:pStyle w:val="NoSpacing"/>
            </w:pPr>
            <w:r>
              <w:t>Will be “-“ if there is no value from the issuance calendar.</w:t>
            </w:r>
          </w:p>
        </w:tc>
      </w:tr>
      <w:tr w:rsidR="00DE390E" w:rsidRPr="007C7C7F" w14:paraId="5B5D6A13" w14:textId="77777777" w:rsidTr="00792BCB">
        <w:trPr>
          <w:trHeight w:val="718"/>
        </w:trPr>
        <w:tc>
          <w:tcPr>
            <w:tcW w:w="562" w:type="dxa"/>
          </w:tcPr>
          <w:p w14:paraId="528AE513" w14:textId="77777777" w:rsidR="00DE390E" w:rsidRDefault="00DE390E" w:rsidP="00ED0588">
            <w:pPr>
              <w:pStyle w:val="NoSpacing"/>
              <w:rPr>
                <w:rFonts w:cstheme="minorHAnsi"/>
              </w:rPr>
            </w:pPr>
            <w:r>
              <w:rPr>
                <w:rFonts w:cstheme="minorHAnsi"/>
              </w:rPr>
              <w:t>4</w:t>
            </w:r>
          </w:p>
        </w:tc>
        <w:tc>
          <w:tcPr>
            <w:tcW w:w="2248" w:type="dxa"/>
          </w:tcPr>
          <w:p w14:paraId="3582DBBA" w14:textId="77777777" w:rsidR="00DE390E" w:rsidRPr="002923FD" w:rsidRDefault="00DE390E" w:rsidP="00ED0588">
            <w:pPr>
              <w:pStyle w:val="NoSpacing"/>
            </w:pPr>
            <w:r>
              <w:t xml:space="preserve">Issue date </w:t>
            </w:r>
          </w:p>
        </w:tc>
        <w:tc>
          <w:tcPr>
            <w:tcW w:w="1701" w:type="dxa"/>
          </w:tcPr>
          <w:p w14:paraId="78342F88" w14:textId="77777777" w:rsidR="00DE390E" w:rsidRPr="002923FD" w:rsidRDefault="00DE390E" w:rsidP="00ED0588">
            <w:pPr>
              <w:pStyle w:val="NoSpacing"/>
            </w:pPr>
            <w:r w:rsidRPr="008A36E3">
              <w:t>Label</w:t>
            </w:r>
          </w:p>
        </w:tc>
        <w:tc>
          <w:tcPr>
            <w:tcW w:w="2147" w:type="dxa"/>
          </w:tcPr>
          <w:p w14:paraId="051060C2" w14:textId="77777777" w:rsidR="00DE390E" w:rsidRPr="002923FD" w:rsidRDefault="00DE390E" w:rsidP="00ED0588">
            <w:pPr>
              <w:pStyle w:val="NoSpacing"/>
            </w:pPr>
          </w:p>
        </w:tc>
        <w:tc>
          <w:tcPr>
            <w:tcW w:w="3685" w:type="dxa"/>
          </w:tcPr>
          <w:p w14:paraId="605C98C3" w14:textId="4974EE82" w:rsidR="00DE390E" w:rsidRDefault="00792BCB" w:rsidP="00ED0588">
            <w:r>
              <w:t>Will be “-“ if there is no value from the issuance calendar.</w:t>
            </w:r>
          </w:p>
        </w:tc>
      </w:tr>
      <w:tr w:rsidR="00DE390E" w:rsidRPr="007C7C7F" w14:paraId="4BF933F4" w14:textId="77777777" w:rsidTr="00ED0588">
        <w:tc>
          <w:tcPr>
            <w:tcW w:w="562" w:type="dxa"/>
          </w:tcPr>
          <w:p w14:paraId="29BB30B2" w14:textId="77777777" w:rsidR="00DE390E" w:rsidRDefault="00DE390E" w:rsidP="00ED0588">
            <w:pPr>
              <w:pStyle w:val="NoSpacing"/>
              <w:rPr>
                <w:rFonts w:cstheme="minorHAnsi"/>
              </w:rPr>
            </w:pPr>
            <w:r>
              <w:rPr>
                <w:rFonts w:cstheme="minorHAnsi"/>
              </w:rPr>
              <w:t>5</w:t>
            </w:r>
          </w:p>
        </w:tc>
        <w:tc>
          <w:tcPr>
            <w:tcW w:w="2248" w:type="dxa"/>
          </w:tcPr>
          <w:p w14:paraId="0D47F5AF" w14:textId="77777777" w:rsidR="00DE390E" w:rsidRPr="002923FD" w:rsidRDefault="00DE390E" w:rsidP="00ED0588">
            <w:pPr>
              <w:pStyle w:val="NoSpacing"/>
            </w:pPr>
            <w:r>
              <w:t xml:space="preserve">Maturity date </w:t>
            </w:r>
          </w:p>
        </w:tc>
        <w:tc>
          <w:tcPr>
            <w:tcW w:w="1701" w:type="dxa"/>
          </w:tcPr>
          <w:p w14:paraId="1CA8E5F6" w14:textId="77777777" w:rsidR="00DE390E" w:rsidRPr="002923FD" w:rsidRDefault="00DE390E" w:rsidP="00ED0588">
            <w:pPr>
              <w:pStyle w:val="NoSpacing"/>
            </w:pPr>
            <w:r w:rsidRPr="008A36E3">
              <w:t>Label</w:t>
            </w:r>
          </w:p>
        </w:tc>
        <w:tc>
          <w:tcPr>
            <w:tcW w:w="2147" w:type="dxa"/>
          </w:tcPr>
          <w:p w14:paraId="168AC85D" w14:textId="77777777" w:rsidR="00DE390E" w:rsidRPr="002923FD" w:rsidRDefault="00DE390E" w:rsidP="00ED0588">
            <w:pPr>
              <w:pStyle w:val="NoSpacing"/>
            </w:pPr>
          </w:p>
        </w:tc>
        <w:tc>
          <w:tcPr>
            <w:tcW w:w="3685" w:type="dxa"/>
          </w:tcPr>
          <w:p w14:paraId="653561E3" w14:textId="1E638F0F" w:rsidR="00DE390E" w:rsidRDefault="00792BCB" w:rsidP="00ED0588">
            <w:pPr>
              <w:pStyle w:val="NoSpacing"/>
            </w:pPr>
            <w:r>
              <w:t>Will be “-“ if there is no value from the issuance calendar.</w:t>
            </w:r>
          </w:p>
        </w:tc>
      </w:tr>
      <w:tr w:rsidR="00DE390E" w:rsidRPr="007C7C7F" w14:paraId="05F97DFB" w14:textId="77777777" w:rsidTr="00ED0588">
        <w:tc>
          <w:tcPr>
            <w:tcW w:w="562" w:type="dxa"/>
          </w:tcPr>
          <w:p w14:paraId="324B0676" w14:textId="77777777" w:rsidR="00DE390E" w:rsidRDefault="00DE390E" w:rsidP="00ED0588">
            <w:pPr>
              <w:pStyle w:val="NoSpacing"/>
              <w:rPr>
                <w:rFonts w:cstheme="minorHAnsi"/>
              </w:rPr>
            </w:pPr>
            <w:r>
              <w:rPr>
                <w:rFonts w:cstheme="minorHAnsi"/>
              </w:rPr>
              <w:t>6</w:t>
            </w:r>
          </w:p>
        </w:tc>
        <w:tc>
          <w:tcPr>
            <w:tcW w:w="2248" w:type="dxa"/>
          </w:tcPr>
          <w:p w14:paraId="0343A926" w14:textId="77777777" w:rsidR="00DE390E" w:rsidRDefault="00DE390E" w:rsidP="00ED0588">
            <w:pPr>
              <w:pStyle w:val="NoSpacing"/>
            </w:pPr>
            <w:r>
              <w:t>Issue size</w:t>
            </w:r>
          </w:p>
        </w:tc>
        <w:tc>
          <w:tcPr>
            <w:tcW w:w="1701" w:type="dxa"/>
          </w:tcPr>
          <w:p w14:paraId="55BCC6D5" w14:textId="77777777" w:rsidR="00DE390E" w:rsidRDefault="00DE390E" w:rsidP="00ED0588">
            <w:pPr>
              <w:pStyle w:val="NoSpacing"/>
            </w:pPr>
            <w:r w:rsidRPr="008A36E3">
              <w:t>Label</w:t>
            </w:r>
          </w:p>
        </w:tc>
        <w:tc>
          <w:tcPr>
            <w:tcW w:w="2147" w:type="dxa"/>
          </w:tcPr>
          <w:p w14:paraId="4624C3C8" w14:textId="77777777" w:rsidR="00DE390E" w:rsidRPr="001E3A39" w:rsidRDefault="00DE390E" w:rsidP="00ED0588">
            <w:pPr>
              <w:pStyle w:val="NoSpacing"/>
              <w:rPr>
                <w:u w:val="single"/>
              </w:rPr>
            </w:pPr>
          </w:p>
        </w:tc>
        <w:tc>
          <w:tcPr>
            <w:tcW w:w="3685" w:type="dxa"/>
          </w:tcPr>
          <w:p w14:paraId="0B779771" w14:textId="77E0869A" w:rsidR="00DE390E" w:rsidRDefault="00792BCB" w:rsidP="00ED0588">
            <w:pPr>
              <w:pStyle w:val="NoSpacing"/>
            </w:pPr>
            <w:r>
              <w:t xml:space="preserve">Will be “-“ if there is no </w:t>
            </w:r>
            <w:r w:rsidR="00ED6C39">
              <w:t xml:space="preserve">approved value for Total amount offered from the Offering details section of this page. </w:t>
            </w:r>
          </w:p>
        </w:tc>
      </w:tr>
      <w:tr w:rsidR="00DE390E" w:rsidRPr="007C7C7F" w14:paraId="24CD7B5C" w14:textId="77777777" w:rsidTr="00ED0588">
        <w:tc>
          <w:tcPr>
            <w:tcW w:w="562" w:type="dxa"/>
          </w:tcPr>
          <w:p w14:paraId="4F62B4F0" w14:textId="77777777" w:rsidR="00DE390E" w:rsidRDefault="00DE390E" w:rsidP="00ED0588">
            <w:pPr>
              <w:pStyle w:val="NoSpacing"/>
              <w:rPr>
                <w:rFonts w:cstheme="minorHAnsi"/>
              </w:rPr>
            </w:pPr>
            <w:r>
              <w:rPr>
                <w:rFonts w:cstheme="minorHAnsi"/>
              </w:rPr>
              <w:t>7</w:t>
            </w:r>
          </w:p>
        </w:tc>
        <w:tc>
          <w:tcPr>
            <w:tcW w:w="2248" w:type="dxa"/>
          </w:tcPr>
          <w:p w14:paraId="18C44237" w14:textId="77777777" w:rsidR="00DE390E" w:rsidRPr="002923FD" w:rsidRDefault="00DE390E" w:rsidP="00ED0588">
            <w:pPr>
              <w:pStyle w:val="NoSpacing"/>
            </w:pPr>
            <w:r>
              <w:t>Yield (%)</w:t>
            </w:r>
          </w:p>
        </w:tc>
        <w:tc>
          <w:tcPr>
            <w:tcW w:w="1701" w:type="dxa"/>
          </w:tcPr>
          <w:p w14:paraId="3C2D0874" w14:textId="77777777" w:rsidR="00DE390E" w:rsidRPr="002923FD" w:rsidRDefault="00DE390E" w:rsidP="00ED0588">
            <w:pPr>
              <w:pStyle w:val="NoSpacing"/>
            </w:pPr>
            <w:r w:rsidRPr="008A36E3">
              <w:t>Label</w:t>
            </w:r>
          </w:p>
        </w:tc>
        <w:tc>
          <w:tcPr>
            <w:tcW w:w="2147" w:type="dxa"/>
          </w:tcPr>
          <w:p w14:paraId="26AA2721" w14:textId="77777777" w:rsidR="00DE390E" w:rsidRPr="002923FD" w:rsidRDefault="00DE390E" w:rsidP="00ED0588">
            <w:pPr>
              <w:pStyle w:val="NoSpacing"/>
            </w:pPr>
          </w:p>
        </w:tc>
        <w:tc>
          <w:tcPr>
            <w:tcW w:w="3685" w:type="dxa"/>
          </w:tcPr>
          <w:p w14:paraId="68ABE06C" w14:textId="3AD2CBAA" w:rsidR="00DE390E" w:rsidRDefault="00792BCB" w:rsidP="00ED0588">
            <w:r>
              <w:t xml:space="preserve">Will be “-“ if there is no approved value for Yield </w:t>
            </w:r>
            <w:r w:rsidR="00ED6C39">
              <w:t xml:space="preserve">(%) </w:t>
            </w:r>
            <w:r>
              <w:t xml:space="preserve">in the </w:t>
            </w:r>
            <w:r w:rsidR="00ED6C39">
              <w:t>Placement details section of this page</w:t>
            </w:r>
            <w:r>
              <w:t xml:space="preserve">. </w:t>
            </w:r>
          </w:p>
        </w:tc>
      </w:tr>
      <w:tr w:rsidR="00DE390E" w:rsidRPr="007C7C7F" w14:paraId="373430FE" w14:textId="77777777" w:rsidTr="00ED0588">
        <w:tc>
          <w:tcPr>
            <w:tcW w:w="562" w:type="dxa"/>
          </w:tcPr>
          <w:p w14:paraId="7A023004" w14:textId="77777777" w:rsidR="00DE390E" w:rsidRDefault="00DE390E" w:rsidP="00ED0588">
            <w:pPr>
              <w:pStyle w:val="NoSpacing"/>
              <w:rPr>
                <w:rFonts w:cstheme="minorHAnsi"/>
              </w:rPr>
            </w:pPr>
            <w:r>
              <w:rPr>
                <w:rFonts w:cstheme="minorHAnsi"/>
              </w:rPr>
              <w:t>8</w:t>
            </w:r>
          </w:p>
        </w:tc>
        <w:tc>
          <w:tcPr>
            <w:tcW w:w="2248" w:type="dxa"/>
          </w:tcPr>
          <w:p w14:paraId="40F9011D" w14:textId="77777777" w:rsidR="00DE390E" w:rsidRPr="002923FD" w:rsidRDefault="00DE390E" w:rsidP="00ED0588">
            <w:pPr>
              <w:pStyle w:val="NoSpacing"/>
            </w:pPr>
            <w:r>
              <w:t>Price</w:t>
            </w:r>
          </w:p>
        </w:tc>
        <w:tc>
          <w:tcPr>
            <w:tcW w:w="1701" w:type="dxa"/>
          </w:tcPr>
          <w:p w14:paraId="2BAC9286" w14:textId="77777777" w:rsidR="00DE390E" w:rsidRPr="002923FD" w:rsidRDefault="00DE390E" w:rsidP="00ED0588">
            <w:pPr>
              <w:pStyle w:val="NoSpacing"/>
            </w:pPr>
            <w:r w:rsidRPr="008A36E3">
              <w:t>Label</w:t>
            </w:r>
          </w:p>
        </w:tc>
        <w:tc>
          <w:tcPr>
            <w:tcW w:w="2147" w:type="dxa"/>
          </w:tcPr>
          <w:p w14:paraId="167DE21E" w14:textId="77777777" w:rsidR="00DE390E" w:rsidRPr="009E10CA" w:rsidRDefault="00DE390E" w:rsidP="00ED0588">
            <w:pPr>
              <w:pStyle w:val="NoSpacing"/>
              <w:rPr>
                <w:rFonts w:cstheme="minorHAnsi"/>
              </w:rPr>
            </w:pPr>
          </w:p>
        </w:tc>
        <w:tc>
          <w:tcPr>
            <w:tcW w:w="3685" w:type="dxa"/>
          </w:tcPr>
          <w:p w14:paraId="76585EA7" w14:textId="35CCEB8C" w:rsidR="00DE390E" w:rsidRPr="00D21CAF" w:rsidRDefault="00792BCB" w:rsidP="00ED0588">
            <w:pPr>
              <w:rPr>
                <w:rFonts w:cstheme="minorHAnsi"/>
              </w:rPr>
            </w:pPr>
            <w:r>
              <w:t>Will be “-“ if there is no value approved value for Yield</w:t>
            </w:r>
            <w:r w:rsidR="0005777F">
              <w:t xml:space="preserve"> (%)</w:t>
            </w:r>
            <w:r>
              <w:t xml:space="preserve"> </w:t>
            </w:r>
            <w:r w:rsidR="0005777F">
              <w:t>in the Placement details section of this page.</w:t>
            </w:r>
          </w:p>
        </w:tc>
      </w:tr>
      <w:tr w:rsidR="00DE390E" w:rsidRPr="007C7C7F" w14:paraId="7A7D6854" w14:textId="77777777" w:rsidTr="00ED0588">
        <w:tc>
          <w:tcPr>
            <w:tcW w:w="562" w:type="dxa"/>
          </w:tcPr>
          <w:p w14:paraId="684851B8" w14:textId="77777777" w:rsidR="00DE390E" w:rsidRDefault="00DE390E" w:rsidP="00ED0588">
            <w:pPr>
              <w:pStyle w:val="NoSpacing"/>
              <w:rPr>
                <w:rFonts w:cstheme="minorHAnsi"/>
              </w:rPr>
            </w:pPr>
            <w:r>
              <w:rPr>
                <w:rFonts w:cstheme="minorHAnsi"/>
              </w:rPr>
              <w:t>9</w:t>
            </w:r>
          </w:p>
        </w:tc>
        <w:tc>
          <w:tcPr>
            <w:tcW w:w="2248" w:type="dxa"/>
          </w:tcPr>
          <w:p w14:paraId="3973EAB1" w14:textId="77777777" w:rsidR="00DE390E" w:rsidRDefault="00DE390E" w:rsidP="00ED0588">
            <w:pPr>
              <w:pStyle w:val="NoSpacing"/>
            </w:pPr>
            <w:r>
              <w:t>Coupon rate (%)</w:t>
            </w:r>
          </w:p>
        </w:tc>
        <w:tc>
          <w:tcPr>
            <w:tcW w:w="1701" w:type="dxa"/>
          </w:tcPr>
          <w:p w14:paraId="2EFF62E4" w14:textId="77777777" w:rsidR="00DE390E" w:rsidRDefault="00DE390E" w:rsidP="00ED0588">
            <w:pPr>
              <w:pStyle w:val="NoSpacing"/>
              <w:rPr>
                <w:rFonts w:cstheme="minorHAnsi"/>
              </w:rPr>
            </w:pPr>
            <w:r w:rsidRPr="008A36E3">
              <w:t>Label</w:t>
            </w:r>
          </w:p>
        </w:tc>
        <w:tc>
          <w:tcPr>
            <w:tcW w:w="2147" w:type="dxa"/>
          </w:tcPr>
          <w:p w14:paraId="16818F76" w14:textId="77777777" w:rsidR="00DE390E" w:rsidRPr="001E3A39" w:rsidRDefault="00DE390E" w:rsidP="00ED0588">
            <w:pPr>
              <w:pStyle w:val="NoSpacing"/>
              <w:rPr>
                <w:u w:val="single"/>
              </w:rPr>
            </w:pPr>
          </w:p>
        </w:tc>
        <w:tc>
          <w:tcPr>
            <w:tcW w:w="3685" w:type="dxa"/>
          </w:tcPr>
          <w:p w14:paraId="2799B464" w14:textId="77777777" w:rsidR="009C65E3" w:rsidRDefault="00792BCB" w:rsidP="00ED0588">
            <w:pPr>
              <w:pStyle w:val="NoSpacing"/>
              <w:rPr>
                <w:ins w:id="110" w:author="Akila BALAKRISHNAN from.OPTIMUM (MAS)" w:date="2026-01-16T18:06:00Z" w16du:dateUtc="2026-01-16T10:06:00Z"/>
              </w:rPr>
            </w:pPr>
            <w:r>
              <w:t xml:space="preserve">For Reopened SGS </w:t>
            </w:r>
            <w:r w:rsidR="00680498">
              <w:t>Bonds</w:t>
            </w:r>
            <w:ins w:id="111" w:author="Akila BALAKRISHNAN from.OPTIMUM (MAS)" w:date="2026-01-16T18:06:00Z" w16du:dateUtc="2026-01-16T10:06:00Z">
              <w:r w:rsidR="009C65E3">
                <w:t>:</w:t>
              </w:r>
            </w:ins>
          </w:p>
          <w:p w14:paraId="35C8E577" w14:textId="6EA29936" w:rsidR="00DE390E" w:rsidRDefault="00680498" w:rsidP="00ED0588">
            <w:pPr>
              <w:pStyle w:val="NoSpacing"/>
              <w:rPr>
                <w:ins w:id="112" w:author="Akila BALAKRISHNAN from.OPTIMUM (MAS)" w:date="2026-01-16T18:05:00Z" w16du:dateUtc="2026-01-16T10:05:00Z"/>
              </w:rPr>
            </w:pPr>
            <w:del w:id="113" w:author="Akila BALAKRISHNAN from.OPTIMUM (MAS)" w:date="2026-01-16T18:06:00Z" w16du:dateUtc="2026-01-16T10:06:00Z">
              <w:r>
                <w:delText>,</w:delText>
              </w:r>
              <w:r w:rsidR="00792BCB">
                <w:delText xml:space="preserve"> </w:delText>
              </w:r>
              <w:r>
                <w:delText>w</w:delText>
              </w:r>
              <w:r w:rsidR="00792BCB">
                <w:delText xml:space="preserve">ill be “-“ </w:delText>
              </w:r>
              <w:r w:rsidR="00792BCB" w:rsidDel="009C65E3">
                <w:delText>i</w:delText>
              </w:r>
            </w:del>
            <w:ins w:id="114" w:author="Akila BALAKRISHNAN from.OPTIMUM (MAS)" w:date="2026-01-16T18:06:00Z" w16du:dateUtc="2026-01-16T10:06:00Z">
              <w:r w:rsidR="009C65E3">
                <w:t>I</w:t>
              </w:r>
            </w:ins>
            <w:r w:rsidR="00792BCB">
              <w:t xml:space="preserve">f there is </w:t>
            </w:r>
            <w:ins w:id="115" w:author="Akila BALAKRISHNAN from.OPTIMUM (MAS)" w:date="2026-01-16T18:05:00Z" w16du:dateUtc="2026-01-16T10:05:00Z">
              <w:r w:rsidR="009C65E3">
                <w:t xml:space="preserve">no </w:t>
              </w:r>
            </w:ins>
            <w:r w:rsidR="00792BCB">
              <w:t>value for issue code from the issuance calendar</w:t>
            </w:r>
            <w:ins w:id="116" w:author="Akila BALAKRISHNAN from.OPTIMUM (MAS)" w:date="2026-01-16T18:06:00Z" w16du:dateUtc="2026-01-16T10:06:00Z">
              <w:r w:rsidR="009C65E3">
                <w:t xml:space="preserve"> - coupon rate will be “-“</w:t>
              </w:r>
            </w:ins>
            <w:del w:id="117" w:author="Akila BALAKRISHNAN from.OPTIMUM (MAS)" w:date="2026-01-16T18:06:00Z" w16du:dateUtc="2026-01-16T10:06:00Z">
              <w:r w:rsidR="00792BCB">
                <w:delText xml:space="preserve">. </w:delText>
              </w:r>
            </w:del>
          </w:p>
          <w:p w14:paraId="2C6C53D4" w14:textId="53BF3844" w:rsidR="009C65E3" w:rsidRDefault="009C65E3" w:rsidP="00ED0588">
            <w:pPr>
              <w:pStyle w:val="NoSpacing"/>
            </w:pPr>
            <w:ins w:id="118" w:author="Akila BALAKRISHNAN from.OPTIMUM (MAS)" w:date="2026-01-16T18:05:00Z" w16du:dateUtc="2026-01-16T10:05:00Z">
              <w:r>
                <w:t xml:space="preserve">If the issue code is available in the issuance calendar – coupon rate </w:t>
              </w:r>
            </w:ins>
            <w:ins w:id="119" w:author="Akila BALAKRISHNAN from.OPTIMUM (MAS)" w:date="2026-01-16T18:06:00Z" w16du:dateUtc="2026-01-16T10:06:00Z">
              <w:r>
                <w:t>value is fetched from the original issue.</w:t>
              </w:r>
            </w:ins>
          </w:p>
          <w:p w14:paraId="671085D5" w14:textId="77777777" w:rsidR="00792BCB" w:rsidRDefault="00792BCB" w:rsidP="00ED0588">
            <w:pPr>
              <w:pStyle w:val="NoSpacing"/>
              <w:rPr>
                <w:rFonts w:cstheme="minorHAnsi"/>
              </w:rPr>
            </w:pPr>
          </w:p>
          <w:p w14:paraId="0369520D" w14:textId="49A66951" w:rsidR="00792BCB" w:rsidRPr="002923FD" w:rsidRDefault="00792BCB" w:rsidP="00ED0588">
            <w:pPr>
              <w:pStyle w:val="NoSpacing"/>
              <w:rPr>
                <w:rFonts w:cstheme="minorHAnsi"/>
              </w:rPr>
            </w:pPr>
            <w:r>
              <w:rPr>
                <w:rFonts w:cstheme="minorHAnsi"/>
              </w:rPr>
              <w:lastRenderedPageBreak/>
              <w:t>For New SGS</w:t>
            </w:r>
            <w:r w:rsidR="00680498">
              <w:rPr>
                <w:rFonts w:cstheme="minorHAnsi"/>
              </w:rPr>
              <w:t xml:space="preserve"> Bonds</w:t>
            </w:r>
            <w:r>
              <w:rPr>
                <w:rFonts w:cstheme="minorHAnsi"/>
              </w:rPr>
              <w:t xml:space="preserve"> </w:t>
            </w:r>
            <w:r w:rsidR="00680498">
              <w:rPr>
                <w:rFonts w:cstheme="minorHAnsi"/>
              </w:rPr>
              <w:t>w</w:t>
            </w:r>
            <w:r>
              <w:rPr>
                <w:rFonts w:cstheme="minorHAnsi"/>
              </w:rPr>
              <w:t xml:space="preserve">ill be “-“ if there is no approved value for </w:t>
            </w:r>
            <w:r w:rsidR="0005777F">
              <w:rPr>
                <w:rFonts w:cstheme="minorHAnsi"/>
              </w:rPr>
              <w:t>Yield (%)</w:t>
            </w:r>
            <w:r>
              <w:rPr>
                <w:rFonts w:cstheme="minorHAnsi"/>
              </w:rPr>
              <w:t xml:space="preserve"> in </w:t>
            </w:r>
            <w:r w:rsidR="0005777F">
              <w:rPr>
                <w:rFonts w:cstheme="minorHAnsi"/>
              </w:rPr>
              <w:t xml:space="preserve">the </w:t>
            </w:r>
            <w:r w:rsidR="0005777F">
              <w:t>Placement details section of this page.</w:t>
            </w:r>
          </w:p>
        </w:tc>
      </w:tr>
    </w:tbl>
    <w:p w14:paraId="381853C7" w14:textId="6D59B4AF" w:rsidR="00DE390E" w:rsidRDefault="00BB1777" w:rsidP="00DE390E">
      <w:pPr>
        <w:pStyle w:val="Caption"/>
      </w:pPr>
      <w:r>
        <w:lastRenderedPageBreak/>
        <w:t xml:space="preserve">Table </w:t>
      </w:r>
      <w:r>
        <w:fldChar w:fldCharType="begin"/>
      </w:r>
      <w:r>
        <w:instrText xml:space="preserve"> SEQ Table \* ARABIC </w:instrText>
      </w:r>
      <w:r>
        <w:fldChar w:fldCharType="separate"/>
      </w:r>
      <w:r w:rsidR="001108F9">
        <w:rPr>
          <w:noProof/>
        </w:rPr>
        <w:t>7</w:t>
      </w:r>
      <w:r>
        <w:fldChar w:fldCharType="end"/>
      </w:r>
      <w:r>
        <w:t xml:space="preserve">: </w:t>
      </w:r>
      <w:r w:rsidR="00DE390E">
        <w:t>Security Information Screen Elements</w:t>
      </w:r>
    </w:p>
    <w:p w14:paraId="33E37B5F" w14:textId="1AC44828" w:rsidR="00F70B95" w:rsidRDefault="00474AFC" w:rsidP="006162CB">
      <w:pPr>
        <w:pStyle w:val="Heading4"/>
      </w:pPr>
      <w:r>
        <w:t>Submission History</w:t>
      </w:r>
    </w:p>
    <w:p w14:paraId="45EEB36E" w14:textId="19730AB6" w:rsidR="005A70A9" w:rsidRPr="00474AFC" w:rsidRDefault="005A70A9" w:rsidP="003F1708">
      <w:r>
        <w:t xml:space="preserve">Refer to </w:t>
      </w:r>
      <w:r w:rsidRPr="00C96648">
        <w:rPr>
          <w:i/>
          <w:iCs/>
        </w:rPr>
        <w:t>MAS_OMEGA – Functional Specifications Document (Common Functions)</w:t>
      </w:r>
      <w:r w:rsidR="00A721A9">
        <w:rPr>
          <w:i/>
          <w:iCs/>
        </w:rPr>
        <w:t>.docx</w:t>
      </w:r>
      <w:r>
        <w:t xml:space="preserve"> for the screen elements used and its functionalities.</w:t>
      </w:r>
    </w:p>
    <w:p w14:paraId="137E7F4D" w14:textId="61D88CB5" w:rsidR="00792BCB" w:rsidRDefault="00792BCB">
      <w:pPr>
        <w:pStyle w:val="Heading4"/>
      </w:pPr>
      <w:r>
        <w:t>Placement Details</w:t>
      </w:r>
    </w:p>
    <w:tbl>
      <w:tblPr>
        <w:tblStyle w:val="TableGrid"/>
        <w:tblW w:w="0" w:type="auto"/>
        <w:tblLook w:val="04A0" w:firstRow="1" w:lastRow="0" w:firstColumn="1" w:lastColumn="0" w:noHBand="0" w:noVBand="1"/>
      </w:tblPr>
      <w:tblGrid>
        <w:gridCol w:w="561"/>
        <w:gridCol w:w="2141"/>
        <w:gridCol w:w="1947"/>
        <w:gridCol w:w="2009"/>
        <w:gridCol w:w="4132"/>
      </w:tblGrid>
      <w:tr w:rsidR="00E03AA1" w:rsidRPr="007C7C7F" w14:paraId="47039C2F" w14:textId="77777777" w:rsidTr="00087C49">
        <w:tc>
          <w:tcPr>
            <w:tcW w:w="561" w:type="dxa"/>
            <w:shd w:val="clear" w:color="auto" w:fill="E7E6E6" w:themeFill="background2"/>
          </w:tcPr>
          <w:p w14:paraId="0D3CE194" w14:textId="77777777" w:rsidR="00E03AA1" w:rsidRPr="007D7B67" w:rsidRDefault="00E03AA1" w:rsidP="00087C49">
            <w:pPr>
              <w:pStyle w:val="NoSpacing"/>
              <w:jc w:val="center"/>
              <w:rPr>
                <w:b/>
                <w:bCs/>
              </w:rPr>
            </w:pPr>
            <w:r w:rsidRPr="007D7B67">
              <w:rPr>
                <w:rFonts w:cstheme="minorHAnsi"/>
                <w:b/>
                <w:bCs/>
              </w:rPr>
              <w:t>S/N</w:t>
            </w:r>
          </w:p>
        </w:tc>
        <w:tc>
          <w:tcPr>
            <w:tcW w:w="2141" w:type="dxa"/>
            <w:shd w:val="clear" w:color="auto" w:fill="E7E6E6" w:themeFill="background2"/>
          </w:tcPr>
          <w:p w14:paraId="73A6B205" w14:textId="77777777" w:rsidR="00E03AA1" w:rsidRPr="007D7B67" w:rsidRDefault="00E03AA1" w:rsidP="00087C49">
            <w:pPr>
              <w:pStyle w:val="NoSpacing"/>
              <w:jc w:val="center"/>
              <w:rPr>
                <w:b/>
                <w:bCs/>
              </w:rPr>
            </w:pPr>
            <w:r w:rsidRPr="007D7B67">
              <w:rPr>
                <w:rFonts w:cstheme="minorHAnsi"/>
                <w:b/>
                <w:bCs/>
              </w:rPr>
              <w:t>Name</w:t>
            </w:r>
          </w:p>
        </w:tc>
        <w:tc>
          <w:tcPr>
            <w:tcW w:w="1947" w:type="dxa"/>
            <w:shd w:val="clear" w:color="auto" w:fill="E7E6E6" w:themeFill="background2"/>
          </w:tcPr>
          <w:p w14:paraId="5D08600D" w14:textId="77777777" w:rsidR="00E03AA1" w:rsidRPr="007D7B67" w:rsidRDefault="00E03AA1" w:rsidP="00087C49">
            <w:pPr>
              <w:pStyle w:val="TableHeading"/>
              <w:jc w:val="center"/>
              <w:rPr>
                <w:rFonts w:asciiTheme="minorHAnsi" w:hAnsiTheme="minorHAnsi" w:cstheme="minorHAnsi"/>
                <w:bCs/>
              </w:rPr>
            </w:pPr>
            <w:r w:rsidRPr="007D7B67">
              <w:rPr>
                <w:rFonts w:asciiTheme="minorHAnsi" w:hAnsiTheme="minorHAnsi" w:cstheme="minorHAnsi"/>
                <w:bCs/>
              </w:rPr>
              <w:t>Type</w:t>
            </w:r>
          </w:p>
          <w:p w14:paraId="2559C4D7" w14:textId="77777777" w:rsidR="00E03AA1" w:rsidRPr="007D7B67" w:rsidRDefault="00E03AA1" w:rsidP="00087C49">
            <w:pPr>
              <w:pStyle w:val="NoSpacing"/>
              <w:jc w:val="center"/>
              <w:rPr>
                <w:b/>
                <w:bCs/>
              </w:rPr>
            </w:pPr>
            <w:r w:rsidRPr="007D7B67">
              <w:rPr>
                <w:rFonts w:cstheme="minorHAnsi"/>
                <w:b/>
                <w:bCs/>
              </w:rPr>
              <w:t>(Max Length)</w:t>
            </w:r>
          </w:p>
        </w:tc>
        <w:tc>
          <w:tcPr>
            <w:tcW w:w="2009" w:type="dxa"/>
            <w:shd w:val="clear" w:color="auto" w:fill="E7E6E6" w:themeFill="background2"/>
          </w:tcPr>
          <w:p w14:paraId="7FE13814" w14:textId="77777777" w:rsidR="00E03AA1" w:rsidRPr="007D7B67" w:rsidRDefault="00E03AA1" w:rsidP="00087C49">
            <w:pPr>
              <w:pStyle w:val="NoSpacing"/>
              <w:jc w:val="center"/>
              <w:rPr>
                <w:b/>
                <w:bCs/>
              </w:rPr>
            </w:pPr>
            <w:r w:rsidRPr="007D7B67">
              <w:rPr>
                <w:rFonts w:cstheme="minorHAnsi"/>
                <w:b/>
                <w:bCs/>
              </w:rPr>
              <w:t>Validation Rules</w:t>
            </w:r>
          </w:p>
        </w:tc>
        <w:tc>
          <w:tcPr>
            <w:tcW w:w="4132" w:type="dxa"/>
            <w:shd w:val="clear" w:color="auto" w:fill="E7E6E6" w:themeFill="background2"/>
          </w:tcPr>
          <w:p w14:paraId="7E315E82" w14:textId="77777777" w:rsidR="00E03AA1" w:rsidRPr="007D7B67" w:rsidRDefault="00E03AA1" w:rsidP="00087C49">
            <w:pPr>
              <w:pStyle w:val="NoSpacing"/>
              <w:jc w:val="center"/>
              <w:rPr>
                <w:rFonts w:cstheme="minorHAnsi"/>
                <w:b/>
                <w:bCs/>
              </w:rPr>
            </w:pPr>
            <w:r>
              <w:rPr>
                <w:rFonts w:cstheme="minorHAnsi"/>
                <w:b/>
                <w:bCs/>
              </w:rPr>
              <w:t>Remarks</w:t>
            </w:r>
          </w:p>
        </w:tc>
      </w:tr>
      <w:tr w:rsidR="00E03AA1" w:rsidRPr="007C7C7F" w14:paraId="5086C41C" w14:textId="77777777" w:rsidTr="00087C49">
        <w:tc>
          <w:tcPr>
            <w:tcW w:w="561" w:type="dxa"/>
          </w:tcPr>
          <w:p w14:paraId="708B93C2" w14:textId="77777777" w:rsidR="00E03AA1" w:rsidRPr="007C7C7F" w:rsidRDefault="00E03AA1" w:rsidP="00087C49">
            <w:pPr>
              <w:pStyle w:val="NoSpacing"/>
            </w:pPr>
            <w:r>
              <w:t>1</w:t>
            </w:r>
          </w:p>
        </w:tc>
        <w:tc>
          <w:tcPr>
            <w:tcW w:w="2141" w:type="dxa"/>
          </w:tcPr>
          <w:p w14:paraId="35B06DC4" w14:textId="2B106846" w:rsidR="00E03AA1" w:rsidRPr="007C7C7F" w:rsidRDefault="00E03AA1" w:rsidP="00087C49">
            <w:pPr>
              <w:pStyle w:val="NoSpacing"/>
            </w:pPr>
            <w:r>
              <w:rPr>
                <w:rFonts w:cstheme="minorHAnsi"/>
              </w:rPr>
              <w:t>Billing &amp; delivery bank</w:t>
            </w:r>
          </w:p>
        </w:tc>
        <w:tc>
          <w:tcPr>
            <w:tcW w:w="1947" w:type="dxa"/>
          </w:tcPr>
          <w:p w14:paraId="784FC7DF" w14:textId="573D83B5" w:rsidR="00E03AA1" w:rsidRPr="00901608" w:rsidRDefault="00E03AA1" w:rsidP="00087C49">
            <w:pPr>
              <w:pStyle w:val="NoSpacing"/>
            </w:pPr>
            <w:r>
              <w:rPr>
                <w:rFonts w:cstheme="minorHAnsi"/>
              </w:rPr>
              <w:t xml:space="preserve">Dropdown </w:t>
            </w:r>
          </w:p>
        </w:tc>
        <w:tc>
          <w:tcPr>
            <w:tcW w:w="2009" w:type="dxa"/>
          </w:tcPr>
          <w:p w14:paraId="15DBB4D7" w14:textId="2EFCE613" w:rsidR="00E03AA1" w:rsidRPr="00901608" w:rsidRDefault="00E03AA1" w:rsidP="00087C49">
            <w:pPr>
              <w:pStyle w:val="NoSpacing"/>
            </w:pPr>
          </w:p>
        </w:tc>
        <w:tc>
          <w:tcPr>
            <w:tcW w:w="4132" w:type="dxa"/>
          </w:tcPr>
          <w:p w14:paraId="6FC069B3" w14:textId="6D461F69" w:rsidR="00E03AA1" w:rsidRDefault="00E03AA1" w:rsidP="00087C49">
            <w:pPr>
              <w:pStyle w:val="NoSpacing"/>
            </w:pPr>
            <w:r>
              <w:t xml:space="preserve">List to be sourced based on the Counterparties with Role of “B&amp;D Bank”. Refer to </w:t>
            </w:r>
            <w:r w:rsidRPr="002117FB">
              <w:rPr>
                <w:i/>
                <w:iCs/>
              </w:rPr>
              <w:t>MAS_OMEGA</w:t>
            </w:r>
            <w:r w:rsidR="002117FB">
              <w:rPr>
                <w:i/>
                <w:iCs/>
              </w:rPr>
              <w:t xml:space="preserve"> – </w:t>
            </w:r>
            <w:r w:rsidRPr="002117FB">
              <w:rPr>
                <w:i/>
                <w:iCs/>
              </w:rPr>
              <w:t>Functional Specifications Document</w:t>
            </w:r>
            <w:r w:rsidR="002117FB">
              <w:rPr>
                <w:i/>
                <w:iCs/>
              </w:rPr>
              <w:t xml:space="preserve"> </w:t>
            </w:r>
            <w:r w:rsidRPr="002117FB">
              <w:rPr>
                <w:i/>
                <w:iCs/>
              </w:rPr>
              <w:t>(Administration).docx</w:t>
            </w:r>
            <w:r>
              <w:t xml:space="preserve"> for more information on Counterparties. </w:t>
            </w:r>
          </w:p>
          <w:p w14:paraId="03A7CA7F" w14:textId="77777777" w:rsidR="00A851DD" w:rsidRDefault="00A851DD" w:rsidP="00087C49">
            <w:pPr>
              <w:pStyle w:val="NoSpacing"/>
            </w:pPr>
          </w:p>
          <w:p w14:paraId="28B55B92" w14:textId="684CDE7B" w:rsidR="00A851DD" w:rsidRPr="00901608" w:rsidRDefault="00A851DD" w:rsidP="00087C49">
            <w:pPr>
              <w:pStyle w:val="NoSpacing"/>
            </w:pPr>
            <w:r>
              <w:t xml:space="preserve">Once </w:t>
            </w:r>
            <w:r w:rsidR="00406E1C">
              <w:t xml:space="preserve">a bank is chosen and </w:t>
            </w:r>
            <w:r>
              <w:t xml:space="preserve">approved, this field will no longer be editable. </w:t>
            </w:r>
          </w:p>
        </w:tc>
      </w:tr>
      <w:tr w:rsidR="00E03AA1" w:rsidRPr="007C7C7F" w14:paraId="2735E93D" w14:textId="77777777" w:rsidTr="00087C49">
        <w:tc>
          <w:tcPr>
            <w:tcW w:w="561" w:type="dxa"/>
          </w:tcPr>
          <w:p w14:paraId="5D1E385E" w14:textId="77777777" w:rsidR="00E03AA1" w:rsidRPr="007C7C7F" w:rsidRDefault="00E03AA1" w:rsidP="00087C49">
            <w:pPr>
              <w:pStyle w:val="NoSpacing"/>
            </w:pPr>
            <w:r>
              <w:t>2</w:t>
            </w:r>
          </w:p>
        </w:tc>
        <w:tc>
          <w:tcPr>
            <w:tcW w:w="2141" w:type="dxa"/>
          </w:tcPr>
          <w:p w14:paraId="6B6551F3" w14:textId="4BEEA4B7" w:rsidR="00E03AA1" w:rsidRPr="007C7C7F" w:rsidRDefault="00E03AA1" w:rsidP="00087C49">
            <w:pPr>
              <w:pStyle w:val="NoSpacing"/>
            </w:pPr>
            <w:r>
              <w:rPr>
                <w:rFonts w:cstheme="minorHAnsi"/>
              </w:rPr>
              <w:t>Total amount applied (placement)</w:t>
            </w:r>
          </w:p>
        </w:tc>
        <w:tc>
          <w:tcPr>
            <w:tcW w:w="1947" w:type="dxa"/>
          </w:tcPr>
          <w:p w14:paraId="2905D562" w14:textId="77777777" w:rsidR="00E03AA1" w:rsidRDefault="00E03AA1" w:rsidP="00087C49">
            <w:pPr>
              <w:pStyle w:val="NoSpacing"/>
              <w:rPr>
                <w:rFonts w:cstheme="minorHAnsi"/>
              </w:rPr>
            </w:pPr>
            <w:r>
              <w:rPr>
                <w:rFonts w:cstheme="minorHAnsi"/>
              </w:rPr>
              <w:t xml:space="preserve">Text </w:t>
            </w:r>
          </w:p>
          <w:p w14:paraId="5FD7DF0D" w14:textId="77777777" w:rsidR="00E03AA1" w:rsidRPr="00901608" w:rsidRDefault="00E03AA1" w:rsidP="00087C49">
            <w:pPr>
              <w:pStyle w:val="NoSpacing"/>
            </w:pPr>
            <w:r>
              <w:rPr>
                <w:rFonts w:cstheme="minorHAnsi"/>
              </w:rPr>
              <w:t>Max length: 13</w:t>
            </w:r>
          </w:p>
        </w:tc>
        <w:tc>
          <w:tcPr>
            <w:tcW w:w="2009" w:type="dxa"/>
          </w:tcPr>
          <w:p w14:paraId="7794D661" w14:textId="77777777" w:rsidR="00E03AA1" w:rsidRPr="001E3A39" w:rsidRDefault="00E03AA1" w:rsidP="00087C49">
            <w:pPr>
              <w:pStyle w:val="NoSpacing"/>
              <w:rPr>
                <w:u w:val="single"/>
              </w:rPr>
            </w:pPr>
            <w:r w:rsidRPr="001E3A39">
              <w:rPr>
                <w:u w:val="single"/>
              </w:rPr>
              <w:t>Hard validations:</w:t>
            </w:r>
          </w:p>
          <w:p w14:paraId="7660790F" w14:textId="77777777" w:rsidR="00E03AA1" w:rsidRPr="00901608" w:rsidRDefault="00E03AA1" w:rsidP="00087C49">
            <w:pPr>
              <w:pStyle w:val="NoSpacing"/>
            </w:pPr>
            <w:r>
              <w:t>- D</w:t>
            </w:r>
            <w:r w:rsidRPr="004018B6">
              <w:t>ivisible by minimum denomination of the security type with no remainder.</w:t>
            </w:r>
          </w:p>
        </w:tc>
        <w:tc>
          <w:tcPr>
            <w:tcW w:w="4132" w:type="dxa"/>
          </w:tcPr>
          <w:p w14:paraId="2507618B" w14:textId="77777777" w:rsidR="00E03AA1" w:rsidRPr="00901608" w:rsidRDefault="00E03AA1" w:rsidP="00087C49">
            <w:pPr>
              <w:pStyle w:val="NoSpacing"/>
            </w:pPr>
            <w:r>
              <w:t xml:space="preserve">Large denomination shortcut applies for this field. Refer to </w:t>
            </w:r>
            <w:r w:rsidRPr="00C96648">
              <w:rPr>
                <w:i/>
                <w:iCs/>
              </w:rPr>
              <w:t>MAS_OMEGA – Functional Specifications Document (Common Functions)</w:t>
            </w:r>
            <w:r>
              <w:rPr>
                <w:i/>
                <w:iCs/>
              </w:rPr>
              <w:t>.docx</w:t>
            </w:r>
            <w:r>
              <w:t xml:space="preserve"> for more details.</w:t>
            </w:r>
          </w:p>
        </w:tc>
      </w:tr>
      <w:tr w:rsidR="009A3EB8" w:rsidRPr="007C7C7F" w14:paraId="15CD90DE" w14:textId="77777777" w:rsidTr="00087C49">
        <w:tc>
          <w:tcPr>
            <w:tcW w:w="561" w:type="dxa"/>
          </w:tcPr>
          <w:p w14:paraId="6A2CE46B" w14:textId="0A3B3F23" w:rsidR="009A3EB8" w:rsidRDefault="009A3EB8" w:rsidP="00087C49">
            <w:pPr>
              <w:pStyle w:val="NoSpacing"/>
            </w:pPr>
            <w:r>
              <w:t>3</w:t>
            </w:r>
          </w:p>
        </w:tc>
        <w:tc>
          <w:tcPr>
            <w:tcW w:w="2141" w:type="dxa"/>
          </w:tcPr>
          <w:p w14:paraId="5743DFD8" w14:textId="1505DDDC" w:rsidR="009A3EB8" w:rsidRDefault="009A3EB8" w:rsidP="00087C49">
            <w:pPr>
              <w:pStyle w:val="NoSpacing"/>
              <w:rPr>
                <w:rFonts w:cstheme="minorHAnsi"/>
              </w:rPr>
            </w:pPr>
            <w:r>
              <w:rPr>
                <w:rFonts w:cstheme="minorHAnsi"/>
              </w:rPr>
              <w:t>Yield</w:t>
            </w:r>
          </w:p>
        </w:tc>
        <w:tc>
          <w:tcPr>
            <w:tcW w:w="1947" w:type="dxa"/>
          </w:tcPr>
          <w:p w14:paraId="3829D287" w14:textId="77777777" w:rsidR="009A3EB8" w:rsidRDefault="009A3EB8" w:rsidP="00087C49">
            <w:pPr>
              <w:pStyle w:val="NoSpacing"/>
              <w:rPr>
                <w:rFonts w:cstheme="minorHAnsi"/>
              </w:rPr>
            </w:pPr>
            <w:r>
              <w:rPr>
                <w:rFonts w:cstheme="minorHAnsi"/>
              </w:rPr>
              <w:t>Numeric</w:t>
            </w:r>
          </w:p>
          <w:p w14:paraId="61EF4ECA" w14:textId="2FC1085D" w:rsidR="009A3EB8" w:rsidRDefault="009A3EB8" w:rsidP="00087C49">
            <w:pPr>
              <w:pStyle w:val="NoSpacing"/>
              <w:rPr>
                <w:rFonts w:cstheme="minorHAnsi"/>
              </w:rPr>
            </w:pPr>
            <w:r>
              <w:rPr>
                <w:rFonts w:cstheme="minorHAnsi"/>
              </w:rPr>
              <w:t xml:space="preserve">Max length: </w:t>
            </w:r>
            <w:del w:id="120" w:author="Akila BALAKRISHNAN from.OPTIMUM (MAS)" w:date="2026-01-16T18:17:00Z" w16du:dateUtc="2026-01-16T10:17:00Z">
              <w:r>
                <w:rPr>
                  <w:rFonts w:cstheme="minorHAnsi"/>
                </w:rPr>
                <w:delText>100</w:delText>
              </w:r>
            </w:del>
            <w:commentRangeStart w:id="121"/>
            <w:ins w:id="122" w:author="Akila BALAKRISHNAN from.OPTIMUM (MAS)" w:date="2026-01-16T18:17:00Z" w16du:dateUtc="2026-01-16T10:17:00Z">
              <w:r w:rsidR="00193B33">
                <w:rPr>
                  <w:rFonts w:cstheme="minorHAnsi"/>
                </w:rPr>
                <w:t>6</w:t>
              </w:r>
              <w:commentRangeEnd w:id="121"/>
              <w:r w:rsidR="00193B33">
                <w:rPr>
                  <w:rStyle w:val="CommentReference"/>
                </w:rPr>
                <w:commentReference w:id="121"/>
              </w:r>
            </w:ins>
          </w:p>
        </w:tc>
        <w:tc>
          <w:tcPr>
            <w:tcW w:w="2009" w:type="dxa"/>
          </w:tcPr>
          <w:p w14:paraId="7D05CC75" w14:textId="77777777" w:rsidR="00CF64E6" w:rsidRPr="005247FF" w:rsidRDefault="00CF64E6" w:rsidP="00CF64E6">
            <w:pPr>
              <w:pStyle w:val="NoSpacing"/>
              <w:rPr>
                <w:u w:val="single"/>
              </w:rPr>
            </w:pPr>
            <w:r w:rsidRPr="005247FF">
              <w:rPr>
                <w:u w:val="single"/>
              </w:rPr>
              <w:t>Hard validations:</w:t>
            </w:r>
          </w:p>
          <w:p w14:paraId="23677C31" w14:textId="77777777" w:rsidR="00CF64E6" w:rsidRDefault="00CF64E6" w:rsidP="00CF64E6">
            <w:pPr>
              <w:pStyle w:val="NoSpacing"/>
            </w:pPr>
            <w:r>
              <w:t>- Maximum 2 decimal places.</w:t>
            </w:r>
          </w:p>
          <w:p w14:paraId="34AE75BF" w14:textId="77777777" w:rsidR="009A3EB8" w:rsidRPr="001E3A39" w:rsidRDefault="009A3EB8" w:rsidP="00087C49">
            <w:pPr>
              <w:pStyle w:val="NoSpacing"/>
              <w:rPr>
                <w:u w:val="single"/>
              </w:rPr>
            </w:pPr>
          </w:p>
        </w:tc>
        <w:tc>
          <w:tcPr>
            <w:tcW w:w="4132" w:type="dxa"/>
          </w:tcPr>
          <w:p w14:paraId="23E7FC7A" w14:textId="5014D494" w:rsidR="009A3EB8" w:rsidRDefault="001930D0" w:rsidP="00087C49">
            <w:pPr>
              <w:pStyle w:val="NoSpacing"/>
            </w:pPr>
            <w:r>
              <w:t>Changes to this field will require another verification against MEPS+, if already verified.</w:t>
            </w:r>
          </w:p>
        </w:tc>
      </w:tr>
    </w:tbl>
    <w:p w14:paraId="3AFCBF1F" w14:textId="0D432F23" w:rsidR="00E03AA1" w:rsidRPr="00BB1777" w:rsidRDefault="00BB1777" w:rsidP="00BB1777">
      <w:pPr>
        <w:jc w:val="center"/>
        <w:rPr>
          <w:b/>
          <w:bCs/>
          <w:sz w:val="20"/>
          <w:szCs w:val="20"/>
        </w:rPr>
      </w:pPr>
      <w:r w:rsidRPr="00BB1777">
        <w:rPr>
          <w:b/>
          <w:bCs/>
          <w:sz w:val="20"/>
          <w:szCs w:val="20"/>
        </w:rPr>
        <w:t xml:space="preserve">Table </w:t>
      </w:r>
      <w:r w:rsidRPr="00BB1777">
        <w:rPr>
          <w:b/>
          <w:bCs/>
          <w:sz w:val="20"/>
          <w:szCs w:val="20"/>
        </w:rPr>
        <w:fldChar w:fldCharType="begin"/>
      </w:r>
      <w:r w:rsidRPr="00BB1777">
        <w:rPr>
          <w:b/>
          <w:bCs/>
          <w:sz w:val="20"/>
          <w:szCs w:val="20"/>
        </w:rPr>
        <w:instrText xml:space="preserve"> SEQ Table \* ARABIC </w:instrText>
      </w:r>
      <w:r w:rsidRPr="00BB1777">
        <w:rPr>
          <w:b/>
          <w:bCs/>
          <w:sz w:val="20"/>
          <w:szCs w:val="20"/>
        </w:rPr>
        <w:fldChar w:fldCharType="separate"/>
      </w:r>
      <w:r w:rsidR="001108F9">
        <w:rPr>
          <w:b/>
          <w:bCs/>
          <w:noProof/>
          <w:sz w:val="20"/>
          <w:szCs w:val="20"/>
        </w:rPr>
        <w:t>8</w:t>
      </w:r>
      <w:r w:rsidRPr="00BB1777">
        <w:rPr>
          <w:b/>
          <w:bCs/>
          <w:sz w:val="20"/>
          <w:szCs w:val="20"/>
        </w:rPr>
        <w:fldChar w:fldCharType="end"/>
      </w:r>
      <w:r w:rsidRPr="00BB1777">
        <w:rPr>
          <w:b/>
          <w:bCs/>
          <w:sz w:val="20"/>
          <w:szCs w:val="20"/>
        </w:rPr>
        <w:t>: Placement Details Screen Elements</w:t>
      </w:r>
    </w:p>
    <w:p w14:paraId="34F97313" w14:textId="64F34A92" w:rsidR="00DE390E" w:rsidRDefault="00792BCB" w:rsidP="00DE390E">
      <w:pPr>
        <w:pStyle w:val="Heading4"/>
      </w:pPr>
      <w:r>
        <w:t>Coupon &amp; Interest</w:t>
      </w:r>
    </w:p>
    <w:tbl>
      <w:tblPr>
        <w:tblStyle w:val="TableGrid"/>
        <w:tblW w:w="0" w:type="auto"/>
        <w:tblLayout w:type="fixed"/>
        <w:tblLook w:val="04A0" w:firstRow="1" w:lastRow="0" w:firstColumn="1" w:lastColumn="0" w:noHBand="0" w:noVBand="1"/>
      </w:tblPr>
      <w:tblGrid>
        <w:gridCol w:w="560"/>
        <w:gridCol w:w="2251"/>
        <w:gridCol w:w="2004"/>
        <w:gridCol w:w="1843"/>
        <w:gridCol w:w="4132"/>
      </w:tblGrid>
      <w:tr w:rsidR="00DE390E" w:rsidRPr="007C7C7F" w14:paraId="7376198B" w14:textId="77777777" w:rsidTr="004D6155">
        <w:tc>
          <w:tcPr>
            <w:tcW w:w="560" w:type="dxa"/>
            <w:shd w:val="clear" w:color="auto" w:fill="E7E6E6" w:themeFill="background2"/>
          </w:tcPr>
          <w:p w14:paraId="60C08069" w14:textId="77777777" w:rsidR="00DE390E" w:rsidRPr="007D7B67" w:rsidRDefault="00DE390E" w:rsidP="004D6155">
            <w:pPr>
              <w:pStyle w:val="NoSpacing"/>
              <w:jc w:val="center"/>
              <w:rPr>
                <w:b/>
                <w:bCs/>
              </w:rPr>
            </w:pPr>
            <w:r w:rsidRPr="007D7B67">
              <w:rPr>
                <w:rFonts w:cstheme="minorHAnsi"/>
                <w:b/>
                <w:bCs/>
              </w:rPr>
              <w:t>S/N</w:t>
            </w:r>
          </w:p>
        </w:tc>
        <w:tc>
          <w:tcPr>
            <w:tcW w:w="2251" w:type="dxa"/>
            <w:shd w:val="clear" w:color="auto" w:fill="E7E6E6" w:themeFill="background2"/>
          </w:tcPr>
          <w:p w14:paraId="540B142F" w14:textId="77777777" w:rsidR="00DE390E" w:rsidRPr="007D7B67" w:rsidRDefault="00DE390E" w:rsidP="004D6155">
            <w:pPr>
              <w:pStyle w:val="NoSpacing"/>
              <w:jc w:val="center"/>
              <w:rPr>
                <w:b/>
                <w:bCs/>
              </w:rPr>
            </w:pPr>
            <w:r w:rsidRPr="007D7B67">
              <w:rPr>
                <w:rFonts w:cstheme="minorHAnsi"/>
                <w:b/>
                <w:bCs/>
              </w:rPr>
              <w:t>Name</w:t>
            </w:r>
          </w:p>
        </w:tc>
        <w:tc>
          <w:tcPr>
            <w:tcW w:w="2004" w:type="dxa"/>
            <w:shd w:val="clear" w:color="auto" w:fill="E7E6E6" w:themeFill="background2"/>
          </w:tcPr>
          <w:p w14:paraId="48123953" w14:textId="77777777" w:rsidR="00DE390E" w:rsidRPr="007D7B67" w:rsidRDefault="00DE390E" w:rsidP="004D6155">
            <w:pPr>
              <w:pStyle w:val="TableHeading"/>
              <w:jc w:val="center"/>
              <w:rPr>
                <w:rFonts w:asciiTheme="minorHAnsi" w:hAnsiTheme="minorHAnsi" w:cstheme="minorHAnsi"/>
                <w:bCs/>
              </w:rPr>
            </w:pPr>
            <w:r w:rsidRPr="007D7B67">
              <w:rPr>
                <w:rFonts w:asciiTheme="minorHAnsi" w:hAnsiTheme="minorHAnsi" w:cstheme="minorHAnsi"/>
                <w:bCs/>
              </w:rPr>
              <w:t>Type</w:t>
            </w:r>
          </w:p>
          <w:p w14:paraId="7E2DEE5B" w14:textId="77777777" w:rsidR="00DE390E" w:rsidRPr="007D7B67" w:rsidRDefault="00DE390E" w:rsidP="004D6155">
            <w:pPr>
              <w:pStyle w:val="NoSpacing"/>
              <w:jc w:val="center"/>
              <w:rPr>
                <w:b/>
                <w:bCs/>
              </w:rPr>
            </w:pPr>
            <w:r w:rsidRPr="007D7B67">
              <w:rPr>
                <w:rFonts w:cstheme="minorHAnsi"/>
                <w:b/>
                <w:bCs/>
              </w:rPr>
              <w:t>(Max Length)</w:t>
            </w:r>
          </w:p>
        </w:tc>
        <w:tc>
          <w:tcPr>
            <w:tcW w:w="1843" w:type="dxa"/>
            <w:shd w:val="clear" w:color="auto" w:fill="E7E6E6" w:themeFill="background2"/>
          </w:tcPr>
          <w:p w14:paraId="431E04A8" w14:textId="77777777" w:rsidR="00DE390E" w:rsidRPr="007D7B67" w:rsidRDefault="00DE390E" w:rsidP="004D6155">
            <w:pPr>
              <w:pStyle w:val="NoSpacing"/>
              <w:jc w:val="center"/>
              <w:rPr>
                <w:b/>
                <w:bCs/>
              </w:rPr>
            </w:pPr>
            <w:r w:rsidRPr="007D7B67">
              <w:rPr>
                <w:rFonts w:cstheme="minorHAnsi"/>
                <w:b/>
                <w:bCs/>
              </w:rPr>
              <w:t>Validation Rules</w:t>
            </w:r>
          </w:p>
        </w:tc>
        <w:tc>
          <w:tcPr>
            <w:tcW w:w="4132" w:type="dxa"/>
            <w:shd w:val="clear" w:color="auto" w:fill="E7E6E6" w:themeFill="background2"/>
          </w:tcPr>
          <w:p w14:paraId="71A57493" w14:textId="77777777" w:rsidR="00DE390E" w:rsidRPr="007D7B67" w:rsidRDefault="00DE390E" w:rsidP="004D6155">
            <w:pPr>
              <w:pStyle w:val="NoSpacing"/>
              <w:jc w:val="center"/>
              <w:rPr>
                <w:rFonts w:cstheme="minorHAnsi"/>
                <w:b/>
                <w:bCs/>
              </w:rPr>
            </w:pPr>
            <w:r>
              <w:rPr>
                <w:rFonts w:cstheme="minorHAnsi"/>
                <w:b/>
                <w:bCs/>
              </w:rPr>
              <w:t>Remarks</w:t>
            </w:r>
          </w:p>
        </w:tc>
      </w:tr>
      <w:tr w:rsidR="008D5E11" w:rsidRPr="007C7C7F" w14:paraId="1F416E44" w14:textId="77777777" w:rsidTr="004D6155">
        <w:tc>
          <w:tcPr>
            <w:tcW w:w="560" w:type="dxa"/>
          </w:tcPr>
          <w:p w14:paraId="14BEEA4D" w14:textId="77777777" w:rsidR="008D5E11" w:rsidRPr="007C7C7F" w:rsidRDefault="008D5E11" w:rsidP="008D5E11">
            <w:pPr>
              <w:pStyle w:val="NoSpacing"/>
            </w:pPr>
            <w:r>
              <w:rPr>
                <w:rFonts w:cstheme="minorHAnsi"/>
              </w:rPr>
              <w:t>1</w:t>
            </w:r>
          </w:p>
        </w:tc>
        <w:tc>
          <w:tcPr>
            <w:tcW w:w="2251" w:type="dxa"/>
          </w:tcPr>
          <w:p w14:paraId="7B2F48BC" w14:textId="466C8097" w:rsidR="008D5E11" w:rsidRPr="00CE0D19" w:rsidRDefault="008D5E11" w:rsidP="008D5E11">
            <w:pPr>
              <w:pStyle w:val="NoSpacing"/>
              <w:jc w:val="left"/>
            </w:pPr>
            <w:r>
              <w:rPr>
                <w:rFonts w:cstheme="minorHAnsi"/>
              </w:rPr>
              <w:t>Coupon rate (%)</w:t>
            </w:r>
          </w:p>
        </w:tc>
        <w:tc>
          <w:tcPr>
            <w:tcW w:w="2004" w:type="dxa"/>
          </w:tcPr>
          <w:p w14:paraId="18747B31" w14:textId="22E2C09B" w:rsidR="008D5E11" w:rsidRDefault="004A0C29" w:rsidP="008D5E11">
            <w:pPr>
              <w:pStyle w:val="NoSpacing"/>
              <w:rPr>
                <w:rFonts w:cstheme="minorHAnsi"/>
              </w:rPr>
            </w:pPr>
            <w:r>
              <w:rPr>
                <w:rFonts w:cstheme="minorHAnsi"/>
              </w:rPr>
              <w:t>Label</w:t>
            </w:r>
          </w:p>
          <w:p w14:paraId="60066069" w14:textId="2EC05183" w:rsidR="008D5E11" w:rsidRPr="00901608" w:rsidRDefault="008D5E11" w:rsidP="008D5E11">
            <w:pPr>
              <w:pStyle w:val="NoSpacing"/>
            </w:pPr>
          </w:p>
        </w:tc>
        <w:tc>
          <w:tcPr>
            <w:tcW w:w="1843" w:type="dxa"/>
          </w:tcPr>
          <w:p w14:paraId="0602EF18" w14:textId="77777777" w:rsidR="008D5E11" w:rsidRPr="00901608" w:rsidRDefault="008D5E11" w:rsidP="004A0C29">
            <w:pPr>
              <w:pStyle w:val="NoSpacing"/>
            </w:pPr>
          </w:p>
        </w:tc>
        <w:tc>
          <w:tcPr>
            <w:tcW w:w="4132" w:type="dxa"/>
          </w:tcPr>
          <w:p w14:paraId="71B27F26" w14:textId="2D98AB47" w:rsidR="008D5E11" w:rsidRDefault="008D5E11" w:rsidP="008D5E11">
            <w:pPr>
              <w:pStyle w:val="NoSpacing"/>
            </w:pPr>
            <w:r>
              <w:t>For New SGS Bonds, this will be a system</w:t>
            </w:r>
            <w:r w:rsidR="002117FB">
              <w:t xml:space="preserve">-generated </w:t>
            </w:r>
            <w:r>
              <w:t>field by rounding down the value of Yield (%) in the Placement Details section to the nearest 0.125%.</w:t>
            </w:r>
            <w:r w:rsidR="001C14DF">
              <w:t xml:space="preserve"> The coupon rate calculation will be triggered on change of the Yield (%) value.</w:t>
            </w:r>
          </w:p>
          <w:p w14:paraId="3CCF7EC2" w14:textId="77777777" w:rsidR="008D5E11" w:rsidRDefault="008D5E11" w:rsidP="008D5E11">
            <w:pPr>
              <w:pStyle w:val="NoSpacing"/>
            </w:pPr>
          </w:p>
          <w:p w14:paraId="09AF2595" w14:textId="434E1682" w:rsidR="008D5E11" w:rsidRPr="00901608" w:rsidRDefault="008D5E11" w:rsidP="008D5E11">
            <w:pPr>
              <w:pStyle w:val="NoSpacing"/>
            </w:pPr>
            <w:r>
              <w:t xml:space="preserve">For Reopened SGS Bonds, obtain the coupon rate </w:t>
            </w:r>
            <w:ins w:id="123" w:author="Akila BALAKRISHNAN from.OPTIMUM (MAS)" w:date="2026-01-16T18:19:00Z" w16du:dateUtc="2026-01-16T10:19:00Z">
              <w:r w:rsidR="00193B33">
                <w:t xml:space="preserve">of the original issue </w:t>
              </w:r>
            </w:ins>
            <w:r>
              <w:t>from the security table.</w:t>
            </w:r>
          </w:p>
        </w:tc>
      </w:tr>
      <w:tr w:rsidR="00DE390E" w:rsidRPr="007C7C7F" w14:paraId="5C10914A" w14:textId="77777777" w:rsidTr="004D6155">
        <w:tc>
          <w:tcPr>
            <w:tcW w:w="560" w:type="dxa"/>
          </w:tcPr>
          <w:p w14:paraId="2C2FF5D4" w14:textId="77777777" w:rsidR="00DE390E" w:rsidRPr="007C7C7F" w:rsidRDefault="00DE390E" w:rsidP="004D6155">
            <w:pPr>
              <w:pStyle w:val="NoSpacing"/>
            </w:pPr>
            <w:r>
              <w:rPr>
                <w:rFonts w:cstheme="minorHAnsi"/>
              </w:rPr>
              <w:lastRenderedPageBreak/>
              <w:t>2</w:t>
            </w:r>
          </w:p>
        </w:tc>
        <w:tc>
          <w:tcPr>
            <w:tcW w:w="2251" w:type="dxa"/>
          </w:tcPr>
          <w:p w14:paraId="46F698A9" w14:textId="2CB61461" w:rsidR="00DE390E" w:rsidRPr="007C7C7F" w:rsidRDefault="004A0C29" w:rsidP="004D6155">
            <w:pPr>
              <w:pStyle w:val="NoSpacing"/>
            </w:pPr>
            <w:r>
              <w:rPr>
                <w:rFonts w:cstheme="minorHAnsi"/>
              </w:rPr>
              <w:t>Price</w:t>
            </w:r>
          </w:p>
        </w:tc>
        <w:tc>
          <w:tcPr>
            <w:tcW w:w="2004" w:type="dxa"/>
          </w:tcPr>
          <w:p w14:paraId="7D4B72A4" w14:textId="7129C11D" w:rsidR="00DE390E" w:rsidRDefault="004A0C29" w:rsidP="004D6155">
            <w:pPr>
              <w:pStyle w:val="NoSpacing"/>
              <w:rPr>
                <w:rFonts w:cstheme="minorHAnsi"/>
              </w:rPr>
            </w:pPr>
            <w:r>
              <w:rPr>
                <w:rFonts w:cstheme="minorHAnsi"/>
              </w:rPr>
              <w:t>Label</w:t>
            </w:r>
          </w:p>
          <w:p w14:paraId="527A0952" w14:textId="69E26EC4" w:rsidR="00DE390E" w:rsidRPr="00901608" w:rsidRDefault="00DE390E" w:rsidP="004D6155">
            <w:pPr>
              <w:pStyle w:val="NoSpacing"/>
            </w:pPr>
          </w:p>
        </w:tc>
        <w:tc>
          <w:tcPr>
            <w:tcW w:w="1843" w:type="dxa"/>
          </w:tcPr>
          <w:p w14:paraId="3E9009F0" w14:textId="2303CF2E" w:rsidR="00DE390E" w:rsidRPr="00901608" w:rsidRDefault="00DE390E" w:rsidP="004D6155">
            <w:pPr>
              <w:pStyle w:val="NoSpacing"/>
            </w:pPr>
          </w:p>
        </w:tc>
        <w:tc>
          <w:tcPr>
            <w:tcW w:w="4132" w:type="dxa"/>
          </w:tcPr>
          <w:p w14:paraId="205E08FF" w14:textId="251C9361" w:rsidR="00DE390E" w:rsidRDefault="004A0C29" w:rsidP="004D6155">
            <w:pPr>
              <w:pStyle w:val="NoSpacing"/>
              <w:rPr>
                <w:rFonts w:ascii="Calibri" w:hAnsi="Calibri" w:cs="Calibri"/>
              </w:rPr>
            </w:pPr>
            <w:r>
              <w:t xml:space="preserve">Price is a </w:t>
            </w:r>
            <w:r w:rsidRPr="004A0C29">
              <w:t>system-generated field calculated based on the</w:t>
            </w:r>
            <w:r>
              <w:t xml:space="preserve"> Yield (%) from the </w:t>
            </w:r>
            <w:r w:rsidR="002117FB">
              <w:t>Placement</w:t>
            </w:r>
            <w:r w:rsidR="001C14DF">
              <w:t xml:space="preserve"> </w:t>
            </w:r>
            <w:r w:rsidR="002117FB">
              <w:t>D</w:t>
            </w:r>
            <w:r w:rsidR="001C14DF">
              <w:t>etails section</w:t>
            </w:r>
            <w:r w:rsidRPr="004A0C29">
              <w:t xml:space="preserve">, </w:t>
            </w:r>
            <w:r w:rsidR="001C14DF">
              <w:t>C</w:t>
            </w:r>
            <w:r w:rsidRPr="004A0C29">
              <w:t>oupon rate</w:t>
            </w:r>
            <w:r w:rsidR="001C14DF">
              <w:t xml:space="preserve"> (%) in this section</w:t>
            </w:r>
            <w:r w:rsidRPr="004A0C29">
              <w:t xml:space="preserve"> </w:t>
            </w:r>
            <w:commentRangeStart w:id="124"/>
            <w:r w:rsidRPr="004A0C29">
              <w:t>and accrued interest days</w:t>
            </w:r>
            <w:commentRangeEnd w:id="124"/>
            <w:r w:rsidR="00193B33">
              <w:rPr>
                <w:rStyle w:val="CommentReference"/>
              </w:rPr>
              <w:commentReference w:id="124"/>
            </w:r>
            <w:r w:rsidR="001C14DF">
              <w:t xml:space="preserve">. The calculation of this field will be triggered on change of the value of Yield (%) in the </w:t>
            </w:r>
            <w:r w:rsidR="002117FB">
              <w:t>Placement Details</w:t>
            </w:r>
            <w:r w:rsidR="001C14DF">
              <w:t xml:space="preserve"> section. </w:t>
            </w:r>
          </w:p>
          <w:p w14:paraId="18163A55" w14:textId="77777777" w:rsidR="00DE390E" w:rsidRDefault="00DE390E" w:rsidP="004D6155">
            <w:pPr>
              <w:pStyle w:val="NoSpacing"/>
            </w:pPr>
          </w:p>
          <w:p w14:paraId="528BE658" w14:textId="612D4409" w:rsidR="001C14DF" w:rsidRPr="00901608" w:rsidRDefault="001C14DF" w:rsidP="004D6155">
            <w:pPr>
              <w:pStyle w:val="NoSpacing"/>
            </w:pPr>
            <w:r>
              <w:t xml:space="preserve">For the specific calculation formula used, refer to the </w:t>
            </w:r>
            <w:r w:rsidRPr="002117FB">
              <w:rPr>
                <w:i/>
                <w:iCs/>
              </w:rPr>
              <w:t>MAS_OMEGA – Functional Specifications Document (Allotment).docx</w:t>
            </w:r>
            <w:r>
              <w:t>.</w:t>
            </w:r>
          </w:p>
        </w:tc>
      </w:tr>
      <w:tr w:rsidR="00DE390E" w:rsidRPr="007C7C7F" w14:paraId="0CDBCC74" w14:textId="77777777" w:rsidTr="004D6155">
        <w:tc>
          <w:tcPr>
            <w:tcW w:w="560" w:type="dxa"/>
          </w:tcPr>
          <w:p w14:paraId="53F0F55D" w14:textId="6239DC1D" w:rsidR="00DE390E" w:rsidRDefault="004A0C29" w:rsidP="004D6155">
            <w:pPr>
              <w:pStyle w:val="NoSpacing"/>
              <w:rPr>
                <w:rFonts w:cstheme="minorHAnsi"/>
              </w:rPr>
            </w:pPr>
            <w:r>
              <w:rPr>
                <w:rFonts w:cstheme="minorHAnsi"/>
              </w:rPr>
              <w:t>3</w:t>
            </w:r>
          </w:p>
        </w:tc>
        <w:tc>
          <w:tcPr>
            <w:tcW w:w="2251" w:type="dxa"/>
          </w:tcPr>
          <w:p w14:paraId="5E01E3CC" w14:textId="77777777" w:rsidR="00DE390E" w:rsidRPr="002923FD" w:rsidRDefault="00DE390E" w:rsidP="004D6155">
            <w:pPr>
              <w:pStyle w:val="NoSpacing"/>
            </w:pPr>
            <w:r>
              <w:rPr>
                <w:rFonts w:cstheme="minorHAnsi"/>
              </w:rPr>
              <w:t>Accrued interest payable by investor</w:t>
            </w:r>
          </w:p>
        </w:tc>
        <w:tc>
          <w:tcPr>
            <w:tcW w:w="2004" w:type="dxa"/>
          </w:tcPr>
          <w:p w14:paraId="098D0259" w14:textId="77777777" w:rsidR="00DE390E" w:rsidRDefault="00DE390E" w:rsidP="004D6155">
            <w:pPr>
              <w:pStyle w:val="NoSpacing"/>
              <w:rPr>
                <w:rFonts w:cstheme="minorHAnsi"/>
              </w:rPr>
            </w:pPr>
            <w:r>
              <w:rPr>
                <w:rFonts w:cstheme="minorHAnsi"/>
              </w:rPr>
              <w:t>Numeric</w:t>
            </w:r>
          </w:p>
          <w:p w14:paraId="019FBFC4" w14:textId="77777777" w:rsidR="00DE390E" w:rsidRDefault="00DE390E" w:rsidP="004D6155">
            <w:pPr>
              <w:pStyle w:val="NoSpacing"/>
            </w:pPr>
            <w:r>
              <w:t>Minimum value: 0</w:t>
            </w:r>
          </w:p>
          <w:p w14:paraId="688C74DA" w14:textId="77777777" w:rsidR="00DE390E" w:rsidRPr="002923FD" w:rsidRDefault="00DE390E" w:rsidP="004D6155">
            <w:pPr>
              <w:pStyle w:val="NoSpacing"/>
            </w:pPr>
            <w:r>
              <w:t>Maximum value: 365</w:t>
            </w:r>
          </w:p>
        </w:tc>
        <w:tc>
          <w:tcPr>
            <w:tcW w:w="1843" w:type="dxa"/>
          </w:tcPr>
          <w:p w14:paraId="20B5D20F" w14:textId="77777777" w:rsidR="00DE390E" w:rsidRPr="002923FD" w:rsidRDefault="00DE390E" w:rsidP="001C14DF">
            <w:pPr>
              <w:pStyle w:val="NoSpacing"/>
            </w:pPr>
          </w:p>
        </w:tc>
        <w:tc>
          <w:tcPr>
            <w:tcW w:w="4132" w:type="dxa"/>
          </w:tcPr>
          <w:p w14:paraId="7C16AC45" w14:textId="40B621D6" w:rsidR="00DE390E" w:rsidRDefault="001C14DF" w:rsidP="004D6155">
            <w:pPr>
              <w:pStyle w:val="NoSpacing"/>
            </w:pPr>
            <w:r>
              <w:t>For Reopened SGS</w:t>
            </w:r>
            <w:del w:id="125" w:author="Akila BALAKRISHNAN from.OPTIMUM (MAS)" w:date="2026-01-16T18:20:00Z" w16du:dateUtc="2026-01-16T10:20:00Z">
              <w:r>
                <w:delText>,</w:delText>
              </w:r>
            </w:del>
            <w:r>
              <w:t xml:space="preserve"> Bonds,</w:t>
            </w:r>
            <w:r w:rsidR="00DE390E">
              <w:t xml:space="preserve"> the value </w:t>
            </w:r>
            <w:r>
              <w:t>is computed based</w:t>
            </w:r>
            <w:r w:rsidR="00DE390E">
              <w:t xml:space="preserve"> on the number of days between the previous coupon payment date (which is obtained from the </w:t>
            </w:r>
            <w:ins w:id="126" w:author="Akila BALAKRISHNAN from.OPTIMUM (MAS)" w:date="2026-01-16T18:21:00Z" w16du:dateUtc="2026-01-16T10:21:00Z">
              <w:r w:rsidR="00193B33">
                <w:t xml:space="preserve">original issue from </w:t>
              </w:r>
            </w:ins>
            <w:r w:rsidR="00DE390E">
              <w:t>security table) and the issue dat</w:t>
            </w:r>
            <w:r>
              <w:t>e</w:t>
            </w:r>
            <w:ins w:id="127" w:author="Akila BALAKRISHNAN from.OPTIMUM (MAS)" w:date="2026-01-16T18:22:00Z" w16du:dateUtc="2026-01-16T10:22:00Z">
              <w:r w:rsidR="00193B33">
                <w:t xml:space="preserve"> of Reopened SGS Bonds</w:t>
              </w:r>
            </w:ins>
            <w:r w:rsidR="00DE390E">
              <w:t>. The value is 0 for New SGS Bonds.</w:t>
            </w:r>
          </w:p>
        </w:tc>
      </w:tr>
    </w:tbl>
    <w:p w14:paraId="673F3B81" w14:textId="44E0791D" w:rsidR="00DE390E" w:rsidRDefault="00BB1777" w:rsidP="00DE390E">
      <w:pPr>
        <w:pStyle w:val="Caption"/>
      </w:pPr>
      <w:r>
        <w:t xml:space="preserve">Table </w:t>
      </w:r>
      <w:r>
        <w:fldChar w:fldCharType="begin"/>
      </w:r>
      <w:r>
        <w:instrText xml:space="preserve"> SEQ Table \* ARABIC </w:instrText>
      </w:r>
      <w:r>
        <w:fldChar w:fldCharType="separate"/>
      </w:r>
      <w:r w:rsidR="001108F9">
        <w:rPr>
          <w:noProof/>
        </w:rPr>
        <w:t>9</w:t>
      </w:r>
      <w:r>
        <w:fldChar w:fldCharType="end"/>
      </w:r>
      <w:r>
        <w:t xml:space="preserve">: </w:t>
      </w:r>
      <w:r w:rsidR="00DE390E">
        <w:t>Coupon &amp; Interest Screen Elements</w:t>
      </w:r>
    </w:p>
    <w:p w14:paraId="37A012B0" w14:textId="2C3F40EC" w:rsidR="00CF64E6" w:rsidRDefault="00CF64E6">
      <w:pPr>
        <w:pStyle w:val="Heading4"/>
      </w:pPr>
      <w:r>
        <w:t>Coupon Payment Dates</w:t>
      </w:r>
    </w:p>
    <w:tbl>
      <w:tblPr>
        <w:tblStyle w:val="TableGrid"/>
        <w:tblW w:w="0" w:type="auto"/>
        <w:tblLayout w:type="fixed"/>
        <w:tblLook w:val="04A0" w:firstRow="1" w:lastRow="0" w:firstColumn="1" w:lastColumn="0" w:noHBand="0" w:noVBand="1"/>
      </w:tblPr>
      <w:tblGrid>
        <w:gridCol w:w="560"/>
        <w:gridCol w:w="2251"/>
        <w:gridCol w:w="2004"/>
        <w:gridCol w:w="1843"/>
        <w:gridCol w:w="4132"/>
      </w:tblGrid>
      <w:tr w:rsidR="00CF64E6" w:rsidRPr="007C7C7F" w14:paraId="306B5F28" w14:textId="77777777" w:rsidTr="00087C49">
        <w:tc>
          <w:tcPr>
            <w:tcW w:w="560" w:type="dxa"/>
            <w:shd w:val="clear" w:color="auto" w:fill="E7E6E6" w:themeFill="background2"/>
          </w:tcPr>
          <w:p w14:paraId="5471E691" w14:textId="77777777" w:rsidR="00CF64E6" w:rsidRPr="007D7B67" w:rsidRDefault="00CF64E6" w:rsidP="00087C49">
            <w:pPr>
              <w:pStyle w:val="NoSpacing"/>
              <w:jc w:val="center"/>
              <w:rPr>
                <w:b/>
                <w:bCs/>
              </w:rPr>
            </w:pPr>
            <w:r w:rsidRPr="007D7B67">
              <w:rPr>
                <w:rFonts w:cstheme="minorHAnsi"/>
                <w:b/>
                <w:bCs/>
              </w:rPr>
              <w:t>S/N</w:t>
            </w:r>
          </w:p>
        </w:tc>
        <w:tc>
          <w:tcPr>
            <w:tcW w:w="2251" w:type="dxa"/>
            <w:shd w:val="clear" w:color="auto" w:fill="E7E6E6" w:themeFill="background2"/>
          </w:tcPr>
          <w:p w14:paraId="30A71B3F" w14:textId="77777777" w:rsidR="00CF64E6" w:rsidRPr="007D7B67" w:rsidRDefault="00CF64E6" w:rsidP="00087C49">
            <w:pPr>
              <w:pStyle w:val="NoSpacing"/>
              <w:jc w:val="center"/>
              <w:rPr>
                <w:b/>
                <w:bCs/>
              </w:rPr>
            </w:pPr>
            <w:r w:rsidRPr="007D7B67">
              <w:rPr>
                <w:rFonts w:cstheme="minorHAnsi"/>
                <w:b/>
                <w:bCs/>
              </w:rPr>
              <w:t>Name</w:t>
            </w:r>
          </w:p>
        </w:tc>
        <w:tc>
          <w:tcPr>
            <w:tcW w:w="2004" w:type="dxa"/>
            <w:shd w:val="clear" w:color="auto" w:fill="E7E6E6" w:themeFill="background2"/>
          </w:tcPr>
          <w:p w14:paraId="15CD202C" w14:textId="77777777" w:rsidR="00CF64E6" w:rsidRPr="007D7B67" w:rsidRDefault="00CF64E6" w:rsidP="00087C49">
            <w:pPr>
              <w:pStyle w:val="TableHeading"/>
              <w:jc w:val="center"/>
              <w:rPr>
                <w:rFonts w:asciiTheme="minorHAnsi" w:hAnsiTheme="minorHAnsi" w:cstheme="minorHAnsi"/>
                <w:bCs/>
              </w:rPr>
            </w:pPr>
            <w:r w:rsidRPr="007D7B67">
              <w:rPr>
                <w:rFonts w:asciiTheme="minorHAnsi" w:hAnsiTheme="minorHAnsi" w:cstheme="minorHAnsi"/>
                <w:bCs/>
              </w:rPr>
              <w:t>Type</w:t>
            </w:r>
          </w:p>
          <w:p w14:paraId="7957FB1E" w14:textId="77777777" w:rsidR="00CF64E6" w:rsidRPr="007D7B67" w:rsidRDefault="00CF64E6" w:rsidP="00087C49">
            <w:pPr>
              <w:pStyle w:val="NoSpacing"/>
              <w:jc w:val="center"/>
              <w:rPr>
                <w:b/>
                <w:bCs/>
              </w:rPr>
            </w:pPr>
            <w:r w:rsidRPr="007D7B67">
              <w:rPr>
                <w:rFonts w:cstheme="minorHAnsi"/>
                <w:b/>
                <w:bCs/>
              </w:rPr>
              <w:t>(Max Length)</w:t>
            </w:r>
          </w:p>
        </w:tc>
        <w:tc>
          <w:tcPr>
            <w:tcW w:w="1843" w:type="dxa"/>
            <w:shd w:val="clear" w:color="auto" w:fill="E7E6E6" w:themeFill="background2"/>
          </w:tcPr>
          <w:p w14:paraId="3F49A483" w14:textId="77777777" w:rsidR="00CF64E6" w:rsidRPr="007D7B67" w:rsidRDefault="00CF64E6" w:rsidP="00087C49">
            <w:pPr>
              <w:pStyle w:val="NoSpacing"/>
              <w:jc w:val="center"/>
              <w:rPr>
                <w:b/>
                <w:bCs/>
              </w:rPr>
            </w:pPr>
            <w:r w:rsidRPr="007D7B67">
              <w:rPr>
                <w:rFonts w:cstheme="minorHAnsi"/>
                <w:b/>
                <w:bCs/>
              </w:rPr>
              <w:t>Validation Rules</w:t>
            </w:r>
          </w:p>
        </w:tc>
        <w:tc>
          <w:tcPr>
            <w:tcW w:w="4132" w:type="dxa"/>
            <w:shd w:val="clear" w:color="auto" w:fill="E7E6E6" w:themeFill="background2"/>
          </w:tcPr>
          <w:p w14:paraId="0738FDC0" w14:textId="77777777" w:rsidR="00CF64E6" w:rsidRPr="007D7B67" w:rsidRDefault="00CF64E6" w:rsidP="00087C49">
            <w:pPr>
              <w:pStyle w:val="NoSpacing"/>
              <w:jc w:val="center"/>
              <w:rPr>
                <w:rFonts w:cstheme="minorHAnsi"/>
                <w:b/>
                <w:bCs/>
              </w:rPr>
            </w:pPr>
            <w:r>
              <w:rPr>
                <w:rFonts w:cstheme="minorHAnsi"/>
                <w:b/>
                <w:bCs/>
              </w:rPr>
              <w:t>Remarks</w:t>
            </w:r>
          </w:p>
        </w:tc>
      </w:tr>
      <w:tr w:rsidR="00CF64E6" w:rsidRPr="007C7C7F" w14:paraId="2DBF882E" w14:textId="77777777" w:rsidTr="00087C49">
        <w:tc>
          <w:tcPr>
            <w:tcW w:w="560" w:type="dxa"/>
          </w:tcPr>
          <w:p w14:paraId="01DEE87A" w14:textId="6A529979" w:rsidR="00CF64E6" w:rsidRDefault="002117FB" w:rsidP="00087C49">
            <w:pPr>
              <w:pStyle w:val="NoSpacing"/>
              <w:rPr>
                <w:rFonts w:cstheme="minorHAnsi"/>
              </w:rPr>
            </w:pPr>
            <w:r>
              <w:rPr>
                <w:rFonts w:cstheme="minorHAnsi"/>
              </w:rPr>
              <w:t>1</w:t>
            </w:r>
          </w:p>
        </w:tc>
        <w:tc>
          <w:tcPr>
            <w:tcW w:w="2251" w:type="dxa"/>
          </w:tcPr>
          <w:p w14:paraId="5F893269" w14:textId="77777777" w:rsidR="00CF64E6" w:rsidRPr="002923FD" w:rsidRDefault="00CF64E6" w:rsidP="00087C49">
            <w:pPr>
              <w:pStyle w:val="NoSpacing"/>
            </w:pPr>
            <w:r>
              <w:rPr>
                <w:rFonts w:cstheme="minorHAnsi"/>
              </w:rPr>
              <w:t>First coupon payment date</w:t>
            </w:r>
          </w:p>
        </w:tc>
        <w:tc>
          <w:tcPr>
            <w:tcW w:w="2004" w:type="dxa"/>
          </w:tcPr>
          <w:p w14:paraId="2D5FD8CA" w14:textId="77777777" w:rsidR="00CF64E6" w:rsidRPr="002923FD" w:rsidRDefault="00CF64E6" w:rsidP="00087C49">
            <w:pPr>
              <w:pStyle w:val="NoSpacing"/>
            </w:pPr>
            <w:r>
              <w:rPr>
                <w:rFonts w:cstheme="minorHAnsi"/>
              </w:rPr>
              <w:t>Date Picker</w:t>
            </w:r>
          </w:p>
        </w:tc>
        <w:tc>
          <w:tcPr>
            <w:tcW w:w="1843" w:type="dxa"/>
          </w:tcPr>
          <w:p w14:paraId="510C846A" w14:textId="77777777" w:rsidR="00CF64E6" w:rsidRPr="001E3A39" w:rsidRDefault="00CF64E6" w:rsidP="00087C49">
            <w:pPr>
              <w:pStyle w:val="NoSpacing"/>
              <w:rPr>
                <w:u w:val="single"/>
              </w:rPr>
            </w:pPr>
            <w:r w:rsidRPr="001E3A39">
              <w:rPr>
                <w:u w:val="single"/>
              </w:rPr>
              <w:t>Hard validations:</w:t>
            </w:r>
          </w:p>
          <w:p w14:paraId="15D98B13" w14:textId="77777777" w:rsidR="00CF64E6" w:rsidRDefault="00CF64E6" w:rsidP="00087C49">
            <w:pPr>
              <w:pStyle w:val="NoSpacing"/>
            </w:pPr>
            <w:r>
              <w:t>- Must be after issue date</w:t>
            </w:r>
          </w:p>
          <w:p w14:paraId="55B914D1" w14:textId="77777777" w:rsidR="00CF64E6" w:rsidRPr="002923FD" w:rsidRDefault="00CF64E6" w:rsidP="00087C49">
            <w:pPr>
              <w:pStyle w:val="NoSpacing"/>
            </w:pPr>
          </w:p>
        </w:tc>
        <w:tc>
          <w:tcPr>
            <w:tcW w:w="4132" w:type="dxa"/>
          </w:tcPr>
          <w:p w14:paraId="2030B60C" w14:textId="605326F5" w:rsidR="00CF64E6" w:rsidRDefault="00B046FB" w:rsidP="00087C49">
            <w:pPr>
              <w:pStyle w:val="NoSpacing"/>
              <w:rPr>
                <w:rFonts w:cstheme="minorHAnsi"/>
              </w:rPr>
            </w:pPr>
            <w:r>
              <w:rPr>
                <w:rFonts w:cstheme="minorHAnsi"/>
              </w:rPr>
              <w:t xml:space="preserve">Visible only for New SGS Bonds. </w:t>
            </w:r>
          </w:p>
          <w:p w14:paraId="53CBF971" w14:textId="77777777" w:rsidR="001930D0" w:rsidRDefault="001930D0" w:rsidP="00087C49">
            <w:pPr>
              <w:pStyle w:val="NoSpacing"/>
              <w:rPr>
                <w:rFonts w:cstheme="minorHAnsi"/>
              </w:rPr>
            </w:pPr>
          </w:p>
          <w:p w14:paraId="0CD9A0E7" w14:textId="13FE87F3" w:rsidR="001930D0" w:rsidRDefault="001930D0" w:rsidP="00087C49">
            <w:pPr>
              <w:pStyle w:val="NoSpacing"/>
            </w:pPr>
            <w:r>
              <w:t>Changes to this field will require another verification against MEPS+, if already verified.</w:t>
            </w:r>
          </w:p>
          <w:p w14:paraId="007F434A" w14:textId="77777777" w:rsidR="00CF64E6" w:rsidRDefault="00CF64E6" w:rsidP="00087C49">
            <w:pPr>
              <w:pStyle w:val="NoSpacing"/>
            </w:pPr>
          </w:p>
          <w:p w14:paraId="3147B0B7" w14:textId="5350D865" w:rsidR="00D96981" w:rsidRDefault="00B668EC" w:rsidP="00087C49">
            <w:pPr>
              <w:pStyle w:val="NoSpacing"/>
              <w:rPr>
                <w:rFonts w:cstheme="minorHAnsi"/>
              </w:rPr>
            </w:pPr>
            <w:r w:rsidRPr="00B668EC">
              <w:rPr>
                <w:rFonts w:cstheme="minorHAnsi"/>
              </w:rPr>
              <w:t xml:space="preserve">The field auto-populates for Syndication Details makers when the field is blank and both </w:t>
            </w:r>
            <w:del w:id="128" w:author="Akila BALAKRISHNAN from.OPTIMUM (MAS)" w:date="2026-01-16T18:23:00Z" w16du:dateUtc="2026-01-16T10:23:00Z">
              <w:r w:rsidRPr="00B668EC">
                <w:rPr>
                  <w:rFonts w:cstheme="minorHAnsi"/>
                </w:rPr>
                <w:delText xml:space="preserve">approved </w:delText>
              </w:r>
            </w:del>
            <w:r w:rsidRPr="00B668EC">
              <w:rPr>
                <w:rFonts w:cstheme="minorHAnsi"/>
              </w:rPr>
              <w:t xml:space="preserve">issue date and </w:t>
            </w:r>
            <w:del w:id="129" w:author="Akila BALAKRISHNAN from.OPTIMUM (MAS)" w:date="2026-01-16T18:23:00Z" w16du:dateUtc="2026-01-16T10:23:00Z">
              <w:r w:rsidRPr="00B668EC">
                <w:rPr>
                  <w:rFonts w:cstheme="minorHAnsi"/>
                </w:rPr>
                <w:delText xml:space="preserve">approved </w:delText>
              </w:r>
            </w:del>
            <w:r w:rsidRPr="00B668EC">
              <w:rPr>
                <w:rFonts w:cstheme="minorHAnsi"/>
              </w:rPr>
              <w:t>maturity date are available in the</w:t>
            </w:r>
            <w:ins w:id="130" w:author="Akila BALAKRISHNAN from.OPTIMUM (MAS)" w:date="2026-01-16T18:23:00Z" w16du:dateUtc="2026-01-16T10:23:00Z">
              <w:r w:rsidRPr="00B668EC">
                <w:rPr>
                  <w:rFonts w:cstheme="minorHAnsi"/>
                </w:rPr>
                <w:t xml:space="preserve"> </w:t>
              </w:r>
              <w:r w:rsidR="00996161">
                <w:rPr>
                  <w:rFonts w:cstheme="minorHAnsi"/>
                </w:rPr>
                <w:t>latest approved</w:t>
              </w:r>
            </w:ins>
            <w:r w:rsidRPr="00B668EC">
              <w:rPr>
                <w:rFonts w:cstheme="minorHAnsi"/>
              </w:rPr>
              <w:t xml:space="preserve"> issuance calendar</w:t>
            </w:r>
            <w:r>
              <w:rPr>
                <w:rFonts w:cstheme="minorHAnsi"/>
              </w:rPr>
              <w:t>. The value is</w:t>
            </w:r>
            <w:r w:rsidRPr="00B668EC">
              <w:rPr>
                <w:rFonts w:cstheme="minorHAnsi"/>
              </w:rPr>
              <w:t xml:space="preserve"> </w:t>
            </w:r>
            <w:r>
              <w:rPr>
                <w:rFonts w:cstheme="minorHAnsi"/>
              </w:rPr>
              <w:t xml:space="preserve">calculated by first deriving the </w:t>
            </w:r>
            <w:r w:rsidRPr="00B668EC">
              <w:rPr>
                <w:rFonts w:cstheme="minorHAnsi"/>
              </w:rPr>
              <w:t>year-agnostic coupon payment dates from the approved maturity date and the security type's coupon payment frequency, then applying them to the approved issue date to find the first coupon payment date after the issue date.</w:t>
            </w:r>
          </w:p>
          <w:p w14:paraId="5B88D9F7" w14:textId="77777777" w:rsidR="00B668EC" w:rsidRDefault="00B668EC" w:rsidP="00087C49">
            <w:pPr>
              <w:pStyle w:val="NoSpacing"/>
            </w:pPr>
          </w:p>
          <w:p w14:paraId="1D49A805" w14:textId="26533CEA" w:rsidR="00C749CA" w:rsidRDefault="00C749CA" w:rsidP="00087C49">
            <w:pPr>
              <w:pStyle w:val="NoSpacing"/>
            </w:pPr>
            <w:r>
              <w:t>For example, if the maturity date is in Jun 2067 and the coupon payment frequency is half-yearly, then the coupon payment dates would be on the 1</w:t>
            </w:r>
            <w:r w:rsidRPr="00970968">
              <w:rPr>
                <w:vertAlign w:val="superscript"/>
              </w:rPr>
              <w:t>st</w:t>
            </w:r>
            <w:r>
              <w:t xml:space="preserve"> calendar day of the month of the maturity day and 6 months before (i.e. 01 Jun and 01 Dec of every year). </w:t>
            </w:r>
            <w:r>
              <w:lastRenderedPageBreak/>
              <w:t>If the current issue date is before 01 Jun 2025, the next coupon payment date would be 01 Jun 2025. If the current issue date is after 01 June 2025, then the next coupon payment date would be 01 Dec 2025.</w:t>
            </w:r>
          </w:p>
        </w:tc>
      </w:tr>
      <w:tr w:rsidR="00CF64E6" w:rsidRPr="007C7C7F" w14:paraId="3731907D" w14:textId="77777777" w:rsidTr="00087C49">
        <w:tc>
          <w:tcPr>
            <w:tcW w:w="560" w:type="dxa"/>
          </w:tcPr>
          <w:p w14:paraId="27D827AD" w14:textId="313D7191" w:rsidR="00CF64E6" w:rsidRDefault="002117FB" w:rsidP="00087C49">
            <w:pPr>
              <w:pStyle w:val="NoSpacing"/>
              <w:rPr>
                <w:rFonts w:cstheme="minorHAnsi"/>
              </w:rPr>
            </w:pPr>
            <w:r>
              <w:rPr>
                <w:rFonts w:cstheme="minorHAnsi"/>
              </w:rPr>
              <w:lastRenderedPageBreak/>
              <w:t>2</w:t>
            </w:r>
          </w:p>
        </w:tc>
        <w:tc>
          <w:tcPr>
            <w:tcW w:w="2251" w:type="dxa"/>
          </w:tcPr>
          <w:p w14:paraId="2A76DEF5" w14:textId="77777777" w:rsidR="00CF64E6" w:rsidRPr="002923FD" w:rsidRDefault="00CF64E6" w:rsidP="00087C49">
            <w:pPr>
              <w:pStyle w:val="NoSpacing"/>
            </w:pPr>
            <w:r>
              <w:rPr>
                <w:rFonts w:cstheme="minorHAnsi"/>
              </w:rPr>
              <w:t>Next coupon payment date</w:t>
            </w:r>
          </w:p>
        </w:tc>
        <w:tc>
          <w:tcPr>
            <w:tcW w:w="2004" w:type="dxa"/>
          </w:tcPr>
          <w:p w14:paraId="2D541EF1" w14:textId="77777777" w:rsidR="00CF64E6" w:rsidRPr="002923FD" w:rsidRDefault="00CF64E6" w:rsidP="00087C49">
            <w:pPr>
              <w:pStyle w:val="NoSpacing"/>
            </w:pPr>
            <w:r>
              <w:rPr>
                <w:rFonts w:cstheme="minorHAnsi"/>
              </w:rPr>
              <w:t>Date Picker</w:t>
            </w:r>
          </w:p>
        </w:tc>
        <w:tc>
          <w:tcPr>
            <w:tcW w:w="1843" w:type="dxa"/>
          </w:tcPr>
          <w:p w14:paraId="0F33D766" w14:textId="77777777" w:rsidR="00CF64E6" w:rsidRPr="001E3A39" w:rsidRDefault="00CF64E6" w:rsidP="00087C49">
            <w:pPr>
              <w:pStyle w:val="NoSpacing"/>
              <w:rPr>
                <w:u w:val="single"/>
              </w:rPr>
            </w:pPr>
            <w:r w:rsidRPr="001E3A39">
              <w:rPr>
                <w:u w:val="single"/>
              </w:rPr>
              <w:t>Hard validations:</w:t>
            </w:r>
          </w:p>
          <w:p w14:paraId="3B9B1D23" w14:textId="77777777" w:rsidR="00CF64E6" w:rsidRPr="002923FD" w:rsidRDefault="00CF64E6" w:rsidP="00087C49">
            <w:pPr>
              <w:pStyle w:val="NoSpacing"/>
            </w:pPr>
            <w:r>
              <w:t>- Must be after issue date.</w:t>
            </w:r>
          </w:p>
        </w:tc>
        <w:tc>
          <w:tcPr>
            <w:tcW w:w="4132" w:type="dxa"/>
          </w:tcPr>
          <w:p w14:paraId="48B99E55" w14:textId="4F257044" w:rsidR="00CF64E6" w:rsidRDefault="00B046FB" w:rsidP="00087C49">
            <w:pPr>
              <w:pStyle w:val="NoSpacing"/>
            </w:pPr>
            <w:r>
              <w:t>Visible only for Reopened SGS Bonds</w:t>
            </w:r>
            <w:r w:rsidR="00CF64E6">
              <w:t>.</w:t>
            </w:r>
          </w:p>
          <w:p w14:paraId="13FBFBD2" w14:textId="77777777" w:rsidR="00CF64E6" w:rsidRDefault="00CF64E6" w:rsidP="00087C49">
            <w:pPr>
              <w:pStyle w:val="NoSpacing"/>
            </w:pPr>
          </w:p>
          <w:p w14:paraId="1E78A744" w14:textId="15B5A79C" w:rsidR="001930D0" w:rsidRDefault="001930D0" w:rsidP="00087C49">
            <w:pPr>
              <w:pStyle w:val="NoSpacing"/>
            </w:pPr>
            <w:r>
              <w:t>Changes to this field will require another verification against MEPS+, if already verified.</w:t>
            </w:r>
          </w:p>
          <w:p w14:paraId="1313C65A" w14:textId="77777777" w:rsidR="001930D0" w:rsidRDefault="001930D0" w:rsidP="00087C49">
            <w:pPr>
              <w:pStyle w:val="NoSpacing"/>
            </w:pPr>
          </w:p>
          <w:p w14:paraId="488CB580" w14:textId="14160BE9" w:rsidR="00B668EC" w:rsidRDefault="00B668EC" w:rsidP="00B668EC">
            <w:pPr>
              <w:pStyle w:val="NoSpacing"/>
              <w:rPr>
                <w:rFonts w:cstheme="minorHAnsi"/>
              </w:rPr>
            </w:pPr>
            <w:r w:rsidRPr="00B668EC">
              <w:rPr>
                <w:rFonts w:cstheme="minorHAnsi"/>
              </w:rPr>
              <w:t xml:space="preserve">The field auto-populates for Syndication Details makers when the field is blank and both </w:t>
            </w:r>
            <w:del w:id="131" w:author="Akila BALAKRISHNAN from.OPTIMUM (MAS)" w:date="2026-01-16T18:25:00Z" w16du:dateUtc="2026-01-16T10:25:00Z">
              <w:r w:rsidRPr="00B668EC">
                <w:rPr>
                  <w:rFonts w:cstheme="minorHAnsi"/>
                </w:rPr>
                <w:delText xml:space="preserve">approved </w:delText>
              </w:r>
            </w:del>
            <w:r w:rsidRPr="00B668EC">
              <w:rPr>
                <w:rFonts w:cstheme="minorHAnsi"/>
              </w:rPr>
              <w:t xml:space="preserve">issue date and </w:t>
            </w:r>
            <w:del w:id="132" w:author="Akila BALAKRISHNAN from.OPTIMUM (MAS)" w:date="2026-01-16T18:25:00Z" w16du:dateUtc="2026-01-16T10:25:00Z">
              <w:r w:rsidRPr="00B668EC">
                <w:rPr>
                  <w:rFonts w:cstheme="minorHAnsi"/>
                </w:rPr>
                <w:delText xml:space="preserve">approved </w:delText>
              </w:r>
            </w:del>
            <w:r w:rsidRPr="00B668EC">
              <w:rPr>
                <w:rFonts w:cstheme="minorHAnsi"/>
              </w:rPr>
              <w:t>maturity date are available in the</w:t>
            </w:r>
            <w:ins w:id="133" w:author="Akila BALAKRISHNAN from.OPTIMUM (MAS)" w:date="2026-01-16T18:25:00Z" w16du:dateUtc="2026-01-16T10:25:00Z">
              <w:r w:rsidRPr="00B668EC">
                <w:rPr>
                  <w:rFonts w:cstheme="minorHAnsi"/>
                </w:rPr>
                <w:t xml:space="preserve"> </w:t>
              </w:r>
              <w:r w:rsidR="004F64CE">
                <w:rPr>
                  <w:rFonts w:cstheme="minorHAnsi"/>
                </w:rPr>
                <w:t>latest approved</w:t>
              </w:r>
            </w:ins>
            <w:r w:rsidRPr="00B668EC">
              <w:rPr>
                <w:rFonts w:cstheme="minorHAnsi"/>
              </w:rPr>
              <w:t xml:space="preserve"> issuance calendar</w:t>
            </w:r>
            <w:r>
              <w:rPr>
                <w:rFonts w:cstheme="minorHAnsi"/>
              </w:rPr>
              <w:t>. The value is</w:t>
            </w:r>
            <w:r w:rsidRPr="00B668EC">
              <w:rPr>
                <w:rFonts w:cstheme="minorHAnsi"/>
              </w:rPr>
              <w:t xml:space="preserve"> </w:t>
            </w:r>
            <w:r>
              <w:rPr>
                <w:rFonts w:cstheme="minorHAnsi"/>
              </w:rPr>
              <w:t xml:space="preserve">calculated by first deriving the </w:t>
            </w:r>
            <w:r w:rsidRPr="00B668EC">
              <w:rPr>
                <w:rFonts w:cstheme="minorHAnsi"/>
              </w:rPr>
              <w:t>year-agnostic coupon payment dates from the approved maturity date and the security type's coupon payment frequency, then applying them to the approved issue date to find the first coupon payment date after the issue date.</w:t>
            </w:r>
          </w:p>
          <w:p w14:paraId="0A3CDAA9" w14:textId="77777777" w:rsidR="00CF64E6" w:rsidRDefault="00CF64E6" w:rsidP="00087C49">
            <w:pPr>
              <w:pStyle w:val="NoSpacing"/>
            </w:pPr>
          </w:p>
          <w:p w14:paraId="5B9D28C2" w14:textId="77777777" w:rsidR="00CF64E6" w:rsidRDefault="00CF64E6" w:rsidP="00087C49">
            <w:pPr>
              <w:pStyle w:val="NoSpacing"/>
            </w:pPr>
            <w:r>
              <w:t>For example, if the maturity date is in Jun 2067 and the coupon payment frequency is half-yearly, then the coupon payment dates would be on the 1</w:t>
            </w:r>
            <w:r w:rsidRPr="00970968">
              <w:rPr>
                <w:vertAlign w:val="superscript"/>
              </w:rPr>
              <w:t>st</w:t>
            </w:r>
            <w:r>
              <w:t xml:space="preserve"> calendar day of the month of the maturity day and 6 months before (i.e. 01 Jun and 01 Dec of every year). If the current issue date is before 01 Jun 2025, the next coupon payment date would be 01 Jun 2025. If the current issue date is after 01 June 2025, then the next coupon payment date would be 01 Dec 2025.</w:t>
            </w:r>
          </w:p>
        </w:tc>
      </w:tr>
      <w:tr w:rsidR="00CF64E6" w:rsidRPr="007C7C7F" w14:paraId="518157B4" w14:textId="77777777" w:rsidTr="00087C49">
        <w:tc>
          <w:tcPr>
            <w:tcW w:w="560" w:type="dxa"/>
          </w:tcPr>
          <w:p w14:paraId="0380E87A" w14:textId="6D479724" w:rsidR="00CF64E6" w:rsidRDefault="002117FB" w:rsidP="00087C49">
            <w:pPr>
              <w:pStyle w:val="NoSpacing"/>
              <w:rPr>
                <w:rFonts w:cstheme="minorHAnsi"/>
              </w:rPr>
            </w:pPr>
            <w:r>
              <w:rPr>
                <w:rFonts w:cstheme="minorHAnsi"/>
              </w:rPr>
              <w:t>3</w:t>
            </w:r>
          </w:p>
        </w:tc>
        <w:tc>
          <w:tcPr>
            <w:tcW w:w="2251" w:type="dxa"/>
          </w:tcPr>
          <w:p w14:paraId="0363345D" w14:textId="77777777" w:rsidR="00CF64E6" w:rsidRPr="002923FD" w:rsidRDefault="00CF64E6" w:rsidP="00087C49">
            <w:pPr>
              <w:pStyle w:val="NoSpacing"/>
            </w:pPr>
            <w:r>
              <w:rPr>
                <w:rFonts w:cstheme="minorHAnsi"/>
              </w:rPr>
              <w:t>Coupon payment dates</w:t>
            </w:r>
          </w:p>
        </w:tc>
        <w:tc>
          <w:tcPr>
            <w:tcW w:w="2004" w:type="dxa"/>
          </w:tcPr>
          <w:p w14:paraId="0FDC956D" w14:textId="77777777" w:rsidR="00CF64E6" w:rsidRPr="002923FD" w:rsidRDefault="00CF64E6" w:rsidP="00087C49">
            <w:pPr>
              <w:pStyle w:val="NoSpacing"/>
            </w:pPr>
            <w:r>
              <w:rPr>
                <w:rFonts w:cstheme="minorHAnsi"/>
              </w:rPr>
              <w:t>Date Picker</w:t>
            </w:r>
          </w:p>
        </w:tc>
        <w:tc>
          <w:tcPr>
            <w:tcW w:w="1843" w:type="dxa"/>
          </w:tcPr>
          <w:p w14:paraId="1C5D2E92" w14:textId="77777777" w:rsidR="00CF64E6" w:rsidRPr="005247FF" w:rsidRDefault="00CF64E6" w:rsidP="00087C49">
            <w:pPr>
              <w:pStyle w:val="NoSpacing"/>
              <w:rPr>
                <w:u w:val="single"/>
              </w:rPr>
            </w:pPr>
            <w:r w:rsidRPr="005247FF">
              <w:rPr>
                <w:u w:val="single"/>
              </w:rPr>
              <w:t>Hard validations:</w:t>
            </w:r>
          </w:p>
          <w:p w14:paraId="7EB86E3A" w14:textId="77777777" w:rsidR="00CF64E6" w:rsidRDefault="00CF64E6" w:rsidP="00087C49">
            <w:pPr>
              <w:pStyle w:val="NoSpacing"/>
            </w:pPr>
            <w:r>
              <w:t>- The second value should be later than the first value.</w:t>
            </w:r>
          </w:p>
          <w:p w14:paraId="0469B224" w14:textId="77777777" w:rsidR="00CF64E6" w:rsidRPr="002923FD" w:rsidRDefault="00CF64E6" w:rsidP="00087C49">
            <w:pPr>
              <w:pStyle w:val="NoSpacing"/>
            </w:pPr>
          </w:p>
        </w:tc>
        <w:tc>
          <w:tcPr>
            <w:tcW w:w="4132" w:type="dxa"/>
          </w:tcPr>
          <w:p w14:paraId="7BD79D5D" w14:textId="77777777" w:rsidR="00CF64E6" w:rsidRDefault="00CF64E6" w:rsidP="00087C49">
            <w:pPr>
              <w:pStyle w:val="NoSpacing"/>
            </w:pPr>
            <w:r>
              <w:t>This field is in DD MMM (e.g. 01 Jan). While the date picker component includes the year, the value of the year is discarded when selecting dates in this field. For example, even though the user selects the date “26 Dec 2025”, the field should display “26 Dec” and the database should also store the corresponding value without the year.</w:t>
            </w:r>
          </w:p>
          <w:p w14:paraId="23BED76B" w14:textId="77777777" w:rsidR="001930D0" w:rsidRDefault="001930D0" w:rsidP="00087C49">
            <w:pPr>
              <w:pStyle w:val="NoSpacing"/>
            </w:pPr>
          </w:p>
          <w:p w14:paraId="1988260A" w14:textId="1727FE6A" w:rsidR="001930D0" w:rsidRDefault="001930D0" w:rsidP="00087C49">
            <w:pPr>
              <w:pStyle w:val="NoSpacing"/>
            </w:pPr>
            <w:r>
              <w:t>Changes to this field will require another verification against MEPS+, if already verified.</w:t>
            </w:r>
          </w:p>
          <w:p w14:paraId="19BD056E" w14:textId="77777777" w:rsidR="00CF64E6" w:rsidRDefault="00CF64E6" w:rsidP="00087C49">
            <w:pPr>
              <w:pStyle w:val="NoSpacing"/>
            </w:pPr>
          </w:p>
          <w:p w14:paraId="1CB6E15F" w14:textId="6D05833B" w:rsidR="00B668EC" w:rsidRDefault="00B668EC" w:rsidP="00B668EC">
            <w:pPr>
              <w:pStyle w:val="NoSpacing"/>
              <w:rPr>
                <w:rFonts w:cstheme="minorHAnsi"/>
              </w:rPr>
            </w:pPr>
            <w:r w:rsidRPr="00B668EC">
              <w:rPr>
                <w:rFonts w:cstheme="minorHAnsi"/>
              </w:rPr>
              <w:lastRenderedPageBreak/>
              <w:t xml:space="preserve">The field auto-populates for Syndication Details makers when the field is blank and approved maturity date </w:t>
            </w:r>
            <w:r>
              <w:rPr>
                <w:rFonts w:cstheme="minorHAnsi"/>
              </w:rPr>
              <w:t>is</w:t>
            </w:r>
            <w:r w:rsidRPr="00B668EC">
              <w:rPr>
                <w:rFonts w:cstheme="minorHAnsi"/>
              </w:rPr>
              <w:t xml:space="preserve"> available in the issuance calendar</w:t>
            </w:r>
            <w:r>
              <w:rPr>
                <w:rFonts w:cstheme="minorHAnsi"/>
              </w:rPr>
              <w:t>. The value is</w:t>
            </w:r>
            <w:r w:rsidRPr="00B668EC">
              <w:rPr>
                <w:rFonts w:cstheme="minorHAnsi"/>
              </w:rPr>
              <w:t xml:space="preserve"> </w:t>
            </w:r>
            <w:r>
              <w:rPr>
                <w:rFonts w:cstheme="minorHAnsi"/>
              </w:rPr>
              <w:t xml:space="preserve">calculated by </w:t>
            </w:r>
            <w:r w:rsidRPr="00B668EC">
              <w:rPr>
                <w:rFonts w:cstheme="minorHAnsi"/>
              </w:rPr>
              <w:t>from the approved maturity date and the security type's coupon payment frequency</w:t>
            </w:r>
            <w:r w:rsidR="00501D9E">
              <w:rPr>
                <w:rFonts w:cstheme="minorHAnsi"/>
              </w:rPr>
              <w:t>.</w:t>
            </w:r>
          </w:p>
          <w:p w14:paraId="46755E3D" w14:textId="77777777" w:rsidR="00CF64E6" w:rsidRDefault="00CF64E6" w:rsidP="00087C49">
            <w:pPr>
              <w:pStyle w:val="NoSpacing"/>
            </w:pPr>
          </w:p>
          <w:p w14:paraId="1FAD2C18" w14:textId="77777777" w:rsidR="00CF64E6" w:rsidRDefault="00CF64E6" w:rsidP="00087C49">
            <w:pPr>
              <w:pStyle w:val="NoSpacing"/>
            </w:pPr>
            <w:r>
              <w:t>For example, if the maturity date is in Jun 2067 and the coupon payment frequency is half-yearly, then the coupon payment dates would be on the 1</w:t>
            </w:r>
            <w:r w:rsidRPr="005921FD">
              <w:rPr>
                <w:vertAlign w:val="superscript"/>
              </w:rPr>
              <w:t>st</w:t>
            </w:r>
            <w:r>
              <w:t xml:space="preserve"> calendar day of the month of the maturity day and 6 months before (i.e. 01 Jun and 01 Dec).</w:t>
            </w:r>
          </w:p>
        </w:tc>
      </w:tr>
    </w:tbl>
    <w:p w14:paraId="4D230B36" w14:textId="220F19EA" w:rsidR="00CF64E6" w:rsidRPr="00BB1777" w:rsidRDefault="00BB1777" w:rsidP="00BB1777">
      <w:pPr>
        <w:jc w:val="center"/>
        <w:rPr>
          <w:b/>
          <w:bCs/>
          <w:sz w:val="18"/>
          <w:szCs w:val="18"/>
        </w:rPr>
      </w:pPr>
      <w:r w:rsidRPr="00BB1777">
        <w:rPr>
          <w:b/>
          <w:bCs/>
          <w:sz w:val="20"/>
          <w:szCs w:val="20"/>
        </w:rPr>
        <w:lastRenderedPageBreak/>
        <w:t xml:space="preserve">Table </w:t>
      </w:r>
      <w:r w:rsidRPr="00BB1777">
        <w:rPr>
          <w:b/>
          <w:bCs/>
          <w:sz w:val="20"/>
          <w:szCs w:val="20"/>
        </w:rPr>
        <w:fldChar w:fldCharType="begin"/>
      </w:r>
      <w:r w:rsidRPr="00BB1777">
        <w:rPr>
          <w:b/>
          <w:bCs/>
          <w:sz w:val="20"/>
          <w:szCs w:val="20"/>
        </w:rPr>
        <w:instrText xml:space="preserve"> SEQ Table \* ARABIC </w:instrText>
      </w:r>
      <w:r w:rsidRPr="00BB1777">
        <w:rPr>
          <w:b/>
          <w:bCs/>
          <w:sz w:val="20"/>
          <w:szCs w:val="20"/>
        </w:rPr>
        <w:fldChar w:fldCharType="separate"/>
      </w:r>
      <w:r w:rsidR="001108F9">
        <w:rPr>
          <w:b/>
          <w:bCs/>
          <w:noProof/>
          <w:sz w:val="20"/>
          <w:szCs w:val="20"/>
        </w:rPr>
        <w:t>10</w:t>
      </w:r>
      <w:r w:rsidRPr="00BB1777">
        <w:rPr>
          <w:b/>
          <w:bCs/>
          <w:sz w:val="20"/>
          <w:szCs w:val="20"/>
        </w:rPr>
        <w:fldChar w:fldCharType="end"/>
      </w:r>
      <w:r w:rsidRPr="00BB1777">
        <w:rPr>
          <w:b/>
          <w:bCs/>
          <w:sz w:val="20"/>
          <w:szCs w:val="20"/>
        </w:rPr>
        <w:t>:</w:t>
      </w:r>
      <w:r>
        <w:rPr>
          <w:b/>
          <w:bCs/>
          <w:sz w:val="20"/>
          <w:szCs w:val="20"/>
        </w:rPr>
        <w:t xml:space="preserve"> Coupon Payment Dates Screen Elements</w:t>
      </w:r>
    </w:p>
    <w:p w14:paraId="7CA854D2" w14:textId="4A0511C0" w:rsidR="000561A6" w:rsidRPr="00BD2EFC" w:rsidRDefault="000561A6" w:rsidP="000561A6">
      <w:pPr>
        <w:pStyle w:val="Heading4"/>
      </w:pPr>
      <w:r w:rsidRPr="00BD2EFC">
        <w:t>Offering Details</w:t>
      </w:r>
    </w:p>
    <w:tbl>
      <w:tblPr>
        <w:tblStyle w:val="TableGrid"/>
        <w:tblW w:w="0" w:type="auto"/>
        <w:tblLook w:val="04A0" w:firstRow="1" w:lastRow="0" w:firstColumn="1" w:lastColumn="0" w:noHBand="0" w:noVBand="1"/>
      </w:tblPr>
      <w:tblGrid>
        <w:gridCol w:w="561"/>
        <w:gridCol w:w="2141"/>
        <w:gridCol w:w="1947"/>
        <w:gridCol w:w="2009"/>
        <w:gridCol w:w="4132"/>
      </w:tblGrid>
      <w:tr w:rsidR="000561A6" w:rsidRPr="007C7C7F" w14:paraId="0A3D9FB1" w14:textId="77777777" w:rsidTr="004153FF">
        <w:tc>
          <w:tcPr>
            <w:tcW w:w="561" w:type="dxa"/>
            <w:shd w:val="clear" w:color="auto" w:fill="E7E6E6" w:themeFill="background2"/>
          </w:tcPr>
          <w:p w14:paraId="60CAFDB0" w14:textId="77777777" w:rsidR="000561A6" w:rsidRPr="007D7B67" w:rsidRDefault="000561A6" w:rsidP="00C80D28">
            <w:pPr>
              <w:pStyle w:val="NoSpacing"/>
              <w:jc w:val="center"/>
              <w:rPr>
                <w:b/>
                <w:bCs/>
              </w:rPr>
            </w:pPr>
            <w:r w:rsidRPr="007D7B67">
              <w:rPr>
                <w:rFonts w:cstheme="minorHAnsi"/>
                <w:b/>
                <w:bCs/>
              </w:rPr>
              <w:t>S/N</w:t>
            </w:r>
          </w:p>
        </w:tc>
        <w:tc>
          <w:tcPr>
            <w:tcW w:w="2141" w:type="dxa"/>
            <w:shd w:val="clear" w:color="auto" w:fill="E7E6E6" w:themeFill="background2"/>
          </w:tcPr>
          <w:p w14:paraId="66733D73" w14:textId="77777777" w:rsidR="000561A6" w:rsidRPr="007D7B67" w:rsidRDefault="000561A6" w:rsidP="00C80D28">
            <w:pPr>
              <w:pStyle w:val="NoSpacing"/>
              <w:jc w:val="center"/>
              <w:rPr>
                <w:b/>
                <w:bCs/>
              </w:rPr>
            </w:pPr>
            <w:r w:rsidRPr="007D7B67">
              <w:rPr>
                <w:rFonts w:cstheme="minorHAnsi"/>
                <w:b/>
                <w:bCs/>
              </w:rPr>
              <w:t>Name</w:t>
            </w:r>
          </w:p>
        </w:tc>
        <w:tc>
          <w:tcPr>
            <w:tcW w:w="1947" w:type="dxa"/>
            <w:shd w:val="clear" w:color="auto" w:fill="E7E6E6" w:themeFill="background2"/>
          </w:tcPr>
          <w:p w14:paraId="6E094FEC" w14:textId="77777777" w:rsidR="000561A6" w:rsidRPr="007D7B67" w:rsidRDefault="000561A6" w:rsidP="00C80D28">
            <w:pPr>
              <w:pStyle w:val="TableHeading"/>
              <w:jc w:val="center"/>
              <w:rPr>
                <w:rFonts w:asciiTheme="minorHAnsi" w:hAnsiTheme="minorHAnsi" w:cstheme="minorHAnsi"/>
                <w:bCs/>
              </w:rPr>
            </w:pPr>
            <w:r w:rsidRPr="007D7B67">
              <w:rPr>
                <w:rFonts w:asciiTheme="minorHAnsi" w:hAnsiTheme="minorHAnsi" w:cstheme="minorHAnsi"/>
                <w:bCs/>
              </w:rPr>
              <w:t>Type</w:t>
            </w:r>
          </w:p>
          <w:p w14:paraId="764C0731" w14:textId="77777777" w:rsidR="000561A6" w:rsidRPr="007D7B67" w:rsidRDefault="000561A6" w:rsidP="00C80D28">
            <w:pPr>
              <w:pStyle w:val="NoSpacing"/>
              <w:jc w:val="center"/>
              <w:rPr>
                <w:b/>
                <w:bCs/>
              </w:rPr>
            </w:pPr>
            <w:r w:rsidRPr="007D7B67">
              <w:rPr>
                <w:rFonts w:cstheme="minorHAnsi"/>
                <w:b/>
                <w:bCs/>
              </w:rPr>
              <w:t>(Max Length)</w:t>
            </w:r>
          </w:p>
        </w:tc>
        <w:tc>
          <w:tcPr>
            <w:tcW w:w="2009" w:type="dxa"/>
            <w:shd w:val="clear" w:color="auto" w:fill="E7E6E6" w:themeFill="background2"/>
          </w:tcPr>
          <w:p w14:paraId="5DBCE9BF" w14:textId="77777777" w:rsidR="000561A6" w:rsidRPr="007D7B67" w:rsidRDefault="000561A6" w:rsidP="00C80D28">
            <w:pPr>
              <w:pStyle w:val="NoSpacing"/>
              <w:jc w:val="center"/>
              <w:rPr>
                <w:b/>
                <w:bCs/>
              </w:rPr>
            </w:pPr>
            <w:r w:rsidRPr="007D7B67">
              <w:rPr>
                <w:rFonts w:cstheme="minorHAnsi"/>
                <w:b/>
                <w:bCs/>
              </w:rPr>
              <w:t>Validation Rules</w:t>
            </w:r>
          </w:p>
        </w:tc>
        <w:tc>
          <w:tcPr>
            <w:tcW w:w="4132" w:type="dxa"/>
            <w:shd w:val="clear" w:color="auto" w:fill="E7E6E6" w:themeFill="background2"/>
          </w:tcPr>
          <w:p w14:paraId="33602379" w14:textId="77777777" w:rsidR="000561A6" w:rsidRPr="007D7B67" w:rsidRDefault="000561A6" w:rsidP="00C80D28">
            <w:pPr>
              <w:pStyle w:val="NoSpacing"/>
              <w:jc w:val="center"/>
              <w:rPr>
                <w:rFonts w:cstheme="minorHAnsi"/>
                <w:b/>
                <w:bCs/>
              </w:rPr>
            </w:pPr>
            <w:r>
              <w:rPr>
                <w:rFonts w:cstheme="minorHAnsi"/>
                <w:b/>
                <w:bCs/>
              </w:rPr>
              <w:t>Remarks</w:t>
            </w:r>
          </w:p>
        </w:tc>
      </w:tr>
      <w:tr w:rsidR="009510CF" w:rsidRPr="007C7C7F" w14:paraId="1C4EE114" w14:textId="77777777" w:rsidTr="004153FF">
        <w:tc>
          <w:tcPr>
            <w:tcW w:w="561" w:type="dxa"/>
          </w:tcPr>
          <w:p w14:paraId="79240EC2" w14:textId="1B3E518A" w:rsidR="009510CF" w:rsidRPr="007C7C7F" w:rsidRDefault="00D5605D" w:rsidP="009510CF">
            <w:pPr>
              <w:pStyle w:val="NoSpacing"/>
            </w:pPr>
            <w:r>
              <w:t>1</w:t>
            </w:r>
          </w:p>
        </w:tc>
        <w:tc>
          <w:tcPr>
            <w:tcW w:w="2141" w:type="dxa"/>
          </w:tcPr>
          <w:p w14:paraId="775710EC" w14:textId="3C112E51" w:rsidR="009510CF" w:rsidRPr="007C7C7F" w:rsidRDefault="009510CF" w:rsidP="009510CF">
            <w:pPr>
              <w:pStyle w:val="NoSpacing"/>
            </w:pPr>
            <w:r>
              <w:rPr>
                <w:rFonts w:cstheme="minorHAnsi"/>
              </w:rPr>
              <w:t>Total amount offered</w:t>
            </w:r>
          </w:p>
        </w:tc>
        <w:tc>
          <w:tcPr>
            <w:tcW w:w="1947" w:type="dxa"/>
          </w:tcPr>
          <w:p w14:paraId="190FA6A1" w14:textId="5BDB1458" w:rsidR="008858D4" w:rsidRDefault="009510CF" w:rsidP="009510CF">
            <w:pPr>
              <w:pStyle w:val="NoSpacing"/>
              <w:rPr>
                <w:rFonts w:cstheme="minorHAnsi"/>
              </w:rPr>
            </w:pPr>
            <w:r>
              <w:rPr>
                <w:rFonts w:cstheme="minorHAnsi"/>
              </w:rPr>
              <w:t xml:space="preserve">Text </w:t>
            </w:r>
          </w:p>
          <w:p w14:paraId="62313607" w14:textId="250EAA2B" w:rsidR="009510CF" w:rsidRPr="00901608" w:rsidRDefault="008858D4" w:rsidP="009510CF">
            <w:pPr>
              <w:pStyle w:val="NoSpacing"/>
            </w:pPr>
            <w:r>
              <w:rPr>
                <w:rFonts w:cstheme="minorHAnsi"/>
              </w:rPr>
              <w:t>Max length: 13</w:t>
            </w:r>
          </w:p>
        </w:tc>
        <w:tc>
          <w:tcPr>
            <w:tcW w:w="2009" w:type="dxa"/>
          </w:tcPr>
          <w:p w14:paraId="471C405D" w14:textId="77777777" w:rsidR="009510CF" w:rsidRPr="001E3A39" w:rsidRDefault="00AF49F7" w:rsidP="009510CF">
            <w:pPr>
              <w:pStyle w:val="NoSpacing"/>
              <w:rPr>
                <w:u w:val="single"/>
              </w:rPr>
            </w:pPr>
            <w:r w:rsidRPr="001E3A39">
              <w:rPr>
                <w:u w:val="single"/>
              </w:rPr>
              <w:t>Hard validations:</w:t>
            </w:r>
          </w:p>
          <w:p w14:paraId="14F293F8" w14:textId="7EA86B40" w:rsidR="00AF49F7" w:rsidRPr="00901608" w:rsidRDefault="004018B6" w:rsidP="009510CF">
            <w:pPr>
              <w:pStyle w:val="NoSpacing"/>
            </w:pPr>
            <w:r>
              <w:t>-</w:t>
            </w:r>
            <w:r w:rsidR="00D001C9">
              <w:t xml:space="preserve"> </w:t>
            </w:r>
            <w:r>
              <w:t>D</w:t>
            </w:r>
            <w:r w:rsidRPr="004018B6">
              <w:t>ivisible by minimum denomination of the security type with no remainder.</w:t>
            </w:r>
          </w:p>
        </w:tc>
        <w:tc>
          <w:tcPr>
            <w:tcW w:w="4132" w:type="dxa"/>
          </w:tcPr>
          <w:p w14:paraId="6B0C33CB" w14:textId="77777777" w:rsidR="00CC75BD" w:rsidRDefault="00AF49F7" w:rsidP="009510CF">
            <w:pPr>
              <w:pStyle w:val="NoSpacing"/>
            </w:pPr>
            <w:r>
              <w:t xml:space="preserve">Large denomination shortcut applies for this field. Refer to </w:t>
            </w:r>
            <w:r w:rsidRPr="00C96648">
              <w:rPr>
                <w:i/>
                <w:iCs/>
              </w:rPr>
              <w:t>MAS_OMEGA – Functional Specifications Document (Common Functions)</w:t>
            </w:r>
            <w:r>
              <w:rPr>
                <w:i/>
                <w:iCs/>
              </w:rPr>
              <w:t>.docx</w:t>
            </w:r>
            <w:r>
              <w:t xml:space="preserve"> for more details.</w:t>
            </w:r>
          </w:p>
          <w:p w14:paraId="03541139" w14:textId="77777777" w:rsidR="001930D0" w:rsidRDefault="001930D0" w:rsidP="009510CF">
            <w:pPr>
              <w:pStyle w:val="NoSpacing"/>
            </w:pPr>
          </w:p>
          <w:p w14:paraId="39235A60" w14:textId="4B256D0E" w:rsidR="001930D0" w:rsidRPr="00901608" w:rsidRDefault="001930D0" w:rsidP="009510CF">
            <w:pPr>
              <w:pStyle w:val="NoSpacing"/>
            </w:pPr>
            <w:r>
              <w:t>Changes to this field will require another verification against MEPS+, if already verified.</w:t>
            </w:r>
          </w:p>
        </w:tc>
      </w:tr>
      <w:tr w:rsidR="009510CF" w:rsidRPr="007C7C7F" w14:paraId="69CF6C01" w14:textId="77777777" w:rsidTr="004153FF">
        <w:tc>
          <w:tcPr>
            <w:tcW w:w="561" w:type="dxa"/>
          </w:tcPr>
          <w:p w14:paraId="191D8BB1" w14:textId="40CAE77C" w:rsidR="009510CF" w:rsidRPr="007C7C7F" w:rsidRDefault="00D5605D" w:rsidP="009510CF">
            <w:pPr>
              <w:pStyle w:val="NoSpacing"/>
            </w:pPr>
            <w:r>
              <w:t>2</w:t>
            </w:r>
          </w:p>
        </w:tc>
        <w:tc>
          <w:tcPr>
            <w:tcW w:w="2141" w:type="dxa"/>
          </w:tcPr>
          <w:p w14:paraId="1D84CD76" w14:textId="521535EB" w:rsidR="009510CF" w:rsidRPr="007C7C7F" w:rsidRDefault="009510CF" w:rsidP="009510CF">
            <w:pPr>
              <w:pStyle w:val="NoSpacing"/>
            </w:pPr>
            <w:r>
              <w:rPr>
                <w:rFonts w:cstheme="minorHAnsi"/>
              </w:rPr>
              <w:t>MAS intended tender amount</w:t>
            </w:r>
          </w:p>
        </w:tc>
        <w:tc>
          <w:tcPr>
            <w:tcW w:w="1947" w:type="dxa"/>
          </w:tcPr>
          <w:p w14:paraId="19800B36" w14:textId="1E277D0C" w:rsidR="00BE33AF" w:rsidRDefault="009510CF" w:rsidP="00BE33AF">
            <w:pPr>
              <w:pStyle w:val="NoSpacing"/>
              <w:rPr>
                <w:rFonts w:cstheme="minorHAnsi"/>
              </w:rPr>
            </w:pPr>
            <w:r>
              <w:rPr>
                <w:rFonts w:cstheme="minorHAnsi"/>
              </w:rPr>
              <w:t xml:space="preserve">Text </w:t>
            </w:r>
          </w:p>
          <w:p w14:paraId="0ACAD846" w14:textId="639B27BF" w:rsidR="009510CF" w:rsidRPr="00901608" w:rsidRDefault="00BE33AF" w:rsidP="00BE33AF">
            <w:pPr>
              <w:pStyle w:val="NoSpacing"/>
            </w:pPr>
            <w:r>
              <w:rPr>
                <w:rFonts w:cstheme="minorHAnsi"/>
              </w:rPr>
              <w:t>Max length: 13</w:t>
            </w:r>
          </w:p>
        </w:tc>
        <w:tc>
          <w:tcPr>
            <w:tcW w:w="2009" w:type="dxa"/>
          </w:tcPr>
          <w:p w14:paraId="784214F4" w14:textId="77777777" w:rsidR="004018B6" w:rsidRPr="001E3A39" w:rsidRDefault="004018B6" w:rsidP="004018B6">
            <w:pPr>
              <w:pStyle w:val="NoSpacing"/>
              <w:rPr>
                <w:u w:val="single"/>
              </w:rPr>
            </w:pPr>
            <w:r w:rsidRPr="001E3A39">
              <w:rPr>
                <w:u w:val="single"/>
              </w:rPr>
              <w:t>Hard validations:</w:t>
            </w:r>
          </w:p>
          <w:p w14:paraId="3D89982C" w14:textId="77777777" w:rsidR="009510CF" w:rsidRDefault="004018B6" w:rsidP="009510CF">
            <w:pPr>
              <w:pStyle w:val="NoSpacing"/>
            </w:pPr>
            <w:r>
              <w:t>- Must be less than Total amount offered.</w:t>
            </w:r>
          </w:p>
          <w:p w14:paraId="22D7B5F2" w14:textId="62880127" w:rsidR="009510CF" w:rsidRPr="00901608" w:rsidRDefault="0045410A" w:rsidP="009510CF">
            <w:pPr>
              <w:pStyle w:val="NoSpacing"/>
            </w:pPr>
            <w:r>
              <w:t>- D</w:t>
            </w:r>
            <w:r w:rsidRPr="004018B6">
              <w:t>ivisible by minimum denomination of the security type with no remainder.</w:t>
            </w:r>
          </w:p>
        </w:tc>
        <w:tc>
          <w:tcPr>
            <w:tcW w:w="4132" w:type="dxa"/>
          </w:tcPr>
          <w:p w14:paraId="4C0A8A8B" w14:textId="77777777" w:rsidR="00FE00FA" w:rsidRDefault="00FE00FA" w:rsidP="009510CF">
            <w:pPr>
              <w:pStyle w:val="NoSpacing"/>
            </w:pPr>
            <w:r>
              <w:t>Default value: 0</w:t>
            </w:r>
          </w:p>
          <w:p w14:paraId="486BC773" w14:textId="13F57EB4" w:rsidR="00AF49F7" w:rsidRPr="00901608" w:rsidRDefault="00AF49F7" w:rsidP="009510CF">
            <w:pPr>
              <w:pStyle w:val="NoSpacing"/>
            </w:pPr>
            <w:r>
              <w:t xml:space="preserve">Large denomination shortcut applies for this field. Refer to </w:t>
            </w:r>
            <w:r w:rsidRPr="00C96648">
              <w:rPr>
                <w:i/>
                <w:iCs/>
              </w:rPr>
              <w:t>MAS_OMEGA – Functional Specifications Document (Common Functions)</w:t>
            </w:r>
            <w:r>
              <w:rPr>
                <w:i/>
                <w:iCs/>
              </w:rPr>
              <w:t>.docx</w:t>
            </w:r>
            <w:r>
              <w:t xml:space="preserve"> for more details.</w:t>
            </w:r>
          </w:p>
        </w:tc>
      </w:tr>
      <w:tr w:rsidR="00F86A66" w:rsidRPr="007C7C7F" w14:paraId="21F3CC06" w14:textId="77777777" w:rsidTr="004153FF">
        <w:tc>
          <w:tcPr>
            <w:tcW w:w="561" w:type="dxa"/>
          </w:tcPr>
          <w:p w14:paraId="5C576668" w14:textId="51F3ADDF" w:rsidR="00F86A66" w:rsidRDefault="00F86A66" w:rsidP="00F86A66">
            <w:pPr>
              <w:pStyle w:val="NoSpacing"/>
            </w:pPr>
            <w:r>
              <w:t>3</w:t>
            </w:r>
          </w:p>
        </w:tc>
        <w:tc>
          <w:tcPr>
            <w:tcW w:w="2141" w:type="dxa"/>
          </w:tcPr>
          <w:p w14:paraId="20009E37" w14:textId="057A12D0" w:rsidR="00F86A66" w:rsidRDefault="00F86A66" w:rsidP="00F86A66">
            <w:pPr>
              <w:pStyle w:val="NoSpacing"/>
              <w:rPr>
                <w:rFonts w:cstheme="minorHAnsi"/>
              </w:rPr>
            </w:pPr>
            <w:r>
              <w:rPr>
                <w:rFonts w:cstheme="minorHAnsi"/>
              </w:rPr>
              <w:t>Total amount offered (placement)</w:t>
            </w:r>
          </w:p>
        </w:tc>
        <w:tc>
          <w:tcPr>
            <w:tcW w:w="1947" w:type="dxa"/>
          </w:tcPr>
          <w:p w14:paraId="25DDEAAC" w14:textId="77777777" w:rsidR="00F86A66" w:rsidRDefault="00F86A66" w:rsidP="00F86A66">
            <w:pPr>
              <w:pStyle w:val="NoSpacing"/>
              <w:rPr>
                <w:rFonts w:cstheme="minorHAnsi"/>
              </w:rPr>
            </w:pPr>
            <w:r>
              <w:rPr>
                <w:rFonts w:cstheme="minorHAnsi"/>
              </w:rPr>
              <w:t xml:space="preserve">Text </w:t>
            </w:r>
          </w:p>
          <w:p w14:paraId="52C2762D" w14:textId="4D808A45" w:rsidR="00F86A66" w:rsidRDefault="00F86A66" w:rsidP="00F86A66">
            <w:pPr>
              <w:pStyle w:val="NoSpacing"/>
              <w:rPr>
                <w:rFonts w:cstheme="minorHAnsi"/>
              </w:rPr>
            </w:pPr>
            <w:r>
              <w:rPr>
                <w:rFonts w:cstheme="minorHAnsi"/>
              </w:rPr>
              <w:t>Max length: 13</w:t>
            </w:r>
          </w:p>
        </w:tc>
        <w:tc>
          <w:tcPr>
            <w:tcW w:w="2009" w:type="dxa"/>
          </w:tcPr>
          <w:p w14:paraId="2ACBB5F6" w14:textId="77777777" w:rsidR="00570F1E" w:rsidRDefault="00570F1E" w:rsidP="00570F1E">
            <w:pPr>
              <w:pStyle w:val="NoSpacing"/>
              <w:rPr>
                <w:u w:val="single"/>
              </w:rPr>
            </w:pPr>
            <w:r w:rsidRPr="001E3A39">
              <w:rPr>
                <w:u w:val="single"/>
              </w:rPr>
              <w:t>Hard validations:</w:t>
            </w:r>
          </w:p>
          <w:p w14:paraId="534B6F39" w14:textId="5E07D78C" w:rsidR="00570F1E" w:rsidRPr="00570F1E" w:rsidRDefault="00570F1E" w:rsidP="00570F1E">
            <w:pPr>
              <w:pStyle w:val="NoSpacing"/>
            </w:pPr>
            <w:r>
              <w:t>- Sum of Total amount offered (placement) and Total amount offered (retail) equal to Total amount offered</w:t>
            </w:r>
          </w:p>
          <w:p w14:paraId="093C8028" w14:textId="64107056" w:rsidR="00F86A66" w:rsidRPr="001E3A39" w:rsidRDefault="00570F1E" w:rsidP="00570F1E">
            <w:pPr>
              <w:pStyle w:val="NoSpacing"/>
              <w:rPr>
                <w:u w:val="single"/>
              </w:rPr>
            </w:pPr>
            <w:r>
              <w:t>- D</w:t>
            </w:r>
            <w:r w:rsidRPr="004018B6">
              <w:t xml:space="preserve">ivisible by minimum denomination of </w:t>
            </w:r>
            <w:r w:rsidRPr="004018B6">
              <w:lastRenderedPageBreak/>
              <w:t>the security type with no remainder.</w:t>
            </w:r>
          </w:p>
        </w:tc>
        <w:tc>
          <w:tcPr>
            <w:tcW w:w="4132" w:type="dxa"/>
          </w:tcPr>
          <w:p w14:paraId="32164A69" w14:textId="77777777" w:rsidR="00F86A66" w:rsidRDefault="00F86A66" w:rsidP="00F86A66">
            <w:pPr>
              <w:pStyle w:val="NoSpacing"/>
            </w:pPr>
            <w:r>
              <w:lastRenderedPageBreak/>
              <w:t xml:space="preserve">Large denomination shortcut applies for this field. Refer to </w:t>
            </w:r>
            <w:r w:rsidRPr="00C96648">
              <w:rPr>
                <w:i/>
                <w:iCs/>
              </w:rPr>
              <w:t>MAS_OMEGA – Functional Specifications Document (Common Functions)</w:t>
            </w:r>
            <w:r>
              <w:rPr>
                <w:i/>
                <w:iCs/>
              </w:rPr>
              <w:t>.docx</w:t>
            </w:r>
            <w:r>
              <w:t xml:space="preserve"> for more details.</w:t>
            </w:r>
          </w:p>
          <w:p w14:paraId="710D2FE8" w14:textId="293E47C3" w:rsidR="006E4C7A" w:rsidRDefault="006E4C7A" w:rsidP="00F86A66">
            <w:pPr>
              <w:pStyle w:val="NoSpacing"/>
            </w:pPr>
          </w:p>
        </w:tc>
      </w:tr>
      <w:tr w:rsidR="00F86A66" w:rsidRPr="007C7C7F" w14:paraId="4D75249D" w14:textId="77777777" w:rsidTr="004153FF">
        <w:tc>
          <w:tcPr>
            <w:tcW w:w="561" w:type="dxa"/>
          </w:tcPr>
          <w:p w14:paraId="60898189" w14:textId="0C622054" w:rsidR="00F86A66" w:rsidRDefault="00F86A66" w:rsidP="00F86A66">
            <w:pPr>
              <w:pStyle w:val="NoSpacing"/>
            </w:pPr>
            <w:r>
              <w:t>4</w:t>
            </w:r>
          </w:p>
        </w:tc>
        <w:tc>
          <w:tcPr>
            <w:tcW w:w="2141" w:type="dxa"/>
          </w:tcPr>
          <w:p w14:paraId="163B45A8" w14:textId="443F7837" w:rsidR="00F86A66" w:rsidRDefault="00F86A66" w:rsidP="00F86A66">
            <w:pPr>
              <w:pStyle w:val="NoSpacing"/>
              <w:rPr>
                <w:rFonts w:cstheme="minorHAnsi"/>
              </w:rPr>
            </w:pPr>
            <w:r>
              <w:rPr>
                <w:rFonts w:cstheme="minorHAnsi"/>
              </w:rPr>
              <w:t>Total amount offered (retail)</w:t>
            </w:r>
          </w:p>
        </w:tc>
        <w:tc>
          <w:tcPr>
            <w:tcW w:w="1947" w:type="dxa"/>
          </w:tcPr>
          <w:p w14:paraId="57456556" w14:textId="77777777" w:rsidR="00F86A66" w:rsidRDefault="00F86A66" w:rsidP="00F86A66">
            <w:pPr>
              <w:pStyle w:val="NoSpacing"/>
              <w:rPr>
                <w:rFonts w:cstheme="minorHAnsi"/>
              </w:rPr>
            </w:pPr>
            <w:r>
              <w:rPr>
                <w:rFonts w:cstheme="minorHAnsi"/>
              </w:rPr>
              <w:t xml:space="preserve">Text </w:t>
            </w:r>
          </w:p>
          <w:p w14:paraId="7AEBEC2F" w14:textId="1C4D8024" w:rsidR="00F86A66" w:rsidRDefault="00F86A66" w:rsidP="00F86A66">
            <w:pPr>
              <w:pStyle w:val="NoSpacing"/>
              <w:rPr>
                <w:rFonts w:cstheme="minorHAnsi"/>
              </w:rPr>
            </w:pPr>
            <w:r>
              <w:rPr>
                <w:rFonts w:cstheme="minorHAnsi"/>
              </w:rPr>
              <w:t>Max length: 13</w:t>
            </w:r>
          </w:p>
        </w:tc>
        <w:tc>
          <w:tcPr>
            <w:tcW w:w="2009" w:type="dxa"/>
          </w:tcPr>
          <w:p w14:paraId="65B28881" w14:textId="77777777" w:rsidR="00570F1E" w:rsidRPr="001E3A39" w:rsidRDefault="00570F1E" w:rsidP="00570F1E">
            <w:pPr>
              <w:pStyle w:val="NoSpacing"/>
              <w:rPr>
                <w:u w:val="single"/>
              </w:rPr>
            </w:pPr>
            <w:r w:rsidRPr="001E3A39">
              <w:rPr>
                <w:u w:val="single"/>
              </w:rPr>
              <w:t>Hard validations:</w:t>
            </w:r>
          </w:p>
          <w:p w14:paraId="6D13FD92" w14:textId="77777777" w:rsidR="00570F1E" w:rsidRPr="00570F1E" w:rsidRDefault="00570F1E" w:rsidP="00570F1E">
            <w:pPr>
              <w:pStyle w:val="NoSpacing"/>
            </w:pPr>
            <w:r>
              <w:t>- Sum of Total amount offered (placement) and Total amount offered (retail) equal to Total amount offered</w:t>
            </w:r>
          </w:p>
          <w:p w14:paraId="47D0C315" w14:textId="0D2BA0F9" w:rsidR="00F86A66" w:rsidRPr="001E3A39" w:rsidRDefault="00570F1E" w:rsidP="00570F1E">
            <w:pPr>
              <w:pStyle w:val="NoSpacing"/>
              <w:rPr>
                <w:u w:val="single"/>
              </w:rPr>
            </w:pPr>
            <w:r>
              <w:t>- D</w:t>
            </w:r>
            <w:r w:rsidRPr="004018B6">
              <w:t>ivisible by minimum denomination of the security type with no remainder.</w:t>
            </w:r>
          </w:p>
        </w:tc>
        <w:tc>
          <w:tcPr>
            <w:tcW w:w="4132" w:type="dxa"/>
          </w:tcPr>
          <w:p w14:paraId="7F12CDFA" w14:textId="77777777" w:rsidR="00F86A66" w:rsidRDefault="00F86A66" w:rsidP="00F86A66">
            <w:pPr>
              <w:pStyle w:val="NoSpacing"/>
            </w:pPr>
            <w:r>
              <w:t xml:space="preserve">Large denomination shortcut applies for this field. Refer to </w:t>
            </w:r>
            <w:r w:rsidRPr="00C96648">
              <w:rPr>
                <w:i/>
                <w:iCs/>
              </w:rPr>
              <w:t>MAS_OMEGA – Functional Specifications Document (Common Functions)</w:t>
            </w:r>
            <w:r>
              <w:rPr>
                <w:i/>
                <w:iCs/>
              </w:rPr>
              <w:t>.docx</w:t>
            </w:r>
            <w:r>
              <w:t xml:space="preserve"> for more details.</w:t>
            </w:r>
          </w:p>
          <w:p w14:paraId="156DB93E" w14:textId="77777777" w:rsidR="006E4C7A" w:rsidRDefault="006E4C7A" w:rsidP="00F86A66">
            <w:pPr>
              <w:pStyle w:val="NoSpacing"/>
            </w:pPr>
          </w:p>
          <w:p w14:paraId="2ED8C7C9" w14:textId="2DA4E051" w:rsidR="006E4C7A" w:rsidRDefault="006E4C7A" w:rsidP="00F86A66">
            <w:pPr>
              <w:pStyle w:val="NoSpacing"/>
            </w:pPr>
          </w:p>
        </w:tc>
      </w:tr>
      <w:tr w:rsidR="00F86A66" w:rsidRPr="007C7C7F" w14:paraId="06294D34" w14:textId="77777777" w:rsidTr="004153FF">
        <w:tc>
          <w:tcPr>
            <w:tcW w:w="561" w:type="dxa"/>
          </w:tcPr>
          <w:p w14:paraId="3197D7A2" w14:textId="7983756A" w:rsidR="00F86A66" w:rsidRDefault="00F86A66" w:rsidP="00F86A66">
            <w:pPr>
              <w:pStyle w:val="NoSpacing"/>
            </w:pPr>
            <w:r>
              <w:t>5</w:t>
            </w:r>
          </w:p>
        </w:tc>
        <w:tc>
          <w:tcPr>
            <w:tcW w:w="2141" w:type="dxa"/>
          </w:tcPr>
          <w:p w14:paraId="293830C1" w14:textId="6A14F534" w:rsidR="00F86A66" w:rsidRDefault="00F86A66" w:rsidP="00F86A66">
            <w:pPr>
              <w:pStyle w:val="NoSpacing"/>
              <w:rPr>
                <w:rFonts w:cstheme="minorHAnsi"/>
              </w:rPr>
            </w:pPr>
            <w:r>
              <w:rPr>
                <w:rFonts w:cstheme="minorHAnsi"/>
              </w:rPr>
              <w:t>Conduct retail allotment in OMEGA</w:t>
            </w:r>
          </w:p>
        </w:tc>
        <w:tc>
          <w:tcPr>
            <w:tcW w:w="1947" w:type="dxa"/>
          </w:tcPr>
          <w:p w14:paraId="6BB319DA" w14:textId="736B796D" w:rsidR="00F86A66" w:rsidRDefault="006E4C7A" w:rsidP="00F86A66">
            <w:pPr>
              <w:pStyle w:val="NoSpacing"/>
              <w:rPr>
                <w:rFonts w:cstheme="minorHAnsi"/>
              </w:rPr>
            </w:pPr>
            <w:r>
              <w:rPr>
                <w:rFonts w:cstheme="minorHAnsi"/>
              </w:rPr>
              <w:t xml:space="preserve">Radio button group </w:t>
            </w:r>
          </w:p>
        </w:tc>
        <w:tc>
          <w:tcPr>
            <w:tcW w:w="2009" w:type="dxa"/>
          </w:tcPr>
          <w:p w14:paraId="50F3B3CF" w14:textId="77777777" w:rsidR="00F86A66" w:rsidRPr="001E3A39" w:rsidRDefault="00F86A66" w:rsidP="00F86A66">
            <w:pPr>
              <w:pStyle w:val="NoSpacing"/>
              <w:rPr>
                <w:u w:val="single"/>
              </w:rPr>
            </w:pPr>
          </w:p>
        </w:tc>
        <w:tc>
          <w:tcPr>
            <w:tcW w:w="4132" w:type="dxa"/>
          </w:tcPr>
          <w:p w14:paraId="3B42A472" w14:textId="77777777" w:rsidR="00F86A66" w:rsidRDefault="006E4C7A" w:rsidP="00F86A66">
            <w:pPr>
              <w:pStyle w:val="NoSpacing"/>
            </w:pPr>
            <w:r>
              <w:t>Options for the radio buttons are:</w:t>
            </w:r>
          </w:p>
          <w:p w14:paraId="41CD49EA" w14:textId="2449FE90" w:rsidR="006E4C7A" w:rsidRDefault="006E4C7A" w:rsidP="006E4C7A">
            <w:pPr>
              <w:pStyle w:val="NoSpacing"/>
              <w:numPr>
                <w:ilvl w:val="0"/>
                <w:numId w:val="22"/>
              </w:numPr>
            </w:pPr>
            <w:r>
              <w:t>Yes;</w:t>
            </w:r>
          </w:p>
          <w:p w14:paraId="2E14EC90" w14:textId="1E351F85" w:rsidR="006E4C7A" w:rsidRDefault="006E4C7A" w:rsidP="006E4C7A">
            <w:pPr>
              <w:pStyle w:val="NoSpacing"/>
              <w:numPr>
                <w:ilvl w:val="0"/>
                <w:numId w:val="22"/>
              </w:numPr>
            </w:pPr>
            <w:r>
              <w:t>No</w:t>
            </w:r>
            <w:r w:rsidR="007F2B6D">
              <w:t>.</w:t>
            </w:r>
          </w:p>
          <w:p w14:paraId="3045F088" w14:textId="5553D07E" w:rsidR="006E4C7A" w:rsidRDefault="006E4C7A" w:rsidP="006E4C7A">
            <w:pPr>
              <w:pStyle w:val="NoSpacing"/>
            </w:pPr>
          </w:p>
        </w:tc>
      </w:tr>
    </w:tbl>
    <w:p w14:paraId="1A93729B" w14:textId="23B564D5" w:rsidR="000561A6" w:rsidRDefault="00BB1777" w:rsidP="000561A6">
      <w:pPr>
        <w:pStyle w:val="Caption"/>
      </w:pPr>
      <w:r>
        <w:t xml:space="preserve">Table </w:t>
      </w:r>
      <w:r>
        <w:fldChar w:fldCharType="begin"/>
      </w:r>
      <w:r>
        <w:instrText xml:space="preserve"> SEQ Table \* ARABIC </w:instrText>
      </w:r>
      <w:r>
        <w:fldChar w:fldCharType="separate"/>
      </w:r>
      <w:r w:rsidR="001108F9">
        <w:rPr>
          <w:noProof/>
        </w:rPr>
        <w:t>11</w:t>
      </w:r>
      <w:r>
        <w:fldChar w:fldCharType="end"/>
      </w:r>
      <w:r>
        <w:t xml:space="preserve">: </w:t>
      </w:r>
      <w:r w:rsidR="000561A6">
        <w:t>Offering Details Screen Elements</w:t>
      </w:r>
    </w:p>
    <w:p w14:paraId="354FEAA3" w14:textId="7003CBAD" w:rsidR="00474AFC" w:rsidRDefault="00474AFC" w:rsidP="006162CB">
      <w:pPr>
        <w:pStyle w:val="Heading4"/>
      </w:pPr>
      <w:r>
        <w:t>Internal Remarks</w:t>
      </w:r>
    </w:p>
    <w:p w14:paraId="10AED614" w14:textId="5E6C38CF" w:rsidR="00474AFC" w:rsidRPr="00474AFC" w:rsidRDefault="005A70A9" w:rsidP="003F1708">
      <w:r>
        <w:t xml:space="preserve">Refer to </w:t>
      </w:r>
      <w:r w:rsidRPr="00C96648">
        <w:rPr>
          <w:i/>
          <w:iCs/>
        </w:rPr>
        <w:t>MAS_OMEGA – Functional Specifications Document (Common Functions)</w:t>
      </w:r>
      <w:r w:rsidR="00A721A9">
        <w:rPr>
          <w:i/>
          <w:iCs/>
        </w:rPr>
        <w:t>.docx</w:t>
      </w:r>
      <w:r>
        <w:t xml:space="preserve"> for the screen elements used and its functionalities.</w:t>
      </w:r>
    </w:p>
    <w:p w14:paraId="5CA9938C" w14:textId="1C1C3602" w:rsidR="00474AFC" w:rsidRDefault="00474AFC" w:rsidP="006162CB">
      <w:pPr>
        <w:pStyle w:val="Heading4"/>
      </w:pPr>
      <w:r>
        <w:t>Action Button Row</w:t>
      </w:r>
    </w:p>
    <w:tbl>
      <w:tblPr>
        <w:tblStyle w:val="TableGrid"/>
        <w:tblW w:w="10403" w:type="dxa"/>
        <w:tblLook w:val="04A0" w:firstRow="1" w:lastRow="0" w:firstColumn="1" w:lastColumn="0" w:noHBand="0" w:noVBand="1"/>
      </w:tblPr>
      <w:tblGrid>
        <w:gridCol w:w="562"/>
        <w:gridCol w:w="4297"/>
        <w:gridCol w:w="1297"/>
        <w:gridCol w:w="1637"/>
        <w:gridCol w:w="2610"/>
      </w:tblGrid>
      <w:tr w:rsidR="004153FF" w:rsidRPr="007D7B67" w14:paraId="11200395" w14:textId="77777777" w:rsidTr="004153FF">
        <w:tc>
          <w:tcPr>
            <w:tcW w:w="562" w:type="dxa"/>
            <w:shd w:val="clear" w:color="auto" w:fill="E7E6E6" w:themeFill="background2"/>
          </w:tcPr>
          <w:p w14:paraId="1F6E9754" w14:textId="77777777" w:rsidR="005F251E" w:rsidRPr="007D7B67" w:rsidRDefault="005F251E" w:rsidP="00FC312D">
            <w:pPr>
              <w:pStyle w:val="NoSpacing"/>
              <w:jc w:val="center"/>
              <w:rPr>
                <w:b/>
                <w:bCs/>
              </w:rPr>
            </w:pPr>
            <w:r w:rsidRPr="007D7B67">
              <w:rPr>
                <w:rFonts w:cstheme="minorHAnsi"/>
                <w:b/>
                <w:bCs/>
              </w:rPr>
              <w:t>S/N</w:t>
            </w:r>
          </w:p>
        </w:tc>
        <w:tc>
          <w:tcPr>
            <w:tcW w:w="4297" w:type="dxa"/>
            <w:shd w:val="clear" w:color="auto" w:fill="E7E6E6" w:themeFill="background2"/>
          </w:tcPr>
          <w:p w14:paraId="70B0266A" w14:textId="77777777" w:rsidR="005F251E" w:rsidRPr="007D7B67" w:rsidRDefault="005F251E" w:rsidP="00FC312D">
            <w:pPr>
              <w:pStyle w:val="NoSpacing"/>
              <w:jc w:val="center"/>
              <w:rPr>
                <w:b/>
                <w:bCs/>
              </w:rPr>
            </w:pPr>
            <w:r w:rsidRPr="007D7B67">
              <w:rPr>
                <w:rFonts w:cstheme="minorHAnsi"/>
                <w:b/>
                <w:bCs/>
              </w:rPr>
              <w:t>Name</w:t>
            </w:r>
          </w:p>
        </w:tc>
        <w:tc>
          <w:tcPr>
            <w:tcW w:w="1297" w:type="dxa"/>
            <w:shd w:val="clear" w:color="auto" w:fill="E7E6E6" w:themeFill="background2"/>
          </w:tcPr>
          <w:p w14:paraId="30BE937D" w14:textId="77777777" w:rsidR="005F251E" w:rsidRPr="007D7B67" w:rsidRDefault="005F251E" w:rsidP="00FC312D">
            <w:pPr>
              <w:pStyle w:val="TableHeading"/>
              <w:jc w:val="center"/>
              <w:rPr>
                <w:rFonts w:asciiTheme="minorHAnsi" w:hAnsiTheme="minorHAnsi" w:cstheme="minorHAnsi"/>
                <w:bCs/>
              </w:rPr>
            </w:pPr>
            <w:r w:rsidRPr="007D7B67">
              <w:rPr>
                <w:rFonts w:asciiTheme="minorHAnsi" w:hAnsiTheme="minorHAnsi" w:cstheme="minorHAnsi"/>
                <w:bCs/>
              </w:rPr>
              <w:t>Type</w:t>
            </w:r>
          </w:p>
          <w:p w14:paraId="1A2CFA4E" w14:textId="77777777" w:rsidR="005F251E" w:rsidRPr="007D7B67" w:rsidRDefault="005F251E" w:rsidP="00FC312D">
            <w:pPr>
              <w:pStyle w:val="NoSpacing"/>
              <w:jc w:val="center"/>
              <w:rPr>
                <w:b/>
                <w:bCs/>
              </w:rPr>
            </w:pPr>
            <w:r w:rsidRPr="007D7B67">
              <w:rPr>
                <w:rFonts w:cstheme="minorHAnsi"/>
                <w:b/>
                <w:bCs/>
              </w:rPr>
              <w:t>(Max Length)</w:t>
            </w:r>
          </w:p>
        </w:tc>
        <w:tc>
          <w:tcPr>
            <w:tcW w:w="1637" w:type="dxa"/>
            <w:shd w:val="clear" w:color="auto" w:fill="E7E6E6" w:themeFill="background2"/>
          </w:tcPr>
          <w:p w14:paraId="4A8B3849" w14:textId="77777777" w:rsidR="005F251E" w:rsidRPr="007D7B67" w:rsidRDefault="005F251E" w:rsidP="00FC312D">
            <w:pPr>
              <w:pStyle w:val="NoSpacing"/>
              <w:jc w:val="center"/>
              <w:rPr>
                <w:b/>
                <w:bCs/>
              </w:rPr>
            </w:pPr>
            <w:r w:rsidRPr="007D7B67">
              <w:rPr>
                <w:rFonts w:cstheme="minorHAnsi"/>
                <w:b/>
                <w:bCs/>
              </w:rPr>
              <w:t>Validation Rules</w:t>
            </w:r>
          </w:p>
        </w:tc>
        <w:tc>
          <w:tcPr>
            <w:tcW w:w="2610" w:type="dxa"/>
            <w:shd w:val="clear" w:color="auto" w:fill="E7E6E6" w:themeFill="background2"/>
          </w:tcPr>
          <w:p w14:paraId="59FB19F7" w14:textId="77777777" w:rsidR="005F251E" w:rsidRPr="007D7B67" w:rsidRDefault="005F251E" w:rsidP="00FC312D">
            <w:pPr>
              <w:pStyle w:val="NoSpacing"/>
              <w:jc w:val="center"/>
              <w:rPr>
                <w:rFonts w:cstheme="minorHAnsi"/>
                <w:b/>
                <w:bCs/>
              </w:rPr>
            </w:pPr>
            <w:r>
              <w:rPr>
                <w:rFonts w:cstheme="minorHAnsi"/>
                <w:b/>
                <w:bCs/>
              </w:rPr>
              <w:t>Remarks</w:t>
            </w:r>
          </w:p>
        </w:tc>
      </w:tr>
      <w:tr w:rsidR="004153FF" w:rsidRPr="00901608" w14:paraId="5A9CC721" w14:textId="77777777" w:rsidTr="004153FF">
        <w:tc>
          <w:tcPr>
            <w:tcW w:w="562" w:type="dxa"/>
          </w:tcPr>
          <w:p w14:paraId="14361F5B" w14:textId="3D617629" w:rsidR="005F251E" w:rsidRPr="007C7C7F" w:rsidRDefault="004153FF" w:rsidP="00FC312D">
            <w:pPr>
              <w:pStyle w:val="NoSpacing"/>
            </w:pPr>
            <w:r>
              <w:rPr>
                <w:rFonts w:cstheme="minorHAnsi"/>
              </w:rPr>
              <w:t>1</w:t>
            </w:r>
          </w:p>
        </w:tc>
        <w:tc>
          <w:tcPr>
            <w:tcW w:w="4297" w:type="dxa"/>
          </w:tcPr>
          <w:p w14:paraId="7B5DB0AF" w14:textId="59BE90F3" w:rsidR="005F251E" w:rsidRPr="007C7C7F" w:rsidRDefault="005F251E" w:rsidP="00FC312D">
            <w:pPr>
              <w:pStyle w:val="NoSpacing"/>
            </w:pPr>
            <w:r>
              <w:t>Back</w:t>
            </w:r>
          </w:p>
        </w:tc>
        <w:tc>
          <w:tcPr>
            <w:tcW w:w="1297" w:type="dxa"/>
          </w:tcPr>
          <w:p w14:paraId="5450267B" w14:textId="0F85C66E" w:rsidR="005F251E" w:rsidRPr="00901608" w:rsidRDefault="005F251E" w:rsidP="00FC312D">
            <w:pPr>
              <w:pStyle w:val="NoSpacing"/>
            </w:pPr>
            <w:r>
              <w:rPr>
                <w:rFonts w:cstheme="minorHAnsi"/>
                <w:color w:val="000000"/>
              </w:rPr>
              <w:t>Tertiary b</w:t>
            </w:r>
            <w:r w:rsidRPr="002923FD">
              <w:rPr>
                <w:rFonts w:cstheme="minorHAnsi"/>
                <w:color w:val="000000"/>
              </w:rPr>
              <w:t>utton</w:t>
            </w:r>
          </w:p>
        </w:tc>
        <w:tc>
          <w:tcPr>
            <w:tcW w:w="1637" w:type="dxa"/>
          </w:tcPr>
          <w:p w14:paraId="51FEF1CD" w14:textId="135B83E1" w:rsidR="005F251E" w:rsidRPr="00901608" w:rsidRDefault="005F251E" w:rsidP="00FC312D">
            <w:pPr>
              <w:pStyle w:val="NoSpacing"/>
            </w:pPr>
          </w:p>
        </w:tc>
        <w:tc>
          <w:tcPr>
            <w:tcW w:w="2610" w:type="dxa"/>
          </w:tcPr>
          <w:p w14:paraId="3C8F2575" w14:textId="584B7BC8" w:rsidR="005F251E" w:rsidRPr="00901608" w:rsidRDefault="005F251E" w:rsidP="00FC312D">
            <w:pPr>
              <w:pStyle w:val="NoSpacing"/>
            </w:pPr>
            <w:r>
              <w:rPr>
                <w:rFonts w:cstheme="minorHAnsi"/>
                <w:color w:val="000000"/>
              </w:rPr>
              <w:t>R</w:t>
            </w:r>
            <w:r w:rsidRPr="002923FD">
              <w:rPr>
                <w:rFonts w:cstheme="minorHAnsi"/>
                <w:color w:val="000000"/>
              </w:rPr>
              <w:t>edirect</w:t>
            </w:r>
            <w:r>
              <w:rPr>
                <w:rFonts w:cstheme="minorHAnsi"/>
                <w:color w:val="000000"/>
              </w:rPr>
              <w:t>s</w:t>
            </w:r>
            <w:r w:rsidRPr="002923FD">
              <w:rPr>
                <w:rFonts w:cstheme="minorHAnsi"/>
                <w:color w:val="000000"/>
              </w:rPr>
              <w:t xml:space="preserve"> the user back to the </w:t>
            </w:r>
            <w:r w:rsidR="00E8107E">
              <w:rPr>
                <w:rFonts w:cstheme="minorHAnsi"/>
                <w:color w:val="000000"/>
              </w:rPr>
              <w:t xml:space="preserve">Syndication Tab of the </w:t>
            </w:r>
            <w:r w:rsidR="000561A6">
              <w:rPr>
                <w:rFonts w:cstheme="minorHAnsi"/>
                <w:color w:val="000000"/>
              </w:rPr>
              <w:t>Announcement</w:t>
            </w:r>
            <w:r>
              <w:rPr>
                <w:rFonts w:cstheme="minorHAnsi"/>
                <w:color w:val="000000"/>
              </w:rPr>
              <w:t xml:space="preserve"> </w:t>
            </w:r>
            <w:r w:rsidRPr="002923FD">
              <w:rPr>
                <w:rFonts w:cstheme="minorHAnsi"/>
                <w:color w:val="000000"/>
              </w:rPr>
              <w:t>Listing Page</w:t>
            </w:r>
            <w:r w:rsidR="001201DA">
              <w:rPr>
                <w:rFonts w:cstheme="minorHAnsi"/>
                <w:color w:val="000000"/>
              </w:rPr>
              <w:t xml:space="preserve"> (2.7.5)</w:t>
            </w:r>
            <w:r w:rsidR="00076145">
              <w:rPr>
                <w:rFonts w:cstheme="minorHAnsi"/>
                <w:color w:val="000000"/>
              </w:rPr>
              <w:t xml:space="preserve"> retaining the filters previously selected</w:t>
            </w:r>
            <w:r w:rsidRPr="002923FD">
              <w:rPr>
                <w:rFonts w:cstheme="minorHAnsi"/>
                <w:color w:val="000000"/>
              </w:rPr>
              <w:t>.</w:t>
            </w:r>
          </w:p>
        </w:tc>
      </w:tr>
    </w:tbl>
    <w:p w14:paraId="1B5C00D0" w14:textId="005E3418" w:rsidR="005A70A9" w:rsidRPr="00474AFC" w:rsidRDefault="00BB1777" w:rsidP="005A70A9">
      <w:pPr>
        <w:pStyle w:val="Caption"/>
      </w:pPr>
      <w:r>
        <w:t xml:space="preserve">Table </w:t>
      </w:r>
      <w:r>
        <w:fldChar w:fldCharType="begin"/>
      </w:r>
      <w:r>
        <w:instrText xml:space="preserve"> SEQ Table \* ARABIC </w:instrText>
      </w:r>
      <w:r>
        <w:fldChar w:fldCharType="separate"/>
      </w:r>
      <w:r w:rsidR="001108F9">
        <w:rPr>
          <w:noProof/>
        </w:rPr>
        <w:t>12</w:t>
      </w:r>
      <w:r>
        <w:fldChar w:fldCharType="end"/>
      </w:r>
      <w:r>
        <w:t xml:space="preserve">: </w:t>
      </w:r>
      <w:r w:rsidR="005A70A9">
        <w:t>Action Button Row Screen Elements</w:t>
      </w:r>
    </w:p>
    <w:p w14:paraId="708E4AAE" w14:textId="77777777" w:rsidR="00474AFC" w:rsidRPr="00474AFC" w:rsidRDefault="00474AFC" w:rsidP="003F1708"/>
    <w:p w14:paraId="65D8DF06" w14:textId="5738EB87" w:rsidR="005F251E" w:rsidRPr="00076145" w:rsidRDefault="00174209" w:rsidP="005F251E">
      <w:pPr>
        <w:pStyle w:val="Heading2"/>
      </w:pPr>
      <w:bookmarkStart w:id="134" w:name="_Ref218009897"/>
      <w:bookmarkStart w:id="135" w:name="_Ref218009899"/>
      <w:bookmarkStart w:id="136" w:name="_Toc219384515"/>
      <w:r w:rsidRPr="00076145">
        <w:t xml:space="preserve">Update </w:t>
      </w:r>
      <w:bookmarkEnd w:id="134"/>
      <w:bookmarkEnd w:id="135"/>
      <w:r w:rsidR="00196948">
        <w:t>Syndication Details</w:t>
      </w:r>
      <w:bookmarkEnd w:id="136"/>
    </w:p>
    <w:p w14:paraId="4BF0D30E" w14:textId="77777777" w:rsidR="005F251E" w:rsidRPr="00D50758" w:rsidRDefault="005F251E" w:rsidP="005F251E">
      <w:pPr>
        <w:pStyle w:val="Heading3"/>
      </w:pPr>
      <w:bookmarkStart w:id="137" w:name="_Toc219384516"/>
      <w:r>
        <w:t>Description</w:t>
      </w:r>
      <w:bookmarkEnd w:id="137"/>
    </w:p>
    <w:p w14:paraId="70DD8CCF" w14:textId="0723C23C" w:rsidR="005F251E" w:rsidRPr="005F251E" w:rsidRDefault="005F251E" w:rsidP="00270FB4">
      <w:r w:rsidRPr="002923FD">
        <w:t xml:space="preserve">This use case enables Makers to </w:t>
      </w:r>
      <w:r w:rsidR="00174209">
        <w:t xml:space="preserve">update </w:t>
      </w:r>
      <w:r w:rsidR="00B150B0">
        <w:t>syndication details</w:t>
      </w:r>
      <w:r>
        <w:t>.</w:t>
      </w:r>
    </w:p>
    <w:p w14:paraId="7E6FE166" w14:textId="72FED7D6" w:rsidR="005F251E" w:rsidRDefault="005F251E" w:rsidP="005F251E">
      <w:pPr>
        <w:pStyle w:val="Heading3"/>
      </w:pPr>
      <w:bookmarkStart w:id="138" w:name="_Toc219384517"/>
      <w:r>
        <w:t>Preconditions</w:t>
      </w:r>
      <w:bookmarkEnd w:id="138"/>
    </w:p>
    <w:p w14:paraId="2526FE2B" w14:textId="77777777" w:rsidR="005F251E" w:rsidRDefault="005F251E" w:rsidP="005F251E">
      <w:pPr>
        <w:pStyle w:val="ListParagraph"/>
      </w:pPr>
      <w:r>
        <w:t>User logs in to the Intranet Portal.</w:t>
      </w:r>
    </w:p>
    <w:p w14:paraId="63F171B0" w14:textId="26476C41" w:rsidR="005F251E" w:rsidRDefault="005F251E" w:rsidP="005F251E">
      <w:pPr>
        <w:pStyle w:val="ListParagraph"/>
      </w:pPr>
      <w:r>
        <w:lastRenderedPageBreak/>
        <w:t>User accesses the</w:t>
      </w:r>
      <w:r w:rsidR="008E0578">
        <w:t xml:space="preserve"> Syndications Tab of the</w:t>
      </w:r>
      <w:r>
        <w:t xml:space="preserve"> </w:t>
      </w:r>
      <w:r w:rsidR="00174209">
        <w:t>Announcement</w:t>
      </w:r>
      <w:r>
        <w:t xml:space="preserve"> </w:t>
      </w:r>
      <w:r w:rsidR="00174209">
        <w:t>Details Page</w:t>
      </w:r>
      <w:r>
        <w:t>.</w:t>
      </w:r>
    </w:p>
    <w:p w14:paraId="564130BA" w14:textId="12DDE4C8" w:rsidR="000C0377" w:rsidRDefault="00174209" w:rsidP="005F251E">
      <w:pPr>
        <w:pStyle w:val="ListParagraph"/>
      </w:pPr>
      <w:r>
        <w:t xml:space="preserve">The announcement is not of the status “Pending </w:t>
      </w:r>
      <w:r w:rsidR="003E6D77">
        <w:t>A</w:t>
      </w:r>
      <w:r>
        <w:t>pproval”</w:t>
      </w:r>
      <w:r w:rsidR="000C0377">
        <w:t>.</w:t>
      </w:r>
    </w:p>
    <w:p w14:paraId="40A36460" w14:textId="77777777" w:rsidR="005F251E" w:rsidRDefault="005F251E" w:rsidP="005F251E">
      <w:pPr>
        <w:pStyle w:val="Heading3"/>
      </w:pPr>
      <w:bookmarkStart w:id="139" w:name="_Toc219384518"/>
      <w:r>
        <w:t>Business Requirements</w:t>
      </w:r>
      <w:bookmarkEnd w:id="139"/>
    </w:p>
    <w:p w14:paraId="574E7EE1" w14:textId="77777777" w:rsidR="005F251E" w:rsidRPr="0068320A" w:rsidRDefault="005F251E" w:rsidP="005F251E">
      <w:pPr>
        <w:pStyle w:val="ListParagraph"/>
        <w:rPr>
          <w:b/>
          <w:bCs/>
        </w:rPr>
      </w:pPr>
      <w:r w:rsidRPr="0068320A">
        <w:rPr>
          <w:b/>
          <w:bCs/>
        </w:rPr>
        <w:t xml:space="preserve">Role-based Access Control: </w:t>
      </w:r>
    </w:p>
    <w:p w14:paraId="79666CEE" w14:textId="40AC0AEE" w:rsidR="005F251E" w:rsidRDefault="00174209" w:rsidP="0025161F">
      <w:pPr>
        <w:pStyle w:val="ListParagraph"/>
        <w:numPr>
          <w:ilvl w:val="1"/>
          <w:numId w:val="2"/>
        </w:numPr>
        <w:ind w:left="1276" w:hanging="425"/>
      </w:pPr>
      <w:r>
        <w:t>Announcement</w:t>
      </w:r>
      <w:r w:rsidR="005F251E">
        <w:t xml:space="preserve"> Maker</w:t>
      </w:r>
    </w:p>
    <w:p w14:paraId="297C386E" w14:textId="77777777" w:rsidR="005F251E" w:rsidRDefault="005F251E" w:rsidP="005F251E">
      <w:pPr>
        <w:pStyle w:val="Heading3"/>
      </w:pPr>
      <w:bookmarkStart w:id="140" w:name="_Ref215563919"/>
      <w:bookmarkStart w:id="141" w:name="_Ref215564016"/>
      <w:bookmarkStart w:id="142" w:name="_Toc219384519"/>
      <w:r>
        <w:t>Post Conditions</w:t>
      </w:r>
      <w:bookmarkEnd w:id="140"/>
      <w:bookmarkEnd w:id="141"/>
      <w:bookmarkEnd w:id="142"/>
    </w:p>
    <w:p w14:paraId="1C3FC753" w14:textId="77777777" w:rsidR="00617A59" w:rsidRDefault="00617A59" w:rsidP="00617A59">
      <w:pPr>
        <w:pStyle w:val="ListParagraph"/>
      </w:pPr>
      <w:r>
        <w:t>An instance of the BPMN workflow is created.</w:t>
      </w:r>
    </w:p>
    <w:p w14:paraId="55CE790B" w14:textId="64D62D5C" w:rsidR="00617A59" w:rsidRDefault="00617A59" w:rsidP="00617A59">
      <w:pPr>
        <w:pStyle w:val="ListParagraph"/>
      </w:pPr>
      <w:r>
        <w:t xml:space="preserve">The status of the </w:t>
      </w:r>
      <w:r w:rsidR="008E0578">
        <w:t>syndication details</w:t>
      </w:r>
      <w:r>
        <w:t xml:space="preserve"> is updated to “Pending Approval”.</w:t>
      </w:r>
    </w:p>
    <w:p w14:paraId="6D06762E" w14:textId="77777777" w:rsidR="00617A59" w:rsidRDefault="00617A59" w:rsidP="00617A59">
      <w:pPr>
        <w:pStyle w:val="ListParagraph"/>
      </w:pPr>
      <w:r>
        <w:t>The event is added to the audit log and submission history.</w:t>
      </w:r>
    </w:p>
    <w:p w14:paraId="2BF0C516" w14:textId="585B3147" w:rsidR="00617A59" w:rsidRDefault="00617A59" w:rsidP="00617A59">
      <w:pPr>
        <w:pStyle w:val="ListParagraph"/>
      </w:pPr>
      <w:r>
        <w:t xml:space="preserve">Emails and notifications are sent to the checkers to inform them of the </w:t>
      </w:r>
      <w:r w:rsidR="008E0578">
        <w:t xml:space="preserve">syndication details </w:t>
      </w:r>
      <w:r>
        <w:t>which was submitted for approval.</w:t>
      </w:r>
    </w:p>
    <w:p w14:paraId="4EC5B8EE" w14:textId="7C52B42B" w:rsidR="00617A59" w:rsidRDefault="00617A59" w:rsidP="00617A59">
      <w:pPr>
        <w:pStyle w:val="ListParagraph"/>
      </w:pPr>
      <w:r>
        <w:t xml:space="preserve">User is redirected back to the </w:t>
      </w:r>
      <w:r w:rsidR="008E0578">
        <w:t xml:space="preserve">Syndications Tab of the </w:t>
      </w:r>
      <w:r>
        <w:t>Announcement Listing Page.</w:t>
      </w:r>
    </w:p>
    <w:p w14:paraId="1254576F" w14:textId="1046E041" w:rsidR="00617A59" w:rsidRDefault="00617A59" w:rsidP="00617A59">
      <w:pPr>
        <w:pStyle w:val="ListParagraph"/>
      </w:pPr>
      <w:r>
        <w:t xml:space="preserve">User views a temporary toast notification informing that the </w:t>
      </w:r>
      <w:r w:rsidR="003F385C">
        <w:t xml:space="preserve">approval request </w:t>
      </w:r>
      <w:r>
        <w:t xml:space="preserve">was </w:t>
      </w:r>
      <w:r w:rsidR="003F385C">
        <w:t>sent</w:t>
      </w:r>
      <w:r>
        <w:t>.</w:t>
      </w:r>
    </w:p>
    <w:p w14:paraId="61E26BF8" w14:textId="341F8958" w:rsidR="00E327D9" w:rsidRDefault="00E8107E" w:rsidP="00E327D9">
      <w:pPr>
        <w:pStyle w:val="Heading3"/>
      </w:pPr>
      <w:bookmarkStart w:id="143" w:name="_Ref218067190"/>
      <w:bookmarkStart w:id="144" w:name="_Ref218067192"/>
      <w:bookmarkStart w:id="145" w:name="_Toc219384520"/>
      <w:r>
        <w:t xml:space="preserve">Syndication </w:t>
      </w:r>
      <w:r w:rsidR="00E327D9">
        <w:t>Details Page</w:t>
      </w:r>
      <w:bookmarkEnd w:id="143"/>
      <w:bookmarkEnd w:id="144"/>
      <w:bookmarkEnd w:id="145"/>
    </w:p>
    <w:p w14:paraId="1D8D9D3E" w14:textId="680550D6" w:rsidR="005F251E" w:rsidRDefault="00B279FB" w:rsidP="00E327D9">
      <w:r>
        <w:t>Refer to</w:t>
      </w:r>
      <w:r w:rsidR="008F7ED1">
        <w:t xml:space="preserve"> </w:t>
      </w:r>
      <w:r w:rsidR="008F7ED1">
        <w:fldChar w:fldCharType="begin"/>
      </w:r>
      <w:r w:rsidR="008F7ED1">
        <w:instrText xml:space="preserve"> REF _Ref218021755 \r \h </w:instrText>
      </w:r>
      <w:r w:rsidR="008F7ED1">
        <w:fldChar w:fldCharType="separate"/>
      </w:r>
      <w:r w:rsidR="001108F9">
        <w:t>2.7.6</w:t>
      </w:r>
      <w:r w:rsidR="008F7ED1">
        <w:fldChar w:fldCharType="end"/>
      </w:r>
      <w:r w:rsidR="008F7ED1">
        <w:t xml:space="preserve"> </w:t>
      </w:r>
      <w:r w:rsidR="008F7ED1">
        <w:fldChar w:fldCharType="begin"/>
      </w:r>
      <w:r w:rsidR="008F7ED1">
        <w:instrText xml:space="preserve"> REF _Ref218021755 \h </w:instrText>
      </w:r>
      <w:r w:rsidR="008F7ED1">
        <w:fldChar w:fldCharType="separate"/>
      </w:r>
      <w:r w:rsidR="001108F9">
        <w:t>Syndication</w:t>
      </w:r>
      <w:r w:rsidR="001108F9" w:rsidRPr="00D13A3C">
        <w:t xml:space="preserve"> Details Page</w:t>
      </w:r>
      <w:r w:rsidR="008F7ED1">
        <w:fldChar w:fldCharType="end"/>
      </w:r>
      <w:r>
        <w:t xml:space="preserve"> for the screen elements in the</w:t>
      </w:r>
      <w:r w:rsidR="00E8107E">
        <w:t xml:space="preserve"> Syndication</w:t>
      </w:r>
      <w:r>
        <w:t xml:space="preserve"> Details page. </w:t>
      </w:r>
      <w:r w:rsidR="00E96607">
        <w:t>In this use case</w:t>
      </w:r>
      <w:r>
        <w:t xml:space="preserve">, the page </w:t>
      </w:r>
      <w:r w:rsidR="000E2CB4">
        <w:t>contains additional elements in the Action Button Row.</w:t>
      </w:r>
    </w:p>
    <w:p w14:paraId="4FCB1EFD" w14:textId="4A147421" w:rsidR="00505B72" w:rsidRDefault="00505B72" w:rsidP="00505B72">
      <w:pPr>
        <w:pStyle w:val="Heading4"/>
      </w:pPr>
      <w:r>
        <w:t>Wireframe</w:t>
      </w:r>
    </w:p>
    <w:p w14:paraId="15D071EB" w14:textId="567C6E81" w:rsidR="00AC0961" w:rsidRDefault="00AC0961" w:rsidP="00AC0961">
      <w:r>
        <w:t xml:space="preserve">Refer to </w:t>
      </w:r>
      <w:r>
        <w:fldChar w:fldCharType="begin"/>
      </w:r>
      <w:r>
        <w:instrText xml:space="preserve"> REF _Ref215243926 \r \h </w:instrText>
      </w:r>
      <w:r>
        <w:fldChar w:fldCharType="separate"/>
      </w:r>
      <w:r w:rsidR="001108F9">
        <w:t>2.7.6.1</w:t>
      </w:r>
      <w:r>
        <w:fldChar w:fldCharType="end"/>
      </w:r>
      <w:r>
        <w:t xml:space="preserve"> </w:t>
      </w:r>
      <w:r>
        <w:fldChar w:fldCharType="begin"/>
      </w:r>
      <w:r>
        <w:instrText xml:space="preserve"> REF _Ref215243926 \h </w:instrText>
      </w:r>
      <w:r>
        <w:fldChar w:fldCharType="separate"/>
      </w:r>
      <w:r w:rsidR="001108F9">
        <w:t>Wireframe</w:t>
      </w:r>
      <w:r>
        <w:fldChar w:fldCharType="end"/>
      </w:r>
      <w:r>
        <w:t>.</w:t>
      </w:r>
    </w:p>
    <w:p w14:paraId="69F7DA91" w14:textId="5FAF4559" w:rsidR="00505B72" w:rsidRDefault="00505B72" w:rsidP="00505B72">
      <w:pPr>
        <w:pStyle w:val="Heading4"/>
      </w:pPr>
      <w:r>
        <w:t>Action Button Row</w:t>
      </w:r>
    </w:p>
    <w:tbl>
      <w:tblPr>
        <w:tblStyle w:val="TableGrid"/>
        <w:tblW w:w="0" w:type="auto"/>
        <w:tblLook w:val="04A0" w:firstRow="1" w:lastRow="0" w:firstColumn="1" w:lastColumn="0" w:noHBand="0" w:noVBand="1"/>
      </w:tblPr>
      <w:tblGrid>
        <w:gridCol w:w="562"/>
        <w:gridCol w:w="2248"/>
        <w:gridCol w:w="1701"/>
        <w:gridCol w:w="2147"/>
        <w:gridCol w:w="3685"/>
      </w:tblGrid>
      <w:tr w:rsidR="00505B72" w:rsidRPr="007D7B67" w14:paraId="2742BA0D" w14:textId="77777777" w:rsidTr="00C80D28">
        <w:tc>
          <w:tcPr>
            <w:tcW w:w="562" w:type="dxa"/>
            <w:shd w:val="clear" w:color="auto" w:fill="E7E6E6" w:themeFill="background2"/>
          </w:tcPr>
          <w:p w14:paraId="6488E4EF" w14:textId="77777777" w:rsidR="00505B72" w:rsidRPr="007D7B67" w:rsidRDefault="00505B72" w:rsidP="00C80D28">
            <w:pPr>
              <w:pStyle w:val="NoSpacing"/>
              <w:jc w:val="center"/>
              <w:rPr>
                <w:b/>
                <w:bCs/>
              </w:rPr>
            </w:pPr>
            <w:r w:rsidRPr="007D7B67">
              <w:rPr>
                <w:rFonts w:cstheme="minorHAnsi"/>
                <w:b/>
                <w:bCs/>
              </w:rPr>
              <w:t>S/N</w:t>
            </w:r>
          </w:p>
        </w:tc>
        <w:tc>
          <w:tcPr>
            <w:tcW w:w="2248" w:type="dxa"/>
            <w:shd w:val="clear" w:color="auto" w:fill="E7E6E6" w:themeFill="background2"/>
          </w:tcPr>
          <w:p w14:paraId="72C3931E" w14:textId="77777777" w:rsidR="00505B72" w:rsidRPr="007D7B67" w:rsidRDefault="00505B72" w:rsidP="00C80D28">
            <w:pPr>
              <w:pStyle w:val="NoSpacing"/>
              <w:jc w:val="center"/>
              <w:rPr>
                <w:b/>
                <w:bCs/>
              </w:rPr>
            </w:pPr>
            <w:r w:rsidRPr="007D7B67">
              <w:rPr>
                <w:rFonts w:cstheme="minorHAnsi"/>
                <w:b/>
                <w:bCs/>
              </w:rPr>
              <w:t>Name</w:t>
            </w:r>
          </w:p>
        </w:tc>
        <w:tc>
          <w:tcPr>
            <w:tcW w:w="1701" w:type="dxa"/>
            <w:shd w:val="clear" w:color="auto" w:fill="E7E6E6" w:themeFill="background2"/>
          </w:tcPr>
          <w:p w14:paraId="53EFCE1F" w14:textId="77777777" w:rsidR="00505B72" w:rsidRPr="007D7B67" w:rsidRDefault="00505B72" w:rsidP="00C80D28">
            <w:pPr>
              <w:pStyle w:val="TableHeading"/>
              <w:jc w:val="center"/>
              <w:rPr>
                <w:rFonts w:asciiTheme="minorHAnsi" w:hAnsiTheme="minorHAnsi" w:cstheme="minorHAnsi"/>
                <w:bCs/>
              </w:rPr>
            </w:pPr>
            <w:r w:rsidRPr="007D7B67">
              <w:rPr>
                <w:rFonts w:asciiTheme="minorHAnsi" w:hAnsiTheme="minorHAnsi" w:cstheme="minorHAnsi"/>
                <w:bCs/>
              </w:rPr>
              <w:t>Type</w:t>
            </w:r>
          </w:p>
          <w:p w14:paraId="31C36E94" w14:textId="77777777" w:rsidR="00505B72" w:rsidRPr="007D7B67" w:rsidRDefault="00505B72" w:rsidP="00C80D28">
            <w:pPr>
              <w:pStyle w:val="NoSpacing"/>
              <w:jc w:val="center"/>
              <w:rPr>
                <w:b/>
                <w:bCs/>
              </w:rPr>
            </w:pPr>
            <w:r w:rsidRPr="007D7B67">
              <w:rPr>
                <w:rFonts w:cstheme="minorHAnsi"/>
                <w:b/>
                <w:bCs/>
              </w:rPr>
              <w:t>(Max Length)</w:t>
            </w:r>
          </w:p>
        </w:tc>
        <w:tc>
          <w:tcPr>
            <w:tcW w:w="2147" w:type="dxa"/>
            <w:shd w:val="clear" w:color="auto" w:fill="E7E6E6" w:themeFill="background2"/>
          </w:tcPr>
          <w:p w14:paraId="3175EC26" w14:textId="77777777" w:rsidR="00505B72" w:rsidRPr="007D7B67" w:rsidRDefault="00505B72" w:rsidP="00C80D28">
            <w:pPr>
              <w:pStyle w:val="NoSpacing"/>
              <w:jc w:val="center"/>
              <w:rPr>
                <w:b/>
                <w:bCs/>
              </w:rPr>
            </w:pPr>
            <w:r w:rsidRPr="007D7B67">
              <w:rPr>
                <w:rFonts w:cstheme="minorHAnsi"/>
                <w:b/>
                <w:bCs/>
              </w:rPr>
              <w:t>Validation Rules</w:t>
            </w:r>
          </w:p>
        </w:tc>
        <w:tc>
          <w:tcPr>
            <w:tcW w:w="3685" w:type="dxa"/>
            <w:shd w:val="clear" w:color="auto" w:fill="E7E6E6" w:themeFill="background2"/>
          </w:tcPr>
          <w:p w14:paraId="13F1331E" w14:textId="77777777" w:rsidR="00505B72" w:rsidRPr="007D7B67" w:rsidRDefault="00505B72" w:rsidP="00C80D28">
            <w:pPr>
              <w:pStyle w:val="NoSpacing"/>
              <w:jc w:val="center"/>
              <w:rPr>
                <w:rFonts w:cstheme="minorHAnsi"/>
                <w:b/>
                <w:bCs/>
              </w:rPr>
            </w:pPr>
            <w:r>
              <w:rPr>
                <w:rFonts w:cstheme="minorHAnsi"/>
                <w:b/>
                <w:bCs/>
              </w:rPr>
              <w:t>Remarks</w:t>
            </w:r>
          </w:p>
        </w:tc>
      </w:tr>
      <w:tr w:rsidR="00231832" w:rsidRPr="00901608" w14:paraId="48D64DE7" w14:textId="77777777" w:rsidTr="00C80D28">
        <w:tc>
          <w:tcPr>
            <w:tcW w:w="562" w:type="dxa"/>
          </w:tcPr>
          <w:p w14:paraId="45E84862" w14:textId="77777777" w:rsidR="00231832" w:rsidRPr="007C7C7F" w:rsidRDefault="00231832" w:rsidP="00231832">
            <w:pPr>
              <w:pStyle w:val="NoSpacing"/>
            </w:pPr>
            <w:r>
              <w:rPr>
                <w:rFonts w:cstheme="minorHAnsi"/>
              </w:rPr>
              <w:t>1</w:t>
            </w:r>
          </w:p>
        </w:tc>
        <w:tc>
          <w:tcPr>
            <w:tcW w:w="2248" w:type="dxa"/>
          </w:tcPr>
          <w:p w14:paraId="7B2DB243" w14:textId="58CFFC64" w:rsidR="00231832" w:rsidRPr="007C7C7F" w:rsidRDefault="008E0578" w:rsidP="00231832">
            <w:pPr>
              <w:pStyle w:val="NoSpacing"/>
            </w:pPr>
            <w:r>
              <w:t>Submit for approval</w:t>
            </w:r>
          </w:p>
        </w:tc>
        <w:tc>
          <w:tcPr>
            <w:tcW w:w="1701" w:type="dxa"/>
          </w:tcPr>
          <w:p w14:paraId="231CAC4D" w14:textId="2ACD0E60" w:rsidR="00231832" w:rsidRPr="00901608" w:rsidRDefault="00231832" w:rsidP="00231832">
            <w:pPr>
              <w:pStyle w:val="NoSpacing"/>
            </w:pPr>
            <w:r>
              <w:rPr>
                <w:rFonts w:cstheme="minorHAnsi"/>
                <w:color w:val="000000"/>
              </w:rPr>
              <w:t>Primary button</w:t>
            </w:r>
          </w:p>
        </w:tc>
        <w:tc>
          <w:tcPr>
            <w:tcW w:w="2147" w:type="dxa"/>
          </w:tcPr>
          <w:p w14:paraId="1E0AD879" w14:textId="77777777" w:rsidR="00231832" w:rsidRPr="00901608" w:rsidRDefault="00231832" w:rsidP="00231832">
            <w:pPr>
              <w:pStyle w:val="NoSpacing"/>
            </w:pPr>
          </w:p>
        </w:tc>
        <w:tc>
          <w:tcPr>
            <w:tcW w:w="3685" w:type="dxa"/>
          </w:tcPr>
          <w:p w14:paraId="17AD4EBF" w14:textId="77777777" w:rsidR="00231832" w:rsidRDefault="00231832" w:rsidP="00231832">
            <w:pPr>
              <w:pStyle w:val="NoSpacing"/>
              <w:rPr>
                <w:rFonts w:cstheme="minorHAnsi"/>
                <w:color w:val="000000"/>
              </w:rPr>
            </w:pPr>
            <w:r>
              <w:rPr>
                <w:rFonts w:cstheme="minorHAnsi"/>
                <w:color w:val="000000"/>
              </w:rPr>
              <w:t xml:space="preserve">Opens the confirmation prompt. </w:t>
            </w:r>
          </w:p>
          <w:p w14:paraId="46E461DE" w14:textId="77777777" w:rsidR="00231832" w:rsidRDefault="00231832" w:rsidP="00231832">
            <w:pPr>
              <w:pStyle w:val="NoSpacing"/>
            </w:pPr>
          </w:p>
          <w:p w14:paraId="211F4CE9" w14:textId="35893900" w:rsidR="008E0578" w:rsidRPr="00901608" w:rsidRDefault="008E0578" w:rsidP="00231832">
            <w:pPr>
              <w:pStyle w:val="NoSpacing"/>
            </w:pPr>
            <w:r>
              <w:t xml:space="preserve">Disable if there are no changes to the input fields. </w:t>
            </w:r>
          </w:p>
        </w:tc>
      </w:tr>
    </w:tbl>
    <w:p w14:paraId="64865A26" w14:textId="5C535A73" w:rsidR="00505B72" w:rsidRDefault="00BB1777" w:rsidP="00231832">
      <w:pPr>
        <w:pStyle w:val="Caption"/>
      </w:pPr>
      <w:r>
        <w:t xml:space="preserve">Table </w:t>
      </w:r>
      <w:r>
        <w:fldChar w:fldCharType="begin"/>
      </w:r>
      <w:r>
        <w:instrText xml:space="preserve"> SEQ Table \* ARABIC </w:instrText>
      </w:r>
      <w:r>
        <w:fldChar w:fldCharType="separate"/>
      </w:r>
      <w:r w:rsidR="001108F9">
        <w:rPr>
          <w:noProof/>
        </w:rPr>
        <w:t>13</w:t>
      </w:r>
      <w:r>
        <w:fldChar w:fldCharType="end"/>
      </w:r>
      <w:r>
        <w:t xml:space="preserve">: </w:t>
      </w:r>
      <w:r w:rsidR="00505B72">
        <w:t>Action Button Row Screen Elements</w:t>
      </w:r>
    </w:p>
    <w:p w14:paraId="17ABCF0B" w14:textId="1E8A885C" w:rsidR="00231832" w:rsidRDefault="00231832" w:rsidP="00231832">
      <w:pPr>
        <w:pStyle w:val="Heading3"/>
      </w:pPr>
      <w:bookmarkStart w:id="146" w:name="_Toc219384521"/>
      <w:r>
        <w:t>Confirmation Prompt</w:t>
      </w:r>
      <w:bookmarkEnd w:id="146"/>
    </w:p>
    <w:p w14:paraId="6FA2AB5C" w14:textId="39DDF93A" w:rsidR="00231832" w:rsidRDefault="00231832" w:rsidP="00231832">
      <w:pPr>
        <w:pStyle w:val="Heading4"/>
      </w:pPr>
      <w:r>
        <w:t>Wireframe</w:t>
      </w:r>
    </w:p>
    <w:p w14:paraId="21C4B87E" w14:textId="4FFAF94F" w:rsidR="00A32939" w:rsidRDefault="00A32939" w:rsidP="00F71972">
      <w:pPr>
        <w:pStyle w:val="Caption"/>
      </w:pPr>
      <w:r w:rsidRPr="00A32939">
        <w:rPr>
          <w:noProof/>
        </w:rPr>
        <w:drawing>
          <wp:inline distT="0" distB="0" distL="0" distR="0" wp14:anchorId="6A3B34F9" wp14:editId="3C5E0553">
            <wp:extent cx="4686300" cy="1328219"/>
            <wp:effectExtent l="0" t="0" r="0" b="5715"/>
            <wp:docPr id="2039404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404590" name=""/>
                    <pic:cNvPicPr/>
                  </pic:nvPicPr>
                  <pic:blipFill>
                    <a:blip r:embed="rId37"/>
                    <a:stretch>
                      <a:fillRect/>
                    </a:stretch>
                  </pic:blipFill>
                  <pic:spPr>
                    <a:xfrm>
                      <a:off x="0" y="0"/>
                      <a:ext cx="4700774" cy="1332321"/>
                    </a:xfrm>
                    <a:prstGeom prst="rect">
                      <a:avLst/>
                    </a:prstGeom>
                  </pic:spPr>
                </pic:pic>
              </a:graphicData>
            </a:graphic>
          </wp:inline>
        </w:drawing>
      </w:r>
    </w:p>
    <w:p w14:paraId="16235F04" w14:textId="30EFC741" w:rsidR="00F71972" w:rsidRDefault="00B664FB" w:rsidP="00F71972">
      <w:pPr>
        <w:pStyle w:val="Caption"/>
        <w:rPr>
          <w:noProof/>
        </w:rPr>
      </w:pPr>
      <w:r w:rsidRPr="00411560">
        <w:lastRenderedPageBreak/>
        <w:t xml:space="preserve">Figure </w:t>
      </w:r>
      <w:r w:rsidRPr="00411560">
        <w:fldChar w:fldCharType="begin"/>
      </w:r>
      <w:r w:rsidRPr="00411560">
        <w:instrText xml:space="preserve"> SEQ Figure \* ARABIC </w:instrText>
      </w:r>
      <w:r w:rsidRPr="00411560">
        <w:fldChar w:fldCharType="separate"/>
      </w:r>
      <w:r w:rsidR="001108F9">
        <w:rPr>
          <w:noProof/>
        </w:rPr>
        <w:t>9</w:t>
      </w:r>
      <w:r w:rsidRPr="00411560">
        <w:fldChar w:fldCharType="end"/>
      </w:r>
      <w:r>
        <w:t>:</w:t>
      </w:r>
      <w:r w:rsidRPr="00411560">
        <w:t xml:space="preserve"> </w:t>
      </w:r>
      <w:r w:rsidR="00F71972" w:rsidRPr="00411560">
        <w:t xml:space="preserve"> </w:t>
      </w:r>
      <w:r w:rsidR="00B26DE8">
        <w:t>Confirmation Prompt</w:t>
      </w:r>
    </w:p>
    <w:p w14:paraId="3E79D8CE" w14:textId="47B175FE" w:rsidR="00231832" w:rsidRDefault="00231832" w:rsidP="00231832">
      <w:pPr>
        <w:pStyle w:val="Heading4"/>
      </w:pPr>
      <w:r>
        <w:t>Screen Elements</w:t>
      </w:r>
    </w:p>
    <w:tbl>
      <w:tblPr>
        <w:tblStyle w:val="TableGrid"/>
        <w:tblW w:w="0" w:type="auto"/>
        <w:tblLook w:val="04A0" w:firstRow="1" w:lastRow="0" w:firstColumn="1" w:lastColumn="0" w:noHBand="0" w:noVBand="1"/>
        <w:tblPrChange w:id="147" w:author="Jareth QUAH from.TOPPAN (MAS)" w:date="2026-01-16T17:14:00Z" w16du:dateUtc="2026-01-16T09:14:00Z">
          <w:tblPr>
            <w:tblStyle w:val="TableGrid"/>
            <w:tblW w:w="0" w:type="auto"/>
            <w:tblLook w:val="04A0" w:firstRow="1" w:lastRow="0" w:firstColumn="1" w:lastColumn="0" w:noHBand="0" w:noVBand="1"/>
          </w:tblPr>
        </w:tblPrChange>
      </w:tblPr>
      <w:tblGrid>
        <w:gridCol w:w="562"/>
        <w:gridCol w:w="2248"/>
        <w:gridCol w:w="1759"/>
        <w:gridCol w:w="2147"/>
        <w:gridCol w:w="3685"/>
        <w:tblGridChange w:id="148">
          <w:tblGrid>
            <w:gridCol w:w="562"/>
            <w:gridCol w:w="2248"/>
            <w:gridCol w:w="1701"/>
            <w:gridCol w:w="58"/>
            <w:gridCol w:w="2089"/>
            <w:gridCol w:w="58"/>
            <w:gridCol w:w="3627"/>
            <w:gridCol w:w="58"/>
          </w:tblGrid>
        </w:tblGridChange>
      </w:tblGrid>
      <w:tr w:rsidR="00231832" w:rsidRPr="007C7C7F" w14:paraId="344B9684" w14:textId="77777777" w:rsidTr="00060776">
        <w:trPr>
          <w:trPrChange w:id="149" w:author="Jareth QUAH from.TOPPAN (MAS)" w:date="2026-01-16T17:14:00Z" w16du:dateUtc="2026-01-16T09:14:00Z">
            <w:trPr>
              <w:gridAfter w:val="0"/>
            </w:trPr>
          </w:trPrChange>
        </w:trPr>
        <w:tc>
          <w:tcPr>
            <w:tcW w:w="562" w:type="dxa"/>
            <w:shd w:val="clear" w:color="auto" w:fill="E7E6E6" w:themeFill="background2"/>
            <w:tcPrChange w:id="150" w:author="Jareth QUAH from.TOPPAN (MAS)" w:date="2026-01-16T17:14:00Z" w16du:dateUtc="2026-01-16T09:14:00Z">
              <w:tcPr>
                <w:tcW w:w="562" w:type="dxa"/>
                <w:shd w:val="clear" w:color="auto" w:fill="E7E6E6" w:themeFill="background2"/>
              </w:tcPr>
            </w:tcPrChange>
          </w:tcPr>
          <w:p w14:paraId="637F2F66" w14:textId="77777777" w:rsidR="00231832" w:rsidRPr="007D7B67" w:rsidRDefault="00231832" w:rsidP="00C80D28">
            <w:pPr>
              <w:pStyle w:val="NoSpacing"/>
              <w:jc w:val="center"/>
              <w:rPr>
                <w:b/>
                <w:bCs/>
              </w:rPr>
            </w:pPr>
            <w:r w:rsidRPr="007D7B67">
              <w:rPr>
                <w:rFonts w:cstheme="minorHAnsi"/>
                <w:b/>
                <w:bCs/>
              </w:rPr>
              <w:t>S/N</w:t>
            </w:r>
          </w:p>
        </w:tc>
        <w:tc>
          <w:tcPr>
            <w:tcW w:w="2248" w:type="dxa"/>
            <w:shd w:val="clear" w:color="auto" w:fill="E7E6E6" w:themeFill="background2"/>
            <w:tcPrChange w:id="151" w:author="Jareth QUAH from.TOPPAN (MAS)" w:date="2026-01-16T17:14:00Z" w16du:dateUtc="2026-01-16T09:14:00Z">
              <w:tcPr>
                <w:tcW w:w="2248" w:type="dxa"/>
                <w:shd w:val="clear" w:color="auto" w:fill="E7E6E6" w:themeFill="background2"/>
              </w:tcPr>
            </w:tcPrChange>
          </w:tcPr>
          <w:p w14:paraId="214A50B8" w14:textId="77777777" w:rsidR="00231832" w:rsidRPr="007D7B67" w:rsidRDefault="00231832" w:rsidP="00C80D28">
            <w:pPr>
              <w:pStyle w:val="NoSpacing"/>
              <w:jc w:val="center"/>
              <w:rPr>
                <w:b/>
                <w:bCs/>
              </w:rPr>
            </w:pPr>
            <w:r w:rsidRPr="007D7B67">
              <w:rPr>
                <w:rFonts w:cstheme="minorHAnsi"/>
                <w:b/>
                <w:bCs/>
              </w:rPr>
              <w:t>Name</w:t>
            </w:r>
          </w:p>
        </w:tc>
        <w:tc>
          <w:tcPr>
            <w:tcW w:w="1759" w:type="dxa"/>
            <w:shd w:val="clear" w:color="auto" w:fill="E7E6E6" w:themeFill="background2"/>
            <w:tcPrChange w:id="152" w:author="Jareth QUAH from.TOPPAN (MAS)" w:date="2026-01-16T17:14:00Z" w16du:dateUtc="2026-01-16T09:14:00Z">
              <w:tcPr>
                <w:tcW w:w="1701" w:type="dxa"/>
                <w:shd w:val="clear" w:color="auto" w:fill="E7E6E6" w:themeFill="background2"/>
              </w:tcPr>
            </w:tcPrChange>
          </w:tcPr>
          <w:p w14:paraId="3B077591" w14:textId="77777777" w:rsidR="00231832" w:rsidRPr="007D7B67" w:rsidRDefault="00231832" w:rsidP="00C80D28">
            <w:pPr>
              <w:pStyle w:val="TableHeading"/>
              <w:jc w:val="center"/>
              <w:rPr>
                <w:rFonts w:asciiTheme="minorHAnsi" w:hAnsiTheme="minorHAnsi" w:cstheme="minorHAnsi"/>
                <w:bCs/>
              </w:rPr>
            </w:pPr>
            <w:r w:rsidRPr="007D7B67">
              <w:rPr>
                <w:rFonts w:asciiTheme="minorHAnsi" w:hAnsiTheme="minorHAnsi" w:cstheme="minorHAnsi"/>
                <w:bCs/>
              </w:rPr>
              <w:t>Type</w:t>
            </w:r>
          </w:p>
          <w:p w14:paraId="28360389" w14:textId="77777777" w:rsidR="00231832" w:rsidRPr="007D7B67" w:rsidRDefault="00231832" w:rsidP="00C80D28">
            <w:pPr>
              <w:pStyle w:val="NoSpacing"/>
              <w:jc w:val="center"/>
              <w:rPr>
                <w:b/>
                <w:bCs/>
              </w:rPr>
            </w:pPr>
            <w:r w:rsidRPr="007D7B67">
              <w:rPr>
                <w:rFonts w:cstheme="minorHAnsi"/>
                <w:b/>
                <w:bCs/>
              </w:rPr>
              <w:t>(Max Length)</w:t>
            </w:r>
          </w:p>
        </w:tc>
        <w:tc>
          <w:tcPr>
            <w:tcW w:w="2147" w:type="dxa"/>
            <w:shd w:val="clear" w:color="auto" w:fill="E7E6E6" w:themeFill="background2"/>
            <w:tcPrChange w:id="153" w:author="Jareth QUAH from.TOPPAN (MAS)" w:date="2026-01-16T17:14:00Z" w16du:dateUtc="2026-01-16T09:14:00Z">
              <w:tcPr>
                <w:tcW w:w="2147" w:type="dxa"/>
                <w:gridSpan w:val="2"/>
                <w:shd w:val="clear" w:color="auto" w:fill="E7E6E6" w:themeFill="background2"/>
              </w:tcPr>
            </w:tcPrChange>
          </w:tcPr>
          <w:p w14:paraId="3B3259AA" w14:textId="77777777" w:rsidR="00231832" w:rsidRPr="007D7B67" w:rsidRDefault="00231832" w:rsidP="00C80D28">
            <w:pPr>
              <w:pStyle w:val="NoSpacing"/>
              <w:jc w:val="center"/>
              <w:rPr>
                <w:b/>
                <w:bCs/>
              </w:rPr>
            </w:pPr>
            <w:r w:rsidRPr="007D7B67">
              <w:rPr>
                <w:rFonts w:cstheme="minorHAnsi"/>
                <w:b/>
                <w:bCs/>
              </w:rPr>
              <w:t>Validation Rules</w:t>
            </w:r>
          </w:p>
        </w:tc>
        <w:tc>
          <w:tcPr>
            <w:tcW w:w="3685" w:type="dxa"/>
            <w:shd w:val="clear" w:color="auto" w:fill="E7E6E6" w:themeFill="background2"/>
            <w:tcPrChange w:id="154" w:author="Jareth QUAH from.TOPPAN (MAS)" w:date="2026-01-16T17:14:00Z" w16du:dateUtc="2026-01-16T09:14:00Z">
              <w:tcPr>
                <w:tcW w:w="3685" w:type="dxa"/>
                <w:gridSpan w:val="2"/>
                <w:shd w:val="clear" w:color="auto" w:fill="E7E6E6" w:themeFill="background2"/>
              </w:tcPr>
            </w:tcPrChange>
          </w:tcPr>
          <w:p w14:paraId="15A69FC2" w14:textId="77777777" w:rsidR="00231832" w:rsidRPr="007D7B67" w:rsidRDefault="00231832" w:rsidP="00C80D28">
            <w:pPr>
              <w:pStyle w:val="NoSpacing"/>
              <w:jc w:val="center"/>
              <w:rPr>
                <w:rFonts w:cstheme="minorHAnsi"/>
                <w:b/>
                <w:bCs/>
              </w:rPr>
            </w:pPr>
            <w:r>
              <w:rPr>
                <w:rFonts w:cstheme="minorHAnsi"/>
                <w:b/>
                <w:bCs/>
              </w:rPr>
              <w:t>Remarks</w:t>
            </w:r>
          </w:p>
        </w:tc>
      </w:tr>
      <w:tr w:rsidR="00F71972" w:rsidRPr="007C7C7F" w14:paraId="6FA1FF06" w14:textId="77777777" w:rsidTr="00060776">
        <w:trPr>
          <w:trPrChange w:id="155" w:author="Jareth QUAH from.TOPPAN (MAS)" w:date="2026-01-16T17:14:00Z" w16du:dateUtc="2026-01-16T09:14:00Z">
            <w:trPr>
              <w:gridAfter w:val="0"/>
            </w:trPr>
          </w:trPrChange>
        </w:trPr>
        <w:tc>
          <w:tcPr>
            <w:tcW w:w="562" w:type="dxa"/>
            <w:tcPrChange w:id="156" w:author="Jareth QUAH from.TOPPAN (MAS)" w:date="2026-01-16T17:14:00Z" w16du:dateUtc="2026-01-16T09:14:00Z">
              <w:tcPr>
                <w:tcW w:w="562" w:type="dxa"/>
              </w:tcPr>
            </w:tcPrChange>
          </w:tcPr>
          <w:p w14:paraId="52DA12E7" w14:textId="77777777" w:rsidR="00F71972" w:rsidRPr="007C7C7F" w:rsidRDefault="00F71972" w:rsidP="00F71972">
            <w:pPr>
              <w:pStyle w:val="NoSpacing"/>
            </w:pPr>
            <w:r>
              <w:rPr>
                <w:rFonts w:cstheme="minorHAnsi"/>
              </w:rPr>
              <w:t>1</w:t>
            </w:r>
          </w:p>
        </w:tc>
        <w:tc>
          <w:tcPr>
            <w:tcW w:w="2248" w:type="dxa"/>
            <w:tcPrChange w:id="157" w:author="Jareth QUAH from.TOPPAN (MAS)" w:date="2026-01-16T17:14:00Z" w16du:dateUtc="2026-01-16T09:14:00Z">
              <w:tcPr>
                <w:tcW w:w="2248" w:type="dxa"/>
              </w:tcPr>
            </w:tcPrChange>
          </w:tcPr>
          <w:p w14:paraId="131416AA" w14:textId="210C4A50" w:rsidR="00F71972" w:rsidRPr="00CE0D19" w:rsidRDefault="00F71972" w:rsidP="00F71972">
            <w:pPr>
              <w:pStyle w:val="NoSpacing"/>
              <w:jc w:val="left"/>
            </w:pPr>
            <w:r>
              <w:rPr>
                <w:rFonts w:cstheme="minorHAnsi"/>
              </w:rPr>
              <w:t>Confirm submi</w:t>
            </w:r>
            <w:r w:rsidR="00E96607">
              <w:rPr>
                <w:rFonts w:cstheme="minorHAnsi"/>
              </w:rPr>
              <w:t>ssion</w:t>
            </w:r>
          </w:p>
        </w:tc>
        <w:tc>
          <w:tcPr>
            <w:tcW w:w="1759" w:type="dxa"/>
            <w:tcPrChange w:id="158" w:author="Jareth QUAH from.TOPPAN (MAS)" w:date="2026-01-16T17:14:00Z" w16du:dateUtc="2026-01-16T09:14:00Z">
              <w:tcPr>
                <w:tcW w:w="1701" w:type="dxa"/>
              </w:tcPr>
            </w:tcPrChange>
          </w:tcPr>
          <w:p w14:paraId="04B63D12" w14:textId="4A8E94C7" w:rsidR="00F71972" w:rsidRPr="00901608" w:rsidRDefault="00F71972" w:rsidP="00F71972">
            <w:pPr>
              <w:pStyle w:val="NoSpacing"/>
            </w:pPr>
            <w:r>
              <w:rPr>
                <w:rFonts w:cstheme="minorHAnsi"/>
              </w:rPr>
              <w:t>Modal title</w:t>
            </w:r>
          </w:p>
        </w:tc>
        <w:tc>
          <w:tcPr>
            <w:tcW w:w="2147" w:type="dxa"/>
            <w:tcPrChange w:id="159" w:author="Jareth QUAH from.TOPPAN (MAS)" w:date="2026-01-16T17:14:00Z" w16du:dateUtc="2026-01-16T09:14:00Z">
              <w:tcPr>
                <w:tcW w:w="2147" w:type="dxa"/>
                <w:gridSpan w:val="2"/>
              </w:tcPr>
            </w:tcPrChange>
          </w:tcPr>
          <w:p w14:paraId="5E518FB0" w14:textId="77777777" w:rsidR="00F71972" w:rsidRPr="00901608" w:rsidRDefault="00F71972" w:rsidP="00F71972">
            <w:pPr>
              <w:pStyle w:val="NoSpacing"/>
            </w:pPr>
          </w:p>
        </w:tc>
        <w:tc>
          <w:tcPr>
            <w:tcW w:w="3685" w:type="dxa"/>
            <w:tcPrChange w:id="160" w:author="Jareth QUAH from.TOPPAN (MAS)" w:date="2026-01-16T17:14:00Z" w16du:dateUtc="2026-01-16T09:14:00Z">
              <w:tcPr>
                <w:tcW w:w="3685" w:type="dxa"/>
                <w:gridSpan w:val="2"/>
              </w:tcPr>
            </w:tcPrChange>
          </w:tcPr>
          <w:p w14:paraId="137AF8A8" w14:textId="7E0870E1" w:rsidR="00F71972" w:rsidRPr="00901608" w:rsidRDefault="00F71972" w:rsidP="00F71972">
            <w:pPr>
              <w:pStyle w:val="NoSpacing"/>
            </w:pPr>
          </w:p>
        </w:tc>
      </w:tr>
      <w:tr w:rsidR="00F71972" w:rsidRPr="007C7C7F" w14:paraId="326E96C0" w14:textId="77777777" w:rsidTr="00060776">
        <w:trPr>
          <w:trPrChange w:id="161" w:author="Jareth QUAH from.TOPPAN (MAS)" w:date="2026-01-16T17:14:00Z" w16du:dateUtc="2026-01-16T09:14:00Z">
            <w:trPr>
              <w:gridAfter w:val="0"/>
            </w:trPr>
          </w:trPrChange>
        </w:trPr>
        <w:tc>
          <w:tcPr>
            <w:tcW w:w="562" w:type="dxa"/>
            <w:tcPrChange w:id="162" w:author="Jareth QUAH from.TOPPAN (MAS)" w:date="2026-01-16T17:14:00Z" w16du:dateUtc="2026-01-16T09:14:00Z">
              <w:tcPr>
                <w:tcW w:w="562" w:type="dxa"/>
              </w:tcPr>
            </w:tcPrChange>
          </w:tcPr>
          <w:p w14:paraId="34C179A6" w14:textId="77777777" w:rsidR="00F71972" w:rsidRDefault="00F71972" w:rsidP="00F71972">
            <w:pPr>
              <w:pStyle w:val="NoSpacing"/>
              <w:rPr>
                <w:rFonts w:cstheme="minorHAnsi"/>
              </w:rPr>
            </w:pPr>
            <w:r>
              <w:rPr>
                <w:rFonts w:cstheme="minorHAnsi"/>
              </w:rPr>
              <w:t>2</w:t>
            </w:r>
          </w:p>
        </w:tc>
        <w:tc>
          <w:tcPr>
            <w:tcW w:w="2248" w:type="dxa"/>
            <w:tcPrChange w:id="163" w:author="Jareth QUAH from.TOPPAN (MAS)" w:date="2026-01-16T17:14:00Z" w16du:dateUtc="2026-01-16T09:14:00Z">
              <w:tcPr>
                <w:tcW w:w="2248" w:type="dxa"/>
              </w:tcPr>
            </w:tcPrChange>
          </w:tcPr>
          <w:p w14:paraId="17A1D1E5" w14:textId="77777777" w:rsidR="00F71972" w:rsidRDefault="00F71972" w:rsidP="00F71972">
            <w:pPr>
              <w:pStyle w:val="NoSpacing"/>
              <w:rPr>
                <w:rFonts w:cstheme="minorHAnsi"/>
              </w:rPr>
            </w:pPr>
            <w:r>
              <w:rPr>
                <w:rFonts w:cstheme="minorHAnsi"/>
              </w:rPr>
              <w:t>Please confirm the details before submitting for approval.</w:t>
            </w:r>
          </w:p>
          <w:p w14:paraId="6E54FA0D" w14:textId="77777777" w:rsidR="00BC4D2D" w:rsidRDefault="00BC4D2D" w:rsidP="00F71972">
            <w:pPr>
              <w:pStyle w:val="NoSpacing"/>
              <w:rPr>
                <w:rFonts w:cstheme="minorHAnsi"/>
              </w:rPr>
            </w:pPr>
          </w:p>
          <w:p w14:paraId="7D64A181" w14:textId="2E140F8C" w:rsidR="00F71972" w:rsidRDefault="00BC4D2D" w:rsidP="00F71972">
            <w:pPr>
              <w:pStyle w:val="NoSpacing"/>
              <w:rPr>
                <w:rFonts w:cstheme="minorHAnsi"/>
              </w:rPr>
            </w:pPr>
            <w:r>
              <w:rPr>
                <w:rFonts w:cstheme="minorHAnsi"/>
                <w:b/>
                <w:bCs/>
              </w:rPr>
              <w:t>Note: Any changes will not be reflected in the issuance calendar. If necessary, please update the calendar separately.</w:t>
            </w:r>
          </w:p>
        </w:tc>
        <w:tc>
          <w:tcPr>
            <w:tcW w:w="1759" w:type="dxa"/>
            <w:tcPrChange w:id="164" w:author="Jareth QUAH from.TOPPAN (MAS)" w:date="2026-01-16T17:14:00Z" w16du:dateUtc="2026-01-16T09:14:00Z">
              <w:tcPr>
                <w:tcW w:w="1701" w:type="dxa"/>
              </w:tcPr>
            </w:tcPrChange>
          </w:tcPr>
          <w:p w14:paraId="1894C7A7" w14:textId="0AD19D30" w:rsidR="00F71972" w:rsidRDefault="00F71972" w:rsidP="00F71972">
            <w:pPr>
              <w:pStyle w:val="NoSpacing"/>
              <w:rPr>
                <w:rFonts w:cstheme="minorHAnsi"/>
              </w:rPr>
            </w:pPr>
            <w:r>
              <w:rPr>
                <w:rFonts w:cstheme="minorHAnsi"/>
              </w:rPr>
              <w:t>Modal description</w:t>
            </w:r>
          </w:p>
        </w:tc>
        <w:tc>
          <w:tcPr>
            <w:tcW w:w="2147" w:type="dxa"/>
            <w:tcPrChange w:id="165" w:author="Jareth QUAH from.TOPPAN (MAS)" w:date="2026-01-16T17:14:00Z" w16du:dateUtc="2026-01-16T09:14:00Z">
              <w:tcPr>
                <w:tcW w:w="2147" w:type="dxa"/>
                <w:gridSpan w:val="2"/>
              </w:tcPr>
            </w:tcPrChange>
          </w:tcPr>
          <w:p w14:paraId="1EBC19D4" w14:textId="77777777" w:rsidR="00F71972" w:rsidRPr="00901608" w:rsidRDefault="00F71972" w:rsidP="00F71972">
            <w:pPr>
              <w:pStyle w:val="NoSpacing"/>
            </w:pPr>
          </w:p>
        </w:tc>
        <w:tc>
          <w:tcPr>
            <w:tcW w:w="3685" w:type="dxa"/>
            <w:tcPrChange w:id="166" w:author="Jareth QUAH from.TOPPAN (MAS)" w:date="2026-01-16T17:14:00Z" w16du:dateUtc="2026-01-16T09:14:00Z">
              <w:tcPr>
                <w:tcW w:w="3685" w:type="dxa"/>
                <w:gridSpan w:val="2"/>
              </w:tcPr>
            </w:tcPrChange>
          </w:tcPr>
          <w:p w14:paraId="5BA3B549" w14:textId="02E3FAA7" w:rsidR="00F71972" w:rsidRDefault="00F71972" w:rsidP="00F71972">
            <w:pPr>
              <w:pStyle w:val="NoSpacing"/>
            </w:pPr>
          </w:p>
        </w:tc>
      </w:tr>
      <w:tr w:rsidR="00F71972" w:rsidRPr="007C7C7F" w14:paraId="7DE273EE" w14:textId="77777777" w:rsidTr="00060776">
        <w:trPr>
          <w:trPrChange w:id="167" w:author="Jareth QUAH from.TOPPAN (MAS)" w:date="2026-01-16T17:14:00Z" w16du:dateUtc="2026-01-16T09:14:00Z">
            <w:trPr>
              <w:gridAfter w:val="0"/>
            </w:trPr>
          </w:trPrChange>
        </w:trPr>
        <w:tc>
          <w:tcPr>
            <w:tcW w:w="562" w:type="dxa"/>
            <w:tcPrChange w:id="168" w:author="Jareth QUAH from.TOPPAN (MAS)" w:date="2026-01-16T17:14:00Z" w16du:dateUtc="2026-01-16T09:14:00Z">
              <w:tcPr>
                <w:tcW w:w="562" w:type="dxa"/>
              </w:tcPr>
            </w:tcPrChange>
          </w:tcPr>
          <w:p w14:paraId="3FCCC742" w14:textId="49C1800C" w:rsidR="00F71972" w:rsidRDefault="00F71972" w:rsidP="00F71972">
            <w:pPr>
              <w:pStyle w:val="NoSpacing"/>
              <w:rPr>
                <w:rFonts w:cstheme="minorHAnsi"/>
              </w:rPr>
            </w:pPr>
            <w:r>
              <w:rPr>
                <w:rFonts w:cstheme="minorHAnsi"/>
              </w:rPr>
              <w:t>3</w:t>
            </w:r>
          </w:p>
        </w:tc>
        <w:tc>
          <w:tcPr>
            <w:tcW w:w="2248" w:type="dxa"/>
            <w:tcPrChange w:id="169" w:author="Jareth QUAH from.TOPPAN (MAS)" w:date="2026-01-16T17:14:00Z" w16du:dateUtc="2026-01-16T09:14:00Z">
              <w:tcPr>
                <w:tcW w:w="2248" w:type="dxa"/>
              </w:tcPr>
            </w:tcPrChange>
          </w:tcPr>
          <w:p w14:paraId="2E050C30" w14:textId="27422854" w:rsidR="00F71972" w:rsidRDefault="00060776" w:rsidP="00F71972">
            <w:pPr>
              <w:pStyle w:val="NoSpacing"/>
              <w:rPr>
                <w:rFonts w:cstheme="minorHAnsi"/>
              </w:rPr>
            </w:pPr>
            <w:ins w:id="170" w:author="Jareth QUAH from.TOPPAN (MAS)" w:date="2026-01-16T16:37:00Z" w16du:dateUtc="2026-01-16T08:37:00Z">
              <w:r w:rsidRPr="003B7248">
                <w:t>Cancel</w:t>
              </w:r>
            </w:ins>
            <w:del w:id="171" w:author="Jareth QUAH from.TOPPAN (MAS)" w:date="2026-01-16T16:37:00Z" w16du:dateUtc="2026-01-16T08:37:00Z">
              <w:r w:rsidR="00F71972">
                <w:rPr>
                  <w:rFonts w:cstheme="minorHAnsi"/>
                </w:rPr>
                <w:delText>*Refer to remarks</w:delText>
              </w:r>
            </w:del>
          </w:p>
        </w:tc>
        <w:tc>
          <w:tcPr>
            <w:tcW w:w="1759" w:type="dxa"/>
            <w:tcPrChange w:id="172" w:author="Jareth QUAH from.TOPPAN (MAS)" w:date="2026-01-16T17:14:00Z" w16du:dateUtc="2026-01-16T09:14:00Z">
              <w:tcPr>
                <w:tcW w:w="1701" w:type="dxa"/>
              </w:tcPr>
            </w:tcPrChange>
          </w:tcPr>
          <w:p w14:paraId="12B165C8" w14:textId="39DF4A59" w:rsidR="00F71972" w:rsidRDefault="00060776" w:rsidP="00F71972">
            <w:pPr>
              <w:pStyle w:val="NoSpacing"/>
              <w:rPr>
                <w:rFonts w:cstheme="minorHAnsi"/>
              </w:rPr>
            </w:pPr>
            <w:ins w:id="173" w:author="Jareth QUAH from.TOPPAN (MAS)" w:date="2026-01-16T16:37:00Z" w16du:dateUtc="2026-01-16T08:37:00Z">
              <w:r w:rsidRPr="003B7248">
                <w:t>Secondary button</w:t>
              </w:r>
            </w:ins>
            <w:del w:id="174" w:author="Jareth QUAH from.TOPPAN (MAS)" w:date="2026-01-16T16:37:00Z" w16du:dateUtc="2026-01-16T08:37:00Z">
              <w:r w:rsidR="00F71972">
                <w:rPr>
                  <w:rFonts w:cstheme="minorHAnsi"/>
                </w:rPr>
                <w:delText>PDF Preview</w:delText>
              </w:r>
            </w:del>
          </w:p>
        </w:tc>
        <w:tc>
          <w:tcPr>
            <w:tcW w:w="2147" w:type="dxa"/>
            <w:tcPrChange w:id="175" w:author="Jareth QUAH from.TOPPAN (MAS)" w:date="2026-01-16T17:14:00Z" w16du:dateUtc="2026-01-16T09:14:00Z">
              <w:tcPr>
                <w:tcW w:w="2147" w:type="dxa"/>
                <w:gridSpan w:val="2"/>
              </w:tcPr>
            </w:tcPrChange>
          </w:tcPr>
          <w:p w14:paraId="3A9A630D" w14:textId="77777777" w:rsidR="00F71972" w:rsidRPr="00901608" w:rsidRDefault="00F71972" w:rsidP="00F71972">
            <w:pPr>
              <w:pStyle w:val="NoSpacing"/>
            </w:pPr>
          </w:p>
        </w:tc>
        <w:tc>
          <w:tcPr>
            <w:tcW w:w="3685" w:type="dxa"/>
            <w:tcPrChange w:id="176" w:author="Jareth QUAH from.TOPPAN (MAS)" w:date="2026-01-16T17:14:00Z" w16du:dateUtc="2026-01-16T09:14:00Z">
              <w:tcPr>
                <w:tcW w:w="3685" w:type="dxa"/>
                <w:gridSpan w:val="2"/>
              </w:tcPr>
            </w:tcPrChange>
          </w:tcPr>
          <w:p w14:paraId="0E00D91E" w14:textId="012647AF" w:rsidR="00F71972" w:rsidRDefault="00060776" w:rsidP="00F71972">
            <w:pPr>
              <w:pStyle w:val="NoSpacing"/>
              <w:rPr>
                <w:del w:id="177" w:author="Jareth QUAH from.TOPPAN (MAS)" w:date="2026-01-16T16:37:00Z" w16du:dateUtc="2026-01-16T08:37:00Z"/>
              </w:rPr>
            </w:pPr>
            <w:ins w:id="178" w:author="Jareth QUAH from.TOPPAN (MAS)" w:date="2026-01-16T16:37:00Z" w16du:dateUtc="2026-01-16T08:37:00Z">
              <w:r>
                <w:t>Closes the confirmation prompt.</w:t>
              </w:r>
            </w:ins>
            <w:del w:id="179" w:author="Jareth QUAH from.TOPPAN (MAS)" w:date="2026-01-16T16:37:00Z" w16du:dateUtc="2026-01-16T08:37:00Z">
              <w:r w:rsidR="00F71972" w:rsidRPr="00F71972">
                <w:delText>Displays a preview of the PDF announcement that will be generated upon publication based on the existing values of the form.</w:delText>
              </w:r>
            </w:del>
          </w:p>
          <w:p w14:paraId="059FA8CA" w14:textId="6CEC067D" w:rsidR="00F71972" w:rsidRDefault="00F71972" w:rsidP="00F71972">
            <w:pPr>
              <w:pStyle w:val="NoSpacing"/>
              <w:rPr>
                <w:del w:id="180" w:author="Jareth QUAH from.TOPPAN (MAS)" w:date="2026-01-16T16:37:00Z" w16du:dateUtc="2026-01-16T08:37:00Z"/>
              </w:rPr>
            </w:pPr>
          </w:p>
          <w:p w14:paraId="4FD6C8CE" w14:textId="363A99AD" w:rsidR="00F71972" w:rsidRDefault="00F71972" w:rsidP="00F71972">
            <w:pPr>
              <w:pStyle w:val="NoSpacing"/>
            </w:pPr>
            <w:del w:id="181" w:author="Jareth QUAH from.TOPPAN (MAS)" w:date="2026-01-16T16:37:00Z" w16du:dateUtc="2026-01-16T08:37:00Z">
              <w:r w:rsidRPr="003D5D10">
                <w:delText xml:space="preserve">For the fields displayed in the PDF preview, refer to </w:delText>
              </w:r>
              <w:r w:rsidR="003D5D10" w:rsidRPr="003D5D10">
                <w:fldChar w:fldCharType="begin"/>
              </w:r>
              <w:r w:rsidR="003D5D10" w:rsidRPr="003D5D10">
                <w:delInstrText xml:space="preserve"> REF _Ref215742103 \r \h </w:delInstrText>
              </w:r>
              <w:r w:rsidR="003D5D10">
                <w:delInstrText xml:space="preserve"> \* MERGEFORMAT </w:delInstrText>
              </w:r>
              <w:r w:rsidR="003D5D10" w:rsidRPr="003D5D10">
                <w:fldChar w:fldCharType="separate"/>
              </w:r>
              <w:r w:rsidR="001108F9">
                <w:rPr>
                  <w:b/>
                  <w:bCs/>
                  <w:lang w:val="en-US"/>
                </w:rPr>
                <w:delText>Error! Reference source not found.</w:delText>
              </w:r>
              <w:r w:rsidR="003D5D10" w:rsidRPr="003D5D10">
                <w:fldChar w:fldCharType="end"/>
              </w:r>
              <w:r w:rsidR="003D5D10" w:rsidRPr="003D5D10">
                <w:delText xml:space="preserve"> </w:delText>
              </w:r>
              <w:r w:rsidR="003D5D10" w:rsidRPr="003D5D10">
                <w:fldChar w:fldCharType="begin"/>
              </w:r>
              <w:r w:rsidR="003D5D10" w:rsidRPr="003D5D10">
                <w:delInstrText xml:space="preserve"> REF _Ref215742103 \h </w:delInstrText>
              </w:r>
              <w:r w:rsidR="003D5D10">
                <w:delInstrText xml:space="preserve"> \* MERGEFORMAT </w:delInstrText>
              </w:r>
              <w:r w:rsidR="003D5D10" w:rsidRPr="003D5D10">
                <w:fldChar w:fldCharType="separate"/>
              </w:r>
              <w:r w:rsidR="001108F9">
                <w:rPr>
                  <w:b/>
                  <w:bCs/>
                  <w:lang w:val="en-US"/>
                </w:rPr>
                <w:delText>Error! Reference source not found.</w:delText>
              </w:r>
              <w:r w:rsidR="003D5D10" w:rsidRPr="003D5D10">
                <w:fldChar w:fldCharType="end"/>
              </w:r>
              <w:r w:rsidRPr="003D5D10">
                <w:delText>.</w:delText>
              </w:r>
            </w:del>
          </w:p>
        </w:tc>
      </w:tr>
      <w:tr w:rsidR="00A64697" w:rsidRPr="007C7C7F" w14:paraId="72F9C748" w14:textId="77777777" w:rsidTr="00060776">
        <w:trPr>
          <w:trPrChange w:id="182" w:author="Jareth QUAH from.TOPPAN (MAS)" w:date="2026-01-16T17:14:00Z" w16du:dateUtc="2026-01-16T09:14:00Z">
            <w:trPr>
              <w:gridAfter w:val="0"/>
            </w:trPr>
          </w:trPrChange>
        </w:trPr>
        <w:tc>
          <w:tcPr>
            <w:tcW w:w="562" w:type="dxa"/>
            <w:tcPrChange w:id="183" w:author="Jareth QUAH from.TOPPAN (MAS)" w:date="2026-01-16T17:14:00Z" w16du:dateUtc="2026-01-16T09:14:00Z">
              <w:tcPr>
                <w:tcW w:w="562" w:type="dxa"/>
              </w:tcPr>
            </w:tcPrChange>
          </w:tcPr>
          <w:p w14:paraId="6CD7C5B8" w14:textId="6A0A97E9" w:rsidR="00A64697" w:rsidRDefault="00A64697" w:rsidP="00A64697">
            <w:pPr>
              <w:pStyle w:val="NoSpacing"/>
              <w:rPr>
                <w:rFonts w:cstheme="minorHAnsi"/>
              </w:rPr>
            </w:pPr>
            <w:r>
              <w:rPr>
                <w:rFonts w:cstheme="minorHAnsi"/>
              </w:rPr>
              <w:t>4</w:t>
            </w:r>
          </w:p>
        </w:tc>
        <w:tc>
          <w:tcPr>
            <w:tcW w:w="2248" w:type="dxa"/>
            <w:tcPrChange w:id="184" w:author="Jareth QUAH from.TOPPAN (MAS)" w:date="2026-01-16T17:14:00Z" w16du:dateUtc="2026-01-16T09:14:00Z">
              <w:tcPr>
                <w:tcW w:w="2248" w:type="dxa"/>
              </w:tcPr>
            </w:tcPrChange>
          </w:tcPr>
          <w:p w14:paraId="2CC91044" w14:textId="63830941" w:rsidR="00A64697" w:rsidRPr="003D5D10" w:rsidRDefault="00060776" w:rsidP="00A64697">
            <w:pPr>
              <w:pStyle w:val="NoSpacing"/>
              <w:rPr>
                <w:rFonts w:cstheme="minorHAnsi"/>
              </w:rPr>
            </w:pPr>
            <w:ins w:id="185" w:author="Jareth QUAH from.TOPPAN (MAS)" w:date="2026-01-16T16:37:00Z" w16du:dateUtc="2026-01-16T08:37:00Z">
              <w:r>
                <w:rPr>
                  <w:rFonts w:cstheme="minorHAnsi"/>
                </w:rPr>
                <w:t>Submit</w:t>
              </w:r>
            </w:ins>
            <w:del w:id="186" w:author="Jareth QUAH from.TOPPAN (MAS)" w:date="2026-01-16T16:37:00Z" w16du:dateUtc="2026-01-16T08:37:00Z">
              <w:r w:rsidR="00A64697" w:rsidRPr="003B7248">
                <w:delText>Cancel</w:delText>
              </w:r>
            </w:del>
          </w:p>
        </w:tc>
        <w:tc>
          <w:tcPr>
            <w:tcW w:w="1759" w:type="dxa"/>
            <w:tcPrChange w:id="187" w:author="Jareth QUAH from.TOPPAN (MAS)" w:date="2026-01-16T17:14:00Z" w16du:dateUtc="2026-01-16T09:14:00Z">
              <w:tcPr>
                <w:tcW w:w="1701" w:type="dxa"/>
              </w:tcPr>
            </w:tcPrChange>
          </w:tcPr>
          <w:p w14:paraId="3881D440" w14:textId="6581960C" w:rsidR="00A64697" w:rsidRDefault="00060776" w:rsidP="00A64697">
            <w:pPr>
              <w:pStyle w:val="NoSpacing"/>
              <w:rPr>
                <w:rFonts w:cstheme="minorHAnsi"/>
              </w:rPr>
            </w:pPr>
            <w:ins w:id="188" w:author="Jareth QUAH from.TOPPAN (MAS)" w:date="2026-01-16T16:37:00Z" w16du:dateUtc="2026-01-16T08:37:00Z">
              <w:r>
                <w:rPr>
                  <w:rFonts w:cstheme="minorHAnsi"/>
                </w:rPr>
                <w:t>Primary button</w:t>
              </w:r>
            </w:ins>
            <w:del w:id="189" w:author="Jareth QUAH from.TOPPAN (MAS)" w:date="2026-01-16T16:37:00Z" w16du:dateUtc="2026-01-16T08:37:00Z">
              <w:r w:rsidR="00A64697" w:rsidRPr="003B7248">
                <w:delText>Secondary button</w:delText>
              </w:r>
            </w:del>
          </w:p>
        </w:tc>
        <w:tc>
          <w:tcPr>
            <w:tcW w:w="2147" w:type="dxa"/>
            <w:tcPrChange w:id="190" w:author="Jareth QUAH from.TOPPAN (MAS)" w:date="2026-01-16T17:14:00Z" w16du:dateUtc="2026-01-16T09:14:00Z">
              <w:tcPr>
                <w:tcW w:w="2147" w:type="dxa"/>
                <w:gridSpan w:val="2"/>
              </w:tcPr>
            </w:tcPrChange>
          </w:tcPr>
          <w:p w14:paraId="67B86307" w14:textId="77777777" w:rsidR="00A64697" w:rsidRPr="00901608" w:rsidRDefault="00A64697" w:rsidP="00A64697">
            <w:pPr>
              <w:pStyle w:val="NoSpacing"/>
            </w:pPr>
          </w:p>
        </w:tc>
        <w:tc>
          <w:tcPr>
            <w:tcW w:w="3685" w:type="dxa"/>
            <w:tcPrChange w:id="191" w:author="Jareth QUAH from.TOPPAN (MAS)" w:date="2026-01-16T17:14:00Z" w16du:dateUtc="2026-01-16T09:14:00Z">
              <w:tcPr>
                <w:tcW w:w="3685" w:type="dxa"/>
                <w:gridSpan w:val="2"/>
              </w:tcPr>
            </w:tcPrChange>
          </w:tcPr>
          <w:p w14:paraId="27BC0432" w14:textId="496704F2" w:rsidR="00A64697" w:rsidRDefault="00060776" w:rsidP="00A64697">
            <w:pPr>
              <w:pStyle w:val="NoSpacing"/>
            </w:pPr>
            <w:ins w:id="192" w:author="Jareth QUAH from.TOPPAN (MAS)" w:date="2026-01-16T16:37:00Z" w16du:dateUtc="2026-01-16T08:37:00Z">
              <w:r>
                <w:t xml:space="preserve">Submits the updated announcement for </w:t>
              </w:r>
            </w:ins>
            <w:ins w:id="193" w:author="Jareth QUAH from.TOPPAN (MAS)" w:date="2026-01-16T16:45:00Z" w16du:dateUtc="2026-01-16T08:45:00Z">
              <w:r w:rsidR="008C7DCD">
                <w:t>syndication details</w:t>
              </w:r>
            </w:ins>
            <w:ins w:id="194" w:author="Jareth QUAH from.TOPPAN (MAS)" w:date="2026-01-16T16:37:00Z" w16du:dateUtc="2026-01-16T08:37:00Z">
              <w:r>
                <w:t xml:space="preserve">. Refer to </w:t>
              </w:r>
              <w:r>
                <w:fldChar w:fldCharType="begin"/>
              </w:r>
              <w:r>
                <w:instrText xml:space="preserve"> REF _Ref215563919 \r \h </w:instrText>
              </w:r>
            </w:ins>
            <w:ins w:id="195" w:author="Jareth QUAH from.TOPPAN (MAS)" w:date="2026-01-16T16:37:00Z" w16du:dateUtc="2026-01-16T08:37:00Z">
              <w:r>
                <w:fldChar w:fldCharType="separate"/>
              </w:r>
              <w:r>
                <w:t>2.8.4</w:t>
              </w:r>
              <w:r>
                <w:fldChar w:fldCharType="end"/>
              </w:r>
              <w:r>
                <w:t xml:space="preserve"> </w:t>
              </w:r>
              <w:r>
                <w:fldChar w:fldCharType="begin"/>
              </w:r>
              <w:r>
                <w:instrText xml:space="preserve"> REF _Ref215563919 \h </w:instrText>
              </w:r>
            </w:ins>
            <w:ins w:id="196" w:author="Jareth QUAH from.TOPPAN (MAS)" w:date="2026-01-16T16:37:00Z" w16du:dateUtc="2026-01-16T08:37:00Z">
              <w:r>
                <w:fldChar w:fldCharType="separate"/>
              </w:r>
              <w:r>
                <w:t>Post Conditions</w:t>
              </w:r>
              <w:r>
                <w:fldChar w:fldCharType="end"/>
              </w:r>
              <w:r>
                <w:t>.</w:t>
              </w:r>
            </w:ins>
            <w:del w:id="197" w:author="Jareth QUAH from.TOPPAN (MAS)" w:date="2026-01-16T16:37:00Z" w16du:dateUtc="2026-01-16T08:37:00Z">
              <w:r w:rsidDel="0016711D">
                <w:delText>Closes the confirmation prompt.</w:delText>
              </w:r>
            </w:del>
          </w:p>
        </w:tc>
      </w:tr>
      <w:tr w:rsidR="00F71972" w:rsidRPr="007C7C7F" w14:paraId="4C63BDE8" w14:textId="77777777" w:rsidTr="00060776">
        <w:trPr>
          <w:del w:id="198" w:author="Jareth QUAH from.TOPPAN (MAS)" w:date="2026-01-16T16:38:00Z"/>
          <w:trPrChange w:id="199" w:author="Jareth QUAH from.TOPPAN (MAS)" w:date="2026-01-16T17:14:00Z" w16du:dateUtc="2026-01-16T09:14:00Z">
            <w:trPr>
              <w:gridAfter w:val="0"/>
            </w:trPr>
          </w:trPrChange>
        </w:trPr>
        <w:tc>
          <w:tcPr>
            <w:tcW w:w="562" w:type="dxa"/>
            <w:tcPrChange w:id="200" w:author="Jareth QUAH from.TOPPAN (MAS)" w:date="2026-01-16T17:14:00Z" w16du:dateUtc="2026-01-16T09:14:00Z">
              <w:tcPr>
                <w:tcW w:w="562" w:type="dxa"/>
              </w:tcPr>
            </w:tcPrChange>
          </w:tcPr>
          <w:p w14:paraId="49A51881" w14:textId="598DA711" w:rsidR="00F71972" w:rsidRDefault="00A64697" w:rsidP="00F71972">
            <w:pPr>
              <w:pStyle w:val="NoSpacing"/>
              <w:rPr>
                <w:del w:id="201" w:author="Jareth QUAH from.TOPPAN (MAS)" w:date="2026-01-16T16:38:00Z" w16du:dateUtc="2026-01-16T08:38:00Z"/>
                <w:rFonts w:cstheme="minorHAnsi"/>
              </w:rPr>
            </w:pPr>
            <w:del w:id="202" w:author="Jareth QUAH from.TOPPAN (MAS)" w:date="2026-01-16T16:38:00Z" w16du:dateUtc="2026-01-16T08:38:00Z">
              <w:r>
                <w:rPr>
                  <w:rFonts w:cstheme="minorHAnsi"/>
                </w:rPr>
                <w:delText>5</w:delText>
              </w:r>
            </w:del>
          </w:p>
        </w:tc>
        <w:tc>
          <w:tcPr>
            <w:tcW w:w="2248" w:type="dxa"/>
            <w:tcPrChange w:id="203" w:author="Jareth QUAH from.TOPPAN (MAS)" w:date="2026-01-16T17:14:00Z" w16du:dateUtc="2026-01-16T09:14:00Z">
              <w:tcPr>
                <w:tcW w:w="2248" w:type="dxa"/>
              </w:tcPr>
            </w:tcPrChange>
          </w:tcPr>
          <w:p w14:paraId="5DA9DED5" w14:textId="2A4F1E6E" w:rsidR="00F71972" w:rsidRPr="00F71972" w:rsidRDefault="00CB79ED" w:rsidP="00F71972">
            <w:pPr>
              <w:pStyle w:val="NoSpacing"/>
              <w:rPr>
                <w:del w:id="204" w:author="Jareth QUAH from.TOPPAN (MAS)" w:date="2026-01-16T16:38:00Z" w16du:dateUtc="2026-01-16T08:38:00Z"/>
                <w:rFonts w:cstheme="minorHAnsi"/>
                <w:highlight w:val="yellow"/>
              </w:rPr>
            </w:pPr>
            <w:del w:id="205" w:author="Jareth QUAH from.TOPPAN (MAS)" w:date="2026-01-16T16:37:00Z" w16du:dateUtc="2026-01-16T08:37:00Z">
              <w:r>
                <w:rPr>
                  <w:rFonts w:cstheme="minorHAnsi"/>
                </w:rPr>
                <w:delText>Submit</w:delText>
              </w:r>
            </w:del>
          </w:p>
        </w:tc>
        <w:tc>
          <w:tcPr>
            <w:tcW w:w="1759" w:type="dxa"/>
            <w:tcPrChange w:id="206" w:author="Jareth QUAH from.TOPPAN (MAS)" w:date="2026-01-16T17:14:00Z" w16du:dateUtc="2026-01-16T09:14:00Z">
              <w:tcPr>
                <w:tcW w:w="1701" w:type="dxa"/>
              </w:tcPr>
            </w:tcPrChange>
          </w:tcPr>
          <w:p w14:paraId="58D686A4" w14:textId="384F20FA" w:rsidR="00F71972" w:rsidRDefault="00F71972" w:rsidP="00F71972">
            <w:pPr>
              <w:pStyle w:val="NoSpacing"/>
              <w:rPr>
                <w:del w:id="207" w:author="Jareth QUAH from.TOPPAN (MAS)" w:date="2026-01-16T16:38:00Z" w16du:dateUtc="2026-01-16T08:38:00Z"/>
                <w:rFonts w:cstheme="minorHAnsi"/>
              </w:rPr>
            </w:pPr>
            <w:del w:id="208" w:author="Jareth QUAH from.TOPPAN (MAS)" w:date="2026-01-16T16:37:00Z" w16du:dateUtc="2026-01-16T08:37:00Z">
              <w:r>
                <w:rPr>
                  <w:rFonts w:cstheme="minorHAnsi"/>
                </w:rPr>
                <w:delText>Primary button</w:delText>
              </w:r>
            </w:del>
          </w:p>
        </w:tc>
        <w:tc>
          <w:tcPr>
            <w:tcW w:w="2147" w:type="dxa"/>
            <w:tcPrChange w:id="209" w:author="Jareth QUAH from.TOPPAN (MAS)" w:date="2026-01-16T17:14:00Z" w16du:dateUtc="2026-01-16T09:14:00Z">
              <w:tcPr>
                <w:tcW w:w="2147" w:type="dxa"/>
                <w:gridSpan w:val="2"/>
              </w:tcPr>
            </w:tcPrChange>
          </w:tcPr>
          <w:p w14:paraId="38F825AF" w14:textId="4EB0E771" w:rsidR="00F71972" w:rsidRPr="00901608" w:rsidRDefault="00F71972" w:rsidP="00F71972">
            <w:pPr>
              <w:pStyle w:val="NoSpacing"/>
              <w:rPr>
                <w:del w:id="210" w:author="Jareth QUAH from.TOPPAN (MAS)" w:date="2026-01-16T16:38:00Z" w16du:dateUtc="2026-01-16T08:38:00Z"/>
              </w:rPr>
            </w:pPr>
          </w:p>
        </w:tc>
        <w:tc>
          <w:tcPr>
            <w:tcW w:w="3685" w:type="dxa"/>
            <w:tcPrChange w:id="211" w:author="Jareth QUAH from.TOPPAN (MAS)" w:date="2026-01-16T17:14:00Z" w16du:dateUtc="2026-01-16T09:14:00Z">
              <w:tcPr>
                <w:tcW w:w="3685" w:type="dxa"/>
                <w:gridSpan w:val="2"/>
              </w:tcPr>
            </w:tcPrChange>
          </w:tcPr>
          <w:p w14:paraId="22CA77D4" w14:textId="1FB06604" w:rsidR="00F71972" w:rsidRDefault="003D5D10" w:rsidP="00F71972">
            <w:pPr>
              <w:pStyle w:val="NoSpacing"/>
              <w:rPr>
                <w:del w:id="212" w:author="Jareth QUAH from.TOPPAN (MAS)" w:date="2026-01-16T16:38:00Z" w16du:dateUtc="2026-01-16T08:38:00Z"/>
              </w:rPr>
            </w:pPr>
            <w:del w:id="213" w:author="Jareth QUAH from.TOPPAN (MAS)" w:date="2026-01-16T16:37:00Z" w16du:dateUtc="2026-01-16T08:37:00Z">
              <w:r>
                <w:delText xml:space="preserve">Submits the updated announcement for approval. Refer to </w:delText>
              </w:r>
              <w:r>
                <w:fldChar w:fldCharType="begin"/>
              </w:r>
              <w:r>
                <w:delInstrText xml:space="preserve"> REF _Ref215563919 \r \h </w:delInstrText>
              </w:r>
              <w:r>
                <w:fldChar w:fldCharType="separate"/>
              </w:r>
              <w:r w:rsidR="001108F9">
                <w:delText>2.8.4</w:delText>
              </w:r>
              <w:r>
                <w:fldChar w:fldCharType="end"/>
              </w:r>
              <w:r>
                <w:delText xml:space="preserve"> </w:delText>
              </w:r>
              <w:r>
                <w:fldChar w:fldCharType="begin"/>
              </w:r>
              <w:r>
                <w:delInstrText xml:space="preserve"> REF _Ref215563919 \h </w:delInstrText>
              </w:r>
              <w:r>
                <w:fldChar w:fldCharType="separate"/>
              </w:r>
              <w:r w:rsidR="001108F9">
                <w:delText>Post Conditions</w:delText>
              </w:r>
              <w:r>
                <w:fldChar w:fldCharType="end"/>
              </w:r>
              <w:r>
                <w:delText>.</w:delText>
              </w:r>
            </w:del>
          </w:p>
        </w:tc>
      </w:tr>
    </w:tbl>
    <w:p w14:paraId="43C61262" w14:textId="5CF8A16A" w:rsidR="00231832" w:rsidRPr="00231832" w:rsidRDefault="00BB1777" w:rsidP="00231832">
      <w:pPr>
        <w:pStyle w:val="Caption"/>
      </w:pPr>
      <w:r>
        <w:t xml:space="preserve">Table </w:t>
      </w:r>
      <w:r>
        <w:fldChar w:fldCharType="begin"/>
      </w:r>
      <w:r>
        <w:instrText xml:space="preserve"> SEQ Table \* ARABIC </w:instrText>
      </w:r>
      <w:r>
        <w:fldChar w:fldCharType="separate"/>
      </w:r>
      <w:r w:rsidR="001108F9">
        <w:rPr>
          <w:noProof/>
        </w:rPr>
        <w:t>14</w:t>
      </w:r>
      <w:r>
        <w:fldChar w:fldCharType="end"/>
      </w:r>
      <w:r>
        <w:t xml:space="preserve">: </w:t>
      </w:r>
      <w:r w:rsidR="00231832">
        <w:t>Confirmation Prompt Screen Elements</w:t>
      </w:r>
    </w:p>
    <w:p w14:paraId="3BAAA718" w14:textId="3B465780" w:rsidR="00AF42C2" w:rsidRDefault="00AF42C2" w:rsidP="00AF42C2">
      <w:pPr>
        <w:pStyle w:val="Heading2"/>
      </w:pPr>
      <w:bookmarkStart w:id="214" w:name="_Ref218010007"/>
      <w:bookmarkStart w:id="215" w:name="_Toc219384522"/>
      <w:r>
        <w:t xml:space="preserve">Approve/Reject </w:t>
      </w:r>
      <w:bookmarkEnd w:id="214"/>
      <w:r w:rsidR="003E6D63">
        <w:t>Syndication Details Approval Request</w:t>
      </w:r>
      <w:bookmarkEnd w:id="215"/>
    </w:p>
    <w:p w14:paraId="64CD84CE" w14:textId="2C1AB260" w:rsidR="004505D5" w:rsidRPr="004505D5" w:rsidRDefault="004505D5" w:rsidP="004505D5">
      <w:pPr>
        <w:pStyle w:val="Heading3"/>
        <w:rPr>
          <w:lang w:val="en-US"/>
        </w:rPr>
      </w:pPr>
      <w:bookmarkStart w:id="216" w:name="_Toc219384523"/>
      <w:r w:rsidRPr="004505D5">
        <w:rPr>
          <w:lang w:val="en-US"/>
        </w:rPr>
        <w:t>D</w:t>
      </w:r>
      <w:r>
        <w:rPr>
          <w:lang w:val="en-US"/>
        </w:rPr>
        <w:t>escription</w:t>
      </w:r>
      <w:bookmarkEnd w:id="216"/>
    </w:p>
    <w:p w14:paraId="3B6CB2AB" w14:textId="59CD40C4" w:rsidR="004505D5" w:rsidRPr="004505D5" w:rsidRDefault="004505D5" w:rsidP="004505D5">
      <w:pPr>
        <w:rPr>
          <w:lang w:val="en-US"/>
        </w:rPr>
      </w:pPr>
      <w:r w:rsidRPr="004505D5">
        <w:rPr>
          <w:lang w:val="en-US"/>
        </w:rPr>
        <w:t>This use case enables Checkers to approve or reject</w:t>
      </w:r>
      <w:r w:rsidR="009331C3">
        <w:rPr>
          <w:lang w:val="en-US"/>
        </w:rPr>
        <w:t xml:space="preserve"> </w:t>
      </w:r>
      <w:r w:rsidR="007F2B6D">
        <w:t>syndication details</w:t>
      </w:r>
      <w:r w:rsidR="006723E4">
        <w:t xml:space="preserve"> approval requests</w:t>
      </w:r>
      <w:r w:rsidRPr="004505D5">
        <w:rPr>
          <w:lang w:val="en-US"/>
        </w:rPr>
        <w:t>.</w:t>
      </w:r>
    </w:p>
    <w:p w14:paraId="540F302C" w14:textId="465CC2F8" w:rsidR="004505D5" w:rsidRPr="004505D5" w:rsidRDefault="004505D5" w:rsidP="004505D5">
      <w:pPr>
        <w:pStyle w:val="Heading3"/>
        <w:rPr>
          <w:lang w:val="en-US"/>
        </w:rPr>
      </w:pPr>
      <w:bookmarkStart w:id="217" w:name="_Toc219384524"/>
      <w:r w:rsidRPr="004505D5">
        <w:rPr>
          <w:lang w:val="en-US"/>
        </w:rPr>
        <w:t>P</w:t>
      </w:r>
      <w:r>
        <w:rPr>
          <w:lang w:val="en-US"/>
        </w:rPr>
        <w:t>reconditions</w:t>
      </w:r>
      <w:bookmarkEnd w:id="217"/>
    </w:p>
    <w:p w14:paraId="65B7F0F5" w14:textId="71AD44BB" w:rsidR="004505D5" w:rsidRPr="004505D5" w:rsidRDefault="004505D5" w:rsidP="004505D5">
      <w:pPr>
        <w:pStyle w:val="ListParagraph"/>
        <w:rPr>
          <w:lang w:val="en-US"/>
        </w:rPr>
      </w:pPr>
      <w:r w:rsidRPr="004505D5">
        <w:rPr>
          <w:lang w:val="en-US"/>
        </w:rPr>
        <w:t>User logs in to the Intranet Portal.</w:t>
      </w:r>
    </w:p>
    <w:p w14:paraId="13EA3075" w14:textId="7AD9BC13" w:rsidR="004505D5" w:rsidRPr="004505D5" w:rsidRDefault="001A7EDA" w:rsidP="004505D5">
      <w:pPr>
        <w:pStyle w:val="ListParagraph"/>
        <w:rPr>
          <w:lang w:val="en-US"/>
        </w:rPr>
      </w:pPr>
      <w:r>
        <w:rPr>
          <w:lang w:val="en-US"/>
        </w:rPr>
        <w:t>Syndication details</w:t>
      </w:r>
      <w:r w:rsidR="004505D5">
        <w:rPr>
          <w:lang w:val="en-US"/>
        </w:rPr>
        <w:t xml:space="preserve"> </w:t>
      </w:r>
      <w:r w:rsidR="000509E4">
        <w:rPr>
          <w:lang w:val="en-US"/>
        </w:rPr>
        <w:t>were</w:t>
      </w:r>
      <w:r w:rsidR="004505D5">
        <w:rPr>
          <w:lang w:val="en-US"/>
        </w:rPr>
        <w:t xml:space="preserve"> updated</w:t>
      </w:r>
      <w:r>
        <w:rPr>
          <w:lang w:val="en-US"/>
        </w:rPr>
        <w:t xml:space="preserve"> / Syndication was cancelled</w:t>
      </w:r>
      <w:r w:rsidR="00495485">
        <w:rPr>
          <w:lang w:val="en-US"/>
        </w:rPr>
        <w:t xml:space="preserve"> </w:t>
      </w:r>
      <w:r w:rsidR="004505D5">
        <w:rPr>
          <w:lang w:val="en-US"/>
        </w:rPr>
        <w:t>by a Maker and submitted for approval</w:t>
      </w:r>
      <w:r w:rsidR="004505D5" w:rsidRPr="004505D5">
        <w:rPr>
          <w:lang w:val="en-US"/>
        </w:rPr>
        <w:t>.</w:t>
      </w:r>
    </w:p>
    <w:p w14:paraId="1A51C5AF" w14:textId="38156BCA" w:rsidR="004505D5" w:rsidRDefault="004505D5" w:rsidP="004505D5">
      <w:pPr>
        <w:pStyle w:val="ListParagraph"/>
        <w:rPr>
          <w:lang w:val="en-US"/>
        </w:rPr>
      </w:pPr>
      <w:r w:rsidRPr="004505D5">
        <w:rPr>
          <w:lang w:val="en-US"/>
        </w:rPr>
        <w:t xml:space="preserve">The </w:t>
      </w:r>
      <w:r>
        <w:rPr>
          <w:lang w:val="en-US"/>
        </w:rPr>
        <w:t>announcement</w:t>
      </w:r>
      <w:r w:rsidRPr="004505D5">
        <w:rPr>
          <w:lang w:val="en-US"/>
        </w:rPr>
        <w:t xml:space="preserve"> is of the status “Pending Approval”.</w:t>
      </w:r>
    </w:p>
    <w:p w14:paraId="699ABBC7" w14:textId="6699E9C3" w:rsidR="004505D5" w:rsidRPr="004505D5" w:rsidRDefault="004505D5" w:rsidP="004505D5">
      <w:pPr>
        <w:pStyle w:val="ListParagraph"/>
        <w:rPr>
          <w:lang w:val="en-US"/>
        </w:rPr>
      </w:pPr>
      <w:r w:rsidRPr="004505D5">
        <w:rPr>
          <w:lang w:val="en-US"/>
        </w:rPr>
        <w:t xml:space="preserve">User accesses the </w:t>
      </w:r>
      <w:r w:rsidR="007F2B6D">
        <w:rPr>
          <w:lang w:val="en-US"/>
        </w:rPr>
        <w:t>Syndication</w:t>
      </w:r>
      <w:r w:rsidRPr="004505D5">
        <w:rPr>
          <w:lang w:val="en-US"/>
        </w:rPr>
        <w:t xml:space="preserve"> Details Page.</w:t>
      </w:r>
    </w:p>
    <w:p w14:paraId="4E19817F" w14:textId="13D36332" w:rsidR="004505D5" w:rsidRPr="004505D5" w:rsidRDefault="004505D5" w:rsidP="004505D5">
      <w:pPr>
        <w:pStyle w:val="Heading3"/>
        <w:rPr>
          <w:lang w:val="en-US"/>
        </w:rPr>
      </w:pPr>
      <w:bookmarkStart w:id="218" w:name="_Toc219384525"/>
      <w:r>
        <w:rPr>
          <w:lang w:val="en-US"/>
        </w:rPr>
        <w:lastRenderedPageBreak/>
        <w:t>Business Requirements</w:t>
      </w:r>
      <w:bookmarkEnd w:id="218"/>
    </w:p>
    <w:p w14:paraId="4389C472" w14:textId="0635C69D" w:rsidR="004505D5" w:rsidRPr="001E3A39" w:rsidRDefault="004505D5" w:rsidP="004505D5">
      <w:pPr>
        <w:pStyle w:val="ListParagraph"/>
        <w:rPr>
          <w:b/>
          <w:lang w:val="en-US"/>
        </w:rPr>
      </w:pPr>
      <w:r w:rsidRPr="001E3A39">
        <w:rPr>
          <w:b/>
          <w:lang w:val="en-US"/>
        </w:rPr>
        <w:t xml:space="preserve">Role-based Access Control: </w:t>
      </w:r>
    </w:p>
    <w:p w14:paraId="1742250E" w14:textId="2D4675DF" w:rsidR="004505D5" w:rsidRPr="004505D5" w:rsidRDefault="007F2B6D" w:rsidP="0025161F">
      <w:pPr>
        <w:pStyle w:val="ListParagraph"/>
        <w:numPr>
          <w:ilvl w:val="1"/>
          <w:numId w:val="2"/>
        </w:numPr>
        <w:rPr>
          <w:lang w:val="en-US"/>
        </w:rPr>
      </w:pPr>
      <w:r>
        <w:rPr>
          <w:lang w:val="en-US"/>
        </w:rPr>
        <w:t>Syndication Details</w:t>
      </w:r>
      <w:r w:rsidR="004505D5" w:rsidRPr="004505D5">
        <w:rPr>
          <w:lang w:val="en-US"/>
        </w:rPr>
        <w:t xml:space="preserve"> Checker</w:t>
      </w:r>
    </w:p>
    <w:p w14:paraId="561F8FB4" w14:textId="77777777" w:rsidR="006723E4" w:rsidRDefault="004505D5" w:rsidP="006723E4">
      <w:pPr>
        <w:pStyle w:val="ListParagraph"/>
        <w:rPr>
          <w:lang w:val="en-US"/>
        </w:rPr>
      </w:pPr>
      <w:r w:rsidRPr="004505D5">
        <w:rPr>
          <w:lang w:val="en-US"/>
        </w:rPr>
        <w:t xml:space="preserve">Checkers are not allowed to approve or reject the </w:t>
      </w:r>
      <w:r w:rsidR="00E9640C">
        <w:rPr>
          <w:lang w:val="en-US"/>
        </w:rPr>
        <w:t>syndication details</w:t>
      </w:r>
      <w:r w:rsidRPr="004505D5">
        <w:rPr>
          <w:lang w:val="en-US"/>
        </w:rPr>
        <w:t xml:space="preserve"> which they have submitted for approval</w:t>
      </w:r>
      <w:r w:rsidR="00EA21A1">
        <w:rPr>
          <w:lang w:val="en-US"/>
        </w:rPr>
        <w:t xml:space="preserve">, </w:t>
      </w:r>
      <w:r w:rsidR="00EA21A1">
        <w:t>as they may hold both maker and checker roles</w:t>
      </w:r>
      <w:r w:rsidRPr="004505D5">
        <w:rPr>
          <w:lang w:val="en-US"/>
        </w:rPr>
        <w:t>.</w:t>
      </w:r>
    </w:p>
    <w:p w14:paraId="135CA351" w14:textId="6EAF4CBB" w:rsidR="004349F0" w:rsidRPr="006723E4" w:rsidRDefault="004349F0" w:rsidP="006723E4">
      <w:pPr>
        <w:pStyle w:val="ListParagraph"/>
        <w:rPr>
          <w:lang w:val="en-US"/>
        </w:rPr>
      </w:pPr>
      <w:r w:rsidRPr="007941A4">
        <w:t xml:space="preserve">Checkers </w:t>
      </w:r>
      <w:r>
        <w:t xml:space="preserve">must enter remarks before being able </w:t>
      </w:r>
      <w:r w:rsidRPr="007941A4">
        <w:t xml:space="preserve">to reject </w:t>
      </w:r>
      <w:r w:rsidR="00E9640C">
        <w:t>syndication details</w:t>
      </w:r>
      <w:r w:rsidRPr="007941A4">
        <w:t>.</w:t>
      </w:r>
    </w:p>
    <w:p w14:paraId="26811F25" w14:textId="49250CC6" w:rsidR="00EA21A1" w:rsidRPr="006723E4" w:rsidRDefault="00EA21A1" w:rsidP="006723E4">
      <w:pPr>
        <w:ind w:left="284"/>
        <w:rPr>
          <w:lang w:val="en-US"/>
        </w:rPr>
      </w:pPr>
    </w:p>
    <w:p w14:paraId="79366E9E" w14:textId="4FB5A71B" w:rsidR="004505D5" w:rsidRPr="004505D5" w:rsidRDefault="004505D5" w:rsidP="004505D5">
      <w:pPr>
        <w:pStyle w:val="Heading3"/>
        <w:rPr>
          <w:lang w:val="en-US"/>
        </w:rPr>
      </w:pPr>
      <w:bookmarkStart w:id="219" w:name="_Ref218067487"/>
      <w:bookmarkStart w:id="220" w:name="_Ref218067489"/>
      <w:bookmarkStart w:id="221" w:name="_Toc219384526"/>
      <w:r>
        <w:rPr>
          <w:lang w:val="en-US"/>
        </w:rPr>
        <w:t>Post Conditions</w:t>
      </w:r>
      <w:bookmarkEnd w:id="219"/>
      <w:bookmarkEnd w:id="220"/>
      <w:bookmarkEnd w:id="221"/>
    </w:p>
    <w:p w14:paraId="63BE7EA7" w14:textId="77777777" w:rsidR="005B2103" w:rsidRPr="005B2103" w:rsidRDefault="005B2103" w:rsidP="005B2103">
      <w:pPr>
        <w:pStyle w:val="ListParagraph"/>
        <w:numPr>
          <w:ilvl w:val="0"/>
          <w:numId w:val="24"/>
        </w:numPr>
      </w:pPr>
      <w:r w:rsidRPr="005B2103">
        <w:t>The syndication details status is updated based on the approval outcome:</w:t>
      </w:r>
    </w:p>
    <w:p w14:paraId="1E0DBF89" w14:textId="77D5AAA6" w:rsidR="005B2103" w:rsidRPr="005B2103" w:rsidRDefault="001A7EDA" w:rsidP="005B2103">
      <w:pPr>
        <w:numPr>
          <w:ilvl w:val="1"/>
          <w:numId w:val="24"/>
        </w:numPr>
      </w:pPr>
      <w:r>
        <w:rPr>
          <w:b/>
          <w:bCs/>
        </w:rPr>
        <w:t xml:space="preserve">Update – </w:t>
      </w:r>
      <w:r w:rsidR="005B2103" w:rsidRPr="005B2103">
        <w:rPr>
          <w:b/>
          <w:bCs/>
        </w:rPr>
        <w:t>Approved:</w:t>
      </w:r>
      <w:r w:rsidR="005B2103" w:rsidRPr="005B2103">
        <w:t> Status becomes either "Pending MEPS+" (awaiting MEPS+ information) or "</w:t>
      </w:r>
      <w:r w:rsidR="005B2103">
        <w:t>Published</w:t>
      </w:r>
      <w:r w:rsidR="005B2103" w:rsidRPr="005B2103">
        <w:t>" (</w:t>
      </w:r>
      <w:r w:rsidR="005B2103">
        <w:t xml:space="preserve">published to </w:t>
      </w:r>
      <w:r w:rsidR="005B2103" w:rsidRPr="005B2103">
        <w:t>MAS website)</w:t>
      </w:r>
      <w:r>
        <w:t>.</w:t>
      </w:r>
    </w:p>
    <w:p w14:paraId="1079AFB5" w14:textId="69514B36" w:rsidR="005B2103" w:rsidRDefault="001A7EDA" w:rsidP="005B2103">
      <w:pPr>
        <w:numPr>
          <w:ilvl w:val="1"/>
          <w:numId w:val="24"/>
        </w:numPr>
      </w:pPr>
      <w:r>
        <w:rPr>
          <w:b/>
          <w:bCs/>
        </w:rPr>
        <w:t xml:space="preserve">Update – </w:t>
      </w:r>
      <w:r w:rsidR="005B2103" w:rsidRPr="005B2103">
        <w:rPr>
          <w:b/>
          <w:bCs/>
        </w:rPr>
        <w:t>Rejected:</w:t>
      </w:r>
      <w:r w:rsidR="005B2103" w:rsidRPr="005B2103">
        <w:t> Status either reverts to the previous status or becomes "Rejected", depending on what the previous status was</w:t>
      </w:r>
      <w:r>
        <w:t>.</w:t>
      </w:r>
    </w:p>
    <w:p w14:paraId="21C45F1F" w14:textId="36884191" w:rsidR="001A7EDA" w:rsidRPr="005B2103" w:rsidRDefault="001A7EDA" w:rsidP="001A7EDA">
      <w:pPr>
        <w:numPr>
          <w:ilvl w:val="1"/>
          <w:numId w:val="24"/>
        </w:numPr>
      </w:pPr>
      <w:r>
        <w:rPr>
          <w:b/>
          <w:bCs/>
        </w:rPr>
        <w:t xml:space="preserve">Cancellation – </w:t>
      </w:r>
      <w:r w:rsidRPr="005B2103">
        <w:rPr>
          <w:b/>
          <w:bCs/>
        </w:rPr>
        <w:t>Approved:</w:t>
      </w:r>
      <w:r w:rsidRPr="005B2103">
        <w:t xml:space="preserve"> Status becomes </w:t>
      </w:r>
      <w:r w:rsidR="00B55D47">
        <w:t>“Cancelled”.</w:t>
      </w:r>
    </w:p>
    <w:p w14:paraId="0581E1BC" w14:textId="57D3C867" w:rsidR="001A7EDA" w:rsidRDefault="001A7EDA" w:rsidP="001A7EDA">
      <w:pPr>
        <w:numPr>
          <w:ilvl w:val="1"/>
          <w:numId w:val="24"/>
        </w:numPr>
      </w:pPr>
      <w:r>
        <w:rPr>
          <w:b/>
          <w:bCs/>
        </w:rPr>
        <w:t xml:space="preserve">Cancellation – </w:t>
      </w:r>
      <w:r w:rsidRPr="005B2103">
        <w:rPr>
          <w:b/>
          <w:bCs/>
        </w:rPr>
        <w:t>Rejected:</w:t>
      </w:r>
      <w:r w:rsidRPr="005B2103">
        <w:t> Status either reverts to the previous status or becomes "Rejected", depending on what the previous status was</w:t>
      </w:r>
      <w:r>
        <w:t>.</w:t>
      </w:r>
    </w:p>
    <w:p w14:paraId="5EE866BB" w14:textId="64FEC315" w:rsidR="005B2103" w:rsidRPr="005B2103" w:rsidRDefault="005B2103" w:rsidP="005B2103">
      <w:pPr>
        <w:ind w:firstLine="720"/>
        <w:rPr>
          <w:lang w:val="en-US"/>
        </w:rPr>
      </w:pPr>
      <w:r>
        <w:rPr>
          <w:lang w:val="en-US"/>
        </w:rPr>
        <w:t xml:space="preserve">Refer to </w:t>
      </w:r>
      <w:hyperlink w:anchor="_State_Transition_Diagram" w:history="1">
        <w:r w:rsidRPr="00E8606A">
          <w:rPr>
            <w:rStyle w:val="Hyperlink"/>
            <w:color w:val="auto"/>
            <w:u w:val="none"/>
            <w:lang w:val="en-US"/>
          </w:rPr>
          <w:t>2.5 State Transition Diagrams</w:t>
        </w:r>
      </w:hyperlink>
      <w:r w:rsidRPr="00E8606A">
        <w:rPr>
          <w:lang w:val="en-US"/>
        </w:rPr>
        <w:t xml:space="preserve"> </w:t>
      </w:r>
      <w:r>
        <w:rPr>
          <w:lang w:val="en-US"/>
        </w:rPr>
        <w:t xml:space="preserve">for the conditions for each of the different scenarios. </w:t>
      </w:r>
    </w:p>
    <w:p w14:paraId="1F948625" w14:textId="6ACF7726" w:rsidR="009B1DE2" w:rsidRPr="004505D5" w:rsidRDefault="00617A59" w:rsidP="009B1DE2">
      <w:pPr>
        <w:pStyle w:val="ListParagraph"/>
        <w:rPr>
          <w:lang w:val="en-US"/>
        </w:rPr>
      </w:pPr>
      <w:r w:rsidRPr="005B2103">
        <w:rPr>
          <w:lang w:val="en-US"/>
        </w:rPr>
        <w:t xml:space="preserve">If the information from MEPS+ is valid </w:t>
      </w:r>
      <w:r w:rsidR="005B2103" w:rsidRPr="005B2103">
        <w:rPr>
          <w:lang w:val="en-US"/>
        </w:rPr>
        <w:t xml:space="preserve">or </w:t>
      </w:r>
      <w:r w:rsidRPr="005B2103">
        <w:rPr>
          <w:lang w:val="en-US"/>
        </w:rPr>
        <w:t xml:space="preserve">the </w:t>
      </w:r>
      <w:r w:rsidR="005B2103" w:rsidRPr="005B2103">
        <w:rPr>
          <w:lang w:val="en-US"/>
        </w:rPr>
        <w:t>syndication details</w:t>
      </w:r>
      <w:r w:rsidRPr="005B2103">
        <w:rPr>
          <w:lang w:val="en-US"/>
        </w:rPr>
        <w:t xml:space="preserve"> </w:t>
      </w:r>
      <w:r w:rsidR="00274A65">
        <w:rPr>
          <w:lang w:val="en-US"/>
        </w:rPr>
        <w:t xml:space="preserve">status </w:t>
      </w:r>
      <w:r w:rsidR="005B2103" w:rsidRPr="005B2103">
        <w:rPr>
          <w:lang w:val="en-US"/>
        </w:rPr>
        <w:t xml:space="preserve">is </w:t>
      </w:r>
      <w:r w:rsidR="00DA1255" w:rsidRPr="005B2103">
        <w:rPr>
          <w:lang w:val="en-US"/>
        </w:rPr>
        <w:t>“</w:t>
      </w:r>
      <w:r w:rsidR="005B2103" w:rsidRPr="005B2103">
        <w:rPr>
          <w:lang w:val="en-US"/>
        </w:rPr>
        <w:t>Published</w:t>
      </w:r>
      <w:r w:rsidR="00DA1255" w:rsidRPr="005B2103">
        <w:rPr>
          <w:lang w:val="en-US"/>
        </w:rPr>
        <w:t>”</w:t>
      </w:r>
      <w:r w:rsidRPr="005B2103">
        <w:rPr>
          <w:lang w:val="en-US"/>
        </w:rPr>
        <w:t>, OMEGA send</w:t>
      </w:r>
      <w:r w:rsidR="00B0260B" w:rsidRPr="005B2103">
        <w:rPr>
          <w:lang w:val="en-US"/>
        </w:rPr>
        <w:t>s</w:t>
      </w:r>
      <w:r w:rsidRPr="005B2103">
        <w:rPr>
          <w:lang w:val="en-US"/>
        </w:rPr>
        <w:t xml:space="preserve"> the approved </w:t>
      </w:r>
      <w:r w:rsidR="005B2103" w:rsidRPr="005B2103">
        <w:rPr>
          <w:lang w:val="en-US"/>
        </w:rPr>
        <w:t>syndication</w:t>
      </w:r>
      <w:r w:rsidRPr="005B2103">
        <w:rPr>
          <w:lang w:val="en-US"/>
        </w:rPr>
        <w:t xml:space="preserve"> details to the MAS Website. </w:t>
      </w:r>
      <w:r w:rsidR="00AF10C9">
        <w:rPr>
          <w:lang w:val="en-US"/>
        </w:rPr>
        <w:t>Publication</w:t>
      </w:r>
      <w:r w:rsidR="009B1DE2">
        <w:rPr>
          <w:lang w:val="en-US"/>
        </w:rPr>
        <w:t xml:space="preserve"> of the issuance calendar to the PDs will also be sent if there is a change to the value of Yield (%) in the syndication details</w:t>
      </w:r>
      <w:r w:rsidR="00AF10C9">
        <w:rPr>
          <w:lang w:val="en-US"/>
        </w:rPr>
        <w:t>, if the yield is approved to a blank value</w:t>
      </w:r>
      <w:r w:rsidR="000D255B">
        <w:rPr>
          <w:lang w:val="en-US"/>
        </w:rPr>
        <w:t xml:space="preserve"> or syndication is cancelled</w:t>
      </w:r>
      <w:r w:rsidR="00AF10C9">
        <w:rPr>
          <w:lang w:val="en-US"/>
        </w:rPr>
        <w:t xml:space="preserve">, the </w:t>
      </w:r>
      <w:r w:rsidR="00274A65">
        <w:rPr>
          <w:lang w:val="en-US"/>
        </w:rPr>
        <w:t>issuance calendar will be sent with the syndication row relating to this issuance removed</w:t>
      </w:r>
      <w:r w:rsidR="009B1DE2">
        <w:rPr>
          <w:lang w:val="en-US"/>
        </w:rPr>
        <w:t xml:space="preserve">. </w:t>
      </w:r>
    </w:p>
    <w:p w14:paraId="3F40FBB8" w14:textId="1DC83B33" w:rsidR="007F0646" w:rsidRPr="007F0646" w:rsidRDefault="00617A59" w:rsidP="007F0646">
      <w:pPr>
        <w:pStyle w:val="ListParagraph"/>
        <w:numPr>
          <w:ilvl w:val="0"/>
          <w:numId w:val="0"/>
        </w:numPr>
        <w:ind w:left="720"/>
        <w:rPr>
          <w:lang w:val="en-US"/>
        </w:rPr>
      </w:pPr>
      <w:r w:rsidRPr="005B2103">
        <w:rPr>
          <w:lang w:val="en-US"/>
        </w:rPr>
        <w:t xml:space="preserve">Refer to the </w:t>
      </w:r>
      <w:r w:rsidRPr="005B2103">
        <w:rPr>
          <w:i/>
          <w:iCs/>
          <w:lang w:val="en-US"/>
        </w:rPr>
        <w:t>MAS_OMEGA – Interface Specifications Document (MAS Website).docx</w:t>
      </w:r>
      <w:r w:rsidRPr="005B2103">
        <w:rPr>
          <w:lang w:val="en-US"/>
        </w:rPr>
        <w:t xml:space="preserve"> for more details.</w:t>
      </w:r>
      <w:r w:rsidR="00C07B82" w:rsidRPr="005B2103">
        <w:rPr>
          <w:lang w:val="en-US"/>
        </w:rPr>
        <w:t xml:space="preserve"> </w:t>
      </w:r>
      <w:r w:rsidRPr="005B2103">
        <w:rPr>
          <w:lang w:val="en-US"/>
        </w:rPr>
        <w:t xml:space="preserve">Emails </w:t>
      </w:r>
      <w:r w:rsidR="00B0260B" w:rsidRPr="005B2103">
        <w:rPr>
          <w:lang w:val="en-US"/>
        </w:rPr>
        <w:t>are</w:t>
      </w:r>
      <w:r w:rsidRPr="005B2103">
        <w:rPr>
          <w:lang w:val="en-US"/>
        </w:rPr>
        <w:t xml:space="preserve"> also sent upon publication of the announcement.</w:t>
      </w:r>
    </w:p>
    <w:p w14:paraId="3570B30E" w14:textId="56B8B543" w:rsidR="007F0646" w:rsidRDefault="007F0646" w:rsidP="004505D5">
      <w:pPr>
        <w:pStyle w:val="ListParagraph"/>
        <w:rPr>
          <w:lang w:val="en-US"/>
        </w:rPr>
      </w:pPr>
      <w:r>
        <w:rPr>
          <w:lang w:val="en-US"/>
        </w:rPr>
        <w:t xml:space="preserve">On the first verification with MEPS+ the Syndication Allotment Record will be created. If the value of “Conduct retail allotment in OMEGA” is “Yes”, the relevant bid collation record will be created as well. The web form for online submission of bids will also become available to the relevant users. </w:t>
      </w:r>
    </w:p>
    <w:p w14:paraId="1BE6CA4A" w14:textId="2593E2CE" w:rsidR="004505D5" w:rsidRPr="004505D5" w:rsidRDefault="004505D5" w:rsidP="004505D5">
      <w:pPr>
        <w:pStyle w:val="ListParagraph"/>
        <w:rPr>
          <w:lang w:val="en-US"/>
        </w:rPr>
      </w:pPr>
      <w:r w:rsidRPr="004505D5">
        <w:rPr>
          <w:lang w:val="en-US"/>
        </w:rPr>
        <w:t xml:space="preserve">Emails are sent to inform users that the </w:t>
      </w:r>
      <w:r w:rsidR="00201F47">
        <w:rPr>
          <w:lang w:val="en-US"/>
        </w:rPr>
        <w:t>syndication details</w:t>
      </w:r>
      <w:r w:rsidRPr="004505D5">
        <w:rPr>
          <w:lang w:val="en-US"/>
        </w:rPr>
        <w:t xml:space="preserve"> ha</w:t>
      </w:r>
      <w:r w:rsidR="00201F47">
        <w:rPr>
          <w:lang w:val="en-US"/>
        </w:rPr>
        <w:t>ve</w:t>
      </w:r>
      <w:r w:rsidRPr="004505D5">
        <w:rPr>
          <w:lang w:val="en-US"/>
        </w:rPr>
        <w:t xml:space="preserve"> been approved or rejected.</w:t>
      </w:r>
    </w:p>
    <w:p w14:paraId="65D37C44" w14:textId="39382F5F" w:rsidR="004505D5" w:rsidRPr="004505D5" w:rsidRDefault="004505D5" w:rsidP="004505D5">
      <w:pPr>
        <w:pStyle w:val="ListParagraph"/>
        <w:rPr>
          <w:lang w:val="en-US"/>
        </w:rPr>
      </w:pPr>
      <w:r w:rsidRPr="004505D5">
        <w:rPr>
          <w:lang w:val="en-US"/>
        </w:rPr>
        <w:t>User views a temporary toast notification informing that the approval or rejection was successful.</w:t>
      </w:r>
    </w:p>
    <w:p w14:paraId="7D532633" w14:textId="33D50A20" w:rsidR="004505D5" w:rsidRDefault="00201F47" w:rsidP="004505D5">
      <w:pPr>
        <w:pStyle w:val="Heading3"/>
        <w:rPr>
          <w:lang w:val="en-US"/>
        </w:rPr>
      </w:pPr>
      <w:bookmarkStart w:id="222" w:name="_Toc219384527"/>
      <w:r>
        <w:rPr>
          <w:lang w:val="en-US"/>
        </w:rPr>
        <w:t xml:space="preserve">Syndication </w:t>
      </w:r>
      <w:r w:rsidR="004505D5">
        <w:rPr>
          <w:lang w:val="en-US"/>
        </w:rPr>
        <w:t>Details Page</w:t>
      </w:r>
      <w:bookmarkEnd w:id="222"/>
    </w:p>
    <w:p w14:paraId="25C7F54E" w14:textId="2C9DD4EB" w:rsidR="00345F51" w:rsidRDefault="00ED6C39" w:rsidP="003D5D10">
      <w:r>
        <w:t>The page will be viewed If there are changes to the syndication details fields the</w:t>
      </w:r>
      <w:r w:rsidRPr="00ED6C39">
        <w:t xml:space="preserve"> </w:t>
      </w:r>
      <w:r>
        <w:t xml:space="preserve">previous value will be displayed below it in blue </w:t>
      </w:r>
      <w:r w:rsidR="00345F51">
        <w:t>(</w:t>
      </w:r>
      <w:r w:rsidR="00345F51" w:rsidRPr="00345F51">
        <w:rPr>
          <w:noProof/>
        </w:rPr>
        <w:drawing>
          <wp:inline distT="0" distB="0" distL="0" distR="0" wp14:anchorId="40D8C4A4" wp14:editId="56FCA623">
            <wp:extent cx="812842" cy="146058"/>
            <wp:effectExtent l="0" t="0" r="6350" b="6350"/>
            <wp:docPr id="1734067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067766" name=""/>
                    <pic:cNvPicPr/>
                  </pic:nvPicPr>
                  <pic:blipFill>
                    <a:blip r:embed="rId38"/>
                    <a:stretch>
                      <a:fillRect/>
                    </a:stretch>
                  </pic:blipFill>
                  <pic:spPr>
                    <a:xfrm>
                      <a:off x="0" y="0"/>
                      <a:ext cx="812842" cy="146058"/>
                    </a:xfrm>
                    <a:prstGeom prst="rect">
                      <a:avLst/>
                    </a:prstGeom>
                  </pic:spPr>
                </pic:pic>
              </a:graphicData>
            </a:graphic>
          </wp:inline>
        </w:drawing>
      </w:r>
      <w:r w:rsidR="00345F51">
        <w:t>).</w:t>
      </w:r>
    </w:p>
    <w:p w14:paraId="7A1E6D15" w14:textId="503F9952" w:rsidR="00D1257E" w:rsidRDefault="00D1257E" w:rsidP="00D1257E">
      <w:r>
        <w:t xml:space="preserve">Refer to </w:t>
      </w:r>
      <w:r>
        <w:fldChar w:fldCharType="begin"/>
      </w:r>
      <w:r>
        <w:instrText xml:space="preserve"> REF _Ref218021755 \r \h </w:instrText>
      </w:r>
      <w:r>
        <w:fldChar w:fldCharType="separate"/>
      </w:r>
      <w:r w:rsidR="001108F9">
        <w:t>2.7.6</w:t>
      </w:r>
      <w:r>
        <w:fldChar w:fldCharType="end"/>
      </w:r>
      <w:r>
        <w:t xml:space="preserve"> </w:t>
      </w:r>
      <w:r>
        <w:fldChar w:fldCharType="begin"/>
      </w:r>
      <w:r>
        <w:instrText xml:space="preserve"> REF _Ref218021755 \h </w:instrText>
      </w:r>
      <w:r>
        <w:fldChar w:fldCharType="separate"/>
      </w:r>
      <w:r w:rsidR="001108F9">
        <w:t>Syndication</w:t>
      </w:r>
      <w:r w:rsidR="001108F9" w:rsidRPr="00D13A3C">
        <w:t xml:space="preserve"> Details Page</w:t>
      </w:r>
      <w:r>
        <w:fldChar w:fldCharType="end"/>
      </w:r>
      <w:r>
        <w:t xml:space="preserve"> for the screen elements in the Syndication Details page. In this use case, the page contains additional elements in the Action Button Row.</w:t>
      </w:r>
    </w:p>
    <w:p w14:paraId="7C4BAC65" w14:textId="77777777" w:rsidR="00D1257E" w:rsidRDefault="00D1257E" w:rsidP="00D1257E">
      <w:pPr>
        <w:pStyle w:val="Heading4"/>
      </w:pPr>
      <w:r>
        <w:t>Wireframe</w:t>
      </w:r>
    </w:p>
    <w:p w14:paraId="7E21A2F0" w14:textId="208503BA" w:rsidR="00D1257E" w:rsidRDefault="00D1257E" w:rsidP="00D1257E">
      <w:r>
        <w:t xml:space="preserve">Refer to </w:t>
      </w:r>
      <w:r>
        <w:fldChar w:fldCharType="begin"/>
      </w:r>
      <w:r>
        <w:instrText xml:space="preserve"> REF _Ref215243926 \r \h </w:instrText>
      </w:r>
      <w:r>
        <w:fldChar w:fldCharType="separate"/>
      </w:r>
      <w:r w:rsidR="001108F9">
        <w:t>2.7.6.1</w:t>
      </w:r>
      <w:r>
        <w:fldChar w:fldCharType="end"/>
      </w:r>
      <w:r>
        <w:t xml:space="preserve"> </w:t>
      </w:r>
      <w:r>
        <w:fldChar w:fldCharType="begin"/>
      </w:r>
      <w:r>
        <w:instrText xml:space="preserve"> REF _Ref215243926 \h </w:instrText>
      </w:r>
      <w:r>
        <w:fldChar w:fldCharType="separate"/>
      </w:r>
      <w:r w:rsidR="001108F9">
        <w:t>Wireframe</w:t>
      </w:r>
      <w:r>
        <w:fldChar w:fldCharType="end"/>
      </w:r>
      <w:r>
        <w:t>.</w:t>
      </w:r>
    </w:p>
    <w:p w14:paraId="2AA7C58D" w14:textId="73620124" w:rsidR="003D5D10" w:rsidRDefault="003D5D10" w:rsidP="003D5D10">
      <w:pPr>
        <w:pStyle w:val="Heading4"/>
      </w:pPr>
      <w:r>
        <w:lastRenderedPageBreak/>
        <w:t>Action Button Row</w:t>
      </w:r>
    </w:p>
    <w:tbl>
      <w:tblPr>
        <w:tblStyle w:val="TableGrid"/>
        <w:tblW w:w="0" w:type="auto"/>
        <w:tblLook w:val="04A0" w:firstRow="1" w:lastRow="0" w:firstColumn="1" w:lastColumn="0" w:noHBand="0" w:noVBand="1"/>
      </w:tblPr>
      <w:tblGrid>
        <w:gridCol w:w="562"/>
        <w:gridCol w:w="2248"/>
        <w:gridCol w:w="1701"/>
        <w:gridCol w:w="2147"/>
        <w:gridCol w:w="3685"/>
      </w:tblGrid>
      <w:tr w:rsidR="003D5D10" w:rsidRPr="007C7C7F" w14:paraId="2FF13A10" w14:textId="77777777" w:rsidTr="00A11EB2">
        <w:tc>
          <w:tcPr>
            <w:tcW w:w="562" w:type="dxa"/>
            <w:shd w:val="clear" w:color="auto" w:fill="E7E6E6" w:themeFill="background2"/>
          </w:tcPr>
          <w:p w14:paraId="01526986" w14:textId="77777777" w:rsidR="003D5D10" w:rsidRPr="007D7B67" w:rsidRDefault="003D5D10" w:rsidP="00A11EB2">
            <w:pPr>
              <w:pStyle w:val="NoSpacing"/>
              <w:jc w:val="center"/>
              <w:rPr>
                <w:b/>
                <w:bCs/>
              </w:rPr>
            </w:pPr>
            <w:r w:rsidRPr="007D7B67">
              <w:rPr>
                <w:rFonts w:cstheme="minorHAnsi"/>
                <w:b/>
                <w:bCs/>
              </w:rPr>
              <w:t>S/N</w:t>
            </w:r>
          </w:p>
        </w:tc>
        <w:tc>
          <w:tcPr>
            <w:tcW w:w="2248" w:type="dxa"/>
            <w:shd w:val="clear" w:color="auto" w:fill="E7E6E6" w:themeFill="background2"/>
          </w:tcPr>
          <w:p w14:paraId="51A6FCBD" w14:textId="77777777" w:rsidR="003D5D10" w:rsidRPr="007D7B67" w:rsidRDefault="003D5D10" w:rsidP="00A11EB2">
            <w:pPr>
              <w:pStyle w:val="NoSpacing"/>
              <w:jc w:val="center"/>
              <w:rPr>
                <w:b/>
                <w:bCs/>
              </w:rPr>
            </w:pPr>
            <w:r w:rsidRPr="007D7B67">
              <w:rPr>
                <w:rFonts w:cstheme="minorHAnsi"/>
                <w:b/>
                <w:bCs/>
              </w:rPr>
              <w:t>Name</w:t>
            </w:r>
          </w:p>
        </w:tc>
        <w:tc>
          <w:tcPr>
            <w:tcW w:w="1701" w:type="dxa"/>
            <w:shd w:val="clear" w:color="auto" w:fill="E7E6E6" w:themeFill="background2"/>
          </w:tcPr>
          <w:p w14:paraId="0E3ACE4F" w14:textId="77777777" w:rsidR="003D5D10" w:rsidRPr="007D7B67" w:rsidRDefault="003D5D10" w:rsidP="00A11EB2">
            <w:pPr>
              <w:pStyle w:val="TableHeading"/>
              <w:jc w:val="center"/>
              <w:rPr>
                <w:rFonts w:asciiTheme="minorHAnsi" w:hAnsiTheme="minorHAnsi" w:cstheme="minorHAnsi"/>
                <w:bCs/>
              </w:rPr>
            </w:pPr>
            <w:r w:rsidRPr="007D7B67">
              <w:rPr>
                <w:rFonts w:asciiTheme="minorHAnsi" w:hAnsiTheme="minorHAnsi" w:cstheme="minorHAnsi"/>
                <w:bCs/>
              </w:rPr>
              <w:t>Type</w:t>
            </w:r>
          </w:p>
          <w:p w14:paraId="01095E02" w14:textId="77777777" w:rsidR="003D5D10" w:rsidRPr="007D7B67" w:rsidRDefault="003D5D10" w:rsidP="00A11EB2">
            <w:pPr>
              <w:pStyle w:val="NoSpacing"/>
              <w:jc w:val="center"/>
              <w:rPr>
                <w:b/>
                <w:bCs/>
              </w:rPr>
            </w:pPr>
            <w:r w:rsidRPr="007D7B67">
              <w:rPr>
                <w:rFonts w:cstheme="minorHAnsi"/>
                <w:b/>
                <w:bCs/>
              </w:rPr>
              <w:t>(Max Length)</w:t>
            </w:r>
          </w:p>
        </w:tc>
        <w:tc>
          <w:tcPr>
            <w:tcW w:w="2147" w:type="dxa"/>
            <w:shd w:val="clear" w:color="auto" w:fill="E7E6E6" w:themeFill="background2"/>
          </w:tcPr>
          <w:p w14:paraId="5F6813C5" w14:textId="77777777" w:rsidR="003D5D10" w:rsidRPr="007D7B67" w:rsidRDefault="003D5D10" w:rsidP="00A11EB2">
            <w:pPr>
              <w:pStyle w:val="NoSpacing"/>
              <w:jc w:val="center"/>
              <w:rPr>
                <w:b/>
                <w:bCs/>
              </w:rPr>
            </w:pPr>
            <w:r w:rsidRPr="007D7B67">
              <w:rPr>
                <w:rFonts w:cstheme="minorHAnsi"/>
                <w:b/>
                <w:bCs/>
              </w:rPr>
              <w:t>Validation Rules</w:t>
            </w:r>
          </w:p>
        </w:tc>
        <w:tc>
          <w:tcPr>
            <w:tcW w:w="3685" w:type="dxa"/>
            <w:shd w:val="clear" w:color="auto" w:fill="E7E6E6" w:themeFill="background2"/>
          </w:tcPr>
          <w:p w14:paraId="36CB4A61" w14:textId="106B83CB" w:rsidR="003D5D10" w:rsidRPr="007D7B67" w:rsidRDefault="003D5D10" w:rsidP="00A11EB2">
            <w:pPr>
              <w:pStyle w:val="NoSpacing"/>
              <w:jc w:val="center"/>
              <w:rPr>
                <w:rFonts w:cstheme="minorHAnsi"/>
                <w:b/>
                <w:bCs/>
              </w:rPr>
            </w:pPr>
            <w:r>
              <w:rPr>
                <w:rFonts w:cstheme="minorHAnsi"/>
                <w:b/>
                <w:bCs/>
              </w:rPr>
              <w:t>Remarks</w:t>
            </w:r>
          </w:p>
        </w:tc>
      </w:tr>
      <w:tr w:rsidR="001A5243" w:rsidRPr="007C7C7F" w14:paraId="08FCB07F" w14:textId="77777777" w:rsidTr="00A11EB2">
        <w:tc>
          <w:tcPr>
            <w:tcW w:w="562" w:type="dxa"/>
          </w:tcPr>
          <w:p w14:paraId="544D54F3" w14:textId="77777777" w:rsidR="001A5243" w:rsidRPr="007C7C7F" w:rsidRDefault="001A5243" w:rsidP="001A5243">
            <w:pPr>
              <w:pStyle w:val="NoSpacing"/>
            </w:pPr>
            <w:r>
              <w:rPr>
                <w:rFonts w:cstheme="minorHAnsi"/>
              </w:rPr>
              <w:t>1</w:t>
            </w:r>
          </w:p>
        </w:tc>
        <w:tc>
          <w:tcPr>
            <w:tcW w:w="2248" w:type="dxa"/>
          </w:tcPr>
          <w:p w14:paraId="35C0BFA7" w14:textId="4809A947" w:rsidR="001A5243" w:rsidRPr="00CE0D19" w:rsidRDefault="001A5243" w:rsidP="001A5243">
            <w:pPr>
              <w:pStyle w:val="NoSpacing"/>
              <w:jc w:val="left"/>
            </w:pPr>
            <w:r>
              <w:rPr>
                <w:rFonts w:cstheme="minorHAnsi"/>
              </w:rPr>
              <w:t>Reject</w:t>
            </w:r>
          </w:p>
        </w:tc>
        <w:tc>
          <w:tcPr>
            <w:tcW w:w="1701" w:type="dxa"/>
          </w:tcPr>
          <w:p w14:paraId="3E85272F" w14:textId="5E3FA846" w:rsidR="001A5243" w:rsidRPr="00901608" w:rsidRDefault="001A5243" w:rsidP="001A5243">
            <w:pPr>
              <w:pStyle w:val="NoSpacing"/>
            </w:pPr>
            <w:r>
              <w:rPr>
                <w:rFonts w:cstheme="minorHAnsi"/>
              </w:rPr>
              <w:t>Secondary button</w:t>
            </w:r>
          </w:p>
        </w:tc>
        <w:tc>
          <w:tcPr>
            <w:tcW w:w="2147" w:type="dxa"/>
          </w:tcPr>
          <w:p w14:paraId="153D14C9" w14:textId="77777777" w:rsidR="001A5243" w:rsidRPr="00901608" w:rsidRDefault="001A5243" w:rsidP="001A5243">
            <w:pPr>
              <w:pStyle w:val="NoSpacing"/>
            </w:pPr>
          </w:p>
        </w:tc>
        <w:tc>
          <w:tcPr>
            <w:tcW w:w="3685" w:type="dxa"/>
          </w:tcPr>
          <w:p w14:paraId="6F4EE4B4" w14:textId="77777777" w:rsidR="001A5243" w:rsidRDefault="001A5243" w:rsidP="001A5243">
            <w:pPr>
              <w:pStyle w:val="NoSpacing"/>
              <w:rPr>
                <w:rFonts w:cstheme="minorHAnsi"/>
                <w:color w:val="000000"/>
              </w:rPr>
            </w:pPr>
            <w:r>
              <w:rPr>
                <w:rFonts w:cstheme="minorHAnsi"/>
                <w:color w:val="000000"/>
              </w:rPr>
              <w:t>Opens the confirmation prompt.</w:t>
            </w:r>
          </w:p>
          <w:p w14:paraId="40A8CAF9" w14:textId="77777777" w:rsidR="001A5243" w:rsidRPr="007941A4" w:rsidRDefault="001A5243" w:rsidP="001A5243">
            <w:pPr>
              <w:pStyle w:val="NoSpacing"/>
              <w:rPr>
                <w:rFonts w:cstheme="minorHAnsi"/>
                <w:color w:val="000000"/>
              </w:rPr>
            </w:pPr>
          </w:p>
          <w:p w14:paraId="63532D46" w14:textId="6AFE15C0" w:rsidR="001A5243" w:rsidRPr="00901608" w:rsidRDefault="001A5243" w:rsidP="001A5243">
            <w:pPr>
              <w:pStyle w:val="NoSpacing"/>
            </w:pPr>
            <w:r>
              <w:rPr>
                <w:rFonts w:cstheme="minorHAnsi"/>
                <w:color w:val="000000"/>
              </w:rPr>
              <w:t>Disabled i</w:t>
            </w:r>
            <w:r w:rsidRPr="007941A4">
              <w:rPr>
                <w:rFonts w:cstheme="minorHAnsi"/>
                <w:color w:val="000000"/>
              </w:rPr>
              <w:t>f the Checker is also a Maker that submitted the</w:t>
            </w:r>
            <w:r>
              <w:rPr>
                <w:rFonts w:cstheme="minorHAnsi"/>
                <w:color w:val="000000"/>
              </w:rPr>
              <w:t xml:space="preserve"> request</w:t>
            </w:r>
            <w:r w:rsidRPr="007941A4">
              <w:rPr>
                <w:rFonts w:cstheme="minorHAnsi"/>
                <w:color w:val="000000"/>
              </w:rPr>
              <w:t xml:space="preserve"> </w:t>
            </w:r>
            <w:r>
              <w:rPr>
                <w:rFonts w:cstheme="minorHAnsi"/>
                <w:color w:val="000000"/>
              </w:rPr>
              <w:t xml:space="preserve">to update </w:t>
            </w:r>
            <w:r w:rsidR="00201F47">
              <w:rPr>
                <w:rFonts w:cstheme="minorHAnsi"/>
                <w:color w:val="000000"/>
              </w:rPr>
              <w:t>the syndication details</w:t>
            </w:r>
            <w:r>
              <w:rPr>
                <w:rFonts w:cstheme="minorHAnsi"/>
                <w:color w:val="000000"/>
              </w:rPr>
              <w:t xml:space="preserve"> </w:t>
            </w:r>
            <w:r w:rsidRPr="007941A4">
              <w:rPr>
                <w:rFonts w:cstheme="minorHAnsi"/>
                <w:color w:val="000000"/>
              </w:rPr>
              <w:t>for approval</w:t>
            </w:r>
            <w:r>
              <w:rPr>
                <w:rFonts w:cstheme="minorHAnsi"/>
                <w:color w:val="000000"/>
              </w:rPr>
              <w:t>.</w:t>
            </w:r>
          </w:p>
        </w:tc>
      </w:tr>
      <w:tr w:rsidR="001A5243" w:rsidRPr="007C7C7F" w14:paraId="7C1C8043" w14:textId="77777777" w:rsidTr="00A11EB2">
        <w:tc>
          <w:tcPr>
            <w:tcW w:w="562" w:type="dxa"/>
          </w:tcPr>
          <w:p w14:paraId="7E1778BE" w14:textId="6C717FC0" w:rsidR="001A5243" w:rsidRDefault="001A5243" w:rsidP="001A5243">
            <w:pPr>
              <w:pStyle w:val="NoSpacing"/>
              <w:rPr>
                <w:rFonts w:cstheme="minorHAnsi"/>
              </w:rPr>
            </w:pPr>
            <w:r>
              <w:rPr>
                <w:rFonts w:cstheme="minorHAnsi"/>
              </w:rPr>
              <w:t>2</w:t>
            </w:r>
          </w:p>
        </w:tc>
        <w:tc>
          <w:tcPr>
            <w:tcW w:w="2248" w:type="dxa"/>
          </w:tcPr>
          <w:p w14:paraId="65800383" w14:textId="4A7197D5" w:rsidR="001A5243" w:rsidRDefault="001A5243" w:rsidP="001A5243">
            <w:pPr>
              <w:pStyle w:val="NoSpacing"/>
              <w:jc w:val="left"/>
              <w:rPr>
                <w:rFonts w:cstheme="minorHAnsi"/>
              </w:rPr>
            </w:pPr>
            <w:r>
              <w:rPr>
                <w:rFonts w:cstheme="minorHAnsi"/>
              </w:rPr>
              <w:t>Approve</w:t>
            </w:r>
          </w:p>
        </w:tc>
        <w:tc>
          <w:tcPr>
            <w:tcW w:w="1701" w:type="dxa"/>
          </w:tcPr>
          <w:p w14:paraId="7B13A768" w14:textId="6D0FFBCF" w:rsidR="001A5243" w:rsidRDefault="001A5243" w:rsidP="001A5243">
            <w:pPr>
              <w:pStyle w:val="NoSpacing"/>
              <w:rPr>
                <w:rFonts w:cstheme="minorHAnsi"/>
              </w:rPr>
            </w:pPr>
            <w:r>
              <w:rPr>
                <w:rFonts w:cstheme="minorHAnsi"/>
              </w:rPr>
              <w:t>Primary button</w:t>
            </w:r>
          </w:p>
        </w:tc>
        <w:tc>
          <w:tcPr>
            <w:tcW w:w="2147" w:type="dxa"/>
          </w:tcPr>
          <w:p w14:paraId="3C0A336C" w14:textId="77777777" w:rsidR="001A5243" w:rsidRPr="00901608" w:rsidRDefault="001A5243" w:rsidP="001A5243">
            <w:pPr>
              <w:pStyle w:val="NoSpacing"/>
            </w:pPr>
          </w:p>
        </w:tc>
        <w:tc>
          <w:tcPr>
            <w:tcW w:w="3685" w:type="dxa"/>
          </w:tcPr>
          <w:p w14:paraId="1AF1087A" w14:textId="77777777" w:rsidR="001A5243" w:rsidRDefault="001A5243" w:rsidP="001A5243">
            <w:pPr>
              <w:pStyle w:val="NoSpacing"/>
              <w:rPr>
                <w:rFonts w:cstheme="minorHAnsi"/>
                <w:color w:val="000000"/>
              </w:rPr>
            </w:pPr>
            <w:r>
              <w:rPr>
                <w:rFonts w:cstheme="minorHAnsi"/>
                <w:color w:val="000000"/>
              </w:rPr>
              <w:t>Opens the confirmation prompt.</w:t>
            </w:r>
          </w:p>
          <w:p w14:paraId="2BDEDDE1" w14:textId="77777777" w:rsidR="001A5243" w:rsidRPr="007941A4" w:rsidRDefault="001A5243" w:rsidP="001A5243">
            <w:pPr>
              <w:pStyle w:val="NoSpacing"/>
              <w:rPr>
                <w:rFonts w:cstheme="minorHAnsi"/>
                <w:color w:val="000000"/>
              </w:rPr>
            </w:pPr>
          </w:p>
          <w:p w14:paraId="6E638CC6" w14:textId="772D190A" w:rsidR="001A5243" w:rsidRPr="00901608" w:rsidRDefault="001A5243" w:rsidP="001A5243">
            <w:pPr>
              <w:pStyle w:val="NoSpacing"/>
            </w:pPr>
            <w:r>
              <w:rPr>
                <w:rFonts w:cstheme="minorHAnsi"/>
                <w:color w:val="000000"/>
              </w:rPr>
              <w:t>Disabled i</w:t>
            </w:r>
            <w:r w:rsidRPr="007941A4">
              <w:rPr>
                <w:rFonts w:cstheme="minorHAnsi"/>
                <w:color w:val="000000"/>
              </w:rPr>
              <w:t>f the Checker is also a Maker that submitted the</w:t>
            </w:r>
            <w:r>
              <w:rPr>
                <w:rFonts w:cstheme="minorHAnsi"/>
                <w:color w:val="000000"/>
              </w:rPr>
              <w:t xml:space="preserve"> request</w:t>
            </w:r>
            <w:r w:rsidRPr="007941A4">
              <w:rPr>
                <w:rFonts w:cstheme="minorHAnsi"/>
                <w:color w:val="000000"/>
              </w:rPr>
              <w:t xml:space="preserve"> </w:t>
            </w:r>
            <w:r>
              <w:rPr>
                <w:rFonts w:cstheme="minorHAnsi"/>
                <w:color w:val="000000"/>
              </w:rPr>
              <w:t xml:space="preserve">to update the </w:t>
            </w:r>
            <w:r w:rsidR="00201F47">
              <w:rPr>
                <w:rFonts w:cstheme="minorHAnsi"/>
                <w:color w:val="000000"/>
              </w:rPr>
              <w:t xml:space="preserve">syndication details </w:t>
            </w:r>
            <w:r w:rsidRPr="007941A4">
              <w:rPr>
                <w:rFonts w:cstheme="minorHAnsi"/>
                <w:color w:val="000000"/>
              </w:rPr>
              <w:t>for approval</w:t>
            </w:r>
            <w:r>
              <w:rPr>
                <w:rFonts w:cstheme="minorHAnsi"/>
                <w:color w:val="000000"/>
              </w:rPr>
              <w:t>.</w:t>
            </w:r>
          </w:p>
        </w:tc>
      </w:tr>
    </w:tbl>
    <w:p w14:paraId="610BB859" w14:textId="0C789A64" w:rsidR="003D5D10" w:rsidRPr="00474AFC" w:rsidRDefault="00BB1777" w:rsidP="003D5D10">
      <w:pPr>
        <w:pStyle w:val="Caption"/>
      </w:pPr>
      <w:r>
        <w:t xml:space="preserve">Table </w:t>
      </w:r>
      <w:r>
        <w:fldChar w:fldCharType="begin"/>
      </w:r>
      <w:r>
        <w:instrText xml:space="preserve"> SEQ Table \* ARABIC </w:instrText>
      </w:r>
      <w:r>
        <w:fldChar w:fldCharType="separate"/>
      </w:r>
      <w:r w:rsidR="001108F9">
        <w:rPr>
          <w:noProof/>
        </w:rPr>
        <w:t>15</w:t>
      </w:r>
      <w:r>
        <w:fldChar w:fldCharType="end"/>
      </w:r>
      <w:r>
        <w:t xml:space="preserve">: </w:t>
      </w:r>
      <w:r w:rsidR="003D5D10">
        <w:t>Action Button Row Screen Elements</w:t>
      </w:r>
    </w:p>
    <w:p w14:paraId="19AC21B9" w14:textId="697AF98B" w:rsidR="003D5D10" w:rsidRDefault="003D5D10" w:rsidP="003D5D10">
      <w:pPr>
        <w:pStyle w:val="Heading3"/>
      </w:pPr>
      <w:bookmarkStart w:id="223" w:name="_Toc219384528"/>
      <w:r>
        <w:t>Confirmation Prompt</w:t>
      </w:r>
      <w:bookmarkEnd w:id="223"/>
    </w:p>
    <w:p w14:paraId="249C5552" w14:textId="3A6D15E6" w:rsidR="00CB16A1" w:rsidRDefault="003D5D10" w:rsidP="00CB16A1">
      <w:pPr>
        <w:pStyle w:val="Heading4"/>
      </w:pPr>
      <w:r>
        <w:t>Wireframe</w:t>
      </w:r>
    </w:p>
    <w:p w14:paraId="095D51E5" w14:textId="624CB0F4" w:rsidR="00E56211" w:rsidRDefault="00E56211" w:rsidP="00970968">
      <w:pPr>
        <w:pStyle w:val="Caption"/>
      </w:pPr>
      <w:r w:rsidRPr="00E56211">
        <w:rPr>
          <w:noProof/>
        </w:rPr>
        <w:drawing>
          <wp:inline distT="0" distB="0" distL="0" distR="0" wp14:anchorId="332D6220" wp14:editId="0F1741F4">
            <wp:extent cx="3679492" cy="1365585"/>
            <wp:effectExtent l="0" t="0" r="0" b="6350"/>
            <wp:docPr id="18414998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499883" name="Picture 1" descr="A screenshot of a computer&#10;&#10;AI-generated content may be incorrect."/>
                    <pic:cNvPicPr/>
                  </pic:nvPicPr>
                  <pic:blipFill>
                    <a:blip r:embed="rId39"/>
                    <a:stretch>
                      <a:fillRect/>
                    </a:stretch>
                  </pic:blipFill>
                  <pic:spPr>
                    <a:xfrm>
                      <a:off x="0" y="0"/>
                      <a:ext cx="3726489" cy="1383027"/>
                    </a:xfrm>
                    <a:prstGeom prst="rect">
                      <a:avLst/>
                    </a:prstGeom>
                  </pic:spPr>
                </pic:pic>
              </a:graphicData>
            </a:graphic>
          </wp:inline>
        </w:drawing>
      </w:r>
    </w:p>
    <w:p w14:paraId="6DD699C0" w14:textId="48C958B2" w:rsidR="003D5D10" w:rsidRPr="00AC0961" w:rsidRDefault="00B664FB" w:rsidP="00970968">
      <w:pPr>
        <w:pStyle w:val="Caption"/>
        <w:rPr>
          <w:noProof/>
        </w:rPr>
      </w:pPr>
      <w:r w:rsidRPr="00411560">
        <w:t xml:space="preserve">Figure </w:t>
      </w:r>
      <w:r w:rsidRPr="00411560">
        <w:fldChar w:fldCharType="begin"/>
      </w:r>
      <w:r w:rsidRPr="00411560">
        <w:instrText xml:space="preserve"> SEQ Figure \* ARABIC </w:instrText>
      </w:r>
      <w:r w:rsidRPr="00411560">
        <w:fldChar w:fldCharType="separate"/>
      </w:r>
      <w:r w:rsidR="001108F9">
        <w:rPr>
          <w:noProof/>
        </w:rPr>
        <w:t>10</w:t>
      </w:r>
      <w:r w:rsidRPr="00411560">
        <w:fldChar w:fldCharType="end"/>
      </w:r>
      <w:r>
        <w:t>:</w:t>
      </w:r>
      <w:r w:rsidRPr="00411560">
        <w:t xml:space="preserve"> </w:t>
      </w:r>
      <w:r w:rsidR="003D5D10">
        <w:t>Confirmation Prompt Modal</w:t>
      </w:r>
      <w:r w:rsidR="00096643">
        <w:t xml:space="preserve"> (Approve)</w:t>
      </w:r>
    </w:p>
    <w:p w14:paraId="5CD54F30" w14:textId="03C2D4E7" w:rsidR="003D5D10" w:rsidRDefault="003D5D10" w:rsidP="003D5D10">
      <w:pPr>
        <w:pStyle w:val="Heading4"/>
      </w:pPr>
      <w:r>
        <w:t>Screen Elements</w:t>
      </w:r>
    </w:p>
    <w:tbl>
      <w:tblPr>
        <w:tblStyle w:val="TableGrid"/>
        <w:tblW w:w="0" w:type="auto"/>
        <w:tblLook w:val="04A0" w:firstRow="1" w:lastRow="0" w:firstColumn="1" w:lastColumn="0" w:noHBand="0" w:noVBand="1"/>
      </w:tblPr>
      <w:tblGrid>
        <w:gridCol w:w="562"/>
        <w:gridCol w:w="2248"/>
        <w:gridCol w:w="1701"/>
        <w:gridCol w:w="2147"/>
        <w:gridCol w:w="3685"/>
      </w:tblGrid>
      <w:tr w:rsidR="003D5D10" w:rsidRPr="007C7C7F" w14:paraId="354F671F" w14:textId="77777777" w:rsidTr="00A11EB2">
        <w:tc>
          <w:tcPr>
            <w:tcW w:w="562" w:type="dxa"/>
            <w:shd w:val="clear" w:color="auto" w:fill="E7E6E6" w:themeFill="background2"/>
          </w:tcPr>
          <w:p w14:paraId="12CCA9F4" w14:textId="77777777" w:rsidR="003D5D10" w:rsidRPr="007D7B67" w:rsidRDefault="003D5D10" w:rsidP="00A11EB2">
            <w:pPr>
              <w:pStyle w:val="NoSpacing"/>
              <w:jc w:val="center"/>
              <w:rPr>
                <w:b/>
                <w:bCs/>
              </w:rPr>
            </w:pPr>
            <w:r w:rsidRPr="007D7B67">
              <w:rPr>
                <w:rFonts w:cstheme="minorHAnsi"/>
                <w:b/>
                <w:bCs/>
              </w:rPr>
              <w:t>S/N</w:t>
            </w:r>
          </w:p>
        </w:tc>
        <w:tc>
          <w:tcPr>
            <w:tcW w:w="2248" w:type="dxa"/>
            <w:shd w:val="clear" w:color="auto" w:fill="E7E6E6" w:themeFill="background2"/>
          </w:tcPr>
          <w:p w14:paraId="50A0C0DE" w14:textId="77777777" w:rsidR="003D5D10" w:rsidRPr="007D7B67" w:rsidRDefault="003D5D10" w:rsidP="00A11EB2">
            <w:pPr>
              <w:pStyle w:val="NoSpacing"/>
              <w:jc w:val="center"/>
              <w:rPr>
                <w:b/>
                <w:bCs/>
              </w:rPr>
            </w:pPr>
            <w:r w:rsidRPr="007D7B67">
              <w:rPr>
                <w:rFonts w:cstheme="minorHAnsi"/>
                <w:b/>
                <w:bCs/>
              </w:rPr>
              <w:t>Name</w:t>
            </w:r>
          </w:p>
        </w:tc>
        <w:tc>
          <w:tcPr>
            <w:tcW w:w="1701" w:type="dxa"/>
            <w:shd w:val="clear" w:color="auto" w:fill="E7E6E6" w:themeFill="background2"/>
          </w:tcPr>
          <w:p w14:paraId="4213EC93" w14:textId="77777777" w:rsidR="003D5D10" w:rsidRPr="007D7B67" w:rsidRDefault="003D5D10" w:rsidP="00A11EB2">
            <w:pPr>
              <w:pStyle w:val="TableHeading"/>
              <w:jc w:val="center"/>
              <w:rPr>
                <w:rFonts w:asciiTheme="minorHAnsi" w:hAnsiTheme="minorHAnsi" w:cstheme="minorHAnsi"/>
                <w:bCs/>
              </w:rPr>
            </w:pPr>
            <w:r w:rsidRPr="007D7B67">
              <w:rPr>
                <w:rFonts w:asciiTheme="minorHAnsi" w:hAnsiTheme="minorHAnsi" w:cstheme="minorHAnsi"/>
                <w:bCs/>
              </w:rPr>
              <w:t>Type</w:t>
            </w:r>
          </w:p>
          <w:p w14:paraId="11679AC6" w14:textId="77777777" w:rsidR="003D5D10" w:rsidRPr="007D7B67" w:rsidRDefault="003D5D10" w:rsidP="00A11EB2">
            <w:pPr>
              <w:pStyle w:val="NoSpacing"/>
              <w:jc w:val="center"/>
              <w:rPr>
                <w:b/>
                <w:bCs/>
              </w:rPr>
            </w:pPr>
            <w:r w:rsidRPr="007D7B67">
              <w:rPr>
                <w:rFonts w:cstheme="minorHAnsi"/>
                <w:b/>
                <w:bCs/>
              </w:rPr>
              <w:t>(Max Length)</w:t>
            </w:r>
          </w:p>
        </w:tc>
        <w:tc>
          <w:tcPr>
            <w:tcW w:w="2147" w:type="dxa"/>
            <w:shd w:val="clear" w:color="auto" w:fill="E7E6E6" w:themeFill="background2"/>
          </w:tcPr>
          <w:p w14:paraId="4EA94976" w14:textId="77777777" w:rsidR="003D5D10" w:rsidRPr="007D7B67" w:rsidRDefault="003D5D10" w:rsidP="00A11EB2">
            <w:pPr>
              <w:pStyle w:val="NoSpacing"/>
              <w:jc w:val="center"/>
              <w:rPr>
                <w:b/>
                <w:bCs/>
              </w:rPr>
            </w:pPr>
            <w:r w:rsidRPr="007D7B67">
              <w:rPr>
                <w:rFonts w:cstheme="minorHAnsi"/>
                <w:b/>
                <w:bCs/>
              </w:rPr>
              <w:t>Validation Rules</w:t>
            </w:r>
          </w:p>
        </w:tc>
        <w:tc>
          <w:tcPr>
            <w:tcW w:w="3685" w:type="dxa"/>
            <w:shd w:val="clear" w:color="auto" w:fill="E7E6E6" w:themeFill="background2"/>
          </w:tcPr>
          <w:p w14:paraId="4F742229" w14:textId="77777777" w:rsidR="003D5D10" w:rsidRPr="007D7B67" w:rsidRDefault="003D5D10" w:rsidP="00A11EB2">
            <w:pPr>
              <w:pStyle w:val="NoSpacing"/>
              <w:jc w:val="center"/>
              <w:rPr>
                <w:rFonts w:cstheme="minorHAnsi"/>
                <w:b/>
                <w:bCs/>
              </w:rPr>
            </w:pPr>
            <w:r>
              <w:rPr>
                <w:rFonts w:cstheme="minorHAnsi"/>
                <w:b/>
                <w:bCs/>
              </w:rPr>
              <w:t>Remarks</w:t>
            </w:r>
          </w:p>
        </w:tc>
      </w:tr>
      <w:tr w:rsidR="008D104E" w:rsidRPr="007C7C7F" w14:paraId="11E79044" w14:textId="77777777" w:rsidTr="00A11EB2">
        <w:tc>
          <w:tcPr>
            <w:tcW w:w="562" w:type="dxa"/>
          </w:tcPr>
          <w:p w14:paraId="4233DD23" w14:textId="77777777" w:rsidR="008D104E" w:rsidRPr="007C7C7F" w:rsidRDefault="008D104E" w:rsidP="008D104E">
            <w:pPr>
              <w:pStyle w:val="NoSpacing"/>
            </w:pPr>
            <w:r>
              <w:rPr>
                <w:rFonts w:cstheme="minorHAnsi"/>
              </w:rPr>
              <w:t>1</w:t>
            </w:r>
          </w:p>
        </w:tc>
        <w:tc>
          <w:tcPr>
            <w:tcW w:w="2248" w:type="dxa"/>
          </w:tcPr>
          <w:p w14:paraId="5AB76F7D" w14:textId="6450FA43" w:rsidR="008D104E" w:rsidRPr="00CE0D19" w:rsidRDefault="008D104E" w:rsidP="008D104E">
            <w:pPr>
              <w:pStyle w:val="NoSpacing"/>
              <w:jc w:val="left"/>
            </w:pPr>
            <w:r w:rsidRPr="008D104E">
              <w:rPr>
                <w:rFonts w:cstheme="minorHAnsi"/>
                <w:i/>
                <w:iCs/>
              </w:rPr>
              <w:t>*Refer to remarks</w:t>
            </w:r>
          </w:p>
        </w:tc>
        <w:tc>
          <w:tcPr>
            <w:tcW w:w="1701" w:type="dxa"/>
          </w:tcPr>
          <w:p w14:paraId="4A3CFE34" w14:textId="77777777" w:rsidR="008D104E" w:rsidRPr="00901608" w:rsidRDefault="008D104E" w:rsidP="008D104E">
            <w:pPr>
              <w:pStyle w:val="NoSpacing"/>
            </w:pPr>
            <w:r>
              <w:rPr>
                <w:rFonts w:cstheme="minorHAnsi"/>
              </w:rPr>
              <w:t>Modal title</w:t>
            </w:r>
          </w:p>
        </w:tc>
        <w:tc>
          <w:tcPr>
            <w:tcW w:w="2147" w:type="dxa"/>
          </w:tcPr>
          <w:p w14:paraId="20F0EB08" w14:textId="77777777" w:rsidR="008D104E" w:rsidRPr="00901608" w:rsidRDefault="008D104E" w:rsidP="008D104E">
            <w:pPr>
              <w:pStyle w:val="NoSpacing"/>
            </w:pPr>
          </w:p>
        </w:tc>
        <w:tc>
          <w:tcPr>
            <w:tcW w:w="3685" w:type="dxa"/>
          </w:tcPr>
          <w:p w14:paraId="1BE2C1C0" w14:textId="12E70412" w:rsidR="008D104E" w:rsidRDefault="008D104E" w:rsidP="008D104E">
            <w:pPr>
              <w:pStyle w:val="NoSpacing"/>
            </w:pPr>
            <w:r>
              <w:t>When the “Reject” button is clicked, “Confirm reject</w:t>
            </w:r>
            <w:r w:rsidR="00B0260B">
              <w:t>ion</w:t>
            </w:r>
            <w:r>
              <w:t xml:space="preserve">” </w:t>
            </w:r>
            <w:r w:rsidR="00D056D7">
              <w:t>is</w:t>
            </w:r>
            <w:r>
              <w:t xml:space="preserve"> displayed.</w:t>
            </w:r>
          </w:p>
          <w:p w14:paraId="652FA74F" w14:textId="77777777" w:rsidR="008D104E" w:rsidRDefault="008D104E" w:rsidP="008D104E">
            <w:pPr>
              <w:pStyle w:val="NoSpacing"/>
            </w:pPr>
          </w:p>
          <w:p w14:paraId="55755916" w14:textId="1A4F0AFE" w:rsidR="008D104E" w:rsidRPr="00901608" w:rsidRDefault="008D104E" w:rsidP="008D104E">
            <w:pPr>
              <w:pStyle w:val="NoSpacing"/>
            </w:pPr>
            <w:r>
              <w:t>If the “Approve” button is clicked, “Confirm approv</w:t>
            </w:r>
            <w:r w:rsidR="00B0260B">
              <w:t>al</w:t>
            </w:r>
            <w:r>
              <w:t xml:space="preserve">” </w:t>
            </w:r>
            <w:r w:rsidR="00D056D7">
              <w:t>is</w:t>
            </w:r>
            <w:r>
              <w:t xml:space="preserve"> displayed.</w:t>
            </w:r>
          </w:p>
        </w:tc>
      </w:tr>
      <w:tr w:rsidR="008D104E" w:rsidRPr="007C7C7F" w14:paraId="1064D32B" w14:textId="77777777" w:rsidTr="00A11EB2">
        <w:tc>
          <w:tcPr>
            <w:tcW w:w="562" w:type="dxa"/>
          </w:tcPr>
          <w:p w14:paraId="7B962A0F" w14:textId="77777777" w:rsidR="008D104E" w:rsidRDefault="008D104E" w:rsidP="008D104E">
            <w:pPr>
              <w:pStyle w:val="NoSpacing"/>
              <w:rPr>
                <w:rFonts w:cstheme="minorHAnsi"/>
              </w:rPr>
            </w:pPr>
            <w:r>
              <w:rPr>
                <w:rFonts w:cstheme="minorHAnsi"/>
              </w:rPr>
              <w:t>2</w:t>
            </w:r>
          </w:p>
        </w:tc>
        <w:tc>
          <w:tcPr>
            <w:tcW w:w="2248" w:type="dxa"/>
          </w:tcPr>
          <w:p w14:paraId="4AD88BD7" w14:textId="119DBFEC" w:rsidR="008D104E" w:rsidRDefault="008D104E" w:rsidP="008D104E">
            <w:pPr>
              <w:pStyle w:val="NoSpacing"/>
              <w:rPr>
                <w:rFonts w:cstheme="minorHAnsi"/>
              </w:rPr>
            </w:pPr>
            <w:r w:rsidRPr="008D104E">
              <w:rPr>
                <w:rFonts w:cstheme="minorHAnsi"/>
                <w:i/>
                <w:iCs/>
              </w:rPr>
              <w:t>*Refer to remarks</w:t>
            </w:r>
          </w:p>
        </w:tc>
        <w:tc>
          <w:tcPr>
            <w:tcW w:w="1701" w:type="dxa"/>
          </w:tcPr>
          <w:p w14:paraId="7079A3D3" w14:textId="77777777" w:rsidR="008D104E" w:rsidRDefault="008D104E" w:rsidP="008D104E">
            <w:pPr>
              <w:pStyle w:val="NoSpacing"/>
              <w:rPr>
                <w:rFonts w:cstheme="minorHAnsi"/>
              </w:rPr>
            </w:pPr>
            <w:r>
              <w:rPr>
                <w:rFonts w:cstheme="minorHAnsi"/>
              </w:rPr>
              <w:t>Modal description</w:t>
            </w:r>
          </w:p>
        </w:tc>
        <w:tc>
          <w:tcPr>
            <w:tcW w:w="2147" w:type="dxa"/>
          </w:tcPr>
          <w:p w14:paraId="058EC500" w14:textId="77777777" w:rsidR="008D104E" w:rsidRPr="00901608" w:rsidRDefault="008D104E" w:rsidP="008D104E">
            <w:pPr>
              <w:pStyle w:val="NoSpacing"/>
            </w:pPr>
          </w:p>
        </w:tc>
        <w:tc>
          <w:tcPr>
            <w:tcW w:w="3685" w:type="dxa"/>
          </w:tcPr>
          <w:p w14:paraId="5816A17C" w14:textId="3BAAD3C6" w:rsidR="008D104E" w:rsidRDefault="008D104E" w:rsidP="008D104E">
            <w:pPr>
              <w:pStyle w:val="NoSpacing"/>
            </w:pPr>
            <w:r>
              <w:t xml:space="preserve">When the “Reject” button is clicked, “Please confirm the details before rejecting </w:t>
            </w:r>
            <w:r w:rsidR="001A5243">
              <w:t xml:space="preserve">the request to {requestType} </w:t>
            </w:r>
            <w:r>
              <w:t>th</w:t>
            </w:r>
            <w:r w:rsidR="00E8606A">
              <w:t>e syndication details</w:t>
            </w:r>
            <w:r>
              <w:t xml:space="preserve">.” </w:t>
            </w:r>
            <w:r w:rsidR="00D056D7">
              <w:t>is</w:t>
            </w:r>
            <w:r>
              <w:t xml:space="preserve"> displayed.</w:t>
            </w:r>
          </w:p>
          <w:p w14:paraId="1FADD6B0" w14:textId="77777777" w:rsidR="001A5243" w:rsidRDefault="001A5243" w:rsidP="008D104E">
            <w:pPr>
              <w:pStyle w:val="NoSpacing"/>
            </w:pPr>
          </w:p>
          <w:p w14:paraId="318C8DFD" w14:textId="07FBFFF2" w:rsidR="001A5243" w:rsidRDefault="001A5243" w:rsidP="008D104E">
            <w:pPr>
              <w:pStyle w:val="NoSpacing"/>
            </w:pPr>
            <w:r>
              <w:t xml:space="preserve">E.g. “Please confirm the details before rejecting the request to update </w:t>
            </w:r>
            <w:r w:rsidR="00E8606A">
              <w:t>the syndication details</w:t>
            </w:r>
            <w:r>
              <w:t>.”</w:t>
            </w:r>
          </w:p>
          <w:p w14:paraId="773DE909" w14:textId="77777777" w:rsidR="008D104E" w:rsidRDefault="008D104E" w:rsidP="008D104E">
            <w:pPr>
              <w:pStyle w:val="NoSpacing"/>
            </w:pPr>
          </w:p>
          <w:p w14:paraId="7D99BE1F" w14:textId="12496831" w:rsidR="008D104E" w:rsidRDefault="008D104E" w:rsidP="008D104E">
            <w:pPr>
              <w:pStyle w:val="NoSpacing"/>
            </w:pPr>
            <w:r>
              <w:t xml:space="preserve">If the “Approve” button is clicked, “Please confirm the details before approving </w:t>
            </w:r>
            <w:r w:rsidR="001A5243">
              <w:t xml:space="preserve">the request to {requestType} </w:t>
            </w:r>
            <w:r>
              <w:t>th</w:t>
            </w:r>
            <w:r w:rsidR="00E8606A">
              <w:t>e</w:t>
            </w:r>
            <w:r>
              <w:t xml:space="preserve"> </w:t>
            </w:r>
            <w:r w:rsidR="00E8606A">
              <w:t>syndication details</w:t>
            </w:r>
            <w:r>
              <w:t xml:space="preserve">.” </w:t>
            </w:r>
            <w:r w:rsidR="00D056D7">
              <w:t>is</w:t>
            </w:r>
            <w:r>
              <w:t xml:space="preserve"> displayed.</w:t>
            </w:r>
          </w:p>
          <w:p w14:paraId="1C7D1F20" w14:textId="77777777" w:rsidR="00062DF1" w:rsidRDefault="00062DF1" w:rsidP="008D104E">
            <w:pPr>
              <w:pStyle w:val="NoSpacing"/>
            </w:pPr>
          </w:p>
          <w:p w14:paraId="5128417A" w14:textId="22D4FEA0" w:rsidR="00062DF1" w:rsidRDefault="00062DF1" w:rsidP="008D104E">
            <w:pPr>
              <w:pStyle w:val="NoSpacing"/>
            </w:pPr>
            <w:r>
              <w:t>E.g. “Please confirm the details before approving the request to update th</w:t>
            </w:r>
            <w:r w:rsidR="00E8606A">
              <w:t>e syndication details</w:t>
            </w:r>
            <w:r>
              <w:t xml:space="preserve">.” or “Please confirm the details before approving the request to unpublish this </w:t>
            </w:r>
            <w:del w:id="224" w:author="Jareth QUAH from.TOPPAN (MAS)" w:date="2026-01-16T17:01:00Z" w16du:dateUtc="2026-01-16T09:01:00Z">
              <w:r>
                <w:delText>announcement</w:delText>
              </w:r>
            </w:del>
            <w:ins w:id="225" w:author="Jareth QUAH from.TOPPAN (MAS)" w:date="2026-01-16T17:01:00Z" w16du:dateUtc="2026-01-16T09:01:00Z">
              <w:r w:rsidR="00CB55E8">
                <w:t>syndication details</w:t>
              </w:r>
            </w:ins>
            <w:r>
              <w:t>.”</w:t>
            </w:r>
          </w:p>
        </w:tc>
      </w:tr>
      <w:tr w:rsidR="008F7ED1" w:rsidRPr="007C7C7F" w14:paraId="47CBE201" w14:textId="77777777" w:rsidTr="00A11EB2">
        <w:tc>
          <w:tcPr>
            <w:tcW w:w="562" w:type="dxa"/>
          </w:tcPr>
          <w:p w14:paraId="2780F71B" w14:textId="0EF730B2" w:rsidR="008F7ED1" w:rsidRDefault="00CB7738" w:rsidP="008D104E">
            <w:pPr>
              <w:pStyle w:val="NoSpacing"/>
              <w:rPr>
                <w:rFonts w:cstheme="minorHAnsi"/>
              </w:rPr>
            </w:pPr>
            <w:r>
              <w:rPr>
                <w:rFonts w:cstheme="minorHAnsi"/>
              </w:rPr>
              <w:lastRenderedPageBreak/>
              <w:t>3</w:t>
            </w:r>
          </w:p>
        </w:tc>
        <w:tc>
          <w:tcPr>
            <w:tcW w:w="2248" w:type="dxa"/>
          </w:tcPr>
          <w:p w14:paraId="19949230" w14:textId="51023CB4" w:rsidR="008F7ED1" w:rsidRPr="003D5D10" w:rsidRDefault="008F7ED1" w:rsidP="008D104E">
            <w:pPr>
              <w:pStyle w:val="NoSpacing"/>
              <w:rPr>
                <w:rFonts w:cstheme="minorHAnsi"/>
              </w:rPr>
            </w:pPr>
            <w:r>
              <w:rPr>
                <w:rFonts w:cstheme="minorHAnsi"/>
              </w:rPr>
              <w:t>Cancel</w:t>
            </w:r>
          </w:p>
        </w:tc>
        <w:tc>
          <w:tcPr>
            <w:tcW w:w="1701" w:type="dxa"/>
          </w:tcPr>
          <w:p w14:paraId="73B90AEF" w14:textId="3B59AA32" w:rsidR="008F7ED1" w:rsidRDefault="008F7ED1" w:rsidP="008D104E">
            <w:pPr>
              <w:pStyle w:val="NoSpacing"/>
              <w:rPr>
                <w:rFonts w:cstheme="minorHAnsi"/>
              </w:rPr>
            </w:pPr>
            <w:r>
              <w:rPr>
                <w:rFonts w:cstheme="minorHAnsi"/>
              </w:rPr>
              <w:t>Secondary button</w:t>
            </w:r>
          </w:p>
        </w:tc>
        <w:tc>
          <w:tcPr>
            <w:tcW w:w="2147" w:type="dxa"/>
          </w:tcPr>
          <w:p w14:paraId="1CE56850" w14:textId="77777777" w:rsidR="008F7ED1" w:rsidRPr="00901608" w:rsidRDefault="008F7ED1" w:rsidP="008D104E">
            <w:pPr>
              <w:pStyle w:val="NoSpacing"/>
            </w:pPr>
          </w:p>
        </w:tc>
        <w:tc>
          <w:tcPr>
            <w:tcW w:w="3685" w:type="dxa"/>
          </w:tcPr>
          <w:p w14:paraId="27DF97B6" w14:textId="464D3931" w:rsidR="008F7ED1" w:rsidRDefault="008F7ED1" w:rsidP="008D104E">
            <w:pPr>
              <w:pStyle w:val="NoSpacing"/>
            </w:pPr>
            <w:r>
              <w:t>Closes the confirmation prompt</w:t>
            </w:r>
          </w:p>
        </w:tc>
      </w:tr>
      <w:tr w:rsidR="008D104E" w:rsidRPr="007C7C7F" w14:paraId="0E46EBA9" w14:textId="77777777" w:rsidTr="00A11EB2">
        <w:tc>
          <w:tcPr>
            <w:tcW w:w="562" w:type="dxa"/>
          </w:tcPr>
          <w:p w14:paraId="1D942681" w14:textId="627A8057" w:rsidR="008D104E" w:rsidRDefault="00CB7738" w:rsidP="008D104E">
            <w:pPr>
              <w:pStyle w:val="NoSpacing"/>
              <w:rPr>
                <w:rFonts w:cstheme="minorHAnsi"/>
              </w:rPr>
            </w:pPr>
            <w:r>
              <w:rPr>
                <w:rFonts w:cstheme="minorHAnsi"/>
              </w:rPr>
              <w:t>4</w:t>
            </w:r>
          </w:p>
        </w:tc>
        <w:tc>
          <w:tcPr>
            <w:tcW w:w="2248" w:type="dxa"/>
          </w:tcPr>
          <w:p w14:paraId="5795DC2F" w14:textId="77777777" w:rsidR="008D104E" w:rsidRPr="00F71972" w:rsidRDefault="008D104E" w:rsidP="008D104E">
            <w:pPr>
              <w:pStyle w:val="NoSpacing"/>
              <w:rPr>
                <w:rFonts w:cstheme="minorHAnsi"/>
                <w:highlight w:val="yellow"/>
              </w:rPr>
            </w:pPr>
            <w:r w:rsidRPr="003D5D10">
              <w:rPr>
                <w:rFonts w:cstheme="minorHAnsi"/>
              </w:rPr>
              <w:t>Confirm</w:t>
            </w:r>
          </w:p>
        </w:tc>
        <w:tc>
          <w:tcPr>
            <w:tcW w:w="1701" w:type="dxa"/>
          </w:tcPr>
          <w:p w14:paraId="2B2CCF31" w14:textId="77777777" w:rsidR="008D104E" w:rsidRDefault="008D104E" w:rsidP="008D104E">
            <w:pPr>
              <w:pStyle w:val="NoSpacing"/>
              <w:rPr>
                <w:rFonts w:cstheme="minorHAnsi"/>
              </w:rPr>
            </w:pPr>
            <w:r>
              <w:rPr>
                <w:rFonts w:cstheme="minorHAnsi"/>
              </w:rPr>
              <w:t>Primary button</w:t>
            </w:r>
          </w:p>
        </w:tc>
        <w:tc>
          <w:tcPr>
            <w:tcW w:w="2147" w:type="dxa"/>
          </w:tcPr>
          <w:p w14:paraId="711555A7" w14:textId="77777777" w:rsidR="008D104E" w:rsidRPr="00901608" w:rsidRDefault="008D104E" w:rsidP="008D104E">
            <w:pPr>
              <w:pStyle w:val="NoSpacing"/>
            </w:pPr>
          </w:p>
        </w:tc>
        <w:tc>
          <w:tcPr>
            <w:tcW w:w="3685" w:type="dxa"/>
          </w:tcPr>
          <w:p w14:paraId="5A83D31D" w14:textId="0A510989" w:rsidR="008D104E" w:rsidRDefault="008F7ED1" w:rsidP="008D104E">
            <w:pPr>
              <w:pStyle w:val="NoSpacing"/>
            </w:pPr>
            <w:r>
              <w:t xml:space="preserve">Approves the update request that was submitted for approval. Refer to </w:t>
            </w:r>
            <w:r>
              <w:fldChar w:fldCharType="begin"/>
            </w:r>
            <w:r>
              <w:instrText xml:space="preserve"> REF _Ref218067487 \r \h </w:instrText>
            </w:r>
            <w:r>
              <w:fldChar w:fldCharType="separate"/>
            </w:r>
            <w:r w:rsidR="001108F9">
              <w:t>2.9.4</w:t>
            </w:r>
            <w:r>
              <w:fldChar w:fldCharType="end"/>
            </w:r>
            <w:r>
              <w:t xml:space="preserve"> </w:t>
            </w:r>
            <w:r>
              <w:fldChar w:fldCharType="begin"/>
            </w:r>
            <w:r>
              <w:instrText xml:space="preserve"> REF _Ref218067489 \h </w:instrText>
            </w:r>
            <w:r>
              <w:fldChar w:fldCharType="separate"/>
            </w:r>
            <w:r w:rsidR="001108F9">
              <w:rPr>
                <w:lang w:val="en-US"/>
              </w:rPr>
              <w:t>Post Conditions</w:t>
            </w:r>
            <w:r>
              <w:fldChar w:fldCharType="end"/>
            </w:r>
            <w:r>
              <w:t>.</w:t>
            </w:r>
          </w:p>
        </w:tc>
      </w:tr>
    </w:tbl>
    <w:p w14:paraId="75801626" w14:textId="624B373A" w:rsidR="003D5D10" w:rsidRDefault="00BB1777" w:rsidP="003D5D10">
      <w:pPr>
        <w:pStyle w:val="Caption"/>
      </w:pPr>
      <w:r>
        <w:t xml:space="preserve">Table </w:t>
      </w:r>
      <w:r>
        <w:fldChar w:fldCharType="begin"/>
      </w:r>
      <w:r>
        <w:instrText xml:space="preserve"> SEQ Table \* ARABIC </w:instrText>
      </w:r>
      <w:r>
        <w:fldChar w:fldCharType="separate"/>
      </w:r>
      <w:r w:rsidR="001108F9">
        <w:rPr>
          <w:noProof/>
        </w:rPr>
        <w:t>16</w:t>
      </w:r>
      <w:r>
        <w:fldChar w:fldCharType="end"/>
      </w:r>
      <w:r>
        <w:t xml:space="preserve">: </w:t>
      </w:r>
      <w:r w:rsidR="003D5D10">
        <w:t>Confirmation Prompt Screen Elements</w:t>
      </w:r>
    </w:p>
    <w:p w14:paraId="60380726" w14:textId="2B47C3A0" w:rsidR="00CB16A1" w:rsidRDefault="0067503A" w:rsidP="00970968">
      <w:pPr>
        <w:pStyle w:val="Heading3"/>
      </w:pPr>
      <w:bookmarkStart w:id="226" w:name="_Ref218003966"/>
      <w:bookmarkStart w:id="227" w:name="_Toc219384529"/>
      <w:r>
        <w:t xml:space="preserve">Cancellation </w:t>
      </w:r>
      <w:r w:rsidR="00CB16A1">
        <w:t>Banner</w:t>
      </w:r>
      <w:bookmarkEnd w:id="226"/>
      <w:bookmarkEnd w:id="227"/>
    </w:p>
    <w:p w14:paraId="0BAD5419" w14:textId="31C78F7B" w:rsidR="00491022" w:rsidRPr="00491022" w:rsidRDefault="00491022" w:rsidP="00491022">
      <w:r>
        <w:t xml:space="preserve">Only visible </w:t>
      </w:r>
      <w:r w:rsidR="00B062E3">
        <w:t>if 2.11 Cancel Syndication has been triggered.</w:t>
      </w:r>
    </w:p>
    <w:p w14:paraId="1AAF83B9" w14:textId="563C3C60" w:rsidR="00CB16A1" w:rsidRDefault="00313CCD" w:rsidP="00CB16A1">
      <w:r w:rsidRPr="00313CCD">
        <w:rPr>
          <w:noProof/>
        </w:rPr>
        <w:drawing>
          <wp:inline distT="0" distB="0" distL="0" distR="0" wp14:anchorId="5FE5202A" wp14:editId="740FDDAC">
            <wp:extent cx="6370872" cy="647756"/>
            <wp:effectExtent l="0" t="0" r="0" b="0"/>
            <wp:docPr id="1737265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5314" name=""/>
                    <pic:cNvPicPr/>
                  </pic:nvPicPr>
                  <pic:blipFill>
                    <a:blip r:embed="rId40"/>
                    <a:stretch>
                      <a:fillRect/>
                    </a:stretch>
                  </pic:blipFill>
                  <pic:spPr>
                    <a:xfrm>
                      <a:off x="0" y="0"/>
                      <a:ext cx="6370872" cy="647756"/>
                    </a:xfrm>
                    <a:prstGeom prst="rect">
                      <a:avLst/>
                    </a:prstGeom>
                  </pic:spPr>
                </pic:pic>
              </a:graphicData>
            </a:graphic>
          </wp:inline>
        </w:drawing>
      </w:r>
    </w:p>
    <w:p w14:paraId="5A5D20D4" w14:textId="3A1084CD" w:rsidR="00CB16A1" w:rsidRPr="00345F51" w:rsidRDefault="00B664FB" w:rsidP="00CB16A1">
      <w:pPr>
        <w:pStyle w:val="Caption"/>
      </w:pPr>
      <w:r w:rsidRPr="00411560">
        <w:t xml:space="preserve">Figure </w:t>
      </w:r>
      <w:r w:rsidRPr="00411560">
        <w:fldChar w:fldCharType="begin"/>
      </w:r>
      <w:r w:rsidRPr="00411560">
        <w:instrText xml:space="preserve"> SEQ Figure \* ARABIC </w:instrText>
      </w:r>
      <w:r w:rsidRPr="00411560">
        <w:fldChar w:fldCharType="separate"/>
      </w:r>
      <w:r w:rsidR="001108F9">
        <w:rPr>
          <w:noProof/>
        </w:rPr>
        <w:t>11</w:t>
      </w:r>
      <w:r w:rsidRPr="00411560">
        <w:fldChar w:fldCharType="end"/>
      </w:r>
      <w:r>
        <w:t>:</w:t>
      </w:r>
      <w:r w:rsidRPr="00411560">
        <w:t xml:space="preserve"> </w:t>
      </w:r>
      <w:r w:rsidR="0067503A">
        <w:t>Cancellation</w:t>
      </w:r>
      <w:r w:rsidR="00CB16A1">
        <w:t xml:space="preserve"> Banner (displayed under the Page </w:t>
      </w:r>
      <w:r w:rsidR="00313CCD">
        <w:t>Sub-</w:t>
      </w:r>
      <w:r w:rsidR="00CB16A1">
        <w:t>Header)</w:t>
      </w:r>
    </w:p>
    <w:p w14:paraId="3F3D14B6" w14:textId="77777777" w:rsidR="00CB16A1" w:rsidRDefault="00CB16A1" w:rsidP="00CB16A1">
      <w:pPr>
        <w:pStyle w:val="Heading4"/>
      </w:pPr>
      <w:r>
        <w:t>Screen Elements</w:t>
      </w:r>
    </w:p>
    <w:tbl>
      <w:tblPr>
        <w:tblStyle w:val="TableGrid"/>
        <w:tblW w:w="0" w:type="auto"/>
        <w:tblLook w:val="04A0" w:firstRow="1" w:lastRow="0" w:firstColumn="1" w:lastColumn="0" w:noHBand="0" w:noVBand="1"/>
      </w:tblPr>
      <w:tblGrid>
        <w:gridCol w:w="562"/>
        <w:gridCol w:w="2248"/>
        <w:gridCol w:w="1701"/>
        <w:gridCol w:w="2147"/>
        <w:gridCol w:w="3685"/>
      </w:tblGrid>
      <w:tr w:rsidR="00CB16A1" w:rsidRPr="007C7C7F" w14:paraId="068EC13A" w14:textId="77777777" w:rsidTr="005921FD">
        <w:tc>
          <w:tcPr>
            <w:tcW w:w="562" w:type="dxa"/>
            <w:shd w:val="clear" w:color="auto" w:fill="E7E6E6" w:themeFill="background2"/>
          </w:tcPr>
          <w:p w14:paraId="2550575F" w14:textId="77777777" w:rsidR="00CB16A1" w:rsidRPr="007D7B67" w:rsidRDefault="00CB16A1" w:rsidP="005921FD">
            <w:pPr>
              <w:pStyle w:val="NoSpacing"/>
              <w:jc w:val="center"/>
              <w:rPr>
                <w:b/>
                <w:bCs/>
              </w:rPr>
            </w:pPr>
            <w:r w:rsidRPr="007D7B67">
              <w:rPr>
                <w:rFonts w:cstheme="minorHAnsi"/>
                <w:b/>
                <w:bCs/>
              </w:rPr>
              <w:t>S/N</w:t>
            </w:r>
          </w:p>
        </w:tc>
        <w:tc>
          <w:tcPr>
            <w:tcW w:w="2248" w:type="dxa"/>
            <w:shd w:val="clear" w:color="auto" w:fill="E7E6E6" w:themeFill="background2"/>
          </w:tcPr>
          <w:p w14:paraId="16349568" w14:textId="77777777" w:rsidR="00CB16A1" w:rsidRPr="007D7B67" w:rsidRDefault="00CB16A1" w:rsidP="005921FD">
            <w:pPr>
              <w:pStyle w:val="NoSpacing"/>
              <w:jc w:val="center"/>
              <w:rPr>
                <w:b/>
                <w:bCs/>
              </w:rPr>
            </w:pPr>
            <w:r w:rsidRPr="007D7B67">
              <w:rPr>
                <w:rFonts w:cstheme="minorHAnsi"/>
                <w:b/>
                <w:bCs/>
              </w:rPr>
              <w:t>Name</w:t>
            </w:r>
          </w:p>
        </w:tc>
        <w:tc>
          <w:tcPr>
            <w:tcW w:w="1701" w:type="dxa"/>
            <w:shd w:val="clear" w:color="auto" w:fill="E7E6E6" w:themeFill="background2"/>
          </w:tcPr>
          <w:p w14:paraId="7A546B9A" w14:textId="77777777" w:rsidR="00CB16A1" w:rsidRPr="007D7B67" w:rsidRDefault="00CB16A1" w:rsidP="005921FD">
            <w:pPr>
              <w:pStyle w:val="TableHeading"/>
              <w:jc w:val="center"/>
              <w:rPr>
                <w:rFonts w:asciiTheme="minorHAnsi" w:hAnsiTheme="minorHAnsi" w:cstheme="minorHAnsi"/>
                <w:bCs/>
              </w:rPr>
            </w:pPr>
            <w:r w:rsidRPr="007D7B67">
              <w:rPr>
                <w:rFonts w:asciiTheme="minorHAnsi" w:hAnsiTheme="minorHAnsi" w:cstheme="minorHAnsi"/>
                <w:bCs/>
              </w:rPr>
              <w:t>Type</w:t>
            </w:r>
          </w:p>
          <w:p w14:paraId="13B0F553" w14:textId="77777777" w:rsidR="00CB16A1" w:rsidRPr="007D7B67" w:rsidRDefault="00CB16A1" w:rsidP="005921FD">
            <w:pPr>
              <w:pStyle w:val="NoSpacing"/>
              <w:jc w:val="center"/>
              <w:rPr>
                <w:b/>
                <w:bCs/>
              </w:rPr>
            </w:pPr>
            <w:r w:rsidRPr="007D7B67">
              <w:rPr>
                <w:rFonts w:cstheme="minorHAnsi"/>
                <w:b/>
                <w:bCs/>
              </w:rPr>
              <w:t>(Max Length)</w:t>
            </w:r>
          </w:p>
        </w:tc>
        <w:tc>
          <w:tcPr>
            <w:tcW w:w="2147" w:type="dxa"/>
            <w:shd w:val="clear" w:color="auto" w:fill="E7E6E6" w:themeFill="background2"/>
          </w:tcPr>
          <w:p w14:paraId="06C026BB" w14:textId="77777777" w:rsidR="00CB16A1" w:rsidRPr="007D7B67" w:rsidRDefault="00CB16A1" w:rsidP="005921FD">
            <w:pPr>
              <w:pStyle w:val="NoSpacing"/>
              <w:jc w:val="center"/>
              <w:rPr>
                <w:b/>
                <w:bCs/>
              </w:rPr>
            </w:pPr>
            <w:r w:rsidRPr="007D7B67">
              <w:rPr>
                <w:rFonts w:cstheme="minorHAnsi"/>
                <w:b/>
                <w:bCs/>
              </w:rPr>
              <w:t>Validation Rules</w:t>
            </w:r>
          </w:p>
        </w:tc>
        <w:tc>
          <w:tcPr>
            <w:tcW w:w="3685" w:type="dxa"/>
            <w:shd w:val="clear" w:color="auto" w:fill="E7E6E6" w:themeFill="background2"/>
          </w:tcPr>
          <w:p w14:paraId="149A828B" w14:textId="77777777" w:rsidR="00CB16A1" w:rsidRPr="007D7B67" w:rsidRDefault="00CB16A1" w:rsidP="005921FD">
            <w:pPr>
              <w:pStyle w:val="NoSpacing"/>
              <w:jc w:val="center"/>
              <w:rPr>
                <w:rFonts w:cstheme="minorHAnsi"/>
                <w:b/>
                <w:bCs/>
              </w:rPr>
            </w:pPr>
            <w:r>
              <w:rPr>
                <w:rFonts w:cstheme="minorHAnsi"/>
                <w:b/>
                <w:bCs/>
              </w:rPr>
              <w:t>Remarks</w:t>
            </w:r>
          </w:p>
        </w:tc>
      </w:tr>
      <w:tr w:rsidR="00CB16A1" w:rsidRPr="007C7C7F" w14:paraId="246CF70C" w14:textId="77777777" w:rsidTr="005921FD">
        <w:tc>
          <w:tcPr>
            <w:tcW w:w="562" w:type="dxa"/>
          </w:tcPr>
          <w:p w14:paraId="2D97806C" w14:textId="77777777" w:rsidR="00CB16A1" w:rsidRPr="007C7C7F" w:rsidRDefault="00CB16A1" w:rsidP="005921FD">
            <w:pPr>
              <w:pStyle w:val="NoSpacing"/>
            </w:pPr>
            <w:r>
              <w:rPr>
                <w:rFonts w:cstheme="minorHAnsi"/>
              </w:rPr>
              <w:t>1</w:t>
            </w:r>
          </w:p>
        </w:tc>
        <w:tc>
          <w:tcPr>
            <w:tcW w:w="2248" w:type="dxa"/>
          </w:tcPr>
          <w:p w14:paraId="28268B79" w14:textId="528425E5" w:rsidR="00CB16A1" w:rsidRPr="00CE0D19" w:rsidRDefault="0067503A" w:rsidP="005921FD">
            <w:pPr>
              <w:pStyle w:val="NoSpacing"/>
              <w:jc w:val="left"/>
            </w:pPr>
            <w:r>
              <w:t>Cancellation</w:t>
            </w:r>
            <w:r w:rsidR="00CB16A1">
              <w:t xml:space="preserve"> request</w:t>
            </w:r>
          </w:p>
        </w:tc>
        <w:tc>
          <w:tcPr>
            <w:tcW w:w="1701" w:type="dxa"/>
          </w:tcPr>
          <w:p w14:paraId="69C16B6F" w14:textId="09C04BAC" w:rsidR="00CB16A1" w:rsidRPr="00901608" w:rsidRDefault="00CB16A1" w:rsidP="005921FD">
            <w:pPr>
              <w:pStyle w:val="NoSpacing"/>
            </w:pPr>
            <w:r>
              <w:t>Banner title</w:t>
            </w:r>
          </w:p>
        </w:tc>
        <w:tc>
          <w:tcPr>
            <w:tcW w:w="2147" w:type="dxa"/>
          </w:tcPr>
          <w:p w14:paraId="3C43704B" w14:textId="77777777" w:rsidR="00CB16A1" w:rsidRPr="00901608" w:rsidRDefault="00CB16A1" w:rsidP="005921FD">
            <w:pPr>
              <w:pStyle w:val="NoSpacing"/>
            </w:pPr>
          </w:p>
        </w:tc>
        <w:tc>
          <w:tcPr>
            <w:tcW w:w="3685" w:type="dxa"/>
          </w:tcPr>
          <w:p w14:paraId="60652C9A" w14:textId="0599D649" w:rsidR="00CB16A1" w:rsidRPr="00901608" w:rsidRDefault="00CB16A1" w:rsidP="005921FD">
            <w:pPr>
              <w:pStyle w:val="NoSpacing"/>
            </w:pPr>
          </w:p>
        </w:tc>
      </w:tr>
      <w:tr w:rsidR="00CB16A1" w:rsidRPr="007C7C7F" w14:paraId="681DE280" w14:textId="77777777" w:rsidTr="005921FD">
        <w:tc>
          <w:tcPr>
            <w:tcW w:w="562" w:type="dxa"/>
          </w:tcPr>
          <w:p w14:paraId="034E5ECE" w14:textId="77777777" w:rsidR="00CB16A1" w:rsidRDefault="00CB16A1" w:rsidP="005921FD">
            <w:pPr>
              <w:pStyle w:val="NoSpacing"/>
              <w:rPr>
                <w:rFonts w:cstheme="minorHAnsi"/>
              </w:rPr>
            </w:pPr>
            <w:r>
              <w:rPr>
                <w:rFonts w:cstheme="minorHAnsi"/>
              </w:rPr>
              <w:t>2</w:t>
            </w:r>
          </w:p>
        </w:tc>
        <w:tc>
          <w:tcPr>
            <w:tcW w:w="2248" w:type="dxa"/>
          </w:tcPr>
          <w:p w14:paraId="7097B756" w14:textId="23DC7903" w:rsidR="00CB16A1" w:rsidRDefault="00287E87" w:rsidP="005921FD">
            <w:pPr>
              <w:pStyle w:val="NoSpacing"/>
              <w:rPr>
                <w:rFonts w:cstheme="minorHAnsi"/>
              </w:rPr>
            </w:pPr>
            <w:r w:rsidRPr="00287E87">
              <w:rPr>
                <w:rFonts w:cstheme="minorHAnsi"/>
              </w:rPr>
              <w:t xml:space="preserve">If this request is approved, this </w:t>
            </w:r>
            <w:r w:rsidR="00C721F2">
              <w:rPr>
                <w:rFonts w:cstheme="minorHAnsi"/>
              </w:rPr>
              <w:t>syndication</w:t>
            </w:r>
            <w:r w:rsidRPr="00287E87">
              <w:rPr>
                <w:rFonts w:cstheme="minorHAnsi"/>
              </w:rPr>
              <w:t xml:space="preserve"> will be </w:t>
            </w:r>
            <w:r w:rsidR="00313A4E">
              <w:rPr>
                <w:rFonts w:cstheme="minorHAnsi"/>
              </w:rPr>
              <w:t xml:space="preserve">cancelled. </w:t>
            </w:r>
          </w:p>
        </w:tc>
        <w:tc>
          <w:tcPr>
            <w:tcW w:w="1701" w:type="dxa"/>
          </w:tcPr>
          <w:p w14:paraId="0761486C" w14:textId="47F0FEB8" w:rsidR="00CB16A1" w:rsidRDefault="00CB16A1" w:rsidP="005921FD">
            <w:pPr>
              <w:pStyle w:val="NoSpacing"/>
              <w:rPr>
                <w:rFonts w:cstheme="minorHAnsi"/>
              </w:rPr>
            </w:pPr>
            <w:r>
              <w:rPr>
                <w:rFonts w:cstheme="minorHAnsi"/>
              </w:rPr>
              <w:t>Banner description</w:t>
            </w:r>
          </w:p>
        </w:tc>
        <w:tc>
          <w:tcPr>
            <w:tcW w:w="2147" w:type="dxa"/>
          </w:tcPr>
          <w:p w14:paraId="3A240A1D" w14:textId="77777777" w:rsidR="00CB16A1" w:rsidRPr="00901608" w:rsidRDefault="00CB16A1" w:rsidP="005921FD">
            <w:pPr>
              <w:pStyle w:val="NoSpacing"/>
            </w:pPr>
          </w:p>
        </w:tc>
        <w:tc>
          <w:tcPr>
            <w:tcW w:w="3685" w:type="dxa"/>
          </w:tcPr>
          <w:p w14:paraId="66B5D0F3" w14:textId="7613092B" w:rsidR="00CB16A1" w:rsidRDefault="00CB16A1" w:rsidP="005921FD">
            <w:pPr>
              <w:pStyle w:val="NoSpacing"/>
            </w:pPr>
          </w:p>
        </w:tc>
      </w:tr>
    </w:tbl>
    <w:p w14:paraId="45516528" w14:textId="327AD98B" w:rsidR="003D5D10" w:rsidRPr="003E5E4B" w:rsidRDefault="00BB1777" w:rsidP="003E5E4B">
      <w:pPr>
        <w:pStyle w:val="Caption"/>
      </w:pPr>
      <w:r>
        <w:t xml:space="preserve">Table </w:t>
      </w:r>
      <w:r>
        <w:fldChar w:fldCharType="begin"/>
      </w:r>
      <w:r>
        <w:instrText xml:space="preserve"> SEQ Table \* ARABIC </w:instrText>
      </w:r>
      <w:r>
        <w:fldChar w:fldCharType="separate"/>
      </w:r>
      <w:r w:rsidR="001108F9">
        <w:rPr>
          <w:noProof/>
        </w:rPr>
        <w:t>17</w:t>
      </w:r>
      <w:r>
        <w:fldChar w:fldCharType="end"/>
      </w:r>
      <w:r>
        <w:t xml:space="preserve">: </w:t>
      </w:r>
      <w:r w:rsidR="00736601">
        <w:t>Cancellation</w:t>
      </w:r>
      <w:r w:rsidR="003E5E4B">
        <w:t xml:space="preserve"> Banner Screen Elements</w:t>
      </w:r>
    </w:p>
    <w:p w14:paraId="708E965F" w14:textId="77777777" w:rsidR="00954648" w:rsidRDefault="00954648" w:rsidP="00954648">
      <w:pPr>
        <w:pStyle w:val="Heading2"/>
      </w:pPr>
      <w:bookmarkStart w:id="228" w:name="_Ref218009989"/>
      <w:bookmarkStart w:id="229" w:name="_Ref218009992"/>
      <w:bookmarkStart w:id="230" w:name="_Toc219384530"/>
      <w:r>
        <w:t>Withdraw Syndication Details Approval Request</w:t>
      </w:r>
      <w:bookmarkEnd w:id="228"/>
      <w:bookmarkEnd w:id="229"/>
      <w:bookmarkEnd w:id="230"/>
    </w:p>
    <w:p w14:paraId="292BBC97" w14:textId="77777777" w:rsidR="00954648" w:rsidRPr="00D50758" w:rsidRDefault="00954648" w:rsidP="00954648">
      <w:pPr>
        <w:pStyle w:val="Heading3"/>
      </w:pPr>
      <w:bookmarkStart w:id="231" w:name="_Toc219384531"/>
      <w:r>
        <w:t>Description</w:t>
      </w:r>
      <w:bookmarkEnd w:id="231"/>
    </w:p>
    <w:p w14:paraId="0DEEACEC" w14:textId="7F0187C9" w:rsidR="00954648" w:rsidRDefault="00954648" w:rsidP="00954648">
      <w:r w:rsidRPr="00AC0961">
        <w:t xml:space="preserve">This use case enables Makers to withdraw </w:t>
      </w:r>
      <w:r w:rsidR="00C61149">
        <w:t>syndication details</w:t>
      </w:r>
      <w:r w:rsidRPr="00AC0961">
        <w:t xml:space="preserve"> updates</w:t>
      </w:r>
      <w:r w:rsidR="00C61149">
        <w:t>/cancellations</w:t>
      </w:r>
      <w:r w:rsidRPr="00AC0961">
        <w:t xml:space="preserve"> from approval. This is typically used when approval for the </w:t>
      </w:r>
      <w:r w:rsidR="00C61149">
        <w:t>syndication detail</w:t>
      </w:r>
      <w:r w:rsidRPr="00AC0961">
        <w:t xml:space="preserve">s is not required at the point in time i.e., there are further updates to be made to the </w:t>
      </w:r>
      <w:r w:rsidR="00C61149">
        <w:t>syndication details</w:t>
      </w:r>
      <w:r w:rsidRPr="00AC0961">
        <w:t>, or the updates that were submitted for approval are no longer required.</w:t>
      </w:r>
    </w:p>
    <w:p w14:paraId="186C98D4" w14:textId="77777777" w:rsidR="00954648" w:rsidRDefault="00954648" w:rsidP="00954648">
      <w:pPr>
        <w:pStyle w:val="Heading3"/>
      </w:pPr>
      <w:bookmarkStart w:id="232" w:name="_Toc219384532"/>
      <w:r>
        <w:lastRenderedPageBreak/>
        <w:t>Preconditions</w:t>
      </w:r>
      <w:bookmarkEnd w:id="232"/>
    </w:p>
    <w:p w14:paraId="192FAE3F" w14:textId="77777777" w:rsidR="00954648" w:rsidRDefault="00954648" w:rsidP="00954648">
      <w:pPr>
        <w:pStyle w:val="ListParagraph"/>
      </w:pPr>
      <w:r>
        <w:t>User logs in to the Intranet Portal.</w:t>
      </w:r>
    </w:p>
    <w:p w14:paraId="553C6753" w14:textId="4641F769" w:rsidR="00954648" w:rsidRDefault="00954648" w:rsidP="00954648">
      <w:pPr>
        <w:pStyle w:val="ListParagraph"/>
      </w:pPr>
      <w:r>
        <w:t xml:space="preserve">User accesses the </w:t>
      </w:r>
      <w:r w:rsidR="00C61149">
        <w:t xml:space="preserve">Syndication Tab of the </w:t>
      </w:r>
      <w:r>
        <w:t>Announcement Details Page.</w:t>
      </w:r>
    </w:p>
    <w:p w14:paraId="0954BD16" w14:textId="77777777" w:rsidR="00954648" w:rsidRDefault="00954648" w:rsidP="00954648">
      <w:pPr>
        <w:pStyle w:val="ListParagraph"/>
      </w:pPr>
      <w:r>
        <w:t>The announcement is of the status “Pending Approval”.</w:t>
      </w:r>
    </w:p>
    <w:p w14:paraId="12E6B7FB" w14:textId="77777777" w:rsidR="00954648" w:rsidRDefault="00954648" w:rsidP="00954648">
      <w:pPr>
        <w:pStyle w:val="Heading3"/>
      </w:pPr>
      <w:bookmarkStart w:id="233" w:name="_Toc219384533"/>
      <w:r>
        <w:t>Business Requirements</w:t>
      </w:r>
      <w:bookmarkEnd w:id="233"/>
    </w:p>
    <w:p w14:paraId="382CDA7F" w14:textId="77777777" w:rsidR="00954648" w:rsidRPr="0068320A" w:rsidRDefault="00954648" w:rsidP="00954648">
      <w:pPr>
        <w:pStyle w:val="ListParagraph"/>
        <w:rPr>
          <w:b/>
          <w:bCs/>
        </w:rPr>
      </w:pPr>
      <w:r w:rsidRPr="0068320A">
        <w:rPr>
          <w:b/>
          <w:bCs/>
        </w:rPr>
        <w:t xml:space="preserve">Role-based Access Control: </w:t>
      </w:r>
    </w:p>
    <w:p w14:paraId="2BC70A76" w14:textId="0F615D1C" w:rsidR="00954648" w:rsidRDefault="006F0DF9" w:rsidP="00954648">
      <w:pPr>
        <w:pStyle w:val="ListParagraph"/>
        <w:numPr>
          <w:ilvl w:val="1"/>
          <w:numId w:val="2"/>
        </w:numPr>
        <w:ind w:left="1276" w:hanging="425"/>
      </w:pPr>
      <w:r>
        <w:t>Syndication Details</w:t>
      </w:r>
      <w:r w:rsidR="00954648">
        <w:t xml:space="preserve"> Maker</w:t>
      </w:r>
    </w:p>
    <w:p w14:paraId="0DE91FEB" w14:textId="77777777" w:rsidR="00954648" w:rsidRDefault="00954648" w:rsidP="00954648">
      <w:pPr>
        <w:pStyle w:val="Heading3"/>
      </w:pPr>
      <w:bookmarkStart w:id="234" w:name="_Ref215675344"/>
      <w:bookmarkStart w:id="235" w:name="_Toc219384534"/>
      <w:r>
        <w:t>Post Conditions</w:t>
      </w:r>
      <w:bookmarkEnd w:id="234"/>
      <w:bookmarkEnd w:id="235"/>
    </w:p>
    <w:p w14:paraId="437A460C" w14:textId="6074FBCD" w:rsidR="00954648" w:rsidRPr="009E21BA" w:rsidRDefault="00954648" w:rsidP="00954648">
      <w:pPr>
        <w:pStyle w:val="ListParagraph"/>
      </w:pPr>
      <w:bookmarkStart w:id="236" w:name="_Hlk216080446"/>
      <w:r w:rsidRPr="009E21BA">
        <w:t xml:space="preserve">The instance of the BPMN workflow that was created when the </w:t>
      </w:r>
      <w:r w:rsidR="006F0DF9">
        <w:t>syndication details</w:t>
      </w:r>
      <w:r w:rsidRPr="009E21BA">
        <w:t xml:space="preserve"> was submitted for approval is suspended.</w:t>
      </w:r>
    </w:p>
    <w:p w14:paraId="44DE25BB" w14:textId="65E8118C" w:rsidR="00954648" w:rsidRPr="009E21BA" w:rsidRDefault="00954648" w:rsidP="00954648">
      <w:pPr>
        <w:pStyle w:val="ListParagraph"/>
      </w:pPr>
      <w:r w:rsidRPr="009E21BA">
        <w:t xml:space="preserve">The status of the </w:t>
      </w:r>
      <w:r w:rsidR="006F0DF9">
        <w:t>syndication details</w:t>
      </w:r>
      <w:r>
        <w:t xml:space="preserve"> </w:t>
      </w:r>
      <w:r w:rsidRPr="009E21BA">
        <w:t>is updated based on its previous status, refer to</w:t>
      </w:r>
      <w:r>
        <w:t xml:space="preserve"> </w:t>
      </w:r>
      <w:r>
        <w:fldChar w:fldCharType="begin"/>
      </w:r>
      <w:r>
        <w:instrText xml:space="preserve"> REF _Ref215583037 \r \h </w:instrText>
      </w:r>
      <w:r>
        <w:fldChar w:fldCharType="separate"/>
      </w:r>
      <w:r w:rsidR="001108F9">
        <w:t>2.5</w:t>
      </w:r>
      <w:r>
        <w:fldChar w:fldCharType="end"/>
      </w:r>
      <w:r>
        <w:t xml:space="preserve"> </w:t>
      </w:r>
      <w:r>
        <w:fldChar w:fldCharType="begin"/>
      </w:r>
      <w:r>
        <w:instrText xml:space="preserve"> REF _Ref215583037 \h </w:instrText>
      </w:r>
      <w:r>
        <w:fldChar w:fldCharType="separate"/>
      </w:r>
      <w:r w:rsidR="001108F9">
        <w:t>State Transition Diagram</w:t>
      </w:r>
      <w:r>
        <w:fldChar w:fldCharType="end"/>
      </w:r>
      <w:r w:rsidRPr="009E21BA">
        <w:t>.</w:t>
      </w:r>
    </w:p>
    <w:p w14:paraId="195A5BF1" w14:textId="77777777" w:rsidR="00954648" w:rsidRPr="009E21BA" w:rsidRDefault="00954648" w:rsidP="00954648">
      <w:pPr>
        <w:pStyle w:val="ListParagraph"/>
      </w:pPr>
      <w:r w:rsidRPr="009E21BA">
        <w:t>The event is added to the audit log and submission history.</w:t>
      </w:r>
    </w:p>
    <w:p w14:paraId="3A85DA55" w14:textId="13E7B8E5" w:rsidR="00954648" w:rsidRPr="009E21BA" w:rsidRDefault="00954648" w:rsidP="00954648">
      <w:pPr>
        <w:pStyle w:val="ListParagraph"/>
      </w:pPr>
      <w:r w:rsidRPr="009E21BA">
        <w:t xml:space="preserve">Emails are sent to the checkers to inform them of the </w:t>
      </w:r>
      <w:r w:rsidR="006F0DF9">
        <w:t>syndication details</w:t>
      </w:r>
      <w:r w:rsidRPr="009E21BA">
        <w:t xml:space="preserve"> which was withdrawn.</w:t>
      </w:r>
    </w:p>
    <w:p w14:paraId="3C15C80B" w14:textId="0B15C867" w:rsidR="00954648" w:rsidRPr="009E21BA" w:rsidRDefault="00954648" w:rsidP="00954648">
      <w:pPr>
        <w:pStyle w:val="ListParagraph"/>
      </w:pPr>
      <w:r w:rsidRPr="009E21BA">
        <w:t xml:space="preserve">User is redirected back to the </w:t>
      </w:r>
      <w:r w:rsidR="006F0DF9">
        <w:t xml:space="preserve">Syndications Tab of the </w:t>
      </w:r>
      <w:r>
        <w:t>Announcement</w:t>
      </w:r>
      <w:r w:rsidRPr="009E21BA">
        <w:t xml:space="preserve"> Listing </w:t>
      </w:r>
      <w:r>
        <w:t>P</w:t>
      </w:r>
      <w:r w:rsidRPr="009E21BA">
        <w:t>age.</w:t>
      </w:r>
    </w:p>
    <w:p w14:paraId="2AA82DAE" w14:textId="77777777" w:rsidR="00954648" w:rsidRPr="00E327D9" w:rsidRDefault="00954648" w:rsidP="00954648">
      <w:pPr>
        <w:pStyle w:val="ListParagraph"/>
      </w:pPr>
      <w:r w:rsidRPr="009E21BA">
        <w:t>User views a temporary toast notification informing that the withdrawal was successful</w:t>
      </w:r>
      <w:bookmarkEnd w:id="236"/>
      <w:r w:rsidRPr="00E327D9">
        <w:t>.</w:t>
      </w:r>
    </w:p>
    <w:p w14:paraId="10ED4454" w14:textId="0FF21FF3" w:rsidR="00954648" w:rsidRDefault="00613C19" w:rsidP="00954648">
      <w:pPr>
        <w:pStyle w:val="Heading3"/>
      </w:pPr>
      <w:bookmarkStart w:id="237" w:name="_Toc219384535"/>
      <w:r>
        <w:t>Syndication</w:t>
      </w:r>
      <w:r w:rsidR="00954648">
        <w:t xml:space="preserve"> Details Page</w:t>
      </w:r>
      <w:bookmarkEnd w:id="237"/>
    </w:p>
    <w:p w14:paraId="7963155E" w14:textId="20E03DEE" w:rsidR="00954648" w:rsidRDefault="00954648" w:rsidP="00954648">
      <w:r>
        <w:t xml:space="preserve">Refer to </w:t>
      </w:r>
      <w:r>
        <w:fldChar w:fldCharType="begin"/>
      </w:r>
      <w:r>
        <w:instrText xml:space="preserve"> REF _Ref218021755 \r \h </w:instrText>
      </w:r>
      <w:r>
        <w:fldChar w:fldCharType="separate"/>
      </w:r>
      <w:r w:rsidR="001108F9">
        <w:t>2.7.6</w:t>
      </w:r>
      <w:r>
        <w:fldChar w:fldCharType="end"/>
      </w:r>
      <w:r>
        <w:t xml:space="preserve"> </w:t>
      </w:r>
      <w:r>
        <w:fldChar w:fldCharType="begin"/>
      </w:r>
      <w:r>
        <w:instrText xml:space="preserve"> REF _Ref218021755 \h </w:instrText>
      </w:r>
      <w:r>
        <w:fldChar w:fldCharType="separate"/>
      </w:r>
      <w:r w:rsidR="001108F9">
        <w:t>Syndication</w:t>
      </w:r>
      <w:r w:rsidR="001108F9" w:rsidRPr="00D13A3C">
        <w:t xml:space="preserve"> Details Page</w:t>
      </w:r>
      <w:r>
        <w:fldChar w:fldCharType="end"/>
      </w:r>
      <w:r>
        <w:t xml:space="preserve"> for the screen elements in the </w:t>
      </w:r>
      <w:r w:rsidR="00172983">
        <w:t>Syndication</w:t>
      </w:r>
      <w:r>
        <w:t xml:space="preserve"> Details page. In this use case, the page contains additional elements in the Page Header.</w:t>
      </w:r>
    </w:p>
    <w:p w14:paraId="6937A298" w14:textId="77777777" w:rsidR="00954648" w:rsidRDefault="00954648" w:rsidP="00954648">
      <w:pPr>
        <w:pStyle w:val="Heading4"/>
      </w:pPr>
      <w:r>
        <w:t>Wireframe</w:t>
      </w:r>
    </w:p>
    <w:p w14:paraId="16658D58" w14:textId="40DF984C" w:rsidR="00954648" w:rsidRDefault="00954648" w:rsidP="00954648">
      <w:r>
        <w:t xml:space="preserve">Refer to </w:t>
      </w:r>
      <w:r>
        <w:fldChar w:fldCharType="begin"/>
      </w:r>
      <w:r>
        <w:instrText xml:space="preserve"> REF _Ref215243926 \r \h </w:instrText>
      </w:r>
      <w:r>
        <w:fldChar w:fldCharType="separate"/>
      </w:r>
      <w:r w:rsidR="001108F9">
        <w:t>2.7.6.1</w:t>
      </w:r>
      <w:r>
        <w:fldChar w:fldCharType="end"/>
      </w:r>
      <w:r>
        <w:t xml:space="preserve"> </w:t>
      </w:r>
      <w:r>
        <w:fldChar w:fldCharType="begin"/>
      </w:r>
      <w:r>
        <w:instrText xml:space="preserve"> REF _Ref215243926 \h </w:instrText>
      </w:r>
      <w:r>
        <w:fldChar w:fldCharType="separate"/>
      </w:r>
      <w:r w:rsidR="001108F9">
        <w:t>Wireframe</w:t>
      </w:r>
      <w:r>
        <w:fldChar w:fldCharType="end"/>
      </w:r>
      <w:r>
        <w:t>.</w:t>
      </w:r>
    </w:p>
    <w:p w14:paraId="50EC2091" w14:textId="77777777" w:rsidR="00954648" w:rsidRDefault="00954648" w:rsidP="00954648">
      <w:pPr>
        <w:pStyle w:val="Heading4"/>
      </w:pPr>
      <w:r>
        <w:t>Page Header</w:t>
      </w:r>
    </w:p>
    <w:tbl>
      <w:tblPr>
        <w:tblStyle w:val="TableGrid"/>
        <w:tblW w:w="0" w:type="auto"/>
        <w:tblLook w:val="04A0" w:firstRow="1" w:lastRow="0" w:firstColumn="1" w:lastColumn="0" w:noHBand="0" w:noVBand="1"/>
      </w:tblPr>
      <w:tblGrid>
        <w:gridCol w:w="562"/>
        <w:gridCol w:w="2248"/>
        <w:gridCol w:w="1701"/>
        <w:gridCol w:w="2147"/>
        <w:gridCol w:w="3685"/>
      </w:tblGrid>
      <w:tr w:rsidR="00954648" w:rsidRPr="007C7C7F" w14:paraId="7573D787" w14:textId="77777777" w:rsidTr="005E1E8F">
        <w:tc>
          <w:tcPr>
            <w:tcW w:w="562" w:type="dxa"/>
            <w:shd w:val="clear" w:color="auto" w:fill="E7E6E6" w:themeFill="background2"/>
          </w:tcPr>
          <w:p w14:paraId="0DAA2BFA" w14:textId="77777777" w:rsidR="00954648" w:rsidRPr="007D7B67" w:rsidRDefault="00954648" w:rsidP="005E1E8F">
            <w:pPr>
              <w:pStyle w:val="NoSpacing"/>
              <w:jc w:val="center"/>
              <w:rPr>
                <w:b/>
                <w:bCs/>
              </w:rPr>
            </w:pPr>
            <w:r w:rsidRPr="007D7B67">
              <w:rPr>
                <w:rFonts w:cstheme="minorHAnsi"/>
                <w:b/>
                <w:bCs/>
              </w:rPr>
              <w:t>S/N</w:t>
            </w:r>
          </w:p>
        </w:tc>
        <w:tc>
          <w:tcPr>
            <w:tcW w:w="2248" w:type="dxa"/>
            <w:shd w:val="clear" w:color="auto" w:fill="E7E6E6" w:themeFill="background2"/>
          </w:tcPr>
          <w:p w14:paraId="5465CC5E" w14:textId="77777777" w:rsidR="00954648" w:rsidRPr="007D7B67" w:rsidRDefault="00954648" w:rsidP="005E1E8F">
            <w:pPr>
              <w:pStyle w:val="NoSpacing"/>
              <w:jc w:val="center"/>
              <w:rPr>
                <w:b/>
                <w:bCs/>
              </w:rPr>
            </w:pPr>
            <w:r w:rsidRPr="007D7B67">
              <w:rPr>
                <w:rFonts w:cstheme="minorHAnsi"/>
                <w:b/>
                <w:bCs/>
              </w:rPr>
              <w:t>Name</w:t>
            </w:r>
          </w:p>
        </w:tc>
        <w:tc>
          <w:tcPr>
            <w:tcW w:w="1701" w:type="dxa"/>
            <w:shd w:val="clear" w:color="auto" w:fill="E7E6E6" w:themeFill="background2"/>
          </w:tcPr>
          <w:p w14:paraId="605E14FA" w14:textId="77777777" w:rsidR="00954648" w:rsidRPr="007D7B67" w:rsidRDefault="00954648" w:rsidP="005E1E8F">
            <w:pPr>
              <w:pStyle w:val="TableHeading"/>
              <w:jc w:val="center"/>
              <w:rPr>
                <w:rFonts w:asciiTheme="minorHAnsi" w:hAnsiTheme="minorHAnsi" w:cstheme="minorHAnsi"/>
                <w:bCs/>
              </w:rPr>
            </w:pPr>
            <w:r w:rsidRPr="007D7B67">
              <w:rPr>
                <w:rFonts w:asciiTheme="minorHAnsi" w:hAnsiTheme="minorHAnsi" w:cstheme="minorHAnsi"/>
                <w:bCs/>
              </w:rPr>
              <w:t>Type</w:t>
            </w:r>
          </w:p>
          <w:p w14:paraId="1457AB11" w14:textId="77777777" w:rsidR="00954648" w:rsidRPr="007D7B67" w:rsidRDefault="00954648" w:rsidP="005E1E8F">
            <w:pPr>
              <w:pStyle w:val="NoSpacing"/>
              <w:jc w:val="center"/>
              <w:rPr>
                <w:b/>
                <w:bCs/>
              </w:rPr>
            </w:pPr>
            <w:r w:rsidRPr="007D7B67">
              <w:rPr>
                <w:rFonts w:cstheme="minorHAnsi"/>
                <w:b/>
                <w:bCs/>
              </w:rPr>
              <w:t>(Max Length)</w:t>
            </w:r>
          </w:p>
        </w:tc>
        <w:tc>
          <w:tcPr>
            <w:tcW w:w="2147" w:type="dxa"/>
            <w:shd w:val="clear" w:color="auto" w:fill="E7E6E6" w:themeFill="background2"/>
          </w:tcPr>
          <w:p w14:paraId="024A6267" w14:textId="77777777" w:rsidR="00954648" w:rsidRPr="007D7B67" w:rsidRDefault="00954648" w:rsidP="005E1E8F">
            <w:pPr>
              <w:pStyle w:val="NoSpacing"/>
              <w:jc w:val="center"/>
              <w:rPr>
                <w:b/>
                <w:bCs/>
              </w:rPr>
            </w:pPr>
            <w:r w:rsidRPr="007D7B67">
              <w:rPr>
                <w:rFonts w:cstheme="minorHAnsi"/>
                <w:b/>
                <w:bCs/>
              </w:rPr>
              <w:t>Validation Rules</w:t>
            </w:r>
          </w:p>
        </w:tc>
        <w:tc>
          <w:tcPr>
            <w:tcW w:w="3685" w:type="dxa"/>
            <w:shd w:val="clear" w:color="auto" w:fill="E7E6E6" w:themeFill="background2"/>
          </w:tcPr>
          <w:p w14:paraId="7AADB7DF" w14:textId="77777777" w:rsidR="00954648" w:rsidRPr="007D7B67" w:rsidRDefault="00954648" w:rsidP="005E1E8F">
            <w:pPr>
              <w:pStyle w:val="NoSpacing"/>
              <w:jc w:val="center"/>
              <w:rPr>
                <w:rFonts w:cstheme="minorHAnsi"/>
                <w:b/>
                <w:bCs/>
              </w:rPr>
            </w:pPr>
            <w:r>
              <w:rPr>
                <w:rFonts w:cstheme="minorHAnsi"/>
                <w:b/>
                <w:bCs/>
              </w:rPr>
              <w:t>Remarks</w:t>
            </w:r>
          </w:p>
        </w:tc>
      </w:tr>
      <w:tr w:rsidR="00954648" w:rsidRPr="007C7C7F" w14:paraId="5E707944" w14:textId="77777777" w:rsidTr="005E1E8F">
        <w:tc>
          <w:tcPr>
            <w:tcW w:w="562" w:type="dxa"/>
          </w:tcPr>
          <w:p w14:paraId="78204E00" w14:textId="77777777" w:rsidR="00954648" w:rsidRPr="007C7C7F" w:rsidRDefault="00954648" w:rsidP="005E1E8F">
            <w:pPr>
              <w:pStyle w:val="NoSpacing"/>
            </w:pPr>
            <w:r>
              <w:rPr>
                <w:rFonts w:cstheme="minorHAnsi"/>
              </w:rPr>
              <w:t>1</w:t>
            </w:r>
          </w:p>
        </w:tc>
        <w:tc>
          <w:tcPr>
            <w:tcW w:w="2248" w:type="dxa"/>
          </w:tcPr>
          <w:p w14:paraId="0A5D4EDD" w14:textId="77777777" w:rsidR="00954648" w:rsidRPr="00CE0D19" w:rsidRDefault="00954648" w:rsidP="005E1E8F">
            <w:pPr>
              <w:pStyle w:val="NoSpacing"/>
              <w:jc w:val="left"/>
            </w:pPr>
            <w:r>
              <w:rPr>
                <w:rFonts w:cstheme="minorHAnsi"/>
              </w:rPr>
              <w:t>Withdraw</w:t>
            </w:r>
          </w:p>
        </w:tc>
        <w:tc>
          <w:tcPr>
            <w:tcW w:w="1701" w:type="dxa"/>
          </w:tcPr>
          <w:p w14:paraId="38A72750" w14:textId="77777777" w:rsidR="00954648" w:rsidRPr="00901608" w:rsidRDefault="00954648" w:rsidP="005E1E8F">
            <w:pPr>
              <w:pStyle w:val="NoSpacing"/>
            </w:pPr>
            <w:r>
              <w:rPr>
                <w:rFonts w:cstheme="minorHAnsi"/>
              </w:rPr>
              <w:t>Tertiary button</w:t>
            </w:r>
          </w:p>
        </w:tc>
        <w:tc>
          <w:tcPr>
            <w:tcW w:w="2147" w:type="dxa"/>
          </w:tcPr>
          <w:p w14:paraId="7F9BF649" w14:textId="77777777" w:rsidR="00954648" w:rsidRPr="00901608" w:rsidRDefault="00954648" w:rsidP="005E1E8F">
            <w:pPr>
              <w:pStyle w:val="NoSpacing"/>
            </w:pPr>
          </w:p>
        </w:tc>
        <w:tc>
          <w:tcPr>
            <w:tcW w:w="3685" w:type="dxa"/>
          </w:tcPr>
          <w:p w14:paraId="1D4440A3" w14:textId="77777777" w:rsidR="00954648" w:rsidRPr="00901608" w:rsidRDefault="00954648" w:rsidP="005E1E8F">
            <w:pPr>
              <w:pStyle w:val="NoSpacing"/>
            </w:pPr>
            <w:r>
              <w:t>Opens the confirmation prompt.</w:t>
            </w:r>
          </w:p>
        </w:tc>
      </w:tr>
    </w:tbl>
    <w:p w14:paraId="1BE90D8E" w14:textId="7ACA09F6" w:rsidR="00954648" w:rsidRPr="00474AFC" w:rsidRDefault="00BB1777" w:rsidP="00954648">
      <w:pPr>
        <w:pStyle w:val="Caption"/>
      </w:pPr>
      <w:r>
        <w:t xml:space="preserve">Table </w:t>
      </w:r>
      <w:r>
        <w:fldChar w:fldCharType="begin"/>
      </w:r>
      <w:r>
        <w:instrText xml:space="preserve"> SEQ Table \* ARABIC </w:instrText>
      </w:r>
      <w:r>
        <w:fldChar w:fldCharType="separate"/>
      </w:r>
      <w:r w:rsidR="001108F9">
        <w:rPr>
          <w:noProof/>
        </w:rPr>
        <w:t>18</w:t>
      </w:r>
      <w:r>
        <w:fldChar w:fldCharType="end"/>
      </w:r>
      <w:r>
        <w:t xml:space="preserve">: </w:t>
      </w:r>
      <w:r w:rsidR="00954648">
        <w:t>Page Header Screen Elements</w:t>
      </w:r>
    </w:p>
    <w:p w14:paraId="56B9D0FC" w14:textId="77777777" w:rsidR="00954648" w:rsidRDefault="00954648" w:rsidP="00954648">
      <w:pPr>
        <w:pStyle w:val="Heading3"/>
      </w:pPr>
      <w:bookmarkStart w:id="238" w:name="_Toc219384536"/>
      <w:r>
        <w:t>Confirmation Prompt</w:t>
      </w:r>
      <w:bookmarkEnd w:id="238"/>
    </w:p>
    <w:p w14:paraId="31932991" w14:textId="77777777" w:rsidR="00954648" w:rsidRDefault="00954648" w:rsidP="00954648">
      <w:pPr>
        <w:pStyle w:val="Heading4"/>
      </w:pPr>
      <w:r>
        <w:t>Wireframe</w:t>
      </w:r>
    </w:p>
    <w:p w14:paraId="75AE673B" w14:textId="25DAD0C8" w:rsidR="00954648" w:rsidRDefault="00AD562F" w:rsidP="00954648">
      <w:pPr>
        <w:jc w:val="center"/>
      </w:pPr>
      <w:r w:rsidRPr="00AD562F">
        <w:rPr>
          <w:noProof/>
        </w:rPr>
        <w:drawing>
          <wp:inline distT="0" distB="0" distL="0" distR="0" wp14:anchorId="56885B60" wp14:editId="14337E10">
            <wp:extent cx="3567363" cy="1328056"/>
            <wp:effectExtent l="0" t="0" r="0" b="5715"/>
            <wp:docPr id="1477319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31986" name="Picture 1" descr="A screenshot of a computer&#10;&#10;AI-generated content may be incorrect."/>
                    <pic:cNvPicPr/>
                  </pic:nvPicPr>
                  <pic:blipFill>
                    <a:blip r:embed="rId41"/>
                    <a:stretch>
                      <a:fillRect/>
                    </a:stretch>
                  </pic:blipFill>
                  <pic:spPr>
                    <a:xfrm>
                      <a:off x="0" y="0"/>
                      <a:ext cx="3584362" cy="1334384"/>
                    </a:xfrm>
                    <a:prstGeom prst="rect">
                      <a:avLst/>
                    </a:prstGeom>
                  </pic:spPr>
                </pic:pic>
              </a:graphicData>
            </a:graphic>
          </wp:inline>
        </w:drawing>
      </w:r>
    </w:p>
    <w:p w14:paraId="3EBB2E2E" w14:textId="6835A621" w:rsidR="00954648" w:rsidRPr="00AC0961" w:rsidRDefault="00B664FB" w:rsidP="00954648">
      <w:pPr>
        <w:pStyle w:val="Caption"/>
      </w:pPr>
      <w:r w:rsidRPr="00411560">
        <w:t xml:space="preserve">Figure </w:t>
      </w:r>
      <w:r w:rsidRPr="00411560">
        <w:fldChar w:fldCharType="begin"/>
      </w:r>
      <w:r w:rsidRPr="00411560">
        <w:instrText xml:space="preserve"> SEQ Figure \* ARABIC </w:instrText>
      </w:r>
      <w:r w:rsidRPr="00411560">
        <w:fldChar w:fldCharType="separate"/>
      </w:r>
      <w:r w:rsidR="001108F9">
        <w:rPr>
          <w:noProof/>
        </w:rPr>
        <w:t>12</w:t>
      </w:r>
      <w:r w:rsidRPr="00411560">
        <w:fldChar w:fldCharType="end"/>
      </w:r>
      <w:r>
        <w:t>:</w:t>
      </w:r>
      <w:r w:rsidRPr="00411560">
        <w:t xml:space="preserve"> </w:t>
      </w:r>
      <w:r w:rsidR="00954648">
        <w:t>Confirmation Prompt</w:t>
      </w:r>
      <w:r w:rsidR="004503C8">
        <w:t xml:space="preserve"> (Withdraw)</w:t>
      </w:r>
    </w:p>
    <w:p w14:paraId="2DE77C58" w14:textId="77777777" w:rsidR="00954648" w:rsidRDefault="00954648" w:rsidP="00954648">
      <w:pPr>
        <w:pStyle w:val="Heading4"/>
      </w:pPr>
      <w:r>
        <w:lastRenderedPageBreak/>
        <w:t>Screen Elements</w:t>
      </w:r>
    </w:p>
    <w:tbl>
      <w:tblPr>
        <w:tblStyle w:val="TableGrid"/>
        <w:tblW w:w="0" w:type="auto"/>
        <w:tblLook w:val="04A0" w:firstRow="1" w:lastRow="0" w:firstColumn="1" w:lastColumn="0" w:noHBand="0" w:noVBand="1"/>
      </w:tblPr>
      <w:tblGrid>
        <w:gridCol w:w="562"/>
        <w:gridCol w:w="2248"/>
        <w:gridCol w:w="1701"/>
        <w:gridCol w:w="2147"/>
        <w:gridCol w:w="3685"/>
      </w:tblGrid>
      <w:tr w:rsidR="00954648" w:rsidRPr="007C7C7F" w14:paraId="64C83FB7" w14:textId="77777777" w:rsidTr="005E1E8F">
        <w:tc>
          <w:tcPr>
            <w:tcW w:w="562" w:type="dxa"/>
            <w:shd w:val="clear" w:color="auto" w:fill="E7E6E6" w:themeFill="background2"/>
          </w:tcPr>
          <w:p w14:paraId="249A0972" w14:textId="77777777" w:rsidR="00954648" w:rsidRPr="007D7B67" w:rsidRDefault="00954648" w:rsidP="005E1E8F">
            <w:pPr>
              <w:pStyle w:val="NoSpacing"/>
              <w:jc w:val="center"/>
              <w:rPr>
                <w:b/>
                <w:bCs/>
              </w:rPr>
            </w:pPr>
            <w:r w:rsidRPr="007D7B67">
              <w:rPr>
                <w:rFonts w:cstheme="minorHAnsi"/>
                <w:b/>
                <w:bCs/>
              </w:rPr>
              <w:t>S/N</w:t>
            </w:r>
          </w:p>
        </w:tc>
        <w:tc>
          <w:tcPr>
            <w:tcW w:w="2248" w:type="dxa"/>
            <w:shd w:val="clear" w:color="auto" w:fill="E7E6E6" w:themeFill="background2"/>
          </w:tcPr>
          <w:p w14:paraId="44692D36" w14:textId="77777777" w:rsidR="00954648" w:rsidRPr="007D7B67" w:rsidRDefault="00954648" w:rsidP="005E1E8F">
            <w:pPr>
              <w:pStyle w:val="NoSpacing"/>
              <w:jc w:val="center"/>
              <w:rPr>
                <w:b/>
                <w:bCs/>
              </w:rPr>
            </w:pPr>
            <w:r w:rsidRPr="007D7B67">
              <w:rPr>
                <w:rFonts w:cstheme="minorHAnsi"/>
                <w:b/>
                <w:bCs/>
              </w:rPr>
              <w:t>Name</w:t>
            </w:r>
          </w:p>
        </w:tc>
        <w:tc>
          <w:tcPr>
            <w:tcW w:w="1701" w:type="dxa"/>
            <w:shd w:val="clear" w:color="auto" w:fill="E7E6E6" w:themeFill="background2"/>
          </w:tcPr>
          <w:p w14:paraId="11F83F72" w14:textId="77777777" w:rsidR="00954648" w:rsidRPr="007D7B67" w:rsidRDefault="00954648" w:rsidP="005E1E8F">
            <w:pPr>
              <w:pStyle w:val="TableHeading"/>
              <w:jc w:val="center"/>
              <w:rPr>
                <w:rFonts w:asciiTheme="minorHAnsi" w:hAnsiTheme="minorHAnsi" w:cstheme="minorHAnsi"/>
                <w:bCs/>
              </w:rPr>
            </w:pPr>
            <w:r w:rsidRPr="007D7B67">
              <w:rPr>
                <w:rFonts w:asciiTheme="minorHAnsi" w:hAnsiTheme="minorHAnsi" w:cstheme="minorHAnsi"/>
                <w:bCs/>
              </w:rPr>
              <w:t>Type</w:t>
            </w:r>
          </w:p>
          <w:p w14:paraId="7BA6AF2F" w14:textId="77777777" w:rsidR="00954648" w:rsidRPr="007D7B67" w:rsidRDefault="00954648" w:rsidP="005E1E8F">
            <w:pPr>
              <w:pStyle w:val="NoSpacing"/>
              <w:jc w:val="center"/>
              <w:rPr>
                <w:b/>
                <w:bCs/>
              </w:rPr>
            </w:pPr>
            <w:r w:rsidRPr="007D7B67">
              <w:rPr>
                <w:rFonts w:cstheme="minorHAnsi"/>
                <w:b/>
                <w:bCs/>
              </w:rPr>
              <w:t>(Max Length)</w:t>
            </w:r>
          </w:p>
        </w:tc>
        <w:tc>
          <w:tcPr>
            <w:tcW w:w="2147" w:type="dxa"/>
            <w:shd w:val="clear" w:color="auto" w:fill="E7E6E6" w:themeFill="background2"/>
          </w:tcPr>
          <w:p w14:paraId="449B95CF" w14:textId="77777777" w:rsidR="00954648" w:rsidRPr="007D7B67" w:rsidRDefault="00954648" w:rsidP="005E1E8F">
            <w:pPr>
              <w:pStyle w:val="NoSpacing"/>
              <w:jc w:val="center"/>
              <w:rPr>
                <w:b/>
                <w:bCs/>
              </w:rPr>
            </w:pPr>
            <w:r w:rsidRPr="007D7B67">
              <w:rPr>
                <w:rFonts w:cstheme="minorHAnsi"/>
                <w:b/>
                <w:bCs/>
              </w:rPr>
              <w:t>Validation Rules</w:t>
            </w:r>
          </w:p>
        </w:tc>
        <w:tc>
          <w:tcPr>
            <w:tcW w:w="3685" w:type="dxa"/>
            <w:shd w:val="clear" w:color="auto" w:fill="E7E6E6" w:themeFill="background2"/>
          </w:tcPr>
          <w:p w14:paraId="1FCF0A3B" w14:textId="77777777" w:rsidR="00954648" w:rsidRPr="007D7B67" w:rsidRDefault="00954648" w:rsidP="005E1E8F">
            <w:pPr>
              <w:pStyle w:val="NoSpacing"/>
              <w:jc w:val="center"/>
              <w:rPr>
                <w:rFonts w:cstheme="minorHAnsi"/>
                <w:b/>
                <w:bCs/>
              </w:rPr>
            </w:pPr>
            <w:r>
              <w:rPr>
                <w:rFonts w:cstheme="minorHAnsi"/>
                <w:b/>
                <w:bCs/>
              </w:rPr>
              <w:t>Remarks</w:t>
            </w:r>
          </w:p>
        </w:tc>
      </w:tr>
      <w:tr w:rsidR="00954648" w:rsidRPr="007C7C7F" w14:paraId="44888BA9" w14:textId="77777777" w:rsidTr="005E1E8F">
        <w:tc>
          <w:tcPr>
            <w:tcW w:w="562" w:type="dxa"/>
          </w:tcPr>
          <w:p w14:paraId="714137DA" w14:textId="77777777" w:rsidR="00954648" w:rsidRPr="007C7C7F" w:rsidRDefault="00954648" w:rsidP="005E1E8F">
            <w:pPr>
              <w:pStyle w:val="NoSpacing"/>
            </w:pPr>
            <w:r>
              <w:rPr>
                <w:rFonts w:cstheme="minorHAnsi"/>
              </w:rPr>
              <w:t>1</w:t>
            </w:r>
          </w:p>
        </w:tc>
        <w:tc>
          <w:tcPr>
            <w:tcW w:w="2248" w:type="dxa"/>
          </w:tcPr>
          <w:p w14:paraId="6E08A75F" w14:textId="77777777" w:rsidR="00954648" w:rsidRPr="00CE0D19" w:rsidRDefault="00954648" w:rsidP="005E1E8F">
            <w:pPr>
              <w:pStyle w:val="NoSpacing"/>
              <w:jc w:val="left"/>
            </w:pPr>
            <w:r>
              <w:rPr>
                <w:rFonts w:cstheme="minorHAnsi"/>
              </w:rPr>
              <w:t>Confirm withdrawal</w:t>
            </w:r>
          </w:p>
        </w:tc>
        <w:tc>
          <w:tcPr>
            <w:tcW w:w="1701" w:type="dxa"/>
          </w:tcPr>
          <w:p w14:paraId="5D09C70B" w14:textId="77777777" w:rsidR="00954648" w:rsidRPr="00901608" w:rsidRDefault="00954648" w:rsidP="005E1E8F">
            <w:pPr>
              <w:pStyle w:val="NoSpacing"/>
            </w:pPr>
            <w:r w:rsidRPr="002923FD">
              <w:rPr>
                <w:rFonts w:cstheme="minorHAnsi"/>
              </w:rPr>
              <w:t xml:space="preserve">Modal </w:t>
            </w:r>
            <w:r>
              <w:rPr>
                <w:rFonts w:cstheme="minorHAnsi"/>
              </w:rPr>
              <w:t>t</w:t>
            </w:r>
            <w:r w:rsidRPr="002923FD">
              <w:rPr>
                <w:rFonts w:cstheme="minorHAnsi"/>
              </w:rPr>
              <w:t>itle</w:t>
            </w:r>
          </w:p>
        </w:tc>
        <w:tc>
          <w:tcPr>
            <w:tcW w:w="2147" w:type="dxa"/>
          </w:tcPr>
          <w:p w14:paraId="5B25E19D" w14:textId="77777777" w:rsidR="00954648" w:rsidRPr="00901608" w:rsidRDefault="00954648" w:rsidP="005E1E8F">
            <w:pPr>
              <w:pStyle w:val="NoSpacing"/>
            </w:pPr>
          </w:p>
        </w:tc>
        <w:tc>
          <w:tcPr>
            <w:tcW w:w="3685" w:type="dxa"/>
          </w:tcPr>
          <w:p w14:paraId="574D1E19" w14:textId="77777777" w:rsidR="00954648" w:rsidRPr="00901608" w:rsidRDefault="00954648" w:rsidP="005E1E8F">
            <w:pPr>
              <w:pStyle w:val="NoSpacing"/>
            </w:pPr>
          </w:p>
        </w:tc>
      </w:tr>
      <w:tr w:rsidR="00954648" w:rsidRPr="007C7C7F" w14:paraId="5D379B54" w14:textId="77777777" w:rsidTr="005E1E8F">
        <w:tc>
          <w:tcPr>
            <w:tcW w:w="562" w:type="dxa"/>
          </w:tcPr>
          <w:p w14:paraId="45629F6C" w14:textId="77777777" w:rsidR="00954648" w:rsidRDefault="00954648" w:rsidP="005E1E8F">
            <w:pPr>
              <w:pStyle w:val="NoSpacing"/>
              <w:rPr>
                <w:rFonts w:cstheme="minorHAnsi"/>
              </w:rPr>
            </w:pPr>
            <w:r>
              <w:rPr>
                <w:rFonts w:cstheme="minorHAnsi"/>
              </w:rPr>
              <w:t>2</w:t>
            </w:r>
          </w:p>
        </w:tc>
        <w:tc>
          <w:tcPr>
            <w:tcW w:w="2248" w:type="dxa"/>
          </w:tcPr>
          <w:p w14:paraId="738AC195" w14:textId="77777777" w:rsidR="00954648" w:rsidRDefault="00954648" w:rsidP="005E1E8F">
            <w:pPr>
              <w:pStyle w:val="NoSpacing"/>
              <w:jc w:val="left"/>
              <w:rPr>
                <w:rFonts w:cstheme="minorHAnsi"/>
              </w:rPr>
            </w:pPr>
            <w:r>
              <w:rPr>
                <w:rFonts w:cstheme="minorHAnsi"/>
              </w:rPr>
              <w:t>Please confirm that you intend to withdraw the request. This action cannot be undone.</w:t>
            </w:r>
          </w:p>
        </w:tc>
        <w:tc>
          <w:tcPr>
            <w:tcW w:w="1701" w:type="dxa"/>
          </w:tcPr>
          <w:p w14:paraId="2D3158AE" w14:textId="77777777" w:rsidR="00954648" w:rsidRDefault="00954648" w:rsidP="005E1E8F">
            <w:pPr>
              <w:pStyle w:val="NoSpacing"/>
              <w:rPr>
                <w:rFonts w:cstheme="minorHAnsi"/>
              </w:rPr>
            </w:pPr>
            <w:r>
              <w:rPr>
                <w:rFonts w:cstheme="minorHAnsi"/>
              </w:rPr>
              <w:t>Modal description</w:t>
            </w:r>
          </w:p>
        </w:tc>
        <w:tc>
          <w:tcPr>
            <w:tcW w:w="2147" w:type="dxa"/>
          </w:tcPr>
          <w:p w14:paraId="5923E63F" w14:textId="77777777" w:rsidR="00954648" w:rsidRPr="00901608" w:rsidRDefault="00954648" w:rsidP="005E1E8F">
            <w:pPr>
              <w:pStyle w:val="NoSpacing"/>
            </w:pPr>
          </w:p>
        </w:tc>
        <w:tc>
          <w:tcPr>
            <w:tcW w:w="3685" w:type="dxa"/>
          </w:tcPr>
          <w:p w14:paraId="5144F353" w14:textId="77777777" w:rsidR="00954648" w:rsidRDefault="00954648" w:rsidP="005E1E8F">
            <w:pPr>
              <w:pStyle w:val="NoSpacing"/>
            </w:pPr>
          </w:p>
        </w:tc>
      </w:tr>
      <w:tr w:rsidR="00954648" w:rsidRPr="007C7C7F" w14:paraId="0134265F" w14:textId="77777777" w:rsidTr="005E1E8F">
        <w:tc>
          <w:tcPr>
            <w:tcW w:w="562" w:type="dxa"/>
          </w:tcPr>
          <w:p w14:paraId="394EE019" w14:textId="77777777" w:rsidR="00954648" w:rsidRDefault="00954648" w:rsidP="005E1E8F">
            <w:pPr>
              <w:pStyle w:val="NoSpacing"/>
              <w:rPr>
                <w:rFonts w:cstheme="minorHAnsi"/>
              </w:rPr>
            </w:pPr>
            <w:r>
              <w:rPr>
                <w:rFonts w:cstheme="minorHAnsi"/>
              </w:rPr>
              <w:t>3</w:t>
            </w:r>
          </w:p>
        </w:tc>
        <w:tc>
          <w:tcPr>
            <w:tcW w:w="2248" w:type="dxa"/>
          </w:tcPr>
          <w:p w14:paraId="21F7FF38" w14:textId="77777777" w:rsidR="00954648" w:rsidRDefault="00954648" w:rsidP="005E1E8F">
            <w:pPr>
              <w:pStyle w:val="NoSpacing"/>
              <w:jc w:val="left"/>
              <w:rPr>
                <w:rFonts w:cstheme="minorHAnsi"/>
              </w:rPr>
            </w:pPr>
            <w:r>
              <w:rPr>
                <w:rFonts w:cstheme="minorHAnsi"/>
              </w:rPr>
              <w:t>Cancel</w:t>
            </w:r>
          </w:p>
        </w:tc>
        <w:tc>
          <w:tcPr>
            <w:tcW w:w="1701" w:type="dxa"/>
          </w:tcPr>
          <w:p w14:paraId="4206BC8B" w14:textId="77777777" w:rsidR="00954648" w:rsidRDefault="00954648" w:rsidP="005E1E8F">
            <w:pPr>
              <w:pStyle w:val="NoSpacing"/>
              <w:rPr>
                <w:rFonts w:cstheme="minorHAnsi"/>
              </w:rPr>
            </w:pPr>
            <w:r>
              <w:rPr>
                <w:rFonts w:cstheme="minorHAnsi"/>
              </w:rPr>
              <w:t>Secondary button</w:t>
            </w:r>
          </w:p>
        </w:tc>
        <w:tc>
          <w:tcPr>
            <w:tcW w:w="2147" w:type="dxa"/>
          </w:tcPr>
          <w:p w14:paraId="177BF8FD" w14:textId="77777777" w:rsidR="00954648" w:rsidRPr="00901608" w:rsidRDefault="00954648" w:rsidP="005E1E8F">
            <w:pPr>
              <w:pStyle w:val="NoSpacing"/>
            </w:pPr>
          </w:p>
        </w:tc>
        <w:tc>
          <w:tcPr>
            <w:tcW w:w="3685" w:type="dxa"/>
          </w:tcPr>
          <w:p w14:paraId="0A0BC93F" w14:textId="77777777" w:rsidR="00954648" w:rsidRDefault="00954648" w:rsidP="005E1E8F">
            <w:pPr>
              <w:pStyle w:val="NoSpacing"/>
            </w:pPr>
            <w:r>
              <w:t>Closes the confirmation prompt.</w:t>
            </w:r>
          </w:p>
        </w:tc>
      </w:tr>
      <w:tr w:rsidR="00954648" w:rsidRPr="007C7C7F" w14:paraId="5B28F791" w14:textId="77777777" w:rsidTr="005E1E8F">
        <w:tc>
          <w:tcPr>
            <w:tcW w:w="562" w:type="dxa"/>
          </w:tcPr>
          <w:p w14:paraId="48B0ABA1" w14:textId="77777777" w:rsidR="00954648" w:rsidRDefault="00954648" w:rsidP="005E1E8F">
            <w:pPr>
              <w:pStyle w:val="NoSpacing"/>
              <w:rPr>
                <w:rFonts w:cstheme="minorHAnsi"/>
              </w:rPr>
            </w:pPr>
            <w:r>
              <w:rPr>
                <w:rFonts w:cstheme="minorHAnsi"/>
              </w:rPr>
              <w:t>4</w:t>
            </w:r>
          </w:p>
        </w:tc>
        <w:tc>
          <w:tcPr>
            <w:tcW w:w="2248" w:type="dxa"/>
            <w:tcBorders>
              <w:top w:val="single" w:sz="4" w:space="0" w:color="auto"/>
              <w:left w:val="nil"/>
              <w:bottom w:val="single" w:sz="4" w:space="0" w:color="auto"/>
              <w:right w:val="single" w:sz="4" w:space="0" w:color="auto"/>
            </w:tcBorders>
            <w:shd w:val="clear" w:color="000000" w:fill="FFFFFF"/>
          </w:tcPr>
          <w:p w14:paraId="3CB52445" w14:textId="77777777" w:rsidR="00954648" w:rsidRDefault="00954648" w:rsidP="005E1E8F">
            <w:pPr>
              <w:pStyle w:val="NoSpacing"/>
              <w:jc w:val="left"/>
              <w:rPr>
                <w:rFonts w:cstheme="minorHAnsi"/>
              </w:rPr>
            </w:pPr>
            <w:r>
              <w:rPr>
                <w:rFonts w:cstheme="minorHAnsi"/>
              </w:rPr>
              <w:t>Confirm</w:t>
            </w:r>
          </w:p>
        </w:tc>
        <w:tc>
          <w:tcPr>
            <w:tcW w:w="1701" w:type="dxa"/>
            <w:tcBorders>
              <w:top w:val="single" w:sz="4" w:space="0" w:color="auto"/>
              <w:left w:val="nil"/>
              <w:bottom w:val="single" w:sz="4" w:space="0" w:color="auto"/>
              <w:right w:val="single" w:sz="4" w:space="0" w:color="auto"/>
            </w:tcBorders>
            <w:shd w:val="clear" w:color="000000" w:fill="FFFFFF"/>
          </w:tcPr>
          <w:p w14:paraId="0C3D35C6" w14:textId="77777777" w:rsidR="00954648" w:rsidRDefault="00954648" w:rsidP="005E1E8F">
            <w:pPr>
              <w:pStyle w:val="NoSpacing"/>
              <w:rPr>
                <w:rFonts w:cstheme="minorHAnsi"/>
              </w:rPr>
            </w:pPr>
            <w:r w:rsidRPr="002923FD">
              <w:rPr>
                <w:rFonts w:cstheme="minorHAnsi"/>
                <w:color w:val="000000"/>
              </w:rPr>
              <w:t>Primary button</w:t>
            </w:r>
          </w:p>
        </w:tc>
        <w:tc>
          <w:tcPr>
            <w:tcW w:w="2147" w:type="dxa"/>
          </w:tcPr>
          <w:p w14:paraId="2344A414" w14:textId="77777777" w:rsidR="00954648" w:rsidRPr="00901608" w:rsidRDefault="00954648" w:rsidP="005E1E8F">
            <w:pPr>
              <w:pStyle w:val="NoSpacing"/>
            </w:pPr>
          </w:p>
        </w:tc>
        <w:tc>
          <w:tcPr>
            <w:tcW w:w="3685" w:type="dxa"/>
            <w:tcBorders>
              <w:top w:val="single" w:sz="4" w:space="0" w:color="auto"/>
            </w:tcBorders>
          </w:tcPr>
          <w:p w14:paraId="1B57611E" w14:textId="0EB2B5DB" w:rsidR="00954648" w:rsidRDefault="00954648" w:rsidP="005E1E8F">
            <w:pPr>
              <w:pStyle w:val="NoSpacing"/>
              <w:rPr>
                <w:rFonts w:cstheme="minorHAnsi"/>
              </w:rPr>
            </w:pPr>
            <w:r>
              <w:rPr>
                <w:rFonts w:cstheme="minorHAnsi"/>
              </w:rPr>
              <w:t>Withdraws the approval request submitted for th</w:t>
            </w:r>
            <w:r w:rsidR="000509E4">
              <w:rPr>
                <w:rFonts w:cstheme="minorHAnsi"/>
              </w:rPr>
              <w:t>e syndication details</w:t>
            </w:r>
            <w:r>
              <w:rPr>
                <w:rFonts w:cstheme="minorHAnsi"/>
              </w:rPr>
              <w:t>.</w:t>
            </w:r>
          </w:p>
          <w:p w14:paraId="02358B2D" w14:textId="30A4F205" w:rsidR="00954648" w:rsidRDefault="00954648" w:rsidP="005E1E8F">
            <w:pPr>
              <w:pStyle w:val="NoSpacing"/>
            </w:pPr>
            <w:r>
              <w:t xml:space="preserve">Refer to </w:t>
            </w:r>
            <w:r>
              <w:fldChar w:fldCharType="begin"/>
            </w:r>
            <w:r>
              <w:instrText xml:space="preserve"> REF _Ref215675344 \r \h </w:instrText>
            </w:r>
            <w:r>
              <w:fldChar w:fldCharType="separate"/>
            </w:r>
            <w:r w:rsidR="001108F9">
              <w:t>2.10.4</w:t>
            </w:r>
            <w:r>
              <w:fldChar w:fldCharType="end"/>
            </w:r>
            <w:r>
              <w:t xml:space="preserve"> </w:t>
            </w:r>
            <w:r>
              <w:fldChar w:fldCharType="begin"/>
            </w:r>
            <w:r>
              <w:instrText xml:space="preserve"> REF _Ref215675344 \h </w:instrText>
            </w:r>
            <w:r>
              <w:fldChar w:fldCharType="separate"/>
            </w:r>
            <w:r w:rsidR="001108F9">
              <w:t>Post Conditions</w:t>
            </w:r>
            <w:r>
              <w:fldChar w:fldCharType="end"/>
            </w:r>
            <w:r>
              <w:t>.</w:t>
            </w:r>
          </w:p>
        </w:tc>
      </w:tr>
    </w:tbl>
    <w:p w14:paraId="4DAE54B0" w14:textId="4AFD7E34" w:rsidR="00954648" w:rsidRPr="00474AFC" w:rsidRDefault="00BB1777" w:rsidP="00954648">
      <w:pPr>
        <w:pStyle w:val="Caption"/>
      </w:pPr>
      <w:r>
        <w:t xml:space="preserve">Table </w:t>
      </w:r>
      <w:r>
        <w:fldChar w:fldCharType="begin"/>
      </w:r>
      <w:r>
        <w:instrText xml:space="preserve"> SEQ Table \* ARABIC </w:instrText>
      </w:r>
      <w:r>
        <w:fldChar w:fldCharType="separate"/>
      </w:r>
      <w:r w:rsidR="001108F9">
        <w:rPr>
          <w:noProof/>
        </w:rPr>
        <w:t>19</w:t>
      </w:r>
      <w:r>
        <w:fldChar w:fldCharType="end"/>
      </w:r>
      <w:r>
        <w:t xml:space="preserve">: </w:t>
      </w:r>
      <w:r w:rsidR="00954648">
        <w:t>Confirmation Prompt Screen Elements</w:t>
      </w:r>
    </w:p>
    <w:p w14:paraId="1CD926ED" w14:textId="089E99F0" w:rsidR="00AF42C2" w:rsidRDefault="002A6D76" w:rsidP="00AF42C2">
      <w:pPr>
        <w:pStyle w:val="Heading2"/>
      </w:pPr>
      <w:bookmarkStart w:id="239" w:name="_Toc219384537"/>
      <w:r>
        <w:t>Cancel Syndication</w:t>
      </w:r>
      <w:bookmarkEnd w:id="239"/>
    </w:p>
    <w:p w14:paraId="58BB4C29" w14:textId="77777777" w:rsidR="007133F0" w:rsidRPr="00D50758" w:rsidRDefault="007133F0" w:rsidP="007133F0">
      <w:pPr>
        <w:pStyle w:val="Heading3"/>
      </w:pPr>
      <w:bookmarkStart w:id="240" w:name="_Toc219384538"/>
      <w:r>
        <w:t>Description</w:t>
      </w:r>
      <w:bookmarkEnd w:id="240"/>
    </w:p>
    <w:p w14:paraId="2465AA8C" w14:textId="0AD90F4F" w:rsidR="007133F0" w:rsidRDefault="007133F0" w:rsidP="007133F0">
      <w:r w:rsidRPr="007133F0">
        <w:t xml:space="preserve">This use case enables Makers to </w:t>
      </w:r>
      <w:r>
        <w:t xml:space="preserve">request for </w:t>
      </w:r>
      <w:r w:rsidR="001D619F">
        <w:t>syndications to be cancelled</w:t>
      </w:r>
      <w:r w:rsidRPr="007133F0">
        <w:t>. This is typically used when</w:t>
      </w:r>
      <w:r w:rsidR="001D619F">
        <w:t xml:space="preserve"> there is not enough demand for the syndication</w:t>
      </w:r>
      <w:r w:rsidRPr="00AC0961">
        <w:t>.</w:t>
      </w:r>
      <w:r>
        <w:t xml:space="preserve"> The request must be approved by a Checker before the </w:t>
      </w:r>
      <w:r w:rsidR="001D619F">
        <w:t>syndication is cancelled.</w:t>
      </w:r>
    </w:p>
    <w:p w14:paraId="6B4C74AE" w14:textId="77777777" w:rsidR="007133F0" w:rsidRDefault="007133F0" w:rsidP="007133F0">
      <w:pPr>
        <w:pStyle w:val="Heading3"/>
      </w:pPr>
      <w:bookmarkStart w:id="241" w:name="_Toc219384539"/>
      <w:r>
        <w:t>Preconditions</w:t>
      </w:r>
      <w:bookmarkEnd w:id="241"/>
    </w:p>
    <w:p w14:paraId="6F251D69" w14:textId="77777777" w:rsidR="007133F0" w:rsidRDefault="007133F0" w:rsidP="007133F0">
      <w:pPr>
        <w:pStyle w:val="ListParagraph"/>
      </w:pPr>
      <w:r>
        <w:t>User logs in to the Intranet Portal.</w:t>
      </w:r>
    </w:p>
    <w:p w14:paraId="7DE63C0D" w14:textId="77777777" w:rsidR="007133F0" w:rsidRDefault="007133F0" w:rsidP="007133F0">
      <w:pPr>
        <w:pStyle w:val="ListParagraph"/>
      </w:pPr>
      <w:r>
        <w:t>User accesses the Announcement Details Page.</w:t>
      </w:r>
    </w:p>
    <w:p w14:paraId="049AC91F" w14:textId="6B14FAFD" w:rsidR="007133F0" w:rsidRDefault="007133F0" w:rsidP="007133F0">
      <w:pPr>
        <w:pStyle w:val="ListParagraph"/>
      </w:pPr>
      <w:r>
        <w:t xml:space="preserve">The </w:t>
      </w:r>
      <w:r w:rsidR="00497774">
        <w:t>syndication details can be at any status.</w:t>
      </w:r>
    </w:p>
    <w:p w14:paraId="41224A42" w14:textId="77777777" w:rsidR="007133F0" w:rsidRDefault="007133F0" w:rsidP="007133F0">
      <w:pPr>
        <w:pStyle w:val="Heading3"/>
      </w:pPr>
      <w:bookmarkStart w:id="242" w:name="_Toc219384540"/>
      <w:r>
        <w:t>Business Requirements</w:t>
      </w:r>
      <w:bookmarkEnd w:id="242"/>
    </w:p>
    <w:p w14:paraId="5B878EF5" w14:textId="77777777" w:rsidR="007133F0" w:rsidRPr="0068320A" w:rsidRDefault="007133F0" w:rsidP="007133F0">
      <w:pPr>
        <w:pStyle w:val="ListParagraph"/>
        <w:rPr>
          <w:b/>
          <w:bCs/>
        </w:rPr>
      </w:pPr>
      <w:r w:rsidRPr="0068320A">
        <w:rPr>
          <w:b/>
          <w:bCs/>
        </w:rPr>
        <w:t xml:space="preserve">Role-based Access Control: </w:t>
      </w:r>
    </w:p>
    <w:p w14:paraId="7A8423B1" w14:textId="600DB4DB" w:rsidR="007133F0" w:rsidRDefault="007133F0" w:rsidP="0025161F">
      <w:pPr>
        <w:pStyle w:val="ListParagraph"/>
        <w:numPr>
          <w:ilvl w:val="1"/>
          <w:numId w:val="2"/>
        </w:numPr>
        <w:ind w:left="1276" w:hanging="425"/>
      </w:pPr>
      <w:r>
        <w:t xml:space="preserve">Announcement </w:t>
      </w:r>
      <w:r w:rsidR="00955A15">
        <w:t>Maker</w:t>
      </w:r>
    </w:p>
    <w:p w14:paraId="3A5A4393" w14:textId="77777777" w:rsidR="007133F0" w:rsidRDefault="007133F0" w:rsidP="007133F0">
      <w:pPr>
        <w:pStyle w:val="Heading3"/>
      </w:pPr>
      <w:bookmarkStart w:id="243" w:name="_Ref215743291"/>
      <w:bookmarkStart w:id="244" w:name="_Toc219384541"/>
      <w:r>
        <w:t>Post Conditions</w:t>
      </w:r>
      <w:bookmarkEnd w:id="243"/>
      <w:bookmarkEnd w:id="244"/>
    </w:p>
    <w:p w14:paraId="2A44D927" w14:textId="77777777" w:rsidR="00617A59" w:rsidRPr="003A7B36" w:rsidRDefault="00617A59" w:rsidP="00617A59">
      <w:pPr>
        <w:pStyle w:val="ListParagraph"/>
      </w:pPr>
      <w:r w:rsidRPr="003A7B36">
        <w:t>An instance of the BPMN workflow is created.</w:t>
      </w:r>
    </w:p>
    <w:p w14:paraId="2E4B80B7" w14:textId="31853392" w:rsidR="00617A59" w:rsidRPr="003A7B36" w:rsidRDefault="00617A59" w:rsidP="00617A59">
      <w:pPr>
        <w:pStyle w:val="ListParagraph"/>
      </w:pPr>
      <w:r w:rsidRPr="003A7B36">
        <w:t xml:space="preserve">The status of the </w:t>
      </w:r>
      <w:r w:rsidR="00FF01FF">
        <w:t>syndication details</w:t>
      </w:r>
      <w:r w:rsidRPr="003A7B36">
        <w:t xml:space="preserve"> is updated to “Pending Approval”.</w:t>
      </w:r>
    </w:p>
    <w:p w14:paraId="2195B444" w14:textId="77777777" w:rsidR="00617A59" w:rsidRDefault="00617A59" w:rsidP="00617A59">
      <w:pPr>
        <w:pStyle w:val="ListParagraph"/>
      </w:pPr>
      <w:r>
        <w:t>The event is added to the audit log and submission history.</w:t>
      </w:r>
    </w:p>
    <w:p w14:paraId="073148A2" w14:textId="67904EA8" w:rsidR="00617A59" w:rsidRDefault="00617A59" w:rsidP="00617A59">
      <w:pPr>
        <w:pStyle w:val="ListParagraph"/>
      </w:pPr>
      <w:r>
        <w:t xml:space="preserve">Emails are sent to the checkers to inform them of the </w:t>
      </w:r>
      <w:r w:rsidR="00FF01FF">
        <w:t>syndication</w:t>
      </w:r>
      <w:r>
        <w:t xml:space="preserve"> which was requested to be </w:t>
      </w:r>
      <w:r w:rsidR="00FF01FF">
        <w:t>cancelled.</w:t>
      </w:r>
    </w:p>
    <w:p w14:paraId="08BC1D9C" w14:textId="2B46E17E" w:rsidR="00617A59" w:rsidRDefault="00617A59" w:rsidP="00617A59">
      <w:pPr>
        <w:pStyle w:val="ListParagraph"/>
      </w:pPr>
      <w:r>
        <w:t xml:space="preserve">User is redirected back to the </w:t>
      </w:r>
      <w:r w:rsidR="00FF01FF">
        <w:t xml:space="preserve">Syndications Tab of the </w:t>
      </w:r>
      <w:r>
        <w:t>Announcement Listing Page.</w:t>
      </w:r>
    </w:p>
    <w:p w14:paraId="33C8AA56" w14:textId="03566D1E" w:rsidR="00617A59" w:rsidRDefault="00617A59" w:rsidP="00617A59">
      <w:pPr>
        <w:pStyle w:val="ListParagraph"/>
      </w:pPr>
      <w:r>
        <w:t xml:space="preserve">User views a temporary toast notification informing that the unpublish request was </w:t>
      </w:r>
      <w:r w:rsidR="00761ED8">
        <w:t>sent</w:t>
      </w:r>
      <w:r>
        <w:t>.</w:t>
      </w:r>
    </w:p>
    <w:p w14:paraId="704A7357" w14:textId="77777777" w:rsidR="007133F0" w:rsidRDefault="007133F0" w:rsidP="007133F0">
      <w:pPr>
        <w:pStyle w:val="Heading3"/>
      </w:pPr>
      <w:bookmarkStart w:id="245" w:name="_Toc219384542"/>
      <w:r>
        <w:t>Confirmation Prompt</w:t>
      </w:r>
      <w:bookmarkEnd w:id="245"/>
    </w:p>
    <w:p w14:paraId="1C2D12DA" w14:textId="1623EEE1" w:rsidR="00536D39" w:rsidRPr="00536D39" w:rsidRDefault="00536D39" w:rsidP="00536D39">
      <w:r>
        <w:t xml:space="preserve">On clicking of the “Cancel syndication” button as described in 2.7.6.2 </w:t>
      </w:r>
      <w:r w:rsidR="00AB4354">
        <w:t>Page Header, the following confirmation prompt will be displayed.</w:t>
      </w:r>
    </w:p>
    <w:p w14:paraId="7337D680" w14:textId="77777777" w:rsidR="007133F0" w:rsidRDefault="007133F0" w:rsidP="007133F0">
      <w:pPr>
        <w:pStyle w:val="Heading4"/>
      </w:pPr>
      <w:r>
        <w:lastRenderedPageBreak/>
        <w:t>Wireframe</w:t>
      </w:r>
    </w:p>
    <w:p w14:paraId="402CDD1E" w14:textId="4079E16D" w:rsidR="007133F0" w:rsidRDefault="001526EE" w:rsidP="007133F0">
      <w:pPr>
        <w:jc w:val="center"/>
        <w:rPr>
          <w:rFonts w:cstheme="minorHAnsi"/>
          <w:noProof/>
        </w:rPr>
      </w:pPr>
      <w:r w:rsidRPr="001526EE">
        <w:rPr>
          <w:rFonts w:cstheme="minorHAnsi"/>
          <w:noProof/>
        </w:rPr>
        <w:drawing>
          <wp:inline distT="0" distB="0" distL="0" distR="0" wp14:anchorId="1EC9F5BB" wp14:editId="6090604E">
            <wp:extent cx="3603458" cy="1339484"/>
            <wp:effectExtent l="0" t="0" r="0" b="0"/>
            <wp:docPr id="144580316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803165" name="Picture 1" descr="A screen shot of a computer&#10;&#10;AI-generated content may be incorrect."/>
                    <pic:cNvPicPr/>
                  </pic:nvPicPr>
                  <pic:blipFill>
                    <a:blip r:embed="rId42"/>
                    <a:stretch>
                      <a:fillRect/>
                    </a:stretch>
                  </pic:blipFill>
                  <pic:spPr>
                    <a:xfrm>
                      <a:off x="0" y="0"/>
                      <a:ext cx="3606052" cy="1340448"/>
                    </a:xfrm>
                    <a:prstGeom prst="rect">
                      <a:avLst/>
                    </a:prstGeom>
                  </pic:spPr>
                </pic:pic>
              </a:graphicData>
            </a:graphic>
          </wp:inline>
        </w:drawing>
      </w:r>
    </w:p>
    <w:p w14:paraId="142BA20A" w14:textId="48B184DE" w:rsidR="007133F0" w:rsidRPr="00AC0961" w:rsidRDefault="00B664FB" w:rsidP="007133F0">
      <w:pPr>
        <w:pStyle w:val="Caption"/>
        <w:rPr>
          <w:noProof/>
        </w:rPr>
      </w:pPr>
      <w:r w:rsidRPr="00411560">
        <w:t xml:space="preserve">Figure </w:t>
      </w:r>
      <w:r w:rsidRPr="00411560">
        <w:fldChar w:fldCharType="begin"/>
      </w:r>
      <w:r w:rsidRPr="00411560">
        <w:instrText xml:space="preserve"> SEQ Figure \* ARABIC </w:instrText>
      </w:r>
      <w:r w:rsidRPr="00411560">
        <w:fldChar w:fldCharType="separate"/>
      </w:r>
      <w:r w:rsidR="001108F9">
        <w:rPr>
          <w:noProof/>
        </w:rPr>
        <w:t>13</w:t>
      </w:r>
      <w:r w:rsidRPr="00411560">
        <w:fldChar w:fldCharType="end"/>
      </w:r>
      <w:r>
        <w:t>:</w:t>
      </w:r>
      <w:r w:rsidRPr="00411560">
        <w:t xml:space="preserve"> </w:t>
      </w:r>
      <w:r w:rsidR="007133F0">
        <w:t>Confirmation Prompt</w:t>
      </w:r>
    </w:p>
    <w:p w14:paraId="68F420D0" w14:textId="77777777" w:rsidR="007133F0" w:rsidRDefault="007133F0" w:rsidP="007133F0">
      <w:pPr>
        <w:pStyle w:val="Heading4"/>
      </w:pPr>
      <w:r>
        <w:t>Screen Elements</w:t>
      </w:r>
    </w:p>
    <w:tbl>
      <w:tblPr>
        <w:tblStyle w:val="TableGrid"/>
        <w:tblW w:w="0" w:type="auto"/>
        <w:tblLook w:val="04A0" w:firstRow="1" w:lastRow="0" w:firstColumn="1" w:lastColumn="0" w:noHBand="0" w:noVBand="1"/>
      </w:tblPr>
      <w:tblGrid>
        <w:gridCol w:w="562"/>
        <w:gridCol w:w="2248"/>
        <w:gridCol w:w="1701"/>
        <w:gridCol w:w="2147"/>
        <w:gridCol w:w="3685"/>
      </w:tblGrid>
      <w:tr w:rsidR="007133F0" w:rsidRPr="007C7C7F" w14:paraId="6D1B8B7A" w14:textId="77777777" w:rsidTr="005E7580">
        <w:tc>
          <w:tcPr>
            <w:tcW w:w="562" w:type="dxa"/>
            <w:shd w:val="clear" w:color="auto" w:fill="E7E6E6" w:themeFill="background2"/>
          </w:tcPr>
          <w:p w14:paraId="789BBAD4" w14:textId="77777777" w:rsidR="007133F0" w:rsidRPr="007D7B67" w:rsidRDefault="007133F0" w:rsidP="005E7580">
            <w:pPr>
              <w:pStyle w:val="NoSpacing"/>
              <w:jc w:val="center"/>
              <w:rPr>
                <w:b/>
                <w:bCs/>
              </w:rPr>
            </w:pPr>
            <w:r w:rsidRPr="007D7B67">
              <w:rPr>
                <w:rFonts w:cstheme="minorHAnsi"/>
                <w:b/>
                <w:bCs/>
              </w:rPr>
              <w:t>S/N</w:t>
            </w:r>
          </w:p>
        </w:tc>
        <w:tc>
          <w:tcPr>
            <w:tcW w:w="2248" w:type="dxa"/>
            <w:shd w:val="clear" w:color="auto" w:fill="E7E6E6" w:themeFill="background2"/>
          </w:tcPr>
          <w:p w14:paraId="095B4D1B" w14:textId="77777777" w:rsidR="007133F0" w:rsidRPr="007D7B67" w:rsidRDefault="007133F0" w:rsidP="005E7580">
            <w:pPr>
              <w:pStyle w:val="NoSpacing"/>
              <w:jc w:val="center"/>
              <w:rPr>
                <w:b/>
                <w:bCs/>
              </w:rPr>
            </w:pPr>
            <w:r w:rsidRPr="007D7B67">
              <w:rPr>
                <w:rFonts w:cstheme="minorHAnsi"/>
                <w:b/>
                <w:bCs/>
              </w:rPr>
              <w:t>Name</w:t>
            </w:r>
          </w:p>
        </w:tc>
        <w:tc>
          <w:tcPr>
            <w:tcW w:w="1701" w:type="dxa"/>
            <w:shd w:val="clear" w:color="auto" w:fill="E7E6E6" w:themeFill="background2"/>
          </w:tcPr>
          <w:p w14:paraId="0EA9C27A" w14:textId="77777777" w:rsidR="007133F0" w:rsidRPr="007D7B67" w:rsidRDefault="007133F0" w:rsidP="005E7580">
            <w:pPr>
              <w:pStyle w:val="TableHeading"/>
              <w:jc w:val="center"/>
              <w:rPr>
                <w:rFonts w:asciiTheme="minorHAnsi" w:hAnsiTheme="minorHAnsi" w:cstheme="minorHAnsi"/>
                <w:bCs/>
              </w:rPr>
            </w:pPr>
            <w:r w:rsidRPr="007D7B67">
              <w:rPr>
                <w:rFonts w:asciiTheme="minorHAnsi" w:hAnsiTheme="minorHAnsi" w:cstheme="minorHAnsi"/>
                <w:bCs/>
              </w:rPr>
              <w:t>Type</w:t>
            </w:r>
          </w:p>
          <w:p w14:paraId="2196889B" w14:textId="77777777" w:rsidR="007133F0" w:rsidRPr="007D7B67" w:rsidRDefault="007133F0" w:rsidP="005E7580">
            <w:pPr>
              <w:pStyle w:val="NoSpacing"/>
              <w:jc w:val="center"/>
              <w:rPr>
                <w:b/>
                <w:bCs/>
              </w:rPr>
            </w:pPr>
            <w:r w:rsidRPr="007D7B67">
              <w:rPr>
                <w:rFonts w:cstheme="minorHAnsi"/>
                <w:b/>
                <w:bCs/>
              </w:rPr>
              <w:t>(Max Length)</w:t>
            </w:r>
          </w:p>
        </w:tc>
        <w:tc>
          <w:tcPr>
            <w:tcW w:w="2147" w:type="dxa"/>
            <w:shd w:val="clear" w:color="auto" w:fill="E7E6E6" w:themeFill="background2"/>
          </w:tcPr>
          <w:p w14:paraId="27036453" w14:textId="77777777" w:rsidR="007133F0" w:rsidRPr="007D7B67" w:rsidRDefault="007133F0" w:rsidP="005E7580">
            <w:pPr>
              <w:pStyle w:val="NoSpacing"/>
              <w:jc w:val="center"/>
              <w:rPr>
                <w:b/>
                <w:bCs/>
              </w:rPr>
            </w:pPr>
            <w:r w:rsidRPr="007D7B67">
              <w:rPr>
                <w:rFonts w:cstheme="minorHAnsi"/>
                <w:b/>
                <w:bCs/>
              </w:rPr>
              <w:t>Validation Rules</w:t>
            </w:r>
          </w:p>
        </w:tc>
        <w:tc>
          <w:tcPr>
            <w:tcW w:w="3685" w:type="dxa"/>
            <w:shd w:val="clear" w:color="auto" w:fill="E7E6E6" w:themeFill="background2"/>
          </w:tcPr>
          <w:p w14:paraId="482C789A" w14:textId="77777777" w:rsidR="007133F0" w:rsidRPr="007D7B67" w:rsidRDefault="007133F0" w:rsidP="005E7580">
            <w:pPr>
              <w:pStyle w:val="NoSpacing"/>
              <w:jc w:val="center"/>
              <w:rPr>
                <w:rFonts w:cstheme="minorHAnsi"/>
                <w:b/>
                <w:bCs/>
              </w:rPr>
            </w:pPr>
            <w:r>
              <w:rPr>
                <w:rFonts w:cstheme="minorHAnsi"/>
                <w:b/>
                <w:bCs/>
              </w:rPr>
              <w:t>Remarks</w:t>
            </w:r>
          </w:p>
        </w:tc>
      </w:tr>
      <w:tr w:rsidR="007133F0" w:rsidRPr="007C7C7F" w14:paraId="750E2359" w14:textId="77777777" w:rsidTr="005E7580">
        <w:tc>
          <w:tcPr>
            <w:tcW w:w="562" w:type="dxa"/>
          </w:tcPr>
          <w:p w14:paraId="54C2B7DD" w14:textId="77777777" w:rsidR="007133F0" w:rsidRPr="007C7C7F" w:rsidRDefault="007133F0" w:rsidP="005E7580">
            <w:pPr>
              <w:pStyle w:val="NoSpacing"/>
            </w:pPr>
            <w:r>
              <w:rPr>
                <w:rFonts w:cstheme="minorHAnsi"/>
              </w:rPr>
              <w:t>1</w:t>
            </w:r>
          </w:p>
        </w:tc>
        <w:tc>
          <w:tcPr>
            <w:tcW w:w="2248" w:type="dxa"/>
          </w:tcPr>
          <w:p w14:paraId="4D146C88" w14:textId="550027DE" w:rsidR="007133F0" w:rsidRPr="00CE0D19" w:rsidRDefault="007133F0" w:rsidP="005E7580">
            <w:pPr>
              <w:pStyle w:val="NoSpacing"/>
              <w:jc w:val="left"/>
            </w:pPr>
            <w:r>
              <w:rPr>
                <w:rFonts w:cstheme="minorHAnsi"/>
              </w:rPr>
              <w:t xml:space="preserve">Confirm </w:t>
            </w:r>
            <w:r w:rsidR="001A7EDA">
              <w:rPr>
                <w:rFonts w:cstheme="minorHAnsi"/>
              </w:rPr>
              <w:t>cancellation</w:t>
            </w:r>
            <w:r w:rsidR="001526EE">
              <w:rPr>
                <w:rFonts w:cstheme="minorHAnsi"/>
              </w:rPr>
              <w:t xml:space="preserve"> request</w:t>
            </w:r>
          </w:p>
        </w:tc>
        <w:tc>
          <w:tcPr>
            <w:tcW w:w="1701" w:type="dxa"/>
          </w:tcPr>
          <w:p w14:paraId="23946FAE" w14:textId="77777777" w:rsidR="007133F0" w:rsidRPr="00901608" w:rsidRDefault="007133F0" w:rsidP="005E7580">
            <w:pPr>
              <w:pStyle w:val="NoSpacing"/>
            </w:pPr>
            <w:r w:rsidRPr="002923FD">
              <w:rPr>
                <w:rFonts w:cstheme="minorHAnsi"/>
              </w:rPr>
              <w:t>Modal Title</w:t>
            </w:r>
          </w:p>
        </w:tc>
        <w:tc>
          <w:tcPr>
            <w:tcW w:w="2147" w:type="dxa"/>
          </w:tcPr>
          <w:p w14:paraId="108D2AA0" w14:textId="77777777" w:rsidR="007133F0" w:rsidRPr="00901608" w:rsidRDefault="007133F0" w:rsidP="005E7580">
            <w:pPr>
              <w:pStyle w:val="NoSpacing"/>
            </w:pPr>
          </w:p>
        </w:tc>
        <w:tc>
          <w:tcPr>
            <w:tcW w:w="3685" w:type="dxa"/>
          </w:tcPr>
          <w:p w14:paraId="12A8E963" w14:textId="77777777" w:rsidR="007133F0" w:rsidRPr="00901608" w:rsidRDefault="007133F0" w:rsidP="005E7580">
            <w:pPr>
              <w:pStyle w:val="NoSpacing"/>
            </w:pPr>
          </w:p>
        </w:tc>
      </w:tr>
      <w:tr w:rsidR="007133F0" w:rsidRPr="007C7C7F" w14:paraId="31E8F929" w14:textId="77777777" w:rsidTr="005E7580">
        <w:tc>
          <w:tcPr>
            <w:tcW w:w="562" w:type="dxa"/>
          </w:tcPr>
          <w:p w14:paraId="3A6F09DD" w14:textId="77777777" w:rsidR="007133F0" w:rsidRDefault="007133F0" w:rsidP="005E7580">
            <w:pPr>
              <w:pStyle w:val="NoSpacing"/>
              <w:rPr>
                <w:rFonts w:cstheme="minorHAnsi"/>
              </w:rPr>
            </w:pPr>
            <w:r>
              <w:rPr>
                <w:rFonts w:cstheme="minorHAnsi"/>
              </w:rPr>
              <w:t>2</w:t>
            </w:r>
          </w:p>
        </w:tc>
        <w:tc>
          <w:tcPr>
            <w:tcW w:w="2248" w:type="dxa"/>
          </w:tcPr>
          <w:p w14:paraId="50DA38ED" w14:textId="59234536" w:rsidR="007133F0" w:rsidRDefault="007133F0" w:rsidP="005E7580">
            <w:pPr>
              <w:pStyle w:val="NoSpacing"/>
              <w:jc w:val="left"/>
              <w:rPr>
                <w:rFonts w:cstheme="minorHAnsi"/>
              </w:rPr>
            </w:pPr>
            <w:r>
              <w:rPr>
                <w:rFonts w:cstheme="minorHAnsi"/>
              </w:rPr>
              <w:t xml:space="preserve">Please confirm </w:t>
            </w:r>
            <w:r w:rsidR="00CB79ED">
              <w:rPr>
                <w:rFonts w:cstheme="minorHAnsi"/>
              </w:rPr>
              <w:t>before submitting for approval</w:t>
            </w:r>
            <w:r w:rsidR="00955A15">
              <w:rPr>
                <w:rFonts w:cstheme="minorHAnsi"/>
              </w:rPr>
              <w:t>.</w:t>
            </w:r>
          </w:p>
        </w:tc>
        <w:tc>
          <w:tcPr>
            <w:tcW w:w="1701" w:type="dxa"/>
          </w:tcPr>
          <w:p w14:paraId="5EC6CD8A" w14:textId="77777777" w:rsidR="007133F0" w:rsidRPr="002923FD" w:rsidRDefault="007133F0" w:rsidP="005E7580">
            <w:pPr>
              <w:pStyle w:val="NoSpacing"/>
              <w:rPr>
                <w:rFonts w:cstheme="minorHAnsi"/>
              </w:rPr>
            </w:pPr>
            <w:r>
              <w:rPr>
                <w:rFonts w:cstheme="minorHAnsi"/>
              </w:rPr>
              <w:t>Modal Description</w:t>
            </w:r>
          </w:p>
        </w:tc>
        <w:tc>
          <w:tcPr>
            <w:tcW w:w="2147" w:type="dxa"/>
          </w:tcPr>
          <w:p w14:paraId="0BC80120" w14:textId="77777777" w:rsidR="007133F0" w:rsidRPr="00901608" w:rsidRDefault="007133F0" w:rsidP="005E7580">
            <w:pPr>
              <w:pStyle w:val="NoSpacing"/>
            </w:pPr>
          </w:p>
        </w:tc>
        <w:tc>
          <w:tcPr>
            <w:tcW w:w="3685" w:type="dxa"/>
          </w:tcPr>
          <w:p w14:paraId="12DFE1E0" w14:textId="77777777" w:rsidR="007133F0" w:rsidRPr="00901608" w:rsidRDefault="007133F0" w:rsidP="005E7580">
            <w:pPr>
              <w:pStyle w:val="NoSpacing"/>
            </w:pPr>
          </w:p>
        </w:tc>
      </w:tr>
      <w:tr w:rsidR="008F7ED1" w:rsidRPr="007C7C7F" w14:paraId="7A091408" w14:textId="77777777" w:rsidTr="005E7580">
        <w:tc>
          <w:tcPr>
            <w:tcW w:w="562" w:type="dxa"/>
          </w:tcPr>
          <w:p w14:paraId="2D0D35C3" w14:textId="2FEEEB4F" w:rsidR="008F7ED1" w:rsidRDefault="008F7ED1" w:rsidP="005E7580">
            <w:pPr>
              <w:pStyle w:val="NoSpacing"/>
              <w:rPr>
                <w:rFonts w:cstheme="minorHAnsi"/>
              </w:rPr>
            </w:pPr>
            <w:r>
              <w:rPr>
                <w:rFonts w:cstheme="minorHAnsi"/>
              </w:rPr>
              <w:t>3</w:t>
            </w:r>
          </w:p>
        </w:tc>
        <w:tc>
          <w:tcPr>
            <w:tcW w:w="2248" w:type="dxa"/>
          </w:tcPr>
          <w:p w14:paraId="6ED4342B" w14:textId="1EB98299" w:rsidR="008F7ED1" w:rsidRDefault="008F7ED1" w:rsidP="005E7580">
            <w:pPr>
              <w:pStyle w:val="NoSpacing"/>
              <w:jc w:val="left"/>
              <w:rPr>
                <w:rFonts w:cstheme="minorHAnsi"/>
              </w:rPr>
            </w:pPr>
            <w:r>
              <w:rPr>
                <w:rFonts w:cstheme="minorHAnsi"/>
              </w:rPr>
              <w:t>Cancel</w:t>
            </w:r>
          </w:p>
        </w:tc>
        <w:tc>
          <w:tcPr>
            <w:tcW w:w="1701" w:type="dxa"/>
          </w:tcPr>
          <w:p w14:paraId="5DE25243" w14:textId="3CB65737" w:rsidR="008F7ED1" w:rsidRDefault="008F7ED1" w:rsidP="005E7580">
            <w:pPr>
              <w:pStyle w:val="NoSpacing"/>
              <w:rPr>
                <w:rFonts w:cstheme="minorHAnsi"/>
              </w:rPr>
            </w:pPr>
            <w:r>
              <w:rPr>
                <w:rFonts w:cstheme="minorHAnsi"/>
              </w:rPr>
              <w:t>Secondary button</w:t>
            </w:r>
          </w:p>
        </w:tc>
        <w:tc>
          <w:tcPr>
            <w:tcW w:w="2147" w:type="dxa"/>
          </w:tcPr>
          <w:p w14:paraId="4E7AC781" w14:textId="77777777" w:rsidR="008F7ED1" w:rsidRPr="00901608" w:rsidRDefault="008F7ED1" w:rsidP="005E7580">
            <w:pPr>
              <w:pStyle w:val="NoSpacing"/>
            </w:pPr>
          </w:p>
        </w:tc>
        <w:tc>
          <w:tcPr>
            <w:tcW w:w="3685" w:type="dxa"/>
          </w:tcPr>
          <w:p w14:paraId="574480AB" w14:textId="160F4569" w:rsidR="008F7ED1" w:rsidRPr="00901608" w:rsidRDefault="008F7ED1" w:rsidP="005E7580">
            <w:pPr>
              <w:pStyle w:val="NoSpacing"/>
            </w:pPr>
            <w:r>
              <w:t>Closes the confirmation prompt.</w:t>
            </w:r>
          </w:p>
        </w:tc>
      </w:tr>
      <w:tr w:rsidR="007133F0" w:rsidRPr="007C7C7F" w14:paraId="45F0449E" w14:textId="77777777" w:rsidTr="005E7580">
        <w:tc>
          <w:tcPr>
            <w:tcW w:w="562" w:type="dxa"/>
          </w:tcPr>
          <w:p w14:paraId="51AB68DE" w14:textId="7C436235" w:rsidR="007133F0" w:rsidRDefault="008F7ED1" w:rsidP="005E7580">
            <w:pPr>
              <w:pStyle w:val="NoSpacing"/>
              <w:rPr>
                <w:rFonts w:cstheme="minorHAnsi"/>
              </w:rPr>
            </w:pPr>
            <w:r>
              <w:rPr>
                <w:rFonts w:cstheme="minorHAnsi"/>
              </w:rPr>
              <w:t>4</w:t>
            </w:r>
          </w:p>
        </w:tc>
        <w:tc>
          <w:tcPr>
            <w:tcW w:w="2248" w:type="dxa"/>
          </w:tcPr>
          <w:p w14:paraId="37E2F7B9" w14:textId="3923030E" w:rsidR="007133F0" w:rsidRPr="007133F0" w:rsidRDefault="00CB79ED" w:rsidP="005E7580">
            <w:pPr>
              <w:pStyle w:val="NoSpacing"/>
              <w:jc w:val="left"/>
              <w:rPr>
                <w:rFonts w:cstheme="minorHAnsi"/>
              </w:rPr>
            </w:pPr>
            <w:r>
              <w:rPr>
                <w:rFonts w:cstheme="minorHAnsi"/>
              </w:rPr>
              <w:t>Submit</w:t>
            </w:r>
          </w:p>
        </w:tc>
        <w:tc>
          <w:tcPr>
            <w:tcW w:w="1701" w:type="dxa"/>
          </w:tcPr>
          <w:p w14:paraId="19463D57" w14:textId="77777777" w:rsidR="007133F0" w:rsidRDefault="007133F0" w:rsidP="005E7580">
            <w:pPr>
              <w:pStyle w:val="NoSpacing"/>
              <w:rPr>
                <w:rFonts w:cstheme="minorHAnsi"/>
              </w:rPr>
            </w:pPr>
            <w:r>
              <w:rPr>
                <w:rFonts w:cstheme="minorHAnsi"/>
              </w:rPr>
              <w:t>Primary button</w:t>
            </w:r>
          </w:p>
        </w:tc>
        <w:tc>
          <w:tcPr>
            <w:tcW w:w="2147" w:type="dxa"/>
          </w:tcPr>
          <w:p w14:paraId="36ABF0DF" w14:textId="77777777" w:rsidR="007133F0" w:rsidRPr="00901608" w:rsidRDefault="007133F0" w:rsidP="005E7580">
            <w:pPr>
              <w:pStyle w:val="NoSpacing"/>
            </w:pPr>
          </w:p>
        </w:tc>
        <w:tc>
          <w:tcPr>
            <w:tcW w:w="3685" w:type="dxa"/>
          </w:tcPr>
          <w:p w14:paraId="7D4472AD" w14:textId="3990B7A5" w:rsidR="007133F0" w:rsidRDefault="007133F0" w:rsidP="005E7580">
            <w:pPr>
              <w:pStyle w:val="NoSpacing"/>
            </w:pPr>
            <w:r>
              <w:rPr>
                <w:rFonts w:cstheme="minorHAnsi"/>
              </w:rPr>
              <w:t xml:space="preserve">Refer to </w:t>
            </w:r>
            <w:r w:rsidR="00955A15">
              <w:rPr>
                <w:rFonts w:cstheme="minorHAnsi"/>
              </w:rPr>
              <w:fldChar w:fldCharType="begin"/>
            </w:r>
            <w:r w:rsidR="00955A15">
              <w:rPr>
                <w:rFonts w:cstheme="minorHAnsi"/>
              </w:rPr>
              <w:instrText xml:space="preserve"> REF _Ref215743291 \r \h </w:instrText>
            </w:r>
            <w:r w:rsidR="00955A15">
              <w:rPr>
                <w:rFonts w:cstheme="minorHAnsi"/>
              </w:rPr>
            </w:r>
            <w:r w:rsidR="00955A15">
              <w:rPr>
                <w:rFonts w:cstheme="minorHAnsi"/>
              </w:rPr>
              <w:fldChar w:fldCharType="separate"/>
            </w:r>
            <w:r w:rsidR="001108F9">
              <w:rPr>
                <w:rFonts w:cstheme="minorHAnsi"/>
              </w:rPr>
              <w:t>2.11.4</w:t>
            </w:r>
            <w:r w:rsidR="00955A15">
              <w:rPr>
                <w:rFonts w:cstheme="minorHAnsi"/>
              </w:rPr>
              <w:fldChar w:fldCharType="end"/>
            </w:r>
            <w:r w:rsidR="00955A15">
              <w:rPr>
                <w:rFonts w:cstheme="minorHAnsi"/>
              </w:rPr>
              <w:t xml:space="preserve"> </w:t>
            </w:r>
            <w:r w:rsidR="00955A15">
              <w:rPr>
                <w:rFonts w:cstheme="minorHAnsi"/>
              </w:rPr>
              <w:fldChar w:fldCharType="begin"/>
            </w:r>
            <w:r w:rsidR="00955A15">
              <w:rPr>
                <w:rFonts w:cstheme="minorHAnsi"/>
              </w:rPr>
              <w:instrText xml:space="preserve"> REF _Ref215743291 \h </w:instrText>
            </w:r>
            <w:r w:rsidR="00955A15">
              <w:rPr>
                <w:rFonts w:cstheme="minorHAnsi"/>
              </w:rPr>
            </w:r>
            <w:r w:rsidR="00955A15">
              <w:rPr>
                <w:rFonts w:cstheme="minorHAnsi"/>
              </w:rPr>
              <w:fldChar w:fldCharType="separate"/>
            </w:r>
            <w:r w:rsidR="001108F9">
              <w:t>Post Conditions</w:t>
            </w:r>
            <w:r w:rsidR="00955A15">
              <w:rPr>
                <w:rFonts w:cstheme="minorHAnsi"/>
              </w:rPr>
              <w:fldChar w:fldCharType="end"/>
            </w:r>
            <w:r w:rsidR="00955A15">
              <w:rPr>
                <w:rFonts w:cstheme="minorHAnsi"/>
              </w:rPr>
              <w:t>.</w:t>
            </w:r>
          </w:p>
        </w:tc>
      </w:tr>
    </w:tbl>
    <w:p w14:paraId="2D853F49" w14:textId="05CBD537" w:rsidR="007133F0" w:rsidRPr="00AF42C2" w:rsidRDefault="00BB1777" w:rsidP="007133F0">
      <w:pPr>
        <w:pStyle w:val="Caption"/>
        <w:rPr>
          <w:lang w:val="en-US"/>
        </w:rPr>
      </w:pPr>
      <w:r>
        <w:t xml:space="preserve">Table </w:t>
      </w:r>
      <w:r>
        <w:fldChar w:fldCharType="begin"/>
      </w:r>
      <w:r>
        <w:instrText xml:space="preserve"> SEQ Table \* ARABIC </w:instrText>
      </w:r>
      <w:r>
        <w:fldChar w:fldCharType="separate"/>
      </w:r>
      <w:r w:rsidR="001108F9">
        <w:rPr>
          <w:noProof/>
        </w:rPr>
        <w:t>20</w:t>
      </w:r>
      <w:r>
        <w:fldChar w:fldCharType="end"/>
      </w:r>
      <w:r>
        <w:t xml:space="preserve">: </w:t>
      </w:r>
      <w:r w:rsidR="007133F0">
        <w:t>Confirmation Prompt Screen Elements</w:t>
      </w:r>
    </w:p>
    <w:p w14:paraId="3512DDBA" w14:textId="77777777" w:rsidR="00AF42C2" w:rsidRPr="00AF42C2" w:rsidRDefault="00AF42C2" w:rsidP="00AF42C2">
      <w:pPr>
        <w:rPr>
          <w:lang w:val="en-US"/>
        </w:rPr>
      </w:pPr>
    </w:p>
    <w:p w14:paraId="74119C9C" w14:textId="1E6E54BB" w:rsidR="00BB2357" w:rsidRDefault="00BB2357">
      <w:pPr>
        <w:pStyle w:val="Heading2"/>
      </w:pPr>
      <w:bookmarkStart w:id="246" w:name="_Toc219384543"/>
      <w:r>
        <w:t xml:space="preserve">Override </w:t>
      </w:r>
      <w:r w:rsidR="00882141">
        <w:t>MEPS+ Validation Error</w:t>
      </w:r>
      <w:bookmarkEnd w:id="246"/>
      <w:r>
        <w:t xml:space="preserve"> </w:t>
      </w:r>
    </w:p>
    <w:p w14:paraId="411466DA" w14:textId="77777777" w:rsidR="00BB2357" w:rsidRPr="00D50758" w:rsidRDefault="00BB2357" w:rsidP="00BB2357">
      <w:pPr>
        <w:pStyle w:val="Heading3"/>
      </w:pPr>
      <w:bookmarkStart w:id="247" w:name="_Toc219384544"/>
      <w:r>
        <w:t>Description</w:t>
      </w:r>
      <w:bookmarkEnd w:id="247"/>
    </w:p>
    <w:p w14:paraId="46BA90A3" w14:textId="73DB3B73" w:rsidR="00BB2357" w:rsidRDefault="00BB2357" w:rsidP="00BB2357">
      <w:r w:rsidRPr="00B26DE8">
        <w:t xml:space="preserve">This use case enables Checkers to override any validation errors between MEPS+ and the </w:t>
      </w:r>
      <w:r>
        <w:t>syndication details</w:t>
      </w:r>
      <w:r w:rsidRPr="00B26DE8">
        <w:t xml:space="preserve"> data in OMEGA. This is typically used when there is a discrepancy between the </w:t>
      </w:r>
      <w:r>
        <w:t>syndication details</w:t>
      </w:r>
      <w:r w:rsidRPr="00B26DE8">
        <w:t xml:space="preserve"> in OMEGA and the data from secmast.txt file, and the data from MEPS+ is </w:t>
      </w:r>
      <w:r>
        <w:t xml:space="preserve">determined to be </w:t>
      </w:r>
      <w:r w:rsidRPr="00B26DE8">
        <w:t>correct</w:t>
      </w:r>
      <w:r w:rsidRPr="00AC0961">
        <w:t>.</w:t>
      </w:r>
      <w:r w:rsidR="00246FAA">
        <w:t xml:space="preserve"> The specific validations are as described in 3 Validations Against MEPS+. </w:t>
      </w:r>
      <w:r w:rsidR="00394ED2">
        <w:t xml:space="preserve">Discrepancy in fields that are referenced from the issuance calendar must be manually managed and updated from the issuance calendar. </w:t>
      </w:r>
    </w:p>
    <w:p w14:paraId="7E4B9614" w14:textId="77777777" w:rsidR="00BB2357" w:rsidRDefault="00BB2357" w:rsidP="00BB2357">
      <w:pPr>
        <w:pStyle w:val="Heading3"/>
      </w:pPr>
      <w:bookmarkStart w:id="248" w:name="_Toc219384545"/>
      <w:r>
        <w:t>Preconditions</w:t>
      </w:r>
      <w:bookmarkEnd w:id="248"/>
    </w:p>
    <w:p w14:paraId="34C96771" w14:textId="77777777" w:rsidR="00BB2357" w:rsidRDefault="00BB2357" w:rsidP="00BB2357">
      <w:pPr>
        <w:pStyle w:val="ListParagraph"/>
      </w:pPr>
      <w:r>
        <w:t>User logs in to the Intranet Portal.</w:t>
      </w:r>
    </w:p>
    <w:p w14:paraId="2D921C5D" w14:textId="0C42D483" w:rsidR="00BB2357" w:rsidRDefault="00BB2357" w:rsidP="00BB2357">
      <w:pPr>
        <w:pStyle w:val="ListParagraph"/>
      </w:pPr>
      <w:r>
        <w:t>User accesses the Syndications Tab of the Announcement Details Page.</w:t>
      </w:r>
    </w:p>
    <w:p w14:paraId="5956EC1B" w14:textId="6BB13A8B" w:rsidR="00BB2357" w:rsidRDefault="00BB2357" w:rsidP="00BB2357">
      <w:pPr>
        <w:pStyle w:val="ListParagraph"/>
      </w:pPr>
      <w:r>
        <w:t xml:space="preserve">The </w:t>
      </w:r>
      <w:r w:rsidR="00882141">
        <w:t>syndication details</w:t>
      </w:r>
      <w:r w:rsidR="000C1A16">
        <w:t xml:space="preserve"> are</w:t>
      </w:r>
      <w:r>
        <w:t xml:space="preserve"> of the status “MEPS+ Validation Error”.</w:t>
      </w:r>
    </w:p>
    <w:p w14:paraId="76ACBD38" w14:textId="77777777" w:rsidR="00BB2357" w:rsidRDefault="00BB2357" w:rsidP="00BB2357">
      <w:pPr>
        <w:pStyle w:val="Heading3"/>
      </w:pPr>
      <w:bookmarkStart w:id="249" w:name="_Toc219384546"/>
      <w:r>
        <w:t>Business Requirements</w:t>
      </w:r>
      <w:bookmarkEnd w:id="249"/>
    </w:p>
    <w:p w14:paraId="5BE3FF62" w14:textId="77777777" w:rsidR="00BB2357" w:rsidRPr="0068320A" w:rsidRDefault="00BB2357" w:rsidP="00BB2357">
      <w:pPr>
        <w:pStyle w:val="ListParagraph"/>
        <w:rPr>
          <w:b/>
          <w:bCs/>
        </w:rPr>
      </w:pPr>
      <w:r w:rsidRPr="0068320A">
        <w:rPr>
          <w:b/>
          <w:bCs/>
        </w:rPr>
        <w:t xml:space="preserve">Role-based Access Control: </w:t>
      </w:r>
    </w:p>
    <w:p w14:paraId="54C93E1F" w14:textId="0738B4CF" w:rsidR="00BB2357" w:rsidRDefault="00882141" w:rsidP="00BB2357">
      <w:pPr>
        <w:pStyle w:val="ListParagraph"/>
        <w:numPr>
          <w:ilvl w:val="1"/>
          <w:numId w:val="2"/>
        </w:numPr>
        <w:ind w:left="1276" w:hanging="425"/>
      </w:pPr>
      <w:r>
        <w:t>Syndication Details</w:t>
      </w:r>
      <w:r w:rsidR="00BB2357">
        <w:t xml:space="preserve"> Checker</w:t>
      </w:r>
    </w:p>
    <w:p w14:paraId="47611E34" w14:textId="77777777" w:rsidR="00BB2357" w:rsidRDefault="00BB2357" w:rsidP="00BB2357">
      <w:pPr>
        <w:pStyle w:val="Heading3"/>
      </w:pPr>
      <w:bookmarkStart w:id="250" w:name="_Toc219384547"/>
      <w:r>
        <w:lastRenderedPageBreak/>
        <w:t>Post Conditions</w:t>
      </w:r>
      <w:bookmarkEnd w:id="250"/>
    </w:p>
    <w:p w14:paraId="73D07CCA" w14:textId="2D30E1EF" w:rsidR="00BB2357" w:rsidRDefault="00BB2357" w:rsidP="00BB2357">
      <w:pPr>
        <w:pStyle w:val="ListParagraph"/>
      </w:pPr>
      <w:r>
        <w:t xml:space="preserve">The </w:t>
      </w:r>
      <w:r w:rsidR="000C1A16">
        <w:t xml:space="preserve">relevant fields from </w:t>
      </w:r>
      <w:r>
        <w:t>syndication details are updated with the values provided from MEPS+.</w:t>
      </w:r>
    </w:p>
    <w:p w14:paraId="205051AA" w14:textId="77777777" w:rsidR="00BB2357" w:rsidRPr="00E327D9" w:rsidRDefault="00BB2357" w:rsidP="00BB2357">
      <w:pPr>
        <w:pStyle w:val="ListParagraph"/>
      </w:pPr>
      <w:r>
        <w:t>User views a temporary toast notification informing that the override was successful.</w:t>
      </w:r>
    </w:p>
    <w:p w14:paraId="44599909" w14:textId="4BE36B28" w:rsidR="00BB2357" w:rsidRDefault="00BB2357" w:rsidP="00BB2357">
      <w:pPr>
        <w:pStyle w:val="ListParagraph"/>
      </w:pPr>
      <w:r>
        <w:t>The status of the syndication details is updated to “Pending publication” and is published immediately.</w:t>
      </w:r>
    </w:p>
    <w:p w14:paraId="3C50C38A" w14:textId="77777777" w:rsidR="00BB2357" w:rsidRDefault="00BB2357" w:rsidP="00BB2357">
      <w:pPr>
        <w:pStyle w:val="ListParagraph"/>
      </w:pPr>
      <w:r>
        <w:t>The event is added to the audit log and submission history.</w:t>
      </w:r>
    </w:p>
    <w:p w14:paraId="016A53BD" w14:textId="53B935AD" w:rsidR="00BB2357" w:rsidRDefault="00BB2357" w:rsidP="00BB2357">
      <w:pPr>
        <w:pStyle w:val="ListParagraph"/>
      </w:pPr>
      <w:r>
        <w:t xml:space="preserve">OMEGA sends the approved syndication details to the MAS Website. Refer to the </w:t>
      </w:r>
      <w:r w:rsidRPr="007133F0">
        <w:rPr>
          <w:i/>
          <w:iCs/>
        </w:rPr>
        <w:t>MAS_OMEGA – Interface Specifications Document (MAS Website).docx</w:t>
      </w:r>
      <w:r>
        <w:t xml:space="preserve"> for more details.</w:t>
      </w:r>
    </w:p>
    <w:p w14:paraId="671B1B87" w14:textId="77777777" w:rsidR="00BB2357" w:rsidRDefault="00BB2357" w:rsidP="00BB2357">
      <w:pPr>
        <w:pStyle w:val="ListParagraph"/>
      </w:pPr>
      <w:r>
        <w:t>Emails will be sent upon publication of the announcement.</w:t>
      </w:r>
    </w:p>
    <w:p w14:paraId="15FBE7C8" w14:textId="77777777" w:rsidR="00BB2357" w:rsidRDefault="00BB2357" w:rsidP="00BB2357">
      <w:pPr>
        <w:pStyle w:val="ListParagraph"/>
      </w:pPr>
      <w:r>
        <w:t xml:space="preserve">To ensure data synchronization, the issuance calendar must be updated manually if necessary. </w:t>
      </w:r>
    </w:p>
    <w:p w14:paraId="7BF7AB82" w14:textId="4F57EA8B" w:rsidR="00BB2357" w:rsidRDefault="0039777C" w:rsidP="00BB2357">
      <w:pPr>
        <w:pStyle w:val="Heading3"/>
        <w:jc w:val="left"/>
      </w:pPr>
      <w:bookmarkStart w:id="251" w:name="_Toc219384548"/>
      <w:r>
        <w:t xml:space="preserve">Syndication </w:t>
      </w:r>
      <w:r w:rsidR="00BB2357">
        <w:t>Details Page</w:t>
      </w:r>
      <w:bookmarkEnd w:id="251"/>
    </w:p>
    <w:p w14:paraId="677BA1D8" w14:textId="652CD831" w:rsidR="00BB2357" w:rsidRDefault="00BB2357" w:rsidP="00BB2357">
      <w:r>
        <w:t xml:space="preserve">Refer to </w:t>
      </w:r>
      <w:r>
        <w:fldChar w:fldCharType="begin"/>
      </w:r>
      <w:r>
        <w:instrText xml:space="preserve"> REF _Ref218021755 \r \h </w:instrText>
      </w:r>
      <w:r>
        <w:fldChar w:fldCharType="separate"/>
      </w:r>
      <w:r w:rsidR="001108F9">
        <w:t>2.7.6</w:t>
      </w:r>
      <w:r>
        <w:fldChar w:fldCharType="end"/>
      </w:r>
      <w:r>
        <w:t xml:space="preserve"> </w:t>
      </w:r>
      <w:r>
        <w:fldChar w:fldCharType="begin"/>
      </w:r>
      <w:r>
        <w:instrText xml:space="preserve"> REF _Ref218021755 \h </w:instrText>
      </w:r>
      <w:r>
        <w:fldChar w:fldCharType="separate"/>
      </w:r>
      <w:r w:rsidR="001108F9">
        <w:t>Syndication</w:t>
      </w:r>
      <w:r w:rsidR="001108F9" w:rsidRPr="00D13A3C">
        <w:t xml:space="preserve"> Details Page</w:t>
      </w:r>
      <w:r>
        <w:fldChar w:fldCharType="end"/>
      </w:r>
      <w:r>
        <w:t xml:space="preserve"> for the screen elements in the </w:t>
      </w:r>
      <w:r w:rsidR="0039777C">
        <w:t xml:space="preserve">Syndication </w:t>
      </w:r>
      <w:r>
        <w:t>Details page. In this use case, the page will contain additional elements in the Action Button Row.</w:t>
      </w:r>
    </w:p>
    <w:p w14:paraId="0CFCD2FC" w14:textId="77777777" w:rsidR="00BB2357" w:rsidRDefault="00BB2357" w:rsidP="00BB2357">
      <w:pPr>
        <w:pStyle w:val="Heading4"/>
      </w:pPr>
      <w:r>
        <w:t>Wireframe</w:t>
      </w:r>
    </w:p>
    <w:p w14:paraId="5A36B628" w14:textId="0D7548EE" w:rsidR="00BB2357" w:rsidRDefault="00BB2357" w:rsidP="00BB2357">
      <w:r>
        <w:t xml:space="preserve">Refer to </w:t>
      </w:r>
      <w:r>
        <w:fldChar w:fldCharType="begin"/>
      </w:r>
      <w:r>
        <w:instrText xml:space="preserve"> REF _Ref215243926 \r \h </w:instrText>
      </w:r>
      <w:r>
        <w:fldChar w:fldCharType="separate"/>
      </w:r>
      <w:r w:rsidR="001108F9">
        <w:t>2.7.6.1</w:t>
      </w:r>
      <w:r>
        <w:fldChar w:fldCharType="end"/>
      </w:r>
      <w:r>
        <w:t xml:space="preserve"> </w:t>
      </w:r>
      <w:r>
        <w:fldChar w:fldCharType="begin"/>
      </w:r>
      <w:r>
        <w:instrText xml:space="preserve"> REF _Ref215243926 \h </w:instrText>
      </w:r>
      <w:r>
        <w:fldChar w:fldCharType="separate"/>
      </w:r>
      <w:r w:rsidR="001108F9">
        <w:t>Wireframe</w:t>
      </w:r>
      <w:r>
        <w:fldChar w:fldCharType="end"/>
      </w:r>
      <w:r>
        <w:t>.</w:t>
      </w:r>
    </w:p>
    <w:p w14:paraId="7FF7079A" w14:textId="77777777" w:rsidR="00BB2357" w:rsidRDefault="00BB2357" w:rsidP="00BB2357">
      <w:pPr>
        <w:pStyle w:val="Heading4"/>
      </w:pPr>
      <w:r>
        <w:t>Action Button Row</w:t>
      </w:r>
    </w:p>
    <w:tbl>
      <w:tblPr>
        <w:tblStyle w:val="TableGrid"/>
        <w:tblW w:w="0" w:type="auto"/>
        <w:tblLook w:val="04A0" w:firstRow="1" w:lastRow="0" w:firstColumn="1" w:lastColumn="0" w:noHBand="0" w:noVBand="1"/>
      </w:tblPr>
      <w:tblGrid>
        <w:gridCol w:w="562"/>
        <w:gridCol w:w="2248"/>
        <w:gridCol w:w="1701"/>
        <w:gridCol w:w="2147"/>
        <w:gridCol w:w="3685"/>
      </w:tblGrid>
      <w:tr w:rsidR="00BB2357" w:rsidRPr="007C7C7F" w14:paraId="65CF1083" w14:textId="77777777" w:rsidTr="00087147">
        <w:tc>
          <w:tcPr>
            <w:tcW w:w="562" w:type="dxa"/>
            <w:shd w:val="clear" w:color="auto" w:fill="E7E6E6" w:themeFill="background2"/>
          </w:tcPr>
          <w:p w14:paraId="42EB8E70" w14:textId="77777777" w:rsidR="00BB2357" w:rsidRPr="007D7B67" w:rsidRDefault="00BB2357" w:rsidP="00087147">
            <w:pPr>
              <w:pStyle w:val="NoSpacing"/>
              <w:jc w:val="center"/>
              <w:rPr>
                <w:b/>
                <w:bCs/>
              </w:rPr>
            </w:pPr>
            <w:r w:rsidRPr="007D7B67">
              <w:rPr>
                <w:rFonts w:cstheme="minorHAnsi"/>
                <w:b/>
                <w:bCs/>
              </w:rPr>
              <w:t>S/N</w:t>
            </w:r>
          </w:p>
        </w:tc>
        <w:tc>
          <w:tcPr>
            <w:tcW w:w="2248" w:type="dxa"/>
            <w:shd w:val="clear" w:color="auto" w:fill="E7E6E6" w:themeFill="background2"/>
          </w:tcPr>
          <w:p w14:paraId="61C44351" w14:textId="77777777" w:rsidR="00BB2357" w:rsidRPr="007D7B67" w:rsidRDefault="00BB2357" w:rsidP="00087147">
            <w:pPr>
              <w:pStyle w:val="NoSpacing"/>
              <w:jc w:val="center"/>
              <w:rPr>
                <w:b/>
                <w:bCs/>
              </w:rPr>
            </w:pPr>
            <w:r w:rsidRPr="007D7B67">
              <w:rPr>
                <w:rFonts w:cstheme="minorHAnsi"/>
                <w:b/>
                <w:bCs/>
              </w:rPr>
              <w:t>Name</w:t>
            </w:r>
          </w:p>
        </w:tc>
        <w:tc>
          <w:tcPr>
            <w:tcW w:w="1701" w:type="dxa"/>
            <w:shd w:val="clear" w:color="auto" w:fill="E7E6E6" w:themeFill="background2"/>
          </w:tcPr>
          <w:p w14:paraId="41575218" w14:textId="77777777" w:rsidR="00BB2357" w:rsidRPr="007D7B67" w:rsidRDefault="00BB2357" w:rsidP="00087147">
            <w:pPr>
              <w:pStyle w:val="TableHeading"/>
              <w:jc w:val="center"/>
              <w:rPr>
                <w:rFonts w:asciiTheme="minorHAnsi" w:hAnsiTheme="minorHAnsi" w:cstheme="minorHAnsi"/>
                <w:bCs/>
              </w:rPr>
            </w:pPr>
            <w:r w:rsidRPr="007D7B67">
              <w:rPr>
                <w:rFonts w:asciiTheme="minorHAnsi" w:hAnsiTheme="minorHAnsi" w:cstheme="minorHAnsi"/>
                <w:bCs/>
              </w:rPr>
              <w:t>Type</w:t>
            </w:r>
          </w:p>
          <w:p w14:paraId="4DF52A20" w14:textId="77777777" w:rsidR="00BB2357" w:rsidRPr="007D7B67" w:rsidRDefault="00BB2357" w:rsidP="00087147">
            <w:pPr>
              <w:pStyle w:val="NoSpacing"/>
              <w:jc w:val="center"/>
              <w:rPr>
                <w:b/>
                <w:bCs/>
              </w:rPr>
            </w:pPr>
            <w:r w:rsidRPr="007D7B67">
              <w:rPr>
                <w:rFonts w:cstheme="minorHAnsi"/>
                <w:b/>
                <w:bCs/>
              </w:rPr>
              <w:t>(Max Length)</w:t>
            </w:r>
          </w:p>
        </w:tc>
        <w:tc>
          <w:tcPr>
            <w:tcW w:w="2147" w:type="dxa"/>
            <w:shd w:val="clear" w:color="auto" w:fill="E7E6E6" w:themeFill="background2"/>
          </w:tcPr>
          <w:p w14:paraId="515DEB6F" w14:textId="77777777" w:rsidR="00BB2357" w:rsidRPr="007D7B67" w:rsidRDefault="00BB2357" w:rsidP="00087147">
            <w:pPr>
              <w:pStyle w:val="NoSpacing"/>
              <w:jc w:val="center"/>
              <w:rPr>
                <w:b/>
                <w:bCs/>
              </w:rPr>
            </w:pPr>
            <w:r w:rsidRPr="007D7B67">
              <w:rPr>
                <w:rFonts w:cstheme="minorHAnsi"/>
                <w:b/>
                <w:bCs/>
              </w:rPr>
              <w:t>Validation Rules</w:t>
            </w:r>
          </w:p>
        </w:tc>
        <w:tc>
          <w:tcPr>
            <w:tcW w:w="3685" w:type="dxa"/>
            <w:shd w:val="clear" w:color="auto" w:fill="E7E6E6" w:themeFill="background2"/>
          </w:tcPr>
          <w:p w14:paraId="1B1DEB0D" w14:textId="77777777" w:rsidR="00BB2357" w:rsidRPr="007D7B67" w:rsidRDefault="00BB2357" w:rsidP="00087147">
            <w:pPr>
              <w:pStyle w:val="NoSpacing"/>
              <w:jc w:val="center"/>
              <w:rPr>
                <w:rFonts w:cstheme="minorHAnsi"/>
                <w:b/>
                <w:bCs/>
              </w:rPr>
            </w:pPr>
            <w:r>
              <w:rPr>
                <w:rFonts w:cstheme="minorHAnsi"/>
                <w:b/>
                <w:bCs/>
              </w:rPr>
              <w:t>Remarks</w:t>
            </w:r>
          </w:p>
        </w:tc>
      </w:tr>
      <w:tr w:rsidR="00BB2357" w:rsidRPr="007C7C7F" w14:paraId="420051A0" w14:textId="77777777" w:rsidTr="00087147">
        <w:tc>
          <w:tcPr>
            <w:tcW w:w="562" w:type="dxa"/>
          </w:tcPr>
          <w:p w14:paraId="53B953AC" w14:textId="77777777" w:rsidR="00BB2357" w:rsidRPr="007C7C7F" w:rsidRDefault="00BB2357" w:rsidP="00087147">
            <w:pPr>
              <w:pStyle w:val="NoSpacing"/>
            </w:pPr>
            <w:r>
              <w:rPr>
                <w:rFonts w:cstheme="minorHAnsi"/>
              </w:rPr>
              <w:t>1</w:t>
            </w:r>
          </w:p>
        </w:tc>
        <w:tc>
          <w:tcPr>
            <w:tcW w:w="2248" w:type="dxa"/>
          </w:tcPr>
          <w:p w14:paraId="07CBBE69" w14:textId="73D14B6C" w:rsidR="00BB2357" w:rsidRPr="00CE0D19" w:rsidRDefault="00BB2357" w:rsidP="00087147">
            <w:pPr>
              <w:pStyle w:val="NoSpacing"/>
              <w:jc w:val="left"/>
            </w:pPr>
            <w:r>
              <w:rPr>
                <w:rFonts w:cstheme="minorHAnsi"/>
              </w:rPr>
              <w:t>Override</w:t>
            </w:r>
            <w:r w:rsidR="00246FAA">
              <w:rPr>
                <w:rFonts w:cstheme="minorHAnsi"/>
              </w:rPr>
              <w:t xml:space="preserve"> with MEPS+</w:t>
            </w:r>
          </w:p>
        </w:tc>
        <w:tc>
          <w:tcPr>
            <w:tcW w:w="1701" w:type="dxa"/>
          </w:tcPr>
          <w:p w14:paraId="2E547C37" w14:textId="77777777" w:rsidR="00BB2357" w:rsidRPr="00901608" w:rsidRDefault="00BB2357" w:rsidP="00087147">
            <w:pPr>
              <w:pStyle w:val="NoSpacing"/>
            </w:pPr>
            <w:r>
              <w:rPr>
                <w:rFonts w:cstheme="minorHAnsi"/>
              </w:rPr>
              <w:t>Primary button</w:t>
            </w:r>
          </w:p>
        </w:tc>
        <w:tc>
          <w:tcPr>
            <w:tcW w:w="2147" w:type="dxa"/>
          </w:tcPr>
          <w:p w14:paraId="7A2E1B0D" w14:textId="77777777" w:rsidR="00BB2357" w:rsidRPr="00901608" w:rsidRDefault="00BB2357" w:rsidP="00087147">
            <w:pPr>
              <w:pStyle w:val="NoSpacing"/>
            </w:pPr>
          </w:p>
        </w:tc>
        <w:tc>
          <w:tcPr>
            <w:tcW w:w="3685" w:type="dxa"/>
          </w:tcPr>
          <w:p w14:paraId="55D0B017" w14:textId="77777777" w:rsidR="00BB2357" w:rsidRPr="00901608" w:rsidRDefault="00BB2357" w:rsidP="00087147">
            <w:pPr>
              <w:pStyle w:val="NoSpacing"/>
            </w:pPr>
            <w:r>
              <w:t>Opens the confirmation prompt.</w:t>
            </w:r>
          </w:p>
        </w:tc>
      </w:tr>
    </w:tbl>
    <w:p w14:paraId="214836DA" w14:textId="07A2F9B2" w:rsidR="00BB2357" w:rsidRPr="00474AFC" w:rsidRDefault="00BB1777" w:rsidP="00BB2357">
      <w:pPr>
        <w:pStyle w:val="Caption"/>
      </w:pPr>
      <w:r>
        <w:t xml:space="preserve">Table </w:t>
      </w:r>
      <w:r>
        <w:fldChar w:fldCharType="begin"/>
      </w:r>
      <w:r>
        <w:instrText xml:space="preserve"> SEQ Table \* ARABIC </w:instrText>
      </w:r>
      <w:r>
        <w:fldChar w:fldCharType="separate"/>
      </w:r>
      <w:r w:rsidR="001108F9">
        <w:rPr>
          <w:noProof/>
        </w:rPr>
        <w:t>21</w:t>
      </w:r>
      <w:r>
        <w:fldChar w:fldCharType="end"/>
      </w:r>
      <w:r>
        <w:t xml:space="preserve">: </w:t>
      </w:r>
      <w:r w:rsidR="00BB2357">
        <w:t>Action Button Row Screen Elements</w:t>
      </w:r>
    </w:p>
    <w:p w14:paraId="6A6D06DC" w14:textId="77777777" w:rsidR="00BB2357" w:rsidRDefault="00BB2357" w:rsidP="00BB2357">
      <w:pPr>
        <w:pStyle w:val="Heading3"/>
      </w:pPr>
      <w:bookmarkStart w:id="252" w:name="_Toc219384549"/>
      <w:r>
        <w:t>Confirmation Prompt</w:t>
      </w:r>
      <w:bookmarkEnd w:id="252"/>
    </w:p>
    <w:p w14:paraId="73AD1291" w14:textId="77777777" w:rsidR="00BB2357" w:rsidRDefault="00BB2357" w:rsidP="00BB2357">
      <w:pPr>
        <w:pStyle w:val="Heading4"/>
      </w:pPr>
      <w:r>
        <w:t>Wireframe</w:t>
      </w:r>
    </w:p>
    <w:p w14:paraId="51AE2D0D" w14:textId="24066D9F" w:rsidR="00BB2357" w:rsidRDefault="0012735D" w:rsidP="00BB2357">
      <w:pPr>
        <w:jc w:val="center"/>
        <w:rPr>
          <w:rFonts w:cstheme="minorHAnsi"/>
          <w:noProof/>
        </w:rPr>
      </w:pPr>
      <w:r w:rsidRPr="0012735D">
        <w:rPr>
          <w:rFonts w:cstheme="minorHAnsi"/>
          <w:noProof/>
        </w:rPr>
        <w:drawing>
          <wp:inline distT="0" distB="0" distL="0" distR="0" wp14:anchorId="25A831D9" wp14:editId="1AF971FC">
            <wp:extent cx="4348095" cy="1251285"/>
            <wp:effectExtent l="0" t="0" r="0" b="6350"/>
            <wp:docPr id="13483419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341969" name="Picture 1" descr="A screenshot of a computer&#10;&#10;AI-generated content may be incorrect."/>
                    <pic:cNvPicPr/>
                  </pic:nvPicPr>
                  <pic:blipFill>
                    <a:blip r:embed="rId43"/>
                    <a:stretch>
                      <a:fillRect/>
                    </a:stretch>
                  </pic:blipFill>
                  <pic:spPr>
                    <a:xfrm>
                      <a:off x="0" y="0"/>
                      <a:ext cx="4353019" cy="1252702"/>
                    </a:xfrm>
                    <a:prstGeom prst="rect">
                      <a:avLst/>
                    </a:prstGeom>
                  </pic:spPr>
                </pic:pic>
              </a:graphicData>
            </a:graphic>
          </wp:inline>
        </w:drawing>
      </w:r>
    </w:p>
    <w:p w14:paraId="2203269D" w14:textId="73869403" w:rsidR="00BB2357" w:rsidRPr="00AC0961" w:rsidRDefault="00B664FB" w:rsidP="00BB2357">
      <w:pPr>
        <w:pStyle w:val="Caption"/>
        <w:rPr>
          <w:noProof/>
        </w:rPr>
      </w:pPr>
      <w:r w:rsidRPr="00411560">
        <w:t xml:space="preserve">Figure </w:t>
      </w:r>
      <w:r w:rsidRPr="00411560">
        <w:fldChar w:fldCharType="begin"/>
      </w:r>
      <w:r w:rsidRPr="00411560">
        <w:instrText xml:space="preserve"> SEQ Figure \* ARABIC </w:instrText>
      </w:r>
      <w:r w:rsidRPr="00411560">
        <w:fldChar w:fldCharType="separate"/>
      </w:r>
      <w:r w:rsidR="001108F9">
        <w:rPr>
          <w:noProof/>
        </w:rPr>
        <w:t>14</w:t>
      </w:r>
      <w:r w:rsidRPr="00411560">
        <w:fldChar w:fldCharType="end"/>
      </w:r>
      <w:r>
        <w:t>:</w:t>
      </w:r>
      <w:r w:rsidRPr="00411560">
        <w:t xml:space="preserve"> </w:t>
      </w:r>
      <w:r w:rsidR="00BB2357">
        <w:t>Confirmation Prompt Modal</w:t>
      </w:r>
    </w:p>
    <w:p w14:paraId="6DED152C" w14:textId="77777777" w:rsidR="00BB2357" w:rsidRDefault="00BB2357" w:rsidP="00BB2357">
      <w:pPr>
        <w:pStyle w:val="Heading4"/>
      </w:pPr>
      <w:r>
        <w:t>Screen Elements</w:t>
      </w:r>
    </w:p>
    <w:tbl>
      <w:tblPr>
        <w:tblStyle w:val="TableGrid"/>
        <w:tblW w:w="0" w:type="auto"/>
        <w:tblLook w:val="04A0" w:firstRow="1" w:lastRow="0" w:firstColumn="1" w:lastColumn="0" w:noHBand="0" w:noVBand="1"/>
      </w:tblPr>
      <w:tblGrid>
        <w:gridCol w:w="562"/>
        <w:gridCol w:w="2248"/>
        <w:gridCol w:w="1701"/>
        <w:gridCol w:w="2147"/>
        <w:gridCol w:w="3685"/>
      </w:tblGrid>
      <w:tr w:rsidR="00BB2357" w:rsidRPr="007C7C7F" w14:paraId="048821F5" w14:textId="77777777" w:rsidTr="00087147">
        <w:tc>
          <w:tcPr>
            <w:tcW w:w="562" w:type="dxa"/>
            <w:shd w:val="clear" w:color="auto" w:fill="E7E6E6" w:themeFill="background2"/>
          </w:tcPr>
          <w:p w14:paraId="3B522568" w14:textId="77777777" w:rsidR="00BB2357" w:rsidRPr="007D7B67" w:rsidRDefault="00BB2357" w:rsidP="00087147">
            <w:pPr>
              <w:pStyle w:val="NoSpacing"/>
              <w:jc w:val="center"/>
              <w:rPr>
                <w:b/>
                <w:bCs/>
              </w:rPr>
            </w:pPr>
            <w:r w:rsidRPr="007D7B67">
              <w:rPr>
                <w:rFonts w:cstheme="minorHAnsi"/>
                <w:b/>
                <w:bCs/>
              </w:rPr>
              <w:t>S/N</w:t>
            </w:r>
          </w:p>
        </w:tc>
        <w:tc>
          <w:tcPr>
            <w:tcW w:w="2248" w:type="dxa"/>
            <w:shd w:val="clear" w:color="auto" w:fill="E7E6E6" w:themeFill="background2"/>
          </w:tcPr>
          <w:p w14:paraId="5971DA53" w14:textId="77777777" w:rsidR="00BB2357" w:rsidRPr="007D7B67" w:rsidRDefault="00BB2357" w:rsidP="00087147">
            <w:pPr>
              <w:pStyle w:val="NoSpacing"/>
              <w:jc w:val="center"/>
              <w:rPr>
                <w:b/>
                <w:bCs/>
              </w:rPr>
            </w:pPr>
            <w:r w:rsidRPr="007D7B67">
              <w:rPr>
                <w:rFonts w:cstheme="minorHAnsi"/>
                <w:b/>
                <w:bCs/>
              </w:rPr>
              <w:t>Name</w:t>
            </w:r>
          </w:p>
        </w:tc>
        <w:tc>
          <w:tcPr>
            <w:tcW w:w="1701" w:type="dxa"/>
            <w:shd w:val="clear" w:color="auto" w:fill="E7E6E6" w:themeFill="background2"/>
          </w:tcPr>
          <w:p w14:paraId="7FD1904B" w14:textId="77777777" w:rsidR="00BB2357" w:rsidRPr="007D7B67" w:rsidRDefault="00BB2357" w:rsidP="00087147">
            <w:pPr>
              <w:pStyle w:val="TableHeading"/>
              <w:jc w:val="center"/>
              <w:rPr>
                <w:rFonts w:asciiTheme="minorHAnsi" w:hAnsiTheme="minorHAnsi" w:cstheme="minorHAnsi"/>
                <w:bCs/>
              </w:rPr>
            </w:pPr>
            <w:r w:rsidRPr="007D7B67">
              <w:rPr>
                <w:rFonts w:asciiTheme="minorHAnsi" w:hAnsiTheme="minorHAnsi" w:cstheme="minorHAnsi"/>
                <w:bCs/>
              </w:rPr>
              <w:t>Type</w:t>
            </w:r>
          </w:p>
          <w:p w14:paraId="25998DE6" w14:textId="77777777" w:rsidR="00BB2357" w:rsidRPr="007D7B67" w:rsidRDefault="00BB2357" w:rsidP="00087147">
            <w:pPr>
              <w:pStyle w:val="NoSpacing"/>
              <w:jc w:val="center"/>
              <w:rPr>
                <w:b/>
                <w:bCs/>
              </w:rPr>
            </w:pPr>
            <w:r w:rsidRPr="007D7B67">
              <w:rPr>
                <w:rFonts w:cstheme="minorHAnsi"/>
                <w:b/>
                <w:bCs/>
              </w:rPr>
              <w:t>(Max Length)</w:t>
            </w:r>
          </w:p>
        </w:tc>
        <w:tc>
          <w:tcPr>
            <w:tcW w:w="2147" w:type="dxa"/>
            <w:shd w:val="clear" w:color="auto" w:fill="E7E6E6" w:themeFill="background2"/>
          </w:tcPr>
          <w:p w14:paraId="0EE585C0" w14:textId="77777777" w:rsidR="00BB2357" w:rsidRPr="007D7B67" w:rsidRDefault="00BB2357" w:rsidP="00087147">
            <w:pPr>
              <w:pStyle w:val="NoSpacing"/>
              <w:jc w:val="center"/>
              <w:rPr>
                <w:b/>
                <w:bCs/>
              </w:rPr>
            </w:pPr>
            <w:r w:rsidRPr="007D7B67">
              <w:rPr>
                <w:rFonts w:cstheme="minorHAnsi"/>
                <w:b/>
                <w:bCs/>
              </w:rPr>
              <w:t>Validation Rules</w:t>
            </w:r>
          </w:p>
        </w:tc>
        <w:tc>
          <w:tcPr>
            <w:tcW w:w="3685" w:type="dxa"/>
            <w:shd w:val="clear" w:color="auto" w:fill="E7E6E6" w:themeFill="background2"/>
          </w:tcPr>
          <w:p w14:paraId="1648DE62" w14:textId="77777777" w:rsidR="00BB2357" w:rsidRPr="007D7B67" w:rsidRDefault="00BB2357" w:rsidP="00087147">
            <w:pPr>
              <w:pStyle w:val="NoSpacing"/>
              <w:jc w:val="center"/>
              <w:rPr>
                <w:rFonts w:cstheme="minorHAnsi"/>
                <w:b/>
                <w:bCs/>
              </w:rPr>
            </w:pPr>
            <w:r>
              <w:rPr>
                <w:rFonts w:cstheme="minorHAnsi"/>
                <w:b/>
                <w:bCs/>
              </w:rPr>
              <w:t>Remarks</w:t>
            </w:r>
          </w:p>
        </w:tc>
      </w:tr>
      <w:tr w:rsidR="00BB2357" w:rsidRPr="007C7C7F" w14:paraId="6FCD7AE4" w14:textId="77777777" w:rsidTr="00087147">
        <w:tc>
          <w:tcPr>
            <w:tcW w:w="562" w:type="dxa"/>
          </w:tcPr>
          <w:p w14:paraId="758B6B00" w14:textId="77777777" w:rsidR="00BB2357" w:rsidRPr="007C7C7F" w:rsidRDefault="00BB2357" w:rsidP="00087147">
            <w:pPr>
              <w:pStyle w:val="NoSpacing"/>
            </w:pPr>
            <w:r>
              <w:rPr>
                <w:rFonts w:cstheme="minorHAnsi"/>
              </w:rPr>
              <w:t>1</w:t>
            </w:r>
          </w:p>
        </w:tc>
        <w:tc>
          <w:tcPr>
            <w:tcW w:w="2248" w:type="dxa"/>
          </w:tcPr>
          <w:p w14:paraId="0094C548" w14:textId="77777777" w:rsidR="00BB2357" w:rsidRPr="00CE0D19" w:rsidRDefault="00BB2357" w:rsidP="00087147">
            <w:pPr>
              <w:pStyle w:val="NoSpacing"/>
              <w:jc w:val="left"/>
            </w:pPr>
            <w:r>
              <w:rPr>
                <w:rFonts w:cstheme="minorHAnsi"/>
              </w:rPr>
              <w:t>Confirm override</w:t>
            </w:r>
          </w:p>
        </w:tc>
        <w:tc>
          <w:tcPr>
            <w:tcW w:w="1701" w:type="dxa"/>
          </w:tcPr>
          <w:p w14:paraId="66610C62" w14:textId="77777777" w:rsidR="00BB2357" w:rsidRPr="00901608" w:rsidRDefault="00BB2357" w:rsidP="00087147">
            <w:pPr>
              <w:pStyle w:val="NoSpacing"/>
            </w:pPr>
            <w:r w:rsidRPr="002923FD">
              <w:rPr>
                <w:rFonts w:cstheme="minorHAnsi"/>
              </w:rPr>
              <w:t>Modal Title</w:t>
            </w:r>
          </w:p>
        </w:tc>
        <w:tc>
          <w:tcPr>
            <w:tcW w:w="2147" w:type="dxa"/>
          </w:tcPr>
          <w:p w14:paraId="3424F268" w14:textId="77777777" w:rsidR="00BB2357" w:rsidRPr="00901608" w:rsidRDefault="00BB2357" w:rsidP="00087147">
            <w:pPr>
              <w:pStyle w:val="NoSpacing"/>
            </w:pPr>
          </w:p>
        </w:tc>
        <w:tc>
          <w:tcPr>
            <w:tcW w:w="3685" w:type="dxa"/>
          </w:tcPr>
          <w:p w14:paraId="087446D1" w14:textId="77777777" w:rsidR="00BB2357" w:rsidRPr="00901608" w:rsidRDefault="00BB2357" w:rsidP="00087147">
            <w:pPr>
              <w:pStyle w:val="NoSpacing"/>
            </w:pPr>
          </w:p>
        </w:tc>
      </w:tr>
      <w:tr w:rsidR="00BB2357" w:rsidRPr="007C7C7F" w14:paraId="37233308" w14:textId="77777777" w:rsidTr="00087147">
        <w:tc>
          <w:tcPr>
            <w:tcW w:w="562" w:type="dxa"/>
          </w:tcPr>
          <w:p w14:paraId="38F07B28" w14:textId="77777777" w:rsidR="00BB2357" w:rsidRDefault="00BB2357" w:rsidP="00087147">
            <w:pPr>
              <w:pStyle w:val="NoSpacing"/>
              <w:rPr>
                <w:rFonts w:cstheme="minorHAnsi"/>
              </w:rPr>
            </w:pPr>
            <w:r>
              <w:rPr>
                <w:rFonts w:cstheme="minorHAnsi"/>
              </w:rPr>
              <w:t>2</w:t>
            </w:r>
          </w:p>
        </w:tc>
        <w:tc>
          <w:tcPr>
            <w:tcW w:w="2248" w:type="dxa"/>
          </w:tcPr>
          <w:p w14:paraId="7CB190F5" w14:textId="51EB6277" w:rsidR="00BB2357" w:rsidRDefault="00BB2357" w:rsidP="00087147">
            <w:pPr>
              <w:pStyle w:val="NoSpacing"/>
              <w:jc w:val="left"/>
              <w:rPr>
                <w:rFonts w:cstheme="minorHAnsi"/>
              </w:rPr>
            </w:pPr>
            <w:r>
              <w:rPr>
                <w:rFonts w:cstheme="minorHAnsi"/>
              </w:rPr>
              <w:t>Please confirm that you wish to override the details of th</w:t>
            </w:r>
            <w:r w:rsidR="000C1A16">
              <w:rPr>
                <w:rFonts w:cstheme="minorHAnsi"/>
              </w:rPr>
              <w:t xml:space="preserve">e </w:t>
            </w:r>
            <w:r w:rsidR="000C1A16">
              <w:rPr>
                <w:rFonts w:cstheme="minorHAnsi"/>
              </w:rPr>
              <w:lastRenderedPageBreak/>
              <w:t>syndication details</w:t>
            </w:r>
            <w:r>
              <w:rPr>
                <w:rFonts w:cstheme="minorHAnsi"/>
              </w:rPr>
              <w:t xml:space="preserve"> with the information from MEPS+.</w:t>
            </w:r>
          </w:p>
          <w:p w14:paraId="431308A1" w14:textId="77777777" w:rsidR="00BB2357" w:rsidRDefault="00BB2357" w:rsidP="00087147">
            <w:pPr>
              <w:pStyle w:val="NoSpacing"/>
              <w:jc w:val="left"/>
              <w:rPr>
                <w:rFonts w:cstheme="minorHAnsi"/>
              </w:rPr>
            </w:pPr>
          </w:p>
          <w:p w14:paraId="4C3EEB9E" w14:textId="77777777" w:rsidR="00BB2357" w:rsidRDefault="00BB2357" w:rsidP="00087147">
            <w:pPr>
              <w:pStyle w:val="NoSpacing"/>
              <w:jc w:val="left"/>
              <w:rPr>
                <w:rFonts w:cstheme="minorHAnsi"/>
              </w:rPr>
            </w:pPr>
            <w:r>
              <w:rPr>
                <w:rFonts w:cstheme="minorHAnsi"/>
                <w:b/>
                <w:bCs/>
              </w:rPr>
              <w:t>Note: Any changes will not be reflected in the issuance calendar. If necessary, please update the calendar separately.</w:t>
            </w:r>
          </w:p>
        </w:tc>
        <w:tc>
          <w:tcPr>
            <w:tcW w:w="1701" w:type="dxa"/>
          </w:tcPr>
          <w:p w14:paraId="24E1F227" w14:textId="77777777" w:rsidR="00BB2357" w:rsidRPr="002923FD" w:rsidRDefault="00BB2357" w:rsidP="00087147">
            <w:pPr>
              <w:pStyle w:val="NoSpacing"/>
              <w:rPr>
                <w:rFonts w:cstheme="minorHAnsi"/>
              </w:rPr>
            </w:pPr>
            <w:r>
              <w:rPr>
                <w:rFonts w:cstheme="minorHAnsi"/>
              </w:rPr>
              <w:lastRenderedPageBreak/>
              <w:t>Modal Description</w:t>
            </w:r>
          </w:p>
        </w:tc>
        <w:tc>
          <w:tcPr>
            <w:tcW w:w="2147" w:type="dxa"/>
          </w:tcPr>
          <w:p w14:paraId="0B138F46" w14:textId="77777777" w:rsidR="00BB2357" w:rsidRPr="00901608" w:rsidRDefault="00BB2357" w:rsidP="00087147">
            <w:pPr>
              <w:pStyle w:val="NoSpacing"/>
            </w:pPr>
          </w:p>
        </w:tc>
        <w:tc>
          <w:tcPr>
            <w:tcW w:w="3685" w:type="dxa"/>
          </w:tcPr>
          <w:p w14:paraId="086C2063" w14:textId="77777777" w:rsidR="00BB2357" w:rsidRPr="00901608" w:rsidRDefault="00BB2357" w:rsidP="00087147">
            <w:pPr>
              <w:pStyle w:val="NoSpacing"/>
            </w:pPr>
          </w:p>
        </w:tc>
      </w:tr>
      <w:tr w:rsidR="00BB2357" w:rsidRPr="007C7C7F" w14:paraId="3E05D7EC" w14:textId="77777777" w:rsidTr="00087147">
        <w:tc>
          <w:tcPr>
            <w:tcW w:w="562" w:type="dxa"/>
          </w:tcPr>
          <w:p w14:paraId="5C69952B" w14:textId="77777777" w:rsidR="00BB2357" w:rsidRDefault="00BB2357" w:rsidP="00087147">
            <w:pPr>
              <w:pStyle w:val="NoSpacing"/>
              <w:rPr>
                <w:rFonts w:cstheme="minorHAnsi"/>
              </w:rPr>
            </w:pPr>
            <w:r>
              <w:rPr>
                <w:rFonts w:cstheme="minorHAnsi"/>
              </w:rPr>
              <w:t>3</w:t>
            </w:r>
          </w:p>
        </w:tc>
        <w:tc>
          <w:tcPr>
            <w:tcW w:w="2248" w:type="dxa"/>
          </w:tcPr>
          <w:p w14:paraId="598C759A" w14:textId="77777777" w:rsidR="00BB2357" w:rsidRPr="007133F0" w:rsidRDefault="00BB2357" w:rsidP="00087147">
            <w:pPr>
              <w:pStyle w:val="NoSpacing"/>
              <w:jc w:val="left"/>
              <w:rPr>
                <w:rFonts w:cstheme="minorHAnsi"/>
              </w:rPr>
            </w:pPr>
            <w:r>
              <w:rPr>
                <w:rFonts w:cstheme="minorHAnsi"/>
              </w:rPr>
              <w:t>Confirm</w:t>
            </w:r>
          </w:p>
        </w:tc>
        <w:tc>
          <w:tcPr>
            <w:tcW w:w="1701" w:type="dxa"/>
          </w:tcPr>
          <w:p w14:paraId="7C886CC2" w14:textId="77777777" w:rsidR="00BB2357" w:rsidRDefault="00BB2357" w:rsidP="00087147">
            <w:pPr>
              <w:pStyle w:val="NoSpacing"/>
              <w:rPr>
                <w:rFonts w:cstheme="minorHAnsi"/>
              </w:rPr>
            </w:pPr>
            <w:r>
              <w:rPr>
                <w:rFonts w:cstheme="minorHAnsi"/>
              </w:rPr>
              <w:t>Primary button</w:t>
            </w:r>
          </w:p>
        </w:tc>
        <w:tc>
          <w:tcPr>
            <w:tcW w:w="2147" w:type="dxa"/>
          </w:tcPr>
          <w:p w14:paraId="18C14A30" w14:textId="77777777" w:rsidR="00BB2357" w:rsidRPr="00901608" w:rsidRDefault="00BB2357" w:rsidP="00087147">
            <w:pPr>
              <w:pStyle w:val="NoSpacing"/>
            </w:pPr>
          </w:p>
        </w:tc>
        <w:tc>
          <w:tcPr>
            <w:tcW w:w="3685" w:type="dxa"/>
          </w:tcPr>
          <w:p w14:paraId="4A47C2B8" w14:textId="3FC25707" w:rsidR="00BB2357" w:rsidRDefault="00BB2357" w:rsidP="00087147">
            <w:pPr>
              <w:pStyle w:val="NoSpacing"/>
            </w:pPr>
            <w:r>
              <w:rPr>
                <w:rFonts w:cstheme="minorHAnsi"/>
              </w:rPr>
              <w:t xml:space="preserve">Overrides the </w:t>
            </w:r>
            <w:r w:rsidR="0039777C">
              <w:rPr>
                <w:rFonts w:cstheme="minorHAnsi"/>
              </w:rPr>
              <w:t xml:space="preserve">syndication </w:t>
            </w:r>
            <w:r>
              <w:rPr>
                <w:rFonts w:cstheme="minorHAnsi"/>
              </w:rPr>
              <w:t xml:space="preserve">details with the information from MEPS+. Refer to </w:t>
            </w:r>
            <w:r>
              <w:rPr>
                <w:rFonts w:cstheme="minorHAnsi"/>
              </w:rPr>
              <w:fldChar w:fldCharType="begin"/>
            </w:r>
            <w:r>
              <w:rPr>
                <w:rFonts w:cstheme="minorHAnsi"/>
              </w:rPr>
              <w:instrText xml:space="preserve"> REF _Ref215743320 \r \h </w:instrText>
            </w:r>
            <w:r>
              <w:rPr>
                <w:rFonts w:cstheme="minorHAnsi"/>
              </w:rPr>
            </w:r>
            <w:r>
              <w:rPr>
                <w:rFonts w:cstheme="minorHAnsi"/>
              </w:rPr>
              <w:fldChar w:fldCharType="separate"/>
            </w:r>
            <w:r w:rsidR="001108F9">
              <w:rPr>
                <w:rFonts w:cstheme="minorHAnsi"/>
              </w:rPr>
              <w:t>2.14.4</w:t>
            </w:r>
            <w:r>
              <w:rPr>
                <w:rFonts w:cstheme="minorHAnsi"/>
              </w:rPr>
              <w:fldChar w:fldCharType="end"/>
            </w:r>
            <w:r>
              <w:rPr>
                <w:rFonts w:cstheme="minorHAnsi"/>
              </w:rPr>
              <w:t xml:space="preserve"> </w:t>
            </w:r>
            <w:r>
              <w:rPr>
                <w:rFonts w:cstheme="minorHAnsi"/>
              </w:rPr>
              <w:fldChar w:fldCharType="begin"/>
            </w:r>
            <w:r>
              <w:rPr>
                <w:rFonts w:cstheme="minorHAnsi"/>
              </w:rPr>
              <w:instrText xml:space="preserve"> REF _Ref215743320 \h </w:instrText>
            </w:r>
            <w:r>
              <w:rPr>
                <w:rFonts w:cstheme="minorHAnsi"/>
              </w:rPr>
            </w:r>
            <w:r>
              <w:rPr>
                <w:rFonts w:cstheme="minorHAnsi"/>
              </w:rPr>
              <w:fldChar w:fldCharType="separate"/>
            </w:r>
            <w:r w:rsidR="001108F9">
              <w:t>Post Conditions</w:t>
            </w:r>
            <w:r>
              <w:rPr>
                <w:rFonts w:cstheme="minorHAnsi"/>
              </w:rPr>
              <w:fldChar w:fldCharType="end"/>
            </w:r>
            <w:r>
              <w:rPr>
                <w:rFonts w:cstheme="minorHAnsi"/>
              </w:rPr>
              <w:t>.</w:t>
            </w:r>
          </w:p>
        </w:tc>
      </w:tr>
    </w:tbl>
    <w:p w14:paraId="013952BA" w14:textId="4E2759D5" w:rsidR="00BB2357" w:rsidRPr="00AF42C2" w:rsidRDefault="00BB1777" w:rsidP="00BB2357">
      <w:pPr>
        <w:pStyle w:val="Caption"/>
        <w:rPr>
          <w:lang w:val="en-US"/>
        </w:rPr>
      </w:pPr>
      <w:r>
        <w:t xml:space="preserve">Table </w:t>
      </w:r>
      <w:r>
        <w:fldChar w:fldCharType="begin"/>
      </w:r>
      <w:r>
        <w:instrText xml:space="preserve"> SEQ Table \* ARABIC </w:instrText>
      </w:r>
      <w:r>
        <w:fldChar w:fldCharType="separate"/>
      </w:r>
      <w:r w:rsidR="001108F9">
        <w:rPr>
          <w:noProof/>
        </w:rPr>
        <w:t>22</w:t>
      </w:r>
      <w:r>
        <w:fldChar w:fldCharType="end"/>
      </w:r>
      <w:r>
        <w:t xml:space="preserve">: </w:t>
      </w:r>
      <w:r w:rsidR="00BB2357">
        <w:t>Confirmation Prompt Screen Elements</w:t>
      </w:r>
    </w:p>
    <w:p w14:paraId="644D70C0" w14:textId="77777777" w:rsidR="00BB2357" w:rsidRPr="00BB2357" w:rsidRDefault="00BB2357" w:rsidP="00BB2357">
      <w:pPr>
        <w:rPr>
          <w:lang w:val="en-US"/>
        </w:rPr>
      </w:pPr>
    </w:p>
    <w:p w14:paraId="5D0E9233" w14:textId="318FD15F" w:rsidR="00327630" w:rsidRDefault="00327630">
      <w:pPr>
        <w:pStyle w:val="Heading2"/>
      </w:pPr>
      <w:bookmarkStart w:id="253" w:name="_Toc219384550"/>
      <w:r>
        <w:t>View Syndication Allotments</w:t>
      </w:r>
      <w:bookmarkEnd w:id="253"/>
    </w:p>
    <w:p w14:paraId="608B951B" w14:textId="77777777" w:rsidR="00327630" w:rsidRPr="00D50758" w:rsidRDefault="00327630" w:rsidP="00327630">
      <w:pPr>
        <w:pStyle w:val="Heading3"/>
      </w:pPr>
      <w:bookmarkStart w:id="254" w:name="_Toc219384551"/>
      <w:r>
        <w:t>Description</w:t>
      </w:r>
      <w:bookmarkEnd w:id="254"/>
    </w:p>
    <w:p w14:paraId="65E41987" w14:textId="765760F7" w:rsidR="00327630" w:rsidRDefault="00327630" w:rsidP="00327630">
      <w:pPr>
        <w:rPr>
          <w:lang w:val="en-US"/>
        </w:rPr>
      </w:pPr>
      <w:r w:rsidRPr="00D50758">
        <w:rPr>
          <w:lang w:val="en-US"/>
        </w:rPr>
        <w:t xml:space="preserve">This use case enables users to view and filter </w:t>
      </w:r>
      <w:r>
        <w:rPr>
          <w:lang w:val="en-US"/>
        </w:rPr>
        <w:t xml:space="preserve">syndication allotments. </w:t>
      </w:r>
    </w:p>
    <w:p w14:paraId="7AB43F62" w14:textId="77777777" w:rsidR="00327630" w:rsidRDefault="00327630" w:rsidP="00327630">
      <w:pPr>
        <w:pStyle w:val="Heading3"/>
      </w:pPr>
      <w:bookmarkStart w:id="255" w:name="_Toc219384552"/>
      <w:r>
        <w:t>Preconditions</w:t>
      </w:r>
      <w:bookmarkEnd w:id="255"/>
    </w:p>
    <w:p w14:paraId="6FF08FA7" w14:textId="77777777" w:rsidR="00327630" w:rsidRDefault="00327630" w:rsidP="00327630">
      <w:pPr>
        <w:pStyle w:val="ListParagraph"/>
      </w:pPr>
      <w:r>
        <w:t>User logs in to the Intranet Portal.</w:t>
      </w:r>
    </w:p>
    <w:p w14:paraId="7AC40003" w14:textId="70AA4CA7" w:rsidR="00327630" w:rsidRDefault="00327630" w:rsidP="00327630">
      <w:pPr>
        <w:pStyle w:val="ListParagraph"/>
      </w:pPr>
      <w:r>
        <w:t>User accesses the Syndication Allotment Listing Page.</w:t>
      </w:r>
    </w:p>
    <w:p w14:paraId="17C39619" w14:textId="697C1918" w:rsidR="002672D4" w:rsidRDefault="002672D4" w:rsidP="00327630">
      <w:pPr>
        <w:pStyle w:val="ListParagraph"/>
      </w:pPr>
      <w:r>
        <w:t>The syndication allotment record has been created following the verification with MEPS+</w:t>
      </w:r>
    </w:p>
    <w:p w14:paraId="4C416727" w14:textId="77777777" w:rsidR="00327630" w:rsidRDefault="00327630" w:rsidP="00327630">
      <w:pPr>
        <w:pStyle w:val="Heading3"/>
      </w:pPr>
      <w:bookmarkStart w:id="256" w:name="_Toc219384553"/>
      <w:r>
        <w:t>Business Requirements</w:t>
      </w:r>
      <w:bookmarkEnd w:id="256"/>
    </w:p>
    <w:p w14:paraId="041F2AF3" w14:textId="77777777" w:rsidR="00327630" w:rsidRPr="0068320A" w:rsidRDefault="00327630" w:rsidP="00327630">
      <w:pPr>
        <w:pStyle w:val="ListParagraph"/>
        <w:rPr>
          <w:b/>
          <w:bCs/>
        </w:rPr>
      </w:pPr>
      <w:r w:rsidRPr="0068320A">
        <w:rPr>
          <w:b/>
          <w:bCs/>
        </w:rPr>
        <w:t xml:space="preserve">Role-based Access Control: </w:t>
      </w:r>
    </w:p>
    <w:p w14:paraId="3ABF4F58" w14:textId="0F504E9C" w:rsidR="00327630" w:rsidRDefault="00327630" w:rsidP="00327630">
      <w:pPr>
        <w:pStyle w:val="ListParagraph"/>
        <w:numPr>
          <w:ilvl w:val="1"/>
          <w:numId w:val="2"/>
        </w:numPr>
        <w:ind w:left="1276" w:hanging="425"/>
      </w:pPr>
      <w:r>
        <w:t xml:space="preserve">Syndication </w:t>
      </w:r>
      <w:r w:rsidR="009C6D5E">
        <w:t>Allotment</w:t>
      </w:r>
      <w:r>
        <w:t xml:space="preserve"> Maker</w:t>
      </w:r>
    </w:p>
    <w:p w14:paraId="5853BD1B" w14:textId="03511DC3" w:rsidR="00327630" w:rsidRDefault="00327630" w:rsidP="00327630">
      <w:pPr>
        <w:pStyle w:val="ListParagraph"/>
        <w:numPr>
          <w:ilvl w:val="1"/>
          <w:numId w:val="2"/>
        </w:numPr>
        <w:ind w:left="1276" w:hanging="425"/>
      </w:pPr>
      <w:r>
        <w:t xml:space="preserve">Syndication </w:t>
      </w:r>
      <w:r w:rsidR="009C6D5E">
        <w:t xml:space="preserve">Allotment </w:t>
      </w:r>
      <w:r>
        <w:t>Checker</w:t>
      </w:r>
    </w:p>
    <w:p w14:paraId="1F8AA25B" w14:textId="523AF8B0" w:rsidR="00327630" w:rsidRPr="00B9572F" w:rsidRDefault="00327630" w:rsidP="00327630">
      <w:pPr>
        <w:pStyle w:val="ListParagraph"/>
        <w:numPr>
          <w:ilvl w:val="1"/>
          <w:numId w:val="2"/>
        </w:numPr>
        <w:ind w:left="1276" w:hanging="425"/>
        <w:rPr>
          <w:b/>
          <w:bCs/>
        </w:rPr>
      </w:pPr>
      <w:r>
        <w:t xml:space="preserve">Syndication </w:t>
      </w:r>
      <w:r w:rsidR="009C6D5E">
        <w:t xml:space="preserve">Allotment </w:t>
      </w:r>
      <w:r>
        <w:t>Viewer</w:t>
      </w:r>
    </w:p>
    <w:p w14:paraId="5B1FE474" w14:textId="77777777" w:rsidR="00327630" w:rsidRDefault="00327630" w:rsidP="00327630">
      <w:pPr>
        <w:pStyle w:val="Heading3"/>
      </w:pPr>
      <w:bookmarkStart w:id="257" w:name="_Toc219384554"/>
      <w:r>
        <w:t>Post Conditions</w:t>
      </w:r>
      <w:bookmarkEnd w:id="257"/>
    </w:p>
    <w:p w14:paraId="268E1E0B" w14:textId="7249AA14" w:rsidR="00580204" w:rsidRDefault="00580204" w:rsidP="00580204">
      <w:pPr>
        <w:pStyle w:val="ListParagraph"/>
      </w:pPr>
      <w:r w:rsidRPr="0068320A">
        <w:t xml:space="preserve">User views the </w:t>
      </w:r>
      <w:r>
        <w:t xml:space="preserve">syndication </w:t>
      </w:r>
      <w:r w:rsidRPr="0068320A">
        <w:t xml:space="preserve">details for a particular </w:t>
      </w:r>
      <w:r>
        <w:t>syndication allotment.</w:t>
      </w:r>
    </w:p>
    <w:p w14:paraId="26D4D045" w14:textId="01D09250" w:rsidR="00327630" w:rsidRPr="0068320A" w:rsidRDefault="00327630" w:rsidP="00327630">
      <w:pPr>
        <w:pStyle w:val="Heading3"/>
      </w:pPr>
      <w:bookmarkStart w:id="258" w:name="_Toc219384555"/>
      <w:r>
        <w:t xml:space="preserve">Syndication </w:t>
      </w:r>
      <w:r w:rsidR="009C6D5E">
        <w:t>Allotment</w:t>
      </w:r>
      <w:r>
        <w:t xml:space="preserve"> Listing Page</w:t>
      </w:r>
      <w:bookmarkEnd w:id="258"/>
    </w:p>
    <w:p w14:paraId="4D46A93A" w14:textId="7FFA3CCB" w:rsidR="00327630" w:rsidRDefault="00327630" w:rsidP="00327630">
      <w:r>
        <w:t xml:space="preserve">The Syndication </w:t>
      </w:r>
      <w:r w:rsidR="000332D0">
        <w:t>Allotment</w:t>
      </w:r>
      <w:r>
        <w:t xml:space="preserve"> Listing Page contains the following screen elements:</w:t>
      </w:r>
    </w:p>
    <w:p w14:paraId="2AD6FED2" w14:textId="77777777" w:rsidR="00327630" w:rsidRDefault="00327630" w:rsidP="00327630">
      <w:pPr>
        <w:pStyle w:val="ListParagraph"/>
      </w:pPr>
      <w:r>
        <w:t>Page Header</w:t>
      </w:r>
    </w:p>
    <w:p w14:paraId="14FA9595" w14:textId="77777777" w:rsidR="00327630" w:rsidRDefault="00327630" w:rsidP="00327630">
      <w:pPr>
        <w:pStyle w:val="ListParagraph"/>
      </w:pPr>
      <w:r>
        <w:t>Data Table Action Bar</w:t>
      </w:r>
    </w:p>
    <w:p w14:paraId="6C49400E" w14:textId="77777777" w:rsidR="00327630" w:rsidRDefault="00327630" w:rsidP="00327630">
      <w:pPr>
        <w:pStyle w:val="ListParagraph"/>
      </w:pPr>
      <w:r>
        <w:t>Data Table</w:t>
      </w:r>
    </w:p>
    <w:p w14:paraId="512B4B80" w14:textId="424E880F" w:rsidR="00327630" w:rsidRDefault="00327630" w:rsidP="00327630">
      <w:pPr>
        <w:ind w:left="284"/>
      </w:pPr>
      <w:r w:rsidRPr="00A07787">
        <w:rPr>
          <w:b/>
          <w:bCs/>
        </w:rPr>
        <w:t>Default Sorting:</w:t>
      </w:r>
      <w:r>
        <w:t xml:space="preserve"> (1) </w:t>
      </w:r>
      <w:r w:rsidR="00F56575">
        <w:t>descending order of allotment date, (2) ascending order of SGS type</w:t>
      </w:r>
    </w:p>
    <w:p w14:paraId="04FC556E" w14:textId="2C7B4A39" w:rsidR="00327630" w:rsidRDefault="00327630" w:rsidP="00327630">
      <w:pPr>
        <w:ind w:left="284"/>
      </w:pPr>
      <w:r w:rsidRPr="000E39F4">
        <w:rPr>
          <w:b/>
          <w:bCs/>
        </w:rPr>
        <w:t>Default Filter:</w:t>
      </w:r>
      <w:r>
        <w:t xml:space="preserve"> Only show syndication </w:t>
      </w:r>
      <w:r w:rsidR="00E0143A">
        <w:t xml:space="preserve">allotment records whose allotment date is the current date. </w:t>
      </w:r>
    </w:p>
    <w:p w14:paraId="5F660DF6" w14:textId="370CADDC" w:rsidR="00327630" w:rsidRPr="000A6E7F" w:rsidRDefault="00327630" w:rsidP="00327630">
      <w:pPr>
        <w:ind w:left="284"/>
        <w:rPr>
          <w:i/>
          <w:iCs/>
        </w:rPr>
      </w:pPr>
      <w:r>
        <w:rPr>
          <w:b/>
          <w:bCs/>
        </w:rPr>
        <w:lastRenderedPageBreak/>
        <w:t>Custom Filter Tag Behaviour</w:t>
      </w:r>
      <w:r w:rsidRPr="000E39F4">
        <w:rPr>
          <w:b/>
          <w:bCs/>
        </w:rPr>
        <w:t>:</w:t>
      </w:r>
      <w:r>
        <w:t xml:space="preserve"> </w:t>
      </w:r>
      <w:r w:rsidR="000A6E7F">
        <w:t xml:space="preserve">Refer to </w:t>
      </w:r>
      <w:r w:rsidR="000A6E7F" w:rsidRPr="000A6E7F">
        <w:rPr>
          <w:i/>
          <w:iCs/>
        </w:rPr>
        <w:t xml:space="preserve">MAS_OMEGA – Functional Specifications Document (Common Functions).docx </w:t>
      </w:r>
    </w:p>
    <w:p w14:paraId="69328EA0" w14:textId="77777777" w:rsidR="00327630" w:rsidRDefault="00327630" w:rsidP="00327630">
      <w:pPr>
        <w:pStyle w:val="Heading4"/>
      </w:pPr>
      <w:r>
        <w:t>Wireframe</w:t>
      </w:r>
    </w:p>
    <w:p w14:paraId="53967E6B" w14:textId="4775D6EB" w:rsidR="00327630" w:rsidRPr="0068320A" w:rsidRDefault="00D57F76" w:rsidP="00327630">
      <w:pPr>
        <w:spacing w:before="0" w:after="0"/>
        <w:jc w:val="center"/>
      </w:pPr>
      <w:r w:rsidRPr="00D57F76">
        <w:rPr>
          <w:noProof/>
        </w:rPr>
        <w:drawing>
          <wp:inline distT="0" distB="0" distL="0" distR="0" wp14:anchorId="0EC2D821" wp14:editId="213887BC">
            <wp:extent cx="6858000" cy="1599565"/>
            <wp:effectExtent l="0" t="0" r="0" b="635"/>
            <wp:docPr id="788352475"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352475" name="Picture 1" descr="A close-up of a computer screen&#10;&#10;AI-generated content may be incorrect."/>
                    <pic:cNvPicPr/>
                  </pic:nvPicPr>
                  <pic:blipFill>
                    <a:blip r:embed="rId44"/>
                    <a:stretch>
                      <a:fillRect/>
                    </a:stretch>
                  </pic:blipFill>
                  <pic:spPr>
                    <a:xfrm>
                      <a:off x="0" y="0"/>
                      <a:ext cx="6858000" cy="1599565"/>
                    </a:xfrm>
                    <a:prstGeom prst="rect">
                      <a:avLst/>
                    </a:prstGeom>
                  </pic:spPr>
                </pic:pic>
              </a:graphicData>
            </a:graphic>
          </wp:inline>
        </w:drawing>
      </w:r>
    </w:p>
    <w:p w14:paraId="4F7CB719" w14:textId="4C2406E1" w:rsidR="00327630" w:rsidRDefault="00327630" w:rsidP="00327630">
      <w:pPr>
        <w:pStyle w:val="Caption"/>
      </w:pPr>
      <w:r w:rsidRPr="00411560">
        <w:t xml:space="preserve">Figure </w:t>
      </w:r>
      <w:r w:rsidRPr="00411560">
        <w:fldChar w:fldCharType="begin"/>
      </w:r>
      <w:r w:rsidRPr="00411560">
        <w:instrText xml:space="preserve"> SEQ Figure \* ARABIC </w:instrText>
      </w:r>
      <w:r w:rsidRPr="00411560">
        <w:fldChar w:fldCharType="separate"/>
      </w:r>
      <w:r w:rsidR="001108F9">
        <w:rPr>
          <w:noProof/>
        </w:rPr>
        <w:t>15</w:t>
      </w:r>
      <w:r w:rsidRPr="00411560">
        <w:fldChar w:fldCharType="end"/>
      </w:r>
      <w:r>
        <w:t>:</w:t>
      </w:r>
      <w:r w:rsidRPr="00411560">
        <w:t xml:space="preserve"> </w:t>
      </w:r>
      <w:r w:rsidR="00D3456B">
        <w:t>Syndication Allotment</w:t>
      </w:r>
      <w:r>
        <w:t xml:space="preserve"> Listing Page</w:t>
      </w:r>
    </w:p>
    <w:p w14:paraId="7E8906F4" w14:textId="77777777" w:rsidR="00327630" w:rsidRDefault="00327630" w:rsidP="00327630">
      <w:pPr>
        <w:pStyle w:val="Heading4"/>
      </w:pPr>
      <w:r>
        <w:t>Page Header</w:t>
      </w:r>
    </w:p>
    <w:tbl>
      <w:tblPr>
        <w:tblStyle w:val="TableGrid"/>
        <w:tblW w:w="0" w:type="auto"/>
        <w:tblLook w:val="04A0" w:firstRow="1" w:lastRow="0" w:firstColumn="1" w:lastColumn="0" w:noHBand="0" w:noVBand="1"/>
      </w:tblPr>
      <w:tblGrid>
        <w:gridCol w:w="562"/>
        <w:gridCol w:w="2248"/>
        <w:gridCol w:w="1701"/>
        <w:gridCol w:w="2147"/>
        <w:gridCol w:w="3685"/>
      </w:tblGrid>
      <w:tr w:rsidR="00327630" w:rsidRPr="007C7C7F" w14:paraId="59230AF9" w14:textId="77777777" w:rsidTr="00064D5C">
        <w:tc>
          <w:tcPr>
            <w:tcW w:w="562" w:type="dxa"/>
            <w:shd w:val="clear" w:color="auto" w:fill="E7E6E6" w:themeFill="background2"/>
          </w:tcPr>
          <w:p w14:paraId="69DCCCC7" w14:textId="77777777" w:rsidR="00327630" w:rsidRPr="007D7B67" w:rsidRDefault="00327630" w:rsidP="00064D5C">
            <w:pPr>
              <w:pStyle w:val="NoSpacing"/>
              <w:jc w:val="center"/>
              <w:rPr>
                <w:b/>
                <w:bCs/>
              </w:rPr>
            </w:pPr>
            <w:r w:rsidRPr="007D7B67">
              <w:rPr>
                <w:rFonts w:cstheme="minorHAnsi"/>
                <w:b/>
                <w:bCs/>
              </w:rPr>
              <w:t>S/N</w:t>
            </w:r>
          </w:p>
        </w:tc>
        <w:tc>
          <w:tcPr>
            <w:tcW w:w="2248" w:type="dxa"/>
            <w:shd w:val="clear" w:color="auto" w:fill="E7E6E6" w:themeFill="background2"/>
          </w:tcPr>
          <w:p w14:paraId="56A8DE29" w14:textId="77777777" w:rsidR="00327630" w:rsidRPr="007D7B67" w:rsidRDefault="00327630" w:rsidP="00064D5C">
            <w:pPr>
              <w:pStyle w:val="NoSpacing"/>
              <w:jc w:val="center"/>
              <w:rPr>
                <w:b/>
                <w:bCs/>
              </w:rPr>
            </w:pPr>
            <w:r w:rsidRPr="007D7B67">
              <w:rPr>
                <w:rFonts w:cstheme="minorHAnsi"/>
                <w:b/>
                <w:bCs/>
              </w:rPr>
              <w:t>Name</w:t>
            </w:r>
          </w:p>
        </w:tc>
        <w:tc>
          <w:tcPr>
            <w:tcW w:w="1701" w:type="dxa"/>
            <w:shd w:val="clear" w:color="auto" w:fill="E7E6E6" w:themeFill="background2"/>
          </w:tcPr>
          <w:p w14:paraId="275FAC01" w14:textId="77777777" w:rsidR="00327630" w:rsidRPr="007D7B67" w:rsidRDefault="00327630" w:rsidP="00064D5C">
            <w:pPr>
              <w:pStyle w:val="TableHeading"/>
              <w:jc w:val="center"/>
              <w:rPr>
                <w:rFonts w:asciiTheme="minorHAnsi" w:hAnsiTheme="minorHAnsi" w:cstheme="minorHAnsi"/>
                <w:bCs/>
              </w:rPr>
            </w:pPr>
            <w:r w:rsidRPr="007D7B67">
              <w:rPr>
                <w:rFonts w:asciiTheme="minorHAnsi" w:hAnsiTheme="minorHAnsi" w:cstheme="minorHAnsi"/>
                <w:bCs/>
              </w:rPr>
              <w:t>Type</w:t>
            </w:r>
          </w:p>
          <w:p w14:paraId="1C56656D" w14:textId="77777777" w:rsidR="00327630" w:rsidRPr="007D7B67" w:rsidRDefault="00327630" w:rsidP="00064D5C">
            <w:pPr>
              <w:pStyle w:val="NoSpacing"/>
              <w:jc w:val="center"/>
              <w:rPr>
                <w:b/>
                <w:bCs/>
              </w:rPr>
            </w:pPr>
            <w:r w:rsidRPr="007D7B67">
              <w:rPr>
                <w:rFonts w:cstheme="minorHAnsi"/>
                <w:b/>
                <w:bCs/>
              </w:rPr>
              <w:t>(Max Length)</w:t>
            </w:r>
          </w:p>
        </w:tc>
        <w:tc>
          <w:tcPr>
            <w:tcW w:w="2147" w:type="dxa"/>
            <w:shd w:val="clear" w:color="auto" w:fill="E7E6E6" w:themeFill="background2"/>
          </w:tcPr>
          <w:p w14:paraId="397DCFE1" w14:textId="77777777" w:rsidR="00327630" w:rsidRPr="007D7B67" w:rsidRDefault="00327630" w:rsidP="00064D5C">
            <w:pPr>
              <w:pStyle w:val="NoSpacing"/>
              <w:jc w:val="center"/>
              <w:rPr>
                <w:b/>
                <w:bCs/>
              </w:rPr>
            </w:pPr>
            <w:r w:rsidRPr="007D7B67">
              <w:rPr>
                <w:rFonts w:cstheme="minorHAnsi"/>
                <w:b/>
                <w:bCs/>
              </w:rPr>
              <w:t>Validation Rules</w:t>
            </w:r>
          </w:p>
        </w:tc>
        <w:tc>
          <w:tcPr>
            <w:tcW w:w="3685" w:type="dxa"/>
            <w:shd w:val="clear" w:color="auto" w:fill="E7E6E6" w:themeFill="background2"/>
          </w:tcPr>
          <w:p w14:paraId="2A9CB6F1" w14:textId="77777777" w:rsidR="00327630" w:rsidRPr="007D7B67" w:rsidRDefault="00327630" w:rsidP="00064D5C">
            <w:pPr>
              <w:pStyle w:val="NoSpacing"/>
              <w:jc w:val="center"/>
              <w:rPr>
                <w:rFonts w:cstheme="minorHAnsi"/>
                <w:b/>
                <w:bCs/>
              </w:rPr>
            </w:pPr>
            <w:r>
              <w:rPr>
                <w:rFonts w:cstheme="minorHAnsi"/>
                <w:b/>
                <w:bCs/>
              </w:rPr>
              <w:t>Remarks</w:t>
            </w:r>
          </w:p>
        </w:tc>
      </w:tr>
      <w:tr w:rsidR="00327630" w:rsidRPr="007C7C7F" w14:paraId="5A51098A" w14:textId="77777777" w:rsidTr="00064D5C">
        <w:tc>
          <w:tcPr>
            <w:tcW w:w="562" w:type="dxa"/>
          </w:tcPr>
          <w:p w14:paraId="3068E0FA" w14:textId="77777777" w:rsidR="00327630" w:rsidRPr="007C7C7F" w:rsidRDefault="00327630" w:rsidP="00064D5C">
            <w:pPr>
              <w:pStyle w:val="NoSpacing"/>
            </w:pPr>
            <w:r>
              <w:t>1</w:t>
            </w:r>
          </w:p>
        </w:tc>
        <w:tc>
          <w:tcPr>
            <w:tcW w:w="2248" w:type="dxa"/>
          </w:tcPr>
          <w:p w14:paraId="428BAD96" w14:textId="54BFE0AC" w:rsidR="00327630" w:rsidRPr="007C7C7F" w:rsidRDefault="000332D0" w:rsidP="00064D5C">
            <w:pPr>
              <w:pStyle w:val="NoSpacing"/>
            </w:pPr>
            <w:r>
              <w:rPr>
                <w:rFonts w:cstheme="minorHAnsi"/>
              </w:rPr>
              <w:t>Syndication</w:t>
            </w:r>
          </w:p>
        </w:tc>
        <w:tc>
          <w:tcPr>
            <w:tcW w:w="1701" w:type="dxa"/>
          </w:tcPr>
          <w:p w14:paraId="038F3A5F" w14:textId="77777777" w:rsidR="00327630" w:rsidRPr="00901608" w:rsidRDefault="00327630" w:rsidP="00064D5C">
            <w:pPr>
              <w:pStyle w:val="NoSpacing"/>
            </w:pPr>
            <w:r w:rsidRPr="002923FD">
              <w:rPr>
                <w:rFonts w:cstheme="minorHAnsi"/>
              </w:rPr>
              <w:t xml:space="preserve">Page </w:t>
            </w:r>
            <w:r>
              <w:rPr>
                <w:rFonts w:cstheme="minorHAnsi"/>
              </w:rPr>
              <w:t>t</w:t>
            </w:r>
            <w:r w:rsidRPr="002923FD">
              <w:rPr>
                <w:rFonts w:cstheme="minorHAnsi"/>
              </w:rPr>
              <w:t>itle</w:t>
            </w:r>
          </w:p>
        </w:tc>
        <w:tc>
          <w:tcPr>
            <w:tcW w:w="2147" w:type="dxa"/>
          </w:tcPr>
          <w:p w14:paraId="28BF110D" w14:textId="77777777" w:rsidR="00327630" w:rsidRPr="00901608" w:rsidRDefault="00327630" w:rsidP="00064D5C">
            <w:pPr>
              <w:pStyle w:val="NoSpacing"/>
            </w:pPr>
          </w:p>
        </w:tc>
        <w:tc>
          <w:tcPr>
            <w:tcW w:w="3685" w:type="dxa"/>
          </w:tcPr>
          <w:p w14:paraId="44FDDE96" w14:textId="77777777" w:rsidR="00327630" w:rsidRPr="00901608" w:rsidRDefault="00327630" w:rsidP="00064D5C">
            <w:pPr>
              <w:pStyle w:val="NoSpacing"/>
            </w:pPr>
          </w:p>
        </w:tc>
      </w:tr>
    </w:tbl>
    <w:p w14:paraId="0CC310C6" w14:textId="0563784C" w:rsidR="00327630" w:rsidRPr="007D7B67" w:rsidRDefault="00BB1777" w:rsidP="00327630">
      <w:pPr>
        <w:pStyle w:val="Caption"/>
      </w:pPr>
      <w:r>
        <w:t xml:space="preserve">Table </w:t>
      </w:r>
      <w:r>
        <w:fldChar w:fldCharType="begin"/>
      </w:r>
      <w:r>
        <w:instrText xml:space="preserve"> SEQ Table \* ARABIC </w:instrText>
      </w:r>
      <w:r>
        <w:fldChar w:fldCharType="separate"/>
      </w:r>
      <w:r w:rsidR="001108F9">
        <w:rPr>
          <w:noProof/>
        </w:rPr>
        <w:t>23</w:t>
      </w:r>
      <w:r>
        <w:fldChar w:fldCharType="end"/>
      </w:r>
      <w:r>
        <w:t xml:space="preserve">: </w:t>
      </w:r>
      <w:r w:rsidR="00327630">
        <w:t>Page Header Screen Elements</w:t>
      </w:r>
    </w:p>
    <w:p w14:paraId="326724D7" w14:textId="77777777" w:rsidR="00327630" w:rsidRDefault="00327630" w:rsidP="00327630">
      <w:pPr>
        <w:pStyle w:val="Heading4"/>
      </w:pPr>
      <w:r>
        <w:t>Data Table Action Bar</w:t>
      </w:r>
    </w:p>
    <w:tbl>
      <w:tblPr>
        <w:tblStyle w:val="TableGrid"/>
        <w:tblW w:w="0" w:type="auto"/>
        <w:tblLook w:val="04A0" w:firstRow="1" w:lastRow="0" w:firstColumn="1" w:lastColumn="0" w:noHBand="0" w:noVBand="1"/>
      </w:tblPr>
      <w:tblGrid>
        <w:gridCol w:w="562"/>
        <w:gridCol w:w="2248"/>
        <w:gridCol w:w="1701"/>
        <w:gridCol w:w="2147"/>
        <w:gridCol w:w="3685"/>
      </w:tblGrid>
      <w:tr w:rsidR="00327630" w:rsidRPr="007C7C7F" w14:paraId="5865EAC7" w14:textId="77777777" w:rsidTr="00064D5C">
        <w:tc>
          <w:tcPr>
            <w:tcW w:w="562" w:type="dxa"/>
            <w:shd w:val="clear" w:color="auto" w:fill="E7E6E6" w:themeFill="background2"/>
          </w:tcPr>
          <w:p w14:paraId="39FD2CB0" w14:textId="77777777" w:rsidR="00327630" w:rsidRPr="007D7B67" w:rsidRDefault="00327630" w:rsidP="00064D5C">
            <w:pPr>
              <w:pStyle w:val="NoSpacing"/>
              <w:jc w:val="center"/>
              <w:rPr>
                <w:b/>
                <w:bCs/>
              </w:rPr>
            </w:pPr>
            <w:r w:rsidRPr="007D7B67">
              <w:rPr>
                <w:rFonts w:cstheme="minorHAnsi"/>
                <w:b/>
                <w:bCs/>
              </w:rPr>
              <w:t>S/N</w:t>
            </w:r>
          </w:p>
        </w:tc>
        <w:tc>
          <w:tcPr>
            <w:tcW w:w="2248" w:type="dxa"/>
            <w:shd w:val="clear" w:color="auto" w:fill="E7E6E6" w:themeFill="background2"/>
          </w:tcPr>
          <w:p w14:paraId="40A83AF2" w14:textId="77777777" w:rsidR="00327630" w:rsidRPr="007D7B67" w:rsidRDefault="00327630" w:rsidP="00064D5C">
            <w:pPr>
              <w:pStyle w:val="NoSpacing"/>
              <w:jc w:val="center"/>
              <w:rPr>
                <w:b/>
                <w:bCs/>
              </w:rPr>
            </w:pPr>
            <w:r w:rsidRPr="007D7B67">
              <w:rPr>
                <w:rFonts w:cstheme="minorHAnsi"/>
                <w:b/>
                <w:bCs/>
              </w:rPr>
              <w:t>Name</w:t>
            </w:r>
          </w:p>
        </w:tc>
        <w:tc>
          <w:tcPr>
            <w:tcW w:w="1701" w:type="dxa"/>
            <w:shd w:val="clear" w:color="auto" w:fill="E7E6E6" w:themeFill="background2"/>
          </w:tcPr>
          <w:p w14:paraId="10EA3C0B" w14:textId="77777777" w:rsidR="00327630" w:rsidRPr="007D7B67" w:rsidRDefault="00327630" w:rsidP="00064D5C">
            <w:pPr>
              <w:pStyle w:val="TableHeading"/>
              <w:jc w:val="center"/>
              <w:rPr>
                <w:rFonts w:asciiTheme="minorHAnsi" w:hAnsiTheme="minorHAnsi" w:cstheme="minorHAnsi"/>
                <w:bCs/>
              </w:rPr>
            </w:pPr>
            <w:r w:rsidRPr="007D7B67">
              <w:rPr>
                <w:rFonts w:asciiTheme="minorHAnsi" w:hAnsiTheme="minorHAnsi" w:cstheme="minorHAnsi"/>
                <w:bCs/>
              </w:rPr>
              <w:t>Type</w:t>
            </w:r>
          </w:p>
          <w:p w14:paraId="050E3B94" w14:textId="77777777" w:rsidR="00327630" w:rsidRPr="007D7B67" w:rsidRDefault="00327630" w:rsidP="00064D5C">
            <w:pPr>
              <w:pStyle w:val="NoSpacing"/>
              <w:jc w:val="center"/>
              <w:rPr>
                <w:b/>
                <w:bCs/>
              </w:rPr>
            </w:pPr>
            <w:r w:rsidRPr="007D7B67">
              <w:rPr>
                <w:rFonts w:cstheme="minorHAnsi"/>
                <w:b/>
                <w:bCs/>
              </w:rPr>
              <w:t>(Max Length)</w:t>
            </w:r>
          </w:p>
        </w:tc>
        <w:tc>
          <w:tcPr>
            <w:tcW w:w="2147" w:type="dxa"/>
            <w:shd w:val="clear" w:color="auto" w:fill="E7E6E6" w:themeFill="background2"/>
          </w:tcPr>
          <w:p w14:paraId="0E105E7B" w14:textId="77777777" w:rsidR="00327630" w:rsidRPr="007D7B67" w:rsidRDefault="00327630" w:rsidP="00064D5C">
            <w:pPr>
              <w:pStyle w:val="NoSpacing"/>
              <w:jc w:val="center"/>
              <w:rPr>
                <w:b/>
                <w:bCs/>
              </w:rPr>
            </w:pPr>
            <w:r w:rsidRPr="007D7B67">
              <w:rPr>
                <w:rFonts w:cstheme="minorHAnsi"/>
                <w:b/>
                <w:bCs/>
              </w:rPr>
              <w:t>Validation Rules</w:t>
            </w:r>
          </w:p>
        </w:tc>
        <w:tc>
          <w:tcPr>
            <w:tcW w:w="3685" w:type="dxa"/>
            <w:shd w:val="clear" w:color="auto" w:fill="E7E6E6" w:themeFill="background2"/>
          </w:tcPr>
          <w:p w14:paraId="250553A0" w14:textId="77777777" w:rsidR="00327630" w:rsidRPr="007D7B67" w:rsidRDefault="00327630" w:rsidP="00064D5C">
            <w:pPr>
              <w:pStyle w:val="NoSpacing"/>
              <w:jc w:val="center"/>
              <w:rPr>
                <w:rFonts w:cstheme="minorHAnsi"/>
                <w:b/>
                <w:bCs/>
              </w:rPr>
            </w:pPr>
            <w:r>
              <w:rPr>
                <w:rFonts w:cstheme="minorHAnsi"/>
                <w:b/>
                <w:bCs/>
              </w:rPr>
              <w:t>Remarks</w:t>
            </w:r>
          </w:p>
        </w:tc>
      </w:tr>
      <w:tr w:rsidR="00327630" w:rsidRPr="007C7C7F" w14:paraId="48061547" w14:textId="77777777" w:rsidTr="00064D5C">
        <w:tc>
          <w:tcPr>
            <w:tcW w:w="562" w:type="dxa"/>
          </w:tcPr>
          <w:p w14:paraId="58ECC356" w14:textId="77777777" w:rsidR="00327630" w:rsidRDefault="00327630" w:rsidP="00064D5C">
            <w:pPr>
              <w:pStyle w:val="NoSpacing"/>
              <w:rPr>
                <w:rFonts w:cstheme="minorHAnsi"/>
              </w:rPr>
            </w:pPr>
            <w:r>
              <w:rPr>
                <w:rFonts w:cstheme="minorHAnsi"/>
              </w:rPr>
              <w:t>1</w:t>
            </w:r>
          </w:p>
        </w:tc>
        <w:tc>
          <w:tcPr>
            <w:tcW w:w="2248" w:type="dxa"/>
          </w:tcPr>
          <w:p w14:paraId="0E0E9B6D" w14:textId="0166518B" w:rsidR="00327630" w:rsidRDefault="000332D0" w:rsidP="00064D5C">
            <w:pPr>
              <w:pStyle w:val="NoSpacing"/>
              <w:rPr>
                <w:rFonts w:cstheme="minorHAnsi"/>
              </w:rPr>
            </w:pPr>
            <w:r>
              <w:rPr>
                <w:rFonts w:cstheme="minorHAnsi"/>
              </w:rPr>
              <w:t>Allotment from</w:t>
            </w:r>
          </w:p>
        </w:tc>
        <w:tc>
          <w:tcPr>
            <w:tcW w:w="1701" w:type="dxa"/>
          </w:tcPr>
          <w:p w14:paraId="616D6EA0" w14:textId="4D52EF47" w:rsidR="00327630" w:rsidRPr="002923FD" w:rsidRDefault="000332D0" w:rsidP="00064D5C">
            <w:pPr>
              <w:pStyle w:val="NoSpacing"/>
              <w:rPr>
                <w:rFonts w:cstheme="minorHAnsi"/>
              </w:rPr>
            </w:pPr>
            <w:r>
              <w:rPr>
                <w:rFonts w:cstheme="minorHAnsi"/>
              </w:rPr>
              <w:t>Date picker</w:t>
            </w:r>
          </w:p>
        </w:tc>
        <w:tc>
          <w:tcPr>
            <w:tcW w:w="2147" w:type="dxa"/>
          </w:tcPr>
          <w:p w14:paraId="3E39DBA6" w14:textId="77777777" w:rsidR="00327630" w:rsidRPr="00901608" w:rsidRDefault="00327630" w:rsidP="00064D5C">
            <w:pPr>
              <w:pStyle w:val="NoSpacing"/>
            </w:pPr>
          </w:p>
        </w:tc>
        <w:tc>
          <w:tcPr>
            <w:tcW w:w="3685" w:type="dxa"/>
          </w:tcPr>
          <w:p w14:paraId="06821902" w14:textId="1EB7E52B" w:rsidR="00327630" w:rsidRDefault="00327630" w:rsidP="000332D0">
            <w:pPr>
              <w:pStyle w:val="NoSpacing"/>
            </w:pPr>
            <w:r>
              <w:t xml:space="preserve">To filter for </w:t>
            </w:r>
            <w:r w:rsidR="000332D0">
              <w:t>Allotment date. The date selected is inclusive</w:t>
            </w:r>
          </w:p>
        </w:tc>
      </w:tr>
      <w:tr w:rsidR="000332D0" w:rsidRPr="007C7C7F" w14:paraId="3FF0F4F4" w14:textId="77777777" w:rsidTr="00064D5C">
        <w:tc>
          <w:tcPr>
            <w:tcW w:w="562" w:type="dxa"/>
          </w:tcPr>
          <w:p w14:paraId="6F2DC764" w14:textId="19F210E1" w:rsidR="000332D0" w:rsidRDefault="000332D0" w:rsidP="00064D5C">
            <w:pPr>
              <w:pStyle w:val="NoSpacing"/>
              <w:rPr>
                <w:rFonts w:cstheme="minorHAnsi"/>
              </w:rPr>
            </w:pPr>
            <w:r>
              <w:rPr>
                <w:rFonts w:cstheme="minorHAnsi"/>
              </w:rPr>
              <w:t>2</w:t>
            </w:r>
          </w:p>
        </w:tc>
        <w:tc>
          <w:tcPr>
            <w:tcW w:w="2248" w:type="dxa"/>
          </w:tcPr>
          <w:p w14:paraId="4A474B5A" w14:textId="1BC369CC" w:rsidR="000332D0" w:rsidRDefault="000332D0" w:rsidP="00064D5C">
            <w:pPr>
              <w:pStyle w:val="NoSpacing"/>
              <w:rPr>
                <w:rFonts w:cstheme="minorHAnsi"/>
              </w:rPr>
            </w:pPr>
            <w:r>
              <w:rPr>
                <w:rFonts w:cstheme="minorHAnsi"/>
              </w:rPr>
              <w:t>To</w:t>
            </w:r>
          </w:p>
        </w:tc>
        <w:tc>
          <w:tcPr>
            <w:tcW w:w="1701" w:type="dxa"/>
          </w:tcPr>
          <w:p w14:paraId="2C2297A2" w14:textId="01B24FF7" w:rsidR="000332D0" w:rsidRDefault="000332D0" w:rsidP="00064D5C">
            <w:pPr>
              <w:pStyle w:val="NoSpacing"/>
              <w:rPr>
                <w:rFonts w:cstheme="minorHAnsi"/>
              </w:rPr>
            </w:pPr>
            <w:r>
              <w:rPr>
                <w:rFonts w:cstheme="minorHAnsi"/>
              </w:rPr>
              <w:t>Date picker</w:t>
            </w:r>
          </w:p>
        </w:tc>
        <w:tc>
          <w:tcPr>
            <w:tcW w:w="2147" w:type="dxa"/>
          </w:tcPr>
          <w:p w14:paraId="461FF6D2" w14:textId="77777777" w:rsidR="000332D0" w:rsidRPr="00901608" w:rsidRDefault="000332D0" w:rsidP="00064D5C">
            <w:pPr>
              <w:pStyle w:val="NoSpacing"/>
            </w:pPr>
          </w:p>
        </w:tc>
        <w:tc>
          <w:tcPr>
            <w:tcW w:w="3685" w:type="dxa"/>
          </w:tcPr>
          <w:p w14:paraId="5F6D74C8" w14:textId="77777777" w:rsidR="000332D0" w:rsidRDefault="000332D0" w:rsidP="00064D5C">
            <w:pPr>
              <w:pStyle w:val="NoSpacing"/>
            </w:pPr>
            <w:r>
              <w:t xml:space="preserve">To filter for Allotment date. The date selected is inclusive. </w:t>
            </w:r>
          </w:p>
          <w:p w14:paraId="068488AB" w14:textId="77777777" w:rsidR="000332D0" w:rsidRDefault="000332D0" w:rsidP="00064D5C">
            <w:pPr>
              <w:pStyle w:val="NoSpacing"/>
            </w:pPr>
          </w:p>
          <w:p w14:paraId="534CAF61" w14:textId="0723E933" w:rsidR="000332D0" w:rsidRDefault="000332D0" w:rsidP="00064D5C">
            <w:pPr>
              <w:pStyle w:val="NoSpacing"/>
            </w:pPr>
            <w:r>
              <w:t xml:space="preserve">Earliest allowed date is the value of the Allotment from field. Latest allowed date is the current date. </w:t>
            </w:r>
          </w:p>
        </w:tc>
      </w:tr>
      <w:tr w:rsidR="000332D0" w:rsidRPr="007C7C7F" w14:paraId="12EA6BFB" w14:textId="77777777" w:rsidTr="00064D5C">
        <w:tc>
          <w:tcPr>
            <w:tcW w:w="562" w:type="dxa"/>
          </w:tcPr>
          <w:p w14:paraId="154944FC" w14:textId="463D4803" w:rsidR="000332D0" w:rsidRDefault="000332D0" w:rsidP="00064D5C">
            <w:pPr>
              <w:pStyle w:val="NoSpacing"/>
              <w:rPr>
                <w:rFonts w:cstheme="minorHAnsi"/>
              </w:rPr>
            </w:pPr>
            <w:r>
              <w:rPr>
                <w:rFonts w:cstheme="minorHAnsi"/>
              </w:rPr>
              <w:t>3</w:t>
            </w:r>
          </w:p>
        </w:tc>
        <w:tc>
          <w:tcPr>
            <w:tcW w:w="2248" w:type="dxa"/>
          </w:tcPr>
          <w:p w14:paraId="36E83E94" w14:textId="316D1214" w:rsidR="000332D0" w:rsidRDefault="000332D0" w:rsidP="00064D5C">
            <w:pPr>
              <w:pStyle w:val="NoSpacing"/>
              <w:rPr>
                <w:rFonts w:cstheme="minorHAnsi"/>
              </w:rPr>
            </w:pPr>
            <w:r>
              <w:rPr>
                <w:rFonts w:cstheme="minorHAnsi"/>
              </w:rPr>
              <w:t>SGS type</w:t>
            </w:r>
          </w:p>
        </w:tc>
        <w:tc>
          <w:tcPr>
            <w:tcW w:w="1701" w:type="dxa"/>
          </w:tcPr>
          <w:p w14:paraId="06B5951A" w14:textId="0D38E359" w:rsidR="000332D0" w:rsidRDefault="000332D0" w:rsidP="00064D5C">
            <w:pPr>
              <w:pStyle w:val="NoSpacing"/>
              <w:rPr>
                <w:rFonts w:cstheme="minorHAnsi"/>
              </w:rPr>
            </w:pPr>
            <w:r>
              <w:rPr>
                <w:rFonts w:cstheme="minorHAnsi"/>
              </w:rPr>
              <w:t>Dropdown</w:t>
            </w:r>
          </w:p>
        </w:tc>
        <w:tc>
          <w:tcPr>
            <w:tcW w:w="2147" w:type="dxa"/>
          </w:tcPr>
          <w:p w14:paraId="7F25B80B" w14:textId="77777777" w:rsidR="000332D0" w:rsidRPr="00901608" w:rsidRDefault="000332D0" w:rsidP="00064D5C">
            <w:pPr>
              <w:pStyle w:val="NoSpacing"/>
            </w:pPr>
          </w:p>
        </w:tc>
        <w:tc>
          <w:tcPr>
            <w:tcW w:w="3685" w:type="dxa"/>
          </w:tcPr>
          <w:p w14:paraId="6F0955DF" w14:textId="1F6AE67A" w:rsidR="000332D0" w:rsidRDefault="000332D0" w:rsidP="00064D5C">
            <w:pPr>
              <w:pStyle w:val="NoSpacing"/>
            </w:pPr>
            <w:r>
              <w:t xml:space="preserve">Options available are: </w:t>
            </w:r>
          </w:p>
          <w:p w14:paraId="63189449" w14:textId="1A52760A" w:rsidR="000332D0" w:rsidRDefault="000332D0" w:rsidP="000332D0">
            <w:pPr>
              <w:pStyle w:val="ListParagraph"/>
            </w:pPr>
            <w:r>
              <w:t>SGS (infra)</w:t>
            </w:r>
          </w:p>
          <w:p w14:paraId="4D159E4F" w14:textId="38E74FA6" w:rsidR="000332D0" w:rsidRDefault="000332D0" w:rsidP="000332D0">
            <w:pPr>
              <w:pStyle w:val="ListParagraph"/>
            </w:pPr>
            <w:r>
              <w:t>SGS (MD)</w:t>
            </w:r>
          </w:p>
          <w:p w14:paraId="4643A9E7" w14:textId="042E3341" w:rsidR="000332D0" w:rsidRDefault="000332D0" w:rsidP="000332D0">
            <w:pPr>
              <w:pStyle w:val="ListParagraph"/>
            </w:pPr>
            <w:r>
              <w:t>Green SGS (infra)</w:t>
            </w:r>
          </w:p>
          <w:p w14:paraId="651287A3" w14:textId="3EEB1C47" w:rsidR="000332D0" w:rsidRPr="000332D0" w:rsidRDefault="000332D0" w:rsidP="00064D5C">
            <w:pPr>
              <w:pStyle w:val="NoSpacing"/>
            </w:pPr>
            <w:r>
              <w:t xml:space="preserve">Additional options are available should new SGS type be added in in the parameter settings. Refer to the </w:t>
            </w:r>
            <w:r w:rsidRPr="000332D0">
              <w:rPr>
                <w:i/>
                <w:iCs/>
              </w:rPr>
              <w:t>MAS_OMEGA – Functional Specifications Document (Administration).docx</w:t>
            </w:r>
            <w:r>
              <w:rPr>
                <w:i/>
                <w:iCs/>
              </w:rPr>
              <w:t xml:space="preserve"> </w:t>
            </w:r>
            <w:r>
              <w:t>for more information.</w:t>
            </w:r>
          </w:p>
        </w:tc>
      </w:tr>
    </w:tbl>
    <w:p w14:paraId="2C6B1D6F" w14:textId="36DEDFEF" w:rsidR="00327630" w:rsidRPr="00C96648" w:rsidRDefault="00BB1777" w:rsidP="00327630">
      <w:pPr>
        <w:pStyle w:val="Caption"/>
      </w:pPr>
      <w:r>
        <w:t xml:space="preserve">Table </w:t>
      </w:r>
      <w:r>
        <w:fldChar w:fldCharType="begin"/>
      </w:r>
      <w:r>
        <w:instrText xml:space="preserve"> SEQ Table \* ARABIC </w:instrText>
      </w:r>
      <w:r>
        <w:fldChar w:fldCharType="separate"/>
      </w:r>
      <w:r w:rsidR="001108F9">
        <w:rPr>
          <w:noProof/>
        </w:rPr>
        <w:t>24</w:t>
      </w:r>
      <w:r>
        <w:fldChar w:fldCharType="end"/>
      </w:r>
      <w:r>
        <w:t xml:space="preserve">: </w:t>
      </w:r>
      <w:r w:rsidR="00327630">
        <w:t>Data Table Action Bar Screen Elements</w:t>
      </w:r>
    </w:p>
    <w:p w14:paraId="24550098" w14:textId="77777777" w:rsidR="00327630" w:rsidRPr="007D7B67" w:rsidRDefault="00327630" w:rsidP="00327630">
      <w:pPr>
        <w:pStyle w:val="Heading4"/>
      </w:pPr>
      <w:r>
        <w:lastRenderedPageBreak/>
        <w:t>Data Table</w:t>
      </w:r>
    </w:p>
    <w:tbl>
      <w:tblPr>
        <w:tblStyle w:val="TableGrid"/>
        <w:tblW w:w="0" w:type="auto"/>
        <w:tblLook w:val="04A0" w:firstRow="1" w:lastRow="0" w:firstColumn="1" w:lastColumn="0" w:noHBand="0" w:noVBand="1"/>
      </w:tblPr>
      <w:tblGrid>
        <w:gridCol w:w="562"/>
        <w:gridCol w:w="2248"/>
        <w:gridCol w:w="1701"/>
        <w:gridCol w:w="2147"/>
        <w:gridCol w:w="3685"/>
      </w:tblGrid>
      <w:tr w:rsidR="00327630" w:rsidRPr="007C7C7F" w14:paraId="7DC55B8A" w14:textId="77777777" w:rsidTr="006E57A6">
        <w:tc>
          <w:tcPr>
            <w:tcW w:w="562" w:type="dxa"/>
            <w:shd w:val="clear" w:color="auto" w:fill="E7E6E6" w:themeFill="background2"/>
          </w:tcPr>
          <w:p w14:paraId="6C0495D1" w14:textId="77777777" w:rsidR="00327630" w:rsidRPr="007D7B67" w:rsidRDefault="00327630" w:rsidP="00064D5C">
            <w:pPr>
              <w:pStyle w:val="NoSpacing"/>
              <w:jc w:val="center"/>
              <w:rPr>
                <w:b/>
                <w:bCs/>
              </w:rPr>
            </w:pPr>
            <w:r w:rsidRPr="007D7B67">
              <w:rPr>
                <w:rFonts w:cstheme="minorHAnsi"/>
                <w:b/>
                <w:bCs/>
              </w:rPr>
              <w:t>S/N</w:t>
            </w:r>
          </w:p>
        </w:tc>
        <w:tc>
          <w:tcPr>
            <w:tcW w:w="2248" w:type="dxa"/>
            <w:shd w:val="clear" w:color="auto" w:fill="E7E6E6" w:themeFill="background2"/>
          </w:tcPr>
          <w:p w14:paraId="06F46186" w14:textId="77777777" w:rsidR="00327630" w:rsidRPr="007D7B67" w:rsidRDefault="00327630" w:rsidP="00064D5C">
            <w:pPr>
              <w:pStyle w:val="NoSpacing"/>
              <w:jc w:val="center"/>
              <w:rPr>
                <w:b/>
                <w:bCs/>
              </w:rPr>
            </w:pPr>
            <w:r w:rsidRPr="007D7B67">
              <w:rPr>
                <w:rFonts w:cstheme="minorHAnsi"/>
                <w:b/>
                <w:bCs/>
              </w:rPr>
              <w:t>Name</w:t>
            </w:r>
          </w:p>
        </w:tc>
        <w:tc>
          <w:tcPr>
            <w:tcW w:w="1701" w:type="dxa"/>
            <w:shd w:val="clear" w:color="auto" w:fill="E7E6E6" w:themeFill="background2"/>
          </w:tcPr>
          <w:p w14:paraId="684E090D" w14:textId="77777777" w:rsidR="00327630" w:rsidRPr="007D7B67" w:rsidRDefault="00327630" w:rsidP="00064D5C">
            <w:pPr>
              <w:pStyle w:val="TableHeading"/>
              <w:jc w:val="center"/>
              <w:rPr>
                <w:rFonts w:asciiTheme="minorHAnsi" w:hAnsiTheme="minorHAnsi" w:cstheme="minorHAnsi"/>
                <w:bCs/>
              </w:rPr>
            </w:pPr>
            <w:r w:rsidRPr="007D7B67">
              <w:rPr>
                <w:rFonts w:asciiTheme="minorHAnsi" w:hAnsiTheme="minorHAnsi" w:cstheme="minorHAnsi"/>
                <w:bCs/>
              </w:rPr>
              <w:t>Type</w:t>
            </w:r>
          </w:p>
          <w:p w14:paraId="14BE1A7B" w14:textId="77777777" w:rsidR="00327630" w:rsidRPr="007D7B67" w:rsidRDefault="00327630" w:rsidP="00064D5C">
            <w:pPr>
              <w:pStyle w:val="NoSpacing"/>
              <w:jc w:val="center"/>
              <w:rPr>
                <w:b/>
                <w:bCs/>
              </w:rPr>
            </w:pPr>
            <w:r w:rsidRPr="007D7B67">
              <w:rPr>
                <w:rFonts w:cstheme="minorHAnsi"/>
                <w:b/>
                <w:bCs/>
              </w:rPr>
              <w:t>(Max Length)</w:t>
            </w:r>
          </w:p>
        </w:tc>
        <w:tc>
          <w:tcPr>
            <w:tcW w:w="2147" w:type="dxa"/>
            <w:shd w:val="clear" w:color="auto" w:fill="E7E6E6" w:themeFill="background2"/>
          </w:tcPr>
          <w:p w14:paraId="5C0AA398" w14:textId="77777777" w:rsidR="00327630" w:rsidRPr="007D7B67" w:rsidRDefault="00327630" w:rsidP="00064D5C">
            <w:pPr>
              <w:pStyle w:val="NoSpacing"/>
              <w:jc w:val="center"/>
              <w:rPr>
                <w:b/>
                <w:bCs/>
              </w:rPr>
            </w:pPr>
            <w:r w:rsidRPr="007D7B67">
              <w:rPr>
                <w:rFonts w:cstheme="minorHAnsi"/>
                <w:b/>
                <w:bCs/>
              </w:rPr>
              <w:t>Validation Rules</w:t>
            </w:r>
          </w:p>
        </w:tc>
        <w:tc>
          <w:tcPr>
            <w:tcW w:w="3685" w:type="dxa"/>
            <w:shd w:val="clear" w:color="auto" w:fill="E7E6E6" w:themeFill="background2"/>
          </w:tcPr>
          <w:p w14:paraId="1F32DFED" w14:textId="77777777" w:rsidR="00327630" w:rsidRPr="007D7B67" w:rsidRDefault="00327630" w:rsidP="00064D5C">
            <w:pPr>
              <w:pStyle w:val="NoSpacing"/>
              <w:jc w:val="center"/>
              <w:rPr>
                <w:rFonts w:cstheme="minorHAnsi"/>
                <w:b/>
                <w:bCs/>
              </w:rPr>
            </w:pPr>
            <w:r>
              <w:rPr>
                <w:rFonts w:cstheme="minorHAnsi"/>
                <w:b/>
                <w:bCs/>
              </w:rPr>
              <w:t>Remarks</w:t>
            </w:r>
          </w:p>
        </w:tc>
      </w:tr>
      <w:tr w:rsidR="006E57A6" w:rsidRPr="007C7C7F" w14:paraId="5EF8234C" w14:textId="77777777" w:rsidTr="006E57A6">
        <w:tc>
          <w:tcPr>
            <w:tcW w:w="562" w:type="dxa"/>
          </w:tcPr>
          <w:p w14:paraId="1755B22C" w14:textId="77777777" w:rsidR="006E57A6" w:rsidRDefault="006E57A6" w:rsidP="00064D5C">
            <w:pPr>
              <w:pStyle w:val="NoSpacing"/>
              <w:rPr>
                <w:rFonts w:cstheme="minorHAnsi"/>
              </w:rPr>
            </w:pPr>
            <w:r>
              <w:rPr>
                <w:rFonts w:cstheme="minorHAnsi"/>
              </w:rPr>
              <w:t>1</w:t>
            </w:r>
          </w:p>
        </w:tc>
        <w:tc>
          <w:tcPr>
            <w:tcW w:w="2248" w:type="dxa"/>
          </w:tcPr>
          <w:p w14:paraId="4DA11155" w14:textId="4D85DE17" w:rsidR="006E57A6" w:rsidRDefault="006E57A6" w:rsidP="00064D5C">
            <w:pPr>
              <w:pStyle w:val="NoSpacing"/>
            </w:pPr>
            <w:r>
              <w:t>Checkbox</w:t>
            </w:r>
          </w:p>
        </w:tc>
        <w:tc>
          <w:tcPr>
            <w:tcW w:w="1701" w:type="dxa"/>
          </w:tcPr>
          <w:p w14:paraId="3722D16E" w14:textId="43DCFCC9" w:rsidR="006E57A6" w:rsidRPr="004B75A3" w:rsidRDefault="006E57A6" w:rsidP="00064D5C">
            <w:pPr>
              <w:pStyle w:val="NoSpacing"/>
            </w:pPr>
            <w:r>
              <w:t>Checkbox</w:t>
            </w:r>
          </w:p>
        </w:tc>
        <w:tc>
          <w:tcPr>
            <w:tcW w:w="2147" w:type="dxa"/>
          </w:tcPr>
          <w:p w14:paraId="4DC943D9" w14:textId="77777777" w:rsidR="006E57A6" w:rsidRPr="00901608" w:rsidRDefault="006E57A6" w:rsidP="00064D5C">
            <w:pPr>
              <w:pStyle w:val="NoSpacing"/>
            </w:pPr>
          </w:p>
        </w:tc>
        <w:tc>
          <w:tcPr>
            <w:tcW w:w="3685" w:type="dxa"/>
          </w:tcPr>
          <w:p w14:paraId="65CB15FB" w14:textId="77777777" w:rsidR="00006662" w:rsidRDefault="00006662" w:rsidP="00006662">
            <w:pPr>
              <w:pStyle w:val="NoSpacing"/>
            </w:pPr>
            <w:r>
              <w:t xml:space="preserve">This is to select the allotments meant for verification. </w:t>
            </w:r>
          </w:p>
          <w:p w14:paraId="3B1726C9" w14:textId="77777777" w:rsidR="00006662" w:rsidRDefault="00006662" w:rsidP="00006662">
            <w:pPr>
              <w:pStyle w:val="NoSpacing"/>
            </w:pPr>
          </w:p>
          <w:p w14:paraId="3D3CC256" w14:textId="35D81CB4" w:rsidR="006E57A6" w:rsidRDefault="00006662" w:rsidP="00064D5C">
            <w:pPr>
              <w:pStyle w:val="NoSpacing"/>
            </w:pPr>
            <w:r>
              <w:t xml:space="preserve">Allotments that are visible in the table but are not in “Pending verification” status will have this checkbox disabled. </w:t>
            </w:r>
          </w:p>
        </w:tc>
      </w:tr>
      <w:tr w:rsidR="006E57A6" w:rsidRPr="007C7C7F" w14:paraId="7CE70A9C" w14:textId="77777777" w:rsidTr="006E57A6">
        <w:tc>
          <w:tcPr>
            <w:tcW w:w="562" w:type="dxa"/>
          </w:tcPr>
          <w:p w14:paraId="706F1471" w14:textId="77777777" w:rsidR="006E57A6" w:rsidRPr="007C7C7F" w:rsidRDefault="006E57A6" w:rsidP="008301F0">
            <w:pPr>
              <w:pStyle w:val="NoSpacing"/>
            </w:pPr>
            <w:r>
              <w:t>2</w:t>
            </w:r>
          </w:p>
        </w:tc>
        <w:tc>
          <w:tcPr>
            <w:tcW w:w="2248" w:type="dxa"/>
          </w:tcPr>
          <w:p w14:paraId="70701A39" w14:textId="088EB3D0" w:rsidR="006E57A6" w:rsidRPr="007C7C7F" w:rsidRDefault="006E57A6" w:rsidP="008301F0">
            <w:pPr>
              <w:pStyle w:val="NoSpacing"/>
            </w:pPr>
            <w:r>
              <w:t>Issue code</w:t>
            </w:r>
          </w:p>
        </w:tc>
        <w:tc>
          <w:tcPr>
            <w:tcW w:w="1701" w:type="dxa"/>
          </w:tcPr>
          <w:p w14:paraId="17AB018F" w14:textId="1AE56F58" w:rsidR="006E57A6" w:rsidRPr="00901608" w:rsidRDefault="006E57A6" w:rsidP="008301F0">
            <w:pPr>
              <w:pStyle w:val="NoSpacing"/>
            </w:pPr>
            <w:r w:rsidRPr="004B75A3">
              <w:t>Label (with hyperlink)</w:t>
            </w:r>
          </w:p>
        </w:tc>
        <w:tc>
          <w:tcPr>
            <w:tcW w:w="2147" w:type="dxa"/>
          </w:tcPr>
          <w:p w14:paraId="16678060" w14:textId="77777777" w:rsidR="006E57A6" w:rsidRPr="00901608" w:rsidRDefault="006E57A6" w:rsidP="008301F0">
            <w:pPr>
              <w:pStyle w:val="NoSpacing"/>
            </w:pPr>
          </w:p>
        </w:tc>
        <w:tc>
          <w:tcPr>
            <w:tcW w:w="3685" w:type="dxa"/>
          </w:tcPr>
          <w:p w14:paraId="1BB4A9E9" w14:textId="1F14B0A8" w:rsidR="006E57A6" w:rsidRPr="00901608" w:rsidRDefault="006E57A6" w:rsidP="008301F0">
            <w:pPr>
              <w:pStyle w:val="NoSpacing"/>
            </w:pPr>
            <w:r>
              <w:t>Clicking on the hyperlink navigates the user to the Syndication Allotment Page.</w:t>
            </w:r>
          </w:p>
        </w:tc>
      </w:tr>
      <w:tr w:rsidR="006E57A6" w:rsidRPr="007C7C7F" w14:paraId="52DEB28D" w14:textId="77777777" w:rsidTr="006E57A6">
        <w:tc>
          <w:tcPr>
            <w:tcW w:w="562" w:type="dxa"/>
          </w:tcPr>
          <w:p w14:paraId="468F0100" w14:textId="77777777" w:rsidR="006E57A6" w:rsidRDefault="006E57A6" w:rsidP="008301F0">
            <w:pPr>
              <w:pStyle w:val="NoSpacing"/>
              <w:rPr>
                <w:rFonts w:cstheme="minorHAnsi"/>
              </w:rPr>
            </w:pPr>
            <w:r>
              <w:rPr>
                <w:rFonts w:cstheme="minorHAnsi"/>
              </w:rPr>
              <w:t>3</w:t>
            </w:r>
          </w:p>
        </w:tc>
        <w:tc>
          <w:tcPr>
            <w:tcW w:w="2248" w:type="dxa"/>
          </w:tcPr>
          <w:p w14:paraId="7726406D" w14:textId="1467DBDE" w:rsidR="006E57A6" w:rsidRDefault="006E57A6" w:rsidP="008301F0">
            <w:pPr>
              <w:pStyle w:val="NoSpacing"/>
              <w:rPr>
                <w:rFonts w:cstheme="minorHAnsi"/>
              </w:rPr>
            </w:pPr>
            <w:r>
              <w:rPr>
                <w:rFonts w:cstheme="minorHAnsi"/>
              </w:rPr>
              <w:t>Tenor</w:t>
            </w:r>
          </w:p>
        </w:tc>
        <w:tc>
          <w:tcPr>
            <w:tcW w:w="1701" w:type="dxa"/>
          </w:tcPr>
          <w:p w14:paraId="1182973A" w14:textId="65921F80" w:rsidR="006E57A6" w:rsidRPr="002923FD" w:rsidRDefault="006E57A6" w:rsidP="008301F0">
            <w:pPr>
              <w:pStyle w:val="NoSpacing"/>
              <w:rPr>
                <w:rFonts w:cstheme="minorHAnsi"/>
              </w:rPr>
            </w:pPr>
            <w:r w:rsidRPr="00BE0D71">
              <w:t>Label</w:t>
            </w:r>
          </w:p>
        </w:tc>
        <w:tc>
          <w:tcPr>
            <w:tcW w:w="2147" w:type="dxa"/>
          </w:tcPr>
          <w:p w14:paraId="59F048D6" w14:textId="77777777" w:rsidR="006E57A6" w:rsidRPr="00901608" w:rsidRDefault="006E57A6" w:rsidP="008301F0">
            <w:pPr>
              <w:pStyle w:val="NoSpacing"/>
            </w:pPr>
          </w:p>
        </w:tc>
        <w:tc>
          <w:tcPr>
            <w:tcW w:w="3685" w:type="dxa"/>
          </w:tcPr>
          <w:p w14:paraId="61F0183C" w14:textId="31CF65B7" w:rsidR="006E57A6" w:rsidRPr="00901608" w:rsidRDefault="006E57A6" w:rsidP="008301F0">
            <w:pPr>
              <w:pStyle w:val="NoSpacing"/>
            </w:pPr>
            <w:r>
              <w:t xml:space="preserve">For SGS bonds, add </w:t>
            </w:r>
            <w:r w:rsidRPr="00FB2B1D">
              <w:t>“(BM)” or</w:t>
            </w:r>
            <w:r>
              <w:t xml:space="preserve"> “(Non-BM)” depending on whether the Benchmark field value is “Yes” or “No”.</w:t>
            </w:r>
          </w:p>
        </w:tc>
      </w:tr>
      <w:tr w:rsidR="006E57A6" w:rsidRPr="007C7C7F" w14:paraId="27B84724" w14:textId="77777777" w:rsidTr="006E57A6">
        <w:tc>
          <w:tcPr>
            <w:tcW w:w="562" w:type="dxa"/>
          </w:tcPr>
          <w:p w14:paraId="4474B59F" w14:textId="77777777" w:rsidR="006E57A6" w:rsidRDefault="006E57A6" w:rsidP="008301F0">
            <w:pPr>
              <w:pStyle w:val="NoSpacing"/>
              <w:rPr>
                <w:rFonts w:cstheme="minorHAnsi"/>
              </w:rPr>
            </w:pPr>
            <w:r>
              <w:rPr>
                <w:rFonts w:cstheme="minorHAnsi"/>
              </w:rPr>
              <w:t>4</w:t>
            </w:r>
          </w:p>
        </w:tc>
        <w:tc>
          <w:tcPr>
            <w:tcW w:w="2248" w:type="dxa"/>
          </w:tcPr>
          <w:p w14:paraId="4C686BE7" w14:textId="05F088B3" w:rsidR="006E57A6" w:rsidRDefault="006E57A6" w:rsidP="008301F0">
            <w:pPr>
              <w:pStyle w:val="NoSpacing"/>
              <w:rPr>
                <w:rFonts w:cstheme="minorHAnsi"/>
              </w:rPr>
            </w:pPr>
            <w:r>
              <w:rPr>
                <w:rFonts w:cstheme="minorHAnsi"/>
              </w:rPr>
              <w:t>New / reopen</w:t>
            </w:r>
          </w:p>
        </w:tc>
        <w:tc>
          <w:tcPr>
            <w:tcW w:w="1701" w:type="dxa"/>
          </w:tcPr>
          <w:p w14:paraId="5D006045" w14:textId="0D6BD37C" w:rsidR="006E57A6" w:rsidRPr="00BE0D71" w:rsidRDefault="006E57A6" w:rsidP="008301F0">
            <w:pPr>
              <w:pStyle w:val="NoSpacing"/>
            </w:pPr>
            <w:r w:rsidRPr="00BE0D71">
              <w:t>Label</w:t>
            </w:r>
          </w:p>
        </w:tc>
        <w:tc>
          <w:tcPr>
            <w:tcW w:w="2147" w:type="dxa"/>
          </w:tcPr>
          <w:p w14:paraId="727A31B9" w14:textId="77777777" w:rsidR="006E57A6" w:rsidRPr="00901608" w:rsidRDefault="006E57A6" w:rsidP="008301F0">
            <w:pPr>
              <w:pStyle w:val="NoSpacing"/>
            </w:pPr>
          </w:p>
        </w:tc>
        <w:tc>
          <w:tcPr>
            <w:tcW w:w="3685" w:type="dxa"/>
          </w:tcPr>
          <w:p w14:paraId="54D26D4F" w14:textId="6D9B1D72" w:rsidR="006E57A6" w:rsidRPr="00901608" w:rsidRDefault="006E57A6" w:rsidP="008301F0">
            <w:pPr>
              <w:pStyle w:val="NoSpacing"/>
            </w:pPr>
          </w:p>
        </w:tc>
      </w:tr>
      <w:tr w:rsidR="006E57A6" w:rsidRPr="007C7C7F" w14:paraId="12AC51C8" w14:textId="77777777" w:rsidTr="006E57A6">
        <w:tc>
          <w:tcPr>
            <w:tcW w:w="562" w:type="dxa"/>
          </w:tcPr>
          <w:p w14:paraId="638E08F1" w14:textId="77777777" w:rsidR="006E57A6" w:rsidRDefault="006E57A6" w:rsidP="008301F0">
            <w:pPr>
              <w:pStyle w:val="NoSpacing"/>
              <w:rPr>
                <w:rFonts w:cstheme="minorHAnsi"/>
              </w:rPr>
            </w:pPr>
            <w:r>
              <w:rPr>
                <w:rFonts w:cstheme="minorHAnsi"/>
              </w:rPr>
              <w:t>5</w:t>
            </w:r>
          </w:p>
        </w:tc>
        <w:tc>
          <w:tcPr>
            <w:tcW w:w="2248" w:type="dxa"/>
          </w:tcPr>
          <w:p w14:paraId="5AF9EFB9" w14:textId="2E4F9A51" w:rsidR="006E57A6" w:rsidRDefault="006E57A6" w:rsidP="008301F0">
            <w:pPr>
              <w:pStyle w:val="NoSpacing"/>
              <w:rPr>
                <w:rFonts w:cstheme="minorHAnsi"/>
              </w:rPr>
            </w:pPr>
            <w:r>
              <w:rPr>
                <w:rFonts w:cstheme="minorHAnsi"/>
              </w:rPr>
              <w:t>SGS type</w:t>
            </w:r>
          </w:p>
        </w:tc>
        <w:tc>
          <w:tcPr>
            <w:tcW w:w="1701" w:type="dxa"/>
          </w:tcPr>
          <w:p w14:paraId="416E74CF" w14:textId="2B6189A0" w:rsidR="006E57A6" w:rsidRPr="00BE0D71" w:rsidRDefault="006E57A6" w:rsidP="008301F0">
            <w:pPr>
              <w:pStyle w:val="NoSpacing"/>
            </w:pPr>
            <w:r w:rsidRPr="00BE0D71">
              <w:t>Label</w:t>
            </w:r>
          </w:p>
        </w:tc>
        <w:tc>
          <w:tcPr>
            <w:tcW w:w="2147" w:type="dxa"/>
          </w:tcPr>
          <w:p w14:paraId="4583F28E" w14:textId="77777777" w:rsidR="006E57A6" w:rsidRPr="00901608" w:rsidRDefault="006E57A6" w:rsidP="008301F0">
            <w:pPr>
              <w:pStyle w:val="NoSpacing"/>
            </w:pPr>
          </w:p>
        </w:tc>
        <w:tc>
          <w:tcPr>
            <w:tcW w:w="3685" w:type="dxa"/>
          </w:tcPr>
          <w:p w14:paraId="71FD04C1" w14:textId="72C586F0" w:rsidR="006E57A6" w:rsidRPr="00901608" w:rsidRDefault="006E57A6" w:rsidP="008301F0">
            <w:pPr>
              <w:pStyle w:val="NoSpacing"/>
            </w:pPr>
          </w:p>
        </w:tc>
      </w:tr>
      <w:tr w:rsidR="006E57A6" w:rsidRPr="007C7C7F" w14:paraId="25B1A4D8" w14:textId="77777777" w:rsidTr="006E57A6">
        <w:tc>
          <w:tcPr>
            <w:tcW w:w="562" w:type="dxa"/>
          </w:tcPr>
          <w:p w14:paraId="77CA2E42" w14:textId="77777777" w:rsidR="006E57A6" w:rsidRDefault="006E57A6" w:rsidP="008301F0">
            <w:pPr>
              <w:pStyle w:val="NoSpacing"/>
              <w:rPr>
                <w:rFonts w:cstheme="minorHAnsi"/>
              </w:rPr>
            </w:pPr>
            <w:r>
              <w:rPr>
                <w:rFonts w:cstheme="minorHAnsi"/>
              </w:rPr>
              <w:t>6</w:t>
            </w:r>
          </w:p>
        </w:tc>
        <w:tc>
          <w:tcPr>
            <w:tcW w:w="2248" w:type="dxa"/>
          </w:tcPr>
          <w:p w14:paraId="225D9A8E" w14:textId="34177603" w:rsidR="006E57A6" w:rsidRPr="002923FD" w:rsidRDefault="006E57A6" w:rsidP="008301F0">
            <w:pPr>
              <w:pStyle w:val="NoSpacing"/>
              <w:rPr>
                <w:rFonts w:cstheme="minorHAnsi"/>
                <w:color w:val="000000"/>
              </w:rPr>
            </w:pPr>
            <w:r>
              <w:rPr>
                <w:rFonts w:cstheme="minorHAnsi"/>
                <w:color w:val="000000"/>
              </w:rPr>
              <w:t>Pricing date</w:t>
            </w:r>
          </w:p>
        </w:tc>
        <w:tc>
          <w:tcPr>
            <w:tcW w:w="1701" w:type="dxa"/>
          </w:tcPr>
          <w:p w14:paraId="7BFF07BC" w14:textId="2938D0C2" w:rsidR="006E57A6" w:rsidRPr="002923FD" w:rsidRDefault="006E57A6" w:rsidP="008301F0">
            <w:pPr>
              <w:pStyle w:val="NoSpacing"/>
              <w:rPr>
                <w:rFonts w:cstheme="minorHAnsi"/>
                <w:color w:val="000000"/>
              </w:rPr>
            </w:pPr>
            <w:r w:rsidRPr="00BE0D71">
              <w:t>Label</w:t>
            </w:r>
          </w:p>
        </w:tc>
        <w:tc>
          <w:tcPr>
            <w:tcW w:w="2147" w:type="dxa"/>
          </w:tcPr>
          <w:p w14:paraId="01D8A273" w14:textId="77777777" w:rsidR="006E57A6" w:rsidRPr="00901608" w:rsidRDefault="006E57A6" w:rsidP="008301F0">
            <w:pPr>
              <w:pStyle w:val="NoSpacing"/>
            </w:pPr>
          </w:p>
        </w:tc>
        <w:tc>
          <w:tcPr>
            <w:tcW w:w="3685" w:type="dxa"/>
          </w:tcPr>
          <w:p w14:paraId="6EDCBFA9" w14:textId="1ED68E04" w:rsidR="006E57A6" w:rsidRDefault="006E57A6" w:rsidP="008301F0">
            <w:pPr>
              <w:pStyle w:val="NoSpacing"/>
            </w:pPr>
          </w:p>
        </w:tc>
      </w:tr>
      <w:tr w:rsidR="006E57A6" w:rsidRPr="007C7C7F" w14:paraId="30D9C7C4" w14:textId="77777777" w:rsidTr="006E57A6">
        <w:tc>
          <w:tcPr>
            <w:tcW w:w="562" w:type="dxa"/>
          </w:tcPr>
          <w:p w14:paraId="2B0DB2FC" w14:textId="77777777" w:rsidR="006E57A6" w:rsidRDefault="006E57A6" w:rsidP="008301F0">
            <w:pPr>
              <w:pStyle w:val="NoSpacing"/>
              <w:rPr>
                <w:rFonts w:cstheme="minorHAnsi"/>
              </w:rPr>
            </w:pPr>
            <w:r>
              <w:rPr>
                <w:rFonts w:cstheme="minorHAnsi"/>
              </w:rPr>
              <w:t>7</w:t>
            </w:r>
          </w:p>
        </w:tc>
        <w:tc>
          <w:tcPr>
            <w:tcW w:w="2248" w:type="dxa"/>
          </w:tcPr>
          <w:p w14:paraId="47983015" w14:textId="2E67FC0E" w:rsidR="006E57A6" w:rsidRPr="002923FD" w:rsidRDefault="006E57A6" w:rsidP="008301F0">
            <w:pPr>
              <w:pStyle w:val="NoSpacing"/>
              <w:rPr>
                <w:rFonts w:cstheme="minorHAnsi"/>
                <w:color w:val="000000"/>
              </w:rPr>
            </w:pPr>
            <w:r>
              <w:rPr>
                <w:rFonts w:cstheme="minorHAnsi"/>
              </w:rPr>
              <w:t>Public offer period</w:t>
            </w:r>
          </w:p>
        </w:tc>
        <w:tc>
          <w:tcPr>
            <w:tcW w:w="1701" w:type="dxa"/>
          </w:tcPr>
          <w:p w14:paraId="34797ADC" w14:textId="5E04D53F" w:rsidR="006E57A6" w:rsidRPr="002923FD" w:rsidRDefault="006E57A6" w:rsidP="008301F0">
            <w:pPr>
              <w:pStyle w:val="NoSpacing"/>
              <w:rPr>
                <w:rFonts w:cstheme="minorHAnsi"/>
                <w:color w:val="000000"/>
              </w:rPr>
            </w:pPr>
            <w:r w:rsidRPr="00BE0D71">
              <w:t>Label</w:t>
            </w:r>
          </w:p>
        </w:tc>
        <w:tc>
          <w:tcPr>
            <w:tcW w:w="2147" w:type="dxa"/>
          </w:tcPr>
          <w:p w14:paraId="336B0C9C" w14:textId="77777777" w:rsidR="006E57A6" w:rsidRPr="00901608" w:rsidRDefault="006E57A6" w:rsidP="008301F0">
            <w:pPr>
              <w:pStyle w:val="NoSpacing"/>
            </w:pPr>
          </w:p>
        </w:tc>
        <w:tc>
          <w:tcPr>
            <w:tcW w:w="3685" w:type="dxa"/>
          </w:tcPr>
          <w:p w14:paraId="2CCF897A" w14:textId="2812E76D" w:rsidR="006E57A6" w:rsidRDefault="006E57A6" w:rsidP="008301F0">
            <w:pPr>
              <w:pStyle w:val="NoSpacing"/>
            </w:pPr>
          </w:p>
        </w:tc>
      </w:tr>
      <w:tr w:rsidR="006E57A6" w:rsidRPr="007C7C7F" w14:paraId="4E426A88" w14:textId="77777777" w:rsidTr="006E57A6">
        <w:tc>
          <w:tcPr>
            <w:tcW w:w="562" w:type="dxa"/>
          </w:tcPr>
          <w:p w14:paraId="2DD177C1" w14:textId="77777777" w:rsidR="006E57A6" w:rsidRDefault="006E57A6" w:rsidP="008301F0">
            <w:pPr>
              <w:pStyle w:val="NoSpacing"/>
              <w:rPr>
                <w:rFonts w:cstheme="minorHAnsi"/>
              </w:rPr>
            </w:pPr>
            <w:r>
              <w:rPr>
                <w:rFonts w:cstheme="minorHAnsi"/>
              </w:rPr>
              <w:t>8</w:t>
            </w:r>
          </w:p>
        </w:tc>
        <w:tc>
          <w:tcPr>
            <w:tcW w:w="2248" w:type="dxa"/>
          </w:tcPr>
          <w:p w14:paraId="57EC00E0" w14:textId="1027264A" w:rsidR="006E57A6" w:rsidRPr="002923FD" w:rsidRDefault="006E57A6" w:rsidP="008301F0">
            <w:pPr>
              <w:pStyle w:val="NoSpacing"/>
              <w:rPr>
                <w:rFonts w:cstheme="minorHAnsi"/>
              </w:rPr>
            </w:pPr>
            <w:r>
              <w:rPr>
                <w:rFonts w:cstheme="minorHAnsi"/>
              </w:rPr>
              <w:t xml:space="preserve">Issue date </w:t>
            </w:r>
          </w:p>
        </w:tc>
        <w:tc>
          <w:tcPr>
            <w:tcW w:w="1701" w:type="dxa"/>
          </w:tcPr>
          <w:p w14:paraId="13EA8272" w14:textId="68E7E5B7" w:rsidR="006E57A6" w:rsidRPr="00BE0D71" w:rsidRDefault="006E57A6" w:rsidP="008301F0">
            <w:pPr>
              <w:pStyle w:val="NoSpacing"/>
            </w:pPr>
            <w:r>
              <w:t>Label</w:t>
            </w:r>
          </w:p>
        </w:tc>
        <w:tc>
          <w:tcPr>
            <w:tcW w:w="2147" w:type="dxa"/>
          </w:tcPr>
          <w:p w14:paraId="269B0690" w14:textId="77777777" w:rsidR="006E57A6" w:rsidRPr="00901608" w:rsidRDefault="006E57A6" w:rsidP="008301F0">
            <w:pPr>
              <w:pStyle w:val="NoSpacing"/>
            </w:pPr>
          </w:p>
        </w:tc>
        <w:tc>
          <w:tcPr>
            <w:tcW w:w="3685" w:type="dxa"/>
          </w:tcPr>
          <w:p w14:paraId="2457902A" w14:textId="78450E5F" w:rsidR="006E57A6" w:rsidRDefault="006E57A6" w:rsidP="008301F0">
            <w:pPr>
              <w:pStyle w:val="NoSpacing"/>
            </w:pPr>
          </w:p>
        </w:tc>
      </w:tr>
      <w:tr w:rsidR="006E57A6" w:rsidRPr="007C7C7F" w14:paraId="354A5BCD" w14:textId="77777777" w:rsidTr="006E57A6">
        <w:tc>
          <w:tcPr>
            <w:tcW w:w="562" w:type="dxa"/>
          </w:tcPr>
          <w:p w14:paraId="64FDC3FD" w14:textId="77777777" w:rsidR="006E57A6" w:rsidRDefault="006E57A6" w:rsidP="008301F0">
            <w:pPr>
              <w:pStyle w:val="NoSpacing"/>
              <w:rPr>
                <w:rFonts w:cstheme="minorHAnsi"/>
              </w:rPr>
            </w:pPr>
            <w:r>
              <w:rPr>
                <w:rFonts w:cstheme="minorHAnsi"/>
              </w:rPr>
              <w:t>9</w:t>
            </w:r>
          </w:p>
        </w:tc>
        <w:tc>
          <w:tcPr>
            <w:tcW w:w="2248" w:type="dxa"/>
          </w:tcPr>
          <w:p w14:paraId="76549FEB" w14:textId="62E2F832" w:rsidR="006E57A6" w:rsidRPr="002923FD" w:rsidRDefault="006E57A6" w:rsidP="008301F0">
            <w:pPr>
              <w:pStyle w:val="NoSpacing"/>
              <w:rPr>
                <w:rFonts w:cstheme="minorHAnsi"/>
              </w:rPr>
            </w:pPr>
            <w:r>
              <w:rPr>
                <w:rFonts w:cstheme="minorHAnsi"/>
              </w:rPr>
              <w:t xml:space="preserve">Maturity date </w:t>
            </w:r>
          </w:p>
        </w:tc>
        <w:tc>
          <w:tcPr>
            <w:tcW w:w="1701" w:type="dxa"/>
          </w:tcPr>
          <w:p w14:paraId="2787E080" w14:textId="38B2EFA6" w:rsidR="006E57A6" w:rsidRPr="00BE0D71" w:rsidRDefault="006E57A6" w:rsidP="008301F0">
            <w:pPr>
              <w:pStyle w:val="NoSpacing"/>
            </w:pPr>
            <w:r>
              <w:t>Label</w:t>
            </w:r>
          </w:p>
        </w:tc>
        <w:tc>
          <w:tcPr>
            <w:tcW w:w="2147" w:type="dxa"/>
          </w:tcPr>
          <w:p w14:paraId="22BC5828" w14:textId="77777777" w:rsidR="006E57A6" w:rsidRPr="00901608" w:rsidRDefault="006E57A6" w:rsidP="008301F0">
            <w:pPr>
              <w:pStyle w:val="NoSpacing"/>
            </w:pPr>
          </w:p>
        </w:tc>
        <w:tc>
          <w:tcPr>
            <w:tcW w:w="3685" w:type="dxa"/>
          </w:tcPr>
          <w:p w14:paraId="2E8EBF37" w14:textId="43A092FD" w:rsidR="006E57A6" w:rsidRDefault="006E57A6" w:rsidP="008301F0">
            <w:pPr>
              <w:pStyle w:val="NoSpacing"/>
            </w:pPr>
          </w:p>
        </w:tc>
      </w:tr>
      <w:tr w:rsidR="006E57A6" w:rsidRPr="007C7C7F" w14:paraId="1EA8D4F6" w14:textId="77777777" w:rsidTr="006E57A6">
        <w:tc>
          <w:tcPr>
            <w:tcW w:w="562" w:type="dxa"/>
          </w:tcPr>
          <w:p w14:paraId="00B09182" w14:textId="77777777" w:rsidR="006E57A6" w:rsidRDefault="006E57A6" w:rsidP="008301F0">
            <w:pPr>
              <w:pStyle w:val="NoSpacing"/>
              <w:rPr>
                <w:rFonts w:cstheme="minorHAnsi"/>
              </w:rPr>
            </w:pPr>
            <w:r>
              <w:rPr>
                <w:rFonts w:cstheme="minorHAnsi"/>
              </w:rPr>
              <w:t>10</w:t>
            </w:r>
          </w:p>
        </w:tc>
        <w:tc>
          <w:tcPr>
            <w:tcW w:w="2248" w:type="dxa"/>
          </w:tcPr>
          <w:p w14:paraId="10CAC706" w14:textId="1826F366" w:rsidR="006E57A6" w:rsidRPr="002923FD" w:rsidRDefault="006E57A6" w:rsidP="008301F0">
            <w:pPr>
              <w:pStyle w:val="NoSpacing"/>
              <w:rPr>
                <w:rFonts w:cstheme="minorHAnsi"/>
              </w:rPr>
            </w:pPr>
            <w:r>
              <w:rPr>
                <w:rFonts w:cstheme="minorHAnsi"/>
              </w:rPr>
              <w:t>Status</w:t>
            </w:r>
          </w:p>
        </w:tc>
        <w:tc>
          <w:tcPr>
            <w:tcW w:w="1701" w:type="dxa"/>
          </w:tcPr>
          <w:p w14:paraId="4E41FDC2" w14:textId="235322B1" w:rsidR="006E57A6" w:rsidRPr="00BE0D71" w:rsidRDefault="006E57A6" w:rsidP="008301F0">
            <w:pPr>
              <w:pStyle w:val="NoSpacing"/>
            </w:pPr>
            <w:r>
              <w:t>Status Pill Indicator</w:t>
            </w:r>
          </w:p>
        </w:tc>
        <w:tc>
          <w:tcPr>
            <w:tcW w:w="2147" w:type="dxa"/>
          </w:tcPr>
          <w:p w14:paraId="54B0D2E1" w14:textId="77777777" w:rsidR="006E57A6" w:rsidRPr="00901608" w:rsidRDefault="006E57A6" w:rsidP="008301F0">
            <w:pPr>
              <w:pStyle w:val="NoSpacing"/>
            </w:pPr>
          </w:p>
        </w:tc>
        <w:tc>
          <w:tcPr>
            <w:tcW w:w="3685" w:type="dxa"/>
          </w:tcPr>
          <w:p w14:paraId="1E96EA57" w14:textId="482B6957" w:rsidR="006E57A6" w:rsidRDefault="006E57A6" w:rsidP="008301F0">
            <w:pPr>
              <w:pStyle w:val="NoSpacing"/>
            </w:pPr>
            <w:r>
              <w:t>Refer to 2.5 State Transition Diagram for possible values.</w:t>
            </w:r>
          </w:p>
        </w:tc>
      </w:tr>
      <w:tr w:rsidR="006E57A6" w:rsidRPr="007C7C7F" w14:paraId="107EE519" w14:textId="77777777" w:rsidTr="006E57A6">
        <w:tc>
          <w:tcPr>
            <w:tcW w:w="562" w:type="dxa"/>
          </w:tcPr>
          <w:p w14:paraId="4DFEB489" w14:textId="77777777" w:rsidR="006E57A6" w:rsidRDefault="006E57A6" w:rsidP="008301F0">
            <w:pPr>
              <w:pStyle w:val="NoSpacing"/>
              <w:rPr>
                <w:rFonts w:cstheme="minorHAnsi"/>
              </w:rPr>
            </w:pPr>
            <w:r>
              <w:rPr>
                <w:rFonts w:cstheme="minorHAnsi"/>
              </w:rPr>
              <w:t>11</w:t>
            </w:r>
          </w:p>
        </w:tc>
        <w:tc>
          <w:tcPr>
            <w:tcW w:w="2248" w:type="dxa"/>
          </w:tcPr>
          <w:p w14:paraId="3F60DD70" w14:textId="59280B34" w:rsidR="006E57A6" w:rsidRPr="002923FD" w:rsidRDefault="006E57A6" w:rsidP="008301F0">
            <w:pPr>
              <w:pStyle w:val="NoSpacing"/>
              <w:rPr>
                <w:rFonts w:cstheme="minorHAnsi"/>
                <w:color w:val="000000"/>
              </w:rPr>
            </w:pPr>
            <w:r w:rsidRPr="002923FD">
              <w:rPr>
                <w:rFonts w:cstheme="minorHAnsi"/>
              </w:rPr>
              <w:t xml:space="preserve">Last </w:t>
            </w:r>
            <w:r>
              <w:rPr>
                <w:rFonts w:cstheme="minorHAnsi"/>
              </w:rPr>
              <w:t>action</w:t>
            </w:r>
            <w:r w:rsidRPr="002923FD">
              <w:rPr>
                <w:rFonts w:cstheme="minorHAnsi"/>
              </w:rPr>
              <w:t xml:space="preserve"> by</w:t>
            </w:r>
          </w:p>
        </w:tc>
        <w:tc>
          <w:tcPr>
            <w:tcW w:w="1701" w:type="dxa"/>
          </w:tcPr>
          <w:p w14:paraId="021BDA39" w14:textId="4BF6DBE9" w:rsidR="006E57A6" w:rsidRPr="002923FD" w:rsidRDefault="006E57A6" w:rsidP="008301F0">
            <w:pPr>
              <w:pStyle w:val="NoSpacing"/>
              <w:rPr>
                <w:rFonts w:cstheme="minorHAnsi"/>
                <w:color w:val="000000"/>
              </w:rPr>
            </w:pPr>
            <w:r w:rsidRPr="00BE0D71">
              <w:t>Label</w:t>
            </w:r>
          </w:p>
        </w:tc>
        <w:tc>
          <w:tcPr>
            <w:tcW w:w="2147" w:type="dxa"/>
          </w:tcPr>
          <w:p w14:paraId="018F6998" w14:textId="77777777" w:rsidR="006E57A6" w:rsidRPr="00901608" w:rsidRDefault="006E57A6" w:rsidP="008301F0">
            <w:pPr>
              <w:pStyle w:val="NoSpacing"/>
            </w:pPr>
          </w:p>
        </w:tc>
        <w:tc>
          <w:tcPr>
            <w:tcW w:w="3685" w:type="dxa"/>
          </w:tcPr>
          <w:p w14:paraId="5B66157A" w14:textId="77777777" w:rsidR="006E57A6" w:rsidRDefault="006E57A6" w:rsidP="008301F0">
            <w:pPr>
              <w:pStyle w:val="NoSpacing"/>
            </w:pPr>
            <w:r>
              <w:t>Display the name of the user who made the last action that resulted in a change of status.</w:t>
            </w:r>
          </w:p>
          <w:p w14:paraId="7652D3CA" w14:textId="77777777" w:rsidR="006E57A6" w:rsidRDefault="006E57A6" w:rsidP="008301F0">
            <w:pPr>
              <w:pStyle w:val="NoSpacing"/>
            </w:pPr>
          </w:p>
          <w:p w14:paraId="7992D193" w14:textId="6293F0DB" w:rsidR="006E57A6" w:rsidRDefault="006E57A6" w:rsidP="008301F0">
            <w:pPr>
              <w:pStyle w:val="NoSpacing"/>
            </w:pPr>
            <w:r>
              <w:t>If it was an update by the system, “OMEGA” would be reflected as the user.</w:t>
            </w:r>
          </w:p>
        </w:tc>
      </w:tr>
      <w:tr w:rsidR="006E57A6" w:rsidRPr="007C7C7F" w14:paraId="3752CF0A" w14:textId="77777777" w:rsidTr="006E57A6">
        <w:tc>
          <w:tcPr>
            <w:tcW w:w="562" w:type="dxa"/>
          </w:tcPr>
          <w:p w14:paraId="44523597" w14:textId="77777777" w:rsidR="006E57A6" w:rsidRDefault="006E57A6" w:rsidP="008301F0">
            <w:pPr>
              <w:pStyle w:val="NoSpacing"/>
              <w:rPr>
                <w:rFonts w:cstheme="minorHAnsi"/>
              </w:rPr>
            </w:pPr>
          </w:p>
        </w:tc>
        <w:tc>
          <w:tcPr>
            <w:tcW w:w="2248" w:type="dxa"/>
          </w:tcPr>
          <w:p w14:paraId="20DEB088" w14:textId="7EDD7FBB" w:rsidR="006E57A6" w:rsidRPr="002923FD" w:rsidRDefault="006E57A6" w:rsidP="008301F0">
            <w:pPr>
              <w:pStyle w:val="NoSpacing"/>
              <w:rPr>
                <w:rFonts w:cstheme="minorHAnsi"/>
              </w:rPr>
            </w:pPr>
            <w:r w:rsidRPr="002923FD">
              <w:rPr>
                <w:rFonts w:cstheme="minorHAnsi"/>
              </w:rPr>
              <w:t>Last</w:t>
            </w:r>
            <w:r>
              <w:rPr>
                <w:rFonts w:cstheme="minorHAnsi"/>
              </w:rPr>
              <w:t xml:space="preserve"> action on</w:t>
            </w:r>
          </w:p>
        </w:tc>
        <w:tc>
          <w:tcPr>
            <w:tcW w:w="1701" w:type="dxa"/>
          </w:tcPr>
          <w:p w14:paraId="1A27209C" w14:textId="127A259E" w:rsidR="006E57A6" w:rsidRPr="00BE0D71" w:rsidRDefault="006E57A6" w:rsidP="008301F0">
            <w:pPr>
              <w:pStyle w:val="NoSpacing"/>
            </w:pPr>
            <w:r w:rsidRPr="00BE0D71">
              <w:t>Label</w:t>
            </w:r>
          </w:p>
        </w:tc>
        <w:tc>
          <w:tcPr>
            <w:tcW w:w="2147" w:type="dxa"/>
          </w:tcPr>
          <w:p w14:paraId="6A1AB3EC" w14:textId="77777777" w:rsidR="006E57A6" w:rsidRPr="00901608" w:rsidRDefault="006E57A6" w:rsidP="008301F0">
            <w:pPr>
              <w:pStyle w:val="NoSpacing"/>
            </w:pPr>
          </w:p>
        </w:tc>
        <w:tc>
          <w:tcPr>
            <w:tcW w:w="3685" w:type="dxa"/>
          </w:tcPr>
          <w:p w14:paraId="1D7547DE" w14:textId="7301DB76" w:rsidR="006E57A6" w:rsidRDefault="006E57A6" w:rsidP="008301F0">
            <w:pPr>
              <w:pStyle w:val="NoSpacing"/>
            </w:pPr>
            <w:r>
              <w:t>Display the date and time of the last action that resulted in a change of status.</w:t>
            </w:r>
          </w:p>
        </w:tc>
      </w:tr>
    </w:tbl>
    <w:p w14:paraId="5DEAEEC6" w14:textId="58B3AFE7" w:rsidR="00327630" w:rsidRPr="007D7B67" w:rsidRDefault="00BB1777" w:rsidP="00327630">
      <w:pPr>
        <w:pStyle w:val="Caption"/>
      </w:pPr>
      <w:r>
        <w:t xml:space="preserve">Table </w:t>
      </w:r>
      <w:r>
        <w:fldChar w:fldCharType="begin"/>
      </w:r>
      <w:r>
        <w:instrText xml:space="preserve"> SEQ Table \* ARABIC </w:instrText>
      </w:r>
      <w:r>
        <w:fldChar w:fldCharType="separate"/>
      </w:r>
      <w:r w:rsidR="001108F9">
        <w:rPr>
          <w:noProof/>
        </w:rPr>
        <w:t>25</w:t>
      </w:r>
      <w:r>
        <w:fldChar w:fldCharType="end"/>
      </w:r>
      <w:r>
        <w:t xml:space="preserve">: </w:t>
      </w:r>
      <w:r w:rsidR="00327630">
        <w:t>Data Table Screen Elements</w:t>
      </w:r>
    </w:p>
    <w:p w14:paraId="18D71792" w14:textId="4CF95E18" w:rsidR="00327630" w:rsidRPr="00D13A3C" w:rsidRDefault="00327630" w:rsidP="00327630">
      <w:pPr>
        <w:pStyle w:val="Heading3"/>
      </w:pPr>
      <w:bookmarkStart w:id="259" w:name="_Toc219384556"/>
      <w:r>
        <w:t>Syndication</w:t>
      </w:r>
      <w:r w:rsidRPr="00D13A3C">
        <w:t xml:space="preserve"> </w:t>
      </w:r>
      <w:r w:rsidR="00064B4D">
        <w:t>Allotment</w:t>
      </w:r>
      <w:r w:rsidRPr="00D13A3C">
        <w:t xml:space="preserve"> Page</w:t>
      </w:r>
      <w:bookmarkEnd w:id="259"/>
    </w:p>
    <w:p w14:paraId="0EAFF643" w14:textId="5FE00F42" w:rsidR="00327630" w:rsidRDefault="00327630" w:rsidP="00327630">
      <w:r>
        <w:t xml:space="preserve">The Syndication </w:t>
      </w:r>
      <w:r w:rsidR="00C0610B">
        <w:t>Allotment</w:t>
      </w:r>
      <w:r>
        <w:t xml:space="preserve"> Page contains the following screen elements:</w:t>
      </w:r>
    </w:p>
    <w:p w14:paraId="0F8720FD" w14:textId="77777777" w:rsidR="00327630" w:rsidRDefault="00327630" w:rsidP="00327630">
      <w:pPr>
        <w:pStyle w:val="ListParagraph"/>
      </w:pPr>
      <w:r w:rsidRPr="00F70B95">
        <w:t>Page Header</w:t>
      </w:r>
    </w:p>
    <w:p w14:paraId="4E0949AC" w14:textId="77777777" w:rsidR="00327630" w:rsidRPr="00F70B95" w:rsidRDefault="00327630" w:rsidP="00327630">
      <w:pPr>
        <w:pStyle w:val="ListParagraph"/>
      </w:pPr>
      <w:r>
        <w:t>Sub-Header</w:t>
      </w:r>
    </w:p>
    <w:p w14:paraId="555C3B6D" w14:textId="77777777" w:rsidR="00327630" w:rsidRDefault="00327630" w:rsidP="00327630">
      <w:pPr>
        <w:pStyle w:val="ListParagraph"/>
      </w:pPr>
      <w:r w:rsidRPr="00F70B95">
        <w:t>Submission History</w:t>
      </w:r>
    </w:p>
    <w:p w14:paraId="7803F33B" w14:textId="3699AF63" w:rsidR="00FA38DE" w:rsidRDefault="00FA38DE" w:rsidP="00327630">
      <w:pPr>
        <w:pStyle w:val="ListParagraph"/>
      </w:pPr>
      <w:r>
        <w:t>Overall Allotment</w:t>
      </w:r>
    </w:p>
    <w:p w14:paraId="778479D2" w14:textId="08EA2645" w:rsidR="00FA38DE" w:rsidRDefault="00FA38DE" w:rsidP="00327630">
      <w:pPr>
        <w:pStyle w:val="ListParagraph"/>
      </w:pPr>
      <w:r>
        <w:t xml:space="preserve">Public Offer Results </w:t>
      </w:r>
    </w:p>
    <w:p w14:paraId="526B927E" w14:textId="3E335178" w:rsidR="003D4D6E" w:rsidRDefault="003D4D6E" w:rsidP="00327630">
      <w:pPr>
        <w:pStyle w:val="ListParagraph"/>
      </w:pPr>
      <w:r>
        <w:t>Public Offer Results (Data Table)</w:t>
      </w:r>
    </w:p>
    <w:p w14:paraId="4E60ACAC" w14:textId="3F62CA63" w:rsidR="00327630" w:rsidRDefault="00FA38DE" w:rsidP="00327630">
      <w:pPr>
        <w:pStyle w:val="ListParagraph"/>
      </w:pPr>
      <w:r>
        <w:t>Public Offer</w:t>
      </w:r>
    </w:p>
    <w:p w14:paraId="6DCD27C9" w14:textId="17642C3E" w:rsidR="00327630" w:rsidRDefault="00FA38DE" w:rsidP="00327630">
      <w:pPr>
        <w:pStyle w:val="ListParagraph"/>
      </w:pPr>
      <w:r>
        <w:lastRenderedPageBreak/>
        <w:t xml:space="preserve">Placement Tranche </w:t>
      </w:r>
    </w:p>
    <w:p w14:paraId="22FF6205" w14:textId="3A7A7CD8" w:rsidR="00B2230D" w:rsidRDefault="00B2230D" w:rsidP="00327630">
      <w:pPr>
        <w:pStyle w:val="ListParagraph"/>
      </w:pPr>
      <w:r>
        <w:t>Placement Tranche (Data Table)</w:t>
      </w:r>
    </w:p>
    <w:p w14:paraId="6E577030" w14:textId="77777777" w:rsidR="00327630" w:rsidRPr="00F70B95" w:rsidRDefault="00327630" w:rsidP="00327630">
      <w:pPr>
        <w:pStyle w:val="ListParagraph"/>
      </w:pPr>
      <w:r w:rsidRPr="00F70B95">
        <w:t>Internal Remarks</w:t>
      </w:r>
    </w:p>
    <w:p w14:paraId="2B77D4AE" w14:textId="77777777" w:rsidR="00327630" w:rsidRDefault="00327630" w:rsidP="00327630">
      <w:pPr>
        <w:pStyle w:val="ListParagraph"/>
      </w:pPr>
      <w:r w:rsidRPr="00F70B95">
        <w:t>Action Button Row</w:t>
      </w:r>
    </w:p>
    <w:p w14:paraId="0056FB4D" w14:textId="77777777" w:rsidR="00327630" w:rsidRDefault="00327630" w:rsidP="00327630">
      <w:pPr>
        <w:pStyle w:val="Heading4"/>
      </w:pPr>
      <w:r>
        <w:t>Wireframe</w:t>
      </w:r>
    </w:p>
    <w:p w14:paraId="23F36482" w14:textId="78C12100" w:rsidR="00327630" w:rsidRDefault="00327630" w:rsidP="00327630">
      <w:r w:rsidRPr="00961FD8">
        <w:rPr>
          <w:noProof/>
        </w:rPr>
        <w:t xml:space="preserve"> </w:t>
      </w:r>
      <w:r w:rsidR="00FD1A77" w:rsidRPr="00FD1A77">
        <w:rPr>
          <w:noProof/>
        </w:rPr>
        <w:drawing>
          <wp:inline distT="0" distB="0" distL="0" distR="0" wp14:anchorId="05D301BB" wp14:editId="53BE435B">
            <wp:extent cx="6858000" cy="2781935"/>
            <wp:effectExtent l="0" t="0" r="0" b="0"/>
            <wp:docPr id="8291178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117866" name="Picture 1" descr="A screenshot of a computer&#10;&#10;AI-generated content may be incorrect."/>
                    <pic:cNvPicPr/>
                  </pic:nvPicPr>
                  <pic:blipFill>
                    <a:blip r:embed="rId45"/>
                    <a:stretch>
                      <a:fillRect/>
                    </a:stretch>
                  </pic:blipFill>
                  <pic:spPr>
                    <a:xfrm>
                      <a:off x="0" y="0"/>
                      <a:ext cx="6858000" cy="2781935"/>
                    </a:xfrm>
                    <a:prstGeom prst="rect">
                      <a:avLst/>
                    </a:prstGeom>
                  </pic:spPr>
                </pic:pic>
              </a:graphicData>
            </a:graphic>
          </wp:inline>
        </w:drawing>
      </w:r>
      <w:r w:rsidR="008C1B6B" w:rsidRPr="008C1B6B">
        <w:rPr>
          <w:noProof/>
        </w:rPr>
        <w:t xml:space="preserve"> </w:t>
      </w:r>
      <w:r w:rsidR="008C1B6B" w:rsidRPr="008C1B6B">
        <w:rPr>
          <w:noProof/>
        </w:rPr>
        <w:drawing>
          <wp:inline distT="0" distB="0" distL="0" distR="0" wp14:anchorId="2175BAF2" wp14:editId="3396D5BF">
            <wp:extent cx="6858000" cy="2165985"/>
            <wp:effectExtent l="0" t="0" r="0" b="5715"/>
            <wp:docPr id="4437717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771705" name="Picture 1" descr="A screenshot of a computer&#10;&#10;AI-generated content may be incorrect."/>
                    <pic:cNvPicPr/>
                  </pic:nvPicPr>
                  <pic:blipFill>
                    <a:blip r:embed="rId46"/>
                    <a:stretch>
                      <a:fillRect/>
                    </a:stretch>
                  </pic:blipFill>
                  <pic:spPr>
                    <a:xfrm>
                      <a:off x="0" y="0"/>
                      <a:ext cx="6858000" cy="2165985"/>
                    </a:xfrm>
                    <a:prstGeom prst="rect">
                      <a:avLst/>
                    </a:prstGeom>
                  </pic:spPr>
                </pic:pic>
              </a:graphicData>
            </a:graphic>
          </wp:inline>
        </w:drawing>
      </w:r>
      <w:r w:rsidR="008C1B6B" w:rsidRPr="008C1B6B">
        <w:rPr>
          <w:noProof/>
        </w:rPr>
        <w:t xml:space="preserve"> </w:t>
      </w:r>
      <w:r w:rsidR="008C1B6B" w:rsidRPr="008C1B6B">
        <w:rPr>
          <w:noProof/>
        </w:rPr>
        <w:drawing>
          <wp:inline distT="0" distB="0" distL="0" distR="0" wp14:anchorId="010C79B0" wp14:editId="303917D5">
            <wp:extent cx="6858000" cy="1619250"/>
            <wp:effectExtent l="0" t="0" r="0" b="0"/>
            <wp:docPr id="103501767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017671" name="Picture 1" descr="A screenshot of a phone&#10;&#10;AI-generated content may be incorrect."/>
                    <pic:cNvPicPr/>
                  </pic:nvPicPr>
                  <pic:blipFill>
                    <a:blip r:embed="rId47"/>
                    <a:stretch>
                      <a:fillRect/>
                    </a:stretch>
                  </pic:blipFill>
                  <pic:spPr>
                    <a:xfrm>
                      <a:off x="0" y="0"/>
                      <a:ext cx="6858000" cy="1619250"/>
                    </a:xfrm>
                    <a:prstGeom prst="rect">
                      <a:avLst/>
                    </a:prstGeom>
                  </pic:spPr>
                </pic:pic>
              </a:graphicData>
            </a:graphic>
          </wp:inline>
        </w:drawing>
      </w:r>
    </w:p>
    <w:p w14:paraId="46AAD025" w14:textId="141490E5" w:rsidR="00327630" w:rsidRDefault="00B664FB" w:rsidP="00BF4C6E">
      <w:pPr>
        <w:pStyle w:val="Caption"/>
        <w:rPr>
          <w:noProof/>
        </w:rPr>
      </w:pPr>
      <w:r w:rsidRPr="00411560">
        <w:lastRenderedPageBreak/>
        <w:t xml:space="preserve">Figure </w:t>
      </w:r>
      <w:r w:rsidRPr="00411560">
        <w:fldChar w:fldCharType="begin"/>
      </w:r>
      <w:r w:rsidRPr="00411560">
        <w:instrText xml:space="preserve"> SEQ Figure \* ARABIC </w:instrText>
      </w:r>
      <w:r w:rsidRPr="00411560">
        <w:fldChar w:fldCharType="separate"/>
      </w:r>
      <w:r w:rsidR="001108F9">
        <w:rPr>
          <w:noProof/>
        </w:rPr>
        <w:t>16</w:t>
      </w:r>
      <w:r w:rsidRPr="00411560">
        <w:fldChar w:fldCharType="end"/>
      </w:r>
      <w:r>
        <w:t>:</w:t>
      </w:r>
      <w:r w:rsidRPr="00411560">
        <w:t xml:space="preserve"> </w:t>
      </w:r>
      <w:r w:rsidR="00327630">
        <w:t xml:space="preserve">Syndication </w:t>
      </w:r>
      <w:r w:rsidR="008A0E37">
        <w:t>Allotment</w:t>
      </w:r>
      <w:r w:rsidR="00327630">
        <w:t xml:space="preserve"> Page (</w:t>
      </w:r>
      <w:r w:rsidR="00FD1A77">
        <w:t>Published status, Retail Allotment Outside of OMEGA</w:t>
      </w:r>
      <w:r w:rsidR="00327630">
        <w:t>)</w:t>
      </w:r>
    </w:p>
    <w:p w14:paraId="70C85B7A" w14:textId="77777777" w:rsidR="00327630" w:rsidRDefault="00327630" w:rsidP="00327630">
      <w:pPr>
        <w:pStyle w:val="Heading4"/>
      </w:pPr>
      <w:r>
        <w:t>Page Header</w:t>
      </w:r>
    </w:p>
    <w:tbl>
      <w:tblPr>
        <w:tblStyle w:val="TableGrid"/>
        <w:tblW w:w="0" w:type="auto"/>
        <w:tblLook w:val="04A0" w:firstRow="1" w:lastRow="0" w:firstColumn="1" w:lastColumn="0" w:noHBand="0" w:noVBand="1"/>
      </w:tblPr>
      <w:tblGrid>
        <w:gridCol w:w="562"/>
        <w:gridCol w:w="2248"/>
        <w:gridCol w:w="1701"/>
        <w:gridCol w:w="2147"/>
        <w:gridCol w:w="3685"/>
      </w:tblGrid>
      <w:tr w:rsidR="00327630" w:rsidRPr="007C7C7F" w14:paraId="3D98A907" w14:textId="77777777" w:rsidTr="00064D5C">
        <w:tc>
          <w:tcPr>
            <w:tcW w:w="562" w:type="dxa"/>
            <w:shd w:val="clear" w:color="auto" w:fill="E7E6E6" w:themeFill="background2"/>
          </w:tcPr>
          <w:p w14:paraId="516A4251" w14:textId="77777777" w:rsidR="00327630" w:rsidRPr="007D7B67" w:rsidRDefault="00327630" w:rsidP="00064D5C">
            <w:pPr>
              <w:pStyle w:val="NoSpacing"/>
              <w:jc w:val="center"/>
              <w:rPr>
                <w:b/>
                <w:bCs/>
              </w:rPr>
            </w:pPr>
            <w:r w:rsidRPr="007D7B67">
              <w:rPr>
                <w:rFonts w:cstheme="minorHAnsi"/>
                <w:b/>
                <w:bCs/>
              </w:rPr>
              <w:t>S/N</w:t>
            </w:r>
          </w:p>
        </w:tc>
        <w:tc>
          <w:tcPr>
            <w:tcW w:w="2248" w:type="dxa"/>
            <w:shd w:val="clear" w:color="auto" w:fill="E7E6E6" w:themeFill="background2"/>
          </w:tcPr>
          <w:p w14:paraId="747F05F3" w14:textId="77777777" w:rsidR="00327630" w:rsidRPr="007D7B67" w:rsidRDefault="00327630" w:rsidP="00064D5C">
            <w:pPr>
              <w:pStyle w:val="NoSpacing"/>
              <w:jc w:val="center"/>
              <w:rPr>
                <w:b/>
                <w:bCs/>
              </w:rPr>
            </w:pPr>
            <w:r w:rsidRPr="007D7B67">
              <w:rPr>
                <w:rFonts w:cstheme="minorHAnsi"/>
                <w:b/>
                <w:bCs/>
              </w:rPr>
              <w:t>Name</w:t>
            </w:r>
          </w:p>
        </w:tc>
        <w:tc>
          <w:tcPr>
            <w:tcW w:w="1701" w:type="dxa"/>
            <w:shd w:val="clear" w:color="auto" w:fill="E7E6E6" w:themeFill="background2"/>
          </w:tcPr>
          <w:p w14:paraId="48142407" w14:textId="77777777" w:rsidR="00327630" w:rsidRPr="007D7B67" w:rsidRDefault="00327630" w:rsidP="00064D5C">
            <w:pPr>
              <w:pStyle w:val="TableHeading"/>
              <w:jc w:val="center"/>
              <w:rPr>
                <w:rFonts w:asciiTheme="minorHAnsi" w:hAnsiTheme="minorHAnsi" w:cstheme="minorHAnsi"/>
                <w:bCs/>
              </w:rPr>
            </w:pPr>
            <w:r w:rsidRPr="007D7B67">
              <w:rPr>
                <w:rFonts w:asciiTheme="minorHAnsi" w:hAnsiTheme="minorHAnsi" w:cstheme="minorHAnsi"/>
                <w:bCs/>
              </w:rPr>
              <w:t>Type</w:t>
            </w:r>
          </w:p>
          <w:p w14:paraId="47B6F7FC" w14:textId="77777777" w:rsidR="00327630" w:rsidRPr="007D7B67" w:rsidRDefault="00327630" w:rsidP="00064D5C">
            <w:pPr>
              <w:pStyle w:val="NoSpacing"/>
              <w:jc w:val="center"/>
              <w:rPr>
                <w:b/>
                <w:bCs/>
              </w:rPr>
            </w:pPr>
            <w:r w:rsidRPr="007D7B67">
              <w:rPr>
                <w:rFonts w:cstheme="minorHAnsi"/>
                <w:b/>
                <w:bCs/>
              </w:rPr>
              <w:t>(Max Length)</w:t>
            </w:r>
          </w:p>
        </w:tc>
        <w:tc>
          <w:tcPr>
            <w:tcW w:w="2147" w:type="dxa"/>
            <w:shd w:val="clear" w:color="auto" w:fill="E7E6E6" w:themeFill="background2"/>
          </w:tcPr>
          <w:p w14:paraId="51545769" w14:textId="77777777" w:rsidR="00327630" w:rsidRPr="007D7B67" w:rsidRDefault="00327630" w:rsidP="00064D5C">
            <w:pPr>
              <w:pStyle w:val="NoSpacing"/>
              <w:jc w:val="center"/>
              <w:rPr>
                <w:b/>
                <w:bCs/>
              </w:rPr>
            </w:pPr>
            <w:r w:rsidRPr="007D7B67">
              <w:rPr>
                <w:rFonts w:cstheme="minorHAnsi"/>
                <w:b/>
                <w:bCs/>
              </w:rPr>
              <w:t>Validation Rules</w:t>
            </w:r>
          </w:p>
        </w:tc>
        <w:tc>
          <w:tcPr>
            <w:tcW w:w="3685" w:type="dxa"/>
            <w:shd w:val="clear" w:color="auto" w:fill="E7E6E6" w:themeFill="background2"/>
          </w:tcPr>
          <w:p w14:paraId="2BAA4152" w14:textId="77777777" w:rsidR="00327630" w:rsidRPr="007D7B67" w:rsidRDefault="00327630" w:rsidP="00064D5C">
            <w:pPr>
              <w:pStyle w:val="NoSpacing"/>
              <w:jc w:val="center"/>
              <w:rPr>
                <w:rFonts w:cstheme="minorHAnsi"/>
                <w:b/>
                <w:bCs/>
              </w:rPr>
            </w:pPr>
            <w:r>
              <w:rPr>
                <w:rFonts w:cstheme="minorHAnsi"/>
                <w:b/>
                <w:bCs/>
              </w:rPr>
              <w:t>Remarks</w:t>
            </w:r>
          </w:p>
        </w:tc>
      </w:tr>
      <w:tr w:rsidR="00327630" w:rsidRPr="007C7C7F" w14:paraId="0220BED6" w14:textId="77777777" w:rsidTr="00064D5C">
        <w:tc>
          <w:tcPr>
            <w:tcW w:w="562" w:type="dxa"/>
          </w:tcPr>
          <w:p w14:paraId="24993AE6" w14:textId="77777777" w:rsidR="00327630" w:rsidRPr="007C7C7F" w:rsidRDefault="00327630" w:rsidP="00064D5C">
            <w:pPr>
              <w:pStyle w:val="NoSpacing"/>
            </w:pPr>
            <w:r>
              <w:rPr>
                <w:rFonts w:cstheme="minorHAnsi"/>
              </w:rPr>
              <w:t>1</w:t>
            </w:r>
          </w:p>
        </w:tc>
        <w:tc>
          <w:tcPr>
            <w:tcW w:w="2248" w:type="dxa"/>
          </w:tcPr>
          <w:p w14:paraId="25755CBA" w14:textId="77777777" w:rsidR="00327630" w:rsidRPr="004B15DC" w:rsidRDefault="00327630" w:rsidP="00064D5C">
            <w:pPr>
              <w:pStyle w:val="NoSpacing"/>
              <w:rPr>
                <w:i/>
                <w:iCs/>
              </w:rPr>
            </w:pPr>
            <w:r w:rsidRPr="002923FD">
              <w:t>Page Title</w:t>
            </w:r>
          </w:p>
        </w:tc>
        <w:tc>
          <w:tcPr>
            <w:tcW w:w="1701" w:type="dxa"/>
          </w:tcPr>
          <w:p w14:paraId="227316E0" w14:textId="77777777" w:rsidR="00327630" w:rsidRPr="00901608" w:rsidRDefault="00327630" w:rsidP="00064D5C">
            <w:pPr>
              <w:pStyle w:val="NoSpacing"/>
            </w:pPr>
            <w:r w:rsidRPr="002923FD">
              <w:t>Page Title</w:t>
            </w:r>
          </w:p>
        </w:tc>
        <w:tc>
          <w:tcPr>
            <w:tcW w:w="2147" w:type="dxa"/>
          </w:tcPr>
          <w:p w14:paraId="344157E8" w14:textId="77777777" w:rsidR="00327630" w:rsidRPr="00901608" w:rsidRDefault="00327630" w:rsidP="00064D5C">
            <w:pPr>
              <w:pStyle w:val="NoSpacing"/>
            </w:pPr>
          </w:p>
        </w:tc>
        <w:tc>
          <w:tcPr>
            <w:tcW w:w="3685" w:type="dxa"/>
          </w:tcPr>
          <w:p w14:paraId="49D63287" w14:textId="77777777" w:rsidR="00327630" w:rsidRPr="0060678B" w:rsidRDefault="00327630" w:rsidP="00064D5C">
            <w:pPr>
              <w:pStyle w:val="NoSpacing"/>
            </w:pPr>
            <w:r w:rsidRPr="002923FD">
              <w:t>Display</w:t>
            </w:r>
            <w:r>
              <w:t>s</w:t>
            </w:r>
            <w:r w:rsidRPr="002923FD">
              <w:t xml:space="preserve"> the Security </w:t>
            </w:r>
            <w:r>
              <w:t>t</w:t>
            </w:r>
            <w:r w:rsidRPr="002923FD">
              <w:t>ype</w:t>
            </w:r>
            <w:r>
              <w:t xml:space="preserve"> and Issue code of the syndication </w:t>
            </w:r>
            <w:r w:rsidRPr="002923FD">
              <w:t xml:space="preserve">as </w:t>
            </w:r>
            <w:r>
              <w:t>“{issueCode}</w:t>
            </w:r>
            <w:r w:rsidRPr="002923FD">
              <w:t xml:space="preserve"> </w:t>
            </w:r>
            <w:r w:rsidRPr="0060678B">
              <w:t>·</w:t>
            </w:r>
          </w:p>
          <w:p w14:paraId="395D3751" w14:textId="77777777" w:rsidR="00327630" w:rsidRDefault="00327630" w:rsidP="00064D5C">
            <w:pPr>
              <w:pStyle w:val="NoSpacing"/>
            </w:pPr>
            <w:r>
              <w:t xml:space="preserve">{tenor} </w:t>
            </w:r>
            <w:r w:rsidRPr="008B592A">
              <w:t>·</w:t>
            </w:r>
            <w:r>
              <w:t xml:space="preserve"> {securityType} ({newReopen})</w:t>
            </w:r>
            <w:r w:rsidRPr="008B592A">
              <w:t>·</w:t>
            </w:r>
            <w:r>
              <w:t xml:space="preserve"> </w:t>
            </w:r>
            <w:r w:rsidRPr="008B592A">
              <w:t>·</w:t>
            </w:r>
            <w:r>
              <w:t xml:space="preserve"> {sgsType}”</w:t>
            </w:r>
          </w:p>
          <w:p w14:paraId="481FE2D6" w14:textId="77777777" w:rsidR="00327630" w:rsidRDefault="00327630" w:rsidP="00064D5C">
            <w:pPr>
              <w:pStyle w:val="NoSpacing"/>
            </w:pPr>
          </w:p>
          <w:p w14:paraId="0A4DFF5E" w14:textId="77777777" w:rsidR="00327630" w:rsidRPr="0060678B" w:rsidRDefault="00327630" w:rsidP="00064D5C">
            <w:pPr>
              <w:pStyle w:val="NoSpacing"/>
            </w:pPr>
            <w:r>
              <w:t>e.g.</w:t>
            </w:r>
            <w:r w:rsidRPr="002923FD">
              <w:t xml:space="preserve"> "</w:t>
            </w:r>
            <w:r w:rsidRPr="008B592A">
              <w:t>N525100T</w:t>
            </w:r>
            <w:r w:rsidRPr="0060678B">
              <w:t>·</w:t>
            </w:r>
          </w:p>
          <w:p w14:paraId="6D4A6188" w14:textId="77777777" w:rsidR="00327630" w:rsidRPr="00901608" w:rsidRDefault="00327630" w:rsidP="00064D5C">
            <w:pPr>
              <w:pStyle w:val="NoSpacing"/>
            </w:pPr>
            <w:r>
              <w:t xml:space="preserve">5-year </w:t>
            </w:r>
            <w:r w:rsidRPr="008B592A">
              <w:t>·</w:t>
            </w:r>
            <w:r>
              <w:t xml:space="preserve"> SGS Bonds (Re-open)</w:t>
            </w:r>
            <w:r w:rsidRPr="008B592A">
              <w:t xml:space="preserve"> ·</w:t>
            </w:r>
            <w:r>
              <w:t xml:space="preserve"> SGS (MD)</w:t>
            </w:r>
            <w:r w:rsidRPr="002923FD">
              <w:t>"</w:t>
            </w:r>
          </w:p>
          <w:p w14:paraId="598C9AF0" w14:textId="77777777" w:rsidR="00327630" w:rsidRPr="00901608" w:rsidRDefault="00327630" w:rsidP="00064D5C">
            <w:pPr>
              <w:pStyle w:val="NoSpacing"/>
            </w:pPr>
          </w:p>
        </w:tc>
      </w:tr>
      <w:tr w:rsidR="00327630" w:rsidRPr="007C7C7F" w14:paraId="6E18E987" w14:textId="77777777" w:rsidTr="00064D5C">
        <w:tc>
          <w:tcPr>
            <w:tcW w:w="562" w:type="dxa"/>
          </w:tcPr>
          <w:p w14:paraId="3D45BC75" w14:textId="77777777" w:rsidR="00327630" w:rsidRPr="007C7C7F" w:rsidRDefault="00327630" w:rsidP="00064D5C">
            <w:pPr>
              <w:pStyle w:val="NoSpacing"/>
            </w:pPr>
            <w:r>
              <w:rPr>
                <w:rFonts w:cstheme="minorHAnsi"/>
              </w:rPr>
              <w:t>2</w:t>
            </w:r>
          </w:p>
        </w:tc>
        <w:tc>
          <w:tcPr>
            <w:tcW w:w="2248" w:type="dxa"/>
          </w:tcPr>
          <w:p w14:paraId="375BAE7F" w14:textId="77777777" w:rsidR="00327630" w:rsidRPr="004B15DC" w:rsidRDefault="00327630" w:rsidP="00064D5C">
            <w:pPr>
              <w:pStyle w:val="NoSpacing"/>
              <w:rPr>
                <w:i/>
                <w:iCs/>
              </w:rPr>
            </w:pPr>
            <w:r>
              <w:t>Status</w:t>
            </w:r>
          </w:p>
        </w:tc>
        <w:tc>
          <w:tcPr>
            <w:tcW w:w="1701" w:type="dxa"/>
          </w:tcPr>
          <w:p w14:paraId="53420E62" w14:textId="77777777" w:rsidR="00327630" w:rsidRPr="00901608" w:rsidRDefault="00327630" w:rsidP="00064D5C">
            <w:pPr>
              <w:pStyle w:val="NoSpacing"/>
            </w:pPr>
            <w:r>
              <w:t>Status Pill Indicator</w:t>
            </w:r>
          </w:p>
        </w:tc>
        <w:tc>
          <w:tcPr>
            <w:tcW w:w="2147" w:type="dxa"/>
          </w:tcPr>
          <w:p w14:paraId="282EB40C" w14:textId="77777777" w:rsidR="00327630" w:rsidRPr="00901608" w:rsidRDefault="00327630" w:rsidP="00064D5C">
            <w:pPr>
              <w:pStyle w:val="NoSpacing"/>
            </w:pPr>
          </w:p>
        </w:tc>
        <w:tc>
          <w:tcPr>
            <w:tcW w:w="3685" w:type="dxa"/>
          </w:tcPr>
          <w:p w14:paraId="22BE0029" w14:textId="77777777" w:rsidR="00327630" w:rsidRPr="00901608" w:rsidRDefault="00327630" w:rsidP="00064D5C">
            <w:pPr>
              <w:pStyle w:val="NoSpacing"/>
            </w:pPr>
            <w:r w:rsidRPr="002923FD">
              <w:t>Display</w:t>
            </w:r>
            <w:r>
              <w:t>s</w:t>
            </w:r>
            <w:r w:rsidRPr="002923FD">
              <w:t xml:space="preserve"> the </w:t>
            </w:r>
            <w:r>
              <w:t>s</w:t>
            </w:r>
            <w:r w:rsidRPr="002923FD">
              <w:t xml:space="preserve">tatus of the </w:t>
            </w:r>
            <w:r>
              <w:t>announcement</w:t>
            </w:r>
            <w:r w:rsidRPr="002923FD">
              <w:t>.</w:t>
            </w:r>
            <w:r>
              <w:t xml:space="preserve"> </w:t>
            </w:r>
            <w:r w:rsidRPr="002923FD">
              <w:t xml:space="preserve">For example, </w:t>
            </w:r>
            <w:r>
              <w:rPr>
                <w:noProof/>
              </w:rPr>
              <w:t xml:space="preserve"> </w:t>
            </w:r>
            <w:r w:rsidRPr="00CD7345">
              <w:rPr>
                <w:noProof/>
              </w:rPr>
              <w:drawing>
                <wp:inline distT="0" distB="0" distL="0" distR="0" wp14:anchorId="213203F0" wp14:editId="5F0F2D94">
                  <wp:extent cx="597529" cy="160137"/>
                  <wp:effectExtent l="0" t="0" r="0" b="0"/>
                  <wp:docPr id="2097697966" name="Picture 2097697966" descr="A grey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697966" name="Picture 2097697966" descr="A grey and black text&#10;&#10;AI-generated content may be incorrect."/>
                          <pic:cNvPicPr/>
                        </pic:nvPicPr>
                        <pic:blipFill>
                          <a:blip r:embed="rId36"/>
                          <a:stretch>
                            <a:fillRect/>
                          </a:stretch>
                        </pic:blipFill>
                        <pic:spPr>
                          <a:xfrm>
                            <a:off x="0" y="0"/>
                            <a:ext cx="641205" cy="171842"/>
                          </a:xfrm>
                          <a:prstGeom prst="rect">
                            <a:avLst/>
                          </a:prstGeom>
                        </pic:spPr>
                      </pic:pic>
                    </a:graphicData>
                  </a:graphic>
                </wp:inline>
              </w:drawing>
            </w:r>
            <w:r w:rsidRPr="002923FD">
              <w:t>.</w:t>
            </w:r>
          </w:p>
        </w:tc>
      </w:tr>
      <w:tr w:rsidR="00FA38DE" w:rsidRPr="007C7C7F" w14:paraId="556E5046" w14:textId="77777777" w:rsidTr="00064D5C">
        <w:tc>
          <w:tcPr>
            <w:tcW w:w="562" w:type="dxa"/>
          </w:tcPr>
          <w:p w14:paraId="54CF8DF6" w14:textId="15E52FEB" w:rsidR="00FA38DE" w:rsidRDefault="00FA38DE" w:rsidP="00FA38DE">
            <w:pPr>
              <w:pStyle w:val="NoSpacing"/>
              <w:rPr>
                <w:rFonts w:cstheme="minorHAnsi"/>
              </w:rPr>
            </w:pPr>
            <w:r>
              <w:rPr>
                <w:rFonts w:cstheme="minorHAnsi"/>
              </w:rPr>
              <w:t>3</w:t>
            </w:r>
          </w:p>
        </w:tc>
        <w:tc>
          <w:tcPr>
            <w:tcW w:w="2248" w:type="dxa"/>
          </w:tcPr>
          <w:p w14:paraId="398603C3" w14:textId="146C07AA" w:rsidR="00FA38DE" w:rsidRDefault="00FA38DE" w:rsidP="00FA38DE">
            <w:pPr>
              <w:pStyle w:val="NoSpacing"/>
            </w:pPr>
            <w:r>
              <w:t>Header Action Buttons</w:t>
            </w:r>
          </w:p>
        </w:tc>
        <w:tc>
          <w:tcPr>
            <w:tcW w:w="1701" w:type="dxa"/>
          </w:tcPr>
          <w:p w14:paraId="654B312B" w14:textId="0F6ECE91" w:rsidR="00FA38DE" w:rsidRDefault="00FA38DE" w:rsidP="00FA38DE">
            <w:pPr>
              <w:pStyle w:val="NoSpacing"/>
            </w:pPr>
            <w:r>
              <w:t>Button Group</w:t>
            </w:r>
          </w:p>
        </w:tc>
        <w:tc>
          <w:tcPr>
            <w:tcW w:w="2147" w:type="dxa"/>
          </w:tcPr>
          <w:p w14:paraId="10AA3CF4" w14:textId="77777777" w:rsidR="00FA38DE" w:rsidRPr="00901608" w:rsidRDefault="00FA38DE" w:rsidP="00FA38DE">
            <w:pPr>
              <w:pStyle w:val="NoSpacing"/>
            </w:pPr>
          </w:p>
        </w:tc>
        <w:tc>
          <w:tcPr>
            <w:tcW w:w="3685" w:type="dxa"/>
          </w:tcPr>
          <w:p w14:paraId="6DF1198E" w14:textId="42AB2E2C" w:rsidR="00FA38DE" w:rsidRPr="002923FD" w:rsidRDefault="00A568C6" w:rsidP="00FA38DE">
            <w:pPr>
              <w:pStyle w:val="NoSpacing"/>
            </w:pPr>
            <w:r w:rsidRPr="00A568C6">
              <w:t>Button availability is conditional based on the current state</w:t>
            </w:r>
            <w:r>
              <w:t xml:space="preserve"> of the syndication allotment</w:t>
            </w:r>
            <w:r w:rsidRPr="00A568C6">
              <w:t>. Refer to the relevant use cases for specific button configurations. No buttons are universally available across all states.</w:t>
            </w:r>
          </w:p>
        </w:tc>
      </w:tr>
    </w:tbl>
    <w:p w14:paraId="0E5D15E9" w14:textId="12F6CA51" w:rsidR="00327630" w:rsidRPr="007D7B67" w:rsidRDefault="00BB1777" w:rsidP="00327630">
      <w:pPr>
        <w:pStyle w:val="Caption"/>
      </w:pPr>
      <w:r>
        <w:t xml:space="preserve">Table </w:t>
      </w:r>
      <w:r>
        <w:fldChar w:fldCharType="begin"/>
      </w:r>
      <w:r>
        <w:instrText xml:space="preserve"> SEQ Table \* ARABIC </w:instrText>
      </w:r>
      <w:r>
        <w:fldChar w:fldCharType="separate"/>
      </w:r>
      <w:r w:rsidR="001108F9">
        <w:rPr>
          <w:noProof/>
        </w:rPr>
        <w:t>26</w:t>
      </w:r>
      <w:r>
        <w:fldChar w:fldCharType="end"/>
      </w:r>
      <w:r>
        <w:t xml:space="preserve">: </w:t>
      </w:r>
      <w:r w:rsidR="00327630">
        <w:t>Page Header Screen Elements</w:t>
      </w:r>
    </w:p>
    <w:p w14:paraId="241E4A70" w14:textId="77777777" w:rsidR="00327630" w:rsidRDefault="00327630" w:rsidP="00327630">
      <w:pPr>
        <w:pStyle w:val="Heading4"/>
      </w:pPr>
      <w:r>
        <w:t>Sub-Header</w:t>
      </w:r>
    </w:p>
    <w:tbl>
      <w:tblPr>
        <w:tblStyle w:val="TableGrid"/>
        <w:tblW w:w="0" w:type="auto"/>
        <w:tblLook w:val="04A0" w:firstRow="1" w:lastRow="0" w:firstColumn="1" w:lastColumn="0" w:noHBand="0" w:noVBand="1"/>
      </w:tblPr>
      <w:tblGrid>
        <w:gridCol w:w="562"/>
        <w:gridCol w:w="2248"/>
        <w:gridCol w:w="1701"/>
        <w:gridCol w:w="2147"/>
        <w:gridCol w:w="3685"/>
      </w:tblGrid>
      <w:tr w:rsidR="00327630" w:rsidRPr="007C7C7F" w14:paraId="72A4EB56" w14:textId="77777777" w:rsidTr="00064D5C">
        <w:tc>
          <w:tcPr>
            <w:tcW w:w="562" w:type="dxa"/>
            <w:shd w:val="clear" w:color="auto" w:fill="E7E6E6" w:themeFill="background2"/>
          </w:tcPr>
          <w:p w14:paraId="391A6668" w14:textId="77777777" w:rsidR="00327630" w:rsidRPr="007D7B67" w:rsidRDefault="00327630" w:rsidP="00064D5C">
            <w:pPr>
              <w:pStyle w:val="NoSpacing"/>
              <w:jc w:val="center"/>
              <w:rPr>
                <w:b/>
                <w:bCs/>
              </w:rPr>
            </w:pPr>
            <w:r w:rsidRPr="007D7B67">
              <w:rPr>
                <w:rFonts w:cstheme="minorHAnsi"/>
                <w:b/>
                <w:bCs/>
              </w:rPr>
              <w:t>S/N</w:t>
            </w:r>
          </w:p>
        </w:tc>
        <w:tc>
          <w:tcPr>
            <w:tcW w:w="2248" w:type="dxa"/>
            <w:shd w:val="clear" w:color="auto" w:fill="E7E6E6" w:themeFill="background2"/>
          </w:tcPr>
          <w:p w14:paraId="44D774B4" w14:textId="77777777" w:rsidR="00327630" w:rsidRPr="007D7B67" w:rsidRDefault="00327630" w:rsidP="00064D5C">
            <w:pPr>
              <w:pStyle w:val="NoSpacing"/>
              <w:jc w:val="center"/>
              <w:rPr>
                <w:b/>
                <w:bCs/>
              </w:rPr>
            </w:pPr>
            <w:r w:rsidRPr="007D7B67">
              <w:rPr>
                <w:rFonts w:cstheme="minorHAnsi"/>
                <w:b/>
                <w:bCs/>
              </w:rPr>
              <w:t>Name</w:t>
            </w:r>
          </w:p>
        </w:tc>
        <w:tc>
          <w:tcPr>
            <w:tcW w:w="1701" w:type="dxa"/>
            <w:shd w:val="clear" w:color="auto" w:fill="E7E6E6" w:themeFill="background2"/>
          </w:tcPr>
          <w:p w14:paraId="18A4FDD3" w14:textId="77777777" w:rsidR="00327630" w:rsidRPr="007D7B67" w:rsidRDefault="00327630" w:rsidP="00064D5C">
            <w:pPr>
              <w:pStyle w:val="TableHeading"/>
              <w:jc w:val="center"/>
              <w:rPr>
                <w:rFonts w:asciiTheme="minorHAnsi" w:hAnsiTheme="minorHAnsi" w:cstheme="minorHAnsi"/>
                <w:bCs/>
              </w:rPr>
            </w:pPr>
            <w:r w:rsidRPr="007D7B67">
              <w:rPr>
                <w:rFonts w:asciiTheme="minorHAnsi" w:hAnsiTheme="minorHAnsi" w:cstheme="minorHAnsi"/>
                <w:bCs/>
              </w:rPr>
              <w:t>Type</w:t>
            </w:r>
          </w:p>
          <w:p w14:paraId="0CAA58BA" w14:textId="77777777" w:rsidR="00327630" w:rsidRPr="007D7B67" w:rsidRDefault="00327630" w:rsidP="00064D5C">
            <w:pPr>
              <w:pStyle w:val="NoSpacing"/>
              <w:jc w:val="center"/>
              <w:rPr>
                <w:b/>
                <w:bCs/>
              </w:rPr>
            </w:pPr>
            <w:r w:rsidRPr="007D7B67">
              <w:rPr>
                <w:rFonts w:cstheme="minorHAnsi"/>
                <w:b/>
                <w:bCs/>
              </w:rPr>
              <w:t>(Max Length)</w:t>
            </w:r>
          </w:p>
        </w:tc>
        <w:tc>
          <w:tcPr>
            <w:tcW w:w="2147" w:type="dxa"/>
            <w:shd w:val="clear" w:color="auto" w:fill="E7E6E6" w:themeFill="background2"/>
          </w:tcPr>
          <w:p w14:paraId="7E1A9F93" w14:textId="77777777" w:rsidR="00327630" w:rsidRPr="007D7B67" w:rsidRDefault="00327630" w:rsidP="00064D5C">
            <w:pPr>
              <w:pStyle w:val="NoSpacing"/>
              <w:jc w:val="center"/>
              <w:rPr>
                <w:b/>
                <w:bCs/>
              </w:rPr>
            </w:pPr>
            <w:r w:rsidRPr="007D7B67">
              <w:rPr>
                <w:rFonts w:cstheme="minorHAnsi"/>
                <w:b/>
                <w:bCs/>
              </w:rPr>
              <w:t>Validation Rules</w:t>
            </w:r>
          </w:p>
        </w:tc>
        <w:tc>
          <w:tcPr>
            <w:tcW w:w="3685" w:type="dxa"/>
            <w:shd w:val="clear" w:color="auto" w:fill="E7E6E6" w:themeFill="background2"/>
          </w:tcPr>
          <w:p w14:paraId="5E68B998" w14:textId="77777777" w:rsidR="00327630" w:rsidRPr="007D7B67" w:rsidRDefault="00327630" w:rsidP="00064D5C">
            <w:pPr>
              <w:pStyle w:val="NoSpacing"/>
              <w:jc w:val="center"/>
              <w:rPr>
                <w:rFonts w:cstheme="minorHAnsi"/>
                <w:b/>
                <w:bCs/>
              </w:rPr>
            </w:pPr>
            <w:r>
              <w:rPr>
                <w:rFonts w:cstheme="minorHAnsi"/>
                <w:b/>
                <w:bCs/>
              </w:rPr>
              <w:t>Remarks</w:t>
            </w:r>
          </w:p>
        </w:tc>
      </w:tr>
      <w:tr w:rsidR="00327630" w:rsidRPr="007C7C7F" w14:paraId="0DE9FA51" w14:textId="77777777" w:rsidTr="00064D5C">
        <w:tc>
          <w:tcPr>
            <w:tcW w:w="562" w:type="dxa"/>
          </w:tcPr>
          <w:p w14:paraId="3BE52A65" w14:textId="77777777" w:rsidR="00327630" w:rsidRPr="007C7C7F" w:rsidRDefault="00327630" w:rsidP="00064D5C">
            <w:pPr>
              <w:pStyle w:val="NoSpacing"/>
            </w:pPr>
            <w:r>
              <w:t>1</w:t>
            </w:r>
          </w:p>
        </w:tc>
        <w:tc>
          <w:tcPr>
            <w:tcW w:w="2248" w:type="dxa"/>
          </w:tcPr>
          <w:p w14:paraId="61982ABF" w14:textId="77777777" w:rsidR="00327630" w:rsidRPr="007C7C7F" w:rsidRDefault="00327630" w:rsidP="00064D5C">
            <w:pPr>
              <w:pStyle w:val="NoSpacing"/>
            </w:pPr>
            <w:r>
              <w:t>ISIN code</w:t>
            </w:r>
          </w:p>
        </w:tc>
        <w:tc>
          <w:tcPr>
            <w:tcW w:w="1701" w:type="dxa"/>
          </w:tcPr>
          <w:p w14:paraId="25ACDB39" w14:textId="77777777" w:rsidR="00327630" w:rsidRPr="00901608" w:rsidRDefault="00327630" w:rsidP="00064D5C">
            <w:pPr>
              <w:pStyle w:val="NoSpacing"/>
            </w:pPr>
            <w:r>
              <w:t>Label</w:t>
            </w:r>
          </w:p>
        </w:tc>
        <w:tc>
          <w:tcPr>
            <w:tcW w:w="2147" w:type="dxa"/>
          </w:tcPr>
          <w:p w14:paraId="7362DA84" w14:textId="77777777" w:rsidR="00327630" w:rsidRPr="00901608" w:rsidRDefault="00327630" w:rsidP="00064D5C">
            <w:pPr>
              <w:pStyle w:val="NoSpacing"/>
            </w:pPr>
          </w:p>
        </w:tc>
        <w:tc>
          <w:tcPr>
            <w:tcW w:w="3685" w:type="dxa"/>
          </w:tcPr>
          <w:p w14:paraId="3265FEBA" w14:textId="2AD5A250" w:rsidR="00327630" w:rsidRPr="00901608" w:rsidRDefault="00327630" w:rsidP="00064D5C">
            <w:pPr>
              <w:pStyle w:val="NoSpacing"/>
            </w:pPr>
          </w:p>
        </w:tc>
      </w:tr>
      <w:tr w:rsidR="00327630" w:rsidRPr="007C7C7F" w14:paraId="533F1EDE" w14:textId="77777777" w:rsidTr="00064D5C">
        <w:tc>
          <w:tcPr>
            <w:tcW w:w="562" w:type="dxa"/>
          </w:tcPr>
          <w:p w14:paraId="6434B99C" w14:textId="77777777" w:rsidR="00327630" w:rsidRDefault="00327630" w:rsidP="00064D5C">
            <w:pPr>
              <w:pStyle w:val="NoSpacing"/>
              <w:rPr>
                <w:rFonts w:cstheme="minorHAnsi"/>
              </w:rPr>
            </w:pPr>
            <w:r>
              <w:rPr>
                <w:rFonts w:cstheme="minorHAnsi"/>
              </w:rPr>
              <w:t>2</w:t>
            </w:r>
          </w:p>
        </w:tc>
        <w:tc>
          <w:tcPr>
            <w:tcW w:w="2248" w:type="dxa"/>
          </w:tcPr>
          <w:p w14:paraId="55C17AC0" w14:textId="77777777" w:rsidR="00327630" w:rsidRPr="002923FD" w:rsidRDefault="00327630" w:rsidP="00064D5C">
            <w:pPr>
              <w:pStyle w:val="NoSpacing"/>
            </w:pPr>
            <w:r>
              <w:t>Public offer period</w:t>
            </w:r>
          </w:p>
        </w:tc>
        <w:tc>
          <w:tcPr>
            <w:tcW w:w="1701" w:type="dxa"/>
          </w:tcPr>
          <w:p w14:paraId="7A8EF2DC" w14:textId="77777777" w:rsidR="00327630" w:rsidRPr="002923FD" w:rsidRDefault="00327630" w:rsidP="00064D5C">
            <w:pPr>
              <w:pStyle w:val="NoSpacing"/>
            </w:pPr>
            <w:r>
              <w:t>Label</w:t>
            </w:r>
          </w:p>
        </w:tc>
        <w:tc>
          <w:tcPr>
            <w:tcW w:w="2147" w:type="dxa"/>
          </w:tcPr>
          <w:p w14:paraId="5907DD54" w14:textId="77777777" w:rsidR="00327630" w:rsidRPr="002923FD" w:rsidRDefault="00327630" w:rsidP="00064D5C">
            <w:pPr>
              <w:pStyle w:val="NoSpacing"/>
            </w:pPr>
          </w:p>
        </w:tc>
        <w:tc>
          <w:tcPr>
            <w:tcW w:w="3685" w:type="dxa"/>
          </w:tcPr>
          <w:p w14:paraId="1DC2BFA7" w14:textId="60C0A3AD" w:rsidR="00327630" w:rsidRDefault="00327630" w:rsidP="00064D5C">
            <w:pPr>
              <w:pStyle w:val="NoSpacing"/>
            </w:pPr>
          </w:p>
        </w:tc>
      </w:tr>
      <w:tr w:rsidR="00327630" w:rsidRPr="007C7C7F" w14:paraId="43C13469" w14:textId="77777777" w:rsidTr="00064D5C">
        <w:tc>
          <w:tcPr>
            <w:tcW w:w="562" w:type="dxa"/>
          </w:tcPr>
          <w:p w14:paraId="37900324" w14:textId="77777777" w:rsidR="00327630" w:rsidRDefault="00327630" w:rsidP="00064D5C">
            <w:pPr>
              <w:pStyle w:val="NoSpacing"/>
              <w:rPr>
                <w:rFonts w:cstheme="minorHAnsi"/>
              </w:rPr>
            </w:pPr>
            <w:r>
              <w:rPr>
                <w:rFonts w:cstheme="minorHAnsi"/>
              </w:rPr>
              <w:t>3</w:t>
            </w:r>
          </w:p>
        </w:tc>
        <w:tc>
          <w:tcPr>
            <w:tcW w:w="2248" w:type="dxa"/>
          </w:tcPr>
          <w:p w14:paraId="2AD54369" w14:textId="77777777" w:rsidR="00327630" w:rsidRPr="002923FD" w:rsidRDefault="00327630" w:rsidP="00064D5C">
            <w:pPr>
              <w:pStyle w:val="NoSpacing"/>
            </w:pPr>
            <w:r>
              <w:t>Allotment date</w:t>
            </w:r>
          </w:p>
        </w:tc>
        <w:tc>
          <w:tcPr>
            <w:tcW w:w="1701" w:type="dxa"/>
          </w:tcPr>
          <w:p w14:paraId="5287E9FC" w14:textId="77777777" w:rsidR="00327630" w:rsidRPr="002923FD" w:rsidRDefault="00327630" w:rsidP="00064D5C">
            <w:pPr>
              <w:pStyle w:val="NoSpacing"/>
            </w:pPr>
            <w:r w:rsidRPr="008A36E3">
              <w:t>Label</w:t>
            </w:r>
          </w:p>
        </w:tc>
        <w:tc>
          <w:tcPr>
            <w:tcW w:w="2147" w:type="dxa"/>
          </w:tcPr>
          <w:p w14:paraId="43285664" w14:textId="77777777" w:rsidR="00327630" w:rsidRPr="002923FD" w:rsidRDefault="00327630" w:rsidP="00064D5C">
            <w:pPr>
              <w:pStyle w:val="NoSpacing"/>
            </w:pPr>
          </w:p>
        </w:tc>
        <w:tc>
          <w:tcPr>
            <w:tcW w:w="3685" w:type="dxa"/>
          </w:tcPr>
          <w:p w14:paraId="7D871F1A" w14:textId="5954066A" w:rsidR="00327630" w:rsidRDefault="00327630" w:rsidP="00064D5C">
            <w:pPr>
              <w:pStyle w:val="NoSpacing"/>
            </w:pPr>
          </w:p>
        </w:tc>
      </w:tr>
      <w:tr w:rsidR="00327630" w:rsidRPr="007C7C7F" w14:paraId="1CAEB8B5" w14:textId="77777777" w:rsidTr="00064D5C">
        <w:trPr>
          <w:trHeight w:val="718"/>
        </w:trPr>
        <w:tc>
          <w:tcPr>
            <w:tcW w:w="562" w:type="dxa"/>
          </w:tcPr>
          <w:p w14:paraId="660485AC" w14:textId="77777777" w:rsidR="00327630" w:rsidRDefault="00327630" w:rsidP="00064D5C">
            <w:pPr>
              <w:pStyle w:val="NoSpacing"/>
              <w:rPr>
                <w:rFonts w:cstheme="minorHAnsi"/>
              </w:rPr>
            </w:pPr>
            <w:r>
              <w:rPr>
                <w:rFonts w:cstheme="minorHAnsi"/>
              </w:rPr>
              <w:t>4</w:t>
            </w:r>
          </w:p>
        </w:tc>
        <w:tc>
          <w:tcPr>
            <w:tcW w:w="2248" w:type="dxa"/>
          </w:tcPr>
          <w:p w14:paraId="5688F60B" w14:textId="77777777" w:rsidR="00327630" w:rsidRPr="002923FD" w:rsidRDefault="00327630" w:rsidP="00064D5C">
            <w:pPr>
              <w:pStyle w:val="NoSpacing"/>
            </w:pPr>
            <w:r>
              <w:t xml:space="preserve">Issue date </w:t>
            </w:r>
          </w:p>
        </w:tc>
        <w:tc>
          <w:tcPr>
            <w:tcW w:w="1701" w:type="dxa"/>
          </w:tcPr>
          <w:p w14:paraId="5F53E6AD" w14:textId="77777777" w:rsidR="00327630" w:rsidRPr="002923FD" w:rsidRDefault="00327630" w:rsidP="00064D5C">
            <w:pPr>
              <w:pStyle w:val="NoSpacing"/>
            </w:pPr>
            <w:r w:rsidRPr="008A36E3">
              <w:t>Label</w:t>
            </w:r>
          </w:p>
        </w:tc>
        <w:tc>
          <w:tcPr>
            <w:tcW w:w="2147" w:type="dxa"/>
          </w:tcPr>
          <w:p w14:paraId="30C55D28" w14:textId="77777777" w:rsidR="00327630" w:rsidRPr="002923FD" w:rsidRDefault="00327630" w:rsidP="00064D5C">
            <w:pPr>
              <w:pStyle w:val="NoSpacing"/>
            </w:pPr>
          </w:p>
        </w:tc>
        <w:tc>
          <w:tcPr>
            <w:tcW w:w="3685" w:type="dxa"/>
          </w:tcPr>
          <w:p w14:paraId="1E9386FF" w14:textId="0786FB82" w:rsidR="00327630" w:rsidRDefault="00327630" w:rsidP="00064D5C"/>
        </w:tc>
      </w:tr>
      <w:tr w:rsidR="00327630" w:rsidRPr="007C7C7F" w14:paraId="1BCAF645" w14:textId="77777777" w:rsidTr="00064D5C">
        <w:tc>
          <w:tcPr>
            <w:tcW w:w="562" w:type="dxa"/>
          </w:tcPr>
          <w:p w14:paraId="75F0C9F3" w14:textId="77777777" w:rsidR="00327630" w:rsidRDefault="00327630" w:rsidP="00064D5C">
            <w:pPr>
              <w:pStyle w:val="NoSpacing"/>
              <w:rPr>
                <w:rFonts w:cstheme="minorHAnsi"/>
              </w:rPr>
            </w:pPr>
            <w:r>
              <w:rPr>
                <w:rFonts w:cstheme="minorHAnsi"/>
              </w:rPr>
              <w:t>5</w:t>
            </w:r>
          </w:p>
        </w:tc>
        <w:tc>
          <w:tcPr>
            <w:tcW w:w="2248" w:type="dxa"/>
          </w:tcPr>
          <w:p w14:paraId="31805315" w14:textId="77777777" w:rsidR="00327630" w:rsidRPr="002923FD" w:rsidRDefault="00327630" w:rsidP="00064D5C">
            <w:pPr>
              <w:pStyle w:val="NoSpacing"/>
            </w:pPr>
            <w:r>
              <w:t xml:space="preserve">Maturity date </w:t>
            </w:r>
          </w:p>
        </w:tc>
        <w:tc>
          <w:tcPr>
            <w:tcW w:w="1701" w:type="dxa"/>
          </w:tcPr>
          <w:p w14:paraId="2300245F" w14:textId="77777777" w:rsidR="00327630" w:rsidRPr="002923FD" w:rsidRDefault="00327630" w:rsidP="00064D5C">
            <w:pPr>
              <w:pStyle w:val="NoSpacing"/>
            </w:pPr>
            <w:r w:rsidRPr="008A36E3">
              <w:t>Label</w:t>
            </w:r>
          </w:p>
        </w:tc>
        <w:tc>
          <w:tcPr>
            <w:tcW w:w="2147" w:type="dxa"/>
          </w:tcPr>
          <w:p w14:paraId="57801EE3" w14:textId="77777777" w:rsidR="00327630" w:rsidRPr="002923FD" w:rsidRDefault="00327630" w:rsidP="00064D5C">
            <w:pPr>
              <w:pStyle w:val="NoSpacing"/>
            </w:pPr>
          </w:p>
        </w:tc>
        <w:tc>
          <w:tcPr>
            <w:tcW w:w="3685" w:type="dxa"/>
          </w:tcPr>
          <w:p w14:paraId="692DC427" w14:textId="606B6C63" w:rsidR="00327630" w:rsidRDefault="00327630" w:rsidP="00064D5C">
            <w:pPr>
              <w:pStyle w:val="NoSpacing"/>
            </w:pPr>
          </w:p>
        </w:tc>
      </w:tr>
      <w:tr w:rsidR="00327630" w:rsidRPr="007C7C7F" w14:paraId="2925FFF6" w14:textId="77777777" w:rsidTr="00064D5C">
        <w:tc>
          <w:tcPr>
            <w:tcW w:w="562" w:type="dxa"/>
          </w:tcPr>
          <w:p w14:paraId="54567055" w14:textId="77777777" w:rsidR="00327630" w:rsidRDefault="00327630" w:rsidP="00064D5C">
            <w:pPr>
              <w:pStyle w:val="NoSpacing"/>
              <w:rPr>
                <w:rFonts w:cstheme="minorHAnsi"/>
              </w:rPr>
            </w:pPr>
            <w:r>
              <w:rPr>
                <w:rFonts w:cstheme="minorHAnsi"/>
              </w:rPr>
              <w:t>6</w:t>
            </w:r>
          </w:p>
        </w:tc>
        <w:tc>
          <w:tcPr>
            <w:tcW w:w="2248" w:type="dxa"/>
          </w:tcPr>
          <w:p w14:paraId="132060B9" w14:textId="77777777" w:rsidR="00327630" w:rsidRDefault="00327630" w:rsidP="00064D5C">
            <w:pPr>
              <w:pStyle w:val="NoSpacing"/>
            </w:pPr>
            <w:r>
              <w:t>Issue size</w:t>
            </w:r>
          </w:p>
        </w:tc>
        <w:tc>
          <w:tcPr>
            <w:tcW w:w="1701" w:type="dxa"/>
          </w:tcPr>
          <w:p w14:paraId="5C2B45A3" w14:textId="77777777" w:rsidR="00327630" w:rsidRDefault="00327630" w:rsidP="00064D5C">
            <w:pPr>
              <w:pStyle w:val="NoSpacing"/>
            </w:pPr>
            <w:r w:rsidRPr="008A36E3">
              <w:t>Label</w:t>
            </w:r>
          </w:p>
        </w:tc>
        <w:tc>
          <w:tcPr>
            <w:tcW w:w="2147" w:type="dxa"/>
          </w:tcPr>
          <w:p w14:paraId="031B7368" w14:textId="77777777" w:rsidR="00327630" w:rsidRPr="001E3A39" w:rsidRDefault="00327630" w:rsidP="00064D5C">
            <w:pPr>
              <w:pStyle w:val="NoSpacing"/>
              <w:rPr>
                <w:u w:val="single"/>
              </w:rPr>
            </w:pPr>
          </w:p>
        </w:tc>
        <w:tc>
          <w:tcPr>
            <w:tcW w:w="3685" w:type="dxa"/>
          </w:tcPr>
          <w:p w14:paraId="4F27138E" w14:textId="1429FAB8" w:rsidR="00327630" w:rsidRDefault="00327630" w:rsidP="00064D5C">
            <w:pPr>
              <w:pStyle w:val="NoSpacing"/>
            </w:pPr>
          </w:p>
        </w:tc>
      </w:tr>
      <w:tr w:rsidR="00327630" w:rsidRPr="007C7C7F" w14:paraId="2F09A97F" w14:textId="77777777" w:rsidTr="00064D5C">
        <w:tc>
          <w:tcPr>
            <w:tcW w:w="562" w:type="dxa"/>
          </w:tcPr>
          <w:p w14:paraId="31D954E3" w14:textId="77777777" w:rsidR="00327630" w:rsidRDefault="00327630" w:rsidP="00064D5C">
            <w:pPr>
              <w:pStyle w:val="NoSpacing"/>
              <w:rPr>
                <w:rFonts w:cstheme="minorHAnsi"/>
              </w:rPr>
            </w:pPr>
            <w:r>
              <w:rPr>
                <w:rFonts w:cstheme="minorHAnsi"/>
              </w:rPr>
              <w:t>7</w:t>
            </w:r>
          </w:p>
        </w:tc>
        <w:tc>
          <w:tcPr>
            <w:tcW w:w="2248" w:type="dxa"/>
          </w:tcPr>
          <w:p w14:paraId="799A5E1B" w14:textId="77777777" w:rsidR="00327630" w:rsidRPr="002923FD" w:rsidRDefault="00327630" w:rsidP="00064D5C">
            <w:pPr>
              <w:pStyle w:val="NoSpacing"/>
            </w:pPr>
            <w:r>
              <w:t>Yield (%)</w:t>
            </w:r>
          </w:p>
        </w:tc>
        <w:tc>
          <w:tcPr>
            <w:tcW w:w="1701" w:type="dxa"/>
          </w:tcPr>
          <w:p w14:paraId="32192340" w14:textId="77777777" w:rsidR="00327630" w:rsidRPr="002923FD" w:rsidRDefault="00327630" w:rsidP="00064D5C">
            <w:pPr>
              <w:pStyle w:val="NoSpacing"/>
            </w:pPr>
            <w:r w:rsidRPr="008A36E3">
              <w:t>Label</w:t>
            </w:r>
          </w:p>
        </w:tc>
        <w:tc>
          <w:tcPr>
            <w:tcW w:w="2147" w:type="dxa"/>
          </w:tcPr>
          <w:p w14:paraId="096A2864" w14:textId="77777777" w:rsidR="00327630" w:rsidRPr="002923FD" w:rsidRDefault="00327630" w:rsidP="00064D5C">
            <w:pPr>
              <w:pStyle w:val="NoSpacing"/>
            </w:pPr>
          </w:p>
        </w:tc>
        <w:tc>
          <w:tcPr>
            <w:tcW w:w="3685" w:type="dxa"/>
          </w:tcPr>
          <w:p w14:paraId="489C4B83" w14:textId="298415C6" w:rsidR="00327630" w:rsidRDefault="00327630" w:rsidP="00064D5C"/>
        </w:tc>
      </w:tr>
      <w:tr w:rsidR="00327630" w:rsidRPr="007C7C7F" w14:paraId="0613FA16" w14:textId="77777777" w:rsidTr="00064D5C">
        <w:tc>
          <w:tcPr>
            <w:tcW w:w="562" w:type="dxa"/>
          </w:tcPr>
          <w:p w14:paraId="20B83CDD" w14:textId="77777777" w:rsidR="00327630" w:rsidRDefault="00327630" w:rsidP="00064D5C">
            <w:pPr>
              <w:pStyle w:val="NoSpacing"/>
              <w:rPr>
                <w:rFonts w:cstheme="minorHAnsi"/>
              </w:rPr>
            </w:pPr>
            <w:r>
              <w:rPr>
                <w:rFonts w:cstheme="minorHAnsi"/>
              </w:rPr>
              <w:t>8</w:t>
            </w:r>
          </w:p>
        </w:tc>
        <w:tc>
          <w:tcPr>
            <w:tcW w:w="2248" w:type="dxa"/>
          </w:tcPr>
          <w:p w14:paraId="5703A7F3" w14:textId="77777777" w:rsidR="00327630" w:rsidRPr="002923FD" w:rsidRDefault="00327630" w:rsidP="00064D5C">
            <w:pPr>
              <w:pStyle w:val="NoSpacing"/>
            </w:pPr>
            <w:r>
              <w:t>Price</w:t>
            </w:r>
          </w:p>
        </w:tc>
        <w:tc>
          <w:tcPr>
            <w:tcW w:w="1701" w:type="dxa"/>
          </w:tcPr>
          <w:p w14:paraId="424F01EC" w14:textId="77777777" w:rsidR="00327630" w:rsidRPr="002923FD" w:rsidRDefault="00327630" w:rsidP="00064D5C">
            <w:pPr>
              <w:pStyle w:val="NoSpacing"/>
            </w:pPr>
            <w:r w:rsidRPr="008A36E3">
              <w:t>Label</w:t>
            </w:r>
          </w:p>
        </w:tc>
        <w:tc>
          <w:tcPr>
            <w:tcW w:w="2147" w:type="dxa"/>
          </w:tcPr>
          <w:p w14:paraId="6C09A31B" w14:textId="77777777" w:rsidR="00327630" w:rsidRPr="009E10CA" w:rsidRDefault="00327630" w:rsidP="00064D5C">
            <w:pPr>
              <w:pStyle w:val="NoSpacing"/>
              <w:rPr>
                <w:rFonts w:cstheme="minorHAnsi"/>
              </w:rPr>
            </w:pPr>
          </w:p>
        </w:tc>
        <w:tc>
          <w:tcPr>
            <w:tcW w:w="3685" w:type="dxa"/>
          </w:tcPr>
          <w:p w14:paraId="48C343FC" w14:textId="4B4417DC" w:rsidR="00327630" w:rsidRPr="00D21CAF" w:rsidRDefault="00327630" w:rsidP="00064D5C">
            <w:pPr>
              <w:rPr>
                <w:rFonts w:cstheme="minorHAnsi"/>
              </w:rPr>
            </w:pPr>
          </w:p>
        </w:tc>
      </w:tr>
      <w:tr w:rsidR="00327630" w:rsidRPr="007C7C7F" w14:paraId="45CA3752" w14:textId="77777777" w:rsidTr="00064D5C">
        <w:tc>
          <w:tcPr>
            <w:tcW w:w="562" w:type="dxa"/>
          </w:tcPr>
          <w:p w14:paraId="476DC1CF" w14:textId="77777777" w:rsidR="00327630" w:rsidRDefault="00327630" w:rsidP="00064D5C">
            <w:pPr>
              <w:pStyle w:val="NoSpacing"/>
              <w:rPr>
                <w:rFonts w:cstheme="minorHAnsi"/>
              </w:rPr>
            </w:pPr>
            <w:r>
              <w:rPr>
                <w:rFonts w:cstheme="minorHAnsi"/>
              </w:rPr>
              <w:t>9</w:t>
            </w:r>
          </w:p>
        </w:tc>
        <w:tc>
          <w:tcPr>
            <w:tcW w:w="2248" w:type="dxa"/>
          </w:tcPr>
          <w:p w14:paraId="58B0F54B" w14:textId="77777777" w:rsidR="00327630" w:rsidRDefault="00327630" w:rsidP="00064D5C">
            <w:pPr>
              <w:pStyle w:val="NoSpacing"/>
            </w:pPr>
            <w:r>
              <w:t>Coupon rate (%)</w:t>
            </w:r>
          </w:p>
        </w:tc>
        <w:tc>
          <w:tcPr>
            <w:tcW w:w="1701" w:type="dxa"/>
          </w:tcPr>
          <w:p w14:paraId="17BF28F2" w14:textId="77777777" w:rsidR="00327630" w:rsidRDefault="00327630" w:rsidP="00064D5C">
            <w:pPr>
              <w:pStyle w:val="NoSpacing"/>
              <w:rPr>
                <w:rFonts w:cstheme="minorHAnsi"/>
              </w:rPr>
            </w:pPr>
            <w:r w:rsidRPr="008A36E3">
              <w:t>Label</w:t>
            </w:r>
          </w:p>
        </w:tc>
        <w:tc>
          <w:tcPr>
            <w:tcW w:w="2147" w:type="dxa"/>
          </w:tcPr>
          <w:p w14:paraId="1B929891" w14:textId="77777777" w:rsidR="00327630" w:rsidRPr="001E3A39" w:rsidRDefault="00327630" w:rsidP="00064D5C">
            <w:pPr>
              <w:pStyle w:val="NoSpacing"/>
              <w:rPr>
                <w:u w:val="single"/>
              </w:rPr>
            </w:pPr>
          </w:p>
        </w:tc>
        <w:tc>
          <w:tcPr>
            <w:tcW w:w="3685" w:type="dxa"/>
          </w:tcPr>
          <w:p w14:paraId="57251CAF" w14:textId="0E541EFA" w:rsidR="00327630" w:rsidRPr="002923FD" w:rsidRDefault="00327630" w:rsidP="00064D5C">
            <w:pPr>
              <w:pStyle w:val="NoSpacing"/>
              <w:rPr>
                <w:rFonts w:cstheme="minorHAnsi"/>
              </w:rPr>
            </w:pPr>
          </w:p>
        </w:tc>
      </w:tr>
      <w:tr w:rsidR="00066F36" w:rsidRPr="007C7C7F" w14:paraId="5AA12871" w14:textId="77777777" w:rsidTr="00064D5C">
        <w:tc>
          <w:tcPr>
            <w:tcW w:w="562" w:type="dxa"/>
          </w:tcPr>
          <w:p w14:paraId="0443D5B8" w14:textId="5B54646C" w:rsidR="00066F36" w:rsidRDefault="00F4468C" w:rsidP="00066F36">
            <w:pPr>
              <w:pStyle w:val="NoSpacing"/>
              <w:rPr>
                <w:rFonts w:cstheme="minorHAnsi"/>
              </w:rPr>
            </w:pPr>
            <w:r>
              <w:rPr>
                <w:rFonts w:cstheme="minorHAnsi"/>
              </w:rPr>
              <w:t>10</w:t>
            </w:r>
          </w:p>
        </w:tc>
        <w:tc>
          <w:tcPr>
            <w:tcW w:w="2248" w:type="dxa"/>
          </w:tcPr>
          <w:p w14:paraId="396AB64E" w14:textId="74DE8B2B" w:rsidR="00066F36" w:rsidRDefault="00066F36" w:rsidP="00066F36">
            <w:pPr>
              <w:pStyle w:val="NoSpacing"/>
            </w:pPr>
            <w:r>
              <w:t>Progress Indicator</w:t>
            </w:r>
          </w:p>
        </w:tc>
        <w:tc>
          <w:tcPr>
            <w:tcW w:w="1701" w:type="dxa"/>
          </w:tcPr>
          <w:p w14:paraId="4DE0AC98" w14:textId="188DEBCE" w:rsidR="00066F36" w:rsidRPr="008A36E3" w:rsidRDefault="00066F36" w:rsidP="00066F36">
            <w:pPr>
              <w:pStyle w:val="NoSpacing"/>
            </w:pPr>
            <w:r>
              <w:t>Progress Indicator</w:t>
            </w:r>
          </w:p>
        </w:tc>
        <w:tc>
          <w:tcPr>
            <w:tcW w:w="2147" w:type="dxa"/>
          </w:tcPr>
          <w:p w14:paraId="3F4A3064" w14:textId="77777777" w:rsidR="00066F36" w:rsidRPr="001E3A39" w:rsidRDefault="00066F36" w:rsidP="00066F36">
            <w:pPr>
              <w:pStyle w:val="NoSpacing"/>
              <w:rPr>
                <w:u w:val="single"/>
              </w:rPr>
            </w:pPr>
          </w:p>
        </w:tc>
        <w:tc>
          <w:tcPr>
            <w:tcW w:w="3685" w:type="dxa"/>
          </w:tcPr>
          <w:p w14:paraId="5811B2DE" w14:textId="77777777" w:rsidR="00066F36" w:rsidRDefault="00066F36" w:rsidP="00066F36">
            <w:pPr>
              <w:pStyle w:val="NoSpacing"/>
            </w:pPr>
            <w:r>
              <w:t>Displays the following steps:</w:t>
            </w:r>
          </w:p>
          <w:p w14:paraId="3A07CA23" w14:textId="351B22A8" w:rsidR="00066F36" w:rsidRDefault="00066F36" w:rsidP="00066F36">
            <w:pPr>
              <w:pStyle w:val="ListParagraph"/>
            </w:pPr>
            <w:r>
              <w:t>Public offer</w:t>
            </w:r>
          </w:p>
          <w:p w14:paraId="57E2723C" w14:textId="52D0886D" w:rsidR="00066F36" w:rsidRDefault="00066F36" w:rsidP="00066F36">
            <w:pPr>
              <w:pStyle w:val="ListParagraph"/>
            </w:pPr>
            <w:r>
              <w:t>Placement tranche upload</w:t>
            </w:r>
          </w:p>
          <w:p w14:paraId="2545599D" w14:textId="2C87FA70" w:rsidR="00066F36" w:rsidRDefault="00066F36" w:rsidP="00066F36">
            <w:pPr>
              <w:pStyle w:val="ListParagraph"/>
            </w:pPr>
            <w:r>
              <w:lastRenderedPageBreak/>
              <w:t>Result release</w:t>
            </w:r>
          </w:p>
          <w:p w14:paraId="1C2F38C2" w14:textId="3A4BC9DE" w:rsidR="00066F36" w:rsidRPr="002923FD" w:rsidRDefault="00066F36" w:rsidP="00066F36">
            <w:pPr>
              <w:pStyle w:val="NoSpacing"/>
              <w:rPr>
                <w:rFonts w:cstheme="minorHAnsi"/>
              </w:rPr>
            </w:pPr>
            <w:r>
              <w:t xml:space="preserve">Refer to </w:t>
            </w:r>
            <w:r w:rsidRPr="00C96648">
              <w:rPr>
                <w:i/>
                <w:iCs/>
              </w:rPr>
              <w:t>MAS_OMEGA – Functional Specifications Document (Common Functions)</w:t>
            </w:r>
            <w:r>
              <w:rPr>
                <w:i/>
                <w:iCs/>
              </w:rPr>
              <w:t>.docx</w:t>
            </w:r>
            <w:r>
              <w:t xml:space="preserve"> for the behaviour of a progress indicator.</w:t>
            </w:r>
          </w:p>
        </w:tc>
      </w:tr>
    </w:tbl>
    <w:p w14:paraId="79B92525" w14:textId="79463E2C" w:rsidR="00327630" w:rsidRDefault="00327630" w:rsidP="00327630">
      <w:pPr>
        <w:pStyle w:val="Caption"/>
      </w:pPr>
      <w:r>
        <w:lastRenderedPageBreak/>
        <w:t xml:space="preserve">Table 7: </w:t>
      </w:r>
      <w:r w:rsidR="00BB1777">
        <w:t>Sub-Header</w:t>
      </w:r>
      <w:r>
        <w:t xml:space="preserve"> Screen Elements</w:t>
      </w:r>
    </w:p>
    <w:p w14:paraId="4ED2ECE8" w14:textId="77777777" w:rsidR="00327630" w:rsidRDefault="00327630" w:rsidP="00327630">
      <w:pPr>
        <w:pStyle w:val="Heading4"/>
      </w:pPr>
      <w:r>
        <w:t>Submission History</w:t>
      </w:r>
    </w:p>
    <w:p w14:paraId="0CD772DA" w14:textId="77777777" w:rsidR="00327630" w:rsidRPr="00474AFC" w:rsidRDefault="00327630" w:rsidP="00327630">
      <w:r>
        <w:t xml:space="preserve">Refer to </w:t>
      </w:r>
      <w:r w:rsidRPr="00C96648">
        <w:rPr>
          <w:i/>
          <w:iCs/>
        </w:rPr>
        <w:t>MAS_OMEGA – Functional Specifications Document (Common Functions)</w:t>
      </w:r>
      <w:r>
        <w:rPr>
          <w:i/>
          <w:iCs/>
        </w:rPr>
        <w:t>.docx</w:t>
      </w:r>
      <w:r>
        <w:t xml:space="preserve"> for the screen elements used and its functionalities.</w:t>
      </w:r>
    </w:p>
    <w:p w14:paraId="405DBE42" w14:textId="3B91EC7B" w:rsidR="00327630" w:rsidRDefault="00281204" w:rsidP="00327630">
      <w:pPr>
        <w:pStyle w:val="Heading4"/>
      </w:pPr>
      <w:r>
        <w:t>Overall Allotment</w:t>
      </w:r>
    </w:p>
    <w:p w14:paraId="128CC18D" w14:textId="5D63991C" w:rsidR="00B43E4E" w:rsidRDefault="00B43E4E" w:rsidP="00B43E4E">
      <w:r>
        <w:t xml:space="preserve">This section is only visible if the status of “Pending verification”, “Pending Publication” and “Published”. </w:t>
      </w:r>
    </w:p>
    <w:p w14:paraId="5AFD2D12" w14:textId="5687AEE7" w:rsidR="006A1D1E" w:rsidRPr="00B43E4E" w:rsidRDefault="006A1D1E" w:rsidP="00B43E4E">
      <w:r>
        <w:t>The values in this section should reference the combined values of the retail and placement tranches.</w:t>
      </w:r>
    </w:p>
    <w:tbl>
      <w:tblPr>
        <w:tblStyle w:val="TableGrid"/>
        <w:tblW w:w="0" w:type="auto"/>
        <w:tblLook w:val="04A0" w:firstRow="1" w:lastRow="0" w:firstColumn="1" w:lastColumn="0" w:noHBand="0" w:noVBand="1"/>
      </w:tblPr>
      <w:tblGrid>
        <w:gridCol w:w="561"/>
        <w:gridCol w:w="2141"/>
        <w:gridCol w:w="1947"/>
        <w:gridCol w:w="2009"/>
        <w:gridCol w:w="4132"/>
      </w:tblGrid>
      <w:tr w:rsidR="00327630" w:rsidRPr="007C7C7F" w14:paraId="330BD334" w14:textId="77777777" w:rsidTr="00064D5C">
        <w:tc>
          <w:tcPr>
            <w:tcW w:w="561" w:type="dxa"/>
            <w:shd w:val="clear" w:color="auto" w:fill="E7E6E6" w:themeFill="background2"/>
          </w:tcPr>
          <w:p w14:paraId="6758B221" w14:textId="77777777" w:rsidR="00327630" w:rsidRPr="007D7B67" w:rsidRDefault="00327630" w:rsidP="00064D5C">
            <w:pPr>
              <w:pStyle w:val="NoSpacing"/>
              <w:jc w:val="center"/>
              <w:rPr>
                <w:b/>
                <w:bCs/>
              </w:rPr>
            </w:pPr>
            <w:r w:rsidRPr="007D7B67">
              <w:rPr>
                <w:rFonts w:cstheme="minorHAnsi"/>
                <w:b/>
                <w:bCs/>
              </w:rPr>
              <w:t>S/N</w:t>
            </w:r>
          </w:p>
        </w:tc>
        <w:tc>
          <w:tcPr>
            <w:tcW w:w="2141" w:type="dxa"/>
            <w:shd w:val="clear" w:color="auto" w:fill="E7E6E6" w:themeFill="background2"/>
          </w:tcPr>
          <w:p w14:paraId="50B6991E" w14:textId="77777777" w:rsidR="00327630" w:rsidRPr="007D7B67" w:rsidRDefault="00327630" w:rsidP="00064D5C">
            <w:pPr>
              <w:pStyle w:val="NoSpacing"/>
              <w:jc w:val="center"/>
              <w:rPr>
                <w:b/>
                <w:bCs/>
              </w:rPr>
            </w:pPr>
            <w:r w:rsidRPr="007D7B67">
              <w:rPr>
                <w:rFonts w:cstheme="minorHAnsi"/>
                <w:b/>
                <w:bCs/>
              </w:rPr>
              <w:t>Name</w:t>
            </w:r>
          </w:p>
        </w:tc>
        <w:tc>
          <w:tcPr>
            <w:tcW w:w="1947" w:type="dxa"/>
            <w:shd w:val="clear" w:color="auto" w:fill="E7E6E6" w:themeFill="background2"/>
          </w:tcPr>
          <w:p w14:paraId="081CFAC7" w14:textId="77777777" w:rsidR="00327630" w:rsidRPr="007D7B67" w:rsidRDefault="00327630" w:rsidP="00064D5C">
            <w:pPr>
              <w:pStyle w:val="TableHeading"/>
              <w:jc w:val="center"/>
              <w:rPr>
                <w:rFonts w:asciiTheme="minorHAnsi" w:hAnsiTheme="minorHAnsi" w:cstheme="minorHAnsi"/>
                <w:bCs/>
              </w:rPr>
            </w:pPr>
            <w:r w:rsidRPr="007D7B67">
              <w:rPr>
                <w:rFonts w:asciiTheme="minorHAnsi" w:hAnsiTheme="minorHAnsi" w:cstheme="minorHAnsi"/>
                <w:bCs/>
              </w:rPr>
              <w:t>Type</w:t>
            </w:r>
          </w:p>
          <w:p w14:paraId="5ACD66D4" w14:textId="77777777" w:rsidR="00327630" w:rsidRPr="007D7B67" w:rsidRDefault="00327630" w:rsidP="00064D5C">
            <w:pPr>
              <w:pStyle w:val="NoSpacing"/>
              <w:jc w:val="center"/>
              <w:rPr>
                <w:b/>
                <w:bCs/>
              </w:rPr>
            </w:pPr>
            <w:r w:rsidRPr="007D7B67">
              <w:rPr>
                <w:rFonts w:cstheme="minorHAnsi"/>
                <w:b/>
                <w:bCs/>
              </w:rPr>
              <w:t>(Max Length)</w:t>
            </w:r>
          </w:p>
        </w:tc>
        <w:tc>
          <w:tcPr>
            <w:tcW w:w="2009" w:type="dxa"/>
            <w:shd w:val="clear" w:color="auto" w:fill="E7E6E6" w:themeFill="background2"/>
          </w:tcPr>
          <w:p w14:paraId="14EEB83F" w14:textId="77777777" w:rsidR="00327630" w:rsidRPr="007D7B67" w:rsidRDefault="00327630" w:rsidP="00064D5C">
            <w:pPr>
              <w:pStyle w:val="NoSpacing"/>
              <w:jc w:val="center"/>
              <w:rPr>
                <w:b/>
                <w:bCs/>
              </w:rPr>
            </w:pPr>
            <w:r w:rsidRPr="007D7B67">
              <w:rPr>
                <w:rFonts w:cstheme="minorHAnsi"/>
                <w:b/>
                <w:bCs/>
              </w:rPr>
              <w:t>Validation Rules</w:t>
            </w:r>
          </w:p>
        </w:tc>
        <w:tc>
          <w:tcPr>
            <w:tcW w:w="4132" w:type="dxa"/>
            <w:shd w:val="clear" w:color="auto" w:fill="E7E6E6" w:themeFill="background2"/>
          </w:tcPr>
          <w:p w14:paraId="251F0B93" w14:textId="77777777" w:rsidR="00327630" w:rsidRPr="007D7B67" w:rsidRDefault="00327630" w:rsidP="00064D5C">
            <w:pPr>
              <w:pStyle w:val="NoSpacing"/>
              <w:jc w:val="center"/>
              <w:rPr>
                <w:rFonts w:cstheme="minorHAnsi"/>
                <w:b/>
                <w:bCs/>
              </w:rPr>
            </w:pPr>
            <w:r>
              <w:rPr>
                <w:rFonts w:cstheme="minorHAnsi"/>
                <w:b/>
                <w:bCs/>
              </w:rPr>
              <w:t>Remarks</w:t>
            </w:r>
          </w:p>
        </w:tc>
      </w:tr>
      <w:tr w:rsidR="00327630" w:rsidRPr="007C7C7F" w14:paraId="7620EA97" w14:textId="77777777" w:rsidTr="00064D5C">
        <w:tc>
          <w:tcPr>
            <w:tcW w:w="561" w:type="dxa"/>
          </w:tcPr>
          <w:p w14:paraId="67B252B2" w14:textId="77777777" w:rsidR="00327630" w:rsidRPr="007C7C7F" w:rsidRDefault="00327630" w:rsidP="00064D5C">
            <w:pPr>
              <w:pStyle w:val="NoSpacing"/>
            </w:pPr>
            <w:r>
              <w:t>1</w:t>
            </w:r>
          </w:p>
        </w:tc>
        <w:tc>
          <w:tcPr>
            <w:tcW w:w="2141" w:type="dxa"/>
          </w:tcPr>
          <w:p w14:paraId="3F1B6A94" w14:textId="6BB5BB04" w:rsidR="00327630" w:rsidRPr="007C7C7F" w:rsidRDefault="00425355" w:rsidP="00064D5C">
            <w:pPr>
              <w:pStyle w:val="NoSpacing"/>
            </w:pPr>
            <w:r>
              <w:t>Total amount offered</w:t>
            </w:r>
          </w:p>
        </w:tc>
        <w:tc>
          <w:tcPr>
            <w:tcW w:w="1947" w:type="dxa"/>
          </w:tcPr>
          <w:p w14:paraId="19D48988" w14:textId="6E4725BA" w:rsidR="00327630" w:rsidRPr="00901608" w:rsidRDefault="00425355" w:rsidP="00064D5C">
            <w:pPr>
              <w:pStyle w:val="NoSpacing"/>
            </w:pPr>
            <w:r>
              <w:rPr>
                <w:rFonts w:cstheme="minorHAnsi"/>
              </w:rPr>
              <w:t>Label</w:t>
            </w:r>
          </w:p>
        </w:tc>
        <w:tc>
          <w:tcPr>
            <w:tcW w:w="2009" w:type="dxa"/>
          </w:tcPr>
          <w:p w14:paraId="09ACF11D" w14:textId="77777777" w:rsidR="00327630" w:rsidRPr="00901608" w:rsidRDefault="00327630" w:rsidP="00064D5C">
            <w:pPr>
              <w:pStyle w:val="NoSpacing"/>
            </w:pPr>
          </w:p>
        </w:tc>
        <w:tc>
          <w:tcPr>
            <w:tcW w:w="4132" w:type="dxa"/>
          </w:tcPr>
          <w:p w14:paraId="3C752BDF" w14:textId="3A7F4456" w:rsidR="00327630" w:rsidRPr="00901608" w:rsidRDefault="00327630" w:rsidP="00064D5C">
            <w:pPr>
              <w:pStyle w:val="NoSpacing"/>
            </w:pPr>
          </w:p>
        </w:tc>
      </w:tr>
      <w:tr w:rsidR="00327630" w:rsidRPr="007C7C7F" w14:paraId="266CCA55" w14:textId="77777777" w:rsidTr="00064D5C">
        <w:tc>
          <w:tcPr>
            <w:tcW w:w="561" w:type="dxa"/>
          </w:tcPr>
          <w:p w14:paraId="67D4A83A" w14:textId="77777777" w:rsidR="00327630" w:rsidRPr="007C7C7F" w:rsidRDefault="00327630" w:rsidP="00064D5C">
            <w:pPr>
              <w:pStyle w:val="NoSpacing"/>
            </w:pPr>
            <w:r>
              <w:t>2</w:t>
            </w:r>
          </w:p>
        </w:tc>
        <w:tc>
          <w:tcPr>
            <w:tcW w:w="2141" w:type="dxa"/>
          </w:tcPr>
          <w:p w14:paraId="64469F32" w14:textId="3F6D6325" w:rsidR="00327630" w:rsidRPr="007C7C7F" w:rsidRDefault="00327630" w:rsidP="00064D5C">
            <w:pPr>
              <w:pStyle w:val="NoSpacing"/>
            </w:pPr>
            <w:r>
              <w:rPr>
                <w:rFonts w:cstheme="minorHAnsi"/>
              </w:rPr>
              <w:t xml:space="preserve">Total amount applied </w:t>
            </w:r>
          </w:p>
        </w:tc>
        <w:tc>
          <w:tcPr>
            <w:tcW w:w="1947" w:type="dxa"/>
          </w:tcPr>
          <w:p w14:paraId="79A6C0E1" w14:textId="58398691" w:rsidR="00327630" w:rsidRPr="00901608" w:rsidRDefault="00425355" w:rsidP="00064D5C">
            <w:pPr>
              <w:pStyle w:val="NoSpacing"/>
            </w:pPr>
            <w:r>
              <w:rPr>
                <w:rFonts w:cstheme="minorHAnsi"/>
              </w:rPr>
              <w:t>Label</w:t>
            </w:r>
          </w:p>
        </w:tc>
        <w:tc>
          <w:tcPr>
            <w:tcW w:w="2009" w:type="dxa"/>
          </w:tcPr>
          <w:p w14:paraId="4BB7F66F" w14:textId="5116A43C" w:rsidR="00327630" w:rsidRPr="00901608" w:rsidRDefault="00327630" w:rsidP="00064D5C">
            <w:pPr>
              <w:pStyle w:val="NoSpacing"/>
            </w:pPr>
          </w:p>
        </w:tc>
        <w:tc>
          <w:tcPr>
            <w:tcW w:w="4132" w:type="dxa"/>
          </w:tcPr>
          <w:p w14:paraId="6B75EF5E" w14:textId="31EC4B6F" w:rsidR="00327630" w:rsidRPr="00901608" w:rsidRDefault="00327630" w:rsidP="00064D5C">
            <w:pPr>
              <w:pStyle w:val="NoSpacing"/>
            </w:pPr>
          </w:p>
        </w:tc>
      </w:tr>
      <w:tr w:rsidR="00425355" w:rsidRPr="007C7C7F" w14:paraId="13863182" w14:textId="77777777" w:rsidTr="00064D5C">
        <w:tc>
          <w:tcPr>
            <w:tcW w:w="561" w:type="dxa"/>
          </w:tcPr>
          <w:p w14:paraId="369AE8FC" w14:textId="77777777" w:rsidR="00425355" w:rsidRDefault="00425355" w:rsidP="00425355">
            <w:pPr>
              <w:pStyle w:val="NoSpacing"/>
            </w:pPr>
            <w:r>
              <w:t>3</w:t>
            </w:r>
          </w:p>
        </w:tc>
        <w:tc>
          <w:tcPr>
            <w:tcW w:w="2141" w:type="dxa"/>
          </w:tcPr>
          <w:p w14:paraId="6FE8D7AC" w14:textId="71F4014F" w:rsidR="00425355" w:rsidRDefault="00425355" w:rsidP="00425355">
            <w:pPr>
              <w:pStyle w:val="NoSpacing"/>
              <w:rPr>
                <w:rFonts w:cstheme="minorHAnsi"/>
              </w:rPr>
            </w:pPr>
            <w:r>
              <w:rPr>
                <w:rFonts w:cstheme="minorHAnsi"/>
              </w:rPr>
              <w:t>Total amount allotted</w:t>
            </w:r>
          </w:p>
        </w:tc>
        <w:tc>
          <w:tcPr>
            <w:tcW w:w="1947" w:type="dxa"/>
          </w:tcPr>
          <w:p w14:paraId="64920CB0" w14:textId="608FF798" w:rsidR="00425355" w:rsidRDefault="00425355" w:rsidP="00425355">
            <w:pPr>
              <w:pStyle w:val="NoSpacing"/>
              <w:rPr>
                <w:rFonts w:cstheme="minorHAnsi"/>
              </w:rPr>
            </w:pPr>
            <w:r>
              <w:rPr>
                <w:rFonts w:cstheme="minorHAnsi"/>
              </w:rPr>
              <w:t>Label</w:t>
            </w:r>
          </w:p>
        </w:tc>
        <w:tc>
          <w:tcPr>
            <w:tcW w:w="2009" w:type="dxa"/>
          </w:tcPr>
          <w:p w14:paraId="4EE981FB" w14:textId="77777777" w:rsidR="00425355" w:rsidRPr="001E3A39" w:rsidRDefault="00425355" w:rsidP="00425355">
            <w:pPr>
              <w:pStyle w:val="NoSpacing"/>
              <w:rPr>
                <w:u w:val="single"/>
              </w:rPr>
            </w:pPr>
          </w:p>
        </w:tc>
        <w:tc>
          <w:tcPr>
            <w:tcW w:w="4132" w:type="dxa"/>
          </w:tcPr>
          <w:p w14:paraId="6F2C5A04" w14:textId="0E1A78C2" w:rsidR="00425355" w:rsidRDefault="00425355" w:rsidP="00425355">
            <w:pPr>
              <w:pStyle w:val="NoSpacing"/>
            </w:pPr>
          </w:p>
        </w:tc>
      </w:tr>
    </w:tbl>
    <w:p w14:paraId="1E260AFD" w14:textId="4F2580D0" w:rsidR="00327630" w:rsidRPr="00BB1777" w:rsidRDefault="00BB1777" w:rsidP="00BB1777">
      <w:pPr>
        <w:jc w:val="center"/>
        <w:rPr>
          <w:b/>
          <w:bCs/>
          <w:sz w:val="20"/>
          <w:szCs w:val="20"/>
        </w:rPr>
      </w:pPr>
      <w:r w:rsidRPr="00BB1777">
        <w:rPr>
          <w:b/>
          <w:bCs/>
          <w:sz w:val="20"/>
          <w:szCs w:val="20"/>
        </w:rPr>
        <w:t xml:space="preserve">Table </w:t>
      </w:r>
      <w:r w:rsidRPr="00BB1777">
        <w:rPr>
          <w:b/>
          <w:bCs/>
          <w:sz w:val="20"/>
          <w:szCs w:val="20"/>
        </w:rPr>
        <w:fldChar w:fldCharType="begin"/>
      </w:r>
      <w:r w:rsidRPr="00BB1777">
        <w:rPr>
          <w:b/>
          <w:bCs/>
          <w:sz w:val="20"/>
          <w:szCs w:val="20"/>
        </w:rPr>
        <w:instrText xml:space="preserve"> SEQ Table \* ARABIC </w:instrText>
      </w:r>
      <w:r w:rsidRPr="00BB1777">
        <w:rPr>
          <w:b/>
          <w:bCs/>
          <w:sz w:val="20"/>
          <w:szCs w:val="20"/>
        </w:rPr>
        <w:fldChar w:fldCharType="separate"/>
      </w:r>
      <w:r w:rsidR="001108F9">
        <w:rPr>
          <w:b/>
          <w:bCs/>
          <w:noProof/>
          <w:sz w:val="20"/>
          <w:szCs w:val="20"/>
        </w:rPr>
        <w:t>27</w:t>
      </w:r>
      <w:r w:rsidRPr="00BB1777">
        <w:rPr>
          <w:b/>
          <w:bCs/>
          <w:sz w:val="20"/>
          <w:szCs w:val="20"/>
        </w:rPr>
        <w:fldChar w:fldCharType="end"/>
      </w:r>
      <w:r w:rsidRPr="00BB1777">
        <w:rPr>
          <w:b/>
          <w:bCs/>
          <w:sz w:val="20"/>
          <w:szCs w:val="20"/>
        </w:rPr>
        <w:t>:</w:t>
      </w:r>
      <w:r>
        <w:rPr>
          <w:b/>
          <w:bCs/>
          <w:sz w:val="20"/>
          <w:szCs w:val="20"/>
        </w:rPr>
        <w:t xml:space="preserve"> Overall Allotment Screen Elements</w:t>
      </w:r>
    </w:p>
    <w:p w14:paraId="34805FAE" w14:textId="41A33D22" w:rsidR="00327630" w:rsidRDefault="00281204" w:rsidP="00327630">
      <w:pPr>
        <w:pStyle w:val="Heading4"/>
      </w:pPr>
      <w:r>
        <w:t>Public Offer Results</w:t>
      </w:r>
    </w:p>
    <w:p w14:paraId="0BCB3B12" w14:textId="742482D4" w:rsidR="00B03D0E" w:rsidRDefault="00B03D0E" w:rsidP="00B03D0E">
      <w:r>
        <w:t>This section is only visible if</w:t>
      </w:r>
      <w:r w:rsidR="00F4792A">
        <w:t>:</w:t>
      </w:r>
    </w:p>
    <w:p w14:paraId="42676097" w14:textId="6D2BF533" w:rsidR="00F4792A" w:rsidRPr="00F4792A" w:rsidRDefault="00F4792A" w:rsidP="00F4792A">
      <w:pPr>
        <w:numPr>
          <w:ilvl w:val="0"/>
          <w:numId w:val="30"/>
        </w:numPr>
      </w:pPr>
      <w:r w:rsidRPr="00F4792A">
        <w:t xml:space="preserve">Status is </w:t>
      </w:r>
      <w:r>
        <w:t>“</w:t>
      </w:r>
      <w:r w:rsidRPr="00F4792A">
        <w:t>Pending Verification</w:t>
      </w:r>
      <w:r>
        <w:t>”</w:t>
      </w:r>
      <w:r w:rsidRPr="00F4792A">
        <w:t xml:space="preserve">, </w:t>
      </w:r>
      <w:r>
        <w:t>“</w:t>
      </w:r>
      <w:r w:rsidRPr="00F4792A">
        <w:t>Pending Publication</w:t>
      </w:r>
      <w:r>
        <w:t>”</w:t>
      </w:r>
      <w:r w:rsidRPr="00F4792A">
        <w:t xml:space="preserve">, or </w:t>
      </w:r>
      <w:r>
        <w:t>“</w:t>
      </w:r>
      <w:r w:rsidRPr="00F4792A">
        <w:t>Published</w:t>
      </w:r>
      <w:r>
        <w:t>”</w:t>
      </w:r>
      <w:r w:rsidRPr="00F4792A">
        <w:t>, OR</w:t>
      </w:r>
    </w:p>
    <w:p w14:paraId="00FA8FD0" w14:textId="6AA94B20" w:rsidR="00F4792A" w:rsidRDefault="00F4792A" w:rsidP="00B03D0E">
      <w:pPr>
        <w:numPr>
          <w:ilvl w:val="0"/>
          <w:numId w:val="30"/>
        </w:numPr>
      </w:pPr>
      <w:r>
        <w:t>“</w:t>
      </w:r>
      <w:r w:rsidRPr="00F4792A">
        <w:t>Conduct Retail Outside of OMEGA</w:t>
      </w:r>
      <w:r>
        <w:t xml:space="preserve">” for related syndication details </w:t>
      </w:r>
      <w:r w:rsidRPr="00F4792A">
        <w:t xml:space="preserve">= </w:t>
      </w:r>
      <w:r>
        <w:t>“</w:t>
      </w:r>
      <w:r w:rsidRPr="00F4792A">
        <w:t>Yes</w:t>
      </w:r>
      <w:r>
        <w:t>”</w:t>
      </w:r>
    </w:p>
    <w:p w14:paraId="36D55902" w14:textId="5000A4C0" w:rsidR="00B03D0E" w:rsidRPr="00B03D0E" w:rsidRDefault="00B03D0E" w:rsidP="00B03D0E">
      <w:r>
        <w:t>Though the names of the fields are identical to 2.13.6.5 Overall Allotment, the values in this section should reference the retail allotment data instead of the combined values of the retail and placement tranches.</w:t>
      </w:r>
    </w:p>
    <w:tbl>
      <w:tblPr>
        <w:tblStyle w:val="TableGrid"/>
        <w:tblW w:w="0" w:type="auto"/>
        <w:tblLayout w:type="fixed"/>
        <w:tblLook w:val="04A0" w:firstRow="1" w:lastRow="0" w:firstColumn="1" w:lastColumn="0" w:noHBand="0" w:noVBand="1"/>
      </w:tblPr>
      <w:tblGrid>
        <w:gridCol w:w="560"/>
        <w:gridCol w:w="2251"/>
        <w:gridCol w:w="2004"/>
        <w:gridCol w:w="1843"/>
        <w:gridCol w:w="4132"/>
      </w:tblGrid>
      <w:tr w:rsidR="00327630" w:rsidRPr="007C7C7F" w14:paraId="0475E32B" w14:textId="77777777" w:rsidTr="00064D5C">
        <w:tc>
          <w:tcPr>
            <w:tcW w:w="560" w:type="dxa"/>
            <w:shd w:val="clear" w:color="auto" w:fill="E7E6E6" w:themeFill="background2"/>
          </w:tcPr>
          <w:p w14:paraId="3BE372E6" w14:textId="77777777" w:rsidR="00327630" w:rsidRPr="007D7B67" w:rsidRDefault="00327630" w:rsidP="00064D5C">
            <w:pPr>
              <w:pStyle w:val="NoSpacing"/>
              <w:jc w:val="center"/>
              <w:rPr>
                <w:b/>
                <w:bCs/>
              </w:rPr>
            </w:pPr>
            <w:r w:rsidRPr="007D7B67">
              <w:rPr>
                <w:rFonts w:cstheme="minorHAnsi"/>
                <w:b/>
                <w:bCs/>
              </w:rPr>
              <w:t>S/N</w:t>
            </w:r>
          </w:p>
        </w:tc>
        <w:tc>
          <w:tcPr>
            <w:tcW w:w="2251" w:type="dxa"/>
            <w:shd w:val="clear" w:color="auto" w:fill="E7E6E6" w:themeFill="background2"/>
          </w:tcPr>
          <w:p w14:paraId="1FBBAF7B" w14:textId="77777777" w:rsidR="00327630" w:rsidRPr="007D7B67" w:rsidRDefault="00327630" w:rsidP="00064D5C">
            <w:pPr>
              <w:pStyle w:val="NoSpacing"/>
              <w:jc w:val="center"/>
              <w:rPr>
                <w:b/>
                <w:bCs/>
              </w:rPr>
            </w:pPr>
            <w:r w:rsidRPr="007D7B67">
              <w:rPr>
                <w:rFonts w:cstheme="minorHAnsi"/>
                <w:b/>
                <w:bCs/>
              </w:rPr>
              <w:t>Name</w:t>
            </w:r>
          </w:p>
        </w:tc>
        <w:tc>
          <w:tcPr>
            <w:tcW w:w="2004" w:type="dxa"/>
            <w:shd w:val="clear" w:color="auto" w:fill="E7E6E6" w:themeFill="background2"/>
          </w:tcPr>
          <w:p w14:paraId="7E47D7EC" w14:textId="77777777" w:rsidR="00327630" w:rsidRPr="007D7B67" w:rsidRDefault="00327630" w:rsidP="00064D5C">
            <w:pPr>
              <w:pStyle w:val="TableHeading"/>
              <w:jc w:val="center"/>
              <w:rPr>
                <w:rFonts w:asciiTheme="minorHAnsi" w:hAnsiTheme="minorHAnsi" w:cstheme="minorHAnsi"/>
                <w:bCs/>
              </w:rPr>
            </w:pPr>
            <w:r w:rsidRPr="007D7B67">
              <w:rPr>
                <w:rFonts w:asciiTheme="minorHAnsi" w:hAnsiTheme="minorHAnsi" w:cstheme="minorHAnsi"/>
                <w:bCs/>
              </w:rPr>
              <w:t>Type</w:t>
            </w:r>
          </w:p>
          <w:p w14:paraId="25337B90" w14:textId="77777777" w:rsidR="00327630" w:rsidRPr="007D7B67" w:rsidRDefault="00327630" w:rsidP="00064D5C">
            <w:pPr>
              <w:pStyle w:val="NoSpacing"/>
              <w:jc w:val="center"/>
              <w:rPr>
                <w:b/>
                <w:bCs/>
              </w:rPr>
            </w:pPr>
            <w:r w:rsidRPr="007D7B67">
              <w:rPr>
                <w:rFonts w:cstheme="minorHAnsi"/>
                <w:b/>
                <w:bCs/>
              </w:rPr>
              <w:t>(Max Length)</w:t>
            </w:r>
          </w:p>
        </w:tc>
        <w:tc>
          <w:tcPr>
            <w:tcW w:w="1843" w:type="dxa"/>
            <w:shd w:val="clear" w:color="auto" w:fill="E7E6E6" w:themeFill="background2"/>
          </w:tcPr>
          <w:p w14:paraId="4317FC7C" w14:textId="77777777" w:rsidR="00327630" w:rsidRPr="007D7B67" w:rsidRDefault="00327630" w:rsidP="00064D5C">
            <w:pPr>
              <w:pStyle w:val="NoSpacing"/>
              <w:jc w:val="center"/>
              <w:rPr>
                <w:b/>
                <w:bCs/>
              </w:rPr>
            </w:pPr>
            <w:r w:rsidRPr="007D7B67">
              <w:rPr>
                <w:rFonts w:cstheme="minorHAnsi"/>
                <w:b/>
                <w:bCs/>
              </w:rPr>
              <w:t>Validation Rules</w:t>
            </w:r>
          </w:p>
        </w:tc>
        <w:tc>
          <w:tcPr>
            <w:tcW w:w="4132" w:type="dxa"/>
            <w:shd w:val="clear" w:color="auto" w:fill="E7E6E6" w:themeFill="background2"/>
          </w:tcPr>
          <w:p w14:paraId="0A3DEB3B" w14:textId="77777777" w:rsidR="00327630" w:rsidRPr="007D7B67" w:rsidRDefault="00327630" w:rsidP="00064D5C">
            <w:pPr>
              <w:pStyle w:val="NoSpacing"/>
              <w:jc w:val="center"/>
              <w:rPr>
                <w:rFonts w:cstheme="minorHAnsi"/>
                <w:b/>
                <w:bCs/>
              </w:rPr>
            </w:pPr>
            <w:r>
              <w:rPr>
                <w:rFonts w:cstheme="minorHAnsi"/>
                <w:b/>
                <w:bCs/>
              </w:rPr>
              <w:t>Remarks</w:t>
            </w:r>
          </w:p>
        </w:tc>
      </w:tr>
      <w:tr w:rsidR="00B03D0E" w:rsidRPr="007C7C7F" w14:paraId="201100BC" w14:textId="77777777" w:rsidTr="00064D5C">
        <w:tc>
          <w:tcPr>
            <w:tcW w:w="560" w:type="dxa"/>
          </w:tcPr>
          <w:p w14:paraId="3998ACF5" w14:textId="77777777" w:rsidR="00B03D0E" w:rsidRPr="007C7C7F" w:rsidRDefault="00B03D0E" w:rsidP="00B03D0E">
            <w:pPr>
              <w:pStyle w:val="NoSpacing"/>
            </w:pPr>
            <w:r>
              <w:rPr>
                <w:rFonts w:cstheme="minorHAnsi"/>
              </w:rPr>
              <w:t>1</w:t>
            </w:r>
          </w:p>
        </w:tc>
        <w:tc>
          <w:tcPr>
            <w:tcW w:w="2251" w:type="dxa"/>
          </w:tcPr>
          <w:p w14:paraId="312FFFA8" w14:textId="2DFCDCBB" w:rsidR="00B03D0E" w:rsidRPr="00CE0D19" w:rsidRDefault="00B03D0E" w:rsidP="00B03D0E">
            <w:pPr>
              <w:pStyle w:val="NoSpacing"/>
              <w:jc w:val="left"/>
            </w:pPr>
            <w:r>
              <w:t>Total amount offered</w:t>
            </w:r>
          </w:p>
        </w:tc>
        <w:tc>
          <w:tcPr>
            <w:tcW w:w="2004" w:type="dxa"/>
          </w:tcPr>
          <w:p w14:paraId="6AC94DB5" w14:textId="58ACCBEC" w:rsidR="00B03D0E" w:rsidRPr="00901608" w:rsidRDefault="00B03D0E" w:rsidP="00B03D0E">
            <w:pPr>
              <w:pStyle w:val="NoSpacing"/>
            </w:pPr>
            <w:r>
              <w:rPr>
                <w:rFonts w:cstheme="minorHAnsi"/>
              </w:rPr>
              <w:t>Label</w:t>
            </w:r>
          </w:p>
        </w:tc>
        <w:tc>
          <w:tcPr>
            <w:tcW w:w="1843" w:type="dxa"/>
          </w:tcPr>
          <w:p w14:paraId="47B71822" w14:textId="77777777" w:rsidR="00B03D0E" w:rsidRPr="00901608" w:rsidRDefault="00B03D0E" w:rsidP="00B03D0E">
            <w:pPr>
              <w:pStyle w:val="NoSpacing"/>
            </w:pPr>
          </w:p>
        </w:tc>
        <w:tc>
          <w:tcPr>
            <w:tcW w:w="4132" w:type="dxa"/>
          </w:tcPr>
          <w:p w14:paraId="31E7AE28" w14:textId="691391B6" w:rsidR="00B03D0E" w:rsidRPr="00901608" w:rsidRDefault="00B03D0E" w:rsidP="00B03D0E">
            <w:pPr>
              <w:pStyle w:val="NoSpacing"/>
            </w:pPr>
          </w:p>
        </w:tc>
      </w:tr>
      <w:tr w:rsidR="00B03D0E" w:rsidRPr="007C7C7F" w14:paraId="7352CC6D" w14:textId="77777777" w:rsidTr="00064D5C">
        <w:tc>
          <w:tcPr>
            <w:tcW w:w="560" w:type="dxa"/>
          </w:tcPr>
          <w:p w14:paraId="4755FBB9" w14:textId="77777777" w:rsidR="00B03D0E" w:rsidRPr="007C7C7F" w:rsidRDefault="00B03D0E" w:rsidP="00B03D0E">
            <w:pPr>
              <w:pStyle w:val="NoSpacing"/>
            </w:pPr>
            <w:r>
              <w:rPr>
                <w:rFonts w:cstheme="minorHAnsi"/>
              </w:rPr>
              <w:t>2</w:t>
            </w:r>
          </w:p>
        </w:tc>
        <w:tc>
          <w:tcPr>
            <w:tcW w:w="2251" w:type="dxa"/>
          </w:tcPr>
          <w:p w14:paraId="48A6B05D" w14:textId="538A86F2" w:rsidR="00B03D0E" w:rsidRPr="007C7C7F" w:rsidRDefault="00B03D0E" w:rsidP="00B03D0E">
            <w:pPr>
              <w:pStyle w:val="NoSpacing"/>
            </w:pPr>
            <w:r>
              <w:rPr>
                <w:rFonts w:cstheme="minorHAnsi"/>
              </w:rPr>
              <w:t xml:space="preserve">Total amount applied </w:t>
            </w:r>
          </w:p>
        </w:tc>
        <w:tc>
          <w:tcPr>
            <w:tcW w:w="2004" w:type="dxa"/>
          </w:tcPr>
          <w:p w14:paraId="58102619" w14:textId="0467E3F5" w:rsidR="00B03D0E" w:rsidRPr="00901608" w:rsidRDefault="00B03D0E" w:rsidP="00B03D0E">
            <w:pPr>
              <w:pStyle w:val="NoSpacing"/>
            </w:pPr>
            <w:r>
              <w:rPr>
                <w:rFonts w:cstheme="minorHAnsi"/>
              </w:rPr>
              <w:t>Label</w:t>
            </w:r>
          </w:p>
        </w:tc>
        <w:tc>
          <w:tcPr>
            <w:tcW w:w="1843" w:type="dxa"/>
          </w:tcPr>
          <w:p w14:paraId="7E9275FA" w14:textId="77777777" w:rsidR="00B03D0E" w:rsidRPr="00901608" w:rsidRDefault="00B03D0E" w:rsidP="00B03D0E">
            <w:pPr>
              <w:pStyle w:val="NoSpacing"/>
            </w:pPr>
          </w:p>
        </w:tc>
        <w:tc>
          <w:tcPr>
            <w:tcW w:w="4132" w:type="dxa"/>
          </w:tcPr>
          <w:p w14:paraId="2AE376D6" w14:textId="1F1299A1" w:rsidR="00B03D0E" w:rsidRPr="00901608" w:rsidRDefault="00B03D0E" w:rsidP="00B03D0E">
            <w:pPr>
              <w:pStyle w:val="NoSpacing"/>
            </w:pPr>
          </w:p>
        </w:tc>
      </w:tr>
      <w:tr w:rsidR="00B03D0E" w:rsidRPr="007C7C7F" w14:paraId="0CC85F9A" w14:textId="77777777" w:rsidTr="00064D5C">
        <w:tc>
          <w:tcPr>
            <w:tcW w:w="560" w:type="dxa"/>
          </w:tcPr>
          <w:p w14:paraId="4A7965E3" w14:textId="77777777" w:rsidR="00B03D0E" w:rsidRDefault="00B03D0E" w:rsidP="00B03D0E">
            <w:pPr>
              <w:pStyle w:val="NoSpacing"/>
              <w:rPr>
                <w:rFonts w:cstheme="minorHAnsi"/>
              </w:rPr>
            </w:pPr>
            <w:r>
              <w:rPr>
                <w:rFonts w:cstheme="minorHAnsi"/>
              </w:rPr>
              <w:t>3</w:t>
            </w:r>
          </w:p>
        </w:tc>
        <w:tc>
          <w:tcPr>
            <w:tcW w:w="2251" w:type="dxa"/>
          </w:tcPr>
          <w:p w14:paraId="2E468BB5" w14:textId="28BF2FDD" w:rsidR="00B03D0E" w:rsidRPr="002923FD" w:rsidRDefault="00B03D0E" w:rsidP="00B03D0E">
            <w:pPr>
              <w:pStyle w:val="NoSpacing"/>
            </w:pPr>
            <w:r>
              <w:rPr>
                <w:rFonts w:cstheme="minorHAnsi"/>
              </w:rPr>
              <w:t>Total amount allotted</w:t>
            </w:r>
          </w:p>
        </w:tc>
        <w:tc>
          <w:tcPr>
            <w:tcW w:w="2004" w:type="dxa"/>
          </w:tcPr>
          <w:p w14:paraId="047DEE65" w14:textId="0249BD77" w:rsidR="00B03D0E" w:rsidRPr="002923FD" w:rsidRDefault="00B03D0E" w:rsidP="00B03D0E">
            <w:pPr>
              <w:pStyle w:val="NoSpacing"/>
            </w:pPr>
            <w:r>
              <w:rPr>
                <w:rFonts w:cstheme="minorHAnsi"/>
              </w:rPr>
              <w:t>Label</w:t>
            </w:r>
          </w:p>
        </w:tc>
        <w:tc>
          <w:tcPr>
            <w:tcW w:w="1843" w:type="dxa"/>
          </w:tcPr>
          <w:p w14:paraId="6E2F4DAA" w14:textId="77777777" w:rsidR="00B03D0E" w:rsidRPr="002923FD" w:rsidRDefault="00B03D0E" w:rsidP="00B03D0E">
            <w:pPr>
              <w:pStyle w:val="NoSpacing"/>
            </w:pPr>
          </w:p>
        </w:tc>
        <w:tc>
          <w:tcPr>
            <w:tcW w:w="4132" w:type="dxa"/>
          </w:tcPr>
          <w:p w14:paraId="27C35CB5" w14:textId="61F62FFB" w:rsidR="00B03D0E" w:rsidRDefault="00B03D0E" w:rsidP="00B03D0E">
            <w:pPr>
              <w:pStyle w:val="NoSpacing"/>
            </w:pPr>
          </w:p>
        </w:tc>
      </w:tr>
      <w:tr w:rsidR="00337B62" w:rsidRPr="007C7C7F" w14:paraId="5F142C6F" w14:textId="77777777" w:rsidTr="00064D5C">
        <w:tc>
          <w:tcPr>
            <w:tcW w:w="560" w:type="dxa"/>
          </w:tcPr>
          <w:p w14:paraId="7A268FAE" w14:textId="23F988A6" w:rsidR="00337B62" w:rsidRDefault="00337B62" w:rsidP="00B03D0E">
            <w:pPr>
              <w:pStyle w:val="NoSpacing"/>
              <w:rPr>
                <w:rFonts w:cstheme="minorHAnsi"/>
              </w:rPr>
            </w:pPr>
            <w:r>
              <w:rPr>
                <w:rFonts w:cstheme="minorHAnsi"/>
              </w:rPr>
              <w:t>4</w:t>
            </w:r>
          </w:p>
        </w:tc>
        <w:tc>
          <w:tcPr>
            <w:tcW w:w="2251" w:type="dxa"/>
          </w:tcPr>
          <w:p w14:paraId="34630CB5" w14:textId="05B4955C" w:rsidR="00337B62" w:rsidRDefault="00337B62" w:rsidP="00B03D0E">
            <w:pPr>
              <w:pStyle w:val="NoSpacing"/>
              <w:rPr>
                <w:rFonts w:cstheme="minorHAnsi"/>
              </w:rPr>
            </w:pPr>
            <w:r>
              <w:rPr>
                <w:rFonts w:cstheme="minorHAnsi"/>
              </w:rPr>
              <w:t>Amount to be re-allotted</w:t>
            </w:r>
          </w:p>
        </w:tc>
        <w:tc>
          <w:tcPr>
            <w:tcW w:w="2004" w:type="dxa"/>
          </w:tcPr>
          <w:p w14:paraId="56EB5764" w14:textId="5E16FB4A" w:rsidR="00337B62" w:rsidRDefault="00337B62" w:rsidP="00B03D0E">
            <w:pPr>
              <w:pStyle w:val="NoSpacing"/>
              <w:rPr>
                <w:rFonts w:cstheme="minorHAnsi"/>
              </w:rPr>
            </w:pPr>
            <w:r>
              <w:rPr>
                <w:rFonts w:cstheme="minorHAnsi"/>
              </w:rPr>
              <w:t>Label</w:t>
            </w:r>
          </w:p>
        </w:tc>
        <w:tc>
          <w:tcPr>
            <w:tcW w:w="1843" w:type="dxa"/>
          </w:tcPr>
          <w:p w14:paraId="1D8476CA" w14:textId="77777777" w:rsidR="00337B62" w:rsidRPr="002923FD" w:rsidRDefault="00337B62" w:rsidP="00B03D0E">
            <w:pPr>
              <w:pStyle w:val="NoSpacing"/>
            </w:pPr>
          </w:p>
        </w:tc>
        <w:tc>
          <w:tcPr>
            <w:tcW w:w="4132" w:type="dxa"/>
          </w:tcPr>
          <w:p w14:paraId="7DCDE697" w14:textId="6C604F21" w:rsidR="00337B62" w:rsidRDefault="00337B62" w:rsidP="00B03D0E">
            <w:pPr>
              <w:pStyle w:val="NoSpacing"/>
            </w:pPr>
            <w:r>
              <w:t>This is to be calculated as the result of subtraction the total amount allotted (retail) from the total amount offered (retail).</w:t>
            </w:r>
          </w:p>
        </w:tc>
      </w:tr>
      <w:tr w:rsidR="0071493F" w:rsidRPr="007C7C7F" w14:paraId="23C2A44F" w14:textId="77777777" w:rsidTr="00064D5C">
        <w:tc>
          <w:tcPr>
            <w:tcW w:w="560" w:type="dxa"/>
          </w:tcPr>
          <w:p w14:paraId="6E3F1740" w14:textId="7D263267" w:rsidR="0071493F" w:rsidRDefault="0071493F" w:rsidP="00B03D0E">
            <w:pPr>
              <w:pStyle w:val="NoSpacing"/>
              <w:rPr>
                <w:rFonts w:cstheme="minorHAnsi"/>
              </w:rPr>
            </w:pPr>
            <w:r>
              <w:rPr>
                <w:rFonts w:cstheme="minorHAnsi"/>
              </w:rPr>
              <w:t>5</w:t>
            </w:r>
          </w:p>
        </w:tc>
        <w:tc>
          <w:tcPr>
            <w:tcW w:w="2251" w:type="dxa"/>
          </w:tcPr>
          <w:p w14:paraId="056BE053" w14:textId="68B674A5" w:rsidR="0071493F" w:rsidRDefault="0071493F" w:rsidP="00B03D0E">
            <w:pPr>
              <w:pStyle w:val="NoSpacing"/>
              <w:rPr>
                <w:rFonts w:cstheme="minorHAnsi"/>
              </w:rPr>
            </w:pPr>
            <w:r>
              <w:rPr>
                <w:rFonts w:cstheme="minorHAnsi"/>
              </w:rPr>
              <w:t>Subscription rate</w:t>
            </w:r>
          </w:p>
        </w:tc>
        <w:tc>
          <w:tcPr>
            <w:tcW w:w="2004" w:type="dxa"/>
          </w:tcPr>
          <w:p w14:paraId="16897D30" w14:textId="674FA2EF" w:rsidR="0071493F" w:rsidRDefault="0071493F" w:rsidP="00B03D0E">
            <w:pPr>
              <w:pStyle w:val="NoSpacing"/>
              <w:rPr>
                <w:rFonts w:cstheme="minorHAnsi"/>
              </w:rPr>
            </w:pPr>
            <w:r>
              <w:rPr>
                <w:rFonts w:cstheme="minorHAnsi"/>
              </w:rPr>
              <w:t>Label</w:t>
            </w:r>
          </w:p>
        </w:tc>
        <w:tc>
          <w:tcPr>
            <w:tcW w:w="1843" w:type="dxa"/>
          </w:tcPr>
          <w:p w14:paraId="33945449" w14:textId="77777777" w:rsidR="0071493F" w:rsidRPr="002923FD" w:rsidRDefault="0071493F" w:rsidP="00B03D0E">
            <w:pPr>
              <w:pStyle w:val="NoSpacing"/>
            </w:pPr>
          </w:p>
        </w:tc>
        <w:tc>
          <w:tcPr>
            <w:tcW w:w="4132" w:type="dxa"/>
          </w:tcPr>
          <w:p w14:paraId="5C7230AF" w14:textId="77777777" w:rsidR="00F4792A" w:rsidRDefault="00F4792A" w:rsidP="00B03D0E">
            <w:pPr>
              <w:pStyle w:val="NoSpacing"/>
            </w:pPr>
          </w:p>
        </w:tc>
      </w:tr>
    </w:tbl>
    <w:p w14:paraId="7E08543C" w14:textId="23193C4B" w:rsidR="00327630" w:rsidRDefault="00BB1777" w:rsidP="00327630">
      <w:pPr>
        <w:pStyle w:val="Caption"/>
      </w:pPr>
      <w:r>
        <w:t xml:space="preserve">Table </w:t>
      </w:r>
      <w:r>
        <w:fldChar w:fldCharType="begin"/>
      </w:r>
      <w:r>
        <w:instrText xml:space="preserve"> SEQ Table \* ARABIC </w:instrText>
      </w:r>
      <w:r>
        <w:fldChar w:fldCharType="separate"/>
      </w:r>
      <w:r w:rsidR="001108F9">
        <w:rPr>
          <w:noProof/>
        </w:rPr>
        <w:t>28</w:t>
      </w:r>
      <w:r>
        <w:fldChar w:fldCharType="end"/>
      </w:r>
      <w:r>
        <w:t xml:space="preserve">: </w:t>
      </w:r>
      <w:r w:rsidR="008C1388">
        <w:t>Public Offer Results</w:t>
      </w:r>
      <w:r w:rsidR="00327630">
        <w:t xml:space="preserve"> Screen Elements</w:t>
      </w:r>
    </w:p>
    <w:p w14:paraId="71BB57A6" w14:textId="0FA23B45" w:rsidR="00F41BB0" w:rsidRDefault="00F41BB0">
      <w:pPr>
        <w:pStyle w:val="Heading4"/>
      </w:pPr>
      <w:r>
        <w:lastRenderedPageBreak/>
        <w:t>Public Offer Results (Data Table)</w:t>
      </w:r>
    </w:p>
    <w:p w14:paraId="4EBB6C55" w14:textId="5EDAC107" w:rsidR="00F41BB0" w:rsidRPr="003D4854" w:rsidRDefault="00F41BB0" w:rsidP="00F41BB0">
      <w:pPr>
        <w:pStyle w:val="NoSpacing"/>
      </w:pPr>
      <w:r>
        <w:t>This data table is nested in 2.13.6.6 Public Offer Results section. It is only visible if the “</w:t>
      </w:r>
      <w:r w:rsidRPr="00F4792A">
        <w:t>Conduct Retail Outside of OMEGA</w:t>
      </w:r>
      <w:r>
        <w:t xml:space="preserve">” for related syndication details </w:t>
      </w:r>
      <w:r w:rsidRPr="00F4792A">
        <w:t xml:space="preserve">= </w:t>
      </w:r>
      <w:r>
        <w:t>“</w:t>
      </w:r>
      <w:r w:rsidRPr="00F4792A">
        <w:t>Yes</w:t>
      </w:r>
      <w:r>
        <w:t xml:space="preserve">”. </w:t>
      </w:r>
    </w:p>
    <w:tbl>
      <w:tblPr>
        <w:tblStyle w:val="TableGrid"/>
        <w:tblW w:w="0" w:type="auto"/>
        <w:tblLook w:val="04A0" w:firstRow="1" w:lastRow="0" w:firstColumn="1" w:lastColumn="0" w:noHBand="0" w:noVBand="1"/>
      </w:tblPr>
      <w:tblGrid>
        <w:gridCol w:w="561"/>
        <w:gridCol w:w="2141"/>
        <w:gridCol w:w="1947"/>
        <w:gridCol w:w="2009"/>
        <w:gridCol w:w="4132"/>
      </w:tblGrid>
      <w:tr w:rsidR="00F41BB0" w:rsidRPr="007C7C7F" w14:paraId="6BF411D9" w14:textId="77777777" w:rsidTr="00920971">
        <w:tc>
          <w:tcPr>
            <w:tcW w:w="561" w:type="dxa"/>
            <w:shd w:val="clear" w:color="auto" w:fill="E7E6E6" w:themeFill="background2"/>
          </w:tcPr>
          <w:p w14:paraId="0737CF6D" w14:textId="77777777" w:rsidR="00F41BB0" w:rsidRPr="007D7B67" w:rsidRDefault="00F41BB0" w:rsidP="00920971">
            <w:pPr>
              <w:pStyle w:val="NoSpacing"/>
              <w:jc w:val="center"/>
              <w:rPr>
                <w:b/>
                <w:bCs/>
              </w:rPr>
            </w:pPr>
            <w:r w:rsidRPr="007D7B67">
              <w:rPr>
                <w:rFonts w:cstheme="minorHAnsi"/>
                <w:b/>
                <w:bCs/>
              </w:rPr>
              <w:t>S/N</w:t>
            </w:r>
          </w:p>
        </w:tc>
        <w:tc>
          <w:tcPr>
            <w:tcW w:w="2141" w:type="dxa"/>
            <w:shd w:val="clear" w:color="auto" w:fill="E7E6E6" w:themeFill="background2"/>
          </w:tcPr>
          <w:p w14:paraId="031D3436" w14:textId="77777777" w:rsidR="00F41BB0" w:rsidRPr="007D7B67" w:rsidRDefault="00F41BB0" w:rsidP="00920971">
            <w:pPr>
              <w:pStyle w:val="NoSpacing"/>
              <w:jc w:val="center"/>
              <w:rPr>
                <w:b/>
                <w:bCs/>
              </w:rPr>
            </w:pPr>
            <w:r w:rsidRPr="007D7B67">
              <w:rPr>
                <w:rFonts w:cstheme="minorHAnsi"/>
                <w:b/>
                <w:bCs/>
              </w:rPr>
              <w:t>Name</w:t>
            </w:r>
          </w:p>
        </w:tc>
        <w:tc>
          <w:tcPr>
            <w:tcW w:w="1947" w:type="dxa"/>
            <w:shd w:val="clear" w:color="auto" w:fill="E7E6E6" w:themeFill="background2"/>
          </w:tcPr>
          <w:p w14:paraId="1268A428" w14:textId="77777777" w:rsidR="00F41BB0" w:rsidRPr="007D7B67" w:rsidRDefault="00F41BB0" w:rsidP="00920971">
            <w:pPr>
              <w:pStyle w:val="TableHeading"/>
              <w:jc w:val="center"/>
              <w:rPr>
                <w:rFonts w:asciiTheme="minorHAnsi" w:hAnsiTheme="minorHAnsi" w:cstheme="minorHAnsi"/>
                <w:bCs/>
              </w:rPr>
            </w:pPr>
            <w:r w:rsidRPr="007D7B67">
              <w:rPr>
                <w:rFonts w:asciiTheme="minorHAnsi" w:hAnsiTheme="minorHAnsi" w:cstheme="minorHAnsi"/>
                <w:bCs/>
              </w:rPr>
              <w:t>Type</w:t>
            </w:r>
          </w:p>
          <w:p w14:paraId="536E5046" w14:textId="77777777" w:rsidR="00F41BB0" w:rsidRPr="007D7B67" w:rsidRDefault="00F41BB0" w:rsidP="00920971">
            <w:pPr>
              <w:pStyle w:val="NoSpacing"/>
              <w:jc w:val="center"/>
              <w:rPr>
                <w:b/>
                <w:bCs/>
              </w:rPr>
            </w:pPr>
            <w:r w:rsidRPr="007D7B67">
              <w:rPr>
                <w:rFonts w:cstheme="minorHAnsi"/>
                <w:b/>
                <w:bCs/>
              </w:rPr>
              <w:t>(Max Length)</w:t>
            </w:r>
          </w:p>
        </w:tc>
        <w:tc>
          <w:tcPr>
            <w:tcW w:w="2009" w:type="dxa"/>
            <w:shd w:val="clear" w:color="auto" w:fill="E7E6E6" w:themeFill="background2"/>
          </w:tcPr>
          <w:p w14:paraId="4A0A71AF" w14:textId="77777777" w:rsidR="00F41BB0" w:rsidRPr="007D7B67" w:rsidRDefault="00F41BB0" w:rsidP="00920971">
            <w:pPr>
              <w:pStyle w:val="NoSpacing"/>
              <w:jc w:val="center"/>
              <w:rPr>
                <w:b/>
                <w:bCs/>
              </w:rPr>
            </w:pPr>
            <w:r w:rsidRPr="007D7B67">
              <w:rPr>
                <w:rFonts w:cstheme="minorHAnsi"/>
                <w:b/>
                <w:bCs/>
              </w:rPr>
              <w:t>Validation Rules</w:t>
            </w:r>
          </w:p>
        </w:tc>
        <w:tc>
          <w:tcPr>
            <w:tcW w:w="4132" w:type="dxa"/>
            <w:shd w:val="clear" w:color="auto" w:fill="E7E6E6" w:themeFill="background2"/>
          </w:tcPr>
          <w:p w14:paraId="0DB821C4" w14:textId="77777777" w:rsidR="00F41BB0" w:rsidRPr="007D7B67" w:rsidRDefault="00F41BB0" w:rsidP="00920971">
            <w:pPr>
              <w:pStyle w:val="NoSpacing"/>
              <w:jc w:val="center"/>
              <w:rPr>
                <w:rFonts w:cstheme="minorHAnsi"/>
                <w:b/>
                <w:bCs/>
              </w:rPr>
            </w:pPr>
            <w:r>
              <w:rPr>
                <w:rFonts w:cstheme="minorHAnsi"/>
                <w:b/>
                <w:bCs/>
              </w:rPr>
              <w:t>Remarks</w:t>
            </w:r>
          </w:p>
        </w:tc>
      </w:tr>
      <w:tr w:rsidR="00F41BB0" w:rsidRPr="007C7C7F" w14:paraId="48C68C16" w14:textId="77777777" w:rsidTr="00920971">
        <w:tc>
          <w:tcPr>
            <w:tcW w:w="561" w:type="dxa"/>
          </w:tcPr>
          <w:p w14:paraId="0D5DB423" w14:textId="77777777" w:rsidR="00F41BB0" w:rsidRPr="007C7C7F" w:rsidRDefault="00F41BB0" w:rsidP="00920971">
            <w:pPr>
              <w:pStyle w:val="NoSpacing"/>
            </w:pPr>
            <w:r>
              <w:t>1</w:t>
            </w:r>
          </w:p>
        </w:tc>
        <w:tc>
          <w:tcPr>
            <w:tcW w:w="2141" w:type="dxa"/>
          </w:tcPr>
          <w:p w14:paraId="5ED45165" w14:textId="77777777" w:rsidR="00F41BB0" w:rsidRPr="007C7C7F" w:rsidRDefault="00F41BB0" w:rsidP="00920971">
            <w:pPr>
              <w:pStyle w:val="NoSpacing"/>
            </w:pPr>
            <w:r>
              <w:rPr>
                <w:rFonts w:cstheme="minorHAnsi"/>
              </w:rPr>
              <w:t>Settlement bank code</w:t>
            </w:r>
          </w:p>
        </w:tc>
        <w:tc>
          <w:tcPr>
            <w:tcW w:w="1947" w:type="dxa"/>
          </w:tcPr>
          <w:p w14:paraId="12436FC1" w14:textId="77777777" w:rsidR="00F41BB0" w:rsidRPr="00901608" w:rsidRDefault="00F41BB0" w:rsidP="00920971">
            <w:pPr>
              <w:pStyle w:val="NoSpacing"/>
            </w:pPr>
            <w:r>
              <w:rPr>
                <w:rFonts w:cstheme="minorHAnsi"/>
              </w:rPr>
              <w:t>Label</w:t>
            </w:r>
          </w:p>
        </w:tc>
        <w:tc>
          <w:tcPr>
            <w:tcW w:w="2009" w:type="dxa"/>
          </w:tcPr>
          <w:p w14:paraId="4022ED58" w14:textId="77777777" w:rsidR="00F41BB0" w:rsidRPr="00901608" w:rsidRDefault="00F41BB0" w:rsidP="00920971">
            <w:pPr>
              <w:pStyle w:val="NoSpacing"/>
            </w:pPr>
          </w:p>
        </w:tc>
        <w:tc>
          <w:tcPr>
            <w:tcW w:w="4132" w:type="dxa"/>
          </w:tcPr>
          <w:p w14:paraId="16F82595" w14:textId="77777777" w:rsidR="00F41BB0" w:rsidRPr="00901608" w:rsidRDefault="00F41BB0" w:rsidP="00920971">
            <w:pPr>
              <w:pStyle w:val="NoSpacing"/>
            </w:pPr>
          </w:p>
        </w:tc>
      </w:tr>
      <w:tr w:rsidR="00F41BB0" w:rsidRPr="007C7C7F" w14:paraId="3A3F5FD7" w14:textId="77777777" w:rsidTr="00920971">
        <w:tc>
          <w:tcPr>
            <w:tcW w:w="561" w:type="dxa"/>
          </w:tcPr>
          <w:p w14:paraId="03F9025C" w14:textId="77777777" w:rsidR="00F41BB0" w:rsidRPr="007C7C7F" w:rsidRDefault="00F41BB0" w:rsidP="00920971">
            <w:pPr>
              <w:pStyle w:val="NoSpacing"/>
            </w:pPr>
            <w:r>
              <w:t>2</w:t>
            </w:r>
          </w:p>
        </w:tc>
        <w:tc>
          <w:tcPr>
            <w:tcW w:w="2141" w:type="dxa"/>
          </w:tcPr>
          <w:p w14:paraId="02DC3926" w14:textId="77777777" w:rsidR="00F41BB0" w:rsidRPr="007C7C7F" w:rsidRDefault="00F41BB0" w:rsidP="00920971">
            <w:pPr>
              <w:pStyle w:val="NoSpacing"/>
            </w:pPr>
            <w:r>
              <w:t xml:space="preserve">Custody code </w:t>
            </w:r>
          </w:p>
        </w:tc>
        <w:tc>
          <w:tcPr>
            <w:tcW w:w="1947" w:type="dxa"/>
          </w:tcPr>
          <w:p w14:paraId="55892359" w14:textId="77777777" w:rsidR="00F41BB0" w:rsidRPr="00901608" w:rsidRDefault="00F41BB0" w:rsidP="00920971">
            <w:pPr>
              <w:pStyle w:val="NoSpacing"/>
            </w:pPr>
            <w:r w:rsidRPr="00474FA3">
              <w:rPr>
                <w:rFonts w:cstheme="minorHAnsi"/>
              </w:rPr>
              <w:t>Label</w:t>
            </w:r>
          </w:p>
        </w:tc>
        <w:tc>
          <w:tcPr>
            <w:tcW w:w="2009" w:type="dxa"/>
          </w:tcPr>
          <w:p w14:paraId="091DDE30" w14:textId="77777777" w:rsidR="00F41BB0" w:rsidRPr="00901608" w:rsidRDefault="00F41BB0" w:rsidP="00920971">
            <w:pPr>
              <w:pStyle w:val="NoSpacing"/>
            </w:pPr>
          </w:p>
        </w:tc>
        <w:tc>
          <w:tcPr>
            <w:tcW w:w="4132" w:type="dxa"/>
          </w:tcPr>
          <w:p w14:paraId="59E17B2D" w14:textId="77777777" w:rsidR="00F41BB0" w:rsidRPr="00901608" w:rsidRDefault="00F41BB0" w:rsidP="00920971">
            <w:pPr>
              <w:pStyle w:val="NoSpacing"/>
            </w:pPr>
          </w:p>
        </w:tc>
      </w:tr>
      <w:tr w:rsidR="00F41BB0" w:rsidRPr="007C7C7F" w14:paraId="2F72EEC0" w14:textId="77777777" w:rsidTr="00920971">
        <w:tc>
          <w:tcPr>
            <w:tcW w:w="561" w:type="dxa"/>
          </w:tcPr>
          <w:p w14:paraId="2C4C8390" w14:textId="77777777" w:rsidR="00F41BB0" w:rsidRDefault="00F41BB0" w:rsidP="00920971">
            <w:pPr>
              <w:pStyle w:val="NoSpacing"/>
            </w:pPr>
            <w:r>
              <w:t>3</w:t>
            </w:r>
          </w:p>
        </w:tc>
        <w:tc>
          <w:tcPr>
            <w:tcW w:w="2141" w:type="dxa"/>
          </w:tcPr>
          <w:p w14:paraId="0E5FF798" w14:textId="77777777" w:rsidR="00F41BB0" w:rsidRDefault="00F41BB0" w:rsidP="00920971">
            <w:pPr>
              <w:pStyle w:val="NoSpacing"/>
              <w:rPr>
                <w:rFonts w:cstheme="minorHAnsi"/>
              </w:rPr>
            </w:pPr>
            <w:r>
              <w:rPr>
                <w:rFonts w:cstheme="minorHAnsi"/>
              </w:rPr>
              <w:t>Applied amount ($)</w:t>
            </w:r>
          </w:p>
        </w:tc>
        <w:tc>
          <w:tcPr>
            <w:tcW w:w="1947" w:type="dxa"/>
          </w:tcPr>
          <w:p w14:paraId="12AA3240" w14:textId="77777777" w:rsidR="00F41BB0" w:rsidRDefault="00F41BB0" w:rsidP="00920971">
            <w:pPr>
              <w:pStyle w:val="NoSpacing"/>
              <w:rPr>
                <w:rFonts w:cstheme="minorHAnsi"/>
              </w:rPr>
            </w:pPr>
            <w:r w:rsidRPr="00474FA3">
              <w:rPr>
                <w:rFonts w:cstheme="minorHAnsi"/>
              </w:rPr>
              <w:t>Label</w:t>
            </w:r>
          </w:p>
        </w:tc>
        <w:tc>
          <w:tcPr>
            <w:tcW w:w="2009" w:type="dxa"/>
          </w:tcPr>
          <w:p w14:paraId="26568549" w14:textId="77777777" w:rsidR="00F41BB0" w:rsidRPr="001E3A39" w:rsidRDefault="00F41BB0" w:rsidP="00920971">
            <w:pPr>
              <w:pStyle w:val="NoSpacing"/>
              <w:rPr>
                <w:u w:val="single"/>
              </w:rPr>
            </w:pPr>
          </w:p>
        </w:tc>
        <w:tc>
          <w:tcPr>
            <w:tcW w:w="4132" w:type="dxa"/>
          </w:tcPr>
          <w:p w14:paraId="604418A9" w14:textId="77777777" w:rsidR="00F41BB0" w:rsidRDefault="00F41BB0" w:rsidP="00920971">
            <w:pPr>
              <w:pStyle w:val="NoSpacing"/>
            </w:pPr>
          </w:p>
        </w:tc>
      </w:tr>
      <w:tr w:rsidR="00F41BB0" w:rsidRPr="007C7C7F" w14:paraId="1FC37EB9" w14:textId="77777777" w:rsidTr="00920971">
        <w:tc>
          <w:tcPr>
            <w:tcW w:w="561" w:type="dxa"/>
          </w:tcPr>
          <w:p w14:paraId="673E100B" w14:textId="77777777" w:rsidR="00F41BB0" w:rsidRDefault="00F41BB0" w:rsidP="00920971">
            <w:pPr>
              <w:pStyle w:val="NoSpacing"/>
            </w:pPr>
            <w:r>
              <w:t>4</w:t>
            </w:r>
          </w:p>
        </w:tc>
        <w:tc>
          <w:tcPr>
            <w:tcW w:w="2141" w:type="dxa"/>
          </w:tcPr>
          <w:p w14:paraId="52FA5D19" w14:textId="77777777" w:rsidR="00F41BB0" w:rsidRDefault="00F41BB0" w:rsidP="00920971">
            <w:pPr>
              <w:pStyle w:val="NoSpacing"/>
              <w:rPr>
                <w:rFonts w:cstheme="minorHAnsi"/>
              </w:rPr>
            </w:pPr>
            <w:r>
              <w:rPr>
                <w:rFonts w:cstheme="minorHAnsi"/>
              </w:rPr>
              <w:t>Allotted amount ($)</w:t>
            </w:r>
          </w:p>
        </w:tc>
        <w:tc>
          <w:tcPr>
            <w:tcW w:w="1947" w:type="dxa"/>
          </w:tcPr>
          <w:p w14:paraId="69D25F85" w14:textId="77777777" w:rsidR="00F41BB0" w:rsidRDefault="00F41BB0" w:rsidP="00920971">
            <w:pPr>
              <w:pStyle w:val="NoSpacing"/>
              <w:rPr>
                <w:rFonts w:cstheme="minorHAnsi"/>
              </w:rPr>
            </w:pPr>
            <w:r w:rsidRPr="00474FA3">
              <w:rPr>
                <w:rFonts w:cstheme="minorHAnsi"/>
              </w:rPr>
              <w:t>Label</w:t>
            </w:r>
          </w:p>
        </w:tc>
        <w:tc>
          <w:tcPr>
            <w:tcW w:w="2009" w:type="dxa"/>
          </w:tcPr>
          <w:p w14:paraId="46A7708B" w14:textId="77777777" w:rsidR="00F41BB0" w:rsidRPr="001E3A39" w:rsidRDefault="00F41BB0" w:rsidP="00920971">
            <w:pPr>
              <w:pStyle w:val="NoSpacing"/>
              <w:rPr>
                <w:u w:val="single"/>
              </w:rPr>
            </w:pPr>
          </w:p>
        </w:tc>
        <w:tc>
          <w:tcPr>
            <w:tcW w:w="4132" w:type="dxa"/>
          </w:tcPr>
          <w:p w14:paraId="20956EAC" w14:textId="77777777" w:rsidR="00F41BB0" w:rsidRDefault="00F41BB0" w:rsidP="00920971">
            <w:pPr>
              <w:pStyle w:val="NoSpacing"/>
            </w:pPr>
          </w:p>
        </w:tc>
      </w:tr>
      <w:tr w:rsidR="00F41BB0" w:rsidRPr="007C7C7F" w14:paraId="7AA6B5B2" w14:textId="77777777" w:rsidTr="00920971">
        <w:tc>
          <w:tcPr>
            <w:tcW w:w="561" w:type="dxa"/>
          </w:tcPr>
          <w:p w14:paraId="29E14890" w14:textId="77777777" w:rsidR="00F41BB0" w:rsidRDefault="00F41BB0" w:rsidP="00920971">
            <w:pPr>
              <w:pStyle w:val="NoSpacing"/>
            </w:pPr>
            <w:r>
              <w:t>5</w:t>
            </w:r>
          </w:p>
        </w:tc>
        <w:tc>
          <w:tcPr>
            <w:tcW w:w="2141" w:type="dxa"/>
          </w:tcPr>
          <w:p w14:paraId="42A98F7C" w14:textId="77777777" w:rsidR="00F41BB0" w:rsidRDefault="00F41BB0" w:rsidP="00920971">
            <w:pPr>
              <w:pStyle w:val="NoSpacing"/>
              <w:rPr>
                <w:rFonts w:cstheme="minorHAnsi"/>
              </w:rPr>
            </w:pPr>
            <w:r>
              <w:rPr>
                <w:rFonts w:cstheme="minorHAnsi"/>
              </w:rPr>
              <w:t>Settlement amount ($)</w:t>
            </w:r>
          </w:p>
        </w:tc>
        <w:tc>
          <w:tcPr>
            <w:tcW w:w="1947" w:type="dxa"/>
          </w:tcPr>
          <w:p w14:paraId="7DF25359" w14:textId="77777777" w:rsidR="00F41BB0" w:rsidRDefault="00F41BB0" w:rsidP="00920971">
            <w:pPr>
              <w:pStyle w:val="NoSpacing"/>
              <w:rPr>
                <w:rFonts w:cstheme="minorHAnsi"/>
              </w:rPr>
            </w:pPr>
            <w:r w:rsidRPr="00474FA3">
              <w:rPr>
                <w:rFonts w:cstheme="minorHAnsi"/>
              </w:rPr>
              <w:t>Label</w:t>
            </w:r>
          </w:p>
        </w:tc>
        <w:tc>
          <w:tcPr>
            <w:tcW w:w="2009" w:type="dxa"/>
          </w:tcPr>
          <w:p w14:paraId="54746C3A" w14:textId="77777777" w:rsidR="00F41BB0" w:rsidRPr="001E3A39" w:rsidRDefault="00F41BB0" w:rsidP="00920971">
            <w:pPr>
              <w:pStyle w:val="NoSpacing"/>
              <w:rPr>
                <w:u w:val="single"/>
              </w:rPr>
            </w:pPr>
          </w:p>
        </w:tc>
        <w:tc>
          <w:tcPr>
            <w:tcW w:w="4132" w:type="dxa"/>
          </w:tcPr>
          <w:p w14:paraId="1168C052" w14:textId="77777777" w:rsidR="00F41BB0" w:rsidRDefault="00F41BB0" w:rsidP="00920971">
            <w:pPr>
              <w:pStyle w:val="NoSpacing"/>
            </w:pPr>
          </w:p>
        </w:tc>
      </w:tr>
    </w:tbl>
    <w:p w14:paraId="6E5BE1A2" w14:textId="29B37689" w:rsidR="00F41BB0" w:rsidRPr="00BB1777" w:rsidRDefault="00BB1777" w:rsidP="00BB1777">
      <w:pPr>
        <w:jc w:val="center"/>
        <w:rPr>
          <w:b/>
          <w:bCs/>
          <w:sz w:val="20"/>
          <w:szCs w:val="20"/>
        </w:rPr>
      </w:pPr>
      <w:r w:rsidRPr="00BB1777">
        <w:rPr>
          <w:b/>
          <w:bCs/>
          <w:sz w:val="20"/>
          <w:szCs w:val="20"/>
        </w:rPr>
        <w:t xml:space="preserve">Table </w:t>
      </w:r>
      <w:r w:rsidRPr="00BB1777">
        <w:rPr>
          <w:b/>
          <w:bCs/>
          <w:sz w:val="20"/>
          <w:szCs w:val="20"/>
        </w:rPr>
        <w:fldChar w:fldCharType="begin"/>
      </w:r>
      <w:r w:rsidRPr="00BB1777">
        <w:rPr>
          <w:b/>
          <w:bCs/>
          <w:sz w:val="20"/>
          <w:szCs w:val="20"/>
        </w:rPr>
        <w:instrText xml:space="preserve"> SEQ Table \* ARABIC </w:instrText>
      </w:r>
      <w:r w:rsidRPr="00BB1777">
        <w:rPr>
          <w:b/>
          <w:bCs/>
          <w:sz w:val="20"/>
          <w:szCs w:val="20"/>
        </w:rPr>
        <w:fldChar w:fldCharType="separate"/>
      </w:r>
      <w:r w:rsidR="001108F9">
        <w:rPr>
          <w:b/>
          <w:bCs/>
          <w:noProof/>
          <w:sz w:val="20"/>
          <w:szCs w:val="20"/>
        </w:rPr>
        <w:t>29</w:t>
      </w:r>
      <w:r w:rsidRPr="00BB1777">
        <w:rPr>
          <w:b/>
          <w:bCs/>
          <w:sz w:val="20"/>
          <w:szCs w:val="20"/>
        </w:rPr>
        <w:fldChar w:fldCharType="end"/>
      </w:r>
      <w:r w:rsidRPr="00BB1777">
        <w:rPr>
          <w:b/>
          <w:bCs/>
          <w:sz w:val="20"/>
          <w:szCs w:val="20"/>
        </w:rPr>
        <w:t>:</w:t>
      </w:r>
      <w:r>
        <w:rPr>
          <w:b/>
          <w:bCs/>
          <w:sz w:val="20"/>
          <w:szCs w:val="20"/>
        </w:rPr>
        <w:t xml:space="preserve"> Public Offer Results (Data Table) Screen Elements</w:t>
      </w:r>
    </w:p>
    <w:p w14:paraId="209471F7" w14:textId="7541EEAD" w:rsidR="00327630" w:rsidRDefault="00281204" w:rsidP="00327630">
      <w:pPr>
        <w:pStyle w:val="Heading4"/>
      </w:pPr>
      <w:r>
        <w:t>Public Offer</w:t>
      </w:r>
    </w:p>
    <w:p w14:paraId="6C72E664" w14:textId="6CCEB241" w:rsidR="00701615" w:rsidRDefault="00701615" w:rsidP="00701615">
      <w:r>
        <w:t xml:space="preserve">This section is only visible if the status of the syndication allotment is “Pending retail” </w:t>
      </w:r>
      <w:r w:rsidR="00243FB4">
        <w:t>and the value of “Conduct retail allotment in OMEGA” is “Yes” in the related syndication details record.</w:t>
      </w:r>
    </w:p>
    <w:p w14:paraId="53A3694D" w14:textId="5AE63E71" w:rsidR="00701615" w:rsidRPr="00701615" w:rsidRDefault="00701615" w:rsidP="00701615">
      <w:r>
        <w:t>The values in this section should reference the retail allotment data</w:t>
      </w:r>
      <w:r w:rsidR="001C14AD">
        <w:t>.</w:t>
      </w:r>
    </w:p>
    <w:tbl>
      <w:tblPr>
        <w:tblStyle w:val="TableGrid"/>
        <w:tblW w:w="0" w:type="auto"/>
        <w:tblLayout w:type="fixed"/>
        <w:tblLook w:val="04A0" w:firstRow="1" w:lastRow="0" w:firstColumn="1" w:lastColumn="0" w:noHBand="0" w:noVBand="1"/>
      </w:tblPr>
      <w:tblGrid>
        <w:gridCol w:w="560"/>
        <w:gridCol w:w="2251"/>
        <w:gridCol w:w="2004"/>
        <w:gridCol w:w="1843"/>
        <w:gridCol w:w="4132"/>
      </w:tblGrid>
      <w:tr w:rsidR="00327630" w:rsidRPr="007C7C7F" w14:paraId="16370A05" w14:textId="77777777" w:rsidTr="00064D5C">
        <w:tc>
          <w:tcPr>
            <w:tcW w:w="560" w:type="dxa"/>
            <w:shd w:val="clear" w:color="auto" w:fill="E7E6E6" w:themeFill="background2"/>
          </w:tcPr>
          <w:p w14:paraId="79E4E76B" w14:textId="77777777" w:rsidR="00327630" w:rsidRPr="007D7B67" w:rsidRDefault="00327630" w:rsidP="00064D5C">
            <w:pPr>
              <w:pStyle w:val="NoSpacing"/>
              <w:jc w:val="center"/>
              <w:rPr>
                <w:b/>
                <w:bCs/>
              </w:rPr>
            </w:pPr>
            <w:r w:rsidRPr="007D7B67">
              <w:rPr>
                <w:rFonts w:cstheme="minorHAnsi"/>
                <w:b/>
                <w:bCs/>
              </w:rPr>
              <w:t>S/N</w:t>
            </w:r>
          </w:p>
        </w:tc>
        <w:tc>
          <w:tcPr>
            <w:tcW w:w="2251" w:type="dxa"/>
            <w:shd w:val="clear" w:color="auto" w:fill="E7E6E6" w:themeFill="background2"/>
          </w:tcPr>
          <w:p w14:paraId="5D8EFA24" w14:textId="77777777" w:rsidR="00327630" w:rsidRPr="007D7B67" w:rsidRDefault="00327630" w:rsidP="00064D5C">
            <w:pPr>
              <w:pStyle w:val="NoSpacing"/>
              <w:jc w:val="center"/>
              <w:rPr>
                <w:b/>
                <w:bCs/>
              </w:rPr>
            </w:pPr>
            <w:r w:rsidRPr="007D7B67">
              <w:rPr>
                <w:rFonts w:cstheme="minorHAnsi"/>
                <w:b/>
                <w:bCs/>
              </w:rPr>
              <w:t>Name</w:t>
            </w:r>
          </w:p>
        </w:tc>
        <w:tc>
          <w:tcPr>
            <w:tcW w:w="2004" w:type="dxa"/>
            <w:shd w:val="clear" w:color="auto" w:fill="E7E6E6" w:themeFill="background2"/>
          </w:tcPr>
          <w:p w14:paraId="511F2419" w14:textId="77777777" w:rsidR="00327630" w:rsidRPr="007D7B67" w:rsidRDefault="00327630" w:rsidP="00064D5C">
            <w:pPr>
              <w:pStyle w:val="TableHeading"/>
              <w:jc w:val="center"/>
              <w:rPr>
                <w:rFonts w:asciiTheme="minorHAnsi" w:hAnsiTheme="minorHAnsi" w:cstheme="minorHAnsi"/>
                <w:bCs/>
              </w:rPr>
            </w:pPr>
            <w:r w:rsidRPr="007D7B67">
              <w:rPr>
                <w:rFonts w:asciiTheme="minorHAnsi" w:hAnsiTheme="minorHAnsi" w:cstheme="minorHAnsi"/>
                <w:bCs/>
              </w:rPr>
              <w:t>Type</w:t>
            </w:r>
          </w:p>
          <w:p w14:paraId="32B8B7F0" w14:textId="77777777" w:rsidR="00327630" w:rsidRPr="007D7B67" w:rsidRDefault="00327630" w:rsidP="00064D5C">
            <w:pPr>
              <w:pStyle w:val="NoSpacing"/>
              <w:jc w:val="center"/>
              <w:rPr>
                <w:b/>
                <w:bCs/>
              </w:rPr>
            </w:pPr>
            <w:r w:rsidRPr="007D7B67">
              <w:rPr>
                <w:rFonts w:cstheme="minorHAnsi"/>
                <w:b/>
                <w:bCs/>
              </w:rPr>
              <w:t>(Max Length)</w:t>
            </w:r>
          </w:p>
        </w:tc>
        <w:tc>
          <w:tcPr>
            <w:tcW w:w="1843" w:type="dxa"/>
            <w:shd w:val="clear" w:color="auto" w:fill="E7E6E6" w:themeFill="background2"/>
          </w:tcPr>
          <w:p w14:paraId="73753864" w14:textId="77777777" w:rsidR="00327630" w:rsidRPr="007D7B67" w:rsidRDefault="00327630" w:rsidP="00064D5C">
            <w:pPr>
              <w:pStyle w:val="NoSpacing"/>
              <w:jc w:val="center"/>
              <w:rPr>
                <w:b/>
                <w:bCs/>
              </w:rPr>
            </w:pPr>
            <w:r w:rsidRPr="007D7B67">
              <w:rPr>
                <w:rFonts w:cstheme="minorHAnsi"/>
                <w:b/>
                <w:bCs/>
              </w:rPr>
              <w:t>Validation Rules</w:t>
            </w:r>
          </w:p>
        </w:tc>
        <w:tc>
          <w:tcPr>
            <w:tcW w:w="4132" w:type="dxa"/>
            <w:shd w:val="clear" w:color="auto" w:fill="E7E6E6" w:themeFill="background2"/>
          </w:tcPr>
          <w:p w14:paraId="73015C18" w14:textId="77777777" w:rsidR="00327630" w:rsidRPr="007D7B67" w:rsidRDefault="00327630" w:rsidP="00064D5C">
            <w:pPr>
              <w:pStyle w:val="NoSpacing"/>
              <w:jc w:val="center"/>
              <w:rPr>
                <w:rFonts w:cstheme="minorHAnsi"/>
                <w:b/>
                <w:bCs/>
              </w:rPr>
            </w:pPr>
            <w:r>
              <w:rPr>
                <w:rFonts w:cstheme="minorHAnsi"/>
                <w:b/>
                <w:bCs/>
              </w:rPr>
              <w:t>Remarks</w:t>
            </w:r>
          </w:p>
        </w:tc>
      </w:tr>
      <w:tr w:rsidR="00327630" w:rsidRPr="007C7C7F" w14:paraId="569D78F7" w14:textId="77777777" w:rsidTr="00064D5C">
        <w:tc>
          <w:tcPr>
            <w:tcW w:w="560" w:type="dxa"/>
          </w:tcPr>
          <w:p w14:paraId="58881AB0" w14:textId="77777777" w:rsidR="00327630" w:rsidRDefault="00327630" w:rsidP="00064D5C">
            <w:pPr>
              <w:pStyle w:val="NoSpacing"/>
              <w:rPr>
                <w:rFonts w:cstheme="minorHAnsi"/>
              </w:rPr>
            </w:pPr>
            <w:r>
              <w:rPr>
                <w:rFonts w:cstheme="minorHAnsi"/>
              </w:rPr>
              <w:t>1</w:t>
            </w:r>
          </w:p>
        </w:tc>
        <w:tc>
          <w:tcPr>
            <w:tcW w:w="2251" w:type="dxa"/>
          </w:tcPr>
          <w:p w14:paraId="7874A69A" w14:textId="5378250D" w:rsidR="00327630" w:rsidRPr="002923FD" w:rsidRDefault="00701615" w:rsidP="00064D5C">
            <w:pPr>
              <w:pStyle w:val="NoSpacing"/>
            </w:pPr>
            <w:r>
              <w:rPr>
                <w:rFonts w:cstheme="minorHAnsi"/>
              </w:rPr>
              <w:t>as of {current date time}</w:t>
            </w:r>
            <w:r w:rsidR="00651742">
              <w:rPr>
                <w:rFonts w:cstheme="minorHAnsi"/>
              </w:rPr>
              <w:t xml:space="preserve"> hrs</w:t>
            </w:r>
          </w:p>
        </w:tc>
        <w:tc>
          <w:tcPr>
            <w:tcW w:w="2004" w:type="dxa"/>
          </w:tcPr>
          <w:p w14:paraId="2E286BE4" w14:textId="4C2562F2" w:rsidR="00327630" w:rsidRPr="002923FD" w:rsidRDefault="00701615" w:rsidP="00064D5C">
            <w:pPr>
              <w:pStyle w:val="NoSpacing"/>
            </w:pPr>
            <w:r>
              <w:rPr>
                <w:rFonts w:cstheme="minorHAnsi"/>
              </w:rPr>
              <w:t>Section Subtitle</w:t>
            </w:r>
          </w:p>
        </w:tc>
        <w:tc>
          <w:tcPr>
            <w:tcW w:w="1843" w:type="dxa"/>
          </w:tcPr>
          <w:p w14:paraId="11FDFA99" w14:textId="77777777" w:rsidR="00327630" w:rsidRPr="002923FD" w:rsidRDefault="00327630" w:rsidP="00064D5C">
            <w:pPr>
              <w:pStyle w:val="NoSpacing"/>
            </w:pPr>
          </w:p>
        </w:tc>
        <w:tc>
          <w:tcPr>
            <w:tcW w:w="4132" w:type="dxa"/>
          </w:tcPr>
          <w:p w14:paraId="7CDF7863" w14:textId="77777777" w:rsidR="00327630" w:rsidRDefault="00BE1DE3" w:rsidP="00064D5C">
            <w:pPr>
              <w:pStyle w:val="NoSpacing"/>
            </w:pPr>
            <w:r>
              <w:t>Format of the date time will be “dd MMM yyyy, HH:mm”</w:t>
            </w:r>
            <w:r w:rsidR="00651742">
              <w:t>.</w:t>
            </w:r>
          </w:p>
          <w:p w14:paraId="1CDC9DC6" w14:textId="01866688" w:rsidR="00651742" w:rsidRDefault="00651742" w:rsidP="00064D5C">
            <w:pPr>
              <w:pStyle w:val="NoSpacing"/>
            </w:pPr>
            <w:r>
              <w:t>Text will be italicised.</w:t>
            </w:r>
          </w:p>
        </w:tc>
      </w:tr>
      <w:tr w:rsidR="00327630" w:rsidRPr="007C7C7F" w14:paraId="5E71B312" w14:textId="77777777" w:rsidTr="00064D5C">
        <w:tc>
          <w:tcPr>
            <w:tcW w:w="560" w:type="dxa"/>
          </w:tcPr>
          <w:p w14:paraId="723672DF" w14:textId="77777777" w:rsidR="00327630" w:rsidRDefault="00327630" w:rsidP="00064D5C">
            <w:pPr>
              <w:pStyle w:val="NoSpacing"/>
              <w:rPr>
                <w:rFonts w:cstheme="minorHAnsi"/>
              </w:rPr>
            </w:pPr>
            <w:r>
              <w:rPr>
                <w:rFonts w:cstheme="minorHAnsi"/>
              </w:rPr>
              <w:t>2</w:t>
            </w:r>
          </w:p>
        </w:tc>
        <w:tc>
          <w:tcPr>
            <w:tcW w:w="2251" w:type="dxa"/>
          </w:tcPr>
          <w:p w14:paraId="2DE1B85E" w14:textId="26155187" w:rsidR="00327630" w:rsidRPr="002923FD" w:rsidRDefault="00701615" w:rsidP="00064D5C">
            <w:pPr>
              <w:pStyle w:val="NoSpacing"/>
            </w:pPr>
            <w:r>
              <w:rPr>
                <w:rFonts w:cstheme="minorHAnsi"/>
              </w:rPr>
              <w:t>Total amount offered</w:t>
            </w:r>
          </w:p>
        </w:tc>
        <w:tc>
          <w:tcPr>
            <w:tcW w:w="2004" w:type="dxa"/>
          </w:tcPr>
          <w:p w14:paraId="476AC298" w14:textId="71857B47" w:rsidR="00327630" w:rsidRPr="002923FD" w:rsidRDefault="00701615" w:rsidP="00064D5C">
            <w:pPr>
              <w:pStyle w:val="NoSpacing"/>
            </w:pPr>
            <w:r>
              <w:rPr>
                <w:rFonts w:cstheme="minorHAnsi"/>
              </w:rPr>
              <w:t>Label</w:t>
            </w:r>
          </w:p>
        </w:tc>
        <w:tc>
          <w:tcPr>
            <w:tcW w:w="1843" w:type="dxa"/>
          </w:tcPr>
          <w:p w14:paraId="61469364" w14:textId="68050D78" w:rsidR="00327630" w:rsidRPr="002923FD" w:rsidRDefault="00327630" w:rsidP="00064D5C">
            <w:pPr>
              <w:pStyle w:val="NoSpacing"/>
            </w:pPr>
          </w:p>
        </w:tc>
        <w:tc>
          <w:tcPr>
            <w:tcW w:w="4132" w:type="dxa"/>
          </w:tcPr>
          <w:p w14:paraId="4F6E885A" w14:textId="28D755D8" w:rsidR="00327630" w:rsidRDefault="00327630" w:rsidP="00064D5C">
            <w:pPr>
              <w:pStyle w:val="NoSpacing"/>
            </w:pPr>
          </w:p>
        </w:tc>
      </w:tr>
      <w:tr w:rsidR="00327630" w:rsidRPr="007C7C7F" w14:paraId="291EE636" w14:textId="77777777" w:rsidTr="00064D5C">
        <w:tc>
          <w:tcPr>
            <w:tcW w:w="560" w:type="dxa"/>
          </w:tcPr>
          <w:p w14:paraId="4AEF933A" w14:textId="77777777" w:rsidR="00327630" w:rsidRDefault="00327630" w:rsidP="00064D5C">
            <w:pPr>
              <w:pStyle w:val="NoSpacing"/>
              <w:rPr>
                <w:rFonts w:cstheme="minorHAnsi"/>
              </w:rPr>
            </w:pPr>
            <w:r>
              <w:rPr>
                <w:rFonts w:cstheme="minorHAnsi"/>
              </w:rPr>
              <w:t>3</w:t>
            </w:r>
          </w:p>
        </w:tc>
        <w:tc>
          <w:tcPr>
            <w:tcW w:w="2251" w:type="dxa"/>
          </w:tcPr>
          <w:p w14:paraId="63F0022B" w14:textId="3CCF03D4" w:rsidR="00327630" w:rsidRPr="002923FD" w:rsidRDefault="00701615" w:rsidP="00064D5C">
            <w:pPr>
              <w:pStyle w:val="NoSpacing"/>
            </w:pPr>
            <w:r>
              <w:rPr>
                <w:rFonts w:cstheme="minorHAnsi"/>
              </w:rPr>
              <w:t>Total amount applied</w:t>
            </w:r>
          </w:p>
        </w:tc>
        <w:tc>
          <w:tcPr>
            <w:tcW w:w="2004" w:type="dxa"/>
          </w:tcPr>
          <w:p w14:paraId="09900D42" w14:textId="6427AC3F" w:rsidR="00327630" w:rsidRPr="002923FD" w:rsidRDefault="001C14AD" w:rsidP="00064D5C">
            <w:pPr>
              <w:pStyle w:val="NoSpacing"/>
            </w:pPr>
            <w:r>
              <w:rPr>
                <w:rFonts w:cstheme="minorHAnsi"/>
              </w:rPr>
              <w:t>Label</w:t>
            </w:r>
          </w:p>
        </w:tc>
        <w:tc>
          <w:tcPr>
            <w:tcW w:w="1843" w:type="dxa"/>
          </w:tcPr>
          <w:p w14:paraId="69841C11" w14:textId="77777777" w:rsidR="00327630" w:rsidRPr="002923FD" w:rsidRDefault="00327630" w:rsidP="00064D5C">
            <w:pPr>
              <w:pStyle w:val="NoSpacing"/>
            </w:pPr>
          </w:p>
        </w:tc>
        <w:tc>
          <w:tcPr>
            <w:tcW w:w="4132" w:type="dxa"/>
          </w:tcPr>
          <w:p w14:paraId="5630CC6A" w14:textId="24E291CE" w:rsidR="00327630" w:rsidRDefault="00327630" w:rsidP="00064D5C">
            <w:pPr>
              <w:pStyle w:val="NoSpacing"/>
            </w:pPr>
          </w:p>
        </w:tc>
      </w:tr>
    </w:tbl>
    <w:p w14:paraId="3A201B66" w14:textId="64CA65B8" w:rsidR="00BE1DE3" w:rsidRDefault="00BB1777" w:rsidP="00BE1DE3">
      <w:pPr>
        <w:pStyle w:val="Caption"/>
      </w:pPr>
      <w:r>
        <w:t xml:space="preserve">Table </w:t>
      </w:r>
      <w:r>
        <w:fldChar w:fldCharType="begin"/>
      </w:r>
      <w:r>
        <w:instrText xml:space="preserve"> SEQ Table \* ARABIC </w:instrText>
      </w:r>
      <w:r>
        <w:fldChar w:fldCharType="separate"/>
      </w:r>
      <w:r w:rsidR="001108F9">
        <w:rPr>
          <w:noProof/>
        </w:rPr>
        <w:t>30</w:t>
      </w:r>
      <w:r>
        <w:fldChar w:fldCharType="end"/>
      </w:r>
      <w:r>
        <w:t xml:space="preserve">: </w:t>
      </w:r>
      <w:r w:rsidR="00BE1DE3">
        <w:t>Public Offer Screen Elements</w:t>
      </w:r>
    </w:p>
    <w:p w14:paraId="21726815" w14:textId="77777777" w:rsidR="00327630" w:rsidRPr="00CF64E6" w:rsidRDefault="00327630" w:rsidP="00327630"/>
    <w:p w14:paraId="3D0FA587" w14:textId="3D1D5639" w:rsidR="00327630" w:rsidRDefault="00281204" w:rsidP="00327630">
      <w:pPr>
        <w:pStyle w:val="Heading4"/>
      </w:pPr>
      <w:r>
        <w:t>Placement Tranche</w:t>
      </w:r>
    </w:p>
    <w:p w14:paraId="7A70A75D" w14:textId="478462C2" w:rsidR="00107D23" w:rsidRDefault="00107D23" w:rsidP="00064D5C">
      <w:r>
        <w:t xml:space="preserve">This section is only visible if the status of “Pending placement”, “Pending verification”, “Pending Publication” and “Published”. </w:t>
      </w:r>
    </w:p>
    <w:p w14:paraId="4ED18136" w14:textId="77777777" w:rsidR="00107D23" w:rsidRPr="00B43E4E" w:rsidRDefault="00107D23" w:rsidP="00107D23">
      <w:r>
        <w:t>The values in this section should reference the combined values of the retail and placement tranches.</w:t>
      </w:r>
    </w:p>
    <w:tbl>
      <w:tblPr>
        <w:tblStyle w:val="TableGrid"/>
        <w:tblW w:w="0" w:type="auto"/>
        <w:tblLook w:val="04A0" w:firstRow="1" w:lastRow="0" w:firstColumn="1" w:lastColumn="0" w:noHBand="0" w:noVBand="1"/>
      </w:tblPr>
      <w:tblGrid>
        <w:gridCol w:w="561"/>
        <w:gridCol w:w="2141"/>
        <w:gridCol w:w="1947"/>
        <w:gridCol w:w="2009"/>
        <w:gridCol w:w="4132"/>
      </w:tblGrid>
      <w:tr w:rsidR="00327630" w:rsidRPr="007C7C7F" w14:paraId="5F58E449" w14:textId="77777777" w:rsidTr="00064D5C">
        <w:tc>
          <w:tcPr>
            <w:tcW w:w="561" w:type="dxa"/>
            <w:shd w:val="clear" w:color="auto" w:fill="E7E6E6" w:themeFill="background2"/>
          </w:tcPr>
          <w:p w14:paraId="1C4DF2DA" w14:textId="77777777" w:rsidR="00327630" w:rsidRPr="007D7B67" w:rsidRDefault="00327630" w:rsidP="00064D5C">
            <w:pPr>
              <w:pStyle w:val="NoSpacing"/>
              <w:jc w:val="center"/>
              <w:rPr>
                <w:b/>
                <w:bCs/>
              </w:rPr>
            </w:pPr>
            <w:r w:rsidRPr="007D7B67">
              <w:rPr>
                <w:rFonts w:cstheme="minorHAnsi"/>
                <w:b/>
                <w:bCs/>
              </w:rPr>
              <w:t>S/N</w:t>
            </w:r>
          </w:p>
        </w:tc>
        <w:tc>
          <w:tcPr>
            <w:tcW w:w="2141" w:type="dxa"/>
            <w:shd w:val="clear" w:color="auto" w:fill="E7E6E6" w:themeFill="background2"/>
          </w:tcPr>
          <w:p w14:paraId="756A619F" w14:textId="77777777" w:rsidR="00327630" w:rsidRPr="007D7B67" w:rsidRDefault="00327630" w:rsidP="00064D5C">
            <w:pPr>
              <w:pStyle w:val="NoSpacing"/>
              <w:jc w:val="center"/>
              <w:rPr>
                <w:b/>
                <w:bCs/>
              </w:rPr>
            </w:pPr>
            <w:r w:rsidRPr="007D7B67">
              <w:rPr>
                <w:rFonts w:cstheme="minorHAnsi"/>
                <w:b/>
                <w:bCs/>
              </w:rPr>
              <w:t>Name</w:t>
            </w:r>
          </w:p>
        </w:tc>
        <w:tc>
          <w:tcPr>
            <w:tcW w:w="1947" w:type="dxa"/>
            <w:shd w:val="clear" w:color="auto" w:fill="E7E6E6" w:themeFill="background2"/>
          </w:tcPr>
          <w:p w14:paraId="0D2FF518" w14:textId="77777777" w:rsidR="00327630" w:rsidRPr="007D7B67" w:rsidRDefault="00327630" w:rsidP="00064D5C">
            <w:pPr>
              <w:pStyle w:val="TableHeading"/>
              <w:jc w:val="center"/>
              <w:rPr>
                <w:rFonts w:asciiTheme="minorHAnsi" w:hAnsiTheme="minorHAnsi" w:cstheme="minorHAnsi"/>
                <w:bCs/>
              </w:rPr>
            </w:pPr>
            <w:r w:rsidRPr="007D7B67">
              <w:rPr>
                <w:rFonts w:asciiTheme="minorHAnsi" w:hAnsiTheme="minorHAnsi" w:cstheme="minorHAnsi"/>
                <w:bCs/>
              </w:rPr>
              <w:t>Type</w:t>
            </w:r>
          </w:p>
          <w:p w14:paraId="03DA5597" w14:textId="77777777" w:rsidR="00327630" w:rsidRPr="007D7B67" w:rsidRDefault="00327630" w:rsidP="00064D5C">
            <w:pPr>
              <w:pStyle w:val="NoSpacing"/>
              <w:jc w:val="center"/>
              <w:rPr>
                <w:b/>
                <w:bCs/>
              </w:rPr>
            </w:pPr>
            <w:r w:rsidRPr="007D7B67">
              <w:rPr>
                <w:rFonts w:cstheme="minorHAnsi"/>
                <w:b/>
                <w:bCs/>
              </w:rPr>
              <w:t>(Max Length)</w:t>
            </w:r>
          </w:p>
        </w:tc>
        <w:tc>
          <w:tcPr>
            <w:tcW w:w="2009" w:type="dxa"/>
            <w:shd w:val="clear" w:color="auto" w:fill="E7E6E6" w:themeFill="background2"/>
          </w:tcPr>
          <w:p w14:paraId="6A123A59" w14:textId="77777777" w:rsidR="00327630" w:rsidRPr="007D7B67" w:rsidRDefault="00327630" w:rsidP="00064D5C">
            <w:pPr>
              <w:pStyle w:val="NoSpacing"/>
              <w:jc w:val="center"/>
              <w:rPr>
                <w:b/>
                <w:bCs/>
              </w:rPr>
            </w:pPr>
            <w:r w:rsidRPr="007D7B67">
              <w:rPr>
                <w:rFonts w:cstheme="minorHAnsi"/>
                <w:b/>
                <w:bCs/>
              </w:rPr>
              <w:t>Validation Rules</w:t>
            </w:r>
          </w:p>
        </w:tc>
        <w:tc>
          <w:tcPr>
            <w:tcW w:w="4132" w:type="dxa"/>
            <w:shd w:val="clear" w:color="auto" w:fill="E7E6E6" w:themeFill="background2"/>
          </w:tcPr>
          <w:p w14:paraId="585566E2" w14:textId="77777777" w:rsidR="00327630" w:rsidRPr="007D7B67" w:rsidRDefault="00327630" w:rsidP="00064D5C">
            <w:pPr>
              <w:pStyle w:val="NoSpacing"/>
              <w:jc w:val="center"/>
              <w:rPr>
                <w:rFonts w:cstheme="minorHAnsi"/>
                <w:b/>
                <w:bCs/>
              </w:rPr>
            </w:pPr>
            <w:r>
              <w:rPr>
                <w:rFonts w:cstheme="minorHAnsi"/>
                <w:b/>
                <w:bCs/>
              </w:rPr>
              <w:t>Remarks</w:t>
            </w:r>
          </w:p>
        </w:tc>
      </w:tr>
      <w:tr w:rsidR="00327630" w:rsidRPr="007C7C7F" w14:paraId="2E508E97" w14:textId="77777777" w:rsidTr="00064D5C">
        <w:tc>
          <w:tcPr>
            <w:tcW w:w="561" w:type="dxa"/>
          </w:tcPr>
          <w:p w14:paraId="703AABD8" w14:textId="77777777" w:rsidR="00327630" w:rsidRPr="007C7C7F" w:rsidRDefault="00327630" w:rsidP="00064D5C">
            <w:pPr>
              <w:pStyle w:val="NoSpacing"/>
            </w:pPr>
            <w:r>
              <w:t>1</w:t>
            </w:r>
          </w:p>
        </w:tc>
        <w:tc>
          <w:tcPr>
            <w:tcW w:w="2141" w:type="dxa"/>
          </w:tcPr>
          <w:p w14:paraId="15DF69D1" w14:textId="6C9D7C96" w:rsidR="00327630" w:rsidRPr="007C7C7F" w:rsidRDefault="00327630" w:rsidP="00064D5C">
            <w:pPr>
              <w:pStyle w:val="NoSpacing"/>
            </w:pPr>
            <w:r>
              <w:rPr>
                <w:rFonts w:cstheme="minorHAnsi"/>
              </w:rPr>
              <w:t xml:space="preserve">Total amount </w:t>
            </w:r>
            <w:r w:rsidR="00B2230D">
              <w:rPr>
                <w:rFonts w:cstheme="minorHAnsi"/>
              </w:rPr>
              <w:t>allotted (placement)</w:t>
            </w:r>
          </w:p>
        </w:tc>
        <w:tc>
          <w:tcPr>
            <w:tcW w:w="1947" w:type="dxa"/>
          </w:tcPr>
          <w:p w14:paraId="7A8C57A2" w14:textId="3A296E58" w:rsidR="00327630" w:rsidRPr="00901608" w:rsidRDefault="00B2230D" w:rsidP="00064D5C">
            <w:pPr>
              <w:pStyle w:val="NoSpacing"/>
            </w:pPr>
            <w:r>
              <w:rPr>
                <w:rFonts w:cstheme="minorHAnsi"/>
              </w:rPr>
              <w:t>Label</w:t>
            </w:r>
          </w:p>
        </w:tc>
        <w:tc>
          <w:tcPr>
            <w:tcW w:w="2009" w:type="dxa"/>
          </w:tcPr>
          <w:p w14:paraId="3CF3CBD1" w14:textId="09CC4D40" w:rsidR="00327630" w:rsidRPr="00901608" w:rsidRDefault="00327630" w:rsidP="00064D5C">
            <w:pPr>
              <w:pStyle w:val="NoSpacing"/>
            </w:pPr>
          </w:p>
        </w:tc>
        <w:tc>
          <w:tcPr>
            <w:tcW w:w="4132" w:type="dxa"/>
          </w:tcPr>
          <w:p w14:paraId="338FCA4C" w14:textId="2E1EBEB5" w:rsidR="00327630" w:rsidRPr="00901608" w:rsidRDefault="00DA6787" w:rsidP="00064D5C">
            <w:pPr>
              <w:pStyle w:val="NoSpacing"/>
            </w:pPr>
            <w:r>
              <w:t xml:space="preserve">Will be “-“ if the placement tranche has not been uploaded / approved. </w:t>
            </w:r>
          </w:p>
        </w:tc>
      </w:tr>
      <w:tr w:rsidR="00327630" w:rsidRPr="007C7C7F" w14:paraId="22DABBD9" w14:textId="77777777" w:rsidTr="00064D5C">
        <w:tc>
          <w:tcPr>
            <w:tcW w:w="561" w:type="dxa"/>
          </w:tcPr>
          <w:p w14:paraId="637B0D8C" w14:textId="77777777" w:rsidR="00327630" w:rsidRPr="007C7C7F" w:rsidRDefault="00327630" w:rsidP="00064D5C">
            <w:pPr>
              <w:pStyle w:val="NoSpacing"/>
            </w:pPr>
            <w:r>
              <w:t>2</w:t>
            </w:r>
          </w:p>
        </w:tc>
        <w:tc>
          <w:tcPr>
            <w:tcW w:w="2141" w:type="dxa"/>
          </w:tcPr>
          <w:p w14:paraId="02C393C6" w14:textId="57FABE54" w:rsidR="00327630" w:rsidRPr="007C7C7F" w:rsidRDefault="003D4854" w:rsidP="00064D5C">
            <w:pPr>
              <w:pStyle w:val="NoSpacing"/>
            </w:pPr>
            <w:r>
              <w:rPr>
                <w:rFonts w:cstheme="minorHAnsi"/>
              </w:rPr>
              <w:t>Subscription rate</w:t>
            </w:r>
          </w:p>
        </w:tc>
        <w:tc>
          <w:tcPr>
            <w:tcW w:w="1947" w:type="dxa"/>
          </w:tcPr>
          <w:p w14:paraId="7CD0768F" w14:textId="706FFF4C" w:rsidR="00327630" w:rsidRPr="00901608" w:rsidRDefault="003D4854" w:rsidP="00064D5C">
            <w:pPr>
              <w:pStyle w:val="NoSpacing"/>
            </w:pPr>
            <w:r>
              <w:rPr>
                <w:rFonts w:cstheme="minorHAnsi"/>
              </w:rPr>
              <w:t>Label</w:t>
            </w:r>
          </w:p>
        </w:tc>
        <w:tc>
          <w:tcPr>
            <w:tcW w:w="2009" w:type="dxa"/>
          </w:tcPr>
          <w:p w14:paraId="71EBBF92" w14:textId="3D5C0744" w:rsidR="00327630" w:rsidRPr="00901608" w:rsidRDefault="00327630" w:rsidP="00064D5C">
            <w:pPr>
              <w:pStyle w:val="NoSpacing"/>
            </w:pPr>
          </w:p>
        </w:tc>
        <w:tc>
          <w:tcPr>
            <w:tcW w:w="4132" w:type="dxa"/>
          </w:tcPr>
          <w:p w14:paraId="240D0738" w14:textId="7A34C165" w:rsidR="00DA6787" w:rsidRPr="00901608" w:rsidRDefault="00873138" w:rsidP="00064D5C">
            <w:pPr>
              <w:pStyle w:val="NoSpacing"/>
            </w:pPr>
            <w:r>
              <w:t>Will be “-“ if the placement tranche has not been uploaded / approved.</w:t>
            </w:r>
          </w:p>
        </w:tc>
      </w:tr>
    </w:tbl>
    <w:p w14:paraId="4173605A" w14:textId="1CB63FF7" w:rsidR="00327630" w:rsidRDefault="00BB1777" w:rsidP="00327630">
      <w:pPr>
        <w:pStyle w:val="Caption"/>
      </w:pPr>
      <w:r>
        <w:t xml:space="preserve">Table </w:t>
      </w:r>
      <w:r>
        <w:fldChar w:fldCharType="begin"/>
      </w:r>
      <w:r>
        <w:instrText xml:space="preserve"> SEQ Table \* ARABIC </w:instrText>
      </w:r>
      <w:r>
        <w:fldChar w:fldCharType="separate"/>
      </w:r>
      <w:r w:rsidR="001108F9">
        <w:rPr>
          <w:noProof/>
        </w:rPr>
        <w:t>31</w:t>
      </w:r>
      <w:r>
        <w:fldChar w:fldCharType="end"/>
      </w:r>
      <w:r>
        <w:t>: Placement Tranche</w:t>
      </w:r>
      <w:r w:rsidR="00327630">
        <w:t xml:space="preserve"> Screen Elements</w:t>
      </w:r>
    </w:p>
    <w:p w14:paraId="4053159E" w14:textId="2C40DDDC" w:rsidR="00B2230D" w:rsidRDefault="00F41BB0" w:rsidP="00B2230D">
      <w:pPr>
        <w:pStyle w:val="Heading4"/>
      </w:pPr>
      <w:r>
        <w:lastRenderedPageBreak/>
        <w:t xml:space="preserve"> </w:t>
      </w:r>
      <w:r w:rsidR="00B2230D">
        <w:t>Placement Tranche</w:t>
      </w:r>
      <w:r w:rsidR="003D4854">
        <w:t xml:space="preserve"> (Data Table)</w:t>
      </w:r>
    </w:p>
    <w:p w14:paraId="6E539E03" w14:textId="4EF51C05" w:rsidR="003D4854" w:rsidRPr="003D4854" w:rsidRDefault="003D4854" w:rsidP="003D4854">
      <w:r>
        <w:t>This data table is nested in 2.13.6.</w:t>
      </w:r>
      <w:r w:rsidR="00F41BB0">
        <w:t>9</w:t>
      </w:r>
      <w:r>
        <w:t xml:space="preserve"> Placement Tranche section.</w:t>
      </w:r>
    </w:p>
    <w:tbl>
      <w:tblPr>
        <w:tblStyle w:val="TableGrid"/>
        <w:tblW w:w="0" w:type="auto"/>
        <w:tblLook w:val="04A0" w:firstRow="1" w:lastRow="0" w:firstColumn="1" w:lastColumn="0" w:noHBand="0" w:noVBand="1"/>
      </w:tblPr>
      <w:tblGrid>
        <w:gridCol w:w="561"/>
        <w:gridCol w:w="2141"/>
        <w:gridCol w:w="1947"/>
        <w:gridCol w:w="2009"/>
        <w:gridCol w:w="4132"/>
      </w:tblGrid>
      <w:tr w:rsidR="00B2230D" w:rsidRPr="007C7C7F" w14:paraId="668EFD3E" w14:textId="77777777" w:rsidTr="00064D5C">
        <w:tc>
          <w:tcPr>
            <w:tcW w:w="561" w:type="dxa"/>
            <w:shd w:val="clear" w:color="auto" w:fill="E7E6E6" w:themeFill="background2"/>
          </w:tcPr>
          <w:p w14:paraId="4E7123E4" w14:textId="77777777" w:rsidR="00B2230D" w:rsidRPr="007D7B67" w:rsidRDefault="00B2230D" w:rsidP="00064D5C">
            <w:pPr>
              <w:pStyle w:val="NoSpacing"/>
              <w:jc w:val="center"/>
              <w:rPr>
                <w:b/>
                <w:bCs/>
              </w:rPr>
            </w:pPr>
            <w:r w:rsidRPr="007D7B67">
              <w:rPr>
                <w:rFonts w:cstheme="minorHAnsi"/>
                <w:b/>
                <w:bCs/>
              </w:rPr>
              <w:t>S/N</w:t>
            </w:r>
          </w:p>
        </w:tc>
        <w:tc>
          <w:tcPr>
            <w:tcW w:w="2141" w:type="dxa"/>
            <w:shd w:val="clear" w:color="auto" w:fill="E7E6E6" w:themeFill="background2"/>
          </w:tcPr>
          <w:p w14:paraId="657AC555" w14:textId="77777777" w:rsidR="00B2230D" w:rsidRPr="007D7B67" w:rsidRDefault="00B2230D" w:rsidP="00064D5C">
            <w:pPr>
              <w:pStyle w:val="NoSpacing"/>
              <w:jc w:val="center"/>
              <w:rPr>
                <w:b/>
                <w:bCs/>
              </w:rPr>
            </w:pPr>
            <w:r w:rsidRPr="007D7B67">
              <w:rPr>
                <w:rFonts w:cstheme="minorHAnsi"/>
                <w:b/>
                <w:bCs/>
              </w:rPr>
              <w:t>Name</w:t>
            </w:r>
          </w:p>
        </w:tc>
        <w:tc>
          <w:tcPr>
            <w:tcW w:w="1947" w:type="dxa"/>
            <w:shd w:val="clear" w:color="auto" w:fill="E7E6E6" w:themeFill="background2"/>
          </w:tcPr>
          <w:p w14:paraId="31F1301C" w14:textId="77777777" w:rsidR="00B2230D" w:rsidRPr="007D7B67" w:rsidRDefault="00B2230D" w:rsidP="00064D5C">
            <w:pPr>
              <w:pStyle w:val="TableHeading"/>
              <w:jc w:val="center"/>
              <w:rPr>
                <w:rFonts w:asciiTheme="minorHAnsi" w:hAnsiTheme="minorHAnsi" w:cstheme="minorHAnsi"/>
                <w:bCs/>
              </w:rPr>
            </w:pPr>
            <w:r w:rsidRPr="007D7B67">
              <w:rPr>
                <w:rFonts w:asciiTheme="minorHAnsi" w:hAnsiTheme="minorHAnsi" w:cstheme="minorHAnsi"/>
                <w:bCs/>
              </w:rPr>
              <w:t>Type</w:t>
            </w:r>
          </w:p>
          <w:p w14:paraId="0CCF8109" w14:textId="77777777" w:rsidR="00B2230D" w:rsidRPr="007D7B67" w:rsidRDefault="00B2230D" w:rsidP="00064D5C">
            <w:pPr>
              <w:pStyle w:val="NoSpacing"/>
              <w:jc w:val="center"/>
              <w:rPr>
                <w:b/>
                <w:bCs/>
              </w:rPr>
            </w:pPr>
            <w:r w:rsidRPr="007D7B67">
              <w:rPr>
                <w:rFonts w:cstheme="minorHAnsi"/>
                <w:b/>
                <w:bCs/>
              </w:rPr>
              <w:t>(Max Length)</w:t>
            </w:r>
          </w:p>
        </w:tc>
        <w:tc>
          <w:tcPr>
            <w:tcW w:w="2009" w:type="dxa"/>
            <w:shd w:val="clear" w:color="auto" w:fill="E7E6E6" w:themeFill="background2"/>
          </w:tcPr>
          <w:p w14:paraId="0F95E81A" w14:textId="77777777" w:rsidR="00B2230D" w:rsidRPr="007D7B67" w:rsidRDefault="00B2230D" w:rsidP="00064D5C">
            <w:pPr>
              <w:pStyle w:val="NoSpacing"/>
              <w:jc w:val="center"/>
              <w:rPr>
                <w:b/>
                <w:bCs/>
              </w:rPr>
            </w:pPr>
            <w:r w:rsidRPr="007D7B67">
              <w:rPr>
                <w:rFonts w:cstheme="minorHAnsi"/>
                <w:b/>
                <w:bCs/>
              </w:rPr>
              <w:t>Validation Rules</w:t>
            </w:r>
          </w:p>
        </w:tc>
        <w:tc>
          <w:tcPr>
            <w:tcW w:w="4132" w:type="dxa"/>
            <w:shd w:val="clear" w:color="auto" w:fill="E7E6E6" w:themeFill="background2"/>
          </w:tcPr>
          <w:p w14:paraId="04F5D8E8" w14:textId="77777777" w:rsidR="00B2230D" w:rsidRPr="007D7B67" w:rsidRDefault="00B2230D" w:rsidP="00064D5C">
            <w:pPr>
              <w:pStyle w:val="NoSpacing"/>
              <w:jc w:val="center"/>
              <w:rPr>
                <w:rFonts w:cstheme="minorHAnsi"/>
                <w:b/>
                <w:bCs/>
              </w:rPr>
            </w:pPr>
            <w:r>
              <w:rPr>
                <w:rFonts w:cstheme="minorHAnsi"/>
                <w:b/>
                <w:bCs/>
              </w:rPr>
              <w:t>Remarks</w:t>
            </w:r>
          </w:p>
        </w:tc>
      </w:tr>
      <w:tr w:rsidR="00B2230D" w:rsidRPr="007C7C7F" w14:paraId="27A65BFA" w14:textId="77777777" w:rsidTr="00064D5C">
        <w:tc>
          <w:tcPr>
            <w:tcW w:w="561" w:type="dxa"/>
          </w:tcPr>
          <w:p w14:paraId="16961FDF" w14:textId="77777777" w:rsidR="00B2230D" w:rsidRPr="007C7C7F" w:rsidRDefault="00B2230D" w:rsidP="00064D5C">
            <w:pPr>
              <w:pStyle w:val="NoSpacing"/>
            </w:pPr>
            <w:r>
              <w:t>1</w:t>
            </w:r>
          </w:p>
        </w:tc>
        <w:tc>
          <w:tcPr>
            <w:tcW w:w="2141" w:type="dxa"/>
          </w:tcPr>
          <w:p w14:paraId="18517A84" w14:textId="2E443C92" w:rsidR="00B2230D" w:rsidRPr="007C7C7F" w:rsidRDefault="00587DAE" w:rsidP="00064D5C">
            <w:pPr>
              <w:pStyle w:val="NoSpacing"/>
            </w:pPr>
            <w:r>
              <w:rPr>
                <w:rFonts w:cstheme="minorHAnsi"/>
              </w:rPr>
              <w:t>Settlement bank code</w:t>
            </w:r>
          </w:p>
        </w:tc>
        <w:tc>
          <w:tcPr>
            <w:tcW w:w="1947" w:type="dxa"/>
          </w:tcPr>
          <w:p w14:paraId="08D5DEE4" w14:textId="77777777" w:rsidR="00B2230D" w:rsidRPr="00901608" w:rsidRDefault="00B2230D" w:rsidP="00064D5C">
            <w:pPr>
              <w:pStyle w:val="NoSpacing"/>
            </w:pPr>
            <w:r>
              <w:rPr>
                <w:rFonts w:cstheme="minorHAnsi"/>
              </w:rPr>
              <w:t>Label</w:t>
            </w:r>
          </w:p>
        </w:tc>
        <w:tc>
          <w:tcPr>
            <w:tcW w:w="2009" w:type="dxa"/>
          </w:tcPr>
          <w:p w14:paraId="67856EC3" w14:textId="1635F830" w:rsidR="00B2230D" w:rsidRPr="00901608" w:rsidRDefault="00B2230D" w:rsidP="00064D5C">
            <w:pPr>
              <w:pStyle w:val="NoSpacing"/>
            </w:pPr>
          </w:p>
        </w:tc>
        <w:tc>
          <w:tcPr>
            <w:tcW w:w="4132" w:type="dxa"/>
          </w:tcPr>
          <w:p w14:paraId="01FED10C" w14:textId="0AD4866F" w:rsidR="00B2230D" w:rsidRPr="00901608" w:rsidRDefault="00B2230D" w:rsidP="00064D5C">
            <w:pPr>
              <w:pStyle w:val="NoSpacing"/>
            </w:pPr>
          </w:p>
        </w:tc>
      </w:tr>
      <w:tr w:rsidR="00587DAE" w:rsidRPr="007C7C7F" w14:paraId="47DED4A4" w14:textId="77777777" w:rsidTr="00064D5C">
        <w:tc>
          <w:tcPr>
            <w:tcW w:w="561" w:type="dxa"/>
          </w:tcPr>
          <w:p w14:paraId="34235C84" w14:textId="77777777" w:rsidR="00587DAE" w:rsidRPr="007C7C7F" w:rsidRDefault="00587DAE" w:rsidP="00587DAE">
            <w:pPr>
              <w:pStyle w:val="NoSpacing"/>
            </w:pPr>
            <w:r>
              <w:t>2</w:t>
            </w:r>
          </w:p>
        </w:tc>
        <w:tc>
          <w:tcPr>
            <w:tcW w:w="2141" w:type="dxa"/>
          </w:tcPr>
          <w:p w14:paraId="4BA10480" w14:textId="73BF2729" w:rsidR="00587DAE" w:rsidRPr="007C7C7F" w:rsidRDefault="00587DAE" w:rsidP="00587DAE">
            <w:pPr>
              <w:pStyle w:val="NoSpacing"/>
            </w:pPr>
            <w:r>
              <w:t xml:space="preserve">Custody code </w:t>
            </w:r>
          </w:p>
        </w:tc>
        <w:tc>
          <w:tcPr>
            <w:tcW w:w="1947" w:type="dxa"/>
          </w:tcPr>
          <w:p w14:paraId="75D0F5D1" w14:textId="707C7D50" w:rsidR="00587DAE" w:rsidRPr="00901608" w:rsidRDefault="00587DAE" w:rsidP="00587DAE">
            <w:pPr>
              <w:pStyle w:val="NoSpacing"/>
            </w:pPr>
            <w:r w:rsidRPr="00474FA3">
              <w:rPr>
                <w:rFonts w:cstheme="minorHAnsi"/>
              </w:rPr>
              <w:t>Label</w:t>
            </w:r>
          </w:p>
        </w:tc>
        <w:tc>
          <w:tcPr>
            <w:tcW w:w="2009" w:type="dxa"/>
          </w:tcPr>
          <w:p w14:paraId="6F51AF60" w14:textId="395CC4C7" w:rsidR="00587DAE" w:rsidRPr="00901608" w:rsidRDefault="00587DAE" w:rsidP="00587DAE">
            <w:pPr>
              <w:pStyle w:val="NoSpacing"/>
            </w:pPr>
          </w:p>
        </w:tc>
        <w:tc>
          <w:tcPr>
            <w:tcW w:w="4132" w:type="dxa"/>
          </w:tcPr>
          <w:p w14:paraId="4683C30E" w14:textId="2F7F1531" w:rsidR="00587DAE" w:rsidRPr="00901608" w:rsidRDefault="00587DAE" w:rsidP="00587DAE">
            <w:pPr>
              <w:pStyle w:val="NoSpacing"/>
            </w:pPr>
          </w:p>
        </w:tc>
      </w:tr>
      <w:tr w:rsidR="00587DAE" w:rsidRPr="007C7C7F" w14:paraId="0616CBED" w14:textId="77777777" w:rsidTr="00064D5C">
        <w:tc>
          <w:tcPr>
            <w:tcW w:w="561" w:type="dxa"/>
          </w:tcPr>
          <w:p w14:paraId="4A906847" w14:textId="77777777" w:rsidR="00587DAE" w:rsidRDefault="00587DAE" w:rsidP="00587DAE">
            <w:pPr>
              <w:pStyle w:val="NoSpacing"/>
            </w:pPr>
            <w:r>
              <w:t>3</w:t>
            </w:r>
          </w:p>
        </w:tc>
        <w:tc>
          <w:tcPr>
            <w:tcW w:w="2141" w:type="dxa"/>
          </w:tcPr>
          <w:p w14:paraId="20FD3753" w14:textId="57037999" w:rsidR="00587DAE" w:rsidRDefault="00587DAE" w:rsidP="00587DAE">
            <w:pPr>
              <w:pStyle w:val="NoSpacing"/>
              <w:rPr>
                <w:rFonts w:cstheme="minorHAnsi"/>
              </w:rPr>
            </w:pPr>
            <w:r>
              <w:rPr>
                <w:rFonts w:cstheme="minorHAnsi"/>
              </w:rPr>
              <w:t>Applied amount ($)</w:t>
            </w:r>
          </w:p>
        </w:tc>
        <w:tc>
          <w:tcPr>
            <w:tcW w:w="1947" w:type="dxa"/>
          </w:tcPr>
          <w:p w14:paraId="106DD1F5" w14:textId="259AB235" w:rsidR="00587DAE" w:rsidRDefault="00587DAE" w:rsidP="00587DAE">
            <w:pPr>
              <w:pStyle w:val="NoSpacing"/>
              <w:rPr>
                <w:rFonts w:cstheme="minorHAnsi"/>
              </w:rPr>
            </w:pPr>
            <w:r w:rsidRPr="00474FA3">
              <w:rPr>
                <w:rFonts w:cstheme="minorHAnsi"/>
              </w:rPr>
              <w:t>Label</w:t>
            </w:r>
          </w:p>
        </w:tc>
        <w:tc>
          <w:tcPr>
            <w:tcW w:w="2009" w:type="dxa"/>
          </w:tcPr>
          <w:p w14:paraId="58C878DA" w14:textId="36F5E72D" w:rsidR="00587DAE" w:rsidRPr="001E3A39" w:rsidRDefault="00587DAE" w:rsidP="00587DAE">
            <w:pPr>
              <w:pStyle w:val="NoSpacing"/>
              <w:rPr>
                <w:u w:val="single"/>
              </w:rPr>
            </w:pPr>
          </w:p>
        </w:tc>
        <w:tc>
          <w:tcPr>
            <w:tcW w:w="4132" w:type="dxa"/>
          </w:tcPr>
          <w:p w14:paraId="7981DD61" w14:textId="77777777" w:rsidR="00587DAE" w:rsidRDefault="00587DAE" w:rsidP="00587DAE">
            <w:pPr>
              <w:pStyle w:val="NoSpacing"/>
            </w:pPr>
          </w:p>
        </w:tc>
      </w:tr>
      <w:tr w:rsidR="00587DAE" w:rsidRPr="007C7C7F" w14:paraId="6E842E14" w14:textId="77777777" w:rsidTr="00064D5C">
        <w:tc>
          <w:tcPr>
            <w:tcW w:w="561" w:type="dxa"/>
          </w:tcPr>
          <w:p w14:paraId="3399F5FA" w14:textId="77777777" w:rsidR="00587DAE" w:rsidRDefault="00587DAE" w:rsidP="00587DAE">
            <w:pPr>
              <w:pStyle w:val="NoSpacing"/>
            </w:pPr>
            <w:r>
              <w:t>4</w:t>
            </w:r>
          </w:p>
        </w:tc>
        <w:tc>
          <w:tcPr>
            <w:tcW w:w="2141" w:type="dxa"/>
          </w:tcPr>
          <w:p w14:paraId="347E381C" w14:textId="547F4728" w:rsidR="00587DAE" w:rsidRDefault="00587DAE" w:rsidP="00587DAE">
            <w:pPr>
              <w:pStyle w:val="NoSpacing"/>
              <w:rPr>
                <w:rFonts w:cstheme="minorHAnsi"/>
              </w:rPr>
            </w:pPr>
            <w:r>
              <w:rPr>
                <w:rFonts w:cstheme="minorHAnsi"/>
              </w:rPr>
              <w:t>Allotted amount ($)</w:t>
            </w:r>
          </w:p>
        </w:tc>
        <w:tc>
          <w:tcPr>
            <w:tcW w:w="1947" w:type="dxa"/>
          </w:tcPr>
          <w:p w14:paraId="259862DA" w14:textId="102FFBF3" w:rsidR="00587DAE" w:rsidRDefault="00587DAE" w:rsidP="00587DAE">
            <w:pPr>
              <w:pStyle w:val="NoSpacing"/>
              <w:rPr>
                <w:rFonts w:cstheme="minorHAnsi"/>
              </w:rPr>
            </w:pPr>
            <w:r w:rsidRPr="00474FA3">
              <w:rPr>
                <w:rFonts w:cstheme="minorHAnsi"/>
              </w:rPr>
              <w:t>Label</w:t>
            </w:r>
          </w:p>
        </w:tc>
        <w:tc>
          <w:tcPr>
            <w:tcW w:w="2009" w:type="dxa"/>
          </w:tcPr>
          <w:p w14:paraId="33EC8B5E" w14:textId="12B27DDF" w:rsidR="00587DAE" w:rsidRPr="001E3A39" w:rsidRDefault="00587DAE" w:rsidP="00587DAE">
            <w:pPr>
              <w:pStyle w:val="NoSpacing"/>
              <w:rPr>
                <w:u w:val="single"/>
              </w:rPr>
            </w:pPr>
          </w:p>
        </w:tc>
        <w:tc>
          <w:tcPr>
            <w:tcW w:w="4132" w:type="dxa"/>
          </w:tcPr>
          <w:p w14:paraId="6D659EA6" w14:textId="77777777" w:rsidR="00587DAE" w:rsidRDefault="00587DAE" w:rsidP="00587DAE">
            <w:pPr>
              <w:pStyle w:val="NoSpacing"/>
            </w:pPr>
          </w:p>
        </w:tc>
      </w:tr>
      <w:tr w:rsidR="00587DAE" w:rsidRPr="007C7C7F" w14:paraId="432E21F7" w14:textId="77777777" w:rsidTr="00064D5C">
        <w:tc>
          <w:tcPr>
            <w:tcW w:w="561" w:type="dxa"/>
          </w:tcPr>
          <w:p w14:paraId="5FE8A522" w14:textId="77777777" w:rsidR="00587DAE" w:rsidRDefault="00587DAE" w:rsidP="00587DAE">
            <w:pPr>
              <w:pStyle w:val="NoSpacing"/>
            </w:pPr>
            <w:r>
              <w:t>5</w:t>
            </w:r>
          </w:p>
        </w:tc>
        <w:tc>
          <w:tcPr>
            <w:tcW w:w="2141" w:type="dxa"/>
          </w:tcPr>
          <w:p w14:paraId="7B13EA88" w14:textId="633FFBCE" w:rsidR="00587DAE" w:rsidRDefault="00587DAE" w:rsidP="00587DAE">
            <w:pPr>
              <w:pStyle w:val="NoSpacing"/>
              <w:rPr>
                <w:rFonts w:cstheme="minorHAnsi"/>
              </w:rPr>
            </w:pPr>
            <w:r>
              <w:rPr>
                <w:rFonts w:cstheme="minorHAnsi"/>
              </w:rPr>
              <w:t>Settlement amount ($)</w:t>
            </w:r>
          </w:p>
        </w:tc>
        <w:tc>
          <w:tcPr>
            <w:tcW w:w="1947" w:type="dxa"/>
          </w:tcPr>
          <w:p w14:paraId="461953CC" w14:textId="2BC92B1E" w:rsidR="00587DAE" w:rsidRDefault="00587DAE" w:rsidP="00587DAE">
            <w:pPr>
              <w:pStyle w:val="NoSpacing"/>
              <w:rPr>
                <w:rFonts w:cstheme="minorHAnsi"/>
              </w:rPr>
            </w:pPr>
            <w:r w:rsidRPr="00474FA3">
              <w:rPr>
                <w:rFonts w:cstheme="minorHAnsi"/>
              </w:rPr>
              <w:t>Label</w:t>
            </w:r>
          </w:p>
        </w:tc>
        <w:tc>
          <w:tcPr>
            <w:tcW w:w="2009" w:type="dxa"/>
          </w:tcPr>
          <w:p w14:paraId="54B0A4A1" w14:textId="77777777" w:rsidR="00587DAE" w:rsidRPr="001E3A39" w:rsidRDefault="00587DAE" w:rsidP="00587DAE">
            <w:pPr>
              <w:pStyle w:val="NoSpacing"/>
              <w:rPr>
                <w:u w:val="single"/>
              </w:rPr>
            </w:pPr>
          </w:p>
        </w:tc>
        <w:tc>
          <w:tcPr>
            <w:tcW w:w="4132" w:type="dxa"/>
          </w:tcPr>
          <w:p w14:paraId="0BC2972C" w14:textId="77777777" w:rsidR="00587DAE" w:rsidRDefault="00587DAE" w:rsidP="00587DAE">
            <w:pPr>
              <w:pStyle w:val="NoSpacing"/>
            </w:pPr>
          </w:p>
        </w:tc>
      </w:tr>
    </w:tbl>
    <w:p w14:paraId="5BD9D64C" w14:textId="74DCAFC2" w:rsidR="00B2230D" w:rsidRDefault="00BB1777" w:rsidP="00B2230D">
      <w:pPr>
        <w:pStyle w:val="Caption"/>
      </w:pPr>
      <w:r>
        <w:t xml:space="preserve">Table </w:t>
      </w:r>
      <w:r>
        <w:fldChar w:fldCharType="begin"/>
      </w:r>
      <w:r>
        <w:instrText xml:space="preserve"> SEQ Table \* ARABIC </w:instrText>
      </w:r>
      <w:r>
        <w:fldChar w:fldCharType="separate"/>
      </w:r>
      <w:r w:rsidR="001108F9">
        <w:rPr>
          <w:noProof/>
        </w:rPr>
        <w:t>32</w:t>
      </w:r>
      <w:r>
        <w:fldChar w:fldCharType="end"/>
      </w:r>
      <w:r>
        <w:t>: Placement Tranche (Data Table)</w:t>
      </w:r>
      <w:r w:rsidR="00B2230D">
        <w:t xml:space="preserve"> Screen Elements</w:t>
      </w:r>
    </w:p>
    <w:p w14:paraId="02443770" w14:textId="77777777" w:rsidR="00327630" w:rsidRDefault="00327630" w:rsidP="00327630">
      <w:pPr>
        <w:pStyle w:val="Heading4"/>
      </w:pPr>
      <w:r>
        <w:t>Internal Remarks</w:t>
      </w:r>
    </w:p>
    <w:p w14:paraId="0E0F75E5" w14:textId="77777777" w:rsidR="00327630" w:rsidRPr="00474AFC" w:rsidRDefault="00327630" w:rsidP="00327630">
      <w:r>
        <w:t xml:space="preserve">Refer to </w:t>
      </w:r>
      <w:r w:rsidRPr="00C96648">
        <w:rPr>
          <w:i/>
          <w:iCs/>
        </w:rPr>
        <w:t>MAS_OMEGA – Functional Specifications Document (Common Functions)</w:t>
      </w:r>
      <w:r>
        <w:rPr>
          <w:i/>
          <w:iCs/>
        </w:rPr>
        <w:t>.docx</w:t>
      </w:r>
      <w:r>
        <w:t xml:space="preserve"> for the screen elements used and its functionalities.</w:t>
      </w:r>
    </w:p>
    <w:p w14:paraId="022A7A22" w14:textId="77777777" w:rsidR="00327630" w:rsidRDefault="00327630" w:rsidP="00327630">
      <w:pPr>
        <w:pStyle w:val="Heading4"/>
      </w:pPr>
      <w:r>
        <w:t>Action Button Row</w:t>
      </w:r>
    </w:p>
    <w:tbl>
      <w:tblPr>
        <w:tblStyle w:val="TableGrid"/>
        <w:tblW w:w="10403" w:type="dxa"/>
        <w:tblLook w:val="04A0" w:firstRow="1" w:lastRow="0" w:firstColumn="1" w:lastColumn="0" w:noHBand="0" w:noVBand="1"/>
      </w:tblPr>
      <w:tblGrid>
        <w:gridCol w:w="562"/>
        <w:gridCol w:w="4297"/>
        <w:gridCol w:w="1297"/>
        <w:gridCol w:w="1637"/>
        <w:gridCol w:w="2610"/>
      </w:tblGrid>
      <w:tr w:rsidR="00327630" w:rsidRPr="007D7B67" w14:paraId="448398FA" w14:textId="77777777" w:rsidTr="00064D5C">
        <w:tc>
          <w:tcPr>
            <w:tcW w:w="562" w:type="dxa"/>
            <w:shd w:val="clear" w:color="auto" w:fill="E7E6E6" w:themeFill="background2"/>
          </w:tcPr>
          <w:p w14:paraId="329C2DB7" w14:textId="77777777" w:rsidR="00327630" w:rsidRPr="007D7B67" w:rsidRDefault="00327630" w:rsidP="00064D5C">
            <w:pPr>
              <w:pStyle w:val="NoSpacing"/>
              <w:jc w:val="center"/>
              <w:rPr>
                <w:b/>
                <w:bCs/>
              </w:rPr>
            </w:pPr>
            <w:r w:rsidRPr="007D7B67">
              <w:rPr>
                <w:rFonts w:cstheme="minorHAnsi"/>
                <w:b/>
                <w:bCs/>
              </w:rPr>
              <w:t>S/N</w:t>
            </w:r>
          </w:p>
        </w:tc>
        <w:tc>
          <w:tcPr>
            <w:tcW w:w="4297" w:type="dxa"/>
            <w:shd w:val="clear" w:color="auto" w:fill="E7E6E6" w:themeFill="background2"/>
          </w:tcPr>
          <w:p w14:paraId="2C928446" w14:textId="77777777" w:rsidR="00327630" w:rsidRPr="007D7B67" w:rsidRDefault="00327630" w:rsidP="00064D5C">
            <w:pPr>
              <w:pStyle w:val="NoSpacing"/>
              <w:jc w:val="center"/>
              <w:rPr>
                <w:b/>
                <w:bCs/>
              </w:rPr>
            </w:pPr>
            <w:r w:rsidRPr="007D7B67">
              <w:rPr>
                <w:rFonts w:cstheme="minorHAnsi"/>
                <w:b/>
                <w:bCs/>
              </w:rPr>
              <w:t>Name</w:t>
            </w:r>
          </w:p>
        </w:tc>
        <w:tc>
          <w:tcPr>
            <w:tcW w:w="1297" w:type="dxa"/>
            <w:shd w:val="clear" w:color="auto" w:fill="E7E6E6" w:themeFill="background2"/>
          </w:tcPr>
          <w:p w14:paraId="0BE94427" w14:textId="77777777" w:rsidR="00327630" w:rsidRPr="007D7B67" w:rsidRDefault="00327630" w:rsidP="00064D5C">
            <w:pPr>
              <w:pStyle w:val="TableHeading"/>
              <w:jc w:val="center"/>
              <w:rPr>
                <w:rFonts w:asciiTheme="minorHAnsi" w:hAnsiTheme="minorHAnsi" w:cstheme="minorHAnsi"/>
                <w:bCs/>
              </w:rPr>
            </w:pPr>
            <w:r w:rsidRPr="007D7B67">
              <w:rPr>
                <w:rFonts w:asciiTheme="minorHAnsi" w:hAnsiTheme="minorHAnsi" w:cstheme="minorHAnsi"/>
                <w:bCs/>
              </w:rPr>
              <w:t>Type</w:t>
            </w:r>
          </w:p>
          <w:p w14:paraId="0EE85407" w14:textId="77777777" w:rsidR="00327630" w:rsidRPr="007D7B67" w:rsidRDefault="00327630" w:rsidP="00064D5C">
            <w:pPr>
              <w:pStyle w:val="NoSpacing"/>
              <w:jc w:val="center"/>
              <w:rPr>
                <w:b/>
                <w:bCs/>
              </w:rPr>
            </w:pPr>
            <w:r w:rsidRPr="007D7B67">
              <w:rPr>
                <w:rFonts w:cstheme="minorHAnsi"/>
                <w:b/>
                <w:bCs/>
              </w:rPr>
              <w:t>(Max Length)</w:t>
            </w:r>
          </w:p>
        </w:tc>
        <w:tc>
          <w:tcPr>
            <w:tcW w:w="1637" w:type="dxa"/>
            <w:shd w:val="clear" w:color="auto" w:fill="E7E6E6" w:themeFill="background2"/>
          </w:tcPr>
          <w:p w14:paraId="01EC4B71" w14:textId="77777777" w:rsidR="00327630" w:rsidRPr="007D7B67" w:rsidRDefault="00327630" w:rsidP="00064D5C">
            <w:pPr>
              <w:pStyle w:val="NoSpacing"/>
              <w:jc w:val="center"/>
              <w:rPr>
                <w:b/>
                <w:bCs/>
              </w:rPr>
            </w:pPr>
            <w:r w:rsidRPr="007D7B67">
              <w:rPr>
                <w:rFonts w:cstheme="minorHAnsi"/>
                <w:b/>
                <w:bCs/>
              </w:rPr>
              <w:t>Validation Rules</w:t>
            </w:r>
          </w:p>
        </w:tc>
        <w:tc>
          <w:tcPr>
            <w:tcW w:w="2610" w:type="dxa"/>
            <w:shd w:val="clear" w:color="auto" w:fill="E7E6E6" w:themeFill="background2"/>
          </w:tcPr>
          <w:p w14:paraId="6116D8AF" w14:textId="77777777" w:rsidR="00327630" w:rsidRPr="007D7B67" w:rsidRDefault="00327630" w:rsidP="00064D5C">
            <w:pPr>
              <w:pStyle w:val="NoSpacing"/>
              <w:jc w:val="center"/>
              <w:rPr>
                <w:rFonts w:cstheme="minorHAnsi"/>
                <w:b/>
                <w:bCs/>
              </w:rPr>
            </w:pPr>
            <w:r>
              <w:rPr>
                <w:rFonts w:cstheme="minorHAnsi"/>
                <w:b/>
                <w:bCs/>
              </w:rPr>
              <w:t>Remarks</w:t>
            </w:r>
          </w:p>
        </w:tc>
      </w:tr>
      <w:tr w:rsidR="00327630" w:rsidRPr="00901608" w14:paraId="7C51DDD4" w14:textId="77777777" w:rsidTr="00064D5C">
        <w:tc>
          <w:tcPr>
            <w:tcW w:w="562" w:type="dxa"/>
          </w:tcPr>
          <w:p w14:paraId="079092C7" w14:textId="77777777" w:rsidR="00327630" w:rsidRPr="007C7C7F" w:rsidRDefault="00327630" w:rsidP="00064D5C">
            <w:pPr>
              <w:pStyle w:val="NoSpacing"/>
            </w:pPr>
            <w:r>
              <w:rPr>
                <w:rFonts w:cstheme="minorHAnsi"/>
              </w:rPr>
              <w:t>1</w:t>
            </w:r>
          </w:p>
        </w:tc>
        <w:tc>
          <w:tcPr>
            <w:tcW w:w="4297" w:type="dxa"/>
          </w:tcPr>
          <w:p w14:paraId="505B9B9B" w14:textId="77777777" w:rsidR="00327630" w:rsidRPr="007C7C7F" w:rsidRDefault="00327630" w:rsidP="00064D5C">
            <w:pPr>
              <w:pStyle w:val="NoSpacing"/>
            </w:pPr>
            <w:r>
              <w:t>Back</w:t>
            </w:r>
          </w:p>
        </w:tc>
        <w:tc>
          <w:tcPr>
            <w:tcW w:w="1297" w:type="dxa"/>
          </w:tcPr>
          <w:p w14:paraId="656D75CE" w14:textId="77777777" w:rsidR="00327630" w:rsidRPr="00901608" w:rsidRDefault="00327630" w:rsidP="00064D5C">
            <w:pPr>
              <w:pStyle w:val="NoSpacing"/>
            </w:pPr>
            <w:r>
              <w:rPr>
                <w:rFonts w:cstheme="minorHAnsi"/>
                <w:color w:val="000000"/>
              </w:rPr>
              <w:t>Tertiary b</w:t>
            </w:r>
            <w:r w:rsidRPr="002923FD">
              <w:rPr>
                <w:rFonts w:cstheme="minorHAnsi"/>
                <w:color w:val="000000"/>
              </w:rPr>
              <w:t>utton</w:t>
            </w:r>
          </w:p>
        </w:tc>
        <w:tc>
          <w:tcPr>
            <w:tcW w:w="1637" w:type="dxa"/>
          </w:tcPr>
          <w:p w14:paraId="334D3A47" w14:textId="77777777" w:rsidR="00327630" w:rsidRPr="00901608" w:rsidRDefault="00327630" w:rsidP="00064D5C">
            <w:pPr>
              <w:pStyle w:val="NoSpacing"/>
            </w:pPr>
          </w:p>
        </w:tc>
        <w:tc>
          <w:tcPr>
            <w:tcW w:w="2610" w:type="dxa"/>
          </w:tcPr>
          <w:p w14:paraId="34C1727C" w14:textId="7725F2E5" w:rsidR="00327630" w:rsidRPr="00901608" w:rsidRDefault="00327630" w:rsidP="00064D5C">
            <w:pPr>
              <w:pStyle w:val="NoSpacing"/>
            </w:pPr>
            <w:r>
              <w:rPr>
                <w:rFonts w:cstheme="minorHAnsi"/>
                <w:color w:val="000000"/>
              </w:rPr>
              <w:t>R</w:t>
            </w:r>
            <w:r w:rsidRPr="002923FD">
              <w:rPr>
                <w:rFonts w:cstheme="minorHAnsi"/>
                <w:color w:val="000000"/>
              </w:rPr>
              <w:t>edirect</w:t>
            </w:r>
            <w:r>
              <w:rPr>
                <w:rFonts w:cstheme="minorHAnsi"/>
                <w:color w:val="000000"/>
              </w:rPr>
              <w:t>s</w:t>
            </w:r>
            <w:r w:rsidRPr="002923FD">
              <w:rPr>
                <w:rFonts w:cstheme="minorHAnsi"/>
                <w:color w:val="000000"/>
              </w:rPr>
              <w:t xml:space="preserve"> the user back to the </w:t>
            </w:r>
            <w:r>
              <w:rPr>
                <w:rFonts w:cstheme="minorHAnsi"/>
                <w:color w:val="000000"/>
              </w:rPr>
              <w:t xml:space="preserve">Syndication </w:t>
            </w:r>
            <w:r w:rsidR="002F0A94">
              <w:rPr>
                <w:rFonts w:cstheme="minorHAnsi"/>
                <w:color w:val="000000"/>
              </w:rPr>
              <w:t xml:space="preserve">Allotment </w:t>
            </w:r>
            <w:r w:rsidRPr="002923FD">
              <w:rPr>
                <w:rFonts w:cstheme="minorHAnsi"/>
                <w:color w:val="000000"/>
              </w:rPr>
              <w:t>Listing Page</w:t>
            </w:r>
            <w:r>
              <w:rPr>
                <w:rFonts w:cstheme="minorHAnsi"/>
                <w:color w:val="000000"/>
              </w:rPr>
              <w:t xml:space="preserve"> (2.</w:t>
            </w:r>
            <w:r w:rsidR="002F0A94">
              <w:rPr>
                <w:rFonts w:cstheme="minorHAnsi"/>
                <w:color w:val="000000"/>
              </w:rPr>
              <w:t>13</w:t>
            </w:r>
            <w:r>
              <w:rPr>
                <w:rFonts w:cstheme="minorHAnsi"/>
                <w:color w:val="000000"/>
              </w:rPr>
              <w:t>.5) retaining the filters previously selected</w:t>
            </w:r>
            <w:r w:rsidRPr="002923FD">
              <w:rPr>
                <w:rFonts w:cstheme="minorHAnsi"/>
                <w:color w:val="000000"/>
              </w:rPr>
              <w:t>.</w:t>
            </w:r>
          </w:p>
        </w:tc>
      </w:tr>
    </w:tbl>
    <w:p w14:paraId="6BB80599" w14:textId="0CD680D1" w:rsidR="00327630" w:rsidRPr="00474AFC" w:rsidRDefault="00FB542A" w:rsidP="00327630">
      <w:pPr>
        <w:pStyle w:val="Caption"/>
      </w:pPr>
      <w:r>
        <w:t xml:space="preserve">Table </w:t>
      </w:r>
      <w:r>
        <w:fldChar w:fldCharType="begin"/>
      </w:r>
      <w:r>
        <w:instrText xml:space="preserve"> SEQ Table \* ARABIC </w:instrText>
      </w:r>
      <w:r>
        <w:fldChar w:fldCharType="separate"/>
      </w:r>
      <w:r w:rsidR="001108F9">
        <w:rPr>
          <w:noProof/>
        </w:rPr>
        <w:t>33</w:t>
      </w:r>
      <w:r>
        <w:fldChar w:fldCharType="end"/>
      </w:r>
      <w:r>
        <w:t xml:space="preserve">: </w:t>
      </w:r>
      <w:r w:rsidR="00327630">
        <w:t>Action Button Row Screen Elements</w:t>
      </w:r>
    </w:p>
    <w:p w14:paraId="22DBAD14" w14:textId="77777777" w:rsidR="00327630" w:rsidRPr="00327630" w:rsidRDefault="00327630" w:rsidP="00327630">
      <w:pPr>
        <w:rPr>
          <w:lang w:val="en-US"/>
        </w:rPr>
      </w:pPr>
    </w:p>
    <w:p w14:paraId="51B71874" w14:textId="2B7763CE" w:rsidR="00AF42C2" w:rsidRDefault="002A6D76" w:rsidP="00AF42C2">
      <w:pPr>
        <w:pStyle w:val="Heading2"/>
      </w:pPr>
      <w:bookmarkStart w:id="260" w:name="_Toc219384557"/>
      <w:r>
        <w:t>Conduct Retail Allotment in OMEGA</w:t>
      </w:r>
      <w:bookmarkEnd w:id="260"/>
    </w:p>
    <w:p w14:paraId="5C62ABDD" w14:textId="77777777" w:rsidR="00B26DE8" w:rsidRPr="00D50758" w:rsidRDefault="00B26DE8" w:rsidP="00B26DE8">
      <w:pPr>
        <w:pStyle w:val="Heading3"/>
      </w:pPr>
      <w:bookmarkStart w:id="261" w:name="_Toc219384558"/>
      <w:r>
        <w:t>Description</w:t>
      </w:r>
      <w:bookmarkEnd w:id="261"/>
    </w:p>
    <w:p w14:paraId="4117A0D1" w14:textId="77777777" w:rsidR="0071502F" w:rsidRDefault="007629CA" w:rsidP="00B26DE8">
      <w:r w:rsidRPr="007629CA">
        <w:t xml:space="preserve">This use case enables the system to automatically conduct </w:t>
      </w:r>
      <w:r>
        <w:t xml:space="preserve">the </w:t>
      </w:r>
      <w:r w:rsidRPr="007629CA">
        <w:t>retail</w:t>
      </w:r>
      <w:r>
        <w:t xml:space="preserve"> bid collation and</w:t>
      </w:r>
      <w:r w:rsidRPr="007629CA">
        <w:t xml:space="preserve"> allotment for syndication securities within OMEGA when the "Conduct Retail Allotment in OMEGA" option is selected as "Yes". </w:t>
      </w:r>
    </w:p>
    <w:p w14:paraId="42815787" w14:textId="77777777" w:rsidR="0071502F" w:rsidRDefault="0071502F" w:rsidP="0071502F">
      <w:r w:rsidRPr="00F51B4F">
        <w:t>The retail allotment process operates in the following phases:</w:t>
      </w:r>
    </w:p>
    <w:p w14:paraId="7707BB91" w14:textId="77777777" w:rsidR="0071502F" w:rsidRDefault="0071502F" w:rsidP="0071502F">
      <w:r>
        <w:t>Bid Collation Phase:</w:t>
      </w:r>
    </w:p>
    <w:p w14:paraId="7EB3AE98" w14:textId="1079D43C" w:rsidR="0071502F" w:rsidRDefault="0071502F" w:rsidP="0071502F">
      <w:pPr>
        <w:pStyle w:val="ListParagraph"/>
        <w:numPr>
          <w:ilvl w:val="0"/>
          <w:numId w:val="24"/>
        </w:numPr>
      </w:pPr>
      <w:r w:rsidRPr="00F51B4F">
        <w:t xml:space="preserve">Commences from public offer period start date and </w:t>
      </w:r>
      <w:r w:rsidR="005F741B">
        <w:t>once the syndication details have been verified with MEPS+</w:t>
      </w:r>
      <w:r w:rsidRPr="00F51B4F">
        <w:t>.</w:t>
      </w:r>
    </w:p>
    <w:p w14:paraId="4E3E0669" w14:textId="77777777" w:rsidR="0071502F" w:rsidRDefault="0071502F" w:rsidP="0071502F">
      <w:pPr>
        <w:pStyle w:val="ListParagraph"/>
        <w:numPr>
          <w:ilvl w:val="0"/>
          <w:numId w:val="24"/>
        </w:numPr>
      </w:pPr>
      <w:r w:rsidRPr="00F51B4F">
        <w:t>OMEGA accepts retail bids according to the bid collation specifications.</w:t>
      </w:r>
    </w:p>
    <w:p w14:paraId="3C88DA76" w14:textId="77777777" w:rsidR="0071502F" w:rsidRDefault="0071502F" w:rsidP="0071502F">
      <w:pPr>
        <w:pStyle w:val="ListParagraph"/>
        <w:numPr>
          <w:ilvl w:val="0"/>
          <w:numId w:val="24"/>
        </w:numPr>
      </w:pPr>
      <w:r w:rsidRPr="00F51B4F">
        <w:t>Bid validation and processing occurs in real-time.</w:t>
      </w:r>
    </w:p>
    <w:p w14:paraId="6931C56B" w14:textId="77777777" w:rsidR="0071502F" w:rsidRDefault="0071502F" w:rsidP="0071502F">
      <w:r>
        <w:t>Allotment Phase:</w:t>
      </w:r>
    </w:p>
    <w:p w14:paraId="356F90EF" w14:textId="77777777" w:rsidR="0071502F" w:rsidRDefault="0071502F" w:rsidP="0071502F">
      <w:pPr>
        <w:pStyle w:val="ListParagraph"/>
        <w:numPr>
          <w:ilvl w:val="0"/>
          <w:numId w:val="25"/>
        </w:numPr>
      </w:pPr>
      <w:r w:rsidRPr="00F51B4F">
        <w:lastRenderedPageBreak/>
        <w:t>Triggers automatically on allotment day at the time calculated from "Syndication retail allotment time" plus "Buffer time for allotment start"</w:t>
      </w:r>
    </w:p>
    <w:p w14:paraId="1417EC5B" w14:textId="0A4A3E18" w:rsidR="0071502F" w:rsidRDefault="0071502F" w:rsidP="0071502F">
      <w:pPr>
        <w:pStyle w:val="ListParagraph"/>
        <w:numPr>
          <w:ilvl w:val="0"/>
          <w:numId w:val="25"/>
        </w:numPr>
      </w:pPr>
      <w:r w:rsidRPr="00F51B4F">
        <w:t>Applies the derivative Quantity Ceiling Format methodology for fair allocation.</w:t>
      </w:r>
      <w:r w:rsidR="00A073BF">
        <w:t xml:space="preserve"> This is identical to the Quantity Ceiling Format in all ways except in name as the name has been </w:t>
      </w:r>
      <w:r w:rsidR="003223A2">
        <w:t xml:space="preserve">legislatively </w:t>
      </w:r>
      <w:r w:rsidR="00A073BF">
        <w:t>reserved solely for the purpose of SSBs.</w:t>
      </w:r>
    </w:p>
    <w:p w14:paraId="74D31621" w14:textId="77777777" w:rsidR="0071502F" w:rsidRDefault="0071502F" w:rsidP="0071502F">
      <w:pPr>
        <w:pStyle w:val="ListParagraph"/>
        <w:numPr>
          <w:ilvl w:val="0"/>
          <w:numId w:val="25"/>
        </w:numPr>
      </w:pPr>
      <w:r w:rsidRPr="00F51B4F">
        <w:t>Processes all valid bids according to the established allotment rules.</w:t>
      </w:r>
    </w:p>
    <w:p w14:paraId="6104DD3B" w14:textId="77777777" w:rsidR="0071502F" w:rsidRDefault="0071502F" w:rsidP="0071502F">
      <w:r>
        <w:t>Result Release Phase:</w:t>
      </w:r>
    </w:p>
    <w:p w14:paraId="12A81A58" w14:textId="77777777" w:rsidR="0071502F" w:rsidRDefault="0071502F" w:rsidP="0071502F">
      <w:pPr>
        <w:pStyle w:val="ListParagraph"/>
        <w:numPr>
          <w:ilvl w:val="0"/>
          <w:numId w:val="26"/>
        </w:numPr>
      </w:pPr>
      <w:r w:rsidRPr="00F51B4F">
        <w:t xml:space="preserve">Generates allotment results and notifications. </w:t>
      </w:r>
    </w:p>
    <w:p w14:paraId="560769C0" w14:textId="77777777" w:rsidR="0071502F" w:rsidRDefault="0071502F" w:rsidP="0071502F">
      <w:pPr>
        <w:pStyle w:val="ListParagraph"/>
        <w:numPr>
          <w:ilvl w:val="0"/>
          <w:numId w:val="26"/>
        </w:numPr>
      </w:pPr>
      <w:r w:rsidRPr="00F51B4F">
        <w:t>Updates system records and downstream interfaces.</w:t>
      </w:r>
    </w:p>
    <w:p w14:paraId="7570C509" w14:textId="77777777" w:rsidR="0071502F" w:rsidRPr="00F51B4F" w:rsidRDefault="0071502F" w:rsidP="0071502F">
      <w:pPr>
        <w:pStyle w:val="ListParagraph"/>
        <w:numPr>
          <w:ilvl w:val="0"/>
          <w:numId w:val="26"/>
        </w:numPr>
      </w:pPr>
      <w:r w:rsidRPr="00F51B4F">
        <w:t>Completes audit trail documentation.</w:t>
      </w:r>
    </w:p>
    <w:p w14:paraId="6B35EBC4" w14:textId="77777777" w:rsidR="0071502F" w:rsidRDefault="007629CA" w:rsidP="00B26DE8">
      <w:r>
        <w:t xml:space="preserve">For more information on retail bid collation, refer to the </w:t>
      </w:r>
      <w:r w:rsidRPr="007629CA">
        <w:rPr>
          <w:i/>
          <w:iCs/>
        </w:rPr>
        <w:t>MAS_OMEGA – Functional Specifications Document (Bid Collation).docx</w:t>
      </w:r>
      <w:r>
        <w:t xml:space="preserve">. </w:t>
      </w:r>
    </w:p>
    <w:p w14:paraId="129AB4AE" w14:textId="3DD98417" w:rsidR="0071502F" w:rsidRDefault="0071502F" w:rsidP="00B26DE8">
      <w:r>
        <w:t xml:space="preserve">For more information on allotment, refer to the </w:t>
      </w:r>
      <w:r w:rsidRPr="0071502F">
        <w:rPr>
          <w:i/>
          <w:iCs/>
        </w:rPr>
        <w:t>MAS_OMEGA – Functional Specifications Document (Allotment).docx</w:t>
      </w:r>
      <w:r>
        <w:t>.</w:t>
      </w:r>
    </w:p>
    <w:p w14:paraId="27362F61" w14:textId="01D1DDC8" w:rsidR="007629CA" w:rsidRPr="007629CA" w:rsidRDefault="007629CA" w:rsidP="00B26DE8">
      <w:r>
        <w:t xml:space="preserve">For more information on the Quantity Ceiling Format, refer to the </w:t>
      </w:r>
      <w:r w:rsidRPr="007629CA">
        <w:rPr>
          <w:i/>
          <w:iCs/>
        </w:rPr>
        <w:t>MAS_OMEGA – Functional Specifications Document (SSBs).docx</w:t>
      </w:r>
      <w:r>
        <w:t>.</w:t>
      </w:r>
    </w:p>
    <w:p w14:paraId="46E6DA4B" w14:textId="77777777" w:rsidR="00B26DE8" w:rsidRDefault="00B26DE8" w:rsidP="00B26DE8">
      <w:pPr>
        <w:pStyle w:val="Heading3"/>
      </w:pPr>
      <w:bookmarkStart w:id="262" w:name="_Toc219384559"/>
      <w:r>
        <w:t>Preconditions</w:t>
      </w:r>
      <w:bookmarkEnd w:id="262"/>
    </w:p>
    <w:p w14:paraId="21514BA3" w14:textId="77777777" w:rsidR="00B26DE8" w:rsidRDefault="00B26DE8" w:rsidP="00B26DE8">
      <w:pPr>
        <w:pStyle w:val="ListParagraph"/>
      </w:pPr>
      <w:r>
        <w:t>User logs in to the Intranet Portal.</w:t>
      </w:r>
    </w:p>
    <w:p w14:paraId="77F71E41" w14:textId="4D7D9FE9" w:rsidR="00147DDF" w:rsidRDefault="00147DDF" w:rsidP="00147DDF">
      <w:pPr>
        <w:pStyle w:val="ListParagraph"/>
      </w:pPr>
      <w:r w:rsidRPr="00147DDF">
        <w:t xml:space="preserve">The syndication details have "Conduct Retail Allotment in OMEGA" radio button </w:t>
      </w:r>
      <w:r w:rsidR="000D5DBD">
        <w:t>approved</w:t>
      </w:r>
      <w:r w:rsidRPr="00147DDF">
        <w:t xml:space="preserve"> as "Yes". </w:t>
      </w:r>
    </w:p>
    <w:p w14:paraId="5E50AC0E" w14:textId="77777777" w:rsidR="00147DDF" w:rsidRDefault="00147DDF" w:rsidP="00147DDF">
      <w:pPr>
        <w:pStyle w:val="ListParagraph"/>
      </w:pPr>
      <w:r w:rsidRPr="00147DDF">
        <w:t xml:space="preserve">The public offer period has commenced. </w:t>
      </w:r>
    </w:p>
    <w:p w14:paraId="57E58C72" w14:textId="77777777" w:rsidR="00147DDF" w:rsidRDefault="00147DDF" w:rsidP="00147DDF">
      <w:pPr>
        <w:pStyle w:val="ListParagraph"/>
      </w:pPr>
      <w:r w:rsidRPr="00147DDF">
        <w:t>The syndication security is in "Published</w:t>
      </w:r>
      <w:r>
        <w:t xml:space="preserve"> (MEPS+Verified)</w:t>
      </w:r>
      <w:r w:rsidRPr="00147DDF">
        <w:t>" status.</w:t>
      </w:r>
    </w:p>
    <w:p w14:paraId="33217FED" w14:textId="77777777" w:rsidR="00B26DE8" w:rsidRDefault="00B26DE8" w:rsidP="00B26DE8">
      <w:pPr>
        <w:pStyle w:val="Heading3"/>
      </w:pPr>
      <w:bookmarkStart w:id="263" w:name="_Toc219384560"/>
      <w:r>
        <w:t>Business Requirements</w:t>
      </w:r>
      <w:bookmarkEnd w:id="263"/>
    </w:p>
    <w:p w14:paraId="27356E35" w14:textId="77777777" w:rsidR="00B26DE8" w:rsidRPr="0068320A" w:rsidRDefault="00B26DE8" w:rsidP="00B26DE8">
      <w:pPr>
        <w:pStyle w:val="ListParagraph"/>
        <w:rPr>
          <w:b/>
          <w:bCs/>
        </w:rPr>
      </w:pPr>
      <w:r w:rsidRPr="0068320A">
        <w:rPr>
          <w:b/>
          <w:bCs/>
        </w:rPr>
        <w:t xml:space="preserve">Role-based Access Control: </w:t>
      </w:r>
    </w:p>
    <w:p w14:paraId="05FA2916" w14:textId="79C36D3B" w:rsidR="005F741B" w:rsidRDefault="00ED7400" w:rsidP="005F741B">
      <w:pPr>
        <w:pStyle w:val="ListParagraph"/>
        <w:numPr>
          <w:ilvl w:val="1"/>
          <w:numId w:val="2"/>
        </w:numPr>
        <w:ind w:left="1276" w:hanging="425"/>
      </w:pPr>
      <w:r>
        <w:t>Auction Operator</w:t>
      </w:r>
      <w:r w:rsidR="00B26DE8">
        <w:t xml:space="preserve"> Checker</w:t>
      </w:r>
    </w:p>
    <w:p w14:paraId="46D0D063" w14:textId="77777777" w:rsidR="00B26DE8" w:rsidRDefault="00B26DE8" w:rsidP="00B26DE8">
      <w:pPr>
        <w:pStyle w:val="Heading3"/>
      </w:pPr>
      <w:bookmarkStart w:id="264" w:name="_Ref215743320"/>
      <w:bookmarkStart w:id="265" w:name="_Toc219384561"/>
      <w:r>
        <w:t>Post Conditions</w:t>
      </w:r>
      <w:bookmarkEnd w:id="264"/>
      <w:bookmarkEnd w:id="265"/>
    </w:p>
    <w:p w14:paraId="11E44BC2" w14:textId="77777777" w:rsidR="00B26DE8" w:rsidRDefault="00B26DE8" w:rsidP="00B26DE8">
      <w:pPr>
        <w:pStyle w:val="ListParagraph"/>
      </w:pPr>
      <w:r>
        <w:t>The announcement is updated with the values provided from MEPS+.</w:t>
      </w:r>
    </w:p>
    <w:p w14:paraId="31B443DC" w14:textId="2352F2FB" w:rsidR="00E31C22" w:rsidRDefault="00E31C22" w:rsidP="000123F5">
      <w:pPr>
        <w:pStyle w:val="ListParagraph"/>
      </w:pPr>
      <w:r w:rsidRPr="00E31C22">
        <w:t>Retail bids are accepted and collated throughout the public offer period.</w:t>
      </w:r>
    </w:p>
    <w:p w14:paraId="5102A49D" w14:textId="60B11BA5" w:rsidR="00E31C22" w:rsidRDefault="00E31C22" w:rsidP="000123F5">
      <w:pPr>
        <w:pStyle w:val="ListParagraph"/>
      </w:pPr>
      <w:r>
        <w:t>Retail a</w:t>
      </w:r>
      <w:r w:rsidRPr="00E31C22">
        <w:t>llotment process executes automatically on allotment day at the configured time.</w:t>
      </w:r>
    </w:p>
    <w:p w14:paraId="327CE65B" w14:textId="32D35107" w:rsidR="000123F5" w:rsidRPr="00E327D9" w:rsidRDefault="00E31C22" w:rsidP="000123F5">
      <w:pPr>
        <w:pStyle w:val="ListParagraph"/>
      </w:pPr>
      <w:r>
        <w:t>Retail a</w:t>
      </w:r>
      <w:r w:rsidRPr="00E31C22">
        <w:t>llotment results are generated and stored in the system.</w:t>
      </w:r>
    </w:p>
    <w:p w14:paraId="5CAEC755" w14:textId="035A927B" w:rsidR="00E31C22" w:rsidRDefault="00E31C22" w:rsidP="00B26DE8">
      <w:pPr>
        <w:pStyle w:val="ListParagraph"/>
      </w:pPr>
      <w:r w:rsidRPr="00E31C22">
        <w:t xml:space="preserve">All </w:t>
      </w:r>
      <w:r>
        <w:t xml:space="preserve">bid collation and </w:t>
      </w:r>
      <w:r w:rsidRPr="00E31C22">
        <w:t>allotment activities are recorded in the audit log and submission history.</w:t>
      </w:r>
    </w:p>
    <w:p w14:paraId="7BCEBD07" w14:textId="53A67336" w:rsidR="007133F0" w:rsidRDefault="00B26DE8" w:rsidP="00B26DE8">
      <w:pPr>
        <w:pStyle w:val="ListParagraph"/>
      </w:pPr>
      <w:r>
        <w:t>OMEGA send</w:t>
      </w:r>
      <w:r w:rsidR="00D056D7">
        <w:t>s</w:t>
      </w:r>
      <w:r>
        <w:t xml:space="preserve"> the </w:t>
      </w:r>
      <w:r w:rsidR="00E31C22">
        <w:t>retail allotment results</w:t>
      </w:r>
      <w:r>
        <w:t xml:space="preserve"> to the MAS</w:t>
      </w:r>
      <w:r w:rsidR="000123F5">
        <w:t xml:space="preserve"> Website</w:t>
      </w:r>
      <w:r w:rsidR="00E31C22">
        <w:t xml:space="preserve"> and to PDs</w:t>
      </w:r>
      <w:r>
        <w:t xml:space="preserve">. Refer to the </w:t>
      </w:r>
      <w:r w:rsidRPr="007133F0">
        <w:rPr>
          <w:i/>
          <w:iCs/>
        </w:rPr>
        <w:t>MAS_OMEGA – Interface Specifications Document (MAS Website).docx</w:t>
      </w:r>
      <w:r>
        <w:t xml:space="preserve"> </w:t>
      </w:r>
      <w:r w:rsidR="003E62FD">
        <w:t xml:space="preserve">and </w:t>
      </w:r>
      <w:r w:rsidR="003E62FD" w:rsidRPr="007133F0">
        <w:rPr>
          <w:i/>
          <w:iCs/>
        </w:rPr>
        <w:t xml:space="preserve">MAS_OMEGA – Interface Specifications Document </w:t>
      </w:r>
      <w:r w:rsidR="003E62FD">
        <w:rPr>
          <w:i/>
          <w:iCs/>
        </w:rPr>
        <w:t>FIs and CDP</w:t>
      </w:r>
      <w:r w:rsidR="003E62FD" w:rsidRPr="007133F0">
        <w:rPr>
          <w:i/>
          <w:iCs/>
        </w:rPr>
        <w:t>).docx</w:t>
      </w:r>
      <w:r w:rsidR="003E62FD">
        <w:t xml:space="preserve"> and </w:t>
      </w:r>
      <w:r>
        <w:t>more details.</w:t>
      </w:r>
    </w:p>
    <w:p w14:paraId="7FE90CBA" w14:textId="3DCDEDB9" w:rsidR="00AF42C2" w:rsidRPr="00F51B4F" w:rsidRDefault="00B26DE8" w:rsidP="00AF42C2">
      <w:pPr>
        <w:pStyle w:val="ListParagraph"/>
      </w:pPr>
      <w:r>
        <w:t xml:space="preserve">Emails will be sent upon publication of the </w:t>
      </w:r>
      <w:r w:rsidR="00194794">
        <w:t xml:space="preserve">retail allotment results. </w:t>
      </w:r>
    </w:p>
    <w:p w14:paraId="7832097B" w14:textId="5FFE1EF9" w:rsidR="00AF42C2" w:rsidRDefault="002A6D76" w:rsidP="00AF42C2">
      <w:pPr>
        <w:pStyle w:val="Heading2"/>
      </w:pPr>
      <w:bookmarkStart w:id="266" w:name="_Toc219384562"/>
      <w:r>
        <w:t>Upload Allotment File</w:t>
      </w:r>
      <w:bookmarkEnd w:id="266"/>
    </w:p>
    <w:p w14:paraId="2FBDD30E" w14:textId="77777777" w:rsidR="00AF42C2" w:rsidRPr="00D50758" w:rsidRDefault="00AF42C2" w:rsidP="00AF42C2">
      <w:pPr>
        <w:pStyle w:val="Heading3"/>
      </w:pPr>
      <w:bookmarkStart w:id="267" w:name="_Toc219384563"/>
      <w:r>
        <w:lastRenderedPageBreak/>
        <w:t>Description</w:t>
      </w:r>
      <w:bookmarkEnd w:id="267"/>
    </w:p>
    <w:p w14:paraId="205689BE" w14:textId="13EDB480" w:rsidR="00AF42C2" w:rsidRDefault="00AF42C2" w:rsidP="00AF42C2">
      <w:r w:rsidRPr="00AF42C2">
        <w:t xml:space="preserve">This use case enables </w:t>
      </w:r>
      <w:r w:rsidR="0074400A">
        <w:t xml:space="preserve">Syndication Allotment </w:t>
      </w:r>
      <w:r w:rsidR="004673FF" w:rsidRPr="00AF42C2">
        <w:t>Makers,</w:t>
      </w:r>
      <w:r w:rsidRPr="00AF42C2">
        <w:t xml:space="preserve"> </w:t>
      </w:r>
      <w:r w:rsidR="0074400A">
        <w:t>to upload allotment files to fulfil use cases 2.1</w:t>
      </w:r>
      <w:r w:rsidR="00CB4B69">
        <w:t>8</w:t>
      </w:r>
      <w:r w:rsidR="0074400A">
        <w:t xml:space="preserve"> Conduct Retail Allotment Outside of OMEGA and 2.1</w:t>
      </w:r>
      <w:r w:rsidR="00CB4B69">
        <w:t>9</w:t>
      </w:r>
      <w:r w:rsidR="0074400A">
        <w:t xml:space="preserve"> Upload Placement Tranche.</w:t>
      </w:r>
      <w:r w:rsidR="00F04943">
        <w:t xml:space="preserve"> If there are errors with the file the user will not </w:t>
      </w:r>
      <w:r w:rsidR="00000610">
        <w:t xml:space="preserve">be able to submit the approval. </w:t>
      </w:r>
    </w:p>
    <w:p w14:paraId="32EF06B4" w14:textId="77777777" w:rsidR="00AF42C2" w:rsidRDefault="00AF42C2" w:rsidP="00AF42C2">
      <w:pPr>
        <w:pStyle w:val="Heading3"/>
      </w:pPr>
      <w:bookmarkStart w:id="268" w:name="_Toc219384564"/>
      <w:r>
        <w:t>Preconditions</w:t>
      </w:r>
      <w:bookmarkEnd w:id="268"/>
    </w:p>
    <w:p w14:paraId="16E10893" w14:textId="77777777" w:rsidR="00AF42C2" w:rsidRDefault="00AF42C2" w:rsidP="00AF42C2">
      <w:pPr>
        <w:pStyle w:val="ListParagraph"/>
      </w:pPr>
      <w:r>
        <w:t>User logs in to the Intranet Portal.</w:t>
      </w:r>
    </w:p>
    <w:p w14:paraId="5212B96E" w14:textId="5C05438A" w:rsidR="00AF42C2" w:rsidRDefault="00AF42C2" w:rsidP="00AF42C2">
      <w:pPr>
        <w:pStyle w:val="ListParagraph"/>
      </w:pPr>
      <w:r>
        <w:t xml:space="preserve">User accesses the </w:t>
      </w:r>
      <w:r w:rsidR="008F65FD">
        <w:t>Syndication Allotment</w:t>
      </w:r>
      <w:r>
        <w:t xml:space="preserve"> Page.</w:t>
      </w:r>
    </w:p>
    <w:p w14:paraId="33609C7C" w14:textId="00218338" w:rsidR="00AF42C2" w:rsidRDefault="00AF42C2" w:rsidP="00AF42C2">
      <w:pPr>
        <w:pStyle w:val="ListParagraph"/>
      </w:pPr>
      <w:r>
        <w:t>The</w:t>
      </w:r>
      <w:r w:rsidR="008F65FD">
        <w:t xml:space="preserve"> syndication allotment</w:t>
      </w:r>
      <w:r>
        <w:t xml:space="preserve"> is of the status “Pending </w:t>
      </w:r>
      <w:r w:rsidR="008C6536">
        <w:t>retail</w:t>
      </w:r>
      <w:r>
        <w:t>”</w:t>
      </w:r>
      <w:r w:rsidR="000128D7">
        <w:t xml:space="preserve"> (2.18 Conduct Retail Allotment Outside of OMEGA)</w:t>
      </w:r>
      <w:r w:rsidR="008C6536">
        <w:t xml:space="preserve"> or “Pending </w:t>
      </w:r>
      <w:r w:rsidR="000128D7">
        <w:t>placement” (2.19 Upload Placement Tranche)</w:t>
      </w:r>
      <w:r w:rsidR="008C6536">
        <w:t xml:space="preserve">. </w:t>
      </w:r>
    </w:p>
    <w:p w14:paraId="3660A0C9" w14:textId="03DEAF38" w:rsidR="00890EC6" w:rsidRDefault="00890EC6" w:rsidP="00AF42C2">
      <w:pPr>
        <w:pStyle w:val="ListParagraph"/>
      </w:pPr>
      <w:r>
        <w:t>User clicks on the upload button mentioned in the specific use cases mentioned in 2.15.1</w:t>
      </w:r>
      <w:r w:rsidR="00DF45A5">
        <w:t xml:space="preserve"> Description. </w:t>
      </w:r>
    </w:p>
    <w:p w14:paraId="1C600DA0" w14:textId="77777777" w:rsidR="00AF42C2" w:rsidRDefault="00AF42C2" w:rsidP="00AF42C2">
      <w:pPr>
        <w:pStyle w:val="Heading3"/>
      </w:pPr>
      <w:bookmarkStart w:id="269" w:name="_Toc219384565"/>
      <w:r>
        <w:t>Business Requirements</w:t>
      </w:r>
      <w:bookmarkEnd w:id="269"/>
    </w:p>
    <w:p w14:paraId="2BF77F07" w14:textId="77777777" w:rsidR="00AF42C2" w:rsidRPr="0068320A" w:rsidRDefault="00AF42C2" w:rsidP="00AF42C2">
      <w:pPr>
        <w:pStyle w:val="ListParagraph"/>
        <w:rPr>
          <w:b/>
          <w:bCs/>
        </w:rPr>
      </w:pPr>
      <w:r w:rsidRPr="0068320A">
        <w:rPr>
          <w:b/>
          <w:bCs/>
        </w:rPr>
        <w:t xml:space="preserve">Role-based Access Control: </w:t>
      </w:r>
    </w:p>
    <w:p w14:paraId="2DAA38E0" w14:textId="6E6D71BC" w:rsidR="00AF42C2" w:rsidRDefault="00DC2B68" w:rsidP="0025161F">
      <w:pPr>
        <w:pStyle w:val="ListParagraph"/>
        <w:numPr>
          <w:ilvl w:val="1"/>
          <w:numId w:val="2"/>
        </w:numPr>
        <w:ind w:left="1276" w:hanging="425"/>
      </w:pPr>
      <w:r>
        <w:t xml:space="preserve">Syndication </w:t>
      </w:r>
      <w:r w:rsidR="002B4ABF">
        <w:t>Allotment</w:t>
      </w:r>
      <w:r>
        <w:t xml:space="preserve"> Maker</w:t>
      </w:r>
    </w:p>
    <w:p w14:paraId="7E64A624" w14:textId="77777777" w:rsidR="00AF42C2" w:rsidRDefault="00AF42C2" w:rsidP="00AF42C2">
      <w:pPr>
        <w:pStyle w:val="Heading3"/>
      </w:pPr>
      <w:bookmarkStart w:id="270" w:name="_Toc219384566"/>
      <w:r>
        <w:t>Post Conditions</w:t>
      </w:r>
      <w:bookmarkEnd w:id="270"/>
    </w:p>
    <w:p w14:paraId="65EE7E94" w14:textId="45D536F6" w:rsidR="006A16B2" w:rsidRDefault="00F04943" w:rsidP="006A16B2">
      <w:pPr>
        <w:pStyle w:val="ListParagraph"/>
      </w:pPr>
      <w:r>
        <w:t xml:space="preserve">The data table for the </w:t>
      </w:r>
      <w:ins w:id="271" w:author="Jareth QUAH from.TOPPAN (MAS)" w:date="2026-01-16T15:52:00Z" w16du:dateUtc="2026-01-16T07:52:00Z">
        <w:r w:rsidR="002B34D4">
          <w:t>respective sections mentioned in the uses cases will be populated.</w:t>
        </w:r>
      </w:ins>
    </w:p>
    <w:p w14:paraId="3C28AE61" w14:textId="44B5D674" w:rsidR="00AF42C2" w:rsidRDefault="00BB273A" w:rsidP="00AF42C2">
      <w:pPr>
        <w:pStyle w:val="Heading3"/>
      </w:pPr>
      <w:bookmarkStart w:id="272" w:name="_Toc219384567"/>
      <w:r>
        <w:t>Upload File</w:t>
      </w:r>
      <w:r w:rsidR="00F9202E">
        <w:t xml:space="preserve"> Modal</w:t>
      </w:r>
      <w:bookmarkEnd w:id="272"/>
      <w:r w:rsidR="000128D7">
        <w:t xml:space="preserve"> </w:t>
      </w:r>
    </w:p>
    <w:p w14:paraId="7D621C55" w14:textId="77777777" w:rsidR="007F7E1A" w:rsidRDefault="007F7E1A" w:rsidP="007F7E1A">
      <w:pPr>
        <w:pStyle w:val="Heading4"/>
      </w:pPr>
      <w:r>
        <w:t>Wireframe</w:t>
      </w:r>
    </w:p>
    <w:p w14:paraId="37E5E03E" w14:textId="1D873238" w:rsidR="007F7E1A" w:rsidRPr="00231832" w:rsidRDefault="00754EE6" w:rsidP="007F7E1A">
      <w:pPr>
        <w:jc w:val="center"/>
      </w:pPr>
      <w:r w:rsidRPr="00754EE6">
        <w:rPr>
          <w:noProof/>
        </w:rPr>
        <w:drawing>
          <wp:inline distT="0" distB="0" distL="0" distR="0" wp14:anchorId="669E4E68" wp14:editId="642995B0">
            <wp:extent cx="3512137" cy="2014921"/>
            <wp:effectExtent l="0" t="0" r="0" b="4445"/>
            <wp:docPr id="13688538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853876" name="Picture 1" descr="A screenshot of a computer&#10;&#10;AI-generated content may be incorrect."/>
                    <pic:cNvPicPr/>
                  </pic:nvPicPr>
                  <pic:blipFill rotWithShape="1">
                    <a:blip r:embed="rId48"/>
                    <a:srcRect t="1180" r="671"/>
                    <a:stretch>
                      <a:fillRect/>
                    </a:stretch>
                  </pic:blipFill>
                  <pic:spPr bwMode="auto">
                    <a:xfrm>
                      <a:off x="0" y="0"/>
                      <a:ext cx="3529026" cy="2024610"/>
                    </a:xfrm>
                    <a:prstGeom prst="rect">
                      <a:avLst/>
                    </a:prstGeom>
                    <a:ln>
                      <a:noFill/>
                    </a:ln>
                    <a:extLst>
                      <a:ext uri="{53640926-AAD7-44D8-BBD7-CCE9431645EC}">
                        <a14:shadowObscured xmlns:a14="http://schemas.microsoft.com/office/drawing/2010/main"/>
                      </a:ext>
                    </a:extLst>
                  </pic:spPr>
                </pic:pic>
              </a:graphicData>
            </a:graphic>
          </wp:inline>
        </w:drawing>
      </w:r>
    </w:p>
    <w:p w14:paraId="08D86BA4" w14:textId="055338CF" w:rsidR="007F7E1A" w:rsidRDefault="00B664FB" w:rsidP="007F7E1A">
      <w:pPr>
        <w:pStyle w:val="Caption"/>
        <w:rPr>
          <w:noProof/>
        </w:rPr>
      </w:pPr>
      <w:r w:rsidRPr="00411560">
        <w:t xml:space="preserve">Figure </w:t>
      </w:r>
      <w:r w:rsidRPr="00411560">
        <w:fldChar w:fldCharType="begin"/>
      </w:r>
      <w:r w:rsidRPr="00411560">
        <w:instrText xml:space="preserve"> SEQ Figure \* ARABIC </w:instrText>
      </w:r>
      <w:r w:rsidRPr="00411560">
        <w:fldChar w:fldCharType="separate"/>
      </w:r>
      <w:r w:rsidR="001108F9">
        <w:rPr>
          <w:noProof/>
        </w:rPr>
        <w:t>17</w:t>
      </w:r>
      <w:r w:rsidRPr="00411560">
        <w:fldChar w:fldCharType="end"/>
      </w:r>
      <w:r>
        <w:t>:</w:t>
      </w:r>
      <w:r w:rsidRPr="00411560">
        <w:t xml:space="preserve"> </w:t>
      </w:r>
      <w:r w:rsidR="007F7E1A">
        <w:t>Upload File Modal</w:t>
      </w:r>
    </w:p>
    <w:p w14:paraId="71A62022" w14:textId="77777777" w:rsidR="007F7E1A" w:rsidRDefault="007F7E1A" w:rsidP="007F7E1A"/>
    <w:p w14:paraId="0D2BA2FA" w14:textId="77777777" w:rsidR="007F7E1A" w:rsidRDefault="007F7E1A" w:rsidP="007F7E1A">
      <w:pPr>
        <w:pStyle w:val="Heading4"/>
      </w:pPr>
      <w:r>
        <w:t>Screen Elements</w:t>
      </w:r>
    </w:p>
    <w:tbl>
      <w:tblPr>
        <w:tblStyle w:val="TableGrid"/>
        <w:tblW w:w="0" w:type="auto"/>
        <w:tblLook w:val="04A0" w:firstRow="1" w:lastRow="0" w:firstColumn="1" w:lastColumn="0" w:noHBand="0" w:noVBand="1"/>
      </w:tblPr>
      <w:tblGrid>
        <w:gridCol w:w="562"/>
        <w:gridCol w:w="2248"/>
        <w:gridCol w:w="1701"/>
        <w:gridCol w:w="2147"/>
        <w:gridCol w:w="3685"/>
      </w:tblGrid>
      <w:tr w:rsidR="007F7E1A" w:rsidRPr="007C7C7F" w14:paraId="7AEC595A" w14:textId="77777777" w:rsidTr="009C1664">
        <w:tc>
          <w:tcPr>
            <w:tcW w:w="562" w:type="dxa"/>
            <w:shd w:val="clear" w:color="auto" w:fill="E7E6E6" w:themeFill="background2"/>
          </w:tcPr>
          <w:p w14:paraId="5E181694" w14:textId="77777777" w:rsidR="007F7E1A" w:rsidRPr="007D7B67" w:rsidRDefault="007F7E1A" w:rsidP="00064D5C">
            <w:pPr>
              <w:pStyle w:val="NoSpacing"/>
              <w:jc w:val="center"/>
              <w:rPr>
                <w:b/>
                <w:bCs/>
              </w:rPr>
            </w:pPr>
            <w:r w:rsidRPr="007D7B67">
              <w:rPr>
                <w:rFonts w:cstheme="minorHAnsi"/>
                <w:b/>
                <w:bCs/>
              </w:rPr>
              <w:t>S/N</w:t>
            </w:r>
          </w:p>
        </w:tc>
        <w:tc>
          <w:tcPr>
            <w:tcW w:w="2248" w:type="dxa"/>
            <w:shd w:val="clear" w:color="auto" w:fill="E7E6E6" w:themeFill="background2"/>
          </w:tcPr>
          <w:p w14:paraId="5D2709B9" w14:textId="39679B1E" w:rsidR="007F7E1A" w:rsidRPr="007D7B67" w:rsidRDefault="007F7E1A" w:rsidP="00064D5C">
            <w:pPr>
              <w:pStyle w:val="NoSpacing"/>
              <w:jc w:val="center"/>
              <w:rPr>
                <w:b/>
                <w:bCs/>
              </w:rPr>
            </w:pPr>
            <w:r w:rsidRPr="007D7B67">
              <w:rPr>
                <w:rFonts w:cstheme="minorHAnsi"/>
                <w:b/>
                <w:bCs/>
              </w:rPr>
              <w:t>Name</w:t>
            </w:r>
          </w:p>
        </w:tc>
        <w:tc>
          <w:tcPr>
            <w:tcW w:w="1701" w:type="dxa"/>
            <w:shd w:val="clear" w:color="auto" w:fill="E7E6E6" w:themeFill="background2"/>
          </w:tcPr>
          <w:p w14:paraId="3DACF5DE" w14:textId="77777777" w:rsidR="007F7E1A" w:rsidRPr="007D7B67" w:rsidRDefault="007F7E1A" w:rsidP="00064D5C">
            <w:pPr>
              <w:pStyle w:val="TableHeading"/>
              <w:jc w:val="center"/>
              <w:rPr>
                <w:rFonts w:asciiTheme="minorHAnsi" w:hAnsiTheme="minorHAnsi" w:cstheme="minorHAnsi"/>
                <w:bCs/>
              </w:rPr>
            </w:pPr>
            <w:r w:rsidRPr="007D7B67">
              <w:rPr>
                <w:rFonts w:asciiTheme="minorHAnsi" w:hAnsiTheme="minorHAnsi" w:cstheme="minorHAnsi"/>
                <w:bCs/>
              </w:rPr>
              <w:t>Type</w:t>
            </w:r>
          </w:p>
          <w:p w14:paraId="2F612290" w14:textId="77777777" w:rsidR="007F7E1A" w:rsidRPr="007D7B67" w:rsidRDefault="007F7E1A" w:rsidP="00064D5C">
            <w:pPr>
              <w:pStyle w:val="NoSpacing"/>
              <w:jc w:val="center"/>
              <w:rPr>
                <w:b/>
                <w:bCs/>
              </w:rPr>
            </w:pPr>
            <w:r w:rsidRPr="007D7B67">
              <w:rPr>
                <w:rFonts w:cstheme="minorHAnsi"/>
                <w:b/>
                <w:bCs/>
              </w:rPr>
              <w:t>(Max Length)</w:t>
            </w:r>
          </w:p>
        </w:tc>
        <w:tc>
          <w:tcPr>
            <w:tcW w:w="2147" w:type="dxa"/>
            <w:shd w:val="clear" w:color="auto" w:fill="E7E6E6" w:themeFill="background2"/>
          </w:tcPr>
          <w:p w14:paraId="3C77AAC8" w14:textId="77777777" w:rsidR="007F7E1A" w:rsidRPr="007D7B67" w:rsidRDefault="007F7E1A" w:rsidP="00064D5C">
            <w:pPr>
              <w:pStyle w:val="NoSpacing"/>
              <w:jc w:val="center"/>
              <w:rPr>
                <w:b/>
                <w:bCs/>
              </w:rPr>
            </w:pPr>
            <w:r w:rsidRPr="007D7B67">
              <w:rPr>
                <w:rFonts w:cstheme="minorHAnsi"/>
                <w:b/>
                <w:bCs/>
              </w:rPr>
              <w:t>Validation Rules</w:t>
            </w:r>
          </w:p>
        </w:tc>
        <w:tc>
          <w:tcPr>
            <w:tcW w:w="3685" w:type="dxa"/>
            <w:shd w:val="clear" w:color="auto" w:fill="E7E6E6" w:themeFill="background2"/>
          </w:tcPr>
          <w:p w14:paraId="55DF8489" w14:textId="77777777" w:rsidR="007F7E1A" w:rsidRPr="007D7B67" w:rsidRDefault="007F7E1A" w:rsidP="00064D5C">
            <w:pPr>
              <w:pStyle w:val="NoSpacing"/>
              <w:jc w:val="center"/>
              <w:rPr>
                <w:rFonts w:cstheme="minorHAnsi"/>
                <w:b/>
                <w:bCs/>
              </w:rPr>
            </w:pPr>
            <w:r>
              <w:rPr>
                <w:rFonts w:cstheme="minorHAnsi"/>
                <w:b/>
                <w:bCs/>
              </w:rPr>
              <w:t>Remarks</w:t>
            </w:r>
          </w:p>
        </w:tc>
      </w:tr>
      <w:tr w:rsidR="007F7E1A" w:rsidRPr="007C7C7F" w14:paraId="068FAC35" w14:textId="77777777" w:rsidTr="009C1664">
        <w:tc>
          <w:tcPr>
            <w:tcW w:w="562" w:type="dxa"/>
          </w:tcPr>
          <w:p w14:paraId="582CCCE0" w14:textId="77777777" w:rsidR="007F7E1A" w:rsidRPr="003B7248" w:rsidRDefault="007F7E1A" w:rsidP="00064D5C">
            <w:pPr>
              <w:pStyle w:val="NoSpacing"/>
            </w:pPr>
            <w:r w:rsidRPr="003B7248">
              <w:t>1</w:t>
            </w:r>
          </w:p>
        </w:tc>
        <w:tc>
          <w:tcPr>
            <w:tcW w:w="2248" w:type="dxa"/>
          </w:tcPr>
          <w:p w14:paraId="49BC9EE4" w14:textId="4E62EEE7" w:rsidR="007F7E1A" w:rsidRPr="003B7248" w:rsidRDefault="007F7E1A" w:rsidP="00064D5C">
            <w:pPr>
              <w:pStyle w:val="NoSpacing"/>
            </w:pPr>
            <w:r w:rsidRPr="003B7248">
              <w:t xml:space="preserve">Upload </w:t>
            </w:r>
            <w:r w:rsidR="006C17CC" w:rsidRPr="00F46374">
              <w:rPr>
                <w:i/>
                <w:iCs/>
              </w:rPr>
              <w:t>{</w:t>
            </w:r>
            <w:r w:rsidR="00F46374" w:rsidRPr="00F46374">
              <w:rPr>
                <w:i/>
                <w:iCs/>
              </w:rPr>
              <w:t>file type</w:t>
            </w:r>
            <w:r w:rsidR="006C17CC" w:rsidRPr="00F46374">
              <w:rPr>
                <w:i/>
                <w:iCs/>
              </w:rPr>
              <w:t>}</w:t>
            </w:r>
            <w:r w:rsidR="006C17CC">
              <w:t xml:space="preserve"> </w:t>
            </w:r>
          </w:p>
        </w:tc>
        <w:tc>
          <w:tcPr>
            <w:tcW w:w="1701" w:type="dxa"/>
          </w:tcPr>
          <w:p w14:paraId="642871C9" w14:textId="77777777" w:rsidR="007F7E1A" w:rsidRPr="003B7248" w:rsidRDefault="007F7E1A" w:rsidP="00064D5C">
            <w:pPr>
              <w:pStyle w:val="NoSpacing"/>
            </w:pPr>
            <w:r w:rsidRPr="003B7248">
              <w:t>Modal title</w:t>
            </w:r>
          </w:p>
        </w:tc>
        <w:tc>
          <w:tcPr>
            <w:tcW w:w="2147" w:type="dxa"/>
          </w:tcPr>
          <w:p w14:paraId="7EA20781" w14:textId="77777777" w:rsidR="007F7E1A" w:rsidRPr="003B7248" w:rsidRDefault="007F7E1A" w:rsidP="00064D5C">
            <w:pPr>
              <w:pStyle w:val="NoSpacing"/>
            </w:pPr>
          </w:p>
        </w:tc>
        <w:tc>
          <w:tcPr>
            <w:tcW w:w="3685" w:type="dxa"/>
          </w:tcPr>
          <w:p w14:paraId="1D5C515C" w14:textId="77777777" w:rsidR="007F7E1A" w:rsidRDefault="00F46374" w:rsidP="00064D5C">
            <w:pPr>
              <w:pStyle w:val="NoSpacing"/>
            </w:pPr>
            <w:r>
              <w:t xml:space="preserve">Placeholder </w:t>
            </w:r>
            <w:r>
              <w:rPr>
                <w:i/>
                <w:iCs/>
              </w:rPr>
              <w:t>{file type}</w:t>
            </w:r>
            <w:r>
              <w:t xml:space="preserve"> mentioned in the Name column will either be:</w:t>
            </w:r>
          </w:p>
          <w:p w14:paraId="6A295D2D" w14:textId="77777777" w:rsidR="00F46374" w:rsidRDefault="00F46374" w:rsidP="00F46374">
            <w:pPr>
              <w:pStyle w:val="NoSpacing"/>
              <w:numPr>
                <w:ilvl w:val="0"/>
                <w:numId w:val="27"/>
              </w:numPr>
            </w:pPr>
            <w:r>
              <w:lastRenderedPageBreak/>
              <w:t>“retail allotment” in the 2.17 Conduct Retail Allotment Outside of OMEGA use case. Or;</w:t>
            </w:r>
          </w:p>
          <w:p w14:paraId="2906D7C0" w14:textId="2E1611EB" w:rsidR="00F46374" w:rsidRPr="00F46374" w:rsidRDefault="00F46374" w:rsidP="00F46374">
            <w:pPr>
              <w:pStyle w:val="NoSpacing"/>
              <w:numPr>
                <w:ilvl w:val="0"/>
                <w:numId w:val="27"/>
              </w:numPr>
            </w:pPr>
            <w:r>
              <w:t xml:space="preserve">“placement tranche” in the 2.18 Upload Placement Tranche use case. </w:t>
            </w:r>
          </w:p>
        </w:tc>
      </w:tr>
      <w:tr w:rsidR="009C1664" w:rsidRPr="007C7C7F" w14:paraId="0C59D357" w14:textId="77777777" w:rsidTr="009C1664">
        <w:tc>
          <w:tcPr>
            <w:tcW w:w="562" w:type="dxa"/>
          </w:tcPr>
          <w:p w14:paraId="50CE1D5B" w14:textId="77777777" w:rsidR="009C1664" w:rsidRPr="003B7248" w:rsidRDefault="009C1664" w:rsidP="00064D5C">
            <w:pPr>
              <w:pStyle w:val="NoSpacing"/>
            </w:pPr>
            <w:r w:rsidRPr="003B7248">
              <w:lastRenderedPageBreak/>
              <w:t>2</w:t>
            </w:r>
          </w:p>
        </w:tc>
        <w:tc>
          <w:tcPr>
            <w:tcW w:w="2248" w:type="dxa"/>
          </w:tcPr>
          <w:p w14:paraId="0E491D6E" w14:textId="572A5E1D" w:rsidR="009C1664" w:rsidRPr="003B7248" w:rsidRDefault="009C1664" w:rsidP="00064D5C">
            <w:pPr>
              <w:pStyle w:val="NoSpacing"/>
            </w:pPr>
            <w:r w:rsidRPr="003B7248">
              <w:t xml:space="preserve">Upload </w:t>
            </w:r>
            <w:r>
              <w:t>file</w:t>
            </w:r>
          </w:p>
        </w:tc>
        <w:tc>
          <w:tcPr>
            <w:tcW w:w="1701" w:type="dxa"/>
          </w:tcPr>
          <w:p w14:paraId="25FAB19F" w14:textId="13F04F84" w:rsidR="009C1664" w:rsidRPr="003B7248" w:rsidRDefault="009C1664" w:rsidP="00064D5C">
            <w:pPr>
              <w:pStyle w:val="NoSpacing"/>
            </w:pPr>
            <w:r w:rsidRPr="003B7248">
              <w:t>File upload container</w:t>
            </w:r>
          </w:p>
        </w:tc>
        <w:tc>
          <w:tcPr>
            <w:tcW w:w="2147" w:type="dxa"/>
          </w:tcPr>
          <w:p w14:paraId="0527310E" w14:textId="77777777" w:rsidR="009C1664" w:rsidRDefault="009C1664" w:rsidP="00064D5C">
            <w:pPr>
              <w:pStyle w:val="NoSpacing"/>
              <w:rPr>
                <w:u w:val="single"/>
              </w:rPr>
            </w:pPr>
            <w:r w:rsidRPr="003D243B">
              <w:rPr>
                <w:u w:val="single"/>
              </w:rPr>
              <w:t>Hard Validations:</w:t>
            </w:r>
          </w:p>
          <w:p w14:paraId="1D7CDE21" w14:textId="4B919F1B" w:rsidR="009C1664" w:rsidRPr="003B7248" w:rsidRDefault="009C1664" w:rsidP="00064D5C">
            <w:pPr>
              <w:pStyle w:val="NoSpacing"/>
            </w:pPr>
            <w:r w:rsidRPr="00B47904">
              <w:t xml:space="preserve">- </w:t>
            </w:r>
            <w:r>
              <w:t>Mandatory field</w:t>
            </w:r>
            <w:r w:rsidRPr="00B47904">
              <w:t>.</w:t>
            </w:r>
          </w:p>
        </w:tc>
        <w:tc>
          <w:tcPr>
            <w:tcW w:w="3685" w:type="dxa"/>
          </w:tcPr>
          <w:p w14:paraId="5A6268C2" w14:textId="77777777" w:rsidR="009C1664" w:rsidRPr="003B7248" w:rsidRDefault="009C1664" w:rsidP="00064D5C">
            <w:pPr>
              <w:pStyle w:val="NoSpacing"/>
            </w:pPr>
          </w:p>
        </w:tc>
      </w:tr>
      <w:tr w:rsidR="009C1664" w:rsidRPr="007C7C7F" w14:paraId="176B7496" w14:textId="77777777" w:rsidTr="009C1664">
        <w:tc>
          <w:tcPr>
            <w:tcW w:w="562" w:type="dxa"/>
          </w:tcPr>
          <w:p w14:paraId="6D0D638E" w14:textId="77777777" w:rsidR="009C1664" w:rsidRPr="003B7248" w:rsidRDefault="009C1664" w:rsidP="00064D5C">
            <w:pPr>
              <w:pStyle w:val="NoSpacing"/>
            </w:pPr>
            <w:r w:rsidRPr="003B7248">
              <w:t>3</w:t>
            </w:r>
          </w:p>
        </w:tc>
        <w:tc>
          <w:tcPr>
            <w:tcW w:w="2248" w:type="dxa"/>
          </w:tcPr>
          <w:p w14:paraId="35B12C35" w14:textId="6C500AD8" w:rsidR="009C1664" w:rsidRPr="003B7248" w:rsidRDefault="009C1664" w:rsidP="00064D5C">
            <w:pPr>
              <w:pStyle w:val="NoSpacing"/>
            </w:pPr>
            <w:r w:rsidRPr="003B7248">
              <w:t>Cancel</w:t>
            </w:r>
          </w:p>
        </w:tc>
        <w:tc>
          <w:tcPr>
            <w:tcW w:w="1701" w:type="dxa"/>
          </w:tcPr>
          <w:p w14:paraId="68F9BD33" w14:textId="4B79DEB7" w:rsidR="009C1664" w:rsidRPr="003B7248" w:rsidRDefault="009C1664" w:rsidP="00064D5C">
            <w:pPr>
              <w:pStyle w:val="NoSpacing"/>
            </w:pPr>
            <w:r w:rsidRPr="003B7248">
              <w:t>Secondary button</w:t>
            </w:r>
          </w:p>
        </w:tc>
        <w:tc>
          <w:tcPr>
            <w:tcW w:w="2147" w:type="dxa"/>
          </w:tcPr>
          <w:p w14:paraId="5087FD26" w14:textId="1D61F623" w:rsidR="009C1664" w:rsidRPr="003B7248" w:rsidRDefault="009C1664" w:rsidP="00064D5C">
            <w:pPr>
              <w:pStyle w:val="NoSpacing"/>
            </w:pPr>
          </w:p>
        </w:tc>
        <w:tc>
          <w:tcPr>
            <w:tcW w:w="3685" w:type="dxa"/>
          </w:tcPr>
          <w:p w14:paraId="0C07844F" w14:textId="522C6685" w:rsidR="009C1664" w:rsidRPr="003B7248" w:rsidRDefault="009C1664" w:rsidP="00064D5C">
            <w:pPr>
              <w:pStyle w:val="NoSpacing"/>
            </w:pPr>
            <w:r>
              <w:t>Closes the Upload File Modal.</w:t>
            </w:r>
          </w:p>
        </w:tc>
      </w:tr>
      <w:tr w:rsidR="009C1664" w:rsidRPr="007C7C7F" w14:paraId="2AD7D6DF" w14:textId="77777777" w:rsidTr="009C1664">
        <w:tc>
          <w:tcPr>
            <w:tcW w:w="562" w:type="dxa"/>
          </w:tcPr>
          <w:p w14:paraId="10646694" w14:textId="77777777" w:rsidR="009C1664" w:rsidRPr="003B7248" w:rsidRDefault="009C1664" w:rsidP="00064D5C">
            <w:pPr>
              <w:pStyle w:val="NoSpacing"/>
            </w:pPr>
            <w:r w:rsidRPr="003B7248">
              <w:t>4</w:t>
            </w:r>
          </w:p>
        </w:tc>
        <w:tc>
          <w:tcPr>
            <w:tcW w:w="2248" w:type="dxa"/>
          </w:tcPr>
          <w:p w14:paraId="76BFE533" w14:textId="3959F3C4" w:rsidR="009C1664" w:rsidRPr="003B7248" w:rsidRDefault="009C1664" w:rsidP="00064D5C">
            <w:pPr>
              <w:pStyle w:val="NoSpacing"/>
            </w:pPr>
            <w:r w:rsidRPr="003B7248">
              <w:t>Upload</w:t>
            </w:r>
          </w:p>
        </w:tc>
        <w:tc>
          <w:tcPr>
            <w:tcW w:w="1701" w:type="dxa"/>
          </w:tcPr>
          <w:p w14:paraId="3AC8C087" w14:textId="78A031A9" w:rsidR="009C1664" w:rsidRPr="003B7248" w:rsidRDefault="009C1664" w:rsidP="00064D5C">
            <w:pPr>
              <w:pStyle w:val="NoSpacing"/>
            </w:pPr>
            <w:r w:rsidRPr="003B7248">
              <w:t>Primary button</w:t>
            </w:r>
          </w:p>
        </w:tc>
        <w:tc>
          <w:tcPr>
            <w:tcW w:w="2147" w:type="dxa"/>
          </w:tcPr>
          <w:p w14:paraId="428EBD34" w14:textId="77777777" w:rsidR="009C1664" w:rsidRPr="003B7248" w:rsidRDefault="009C1664" w:rsidP="00064D5C">
            <w:pPr>
              <w:pStyle w:val="NoSpacing"/>
            </w:pPr>
          </w:p>
        </w:tc>
        <w:tc>
          <w:tcPr>
            <w:tcW w:w="3685" w:type="dxa"/>
          </w:tcPr>
          <w:p w14:paraId="2EEB5B0F" w14:textId="588A81CA" w:rsidR="009C1664" w:rsidRPr="003B7248" w:rsidRDefault="009C1664" w:rsidP="00064D5C">
            <w:pPr>
              <w:pStyle w:val="NoSpacing"/>
            </w:pPr>
            <w:r>
              <w:t>Inputs the data from the file into the Syndication Allotment Page. Refer to the specific use cases mentioned in 2.15.</w:t>
            </w:r>
            <w:r w:rsidR="00DF3879">
              <w:t>7</w:t>
            </w:r>
            <w:r>
              <w:t xml:space="preserve"> </w:t>
            </w:r>
            <w:r w:rsidR="00DF3879">
              <w:t>Data Table</w:t>
            </w:r>
            <w:r>
              <w:t xml:space="preserve"> </w:t>
            </w:r>
            <w:r w:rsidR="008D4974">
              <w:t xml:space="preserve">for further information. </w:t>
            </w:r>
          </w:p>
          <w:p w14:paraId="16112B83" w14:textId="77777777" w:rsidR="009C1664" w:rsidRPr="003B7248" w:rsidRDefault="009C1664" w:rsidP="00064D5C">
            <w:pPr>
              <w:pStyle w:val="NoSpacing"/>
            </w:pPr>
          </w:p>
          <w:p w14:paraId="78FD5CA3" w14:textId="33CA0BD0" w:rsidR="009C1664" w:rsidRPr="003B7248" w:rsidRDefault="009C1664" w:rsidP="00064D5C">
            <w:pPr>
              <w:pStyle w:val="NoSpacing"/>
            </w:pPr>
            <w:r w:rsidRPr="003B7248">
              <w:t>Disabled if there is no input in the mandatory field</w:t>
            </w:r>
            <w:r w:rsidR="00480A2D">
              <w:t>.</w:t>
            </w:r>
          </w:p>
        </w:tc>
      </w:tr>
    </w:tbl>
    <w:p w14:paraId="219EA6DF" w14:textId="1230C4CA" w:rsidR="007F7E1A" w:rsidRPr="00474AFC" w:rsidRDefault="00FB542A" w:rsidP="007F7E1A">
      <w:pPr>
        <w:pStyle w:val="Caption"/>
      </w:pPr>
      <w:r>
        <w:t xml:space="preserve">Table </w:t>
      </w:r>
      <w:r>
        <w:fldChar w:fldCharType="begin"/>
      </w:r>
      <w:r>
        <w:instrText xml:space="preserve"> SEQ Table \* ARABIC </w:instrText>
      </w:r>
      <w:r>
        <w:fldChar w:fldCharType="separate"/>
      </w:r>
      <w:r w:rsidR="001108F9">
        <w:rPr>
          <w:noProof/>
        </w:rPr>
        <w:t>34</w:t>
      </w:r>
      <w:r>
        <w:fldChar w:fldCharType="end"/>
      </w:r>
      <w:r>
        <w:t xml:space="preserve">: </w:t>
      </w:r>
      <w:r w:rsidR="007F7E1A">
        <w:t>Upload File Modal Screen Elements</w:t>
      </w:r>
    </w:p>
    <w:p w14:paraId="28CC1F27" w14:textId="592FA84B" w:rsidR="00AF4FC4" w:rsidRDefault="00890EC6" w:rsidP="00AF4FC4">
      <w:pPr>
        <w:pStyle w:val="Heading3"/>
      </w:pPr>
      <w:bookmarkStart w:id="273" w:name="_Toc219384568"/>
      <w:r>
        <w:t>File Format and Validations</w:t>
      </w:r>
      <w:bookmarkEnd w:id="273"/>
    </w:p>
    <w:p w14:paraId="17003A63" w14:textId="41309588" w:rsidR="003F5BA0" w:rsidRPr="003F5BA0" w:rsidRDefault="003F5BA0" w:rsidP="003F5BA0">
      <w:r>
        <w:t>The file should be in csv</w:t>
      </w:r>
      <w:r w:rsidR="00DA78B7">
        <w:t xml:space="preserve"> or xlsx</w:t>
      </w:r>
      <w:r>
        <w:t xml:space="preserve"> format.</w:t>
      </w:r>
    </w:p>
    <w:tbl>
      <w:tblPr>
        <w:tblStyle w:val="TableGrid"/>
        <w:tblW w:w="0" w:type="auto"/>
        <w:tblLook w:val="04A0" w:firstRow="1" w:lastRow="0" w:firstColumn="1" w:lastColumn="0" w:noHBand="0" w:noVBand="1"/>
      </w:tblPr>
      <w:tblGrid>
        <w:gridCol w:w="562"/>
        <w:gridCol w:w="2248"/>
        <w:gridCol w:w="1701"/>
        <w:gridCol w:w="2147"/>
        <w:gridCol w:w="3685"/>
      </w:tblGrid>
      <w:tr w:rsidR="00890EC6" w:rsidRPr="007C7C7F" w14:paraId="238FBA9A" w14:textId="77777777" w:rsidTr="00064D5C">
        <w:tc>
          <w:tcPr>
            <w:tcW w:w="562" w:type="dxa"/>
            <w:shd w:val="clear" w:color="auto" w:fill="E7E6E6" w:themeFill="background2"/>
          </w:tcPr>
          <w:p w14:paraId="1D692DE3" w14:textId="77777777" w:rsidR="00890EC6" w:rsidRPr="007D7B67" w:rsidRDefault="00890EC6" w:rsidP="00064D5C">
            <w:pPr>
              <w:pStyle w:val="NoSpacing"/>
              <w:jc w:val="center"/>
              <w:rPr>
                <w:b/>
                <w:bCs/>
              </w:rPr>
            </w:pPr>
            <w:r w:rsidRPr="007D7B67">
              <w:rPr>
                <w:rFonts w:cstheme="minorHAnsi"/>
                <w:b/>
                <w:bCs/>
              </w:rPr>
              <w:t>S/N</w:t>
            </w:r>
          </w:p>
        </w:tc>
        <w:tc>
          <w:tcPr>
            <w:tcW w:w="2248" w:type="dxa"/>
            <w:shd w:val="clear" w:color="auto" w:fill="E7E6E6" w:themeFill="background2"/>
          </w:tcPr>
          <w:p w14:paraId="67120CAB" w14:textId="77777777" w:rsidR="00890EC6" w:rsidRPr="007D7B67" w:rsidRDefault="00890EC6" w:rsidP="00064D5C">
            <w:pPr>
              <w:pStyle w:val="NoSpacing"/>
              <w:jc w:val="center"/>
              <w:rPr>
                <w:b/>
                <w:bCs/>
              </w:rPr>
            </w:pPr>
            <w:r w:rsidRPr="007D7B67">
              <w:rPr>
                <w:rFonts w:cstheme="minorHAnsi"/>
                <w:b/>
                <w:bCs/>
              </w:rPr>
              <w:t>Name</w:t>
            </w:r>
          </w:p>
        </w:tc>
        <w:tc>
          <w:tcPr>
            <w:tcW w:w="1701" w:type="dxa"/>
            <w:shd w:val="clear" w:color="auto" w:fill="E7E6E6" w:themeFill="background2"/>
          </w:tcPr>
          <w:p w14:paraId="3A7CE698" w14:textId="77777777" w:rsidR="00890EC6" w:rsidRPr="007D7B67" w:rsidRDefault="00890EC6" w:rsidP="00064D5C">
            <w:pPr>
              <w:pStyle w:val="TableHeading"/>
              <w:jc w:val="center"/>
              <w:rPr>
                <w:rFonts w:asciiTheme="minorHAnsi" w:hAnsiTheme="minorHAnsi" w:cstheme="minorHAnsi"/>
                <w:bCs/>
              </w:rPr>
            </w:pPr>
            <w:r w:rsidRPr="007D7B67">
              <w:rPr>
                <w:rFonts w:asciiTheme="minorHAnsi" w:hAnsiTheme="minorHAnsi" w:cstheme="minorHAnsi"/>
                <w:bCs/>
              </w:rPr>
              <w:t>Type</w:t>
            </w:r>
          </w:p>
          <w:p w14:paraId="64A73354" w14:textId="77777777" w:rsidR="00890EC6" w:rsidRPr="007D7B67" w:rsidRDefault="00890EC6" w:rsidP="00064D5C">
            <w:pPr>
              <w:pStyle w:val="NoSpacing"/>
              <w:jc w:val="center"/>
              <w:rPr>
                <w:b/>
                <w:bCs/>
              </w:rPr>
            </w:pPr>
            <w:r w:rsidRPr="007D7B67">
              <w:rPr>
                <w:rFonts w:cstheme="minorHAnsi"/>
                <w:b/>
                <w:bCs/>
              </w:rPr>
              <w:t>(Max Length)</w:t>
            </w:r>
          </w:p>
        </w:tc>
        <w:tc>
          <w:tcPr>
            <w:tcW w:w="2147" w:type="dxa"/>
            <w:shd w:val="clear" w:color="auto" w:fill="E7E6E6" w:themeFill="background2"/>
          </w:tcPr>
          <w:p w14:paraId="7D68FCBF" w14:textId="77777777" w:rsidR="00890EC6" w:rsidRPr="007D7B67" w:rsidRDefault="00890EC6" w:rsidP="00064D5C">
            <w:pPr>
              <w:pStyle w:val="NoSpacing"/>
              <w:jc w:val="center"/>
              <w:rPr>
                <w:b/>
                <w:bCs/>
              </w:rPr>
            </w:pPr>
            <w:r w:rsidRPr="007D7B67">
              <w:rPr>
                <w:rFonts w:cstheme="minorHAnsi"/>
                <w:b/>
                <w:bCs/>
              </w:rPr>
              <w:t>Validation Rules</w:t>
            </w:r>
          </w:p>
        </w:tc>
        <w:tc>
          <w:tcPr>
            <w:tcW w:w="3685" w:type="dxa"/>
            <w:shd w:val="clear" w:color="auto" w:fill="E7E6E6" w:themeFill="background2"/>
          </w:tcPr>
          <w:p w14:paraId="3FB5266B" w14:textId="77777777" w:rsidR="00890EC6" w:rsidRPr="007D7B67" w:rsidRDefault="00890EC6" w:rsidP="00064D5C">
            <w:pPr>
              <w:pStyle w:val="NoSpacing"/>
              <w:jc w:val="center"/>
              <w:rPr>
                <w:rFonts w:cstheme="minorHAnsi"/>
                <w:b/>
                <w:bCs/>
              </w:rPr>
            </w:pPr>
            <w:r>
              <w:rPr>
                <w:rFonts w:cstheme="minorHAnsi"/>
                <w:b/>
                <w:bCs/>
              </w:rPr>
              <w:t>Remarks</w:t>
            </w:r>
          </w:p>
        </w:tc>
      </w:tr>
      <w:tr w:rsidR="00890EC6" w:rsidRPr="007C7C7F" w14:paraId="11B1D413" w14:textId="77777777" w:rsidTr="00064D5C">
        <w:tc>
          <w:tcPr>
            <w:tcW w:w="562" w:type="dxa"/>
          </w:tcPr>
          <w:p w14:paraId="5BF676B7" w14:textId="77777777" w:rsidR="00890EC6" w:rsidRPr="003B7248" w:rsidRDefault="00890EC6" w:rsidP="00064D5C">
            <w:pPr>
              <w:pStyle w:val="NoSpacing"/>
            </w:pPr>
            <w:r w:rsidRPr="003B7248">
              <w:t>1</w:t>
            </w:r>
          </w:p>
        </w:tc>
        <w:tc>
          <w:tcPr>
            <w:tcW w:w="2248" w:type="dxa"/>
          </w:tcPr>
          <w:p w14:paraId="19354358" w14:textId="63CE81E0" w:rsidR="00890EC6" w:rsidRPr="003B7248" w:rsidRDefault="00C7207C" w:rsidP="00064D5C">
            <w:pPr>
              <w:pStyle w:val="NoSpacing"/>
            </w:pPr>
            <w:r>
              <w:t>ISIN</w:t>
            </w:r>
          </w:p>
        </w:tc>
        <w:tc>
          <w:tcPr>
            <w:tcW w:w="1701" w:type="dxa"/>
          </w:tcPr>
          <w:p w14:paraId="0667D078" w14:textId="77777777" w:rsidR="00890EC6" w:rsidRDefault="00C7207C" w:rsidP="00064D5C">
            <w:pPr>
              <w:pStyle w:val="NoSpacing"/>
            </w:pPr>
            <w:r>
              <w:t>Text</w:t>
            </w:r>
          </w:p>
          <w:p w14:paraId="2B6539EC" w14:textId="28B9BF06" w:rsidR="00C7207C" w:rsidRPr="003B7248" w:rsidRDefault="00C7207C" w:rsidP="00064D5C">
            <w:pPr>
              <w:pStyle w:val="NoSpacing"/>
            </w:pPr>
            <w:r>
              <w:t>Max Length:</w:t>
            </w:r>
            <w:r w:rsidR="003F5BA0">
              <w:t xml:space="preserve"> </w:t>
            </w:r>
            <w:r>
              <w:t>12</w:t>
            </w:r>
          </w:p>
        </w:tc>
        <w:tc>
          <w:tcPr>
            <w:tcW w:w="2147" w:type="dxa"/>
          </w:tcPr>
          <w:p w14:paraId="73A3BA2F" w14:textId="77777777" w:rsidR="00C7207C" w:rsidRDefault="00C7207C" w:rsidP="00C7207C">
            <w:pPr>
              <w:pStyle w:val="NoSpacing"/>
              <w:rPr>
                <w:u w:val="single"/>
              </w:rPr>
            </w:pPr>
            <w:r w:rsidRPr="003D243B">
              <w:rPr>
                <w:u w:val="single"/>
              </w:rPr>
              <w:t>Hard Validations:</w:t>
            </w:r>
          </w:p>
          <w:p w14:paraId="656BD9FD" w14:textId="77E30E74" w:rsidR="00890EC6" w:rsidRPr="00C7207C" w:rsidRDefault="00C7207C" w:rsidP="00C7207C">
            <w:pPr>
              <w:pStyle w:val="NoSpacing"/>
              <w:rPr>
                <w:u w:val="single"/>
              </w:rPr>
            </w:pPr>
            <w:r>
              <w:t>- Must be equal to the ISIN code of the syndication allotment (case-insensitive)</w:t>
            </w:r>
          </w:p>
        </w:tc>
        <w:tc>
          <w:tcPr>
            <w:tcW w:w="3685" w:type="dxa"/>
          </w:tcPr>
          <w:p w14:paraId="51570042" w14:textId="5EB34880" w:rsidR="00890EC6" w:rsidRPr="00F46374" w:rsidRDefault="00890EC6" w:rsidP="00C7207C">
            <w:pPr>
              <w:pStyle w:val="NoSpacing"/>
            </w:pPr>
            <w:r>
              <w:t xml:space="preserve"> </w:t>
            </w:r>
          </w:p>
        </w:tc>
      </w:tr>
      <w:tr w:rsidR="00890EC6" w:rsidRPr="007C7C7F" w14:paraId="2B0996EA" w14:textId="77777777" w:rsidTr="00064D5C">
        <w:tc>
          <w:tcPr>
            <w:tcW w:w="562" w:type="dxa"/>
          </w:tcPr>
          <w:p w14:paraId="6E21862F" w14:textId="77777777" w:rsidR="00890EC6" w:rsidRPr="003B7248" w:rsidRDefault="00890EC6" w:rsidP="00064D5C">
            <w:pPr>
              <w:pStyle w:val="NoSpacing"/>
            </w:pPr>
            <w:r w:rsidRPr="003B7248">
              <w:t>2</w:t>
            </w:r>
          </w:p>
        </w:tc>
        <w:tc>
          <w:tcPr>
            <w:tcW w:w="2248" w:type="dxa"/>
          </w:tcPr>
          <w:p w14:paraId="1725BC80" w14:textId="4C794A61" w:rsidR="00890EC6" w:rsidRPr="003B7248" w:rsidRDefault="00C7207C" w:rsidP="00064D5C">
            <w:pPr>
              <w:pStyle w:val="NoSpacing"/>
            </w:pPr>
            <w:r>
              <w:t>Issue code</w:t>
            </w:r>
          </w:p>
        </w:tc>
        <w:tc>
          <w:tcPr>
            <w:tcW w:w="1701" w:type="dxa"/>
          </w:tcPr>
          <w:p w14:paraId="28A1F103" w14:textId="77777777" w:rsidR="00C7207C" w:rsidRDefault="00C7207C" w:rsidP="00C7207C">
            <w:pPr>
              <w:pStyle w:val="NoSpacing"/>
            </w:pPr>
            <w:r>
              <w:t>Text</w:t>
            </w:r>
          </w:p>
          <w:p w14:paraId="1DBD450E" w14:textId="283C3493" w:rsidR="00890EC6" w:rsidRPr="003B7248" w:rsidRDefault="00C7207C" w:rsidP="00C7207C">
            <w:pPr>
              <w:pStyle w:val="NoSpacing"/>
            </w:pPr>
            <w:r>
              <w:t>Max Length:</w:t>
            </w:r>
            <w:r w:rsidR="003F5BA0">
              <w:t xml:space="preserve"> </w:t>
            </w:r>
            <w:r>
              <w:t>8</w:t>
            </w:r>
          </w:p>
        </w:tc>
        <w:tc>
          <w:tcPr>
            <w:tcW w:w="2147" w:type="dxa"/>
          </w:tcPr>
          <w:p w14:paraId="010EF9AA" w14:textId="77777777" w:rsidR="00890EC6" w:rsidRDefault="00890EC6" w:rsidP="00064D5C">
            <w:pPr>
              <w:pStyle w:val="NoSpacing"/>
              <w:rPr>
                <w:u w:val="single"/>
              </w:rPr>
            </w:pPr>
            <w:r w:rsidRPr="003D243B">
              <w:rPr>
                <w:u w:val="single"/>
              </w:rPr>
              <w:t>Hard Validations:</w:t>
            </w:r>
          </w:p>
          <w:p w14:paraId="368C9E7D" w14:textId="27CE78FE" w:rsidR="00890EC6" w:rsidRPr="003B7248" w:rsidRDefault="00890EC6" w:rsidP="00064D5C">
            <w:pPr>
              <w:pStyle w:val="NoSpacing"/>
            </w:pPr>
            <w:r w:rsidRPr="00B47904">
              <w:t xml:space="preserve">- </w:t>
            </w:r>
            <w:r w:rsidR="00C7207C">
              <w:t>Must be equal to the Issue code of the syndication allotment (case-insensitive)</w:t>
            </w:r>
          </w:p>
        </w:tc>
        <w:tc>
          <w:tcPr>
            <w:tcW w:w="3685" w:type="dxa"/>
          </w:tcPr>
          <w:p w14:paraId="4BA8EFF0" w14:textId="77777777" w:rsidR="00890EC6" w:rsidRPr="003B7248" w:rsidRDefault="00890EC6" w:rsidP="00064D5C">
            <w:pPr>
              <w:pStyle w:val="NoSpacing"/>
            </w:pPr>
          </w:p>
        </w:tc>
      </w:tr>
      <w:tr w:rsidR="003F5BA0" w:rsidRPr="007C7C7F" w14:paraId="5D7D61E6" w14:textId="77777777" w:rsidTr="00064D5C">
        <w:tc>
          <w:tcPr>
            <w:tcW w:w="562" w:type="dxa"/>
          </w:tcPr>
          <w:p w14:paraId="29EF68D9" w14:textId="77777777" w:rsidR="003F5BA0" w:rsidRPr="003B7248" w:rsidRDefault="003F5BA0" w:rsidP="003F5BA0">
            <w:pPr>
              <w:pStyle w:val="NoSpacing"/>
            </w:pPr>
            <w:r w:rsidRPr="003B7248">
              <w:t>3</w:t>
            </w:r>
          </w:p>
        </w:tc>
        <w:tc>
          <w:tcPr>
            <w:tcW w:w="2248" w:type="dxa"/>
          </w:tcPr>
          <w:p w14:paraId="60961E81" w14:textId="7612BB13" w:rsidR="003F5BA0" w:rsidRPr="003B7248" w:rsidRDefault="003F5BA0" w:rsidP="003F5BA0">
            <w:pPr>
              <w:pStyle w:val="NoSpacing"/>
            </w:pPr>
            <w:r>
              <w:t>Bank code</w:t>
            </w:r>
          </w:p>
        </w:tc>
        <w:tc>
          <w:tcPr>
            <w:tcW w:w="1701" w:type="dxa"/>
          </w:tcPr>
          <w:p w14:paraId="0A85356F" w14:textId="77777777" w:rsidR="003F5BA0" w:rsidRDefault="003F5BA0" w:rsidP="003F5BA0">
            <w:pPr>
              <w:pStyle w:val="NoSpacing"/>
            </w:pPr>
            <w:r>
              <w:t>Numeric</w:t>
            </w:r>
          </w:p>
          <w:p w14:paraId="7A1D1440" w14:textId="676A4504" w:rsidR="003F5BA0" w:rsidRPr="003B7248" w:rsidRDefault="003F5BA0" w:rsidP="003F5BA0">
            <w:pPr>
              <w:pStyle w:val="NoSpacing"/>
            </w:pPr>
            <w:r>
              <w:t xml:space="preserve">Max Length: 4 </w:t>
            </w:r>
            <w:r w:rsidR="00875AE0">
              <w:t>digits</w:t>
            </w:r>
          </w:p>
        </w:tc>
        <w:tc>
          <w:tcPr>
            <w:tcW w:w="2147" w:type="dxa"/>
          </w:tcPr>
          <w:p w14:paraId="1072D015" w14:textId="77777777" w:rsidR="003F5BA0" w:rsidRDefault="003F5BA0" w:rsidP="003F5BA0">
            <w:pPr>
              <w:pStyle w:val="NoSpacing"/>
              <w:rPr>
                <w:u w:val="single"/>
              </w:rPr>
            </w:pPr>
            <w:r w:rsidRPr="003D243B">
              <w:rPr>
                <w:u w:val="single"/>
              </w:rPr>
              <w:t>Hard Validations:</w:t>
            </w:r>
          </w:p>
          <w:p w14:paraId="489ECFD7" w14:textId="1582BEF7" w:rsidR="003F5BA0" w:rsidRPr="003B7248" w:rsidRDefault="003F5BA0" w:rsidP="003F5BA0">
            <w:pPr>
              <w:pStyle w:val="NoSpacing"/>
            </w:pPr>
            <w:r w:rsidRPr="00B47904">
              <w:t xml:space="preserve">- </w:t>
            </w:r>
            <w:r>
              <w:t>Must be one of the bank codes received in bank.txt from MEPS+</w:t>
            </w:r>
          </w:p>
        </w:tc>
        <w:tc>
          <w:tcPr>
            <w:tcW w:w="3685" w:type="dxa"/>
          </w:tcPr>
          <w:p w14:paraId="0F9836DC" w14:textId="0CF5C0FE" w:rsidR="003F5BA0" w:rsidRPr="003B7248" w:rsidRDefault="003F5BA0" w:rsidP="003F5BA0">
            <w:pPr>
              <w:pStyle w:val="NoSpacing"/>
            </w:pPr>
          </w:p>
        </w:tc>
      </w:tr>
      <w:tr w:rsidR="003F5BA0" w:rsidRPr="007C7C7F" w14:paraId="6CE38576" w14:textId="77777777" w:rsidTr="00064D5C">
        <w:tc>
          <w:tcPr>
            <w:tcW w:w="562" w:type="dxa"/>
          </w:tcPr>
          <w:p w14:paraId="2E219570" w14:textId="77777777" w:rsidR="003F5BA0" w:rsidRPr="003B7248" w:rsidRDefault="003F5BA0" w:rsidP="003F5BA0">
            <w:pPr>
              <w:pStyle w:val="NoSpacing"/>
            </w:pPr>
            <w:r w:rsidRPr="003B7248">
              <w:t>4</w:t>
            </w:r>
          </w:p>
        </w:tc>
        <w:tc>
          <w:tcPr>
            <w:tcW w:w="2248" w:type="dxa"/>
          </w:tcPr>
          <w:p w14:paraId="596EBE35" w14:textId="2619EE07" w:rsidR="003F5BA0" w:rsidRPr="003B7248" w:rsidRDefault="003F5BA0" w:rsidP="003F5BA0">
            <w:pPr>
              <w:pStyle w:val="NoSpacing"/>
            </w:pPr>
            <w:r>
              <w:t>Custody code</w:t>
            </w:r>
          </w:p>
        </w:tc>
        <w:tc>
          <w:tcPr>
            <w:tcW w:w="1701" w:type="dxa"/>
          </w:tcPr>
          <w:p w14:paraId="6A00A8CC" w14:textId="77777777" w:rsidR="003F5BA0" w:rsidRDefault="003F5BA0" w:rsidP="003F5BA0">
            <w:pPr>
              <w:pStyle w:val="NoSpacing"/>
            </w:pPr>
            <w:r>
              <w:t>Text</w:t>
            </w:r>
          </w:p>
          <w:p w14:paraId="0883CCE7" w14:textId="4BA56D72" w:rsidR="003F5BA0" w:rsidRPr="003B7248" w:rsidRDefault="003F5BA0" w:rsidP="003F5BA0">
            <w:pPr>
              <w:pStyle w:val="NoSpacing"/>
            </w:pPr>
            <w:r>
              <w:t xml:space="preserve">Max Length: 3 </w:t>
            </w:r>
          </w:p>
        </w:tc>
        <w:tc>
          <w:tcPr>
            <w:tcW w:w="2147" w:type="dxa"/>
          </w:tcPr>
          <w:p w14:paraId="65D1C99B" w14:textId="77777777" w:rsidR="003F5BA0" w:rsidRDefault="003F5BA0" w:rsidP="003F5BA0">
            <w:pPr>
              <w:pStyle w:val="NoSpacing"/>
              <w:rPr>
                <w:u w:val="single"/>
              </w:rPr>
            </w:pPr>
            <w:r w:rsidRPr="003D243B">
              <w:rPr>
                <w:u w:val="single"/>
              </w:rPr>
              <w:t>Hard Validations:</w:t>
            </w:r>
          </w:p>
          <w:p w14:paraId="1C1A3A2C" w14:textId="77777777" w:rsidR="003F5BA0" w:rsidRDefault="003F5BA0" w:rsidP="003F5BA0">
            <w:pPr>
              <w:pStyle w:val="NoSpacing"/>
            </w:pPr>
            <w:r w:rsidRPr="00B47904">
              <w:t xml:space="preserve">- </w:t>
            </w:r>
            <w:r>
              <w:t>For retail, the value must be “CUS”</w:t>
            </w:r>
          </w:p>
          <w:p w14:paraId="43585EA2" w14:textId="391AE35F" w:rsidR="003F5BA0" w:rsidRPr="003B7248" w:rsidRDefault="003F5BA0" w:rsidP="003F5BA0">
            <w:pPr>
              <w:pStyle w:val="NoSpacing"/>
            </w:pPr>
            <w:r>
              <w:t>- For placement, the value must be “TRD”</w:t>
            </w:r>
          </w:p>
        </w:tc>
        <w:tc>
          <w:tcPr>
            <w:tcW w:w="3685" w:type="dxa"/>
          </w:tcPr>
          <w:p w14:paraId="18E38EA1" w14:textId="5791858F" w:rsidR="003F5BA0" w:rsidRPr="003B7248" w:rsidRDefault="003F5BA0" w:rsidP="003F5BA0">
            <w:pPr>
              <w:pStyle w:val="NoSpacing"/>
            </w:pPr>
          </w:p>
        </w:tc>
      </w:tr>
      <w:tr w:rsidR="003F5BA0" w:rsidRPr="007C7C7F" w14:paraId="7220B19F" w14:textId="77777777" w:rsidTr="00064D5C">
        <w:tc>
          <w:tcPr>
            <w:tcW w:w="562" w:type="dxa"/>
          </w:tcPr>
          <w:p w14:paraId="6F83EAF0" w14:textId="77777777" w:rsidR="003F5BA0" w:rsidRPr="003B7248" w:rsidRDefault="003F5BA0" w:rsidP="003F5BA0">
            <w:pPr>
              <w:pStyle w:val="NoSpacing"/>
            </w:pPr>
            <w:r w:rsidRPr="003B7248">
              <w:lastRenderedPageBreak/>
              <w:t>5</w:t>
            </w:r>
          </w:p>
        </w:tc>
        <w:tc>
          <w:tcPr>
            <w:tcW w:w="2248" w:type="dxa"/>
          </w:tcPr>
          <w:p w14:paraId="32D8E8C2" w14:textId="79B67596" w:rsidR="003F5BA0" w:rsidRPr="003B7248" w:rsidRDefault="003F5BA0" w:rsidP="003F5BA0">
            <w:pPr>
              <w:pStyle w:val="NoSpacing"/>
            </w:pPr>
            <w:r>
              <w:t>Applied amount</w:t>
            </w:r>
          </w:p>
        </w:tc>
        <w:tc>
          <w:tcPr>
            <w:tcW w:w="1701" w:type="dxa"/>
          </w:tcPr>
          <w:p w14:paraId="6F0373C0" w14:textId="77777777" w:rsidR="003F5BA0" w:rsidRDefault="003F5BA0" w:rsidP="003F5BA0">
            <w:pPr>
              <w:pStyle w:val="NoSpacing"/>
            </w:pPr>
            <w:r>
              <w:t>Numeric</w:t>
            </w:r>
          </w:p>
          <w:p w14:paraId="46661FC9" w14:textId="6E6ABCEF" w:rsidR="003F5BA0" w:rsidRPr="003B7248" w:rsidRDefault="003F5BA0" w:rsidP="003F5BA0">
            <w:pPr>
              <w:pStyle w:val="NoSpacing"/>
            </w:pPr>
            <w:r>
              <w:t>Max Length: 11</w:t>
            </w:r>
            <w:r w:rsidR="00802983">
              <w:t xml:space="preserve"> </w:t>
            </w:r>
            <w:r w:rsidR="00875AE0">
              <w:t xml:space="preserve">digits </w:t>
            </w:r>
            <w:r w:rsidR="00802983">
              <w:t>(no decimal places)</w:t>
            </w:r>
          </w:p>
        </w:tc>
        <w:tc>
          <w:tcPr>
            <w:tcW w:w="2147" w:type="dxa"/>
          </w:tcPr>
          <w:p w14:paraId="3E145BA9" w14:textId="77777777" w:rsidR="003F5BA0" w:rsidRDefault="003F5BA0" w:rsidP="003F5BA0">
            <w:pPr>
              <w:pStyle w:val="NoSpacing"/>
              <w:rPr>
                <w:u w:val="single"/>
              </w:rPr>
            </w:pPr>
            <w:r w:rsidRPr="003D243B">
              <w:rPr>
                <w:u w:val="single"/>
              </w:rPr>
              <w:t>Hard Validations:</w:t>
            </w:r>
          </w:p>
          <w:p w14:paraId="2E0D2E13" w14:textId="05E019D0" w:rsidR="003F5BA0" w:rsidRDefault="003F5BA0" w:rsidP="003F5BA0">
            <w:pPr>
              <w:pStyle w:val="NoSpacing"/>
            </w:pPr>
            <w:r w:rsidRPr="00B47904">
              <w:t xml:space="preserve">- </w:t>
            </w:r>
            <w:r>
              <w:t>Cannot be zero</w:t>
            </w:r>
          </w:p>
          <w:p w14:paraId="5150FB3D" w14:textId="77777777" w:rsidR="003F5BA0" w:rsidRDefault="003F5BA0" w:rsidP="003F5BA0">
            <w:pPr>
              <w:pStyle w:val="NoSpacing"/>
            </w:pPr>
            <w:r>
              <w:t>- Cannot be negative</w:t>
            </w:r>
          </w:p>
          <w:p w14:paraId="02B12CE0" w14:textId="77777777" w:rsidR="003F5BA0" w:rsidRDefault="003F5BA0" w:rsidP="003F5BA0">
            <w:pPr>
              <w:pStyle w:val="NoSpacing"/>
            </w:pPr>
            <w:r>
              <w:t>-Must be completely divisible by minimum denomination of SGS Bonds</w:t>
            </w:r>
          </w:p>
          <w:p w14:paraId="56DE3C88" w14:textId="36818FF7" w:rsidR="003F5BA0" w:rsidRPr="003B7248" w:rsidRDefault="003F5BA0" w:rsidP="003F5BA0">
            <w:pPr>
              <w:pStyle w:val="NoSpacing"/>
            </w:pPr>
          </w:p>
        </w:tc>
        <w:tc>
          <w:tcPr>
            <w:tcW w:w="3685" w:type="dxa"/>
          </w:tcPr>
          <w:p w14:paraId="26C5176F" w14:textId="77777777" w:rsidR="003F5BA0" w:rsidRPr="003B7248" w:rsidRDefault="003F5BA0" w:rsidP="003F5BA0">
            <w:pPr>
              <w:pStyle w:val="NoSpacing"/>
            </w:pPr>
          </w:p>
        </w:tc>
      </w:tr>
      <w:tr w:rsidR="003F5BA0" w:rsidRPr="007C7C7F" w14:paraId="62853428" w14:textId="77777777" w:rsidTr="00064D5C">
        <w:tc>
          <w:tcPr>
            <w:tcW w:w="562" w:type="dxa"/>
          </w:tcPr>
          <w:p w14:paraId="295A195F" w14:textId="0DE152ED" w:rsidR="003F5BA0" w:rsidRPr="003B7248" w:rsidRDefault="003F5BA0" w:rsidP="003F5BA0">
            <w:pPr>
              <w:pStyle w:val="NoSpacing"/>
            </w:pPr>
            <w:r>
              <w:t>6</w:t>
            </w:r>
          </w:p>
        </w:tc>
        <w:tc>
          <w:tcPr>
            <w:tcW w:w="2248" w:type="dxa"/>
          </w:tcPr>
          <w:p w14:paraId="008C0E0F" w14:textId="42447658" w:rsidR="003F5BA0" w:rsidRDefault="003F5BA0" w:rsidP="003F5BA0">
            <w:pPr>
              <w:pStyle w:val="NoSpacing"/>
            </w:pPr>
            <w:r>
              <w:t>Allotted amount</w:t>
            </w:r>
          </w:p>
        </w:tc>
        <w:tc>
          <w:tcPr>
            <w:tcW w:w="1701" w:type="dxa"/>
          </w:tcPr>
          <w:p w14:paraId="03D18A5E" w14:textId="77777777" w:rsidR="003F5BA0" w:rsidRDefault="003F5BA0" w:rsidP="003F5BA0">
            <w:pPr>
              <w:pStyle w:val="NoSpacing"/>
            </w:pPr>
            <w:r>
              <w:t>Numeric</w:t>
            </w:r>
          </w:p>
          <w:p w14:paraId="1803FFF0" w14:textId="47642CA2" w:rsidR="003F5BA0" w:rsidRPr="003B7248" w:rsidRDefault="003F5BA0" w:rsidP="003F5BA0">
            <w:pPr>
              <w:pStyle w:val="NoSpacing"/>
            </w:pPr>
            <w:r>
              <w:t>Max Length: 11</w:t>
            </w:r>
            <w:r w:rsidR="00875AE0">
              <w:t xml:space="preserve"> digits </w:t>
            </w:r>
            <w:r w:rsidR="00802983">
              <w:t>(no decimal places)</w:t>
            </w:r>
          </w:p>
        </w:tc>
        <w:tc>
          <w:tcPr>
            <w:tcW w:w="2147" w:type="dxa"/>
          </w:tcPr>
          <w:p w14:paraId="1C0CAE5C" w14:textId="77777777" w:rsidR="003F5BA0" w:rsidRDefault="003F5BA0" w:rsidP="003F5BA0">
            <w:pPr>
              <w:pStyle w:val="NoSpacing"/>
              <w:rPr>
                <w:u w:val="single"/>
              </w:rPr>
            </w:pPr>
            <w:r w:rsidRPr="003D243B">
              <w:rPr>
                <w:u w:val="single"/>
              </w:rPr>
              <w:t>Hard Validations:</w:t>
            </w:r>
          </w:p>
          <w:p w14:paraId="1AC5A382" w14:textId="77777777" w:rsidR="003F5BA0" w:rsidRDefault="003F5BA0" w:rsidP="003F5BA0">
            <w:pPr>
              <w:pStyle w:val="NoSpacing"/>
            </w:pPr>
            <w:r>
              <w:t>- Cannot be negative</w:t>
            </w:r>
          </w:p>
          <w:p w14:paraId="2B1E731E" w14:textId="77777777" w:rsidR="003F5BA0" w:rsidRDefault="003F5BA0" w:rsidP="003F5BA0">
            <w:pPr>
              <w:pStyle w:val="NoSpacing"/>
            </w:pPr>
            <w:r>
              <w:t>-Must be completely divisible by minimum denomination of SGS Bonds</w:t>
            </w:r>
          </w:p>
          <w:p w14:paraId="17149C54" w14:textId="77777777" w:rsidR="003F5BA0" w:rsidRDefault="003F5BA0" w:rsidP="003F5BA0">
            <w:pPr>
              <w:pStyle w:val="NoSpacing"/>
            </w:pPr>
            <w:r>
              <w:t>- Must be less than or equal to the Applied amount.</w:t>
            </w:r>
          </w:p>
          <w:p w14:paraId="6C7E4D4A" w14:textId="1C959658" w:rsidR="003F5BA0" w:rsidRPr="003B7248" w:rsidRDefault="003F5BA0" w:rsidP="003F5BA0">
            <w:pPr>
              <w:pStyle w:val="NoSpacing"/>
            </w:pPr>
          </w:p>
        </w:tc>
        <w:tc>
          <w:tcPr>
            <w:tcW w:w="3685" w:type="dxa"/>
          </w:tcPr>
          <w:p w14:paraId="4467F094" w14:textId="77777777" w:rsidR="003F5BA0" w:rsidRPr="003B7248" w:rsidRDefault="003F5BA0" w:rsidP="003F5BA0">
            <w:pPr>
              <w:pStyle w:val="NoSpacing"/>
            </w:pPr>
          </w:p>
        </w:tc>
      </w:tr>
      <w:tr w:rsidR="003F5BA0" w:rsidRPr="007C7C7F" w14:paraId="0858912A" w14:textId="77777777" w:rsidTr="00064D5C">
        <w:tc>
          <w:tcPr>
            <w:tcW w:w="562" w:type="dxa"/>
          </w:tcPr>
          <w:p w14:paraId="51CFDF47" w14:textId="183715CF" w:rsidR="003F5BA0" w:rsidRPr="003B7248" w:rsidRDefault="003F5BA0" w:rsidP="003F5BA0">
            <w:pPr>
              <w:pStyle w:val="NoSpacing"/>
            </w:pPr>
            <w:r>
              <w:t>7</w:t>
            </w:r>
          </w:p>
        </w:tc>
        <w:tc>
          <w:tcPr>
            <w:tcW w:w="2248" w:type="dxa"/>
          </w:tcPr>
          <w:p w14:paraId="2EB57FA9" w14:textId="7841C2F6" w:rsidR="003F5BA0" w:rsidRDefault="003F5BA0" w:rsidP="003F5BA0">
            <w:pPr>
              <w:pStyle w:val="NoSpacing"/>
            </w:pPr>
            <w:r>
              <w:t>Settlement amount</w:t>
            </w:r>
          </w:p>
        </w:tc>
        <w:tc>
          <w:tcPr>
            <w:tcW w:w="1701" w:type="dxa"/>
          </w:tcPr>
          <w:p w14:paraId="46B381CA" w14:textId="77777777" w:rsidR="003F5BA0" w:rsidRDefault="00802983" w:rsidP="003F5BA0">
            <w:pPr>
              <w:pStyle w:val="NoSpacing"/>
            </w:pPr>
            <w:r>
              <w:t>Numeric</w:t>
            </w:r>
          </w:p>
          <w:p w14:paraId="03EF3A35" w14:textId="466039F6" w:rsidR="00802983" w:rsidRPr="003B7248" w:rsidRDefault="00802983" w:rsidP="003F5BA0">
            <w:pPr>
              <w:pStyle w:val="NoSpacing"/>
            </w:pPr>
            <w:r>
              <w:t>Max Length: 13</w:t>
            </w:r>
            <w:r w:rsidR="00875AE0">
              <w:t xml:space="preserve"> digits</w:t>
            </w:r>
            <w:r>
              <w:t xml:space="preserve"> (</w:t>
            </w:r>
            <w:r w:rsidR="00875AE0">
              <w:t xml:space="preserve">including </w:t>
            </w:r>
            <w:r>
              <w:t>2 decimal places)</w:t>
            </w:r>
          </w:p>
        </w:tc>
        <w:tc>
          <w:tcPr>
            <w:tcW w:w="2147" w:type="dxa"/>
          </w:tcPr>
          <w:p w14:paraId="433AA310" w14:textId="77777777" w:rsidR="00875AE0" w:rsidRDefault="00875AE0" w:rsidP="00875AE0">
            <w:pPr>
              <w:pStyle w:val="NoSpacing"/>
              <w:rPr>
                <w:u w:val="single"/>
              </w:rPr>
            </w:pPr>
            <w:r w:rsidRPr="003D243B">
              <w:rPr>
                <w:u w:val="single"/>
              </w:rPr>
              <w:t>Hard Validations:</w:t>
            </w:r>
          </w:p>
          <w:p w14:paraId="3B8E7574" w14:textId="77777777" w:rsidR="00875AE0" w:rsidRDefault="00875AE0" w:rsidP="00875AE0">
            <w:pPr>
              <w:pStyle w:val="NoSpacing"/>
            </w:pPr>
            <w:r>
              <w:t>- Cannot be negative</w:t>
            </w:r>
          </w:p>
          <w:p w14:paraId="0B98C57E" w14:textId="199658BE" w:rsidR="003F5BA0" w:rsidRPr="003B7248" w:rsidRDefault="00875AE0" w:rsidP="00875AE0">
            <w:pPr>
              <w:pStyle w:val="NoSpacing"/>
            </w:pPr>
            <w:r>
              <w:t>-</w:t>
            </w:r>
            <w:r w:rsidR="008A6FFE">
              <w:t xml:space="preserve">Must </w:t>
            </w:r>
            <w:r w:rsidR="008A6FFE" w:rsidRPr="008A6FFE">
              <w:t>match the calculated settlement amount from OMEGA, which is derived from the syndication allotment price and the allotted amount.</w:t>
            </w:r>
          </w:p>
        </w:tc>
        <w:tc>
          <w:tcPr>
            <w:tcW w:w="3685" w:type="dxa"/>
          </w:tcPr>
          <w:p w14:paraId="7EDD3C20" w14:textId="4A3488CD" w:rsidR="003F5BA0" w:rsidRPr="003B7248" w:rsidRDefault="008A6FFE" w:rsidP="003F5BA0">
            <w:pPr>
              <w:pStyle w:val="NoSpacing"/>
            </w:pPr>
            <w:r>
              <w:t xml:space="preserve">Refer to </w:t>
            </w:r>
            <w:r w:rsidRPr="008A6FFE">
              <w:rPr>
                <w:i/>
                <w:iCs/>
              </w:rPr>
              <w:t>MAS_OMEGA – Functional Specifications Document (Allotment).docx</w:t>
            </w:r>
            <w:r>
              <w:t xml:space="preserve"> for more information on the price/settlement amount</w:t>
            </w:r>
            <w:r w:rsidR="00A60074">
              <w:t xml:space="preserve"> calculations</w:t>
            </w:r>
            <w:r>
              <w:t>.</w:t>
            </w:r>
          </w:p>
        </w:tc>
      </w:tr>
    </w:tbl>
    <w:p w14:paraId="15F253C1" w14:textId="409D1A2A" w:rsidR="00890EC6" w:rsidRPr="00FB542A" w:rsidRDefault="00FB542A" w:rsidP="00FB542A">
      <w:pPr>
        <w:jc w:val="center"/>
        <w:rPr>
          <w:b/>
          <w:bCs/>
          <w:sz w:val="20"/>
          <w:szCs w:val="20"/>
        </w:rPr>
      </w:pPr>
      <w:r w:rsidRPr="00FB542A">
        <w:rPr>
          <w:b/>
          <w:bCs/>
          <w:sz w:val="20"/>
          <w:szCs w:val="20"/>
        </w:rPr>
        <w:t xml:space="preserve">Table </w:t>
      </w:r>
      <w:r w:rsidRPr="00FB542A">
        <w:rPr>
          <w:b/>
          <w:bCs/>
          <w:sz w:val="20"/>
          <w:szCs w:val="20"/>
        </w:rPr>
        <w:fldChar w:fldCharType="begin"/>
      </w:r>
      <w:r w:rsidRPr="00FB542A">
        <w:rPr>
          <w:b/>
          <w:bCs/>
          <w:sz w:val="20"/>
          <w:szCs w:val="20"/>
        </w:rPr>
        <w:instrText xml:space="preserve"> SEQ Table \* ARABIC </w:instrText>
      </w:r>
      <w:r w:rsidRPr="00FB542A">
        <w:rPr>
          <w:b/>
          <w:bCs/>
          <w:sz w:val="20"/>
          <w:szCs w:val="20"/>
        </w:rPr>
        <w:fldChar w:fldCharType="separate"/>
      </w:r>
      <w:r w:rsidR="001108F9">
        <w:rPr>
          <w:b/>
          <w:bCs/>
          <w:noProof/>
          <w:sz w:val="20"/>
          <w:szCs w:val="20"/>
        </w:rPr>
        <w:t>35</w:t>
      </w:r>
      <w:r w:rsidRPr="00FB542A">
        <w:rPr>
          <w:b/>
          <w:bCs/>
          <w:sz w:val="20"/>
          <w:szCs w:val="20"/>
        </w:rPr>
        <w:fldChar w:fldCharType="end"/>
      </w:r>
      <w:r w:rsidRPr="00FB542A">
        <w:rPr>
          <w:b/>
          <w:bCs/>
          <w:sz w:val="20"/>
          <w:szCs w:val="20"/>
        </w:rPr>
        <w:t>:</w:t>
      </w:r>
      <w:r>
        <w:rPr>
          <w:b/>
          <w:bCs/>
          <w:sz w:val="20"/>
          <w:szCs w:val="20"/>
        </w:rPr>
        <w:t xml:space="preserve"> File Validations</w:t>
      </w:r>
    </w:p>
    <w:p w14:paraId="08B7CF8D" w14:textId="4036C21E" w:rsidR="00F04943" w:rsidRDefault="00F04943">
      <w:pPr>
        <w:pStyle w:val="Heading3"/>
      </w:pPr>
      <w:bookmarkStart w:id="274" w:name="_Toc219384569"/>
      <w:bookmarkStart w:id="275" w:name="_Ref216164413"/>
      <w:r>
        <w:t>Data Table</w:t>
      </w:r>
      <w:bookmarkEnd w:id="274"/>
    </w:p>
    <w:tbl>
      <w:tblPr>
        <w:tblStyle w:val="TableGrid"/>
        <w:tblW w:w="0" w:type="auto"/>
        <w:tblLook w:val="04A0" w:firstRow="1" w:lastRow="0" w:firstColumn="1" w:lastColumn="0" w:noHBand="0" w:noVBand="1"/>
      </w:tblPr>
      <w:tblGrid>
        <w:gridCol w:w="562"/>
        <w:gridCol w:w="2248"/>
        <w:gridCol w:w="1701"/>
        <w:gridCol w:w="2147"/>
        <w:gridCol w:w="3685"/>
      </w:tblGrid>
      <w:tr w:rsidR="00F04943" w:rsidRPr="007C7C7F" w14:paraId="64E18992" w14:textId="77777777" w:rsidTr="00F04943">
        <w:tc>
          <w:tcPr>
            <w:tcW w:w="562" w:type="dxa"/>
            <w:shd w:val="clear" w:color="auto" w:fill="E7E6E6" w:themeFill="background2"/>
          </w:tcPr>
          <w:p w14:paraId="0B6BEC42" w14:textId="77777777" w:rsidR="00F04943" w:rsidRPr="007D7B67" w:rsidRDefault="00F04943" w:rsidP="00920971">
            <w:pPr>
              <w:pStyle w:val="NoSpacing"/>
              <w:jc w:val="center"/>
              <w:rPr>
                <w:b/>
                <w:bCs/>
              </w:rPr>
            </w:pPr>
            <w:r w:rsidRPr="007D7B67">
              <w:rPr>
                <w:rFonts w:cstheme="minorHAnsi"/>
                <w:b/>
                <w:bCs/>
              </w:rPr>
              <w:t>S/N</w:t>
            </w:r>
          </w:p>
        </w:tc>
        <w:tc>
          <w:tcPr>
            <w:tcW w:w="2248" w:type="dxa"/>
            <w:shd w:val="clear" w:color="auto" w:fill="E7E6E6" w:themeFill="background2"/>
          </w:tcPr>
          <w:p w14:paraId="46536822" w14:textId="77777777" w:rsidR="00F04943" w:rsidRPr="007D7B67" w:rsidRDefault="00F04943" w:rsidP="00920971">
            <w:pPr>
              <w:pStyle w:val="NoSpacing"/>
              <w:jc w:val="center"/>
              <w:rPr>
                <w:b/>
                <w:bCs/>
              </w:rPr>
            </w:pPr>
            <w:r w:rsidRPr="007D7B67">
              <w:rPr>
                <w:rFonts w:cstheme="minorHAnsi"/>
                <w:b/>
                <w:bCs/>
              </w:rPr>
              <w:t>Name</w:t>
            </w:r>
          </w:p>
        </w:tc>
        <w:tc>
          <w:tcPr>
            <w:tcW w:w="1701" w:type="dxa"/>
            <w:shd w:val="clear" w:color="auto" w:fill="E7E6E6" w:themeFill="background2"/>
          </w:tcPr>
          <w:p w14:paraId="08CEB71F" w14:textId="77777777" w:rsidR="00F04943" w:rsidRPr="007D7B67" w:rsidRDefault="00F04943" w:rsidP="00920971">
            <w:pPr>
              <w:pStyle w:val="TableHeading"/>
              <w:jc w:val="center"/>
              <w:rPr>
                <w:rFonts w:asciiTheme="minorHAnsi" w:hAnsiTheme="minorHAnsi" w:cstheme="minorHAnsi"/>
                <w:bCs/>
              </w:rPr>
            </w:pPr>
            <w:r w:rsidRPr="007D7B67">
              <w:rPr>
                <w:rFonts w:asciiTheme="minorHAnsi" w:hAnsiTheme="minorHAnsi" w:cstheme="minorHAnsi"/>
                <w:bCs/>
              </w:rPr>
              <w:t>Type</w:t>
            </w:r>
          </w:p>
          <w:p w14:paraId="7D53E0C6" w14:textId="77777777" w:rsidR="00F04943" w:rsidRPr="007D7B67" w:rsidRDefault="00F04943" w:rsidP="00920971">
            <w:pPr>
              <w:pStyle w:val="NoSpacing"/>
              <w:jc w:val="center"/>
              <w:rPr>
                <w:b/>
                <w:bCs/>
              </w:rPr>
            </w:pPr>
            <w:r w:rsidRPr="007D7B67">
              <w:rPr>
                <w:rFonts w:cstheme="minorHAnsi"/>
                <w:b/>
                <w:bCs/>
              </w:rPr>
              <w:t>(Max Length)</w:t>
            </w:r>
          </w:p>
        </w:tc>
        <w:tc>
          <w:tcPr>
            <w:tcW w:w="2147" w:type="dxa"/>
            <w:shd w:val="clear" w:color="auto" w:fill="E7E6E6" w:themeFill="background2"/>
          </w:tcPr>
          <w:p w14:paraId="15E2F4D5" w14:textId="77777777" w:rsidR="00F04943" w:rsidRPr="007D7B67" w:rsidRDefault="00F04943" w:rsidP="00920971">
            <w:pPr>
              <w:pStyle w:val="NoSpacing"/>
              <w:jc w:val="center"/>
              <w:rPr>
                <w:b/>
                <w:bCs/>
              </w:rPr>
            </w:pPr>
            <w:r w:rsidRPr="007D7B67">
              <w:rPr>
                <w:rFonts w:cstheme="minorHAnsi"/>
                <w:b/>
                <w:bCs/>
              </w:rPr>
              <w:t>Validation Rules</w:t>
            </w:r>
          </w:p>
        </w:tc>
        <w:tc>
          <w:tcPr>
            <w:tcW w:w="3685" w:type="dxa"/>
            <w:shd w:val="clear" w:color="auto" w:fill="E7E6E6" w:themeFill="background2"/>
          </w:tcPr>
          <w:p w14:paraId="3ED74E3F" w14:textId="77777777" w:rsidR="00F04943" w:rsidRPr="007D7B67" w:rsidRDefault="00F04943" w:rsidP="00920971">
            <w:pPr>
              <w:pStyle w:val="NoSpacing"/>
              <w:jc w:val="center"/>
              <w:rPr>
                <w:rFonts w:cstheme="minorHAnsi"/>
                <w:b/>
                <w:bCs/>
              </w:rPr>
            </w:pPr>
            <w:r>
              <w:rPr>
                <w:rFonts w:cstheme="minorHAnsi"/>
                <w:b/>
                <w:bCs/>
              </w:rPr>
              <w:t>Remarks</w:t>
            </w:r>
          </w:p>
        </w:tc>
      </w:tr>
      <w:tr w:rsidR="00F04943" w:rsidRPr="007C7C7F" w14:paraId="3E1669E0" w14:textId="77777777" w:rsidTr="00F04943">
        <w:tc>
          <w:tcPr>
            <w:tcW w:w="562" w:type="dxa"/>
          </w:tcPr>
          <w:p w14:paraId="3B679934" w14:textId="77777777" w:rsidR="00F04943" w:rsidRPr="003B7248" w:rsidRDefault="00F04943" w:rsidP="00920971">
            <w:pPr>
              <w:pStyle w:val="NoSpacing"/>
            </w:pPr>
            <w:r w:rsidRPr="003B7248">
              <w:t>1</w:t>
            </w:r>
          </w:p>
        </w:tc>
        <w:tc>
          <w:tcPr>
            <w:tcW w:w="2248" w:type="dxa"/>
          </w:tcPr>
          <w:p w14:paraId="106D40B4" w14:textId="316F4688" w:rsidR="00F04943" w:rsidRPr="003B7248" w:rsidRDefault="00F04943" w:rsidP="00920971">
            <w:pPr>
              <w:pStyle w:val="NoSpacing"/>
            </w:pPr>
            <w:r>
              <w:t>Bank code</w:t>
            </w:r>
          </w:p>
        </w:tc>
        <w:tc>
          <w:tcPr>
            <w:tcW w:w="1701" w:type="dxa"/>
          </w:tcPr>
          <w:p w14:paraId="1247D1FB" w14:textId="77777777" w:rsidR="00F04943" w:rsidRDefault="00F04943" w:rsidP="00920971">
            <w:pPr>
              <w:pStyle w:val="NoSpacing"/>
            </w:pPr>
            <w:r>
              <w:t>Numeric</w:t>
            </w:r>
          </w:p>
          <w:p w14:paraId="284F6788" w14:textId="684F4633" w:rsidR="00F04943" w:rsidRPr="003B7248" w:rsidRDefault="00F04943" w:rsidP="00920971">
            <w:pPr>
              <w:pStyle w:val="NoSpacing"/>
            </w:pPr>
            <w:r>
              <w:t>Max Length: 4 digits</w:t>
            </w:r>
          </w:p>
        </w:tc>
        <w:tc>
          <w:tcPr>
            <w:tcW w:w="2147" w:type="dxa"/>
          </w:tcPr>
          <w:p w14:paraId="0108EAB0" w14:textId="48423263" w:rsidR="00F04943" w:rsidRPr="00C7207C" w:rsidRDefault="00F04943" w:rsidP="00920971">
            <w:pPr>
              <w:pStyle w:val="NoSpacing"/>
              <w:rPr>
                <w:u w:val="single"/>
              </w:rPr>
            </w:pPr>
          </w:p>
        </w:tc>
        <w:tc>
          <w:tcPr>
            <w:tcW w:w="3685" w:type="dxa"/>
          </w:tcPr>
          <w:p w14:paraId="4E20096D" w14:textId="00148CBD" w:rsidR="00F04943" w:rsidRPr="00F46374" w:rsidRDefault="00F04943" w:rsidP="00920971">
            <w:pPr>
              <w:pStyle w:val="NoSpacing"/>
            </w:pPr>
          </w:p>
        </w:tc>
      </w:tr>
      <w:tr w:rsidR="00F04943" w:rsidRPr="007C7C7F" w14:paraId="379640C0" w14:textId="77777777" w:rsidTr="00F04943">
        <w:tc>
          <w:tcPr>
            <w:tcW w:w="562" w:type="dxa"/>
          </w:tcPr>
          <w:p w14:paraId="7CE87C0E" w14:textId="77777777" w:rsidR="00F04943" w:rsidRPr="003B7248" w:rsidRDefault="00F04943" w:rsidP="00920971">
            <w:pPr>
              <w:pStyle w:val="NoSpacing"/>
            </w:pPr>
            <w:r w:rsidRPr="003B7248">
              <w:t>2</w:t>
            </w:r>
          </w:p>
        </w:tc>
        <w:tc>
          <w:tcPr>
            <w:tcW w:w="2248" w:type="dxa"/>
          </w:tcPr>
          <w:p w14:paraId="7DEC2270" w14:textId="41B6CF3B" w:rsidR="00F04943" w:rsidRPr="003B7248" w:rsidRDefault="00F04943" w:rsidP="00920971">
            <w:pPr>
              <w:pStyle w:val="NoSpacing"/>
            </w:pPr>
            <w:r>
              <w:t>Custody code</w:t>
            </w:r>
          </w:p>
        </w:tc>
        <w:tc>
          <w:tcPr>
            <w:tcW w:w="1701" w:type="dxa"/>
          </w:tcPr>
          <w:p w14:paraId="295DF154" w14:textId="77777777" w:rsidR="00F04943" w:rsidRDefault="00F04943" w:rsidP="00920971">
            <w:pPr>
              <w:pStyle w:val="NoSpacing"/>
            </w:pPr>
            <w:r>
              <w:t>Text</w:t>
            </w:r>
          </w:p>
          <w:p w14:paraId="718A9E13" w14:textId="13FFF5DD" w:rsidR="00F04943" w:rsidRPr="003B7248" w:rsidRDefault="00F04943" w:rsidP="00920971">
            <w:pPr>
              <w:pStyle w:val="NoSpacing"/>
            </w:pPr>
            <w:r>
              <w:t xml:space="preserve">Max Length: 3 </w:t>
            </w:r>
          </w:p>
        </w:tc>
        <w:tc>
          <w:tcPr>
            <w:tcW w:w="2147" w:type="dxa"/>
          </w:tcPr>
          <w:p w14:paraId="2512482F" w14:textId="2E93CE1E" w:rsidR="00F04943" w:rsidRPr="003B7248" w:rsidRDefault="00F04943" w:rsidP="00920971">
            <w:pPr>
              <w:pStyle w:val="NoSpacing"/>
            </w:pPr>
          </w:p>
        </w:tc>
        <w:tc>
          <w:tcPr>
            <w:tcW w:w="3685" w:type="dxa"/>
          </w:tcPr>
          <w:p w14:paraId="49680BB7" w14:textId="77777777" w:rsidR="00F04943" w:rsidRPr="003B7248" w:rsidRDefault="00F04943" w:rsidP="00920971">
            <w:pPr>
              <w:pStyle w:val="NoSpacing"/>
            </w:pPr>
          </w:p>
        </w:tc>
      </w:tr>
      <w:tr w:rsidR="00F04943" w:rsidRPr="007C7C7F" w14:paraId="6E09A2B2" w14:textId="77777777" w:rsidTr="00F04943">
        <w:tc>
          <w:tcPr>
            <w:tcW w:w="562" w:type="dxa"/>
          </w:tcPr>
          <w:p w14:paraId="1A3ED45A" w14:textId="77777777" w:rsidR="00F04943" w:rsidRPr="003B7248" w:rsidRDefault="00F04943" w:rsidP="00920971">
            <w:pPr>
              <w:pStyle w:val="NoSpacing"/>
            </w:pPr>
            <w:r w:rsidRPr="003B7248">
              <w:t>3</w:t>
            </w:r>
          </w:p>
        </w:tc>
        <w:tc>
          <w:tcPr>
            <w:tcW w:w="2248" w:type="dxa"/>
          </w:tcPr>
          <w:p w14:paraId="776548EC" w14:textId="2DD8A6B0" w:rsidR="00F04943" w:rsidRPr="003B7248" w:rsidRDefault="00F04943" w:rsidP="00920971">
            <w:pPr>
              <w:pStyle w:val="NoSpacing"/>
            </w:pPr>
            <w:r>
              <w:t>Applied amount</w:t>
            </w:r>
          </w:p>
        </w:tc>
        <w:tc>
          <w:tcPr>
            <w:tcW w:w="1701" w:type="dxa"/>
          </w:tcPr>
          <w:p w14:paraId="15271EE0" w14:textId="77777777" w:rsidR="00F04943" w:rsidRDefault="00F04943" w:rsidP="00920971">
            <w:pPr>
              <w:pStyle w:val="NoSpacing"/>
            </w:pPr>
            <w:r>
              <w:t>Numeric</w:t>
            </w:r>
          </w:p>
          <w:p w14:paraId="66D39335" w14:textId="18D832A5" w:rsidR="00F04943" w:rsidRPr="003B7248" w:rsidRDefault="00F04943" w:rsidP="00920971">
            <w:pPr>
              <w:pStyle w:val="NoSpacing"/>
            </w:pPr>
            <w:r>
              <w:t>Max Length: 11 digits (no decimal places)</w:t>
            </w:r>
          </w:p>
        </w:tc>
        <w:tc>
          <w:tcPr>
            <w:tcW w:w="2147" w:type="dxa"/>
          </w:tcPr>
          <w:p w14:paraId="27C10DB9" w14:textId="391BB16B" w:rsidR="00F04943" w:rsidRPr="003B7248" w:rsidRDefault="00F04943" w:rsidP="00920971">
            <w:pPr>
              <w:pStyle w:val="NoSpacing"/>
            </w:pPr>
          </w:p>
        </w:tc>
        <w:tc>
          <w:tcPr>
            <w:tcW w:w="3685" w:type="dxa"/>
          </w:tcPr>
          <w:p w14:paraId="34384707" w14:textId="77777777" w:rsidR="00F04943" w:rsidRPr="003B7248" w:rsidRDefault="00F04943" w:rsidP="00920971">
            <w:pPr>
              <w:pStyle w:val="NoSpacing"/>
            </w:pPr>
          </w:p>
        </w:tc>
      </w:tr>
      <w:tr w:rsidR="00F04943" w:rsidRPr="007C7C7F" w14:paraId="195B2A79" w14:textId="77777777" w:rsidTr="00F04943">
        <w:tc>
          <w:tcPr>
            <w:tcW w:w="562" w:type="dxa"/>
          </w:tcPr>
          <w:p w14:paraId="02B367A0" w14:textId="77777777" w:rsidR="00F04943" w:rsidRPr="003B7248" w:rsidRDefault="00F04943" w:rsidP="00920971">
            <w:pPr>
              <w:pStyle w:val="NoSpacing"/>
            </w:pPr>
            <w:r w:rsidRPr="003B7248">
              <w:t>4</w:t>
            </w:r>
          </w:p>
        </w:tc>
        <w:tc>
          <w:tcPr>
            <w:tcW w:w="2248" w:type="dxa"/>
          </w:tcPr>
          <w:p w14:paraId="379B1A66" w14:textId="6E43374A" w:rsidR="00F04943" w:rsidRPr="003B7248" w:rsidRDefault="00F04943" w:rsidP="00920971">
            <w:pPr>
              <w:pStyle w:val="NoSpacing"/>
            </w:pPr>
            <w:r>
              <w:t>Allotted amount</w:t>
            </w:r>
          </w:p>
        </w:tc>
        <w:tc>
          <w:tcPr>
            <w:tcW w:w="1701" w:type="dxa"/>
          </w:tcPr>
          <w:p w14:paraId="40FD8EC7" w14:textId="77777777" w:rsidR="00F04943" w:rsidRDefault="00F04943" w:rsidP="00920971">
            <w:pPr>
              <w:pStyle w:val="NoSpacing"/>
            </w:pPr>
            <w:r>
              <w:t>Numeric</w:t>
            </w:r>
          </w:p>
          <w:p w14:paraId="3344942B" w14:textId="5A5B3E29" w:rsidR="00F04943" w:rsidRPr="003B7248" w:rsidRDefault="00F04943" w:rsidP="00920971">
            <w:pPr>
              <w:pStyle w:val="NoSpacing"/>
            </w:pPr>
            <w:r>
              <w:t>Max Length: 11 digits (no decimal places)</w:t>
            </w:r>
          </w:p>
        </w:tc>
        <w:tc>
          <w:tcPr>
            <w:tcW w:w="2147" w:type="dxa"/>
          </w:tcPr>
          <w:p w14:paraId="4EC94794" w14:textId="796C8AE0" w:rsidR="00F04943" w:rsidRPr="003B7248" w:rsidRDefault="00F04943" w:rsidP="00920971">
            <w:pPr>
              <w:pStyle w:val="NoSpacing"/>
            </w:pPr>
          </w:p>
        </w:tc>
        <w:tc>
          <w:tcPr>
            <w:tcW w:w="3685" w:type="dxa"/>
          </w:tcPr>
          <w:p w14:paraId="1ACBD947" w14:textId="77777777" w:rsidR="00F04943" w:rsidRPr="003B7248" w:rsidRDefault="00F04943" w:rsidP="00920971">
            <w:pPr>
              <w:pStyle w:val="NoSpacing"/>
            </w:pPr>
          </w:p>
        </w:tc>
      </w:tr>
      <w:tr w:rsidR="00F04943" w:rsidRPr="007C7C7F" w14:paraId="477628DD" w14:textId="77777777" w:rsidTr="00F04943">
        <w:tc>
          <w:tcPr>
            <w:tcW w:w="562" w:type="dxa"/>
          </w:tcPr>
          <w:p w14:paraId="597927D7" w14:textId="77777777" w:rsidR="00F04943" w:rsidRPr="003B7248" w:rsidRDefault="00F04943" w:rsidP="00920971">
            <w:pPr>
              <w:pStyle w:val="NoSpacing"/>
            </w:pPr>
            <w:r w:rsidRPr="003B7248">
              <w:lastRenderedPageBreak/>
              <w:t>5</w:t>
            </w:r>
          </w:p>
        </w:tc>
        <w:tc>
          <w:tcPr>
            <w:tcW w:w="2248" w:type="dxa"/>
          </w:tcPr>
          <w:p w14:paraId="17FA52AD" w14:textId="65964B45" w:rsidR="00F04943" w:rsidRPr="003B7248" w:rsidRDefault="00F04943" w:rsidP="00920971">
            <w:pPr>
              <w:pStyle w:val="NoSpacing"/>
            </w:pPr>
            <w:r>
              <w:t>Settlement amount</w:t>
            </w:r>
          </w:p>
        </w:tc>
        <w:tc>
          <w:tcPr>
            <w:tcW w:w="1701" w:type="dxa"/>
          </w:tcPr>
          <w:p w14:paraId="12667A15" w14:textId="77777777" w:rsidR="00F04943" w:rsidRDefault="00F04943" w:rsidP="00920971">
            <w:pPr>
              <w:pStyle w:val="NoSpacing"/>
            </w:pPr>
            <w:r>
              <w:t>Numeric</w:t>
            </w:r>
          </w:p>
          <w:p w14:paraId="069F052E" w14:textId="00664376" w:rsidR="00F04943" w:rsidRPr="003B7248" w:rsidRDefault="00F04943" w:rsidP="00920971">
            <w:pPr>
              <w:pStyle w:val="NoSpacing"/>
            </w:pPr>
            <w:r>
              <w:t>Max Length: 13 digits (including 2 decimal places)</w:t>
            </w:r>
          </w:p>
        </w:tc>
        <w:tc>
          <w:tcPr>
            <w:tcW w:w="2147" w:type="dxa"/>
          </w:tcPr>
          <w:p w14:paraId="53A89653" w14:textId="775719AE" w:rsidR="00F04943" w:rsidRPr="003B7248" w:rsidRDefault="00F04943" w:rsidP="00920971">
            <w:pPr>
              <w:pStyle w:val="NoSpacing"/>
            </w:pPr>
          </w:p>
        </w:tc>
        <w:tc>
          <w:tcPr>
            <w:tcW w:w="3685" w:type="dxa"/>
          </w:tcPr>
          <w:p w14:paraId="059BDCE6" w14:textId="48EF6912" w:rsidR="00F04943" w:rsidRPr="003B7248" w:rsidRDefault="00F04943" w:rsidP="00920971">
            <w:pPr>
              <w:pStyle w:val="NoSpacing"/>
            </w:pPr>
          </w:p>
        </w:tc>
      </w:tr>
    </w:tbl>
    <w:p w14:paraId="1A344908" w14:textId="550CF7E6" w:rsidR="00F04943" w:rsidRPr="00FB542A" w:rsidRDefault="00FB542A" w:rsidP="00FB542A">
      <w:pPr>
        <w:jc w:val="center"/>
        <w:rPr>
          <w:b/>
          <w:bCs/>
          <w:sz w:val="18"/>
          <w:szCs w:val="18"/>
        </w:rPr>
      </w:pPr>
      <w:r w:rsidRPr="00FB542A">
        <w:rPr>
          <w:b/>
          <w:bCs/>
          <w:sz w:val="20"/>
          <w:szCs w:val="20"/>
        </w:rPr>
        <w:t xml:space="preserve">Table </w:t>
      </w:r>
      <w:r w:rsidRPr="00FB542A">
        <w:rPr>
          <w:b/>
          <w:bCs/>
          <w:sz w:val="20"/>
          <w:szCs w:val="20"/>
        </w:rPr>
        <w:fldChar w:fldCharType="begin"/>
      </w:r>
      <w:r w:rsidRPr="00FB542A">
        <w:rPr>
          <w:b/>
          <w:bCs/>
          <w:sz w:val="20"/>
          <w:szCs w:val="20"/>
        </w:rPr>
        <w:instrText xml:space="preserve"> SEQ Table \* ARABIC </w:instrText>
      </w:r>
      <w:r w:rsidRPr="00FB542A">
        <w:rPr>
          <w:b/>
          <w:bCs/>
          <w:sz w:val="20"/>
          <w:szCs w:val="20"/>
        </w:rPr>
        <w:fldChar w:fldCharType="separate"/>
      </w:r>
      <w:r w:rsidR="001108F9">
        <w:rPr>
          <w:b/>
          <w:bCs/>
          <w:noProof/>
          <w:sz w:val="20"/>
          <w:szCs w:val="20"/>
        </w:rPr>
        <w:t>36</w:t>
      </w:r>
      <w:r w:rsidRPr="00FB542A">
        <w:rPr>
          <w:b/>
          <w:bCs/>
          <w:sz w:val="20"/>
          <w:szCs w:val="20"/>
        </w:rPr>
        <w:fldChar w:fldCharType="end"/>
      </w:r>
      <w:r w:rsidRPr="00FB542A">
        <w:rPr>
          <w:b/>
          <w:bCs/>
          <w:sz w:val="20"/>
          <w:szCs w:val="20"/>
        </w:rPr>
        <w:t>:</w:t>
      </w:r>
      <w:r>
        <w:rPr>
          <w:b/>
          <w:bCs/>
          <w:sz w:val="20"/>
          <w:szCs w:val="20"/>
        </w:rPr>
        <w:t xml:space="preserve"> Data Table Screen Elements</w:t>
      </w:r>
    </w:p>
    <w:p w14:paraId="2DFA6E72" w14:textId="4B51F465" w:rsidR="00AE08DD" w:rsidRDefault="003F5BA0">
      <w:pPr>
        <w:pStyle w:val="Heading2"/>
      </w:pPr>
      <w:bookmarkStart w:id="276" w:name="_Toc219384570"/>
      <w:r>
        <w:t>Approve/Reject File Upload Approval Request</w:t>
      </w:r>
      <w:bookmarkEnd w:id="276"/>
    </w:p>
    <w:p w14:paraId="69F40C87" w14:textId="77777777" w:rsidR="006B0CDC" w:rsidRPr="004505D5" w:rsidRDefault="006B0CDC" w:rsidP="006B0CDC">
      <w:pPr>
        <w:pStyle w:val="Heading3"/>
        <w:rPr>
          <w:lang w:val="en-US"/>
        </w:rPr>
      </w:pPr>
      <w:bookmarkStart w:id="277" w:name="_Toc219384571"/>
      <w:r w:rsidRPr="004505D5">
        <w:rPr>
          <w:lang w:val="en-US"/>
        </w:rPr>
        <w:t>D</w:t>
      </w:r>
      <w:r>
        <w:rPr>
          <w:lang w:val="en-US"/>
        </w:rPr>
        <w:t>escription</w:t>
      </w:r>
      <w:bookmarkEnd w:id="277"/>
    </w:p>
    <w:p w14:paraId="1A99DD12" w14:textId="15CD84D6" w:rsidR="00245AEF" w:rsidRDefault="00245AEF" w:rsidP="00245AEF">
      <w:r w:rsidRPr="00AF42C2">
        <w:t xml:space="preserve">This use case enables </w:t>
      </w:r>
      <w:r>
        <w:t xml:space="preserve">Syndication Allotment </w:t>
      </w:r>
      <w:r w:rsidRPr="00AF42C2">
        <w:t xml:space="preserve">Makers, </w:t>
      </w:r>
      <w:r>
        <w:t>to approve / reject allotment files to fulfil use cases 2.18 Conduct Retail Allotment Outside of OMEGA and 2.19 Upload Placement Tranche.</w:t>
      </w:r>
    </w:p>
    <w:p w14:paraId="34D76F68" w14:textId="77777777" w:rsidR="006B0CDC" w:rsidRPr="004505D5" w:rsidRDefault="006B0CDC" w:rsidP="006B0CDC">
      <w:pPr>
        <w:pStyle w:val="Heading3"/>
        <w:rPr>
          <w:lang w:val="en-US"/>
        </w:rPr>
      </w:pPr>
      <w:bookmarkStart w:id="278" w:name="_Toc219384572"/>
      <w:r w:rsidRPr="004505D5">
        <w:rPr>
          <w:lang w:val="en-US"/>
        </w:rPr>
        <w:t>P</w:t>
      </w:r>
      <w:r>
        <w:rPr>
          <w:lang w:val="en-US"/>
        </w:rPr>
        <w:t>reconditions</w:t>
      </w:r>
      <w:bookmarkEnd w:id="278"/>
    </w:p>
    <w:p w14:paraId="47D9BB6D" w14:textId="77777777" w:rsidR="006B0CDC" w:rsidRPr="004505D5" w:rsidRDefault="006B0CDC" w:rsidP="006B0CDC">
      <w:pPr>
        <w:pStyle w:val="ListParagraph"/>
        <w:rPr>
          <w:lang w:val="en-US"/>
        </w:rPr>
      </w:pPr>
      <w:r w:rsidRPr="004505D5">
        <w:rPr>
          <w:lang w:val="en-US"/>
        </w:rPr>
        <w:t>User logs in to the Intranet Portal.</w:t>
      </w:r>
    </w:p>
    <w:p w14:paraId="06F82BDA" w14:textId="33788AD0" w:rsidR="006B0CDC" w:rsidRPr="004505D5" w:rsidRDefault="006B0CDC" w:rsidP="006B0CDC">
      <w:pPr>
        <w:pStyle w:val="ListParagraph"/>
        <w:rPr>
          <w:lang w:val="en-US"/>
        </w:rPr>
      </w:pPr>
      <w:r>
        <w:rPr>
          <w:lang w:val="en-US"/>
        </w:rPr>
        <w:t xml:space="preserve">Syndication </w:t>
      </w:r>
      <w:r w:rsidR="00DA13EA">
        <w:rPr>
          <w:lang w:val="en-US"/>
        </w:rPr>
        <w:t>allotment file</w:t>
      </w:r>
      <w:r>
        <w:rPr>
          <w:lang w:val="en-US"/>
        </w:rPr>
        <w:t xml:space="preserve"> </w:t>
      </w:r>
      <w:r w:rsidR="00DA13EA">
        <w:rPr>
          <w:lang w:val="en-US"/>
        </w:rPr>
        <w:t xml:space="preserve">was uploaded </w:t>
      </w:r>
      <w:r>
        <w:rPr>
          <w:lang w:val="en-US"/>
        </w:rPr>
        <w:t xml:space="preserve">by a </w:t>
      </w:r>
      <w:r w:rsidR="00DA13EA">
        <w:rPr>
          <w:lang w:val="en-US"/>
        </w:rPr>
        <w:t xml:space="preserve">Syndication Allotment </w:t>
      </w:r>
      <w:r>
        <w:rPr>
          <w:lang w:val="en-US"/>
        </w:rPr>
        <w:t>Maker and submitted for approval</w:t>
      </w:r>
      <w:r w:rsidRPr="004505D5">
        <w:rPr>
          <w:lang w:val="en-US"/>
        </w:rPr>
        <w:t>.</w:t>
      </w:r>
    </w:p>
    <w:p w14:paraId="79B70935" w14:textId="77777777" w:rsidR="006B0CDC" w:rsidRDefault="006B0CDC" w:rsidP="006B0CDC">
      <w:pPr>
        <w:pStyle w:val="ListParagraph"/>
        <w:rPr>
          <w:lang w:val="en-US"/>
        </w:rPr>
      </w:pPr>
      <w:r w:rsidRPr="004505D5">
        <w:rPr>
          <w:lang w:val="en-US"/>
        </w:rPr>
        <w:t xml:space="preserve">The </w:t>
      </w:r>
      <w:r>
        <w:rPr>
          <w:lang w:val="en-US"/>
        </w:rPr>
        <w:t>announcement</w:t>
      </w:r>
      <w:r w:rsidRPr="004505D5">
        <w:rPr>
          <w:lang w:val="en-US"/>
        </w:rPr>
        <w:t xml:space="preserve"> is of the status “Pending Approval”.</w:t>
      </w:r>
    </w:p>
    <w:p w14:paraId="7DE92D3D" w14:textId="08A5F2E4" w:rsidR="006B0CDC" w:rsidRPr="004505D5" w:rsidRDefault="006B0CDC" w:rsidP="006B0CDC">
      <w:pPr>
        <w:pStyle w:val="ListParagraph"/>
        <w:rPr>
          <w:lang w:val="en-US"/>
        </w:rPr>
      </w:pPr>
      <w:r w:rsidRPr="004505D5">
        <w:rPr>
          <w:lang w:val="en-US"/>
        </w:rPr>
        <w:t xml:space="preserve">User accesses the </w:t>
      </w:r>
      <w:r>
        <w:rPr>
          <w:lang w:val="en-US"/>
        </w:rPr>
        <w:t>Syndication</w:t>
      </w:r>
      <w:r w:rsidRPr="004505D5">
        <w:rPr>
          <w:lang w:val="en-US"/>
        </w:rPr>
        <w:t xml:space="preserve"> </w:t>
      </w:r>
      <w:r w:rsidR="00DA13EA">
        <w:rPr>
          <w:lang w:val="en-US"/>
        </w:rPr>
        <w:t>Allotment</w:t>
      </w:r>
      <w:r w:rsidRPr="004505D5">
        <w:rPr>
          <w:lang w:val="en-US"/>
        </w:rPr>
        <w:t xml:space="preserve"> Page.</w:t>
      </w:r>
    </w:p>
    <w:p w14:paraId="75796814" w14:textId="77777777" w:rsidR="006B0CDC" w:rsidRPr="004505D5" w:rsidRDefault="006B0CDC" w:rsidP="006B0CDC">
      <w:pPr>
        <w:pStyle w:val="Heading3"/>
        <w:rPr>
          <w:lang w:val="en-US"/>
        </w:rPr>
      </w:pPr>
      <w:bookmarkStart w:id="279" w:name="_Toc219384573"/>
      <w:r>
        <w:rPr>
          <w:lang w:val="en-US"/>
        </w:rPr>
        <w:t>Business Requirements</w:t>
      </w:r>
      <w:bookmarkEnd w:id="279"/>
    </w:p>
    <w:p w14:paraId="4D9ACF43" w14:textId="77777777" w:rsidR="006B0CDC" w:rsidRPr="001E3A39" w:rsidRDefault="006B0CDC" w:rsidP="006B0CDC">
      <w:pPr>
        <w:pStyle w:val="ListParagraph"/>
        <w:rPr>
          <w:b/>
          <w:lang w:val="en-US"/>
        </w:rPr>
      </w:pPr>
      <w:r w:rsidRPr="001E3A39">
        <w:rPr>
          <w:b/>
          <w:lang w:val="en-US"/>
        </w:rPr>
        <w:t xml:space="preserve">Role-based Access Control: </w:t>
      </w:r>
    </w:p>
    <w:p w14:paraId="470E0AE4" w14:textId="77777777" w:rsidR="006B0CDC" w:rsidRPr="004505D5" w:rsidRDefault="006B0CDC" w:rsidP="006B0CDC">
      <w:pPr>
        <w:pStyle w:val="ListParagraph"/>
        <w:numPr>
          <w:ilvl w:val="1"/>
          <w:numId w:val="2"/>
        </w:numPr>
        <w:rPr>
          <w:lang w:val="en-US"/>
        </w:rPr>
      </w:pPr>
      <w:r>
        <w:rPr>
          <w:lang w:val="en-US"/>
        </w:rPr>
        <w:t>Syndication Details</w:t>
      </w:r>
      <w:r w:rsidRPr="004505D5">
        <w:rPr>
          <w:lang w:val="en-US"/>
        </w:rPr>
        <w:t xml:space="preserve"> Checker</w:t>
      </w:r>
    </w:p>
    <w:p w14:paraId="1E5C995C" w14:textId="77777777" w:rsidR="002127B8" w:rsidRDefault="006B0CDC" w:rsidP="002127B8">
      <w:pPr>
        <w:pStyle w:val="ListParagraph"/>
        <w:rPr>
          <w:lang w:val="en-US"/>
        </w:rPr>
      </w:pPr>
      <w:r w:rsidRPr="004505D5">
        <w:rPr>
          <w:lang w:val="en-US"/>
        </w:rPr>
        <w:t xml:space="preserve">Checkers are not allowed to approve or reject the </w:t>
      </w:r>
      <w:r>
        <w:rPr>
          <w:lang w:val="en-US"/>
        </w:rPr>
        <w:t xml:space="preserve">syndication </w:t>
      </w:r>
      <w:r w:rsidR="00B37C69">
        <w:rPr>
          <w:lang w:val="en-US"/>
        </w:rPr>
        <w:t>allotment file upload</w:t>
      </w:r>
      <w:r w:rsidRPr="004505D5">
        <w:rPr>
          <w:lang w:val="en-US"/>
        </w:rPr>
        <w:t xml:space="preserve"> which they have submitted for approval</w:t>
      </w:r>
      <w:r>
        <w:rPr>
          <w:lang w:val="en-US"/>
        </w:rPr>
        <w:t xml:space="preserve">, </w:t>
      </w:r>
      <w:r>
        <w:t>as they may hold both maker and checker roles</w:t>
      </w:r>
      <w:r w:rsidRPr="004505D5">
        <w:rPr>
          <w:lang w:val="en-US"/>
        </w:rPr>
        <w:t>.</w:t>
      </w:r>
    </w:p>
    <w:p w14:paraId="34A8C9EF" w14:textId="432993F2" w:rsidR="002127B8" w:rsidRPr="002127B8" w:rsidRDefault="002127B8" w:rsidP="002127B8">
      <w:pPr>
        <w:pStyle w:val="ListParagraph"/>
        <w:rPr>
          <w:lang w:val="en-US"/>
        </w:rPr>
      </w:pPr>
      <w:r w:rsidRPr="002127B8">
        <w:rPr>
          <w:lang w:val="en-US"/>
        </w:rPr>
        <w:t xml:space="preserve">Checkers must upload the same file that the Maker uploaded </w:t>
      </w:r>
      <w:r>
        <w:rPr>
          <w:lang w:val="en-US"/>
        </w:rPr>
        <w:t>to approve the request.</w:t>
      </w:r>
    </w:p>
    <w:p w14:paraId="1337DFED" w14:textId="4B85F148" w:rsidR="006B0CDC" w:rsidRPr="006723E4" w:rsidRDefault="006B0CDC" w:rsidP="006B0CDC">
      <w:pPr>
        <w:pStyle w:val="ListParagraph"/>
        <w:rPr>
          <w:lang w:val="en-US"/>
        </w:rPr>
      </w:pPr>
      <w:r w:rsidRPr="007941A4">
        <w:t xml:space="preserve">Checkers </w:t>
      </w:r>
      <w:r>
        <w:t xml:space="preserve">must enter remarks before being able </w:t>
      </w:r>
      <w:r w:rsidRPr="007941A4">
        <w:t xml:space="preserve">to reject </w:t>
      </w:r>
      <w:r>
        <w:t xml:space="preserve">syndication </w:t>
      </w:r>
      <w:r w:rsidR="00B37C69">
        <w:t>allotment file upload request</w:t>
      </w:r>
      <w:r w:rsidRPr="007941A4">
        <w:t>.</w:t>
      </w:r>
    </w:p>
    <w:p w14:paraId="61963E3F" w14:textId="77777777" w:rsidR="006B0CDC" w:rsidRPr="006723E4" w:rsidRDefault="006B0CDC" w:rsidP="006B0CDC">
      <w:pPr>
        <w:ind w:left="284"/>
        <w:rPr>
          <w:lang w:val="en-US"/>
        </w:rPr>
      </w:pPr>
    </w:p>
    <w:p w14:paraId="5BDED03D" w14:textId="77777777" w:rsidR="006B0CDC" w:rsidRPr="004505D5" w:rsidRDefault="006B0CDC" w:rsidP="006B0CDC">
      <w:pPr>
        <w:pStyle w:val="Heading3"/>
        <w:rPr>
          <w:lang w:val="en-US"/>
        </w:rPr>
      </w:pPr>
      <w:bookmarkStart w:id="280" w:name="_Toc219384574"/>
      <w:r>
        <w:rPr>
          <w:lang w:val="en-US"/>
        </w:rPr>
        <w:t>Post Conditions</w:t>
      </w:r>
      <w:bookmarkEnd w:id="280"/>
    </w:p>
    <w:p w14:paraId="2F2E9CA6" w14:textId="77777777" w:rsidR="002127B8" w:rsidRPr="005B2103" w:rsidRDefault="002127B8" w:rsidP="002127B8">
      <w:pPr>
        <w:pStyle w:val="ListParagraph"/>
        <w:numPr>
          <w:ilvl w:val="0"/>
          <w:numId w:val="24"/>
        </w:numPr>
      </w:pPr>
      <w:r w:rsidRPr="005B2103">
        <w:t>The syndication details status is updated based on the approval outcome:</w:t>
      </w:r>
    </w:p>
    <w:p w14:paraId="7FC04B23" w14:textId="25623EC7" w:rsidR="002127B8" w:rsidRPr="005B2103" w:rsidRDefault="002127B8" w:rsidP="002127B8">
      <w:pPr>
        <w:ind w:firstLine="720"/>
        <w:rPr>
          <w:lang w:val="en-US"/>
        </w:rPr>
      </w:pPr>
      <w:r>
        <w:rPr>
          <w:lang w:val="en-US"/>
        </w:rPr>
        <w:t xml:space="preserve">Refer to </w:t>
      </w:r>
      <w:hyperlink w:anchor="_State_Transition_Diagram" w:history="1">
        <w:r w:rsidRPr="00E8606A">
          <w:rPr>
            <w:rStyle w:val="Hyperlink"/>
            <w:color w:val="auto"/>
            <w:u w:val="none"/>
            <w:lang w:val="en-US"/>
          </w:rPr>
          <w:t>2.5 State Transition Diagrams</w:t>
        </w:r>
      </w:hyperlink>
      <w:r w:rsidRPr="00E8606A">
        <w:rPr>
          <w:lang w:val="en-US"/>
        </w:rPr>
        <w:t xml:space="preserve"> </w:t>
      </w:r>
      <w:r>
        <w:rPr>
          <w:lang w:val="en-US"/>
        </w:rPr>
        <w:t xml:space="preserve">for the conditions for each of the different scenarios and outcomes. </w:t>
      </w:r>
    </w:p>
    <w:p w14:paraId="7D6A537C" w14:textId="77777777" w:rsidR="002127B8" w:rsidRPr="004505D5" w:rsidRDefault="002127B8" w:rsidP="002127B8">
      <w:pPr>
        <w:pStyle w:val="ListParagraph"/>
        <w:rPr>
          <w:lang w:val="en-US"/>
        </w:rPr>
      </w:pPr>
      <w:r w:rsidRPr="004505D5">
        <w:rPr>
          <w:lang w:val="en-US"/>
        </w:rPr>
        <w:t xml:space="preserve">Emails are sent to inform users that the </w:t>
      </w:r>
      <w:r>
        <w:rPr>
          <w:lang w:val="en-US"/>
        </w:rPr>
        <w:t>syndication details</w:t>
      </w:r>
      <w:r w:rsidRPr="004505D5">
        <w:rPr>
          <w:lang w:val="en-US"/>
        </w:rPr>
        <w:t xml:space="preserve"> ha</w:t>
      </w:r>
      <w:r>
        <w:rPr>
          <w:lang w:val="en-US"/>
        </w:rPr>
        <w:t>ve</w:t>
      </w:r>
      <w:r w:rsidRPr="004505D5">
        <w:rPr>
          <w:lang w:val="en-US"/>
        </w:rPr>
        <w:t xml:space="preserve"> been approved or rejected.</w:t>
      </w:r>
    </w:p>
    <w:p w14:paraId="7311A791" w14:textId="77777777" w:rsidR="002127B8" w:rsidRPr="004505D5" w:rsidRDefault="002127B8" w:rsidP="002127B8">
      <w:pPr>
        <w:pStyle w:val="ListParagraph"/>
        <w:rPr>
          <w:lang w:val="en-US"/>
        </w:rPr>
      </w:pPr>
      <w:r w:rsidRPr="004505D5">
        <w:rPr>
          <w:lang w:val="en-US"/>
        </w:rPr>
        <w:t>User views a temporary toast notification informing that the approval or rejection was successful.</w:t>
      </w:r>
    </w:p>
    <w:p w14:paraId="683691CC" w14:textId="08330B7A" w:rsidR="006B0CDC" w:rsidRDefault="006B0CDC" w:rsidP="006B0CDC">
      <w:pPr>
        <w:pStyle w:val="Heading3"/>
        <w:rPr>
          <w:lang w:val="en-US"/>
        </w:rPr>
      </w:pPr>
      <w:bookmarkStart w:id="281" w:name="_Toc219384575"/>
      <w:r>
        <w:rPr>
          <w:lang w:val="en-US"/>
        </w:rPr>
        <w:t xml:space="preserve">Syndication </w:t>
      </w:r>
      <w:r w:rsidR="00DA13EA">
        <w:rPr>
          <w:lang w:val="en-US"/>
        </w:rPr>
        <w:t xml:space="preserve">Allotment </w:t>
      </w:r>
      <w:r>
        <w:rPr>
          <w:lang w:val="en-US"/>
        </w:rPr>
        <w:t>Page</w:t>
      </w:r>
      <w:bookmarkEnd w:id="281"/>
    </w:p>
    <w:p w14:paraId="3C216CD0" w14:textId="3A6629F0" w:rsidR="003468FA" w:rsidRPr="00163638" w:rsidRDefault="003468FA" w:rsidP="003468FA">
      <w:r>
        <w:t xml:space="preserve">Refer to </w:t>
      </w:r>
      <w:r>
        <w:fldChar w:fldCharType="begin"/>
      </w:r>
      <w:r>
        <w:instrText xml:space="preserve"> REF _Ref218021755 \r \h </w:instrText>
      </w:r>
      <w:r>
        <w:fldChar w:fldCharType="separate"/>
      </w:r>
      <w:r w:rsidR="001108F9">
        <w:t>2.7.6</w:t>
      </w:r>
      <w:r>
        <w:fldChar w:fldCharType="end"/>
      </w:r>
      <w:r>
        <w:t xml:space="preserve"> </w:t>
      </w:r>
      <w:r>
        <w:fldChar w:fldCharType="begin"/>
      </w:r>
      <w:r>
        <w:instrText xml:space="preserve"> REF _Ref218021755 \h </w:instrText>
      </w:r>
      <w:r>
        <w:fldChar w:fldCharType="separate"/>
      </w:r>
      <w:r w:rsidR="001108F9">
        <w:t>Syndication</w:t>
      </w:r>
      <w:r w:rsidR="001108F9" w:rsidRPr="00D13A3C">
        <w:t xml:space="preserve"> Details Page</w:t>
      </w:r>
      <w:r>
        <w:fldChar w:fldCharType="end"/>
      </w:r>
      <w:r>
        <w:t xml:space="preserve"> for the screen elements in the Syndication Allotment page.</w:t>
      </w:r>
      <w:r w:rsidR="00163638" w:rsidRPr="00163638">
        <w:t xml:space="preserve"> </w:t>
      </w:r>
      <w:r w:rsidR="00163638">
        <w:t>In this use case, the page contains additional elements in the Action Button Row.</w:t>
      </w:r>
    </w:p>
    <w:p w14:paraId="3BFC578E" w14:textId="77777777" w:rsidR="006B0CDC" w:rsidRDefault="006B0CDC" w:rsidP="006B0CDC">
      <w:pPr>
        <w:pStyle w:val="Heading4"/>
      </w:pPr>
      <w:r>
        <w:t>Wireframe</w:t>
      </w:r>
    </w:p>
    <w:p w14:paraId="54BEDF0A" w14:textId="55C3E131" w:rsidR="006B0CDC" w:rsidRDefault="006B0CDC" w:rsidP="003468FA">
      <w:r w:rsidRPr="00345F51">
        <w:rPr>
          <w:noProof/>
        </w:rPr>
        <w:t xml:space="preserve">   </w:t>
      </w:r>
      <w:r w:rsidR="003468FA">
        <w:t xml:space="preserve">Refer to </w:t>
      </w:r>
      <w:r w:rsidR="003468FA">
        <w:fldChar w:fldCharType="begin"/>
      </w:r>
      <w:r w:rsidR="003468FA">
        <w:instrText xml:space="preserve"> REF _Ref215243926 \r \h </w:instrText>
      </w:r>
      <w:r w:rsidR="003468FA">
        <w:fldChar w:fldCharType="separate"/>
      </w:r>
      <w:r w:rsidR="001108F9">
        <w:t>2.7.6.1</w:t>
      </w:r>
      <w:r w:rsidR="003468FA">
        <w:fldChar w:fldCharType="end"/>
      </w:r>
      <w:r w:rsidR="003468FA">
        <w:t xml:space="preserve"> </w:t>
      </w:r>
      <w:r w:rsidR="003468FA">
        <w:fldChar w:fldCharType="begin"/>
      </w:r>
      <w:r w:rsidR="003468FA">
        <w:instrText xml:space="preserve"> REF _Ref215243926 \h </w:instrText>
      </w:r>
      <w:r w:rsidR="003468FA">
        <w:fldChar w:fldCharType="separate"/>
      </w:r>
      <w:r w:rsidR="001108F9">
        <w:t>Wireframe</w:t>
      </w:r>
      <w:r w:rsidR="003468FA">
        <w:fldChar w:fldCharType="end"/>
      </w:r>
      <w:r w:rsidR="003468FA">
        <w:t>.</w:t>
      </w:r>
    </w:p>
    <w:p w14:paraId="397F5368" w14:textId="77777777" w:rsidR="006B0CDC" w:rsidRDefault="006B0CDC" w:rsidP="006B0CDC">
      <w:pPr>
        <w:pStyle w:val="Heading4"/>
      </w:pPr>
      <w:r>
        <w:lastRenderedPageBreak/>
        <w:t>Action Button Row</w:t>
      </w:r>
    </w:p>
    <w:tbl>
      <w:tblPr>
        <w:tblStyle w:val="TableGrid"/>
        <w:tblW w:w="0" w:type="auto"/>
        <w:tblLook w:val="04A0" w:firstRow="1" w:lastRow="0" w:firstColumn="1" w:lastColumn="0" w:noHBand="0" w:noVBand="1"/>
      </w:tblPr>
      <w:tblGrid>
        <w:gridCol w:w="562"/>
        <w:gridCol w:w="2248"/>
        <w:gridCol w:w="1701"/>
        <w:gridCol w:w="2147"/>
        <w:gridCol w:w="3685"/>
      </w:tblGrid>
      <w:tr w:rsidR="006B0CDC" w:rsidRPr="007C7C7F" w14:paraId="02035EA4" w14:textId="77777777" w:rsidTr="00064D5C">
        <w:tc>
          <w:tcPr>
            <w:tcW w:w="562" w:type="dxa"/>
            <w:shd w:val="clear" w:color="auto" w:fill="E7E6E6" w:themeFill="background2"/>
          </w:tcPr>
          <w:p w14:paraId="64AF8F46" w14:textId="77777777" w:rsidR="006B0CDC" w:rsidRPr="007D7B67" w:rsidRDefault="006B0CDC" w:rsidP="00064D5C">
            <w:pPr>
              <w:pStyle w:val="NoSpacing"/>
              <w:jc w:val="center"/>
              <w:rPr>
                <w:b/>
                <w:bCs/>
              </w:rPr>
            </w:pPr>
            <w:r w:rsidRPr="007D7B67">
              <w:rPr>
                <w:rFonts w:cstheme="minorHAnsi"/>
                <w:b/>
                <w:bCs/>
              </w:rPr>
              <w:t>S/N</w:t>
            </w:r>
          </w:p>
        </w:tc>
        <w:tc>
          <w:tcPr>
            <w:tcW w:w="2248" w:type="dxa"/>
            <w:shd w:val="clear" w:color="auto" w:fill="E7E6E6" w:themeFill="background2"/>
          </w:tcPr>
          <w:p w14:paraId="3E18701C" w14:textId="77777777" w:rsidR="006B0CDC" w:rsidRPr="007D7B67" w:rsidRDefault="006B0CDC" w:rsidP="00064D5C">
            <w:pPr>
              <w:pStyle w:val="NoSpacing"/>
              <w:jc w:val="center"/>
              <w:rPr>
                <w:b/>
                <w:bCs/>
              </w:rPr>
            </w:pPr>
            <w:r w:rsidRPr="007D7B67">
              <w:rPr>
                <w:rFonts w:cstheme="minorHAnsi"/>
                <w:b/>
                <w:bCs/>
              </w:rPr>
              <w:t>Name</w:t>
            </w:r>
          </w:p>
        </w:tc>
        <w:tc>
          <w:tcPr>
            <w:tcW w:w="1701" w:type="dxa"/>
            <w:shd w:val="clear" w:color="auto" w:fill="E7E6E6" w:themeFill="background2"/>
          </w:tcPr>
          <w:p w14:paraId="4A91A96E" w14:textId="77777777" w:rsidR="006B0CDC" w:rsidRPr="007D7B67" w:rsidRDefault="006B0CDC" w:rsidP="00064D5C">
            <w:pPr>
              <w:pStyle w:val="TableHeading"/>
              <w:jc w:val="center"/>
              <w:rPr>
                <w:rFonts w:asciiTheme="minorHAnsi" w:hAnsiTheme="minorHAnsi" w:cstheme="minorHAnsi"/>
                <w:bCs/>
              </w:rPr>
            </w:pPr>
            <w:r w:rsidRPr="007D7B67">
              <w:rPr>
                <w:rFonts w:asciiTheme="minorHAnsi" w:hAnsiTheme="minorHAnsi" w:cstheme="minorHAnsi"/>
                <w:bCs/>
              </w:rPr>
              <w:t>Type</w:t>
            </w:r>
          </w:p>
          <w:p w14:paraId="511DB0D5" w14:textId="77777777" w:rsidR="006B0CDC" w:rsidRPr="007D7B67" w:rsidRDefault="006B0CDC" w:rsidP="00064D5C">
            <w:pPr>
              <w:pStyle w:val="NoSpacing"/>
              <w:jc w:val="center"/>
              <w:rPr>
                <w:b/>
                <w:bCs/>
              </w:rPr>
            </w:pPr>
            <w:r w:rsidRPr="007D7B67">
              <w:rPr>
                <w:rFonts w:cstheme="minorHAnsi"/>
                <w:b/>
                <w:bCs/>
              </w:rPr>
              <w:t>(Max Length)</w:t>
            </w:r>
          </w:p>
        </w:tc>
        <w:tc>
          <w:tcPr>
            <w:tcW w:w="2147" w:type="dxa"/>
            <w:shd w:val="clear" w:color="auto" w:fill="E7E6E6" w:themeFill="background2"/>
          </w:tcPr>
          <w:p w14:paraId="7B15CD57" w14:textId="77777777" w:rsidR="006B0CDC" w:rsidRPr="007D7B67" w:rsidRDefault="006B0CDC" w:rsidP="00064D5C">
            <w:pPr>
              <w:pStyle w:val="NoSpacing"/>
              <w:jc w:val="center"/>
              <w:rPr>
                <w:b/>
                <w:bCs/>
              </w:rPr>
            </w:pPr>
            <w:r w:rsidRPr="007D7B67">
              <w:rPr>
                <w:rFonts w:cstheme="minorHAnsi"/>
                <w:b/>
                <w:bCs/>
              </w:rPr>
              <w:t>Validation Rules</w:t>
            </w:r>
          </w:p>
        </w:tc>
        <w:tc>
          <w:tcPr>
            <w:tcW w:w="3685" w:type="dxa"/>
            <w:shd w:val="clear" w:color="auto" w:fill="E7E6E6" w:themeFill="background2"/>
          </w:tcPr>
          <w:p w14:paraId="0E738D60" w14:textId="77777777" w:rsidR="006B0CDC" w:rsidRPr="007D7B67" w:rsidRDefault="006B0CDC" w:rsidP="00064D5C">
            <w:pPr>
              <w:pStyle w:val="NoSpacing"/>
              <w:jc w:val="center"/>
              <w:rPr>
                <w:rFonts w:cstheme="minorHAnsi"/>
                <w:b/>
                <w:bCs/>
              </w:rPr>
            </w:pPr>
            <w:r>
              <w:rPr>
                <w:rFonts w:cstheme="minorHAnsi"/>
                <w:b/>
                <w:bCs/>
              </w:rPr>
              <w:t>Remarks</w:t>
            </w:r>
          </w:p>
        </w:tc>
      </w:tr>
      <w:tr w:rsidR="006B0CDC" w:rsidRPr="007C7C7F" w14:paraId="244D60F4" w14:textId="77777777" w:rsidTr="00064D5C">
        <w:tc>
          <w:tcPr>
            <w:tcW w:w="562" w:type="dxa"/>
          </w:tcPr>
          <w:p w14:paraId="565266FC" w14:textId="77777777" w:rsidR="006B0CDC" w:rsidRPr="007C7C7F" w:rsidRDefault="006B0CDC" w:rsidP="00064D5C">
            <w:pPr>
              <w:pStyle w:val="NoSpacing"/>
            </w:pPr>
            <w:r>
              <w:rPr>
                <w:rFonts w:cstheme="minorHAnsi"/>
              </w:rPr>
              <w:t>1</w:t>
            </w:r>
          </w:p>
        </w:tc>
        <w:tc>
          <w:tcPr>
            <w:tcW w:w="2248" w:type="dxa"/>
          </w:tcPr>
          <w:p w14:paraId="3245AE3D" w14:textId="77777777" w:rsidR="006B0CDC" w:rsidRPr="00CE0D19" w:rsidRDefault="006B0CDC" w:rsidP="00064D5C">
            <w:pPr>
              <w:pStyle w:val="NoSpacing"/>
              <w:jc w:val="left"/>
            </w:pPr>
            <w:r>
              <w:rPr>
                <w:rFonts w:cstheme="minorHAnsi"/>
              </w:rPr>
              <w:t>Reject</w:t>
            </w:r>
          </w:p>
        </w:tc>
        <w:tc>
          <w:tcPr>
            <w:tcW w:w="1701" w:type="dxa"/>
          </w:tcPr>
          <w:p w14:paraId="363A18BA" w14:textId="77777777" w:rsidR="006B0CDC" w:rsidRPr="00901608" w:rsidRDefault="006B0CDC" w:rsidP="00064D5C">
            <w:pPr>
              <w:pStyle w:val="NoSpacing"/>
            </w:pPr>
            <w:r>
              <w:rPr>
                <w:rFonts w:cstheme="minorHAnsi"/>
              </w:rPr>
              <w:t>Secondary button</w:t>
            </w:r>
          </w:p>
        </w:tc>
        <w:tc>
          <w:tcPr>
            <w:tcW w:w="2147" w:type="dxa"/>
          </w:tcPr>
          <w:p w14:paraId="6DD364BE" w14:textId="77777777" w:rsidR="006B0CDC" w:rsidRPr="00901608" w:rsidRDefault="006B0CDC" w:rsidP="00064D5C">
            <w:pPr>
              <w:pStyle w:val="NoSpacing"/>
            </w:pPr>
          </w:p>
        </w:tc>
        <w:tc>
          <w:tcPr>
            <w:tcW w:w="3685" w:type="dxa"/>
          </w:tcPr>
          <w:p w14:paraId="61CCD0AC" w14:textId="77777777" w:rsidR="006B0CDC" w:rsidRDefault="006B0CDC" w:rsidP="00064D5C">
            <w:pPr>
              <w:pStyle w:val="NoSpacing"/>
              <w:rPr>
                <w:rFonts w:cstheme="minorHAnsi"/>
                <w:color w:val="000000"/>
              </w:rPr>
            </w:pPr>
            <w:r>
              <w:rPr>
                <w:rFonts w:cstheme="minorHAnsi"/>
                <w:color w:val="000000"/>
              </w:rPr>
              <w:t>Opens the confirmation prompt.</w:t>
            </w:r>
          </w:p>
          <w:p w14:paraId="096E35DF" w14:textId="77777777" w:rsidR="006B0CDC" w:rsidRPr="007941A4" w:rsidRDefault="006B0CDC" w:rsidP="00064D5C">
            <w:pPr>
              <w:pStyle w:val="NoSpacing"/>
              <w:rPr>
                <w:rFonts w:cstheme="minorHAnsi"/>
                <w:color w:val="000000"/>
              </w:rPr>
            </w:pPr>
          </w:p>
          <w:p w14:paraId="64156841" w14:textId="77777777" w:rsidR="006B0CDC" w:rsidRPr="00901608" w:rsidRDefault="006B0CDC" w:rsidP="00064D5C">
            <w:pPr>
              <w:pStyle w:val="NoSpacing"/>
            </w:pPr>
            <w:r>
              <w:rPr>
                <w:rFonts w:cstheme="minorHAnsi"/>
                <w:color w:val="000000"/>
              </w:rPr>
              <w:t>Disabled i</w:t>
            </w:r>
            <w:r w:rsidRPr="007941A4">
              <w:rPr>
                <w:rFonts w:cstheme="minorHAnsi"/>
                <w:color w:val="000000"/>
              </w:rPr>
              <w:t>f the Checker is also a Maker that submitted the</w:t>
            </w:r>
            <w:r>
              <w:rPr>
                <w:rFonts w:cstheme="minorHAnsi"/>
                <w:color w:val="000000"/>
              </w:rPr>
              <w:t xml:space="preserve"> request</w:t>
            </w:r>
            <w:r w:rsidRPr="007941A4">
              <w:rPr>
                <w:rFonts w:cstheme="minorHAnsi"/>
                <w:color w:val="000000"/>
              </w:rPr>
              <w:t xml:space="preserve"> </w:t>
            </w:r>
            <w:r>
              <w:rPr>
                <w:rFonts w:cstheme="minorHAnsi"/>
                <w:color w:val="000000"/>
              </w:rPr>
              <w:t xml:space="preserve">to update the syndication details </w:t>
            </w:r>
            <w:r w:rsidRPr="007941A4">
              <w:rPr>
                <w:rFonts w:cstheme="minorHAnsi"/>
                <w:color w:val="000000"/>
              </w:rPr>
              <w:t>for approval</w:t>
            </w:r>
            <w:r>
              <w:rPr>
                <w:rFonts w:cstheme="minorHAnsi"/>
                <w:color w:val="000000"/>
              </w:rPr>
              <w:t>.</w:t>
            </w:r>
          </w:p>
        </w:tc>
      </w:tr>
      <w:tr w:rsidR="006B0CDC" w:rsidRPr="007C7C7F" w14:paraId="0A60741E" w14:textId="77777777" w:rsidTr="00064D5C">
        <w:tc>
          <w:tcPr>
            <w:tcW w:w="562" w:type="dxa"/>
          </w:tcPr>
          <w:p w14:paraId="478D343A" w14:textId="77777777" w:rsidR="006B0CDC" w:rsidRDefault="006B0CDC" w:rsidP="00064D5C">
            <w:pPr>
              <w:pStyle w:val="NoSpacing"/>
              <w:rPr>
                <w:rFonts w:cstheme="minorHAnsi"/>
              </w:rPr>
            </w:pPr>
            <w:r>
              <w:rPr>
                <w:rFonts w:cstheme="minorHAnsi"/>
              </w:rPr>
              <w:t>2</w:t>
            </w:r>
          </w:p>
        </w:tc>
        <w:tc>
          <w:tcPr>
            <w:tcW w:w="2248" w:type="dxa"/>
          </w:tcPr>
          <w:p w14:paraId="0F1968C5" w14:textId="77777777" w:rsidR="006B0CDC" w:rsidRDefault="006B0CDC" w:rsidP="00064D5C">
            <w:pPr>
              <w:pStyle w:val="NoSpacing"/>
              <w:jc w:val="left"/>
              <w:rPr>
                <w:rFonts w:cstheme="minorHAnsi"/>
              </w:rPr>
            </w:pPr>
            <w:r>
              <w:rPr>
                <w:rFonts w:cstheme="minorHAnsi"/>
              </w:rPr>
              <w:t>Approve</w:t>
            </w:r>
          </w:p>
        </w:tc>
        <w:tc>
          <w:tcPr>
            <w:tcW w:w="1701" w:type="dxa"/>
          </w:tcPr>
          <w:p w14:paraId="5CD4FCEB" w14:textId="77777777" w:rsidR="006B0CDC" w:rsidRDefault="006B0CDC" w:rsidP="00064D5C">
            <w:pPr>
              <w:pStyle w:val="NoSpacing"/>
              <w:rPr>
                <w:rFonts w:cstheme="minorHAnsi"/>
              </w:rPr>
            </w:pPr>
            <w:r>
              <w:rPr>
                <w:rFonts w:cstheme="minorHAnsi"/>
              </w:rPr>
              <w:t>Primary button</w:t>
            </w:r>
          </w:p>
        </w:tc>
        <w:tc>
          <w:tcPr>
            <w:tcW w:w="2147" w:type="dxa"/>
          </w:tcPr>
          <w:p w14:paraId="71F7BBC7" w14:textId="77777777" w:rsidR="006B0CDC" w:rsidRPr="00901608" w:rsidRDefault="006B0CDC" w:rsidP="00064D5C">
            <w:pPr>
              <w:pStyle w:val="NoSpacing"/>
            </w:pPr>
          </w:p>
        </w:tc>
        <w:tc>
          <w:tcPr>
            <w:tcW w:w="3685" w:type="dxa"/>
          </w:tcPr>
          <w:p w14:paraId="47EBBD86" w14:textId="77777777" w:rsidR="006B0CDC" w:rsidRDefault="006B0CDC" w:rsidP="00064D5C">
            <w:pPr>
              <w:pStyle w:val="NoSpacing"/>
              <w:rPr>
                <w:rFonts w:cstheme="minorHAnsi"/>
                <w:color w:val="000000"/>
              </w:rPr>
            </w:pPr>
            <w:r>
              <w:rPr>
                <w:rFonts w:cstheme="minorHAnsi"/>
                <w:color w:val="000000"/>
              </w:rPr>
              <w:t>Opens the confirmation prompt.</w:t>
            </w:r>
          </w:p>
          <w:p w14:paraId="39D29DD0" w14:textId="77777777" w:rsidR="006B0CDC" w:rsidRPr="007941A4" w:rsidRDefault="006B0CDC" w:rsidP="00064D5C">
            <w:pPr>
              <w:pStyle w:val="NoSpacing"/>
              <w:rPr>
                <w:rFonts w:cstheme="minorHAnsi"/>
                <w:color w:val="000000"/>
              </w:rPr>
            </w:pPr>
          </w:p>
          <w:p w14:paraId="5FFD1020" w14:textId="77777777" w:rsidR="006B0CDC" w:rsidRPr="00901608" w:rsidRDefault="006B0CDC" w:rsidP="00064D5C">
            <w:pPr>
              <w:pStyle w:val="NoSpacing"/>
            </w:pPr>
            <w:r>
              <w:rPr>
                <w:rFonts w:cstheme="minorHAnsi"/>
                <w:color w:val="000000"/>
              </w:rPr>
              <w:t>Disabled i</w:t>
            </w:r>
            <w:r w:rsidRPr="007941A4">
              <w:rPr>
                <w:rFonts w:cstheme="minorHAnsi"/>
                <w:color w:val="000000"/>
              </w:rPr>
              <w:t>f the Checker is also a Maker that submitted the</w:t>
            </w:r>
            <w:r>
              <w:rPr>
                <w:rFonts w:cstheme="minorHAnsi"/>
                <w:color w:val="000000"/>
              </w:rPr>
              <w:t xml:space="preserve"> request</w:t>
            </w:r>
            <w:r w:rsidRPr="007941A4">
              <w:rPr>
                <w:rFonts w:cstheme="minorHAnsi"/>
                <w:color w:val="000000"/>
              </w:rPr>
              <w:t xml:space="preserve"> </w:t>
            </w:r>
            <w:r>
              <w:rPr>
                <w:rFonts w:cstheme="minorHAnsi"/>
                <w:color w:val="000000"/>
              </w:rPr>
              <w:t xml:space="preserve">to update the syndication details </w:t>
            </w:r>
            <w:r w:rsidRPr="007941A4">
              <w:rPr>
                <w:rFonts w:cstheme="minorHAnsi"/>
                <w:color w:val="000000"/>
              </w:rPr>
              <w:t>for approval</w:t>
            </w:r>
            <w:r>
              <w:rPr>
                <w:rFonts w:cstheme="minorHAnsi"/>
                <w:color w:val="000000"/>
              </w:rPr>
              <w:t>.</w:t>
            </w:r>
          </w:p>
        </w:tc>
      </w:tr>
    </w:tbl>
    <w:p w14:paraId="31536A3B" w14:textId="56740676" w:rsidR="006B0CDC" w:rsidRPr="00474AFC" w:rsidRDefault="00FB542A" w:rsidP="006B0CDC">
      <w:pPr>
        <w:pStyle w:val="Caption"/>
      </w:pPr>
      <w:r>
        <w:t xml:space="preserve">Table </w:t>
      </w:r>
      <w:r>
        <w:fldChar w:fldCharType="begin"/>
      </w:r>
      <w:r>
        <w:instrText xml:space="preserve"> SEQ Table \* ARABIC </w:instrText>
      </w:r>
      <w:r>
        <w:fldChar w:fldCharType="separate"/>
      </w:r>
      <w:r w:rsidR="001108F9">
        <w:rPr>
          <w:noProof/>
        </w:rPr>
        <w:t>37</w:t>
      </w:r>
      <w:r>
        <w:fldChar w:fldCharType="end"/>
      </w:r>
      <w:r>
        <w:t xml:space="preserve">: </w:t>
      </w:r>
      <w:r w:rsidR="006B0CDC">
        <w:t>Action Button Row Screen Elements</w:t>
      </w:r>
    </w:p>
    <w:p w14:paraId="681F3046" w14:textId="77777777" w:rsidR="006B0CDC" w:rsidRDefault="006B0CDC" w:rsidP="006B0CDC">
      <w:pPr>
        <w:pStyle w:val="Heading3"/>
      </w:pPr>
      <w:bookmarkStart w:id="282" w:name="_Toc219384576"/>
      <w:r>
        <w:t>Confirmation Prompt</w:t>
      </w:r>
      <w:bookmarkEnd w:id="282"/>
    </w:p>
    <w:p w14:paraId="0F8BDB47" w14:textId="40A3B9E6" w:rsidR="006B0CDC" w:rsidRDefault="006B0CDC" w:rsidP="006B0CDC">
      <w:pPr>
        <w:pStyle w:val="Heading4"/>
      </w:pPr>
      <w:r>
        <w:t>Wireframe</w:t>
      </w:r>
    </w:p>
    <w:p w14:paraId="2AACC8C2" w14:textId="6AD9C1F5" w:rsidR="004F2E4B" w:rsidRPr="004F2E4B" w:rsidRDefault="00B30603" w:rsidP="00B30603">
      <w:pPr>
        <w:jc w:val="center"/>
      </w:pPr>
      <w:r w:rsidRPr="00B30603">
        <w:rPr>
          <w:noProof/>
        </w:rPr>
        <w:drawing>
          <wp:inline distT="0" distB="0" distL="0" distR="0" wp14:anchorId="3EF2C7D8" wp14:editId="3AB24F25">
            <wp:extent cx="2442411" cy="1809662"/>
            <wp:effectExtent l="0" t="0" r="0" b="635"/>
            <wp:docPr id="20478233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823387" name="Picture 1" descr="A screenshot of a computer&#10;&#10;AI-generated content may be incorrect."/>
                    <pic:cNvPicPr/>
                  </pic:nvPicPr>
                  <pic:blipFill>
                    <a:blip r:embed="rId49"/>
                    <a:stretch>
                      <a:fillRect/>
                    </a:stretch>
                  </pic:blipFill>
                  <pic:spPr>
                    <a:xfrm>
                      <a:off x="0" y="0"/>
                      <a:ext cx="2453800" cy="1818101"/>
                    </a:xfrm>
                    <a:prstGeom prst="rect">
                      <a:avLst/>
                    </a:prstGeom>
                  </pic:spPr>
                </pic:pic>
              </a:graphicData>
            </a:graphic>
          </wp:inline>
        </w:drawing>
      </w:r>
    </w:p>
    <w:p w14:paraId="0367F136" w14:textId="7F1C7E18" w:rsidR="006B0CDC" w:rsidRPr="00AC0961" w:rsidRDefault="00B664FB" w:rsidP="006B0CDC">
      <w:pPr>
        <w:pStyle w:val="Caption"/>
        <w:rPr>
          <w:noProof/>
        </w:rPr>
      </w:pPr>
      <w:r w:rsidRPr="00411560">
        <w:t xml:space="preserve">Figure </w:t>
      </w:r>
      <w:r w:rsidRPr="00411560">
        <w:fldChar w:fldCharType="begin"/>
      </w:r>
      <w:r w:rsidRPr="00411560">
        <w:instrText xml:space="preserve"> SEQ Figure \* ARABIC </w:instrText>
      </w:r>
      <w:r w:rsidRPr="00411560">
        <w:fldChar w:fldCharType="separate"/>
      </w:r>
      <w:r w:rsidR="001108F9">
        <w:rPr>
          <w:noProof/>
        </w:rPr>
        <w:t>18</w:t>
      </w:r>
      <w:r w:rsidRPr="00411560">
        <w:fldChar w:fldCharType="end"/>
      </w:r>
      <w:r>
        <w:t>:</w:t>
      </w:r>
      <w:r w:rsidRPr="00411560">
        <w:t xml:space="preserve"> </w:t>
      </w:r>
      <w:r w:rsidR="006B0CDC">
        <w:t>Confirmation Prompt Modal</w:t>
      </w:r>
      <w:r w:rsidR="00B30603">
        <w:t xml:space="preserve"> (Approve)</w:t>
      </w:r>
    </w:p>
    <w:p w14:paraId="459D63DB" w14:textId="77777777" w:rsidR="006B0CDC" w:rsidRDefault="006B0CDC" w:rsidP="006B0CDC">
      <w:pPr>
        <w:pStyle w:val="Heading4"/>
      </w:pPr>
      <w:r>
        <w:t>Screen Elements</w:t>
      </w:r>
    </w:p>
    <w:tbl>
      <w:tblPr>
        <w:tblStyle w:val="TableGrid"/>
        <w:tblW w:w="0" w:type="auto"/>
        <w:tblLook w:val="04A0" w:firstRow="1" w:lastRow="0" w:firstColumn="1" w:lastColumn="0" w:noHBand="0" w:noVBand="1"/>
      </w:tblPr>
      <w:tblGrid>
        <w:gridCol w:w="562"/>
        <w:gridCol w:w="2248"/>
        <w:gridCol w:w="1701"/>
        <w:gridCol w:w="2147"/>
        <w:gridCol w:w="3685"/>
      </w:tblGrid>
      <w:tr w:rsidR="006B0CDC" w:rsidRPr="007C7C7F" w14:paraId="0DF12C82" w14:textId="77777777" w:rsidTr="00064D5C">
        <w:tc>
          <w:tcPr>
            <w:tcW w:w="562" w:type="dxa"/>
            <w:shd w:val="clear" w:color="auto" w:fill="E7E6E6" w:themeFill="background2"/>
          </w:tcPr>
          <w:p w14:paraId="420CAE16" w14:textId="77777777" w:rsidR="006B0CDC" w:rsidRPr="007D7B67" w:rsidRDefault="006B0CDC" w:rsidP="00064D5C">
            <w:pPr>
              <w:pStyle w:val="NoSpacing"/>
              <w:jc w:val="center"/>
              <w:rPr>
                <w:b/>
                <w:bCs/>
              </w:rPr>
            </w:pPr>
            <w:r w:rsidRPr="007D7B67">
              <w:rPr>
                <w:rFonts w:cstheme="minorHAnsi"/>
                <w:b/>
                <w:bCs/>
              </w:rPr>
              <w:t>S/N</w:t>
            </w:r>
          </w:p>
        </w:tc>
        <w:tc>
          <w:tcPr>
            <w:tcW w:w="2248" w:type="dxa"/>
            <w:shd w:val="clear" w:color="auto" w:fill="E7E6E6" w:themeFill="background2"/>
          </w:tcPr>
          <w:p w14:paraId="7B7F608C" w14:textId="77777777" w:rsidR="006B0CDC" w:rsidRPr="007D7B67" w:rsidRDefault="006B0CDC" w:rsidP="00064D5C">
            <w:pPr>
              <w:pStyle w:val="NoSpacing"/>
              <w:jc w:val="center"/>
              <w:rPr>
                <w:b/>
                <w:bCs/>
              </w:rPr>
            </w:pPr>
            <w:r w:rsidRPr="007D7B67">
              <w:rPr>
                <w:rFonts w:cstheme="minorHAnsi"/>
                <w:b/>
                <w:bCs/>
              </w:rPr>
              <w:t>Name</w:t>
            </w:r>
          </w:p>
        </w:tc>
        <w:tc>
          <w:tcPr>
            <w:tcW w:w="1701" w:type="dxa"/>
            <w:shd w:val="clear" w:color="auto" w:fill="E7E6E6" w:themeFill="background2"/>
          </w:tcPr>
          <w:p w14:paraId="60A7E3E7" w14:textId="77777777" w:rsidR="006B0CDC" w:rsidRPr="007D7B67" w:rsidRDefault="006B0CDC" w:rsidP="00064D5C">
            <w:pPr>
              <w:pStyle w:val="TableHeading"/>
              <w:jc w:val="center"/>
              <w:rPr>
                <w:rFonts w:asciiTheme="minorHAnsi" w:hAnsiTheme="minorHAnsi" w:cstheme="minorHAnsi"/>
                <w:bCs/>
              </w:rPr>
            </w:pPr>
            <w:r w:rsidRPr="007D7B67">
              <w:rPr>
                <w:rFonts w:asciiTheme="minorHAnsi" w:hAnsiTheme="minorHAnsi" w:cstheme="minorHAnsi"/>
                <w:bCs/>
              </w:rPr>
              <w:t>Type</w:t>
            </w:r>
          </w:p>
          <w:p w14:paraId="23DEF74D" w14:textId="77777777" w:rsidR="006B0CDC" w:rsidRPr="007D7B67" w:rsidRDefault="006B0CDC" w:rsidP="00064D5C">
            <w:pPr>
              <w:pStyle w:val="NoSpacing"/>
              <w:jc w:val="center"/>
              <w:rPr>
                <w:b/>
                <w:bCs/>
              </w:rPr>
            </w:pPr>
            <w:r w:rsidRPr="007D7B67">
              <w:rPr>
                <w:rFonts w:cstheme="minorHAnsi"/>
                <w:b/>
                <w:bCs/>
              </w:rPr>
              <w:t>(Max Length)</w:t>
            </w:r>
          </w:p>
        </w:tc>
        <w:tc>
          <w:tcPr>
            <w:tcW w:w="2147" w:type="dxa"/>
            <w:shd w:val="clear" w:color="auto" w:fill="E7E6E6" w:themeFill="background2"/>
          </w:tcPr>
          <w:p w14:paraId="3BC20B68" w14:textId="77777777" w:rsidR="006B0CDC" w:rsidRPr="007D7B67" w:rsidRDefault="006B0CDC" w:rsidP="00064D5C">
            <w:pPr>
              <w:pStyle w:val="NoSpacing"/>
              <w:jc w:val="center"/>
              <w:rPr>
                <w:b/>
                <w:bCs/>
              </w:rPr>
            </w:pPr>
            <w:r w:rsidRPr="007D7B67">
              <w:rPr>
                <w:rFonts w:cstheme="minorHAnsi"/>
                <w:b/>
                <w:bCs/>
              </w:rPr>
              <w:t>Validation Rules</w:t>
            </w:r>
          </w:p>
        </w:tc>
        <w:tc>
          <w:tcPr>
            <w:tcW w:w="3685" w:type="dxa"/>
            <w:shd w:val="clear" w:color="auto" w:fill="E7E6E6" w:themeFill="background2"/>
          </w:tcPr>
          <w:p w14:paraId="1E3C64BB" w14:textId="77777777" w:rsidR="006B0CDC" w:rsidRPr="007D7B67" w:rsidRDefault="006B0CDC" w:rsidP="00064D5C">
            <w:pPr>
              <w:pStyle w:val="NoSpacing"/>
              <w:jc w:val="center"/>
              <w:rPr>
                <w:rFonts w:cstheme="minorHAnsi"/>
                <w:b/>
                <w:bCs/>
              </w:rPr>
            </w:pPr>
            <w:r>
              <w:rPr>
                <w:rFonts w:cstheme="minorHAnsi"/>
                <w:b/>
                <w:bCs/>
              </w:rPr>
              <w:t>Remarks</w:t>
            </w:r>
          </w:p>
        </w:tc>
      </w:tr>
      <w:tr w:rsidR="006B0CDC" w:rsidRPr="007C7C7F" w14:paraId="63579B51" w14:textId="77777777" w:rsidTr="00064D5C">
        <w:tc>
          <w:tcPr>
            <w:tcW w:w="562" w:type="dxa"/>
          </w:tcPr>
          <w:p w14:paraId="78453125" w14:textId="77777777" w:rsidR="006B0CDC" w:rsidRPr="007C7C7F" w:rsidRDefault="006B0CDC" w:rsidP="00064D5C">
            <w:pPr>
              <w:pStyle w:val="NoSpacing"/>
            </w:pPr>
            <w:r>
              <w:rPr>
                <w:rFonts w:cstheme="minorHAnsi"/>
              </w:rPr>
              <w:t>1</w:t>
            </w:r>
          </w:p>
        </w:tc>
        <w:tc>
          <w:tcPr>
            <w:tcW w:w="2248" w:type="dxa"/>
          </w:tcPr>
          <w:p w14:paraId="117B41F2" w14:textId="77777777" w:rsidR="006B0CDC" w:rsidRPr="00CE0D19" w:rsidRDefault="006B0CDC" w:rsidP="00064D5C">
            <w:pPr>
              <w:pStyle w:val="NoSpacing"/>
              <w:jc w:val="left"/>
            </w:pPr>
            <w:r w:rsidRPr="008D104E">
              <w:rPr>
                <w:rFonts w:cstheme="minorHAnsi"/>
                <w:i/>
                <w:iCs/>
              </w:rPr>
              <w:t>*Refer to remarks</w:t>
            </w:r>
          </w:p>
        </w:tc>
        <w:tc>
          <w:tcPr>
            <w:tcW w:w="1701" w:type="dxa"/>
          </w:tcPr>
          <w:p w14:paraId="409D8ACD" w14:textId="77777777" w:rsidR="006B0CDC" w:rsidRPr="00901608" w:rsidRDefault="006B0CDC" w:rsidP="00064D5C">
            <w:pPr>
              <w:pStyle w:val="NoSpacing"/>
            </w:pPr>
            <w:r>
              <w:rPr>
                <w:rFonts w:cstheme="minorHAnsi"/>
              </w:rPr>
              <w:t>Modal title</w:t>
            </w:r>
          </w:p>
        </w:tc>
        <w:tc>
          <w:tcPr>
            <w:tcW w:w="2147" w:type="dxa"/>
          </w:tcPr>
          <w:p w14:paraId="76E2A28D" w14:textId="77777777" w:rsidR="006B0CDC" w:rsidRPr="00901608" w:rsidRDefault="006B0CDC" w:rsidP="00064D5C">
            <w:pPr>
              <w:pStyle w:val="NoSpacing"/>
            </w:pPr>
          </w:p>
        </w:tc>
        <w:tc>
          <w:tcPr>
            <w:tcW w:w="3685" w:type="dxa"/>
          </w:tcPr>
          <w:p w14:paraId="6F82F162" w14:textId="77777777" w:rsidR="006B0CDC" w:rsidRDefault="006B0CDC" w:rsidP="00064D5C">
            <w:pPr>
              <w:pStyle w:val="NoSpacing"/>
            </w:pPr>
            <w:r>
              <w:t>When the “Reject” button is clicked, “Confirm rejection” is displayed.</w:t>
            </w:r>
          </w:p>
          <w:p w14:paraId="0D7327AD" w14:textId="77777777" w:rsidR="006B0CDC" w:rsidRDefault="006B0CDC" w:rsidP="00064D5C">
            <w:pPr>
              <w:pStyle w:val="NoSpacing"/>
            </w:pPr>
          </w:p>
          <w:p w14:paraId="15C5E10E" w14:textId="77777777" w:rsidR="006B0CDC" w:rsidRPr="00901608" w:rsidRDefault="006B0CDC" w:rsidP="00064D5C">
            <w:pPr>
              <w:pStyle w:val="NoSpacing"/>
            </w:pPr>
            <w:r>
              <w:t>If the “Approve” button is clicked, “Confirm approval” is displayed.</w:t>
            </w:r>
          </w:p>
        </w:tc>
      </w:tr>
      <w:tr w:rsidR="006B0CDC" w:rsidRPr="007C7C7F" w14:paraId="20E47EC5" w14:textId="77777777" w:rsidTr="00064D5C">
        <w:tc>
          <w:tcPr>
            <w:tcW w:w="562" w:type="dxa"/>
          </w:tcPr>
          <w:p w14:paraId="32EE6C56" w14:textId="77777777" w:rsidR="006B0CDC" w:rsidRDefault="006B0CDC" w:rsidP="00064D5C">
            <w:pPr>
              <w:pStyle w:val="NoSpacing"/>
              <w:rPr>
                <w:rFonts w:cstheme="minorHAnsi"/>
              </w:rPr>
            </w:pPr>
            <w:r>
              <w:rPr>
                <w:rFonts w:cstheme="minorHAnsi"/>
              </w:rPr>
              <w:t>2</w:t>
            </w:r>
          </w:p>
        </w:tc>
        <w:tc>
          <w:tcPr>
            <w:tcW w:w="2248" w:type="dxa"/>
          </w:tcPr>
          <w:p w14:paraId="7FBEE705" w14:textId="77777777" w:rsidR="006B0CDC" w:rsidRDefault="006B0CDC" w:rsidP="00064D5C">
            <w:pPr>
              <w:pStyle w:val="NoSpacing"/>
              <w:rPr>
                <w:rFonts w:cstheme="minorHAnsi"/>
              </w:rPr>
            </w:pPr>
            <w:r w:rsidRPr="008D104E">
              <w:rPr>
                <w:rFonts w:cstheme="minorHAnsi"/>
                <w:i/>
                <w:iCs/>
              </w:rPr>
              <w:t>*Refer to remarks</w:t>
            </w:r>
          </w:p>
        </w:tc>
        <w:tc>
          <w:tcPr>
            <w:tcW w:w="1701" w:type="dxa"/>
          </w:tcPr>
          <w:p w14:paraId="59B1AB78" w14:textId="77777777" w:rsidR="006B0CDC" w:rsidRDefault="006B0CDC" w:rsidP="00064D5C">
            <w:pPr>
              <w:pStyle w:val="NoSpacing"/>
              <w:rPr>
                <w:rFonts w:cstheme="minorHAnsi"/>
              </w:rPr>
            </w:pPr>
            <w:r>
              <w:rPr>
                <w:rFonts w:cstheme="minorHAnsi"/>
              </w:rPr>
              <w:t>Modal description</w:t>
            </w:r>
          </w:p>
        </w:tc>
        <w:tc>
          <w:tcPr>
            <w:tcW w:w="2147" w:type="dxa"/>
          </w:tcPr>
          <w:p w14:paraId="100BEFCA" w14:textId="77777777" w:rsidR="006B0CDC" w:rsidRPr="00901608" w:rsidRDefault="006B0CDC" w:rsidP="00064D5C">
            <w:pPr>
              <w:pStyle w:val="NoSpacing"/>
            </w:pPr>
          </w:p>
        </w:tc>
        <w:tc>
          <w:tcPr>
            <w:tcW w:w="3685" w:type="dxa"/>
          </w:tcPr>
          <w:p w14:paraId="34FAE004" w14:textId="06AEBB63" w:rsidR="006B0CDC" w:rsidRDefault="006B0CDC" w:rsidP="00064D5C">
            <w:pPr>
              <w:pStyle w:val="NoSpacing"/>
            </w:pPr>
            <w:r>
              <w:t xml:space="preserve">When the “Reject” button is clicked, “Please confirm the details before rejecting </w:t>
            </w:r>
            <w:r w:rsidR="008057E8">
              <w:t>upload</w:t>
            </w:r>
            <w:r>
              <w:t>.” is displayed.</w:t>
            </w:r>
          </w:p>
          <w:p w14:paraId="1BDB5D72" w14:textId="77777777" w:rsidR="006B0CDC" w:rsidRDefault="006B0CDC" w:rsidP="00064D5C">
            <w:pPr>
              <w:pStyle w:val="NoSpacing"/>
            </w:pPr>
          </w:p>
          <w:p w14:paraId="499C8F91" w14:textId="6E276C58" w:rsidR="006B0CDC" w:rsidRDefault="006B0CDC" w:rsidP="00064D5C">
            <w:pPr>
              <w:pStyle w:val="NoSpacing"/>
            </w:pPr>
            <w:r>
              <w:t xml:space="preserve">If the “Approve” button is clicked, “Please </w:t>
            </w:r>
            <w:r w:rsidR="00B30603">
              <w:t>upload the necessary file</w:t>
            </w:r>
            <w:r>
              <w:t xml:space="preserve"> </w:t>
            </w:r>
            <w:r>
              <w:lastRenderedPageBreak/>
              <w:t xml:space="preserve">before approving the </w:t>
            </w:r>
            <w:r w:rsidR="008057E8">
              <w:t>upload</w:t>
            </w:r>
            <w:r>
              <w:t>.” is displayed.</w:t>
            </w:r>
          </w:p>
          <w:p w14:paraId="2C0D9A48" w14:textId="2D6DDDE7" w:rsidR="006B0CDC" w:rsidRDefault="006B0CDC" w:rsidP="00064D5C">
            <w:pPr>
              <w:pStyle w:val="NoSpacing"/>
            </w:pPr>
          </w:p>
        </w:tc>
      </w:tr>
      <w:tr w:rsidR="00BB4771" w:rsidRPr="007C7C7F" w14:paraId="60D3F690" w14:textId="77777777" w:rsidTr="00064D5C">
        <w:tc>
          <w:tcPr>
            <w:tcW w:w="562" w:type="dxa"/>
          </w:tcPr>
          <w:p w14:paraId="58004C3A" w14:textId="3EA6CB07" w:rsidR="00BB4771" w:rsidRDefault="00BB4771" w:rsidP="00BB4771">
            <w:pPr>
              <w:pStyle w:val="NoSpacing"/>
              <w:rPr>
                <w:rFonts w:cstheme="minorHAnsi"/>
              </w:rPr>
            </w:pPr>
            <w:r>
              <w:rPr>
                <w:rFonts w:cstheme="minorHAnsi"/>
              </w:rPr>
              <w:lastRenderedPageBreak/>
              <w:t>3</w:t>
            </w:r>
          </w:p>
        </w:tc>
        <w:tc>
          <w:tcPr>
            <w:tcW w:w="2248" w:type="dxa"/>
          </w:tcPr>
          <w:p w14:paraId="1E792843" w14:textId="12D215AB" w:rsidR="00BB4771" w:rsidRPr="008D104E" w:rsidRDefault="00BB4771" w:rsidP="00BB4771">
            <w:pPr>
              <w:pStyle w:val="NoSpacing"/>
              <w:rPr>
                <w:rFonts w:cstheme="minorHAnsi"/>
                <w:i/>
                <w:iCs/>
              </w:rPr>
            </w:pPr>
            <w:r w:rsidRPr="003B7248">
              <w:t xml:space="preserve">Upload </w:t>
            </w:r>
            <w:r>
              <w:t>file</w:t>
            </w:r>
          </w:p>
        </w:tc>
        <w:tc>
          <w:tcPr>
            <w:tcW w:w="1701" w:type="dxa"/>
          </w:tcPr>
          <w:p w14:paraId="290A47FD" w14:textId="209608E8" w:rsidR="00BB4771" w:rsidRDefault="00BB4771" w:rsidP="00BB4771">
            <w:pPr>
              <w:pStyle w:val="NoSpacing"/>
              <w:rPr>
                <w:rFonts w:cstheme="minorHAnsi"/>
              </w:rPr>
            </w:pPr>
            <w:r w:rsidRPr="003B7248">
              <w:t>File upload container</w:t>
            </w:r>
          </w:p>
        </w:tc>
        <w:tc>
          <w:tcPr>
            <w:tcW w:w="2147" w:type="dxa"/>
          </w:tcPr>
          <w:p w14:paraId="36E06035" w14:textId="77777777" w:rsidR="00BB4771" w:rsidRDefault="00BB4771" w:rsidP="00BB4771">
            <w:pPr>
              <w:pStyle w:val="NoSpacing"/>
              <w:rPr>
                <w:u w:val="single"/>
              </w:rPr>
            </w:pPr>
            <w:r w:rsidRPr="003D243B">
              <w:rPr>
                <w:u w:val="single"/>
              </w:rPr>
              <w:t>Hard Validations:</w:t>
            </w:r>
          </w:p>
          <w:p w14:paraId="0A7890DA" w14:textId="212E624E" w:rsidR="00BB4771" w:rsidRPr="00901608" w:rsidRDefault="00BB4771" w:rsidP="00BB4771">
            <w:pPr>
              <w:pStyle w:val="NoSpacing"/>
            </w:pPr>
            <w:r w:rsidRPr="00B47904">
              <w:t xml:space="preserve">- </w:t>
            </w:r>
            <w:r>
              <w:t>For Approve, Mandatory field</w:t>
            </w:r>
            <w:r w:rsidRPr="00B47904">
              <w:t>.</w:t>
            </w:r>
          </w:p>
        </w:tc>
        <w:tc>
          <w:tcPr>
            <w:tcW w:w="3685" w:type="dxa"/>
          </w:tcPr>
          <w:p w14:paraId="4E59A9CD" w14:textId="15B2C59A" w:rsidR="00BB4771" w:rsidRDefault="00403357" w:rsidP="00BB4771">
            <w:pPr>
              <w:pStyle w:val="NoSpacing"/>
            </w:pPr>
            <w:r>
              <w:t>Visible only for Approve</w:t>
            </w:r>
            <w:r w:rsidR="002A46A6">
              <w:t>.</w:t>
            </w:r>
          </w:p>
        </w:tc>
      </w:tr>
      <w:tr w:rsidR="00BB4771" w:rsidRPr="007C7C7F" w14:paraId="35AB7E78" w14:textId="77777777" w:rsidTr="00064D5C">
        <w:tc>
          <w:tcPr>
            <w:tcW w:w="562" w:type="dxa"/>
          </w:tcPr>
          <w:p w14:paraId="78E01165" w14:textId="497C6E22" w:rsidR="00BB4771" w:rsidRDefault="00BB4771" w:rsidP="00BB4771">
            <w:pPr>
              <w:pStyle w:val="NoSpacing"/>
              <w:rPr>
                <w:rFonts w:cstheme="minorHAnsi"/>
              </w:rPr>
            </w:pPr>
            <w:r>
              <w:rPr>
                <w:rFonts w:cstheme="minorHAnsi"/>
              </w:rPr>
              <w:t>4</w:t>
            </w:r>
          </w:p>
        </w:tc>
        <w:tc>
          <w:tcPr>
            <w:tcW w:w="2248" w:type="dxa"/>
          </w:tcPr>
          <w:p w14:paraId="47085AFC" w14:textId="77777777" w:rsidR="00BB4771" w:rsidRPr="003D5D10" w:rsidRDefault="00BB4771" w:rsidP="00BB4771">
            <w:pPr>
              <w:pStyle w:val="NoSpacing"/>
              <w:rPr>
                <w:rFonts w:cstheme="minorHAnsi"/>
              </w:rPr>
            </w:pPr>
            <w:r>
              <w:rPr>
                <w:rFonts w:cstheme="minorHAnsi"/>
              </w:rPr>
              <w:t>Cancel</w:t>
            </w:r>
          </w:p>
        </w:tc>
        <w:tc>
          <w:tcPr>
            <w:tcW w:w="1701" w:type="dxa"/>
          </w:tcPr>
          <w:p w14:paraId="269742CD" w14:textId="77777777" w:rsidR="00BB4771" w:rsidRDefault="00BB4771" w:rsidP="00BB4771">
            <w:pPr>
              <w:pStyle w:val="NoSpacing"/>
              <w:rPr>
                <w:rFonts w:cstheme="minorHAnsi"/>
              </w:rPr>
            </w:pPr>
            <w:r>
              <w:rPr>
                <w:rFonts w:cstheme="minorHAnsi"/>
              </w:rPr>
              <w:t>Secondary button</w:t>
            </w:r>
          </w:p>
        </w:tc>
        <w:tc>
          <w:tcPr>
            <w:tcW w:w="2147" w:type="dxa"/>
          </w:tcPr>
          <w:p w14:paraId="13EA705E" w14:textId="77777777" w:rsidR="00BB4771" w:rsidRPr="00901608" w:rsidRDefault="00BB4771" w:rsidP="00BB4771">
            <w:pPr>
              <w:pStyle w:val="NoSpacing"/>
            </w:pPr>
          </w:p>
        </w:tc>
        <w:tc>
          <w:tcPr>
            <w:tcW w:w="3685" w:type="dxa"/>
          </w:tcPr>
          <w:p w14:paraId="23E57AFA" w14:textId="77777777" w:rsidR="00BB4771" w:rsidRDefault="00BB4771" w:rsidP="00BB4771">
            <w:pPr>
              <w:pStyle w:val="NoSpacing"/>
            </w:pPr>
            <w:r>
              <w:t>Closes the confirmation prompt</w:t>
            </w:r>
          </w:p>
        </w:tc>
      </w:tr>
      <w:tr w:rsidR="00BB4771" w:rsidRPr="007C7C7F" w14:paraId="5365B026" w14:textId="77777777" w:rsidTr="00064D5C">
        <w:tc>
          <w:tcPr>
            <w:tcW w:w="562" w:type="dxa"/>
          </w:tcPr>
          <w:p w14:paraId="0F1F9D89" w14:textId="3F980D01" w:rsidR="00BB4771" w:rsidRDefault="00BB4771" w:rsidP="00BB4771">
            <w:pPr>
              <w:pStyle w:val="NoSpacing"/>
              <w:rPr>
                <w:rFonts w:cstheme="minorHAnsi"/>
              </w:rPr>
            </w:pPr>
            <w:r>
              <w:rPr>
                <w:rFonts w:cstheme="minorHAnsi"/>
              </w:rPr>
              <w:t>5</w:t>
            </w:r>
          </w:p>
        </w:tc>
        <w:tc>
          <w:tcPr>
            <w:tcW w:w="2248" w:type="dxa"/>
          </w:tcPr>
          <w:p w14:paraId="4AEB3F60" w14:textId="77777777" w:rsidR="00BB4771" w:rsidRPr="00F71972" w:rsidRDefault="00BB4771" w:rsidP="00BB4771">
            <w:pPr>
              <w:pStyle w:val="NoSpacing"/>
              <w:rPr>
                <w:rFonts w:cstheme="minorHAnsi"/>
                <w:highlight w:val="yellow"/>
              </w:rPr>
            </w:pPr>
            <w:r w:rsidRPr="003D5D10">
              <w:rPr>
                <w:rFonts w:cstheme="minorHAnsi"/>
              </w:rPr>
              <w:t>Confirm</w:t>
            </w:r>
          </w:p>
        </w:tc>
        <w:tc>
          <w:tcPr>
            <w:tcW w:w="1701" w:type="dxa"/>
          </w:tcPr>
          <w:p w14:paraId="3DEB1EF7" w14:textId="77777777" w:rsidR="00BB4771" w:rsidRDefault="00BB4771" w:rsidP="00BB4771">
            <w:pPr>
              <w:pStyle w:val="NoSpacing"/>
              <w:rPr>
                <w:rFonts w:cstheme="minorHAnsi"/>
              </w:rPr>
            </w:pPr>
            <w:r>
              <w:rPr>
                <w:rFonts w:cstheme="minorHAnsi"/>
              </w:rPr>
              <w:t>Primary button</w:t>
            </w:r>
          </w:p>
        </w:tc>
        <w:tc>
          <w:tcPr>
            <w:tcW w:w="2147" w:type="dxa"/>
          </w:tcPr>
          <w:p w14:paraId="000FC273" w14:textId="77777777" w:rsidR="00BB4771" w:rsidRPr="00901608" w:rsidRDefault="00BB4771" w:rsidP="00BB4771">
            <w:pPr>
              <w:pStyle w:val="NoSpacing"/>
            </w:pPr>
          </w:p>
        </w:tc>
        <w:tc>
          <w:tcPr>
            <w:tcW w:w="3685" w:type="dxa"/>
          </w:tcPr>
          <w:p w14:paraId="7F44BAC7" w14:textId="41E98672" w:rsidR="00BB4771" w:rsidRDefault="00BB4771" w:rsidP="00BB4771">
            <w:pPr>
              <w:rPr>
                <w:lang w:val="en-US"/>
              </w:rPr>
            </w:pPr>
            <w:r>
              <w:rPr>
                <w:lang w:val="en-US"/>
              </w:rPr>
              <w:t xml:space="preserve">Disabled for Approve, when no file has been uploaded or the checksum does not match. </w:t>
            </w:r>
          </w:p>
          <w:p w14:paraId="77A36BA6" w14:textId="0B7E16FE" w:rsidR="00BB4771" w:rsidRPr="00D83C38" w:rsidRDefault="00BB4771" w:rsidP="00BB4771">
            <w:pPr>
              <w:rPr>
                <w:lang w:val="en-US"/>
              </w:rPr>
            </w:pPr>
            <w:r>
              <w:rPr>
                <w:lang w:val="en-US"/>
              </w:rPr>
              <w:t>Approves / rejects the request. Refer to 2.16.4 Post Conditions.</w:t>
            </w:r>
          </w:p>
        </w:tc>
      </w:tr>
    </w:tbl>
    <w:p w14:paraId="6BAD1463" w14:textId="519E7711" w:rsidR="006B0CDC" w:rsidRPr="00D83C38" w:rsidRDefault="00FB542A" w:rsidP="00D83C38">
      <w:pPr>
        <w:pStyle w:val="Caption"/>
      </w:pPr>
      <w:r>
        <w:t xml:space="preserve">Table </w:t>
      </w:r>
      <w:r>
        <w:fldChar w:fldCharType="begin"/>
      </w:r>
      <w:r>
        <w:instrText xml:space="preserve"> SEQ Table \* ARABIC </w:instrText>
      </w:r>
      <w:r>
        <w:fldChar w:fldCharType="separate"/>
      </w:r>
      <w:r w:rsidR="001108F9">
        <w:rPr>
          <w:noProof/>
        </w:rPr>
        <w:t>38</w:t>
      </w:r>
      <w:r>
        <w:fldChar w:fldCharType="end"/>
      </w:r>
      <w:r>
        <w:t xml:space="preserve">: </w:t>
      </w:r>
      <w:r w:rsidR="006B0CDC">
        <w:t>Confirmation Prompt Screen Elements</w:t>
      </w:r>
    </w:p>
    <w:p w14:paraId="6445BB5B" w14:textId="4BB80E39" w:rsidR="00EC414D" w:rsidRDefault="00EC414D">
      <w:pPr>
        <w:pStyle w:val="Heading2"/>
      </w:pPr>
      <w:bookmarkStart w:id="283" w:name="_Toc219384577"/>
      <w:r>
        <w:t>Withdraw Allotment File Upload</w:t>
      </w:r>
      <w:r w:rsidR="003F5BA0">
        <w:t xml:space="preserve"> Approval</w:t>
      </w:r>
      <w:r>
        <w:t xml:space="preserve"> Request</w:t>
      </w:r>
      <w:bookmarkEnd w:id="283"/>
    </w:p>
    <w:p w14:paraId="56398171" w14:textId="77777777" w:rsidR="00EC414D" w:rsidRPr="00D50758" w:rsidRDefault="00EC414D" w:rsidP="00EC414D">
      <w:pPr>
        <w:pStyle w:val="Heading3"/>
      </w:pPr>
      <w:bookmarkStart w:id="284" w:name="_Toc219384578"/>
      <w:r>
        <w:t>Description</w:t>
      </w:r>
      <w:bookmarkEnd w:id="284"/>
    </w:p>
    <w:p w14:paraId="7727BB51" w14:textId="21DEDAE1" w:rsidR="00EC414D" w:rsidRDefault="00EC414D" w:rsidP="00EC414D">
      <w:r w:rsidRPr="00AC0961">
        <w:t xml:space="preserve">This use case enables Makers to withdraw </w:t>
      </w:r>
      <w:r w:rsidR="009B4CC8">
        <w:t>syndication allotment uploads</w:t>
      </w:r>
      <w:r w:rsidRPr="00AC0961">
        <w:t xml:space="preserve"> from approval. This is typically used when </w:t>
      </w:r>
      <w:r w:rsidR="009B4CC8">
        <w:t>there is a need to update / correct the data in the uploaded file.</w:t>
      </w:r>
      <w:r w:rsidR="00FD74E3">
        <w:t xml:space="preserve"> This use case can be triggered </w:t>
      </w:r>
      <w:r w:rsidR="00AF1594">
        <w:t>as part of</w:t>
      </w:r>
      <w:r w:rsidR="00FD74E3">
        <w:t xml:space="preserve"> 2.17 Conduct Retail Allotment Outside of OMEGA and 2.18 Upload Placement Tranche</w:t>
      </w:r>
    </w:p>
    <w:p w14:paraId="4A4A0883" w14:textId="77777777" w:rsidR="00EC414D" w:rsidRDefault="00EC414D" w:rsidP="00EC414D">
      <w:pPr>
        <w:pStyle w:val="Heading3"/>
      </w:pPr>
      <w:bookmarkStart w:id="285" w:name="_Toc219384579"/>
      <w:r>
        <w:t>Preconditions</w:t>
      </w:r>
      <w:bookmarkEnd w:id="285"/>
    </w:p>
    <w:p w14:paraId="15356D9F" w14:textId="77777777" w:rsidR="00EC414D" w:rsidRDefault="00EC414D" w:rsidP="00EC414D">
      <w:pPr>
        <w:pStyle w:val="ListParagraph"/>
      </w:pPr>
      <w:r>
        <w:t>User logs in to the Intranet Portal.</w:t>
      </w:r>
    </w:p>
    <w:p w14:paraId="3DBB330C" w14:textId="01281C09" w:rsidR="00EC414D" w:rsidRDefault="00EC414D" w:rsidP="00EC414D">
      <w:pPr>
        <w:pStyle w:val="ListParagraph"/>
      </w:pPr>
      <w:r>
        <w:t xml:space="preserve">User accesses the Syndication </w:t>
      </w:r>
      <w:r w:rsidR="00CF331F">
        <w:t>Allotment</w:t>
      </w:r>
      <w:r>
        <w:t xml:space="preserve"> Page.</w:t>
      </w:r>
    </w:p>
    <w:p w14:paraId="51A2155F" w14:textId="22EDAA1F" w:rsidR="00EC414D" w:rsidRDefault="00EC414D" w:rsidP="00EC414D">
      <w:pPr>
        <w:pStyle w:val="ListParagraph"/>
      </w:pPr>
      <w:r>
        <w:t xml:space="preserve">The </w:t>
      </w:r>
      <w:r w:rsidR="00CF331F">
        <w:t>syndication allotment</w:t>
      </w:r>
      <w:r>
        <w:t xml:space="preserve"> is of the status “Pending Approval”.</w:t>
      </w:r>
    </w:p>
    <w:p w14:paraId="521AB853" w14:textId="77777777" w:rsidR="00EC414D" w:rsidRDefault="00EC414D" w:rsidP="00EC414D">
      <w:pPr>
        <w:pStyle w:val="Heading3"/>
      </w:pPr>
      <w:bookmarkStart w:id="286" w:name="_Toc219384580"/>
      <w:r>
        <w:t>Business Requirements</w:t>
      </w:r>
      <w:bookmarkEnd w:id="286"/>
    </w:p>
    <w:p w14:paraId="661E27AF" w14:textId="77777777" w:rsidR="00EC414D" w:rsidRPr="0068320A" w:rsidRDefault="00EC414D" w:rsidP="00EC414D">
      <w:pPr>
        <w:pStyle w:val="ListParagraph"/>
        <w:rPr>
          <w:b/>
          <w:bCs/>
        </w:rPr>
      </w:pPr>
      <w:r w:rsidRPr="0068320A">
        <w:rPr>
          <w:b/>
          <w:bCs/>
        </w:rPr>
        <w:t xml:space="preserve">Role-based Access Control: </w:t>
      </w:r>
    </w:p>
    <w:p w14:paraId="2DE5551E" w14:textId="77777777" w:rsidR="00EC414D" w:rsidRDefault="00EC414D" w:rsidP="00EC414D">
      <w:pPr>
        <w:pStyle w:val="ListParagraph"/>
        <w:numPr>
          <w:ilvl w:val="1"/>
          <w:numId w:val="2"/>
        </w:numPr>
        <w:ind w:left="1276" w:hanging="425"/>
      </w:pPr>
      <w:r>
        <w:t>Syndication Details Maker</w:t>
      </w:r>
    </w:p>
    <w:p w14:paraId="51FF32FE" w14:textId="77777777" w:rsidR="00EC414D" w:rsidRDefault="00EC414D" w:rsidP="00EC414D">
      <w:pPr>
        <w:pStyle w:val="Heading3"/>
      </w:pPr>
      <w:bookmarkStart w:id="287" w:name="_Toc219384581"/>
      <w:r>
        <w:t>Post Conditions</w:t>
      </w:r>
      <w:bookmarkEnd w:id="287"/>
    </w:p>
    <w:p w14:paraId="465424F9" w14:textId="45799633" w:rsidR="00EC414D" w:rsidRPr="009E21BA" w:rsidRDefault="00EC414D" w:rsidP="00EC414D">
      <w:pPr>
        <w:pStyle w:val="ListParagraph"/>
      </w:pPr>
      <w:r w:rsidRPr="009E21BA">
        <w:t xml:space="preserve">The instance of the BPMN workflow that was created when the </w:t>
      </w:r>
      <w:r>
        <w:t xml:space="preserve">syndication </w:t>
      </w:r>
      <w:r w:rsidR="00A7392A">
        <w:t>file upload was</w:t>
      </w:r>
      <w:r w:rsidRPr="009E21BA">
        <w:t xml:space="preserve"> submitted for approval is suspended.</w:t>
      </w:r>
    </w:p>
    <w:p w14:paraId="251B311C" w14:textId="1E09F004" w:rsidR="00EC414D" w:rsidRPr="009E21BA" w:rsidRDefault="00EC414D" w:rsidP="00EC414D">
      <w:pPr>
        <w:pStyle w:val="ListParagraph"/>
      </w:pPr>
      <w:r w:rsidRPr="009E21BA">
        <w:t xml:space="preserve">The status of the </w:t>
      </w:r>
      <w:r>
        <w:t xml:space="preserve">syndication </w:t>
      </w:r>
      <w:r w:rsidR="00A7392A">
        <w:t xml:space="preserve">allotment </w:t>
      </w:r>
      <w:r w:rsidRPr="009E21BA">
        <w:t>is updated based on its previous status, refer to</w:t>
      </w:r>
      <w:r>
        <w:t xml:space="preserve"> </w:t>
      </w:r>
      <w:r>
        <w:fldChar w:fldCharType="begin"/>
      </w:r>
      <w:r>
        <w:instrText xml:space="preserve"> REF _Ref215583037 \r \h </w:instrText>
      </w:r>
      <w:r>
        <w:fldChar w:fldCharType="separate"/>
      </w:r>
      <w:r w:rsidR="001108F9">
        <w:t>2.5</w:t>
      </w:r>
      <w:r>
        <w:fldChar w:fldCharType="end"/>
      </w:r>
      <w:r>
        <w:t xml:space="preserve"> </w:t>
      </w:r>
      <w:r>
        <w:fldChar w:fldCharType="begin"/>
      </w:r>
      <w:r>
        <w:instrText xml:space="preserve"> REF _Ref215583037 \h </w:instrText>
      </w:r>
      <w:r>
        <w:fldChar w:fldCharType="separate"/>
      </w:r>
      <w:r w:rsidR="001108F9">
        <w:t>State Transition Diagram</w:t>
      </w:r>
      <w:r>
        <w:fldChar w:fldCharType="end"/>
      </w:r>
      <w:r w:rsidRPr="009E21BA">
        <w:t>.</w:t>
      </w:r>
    </w:p>
    <w:p w14:paraId="1F37D20B" w14:textId="77777777" w:rsidR="00EC414D" w:rsidRPr="009E21BA" w:rsidRDefault="00EC414D" w:rsidP="00EC414D">
      <w:pPr>
        <w:pStyle w:val="ListParagraph"/>
      </w:pPr>
      <w:r w:rsidRPr="009E21BA">
        <w:t>The event is added to the audit log and submission history.</w:t>
      </w:r>
    </w:p>
    <w:p w14:paraId="3B81C5CA" w14:textId="2FA78D53" w:rsidR="00EC414D" w:rsidRPr="009E21BA" w:rsidRDefault="00EC414D" w:rsidP="00EC414D">
      <w:pPr>
        <w:pStyle w:val="ListParagraph"/>
      </w:pPr>
      <w:r w:rsidRPr="009E21BA">
        <w:t xml:space="preserve">Emails are sent to the checkers to inform them of the </w:t>
      </w:r>
      <w:r>
        <w:t>syndication</w:t>
      </w:r>
      <w:r w:rsidR="002F6205">
        <w:t xml:space="preserve"> allotment request</w:t>
      </w:r>
      <w:r w:rsidRPr="009E21BA">
        <w:t xml:space="preserve"> which was withdrawn.</w:t>
      </w:r>
    </w:p>
    <w:p w14:paraId="7C8DAF65" w14:textId="16A41C6F" w:rsidR="00EC414D" w:rsidRPr="009E21BA" w:rsidRDefault="00EC414D" w:rsidP="00EC414D">
      <w:pPr>
        <w:pStyle w:val="ListParagraph"/>
      </w:pPr>
      <w:r w:rsidRPr="009E21BA">
        <w:t xml:space="preserve">User is redirected back to the </w:t>
      </w:r>
      <w:r>
        <w:t xml:space="preserve">Syndications </w:t>
      </w:r>
      <w:r w:rsidR="00870124">
        <w:t>Allotment</w:t>
      </w:r>
      <w:r w:rsidRPr="009E21BA">
        <w:t xml:space="preserve"> Listing </w:t>
      </w:r>
      <w:r>
        <w:t>P</w:t>
      </w:r>
      <w:r w:rsidRPr="009E21BA">
        <w:t>age.</w:t>
      </w:r>
    </w:p>
    <w:p w14:paraId="628EADCD" w14:textId="77777777" w:rsidR="00EC414D" w:rsidRPr="00E327D9" w:rsidRDefault="00EC414D" w:rsidP="00EC414D">
      <w:pPr>
        <w:pStyle w:val="ListParagraph"/>
      </w:pPr>
      <w:r w:rsidRPr="009E21BA">
        <w:t>User views a temporary toast notification informing that the withdrawal was successful</w:t>
      </w:r>
      <w:r w:rsidRPr="00E327D9">
        <w:t>.</w:t>
      </w:r>
    </w:p>
    <w:p w14:paraId="16AE71E9" w14:textId="4184DDCD" w:rsidR="00EC414D" w:rsidRDefault="00EC414D" w:rsidP="00EC414D">
      <w:pPr>
        <w:pStyle w:val="Heading3"/>
      </w:pPr>
      <w:bookmarkStart w:id="288" w:name="_Toc219384582"/>
      <w:r>
        <w:lastRenderedPageBreak/>
        <w:t xml:space="preserve">Syndication </w:t>
      </w:r>
      <w:r w:rsidR="00EF3A69">
        <w:t>Allotment</w:t>
      </w:r>
      <w:r>
        <w:t xml:space="preserve"> Page</w:t>
      </w:r>
      <w:bookmarkEnd w:id="288"/>
    </w:p>
    <w:p w14:paraId="3D54A25B" w14:textId="10B7A8D1" w:rsidR="00EC414D" w:rsidRDefault="00EC414D" w:rsidP="00EC414D">
      <w:r>
        <w:t xml:space="preserve">Refer to </w:t>
      </w:r>
      <w:r>
        <w:fldChar w:fldCharType="begin"/>
      </w:r>
      <w:r>
        <w:instrText xml:space="preserve"> REF _Ref218021755 \r \h </w:instrText>
      </w:r>
      <w:r>
        <w:fldChar w:fldCharType="separate"/>
      </w:r>
      <w:r w:rsidR="001108F9">
        <w:t>2.7.6</w:t>
      </w:r>
      <w:r>
        <w:fldChar w:fldCharType="end"/>
      </w:r>
      <w:r>
        <w:t xml:space="preserve"> </w:t>
      </w:r>
      <w:r>
        <w:fldChar w:fldCharType="begin"/>
      </w:r>
      <w:r>
        <w:instrText xml:space="preserve"> REF _Ref218021755 \h </w:instrText>
      </w:r>
      <w:r>
        <w:fldChar w:fldCharType="separate"/>
      </w:r>
      <w:r w:rsidR="001108F9">
        <w:t>Syndication</w:t>
      </w:r>
      <w:r w:rsidR="001108F9" w:rsidRPr="00D13A3C">
        <w:t xml:space="preserve"> Details Page</w:t>
      </w:r>
      <w:r>
        <w:fldChar w:fldCharType="end"/>
      </w:r>
      <w:r>
        <w:t xml:space="preserve"> for the screen elements in the Syndication </w:t>
      </w:r>
      <w:r w:rsidR="00EF3A69">
        <w:t xml:space="preserve">Allotment </w:t>
      </w:r>
      <w:r>
        <w:t>page. In this use case, the page contains additional elements in the Page Header.</w:t>
      </w:r>
    </w:p>
    <w:p w14:paraId="72E54510" w14:textId="77777777" w:rsidR="00EC414D" w:rsidRDefault="00EC414D" w:rsidP="00EC414D">
      <w:pPr>
        <w:pStyle w:val="Heading4"/>
      </w:pPr>
      <w:r>
        <w:t>Wireframe</w:t>
      </w:r>
    </w:p>
    <w:p w14:paraId="60976601" w14:textId="78732AE7" w:rsidR="00EC414D" w:rsidRDefault="00EC414D" w:rsidP="00EC414D">
      <w:r>
        <w:t xml:space="preserve">Refer to </w:t>
      </w:r>
      <w:r>
        <w:fldChar w:fldCharType="begin"/>
      </w:r>
      <w:r>
        <w:instrText xml:space="preserve"> REF _Ref215243926 \r \h </w:instrText>
      </w:r>
      <w:r>
        <w:fldChar w:fldCharType="separate"/>
      </w:r>
      <w:r w:rsidR="001108F9">
        <w:t>2.7.6.1</w:t>
      </w:r>
      <w:r>
        <w:fldChar w:fldCharType="end"/>
      </w:r>
      <w:r>
        <w:t xml:space="preserve"> </w:t>
      </w:r>
      <w:r>
        <w:fldChar w:fldCharType="begin"/>
      </w:r>
      <w:r>
        <w:instrText xml:space="preserve"> REF _Ref215243926 \h </w:instrText>
      </w:r>
      <w:r>
        <w:fldChar w:fldCharType="separate"/>
      </w:r>
      <w:r w:rsidR="001108F9">
        <w:t>Wireframe</w:t>
      </w:r>
      <w:r>
        <w:fldChar w:fldCharType="end"/>
      </w:r>
      <w:r>
        <w:t>.</w:t>
      </w:r>
    </w:p>
    <w:p w14:paraId="2B31237C" w14:textId="77777777" w:rsidR="00EC414D" w:rsidRDefault="00EC414D" w:rsidP="00EC414D">
      <w:pPr>
        <w:pStyle w:val="Heading4"/>
      </w:pPr>
      <w:r>
        <w:t>Page Header</w:t>
      </w:r>
    </w:p>
    <w:tbl>
      <w:tblPr>
        <w:tblStyle w:val="TableGrid"/>
        <w:tblW w:w="0" w:type="auto"/>
        <w:tblLook w:val="04A0" w:firstRow="1" w:lastRow="0" w:firstColumn="1" w:lastColumn="0" w:noHBand="0" w:noVBand="1"/>
      </w:tblPr>
      <w:tblGrid>
        <w:gridCol w:w="562"/>
        <w:gridCol w:w="2248"/>
        <w:gridCol w:w="1701"/>
        <w:gridCol w:w="2147"/>
        <w:gridCol w:w="3685"/>
      </w:tblGrid>
      <w:tr w:rsidR="00EC414D" w:rsidRPr="007C7C7F" w14:paraId="3BBC39D5" w14:textId="77777777" w:rsidTr="00064D5C">
        <w:tc>
          <w:tcPr>
            <w:tcW w:w="562" w:type="dxa"/>
            <w:shd w:val="clear" w:color="auto" w:fill="E7E6E6" w:themeFill="background2"/>
          </w:tcPr>
          <w:p w14:paraId="172B0DD6" w14:textId="77777777" w:rsidR="00EC414D" w:rsidRPr="007D7B67" w:rsidRDefault="00EC414D" w:rsidP="00064D5C">
            <w:pPr>
              <w:pStyle w:val="NoSpacing"/>
              <w:jc w:val="center"/>
              <w:rPr>
                <w:b/>
                <w:bCs/>
              </w:rPr>
            </w:pPr>
            <w:r w:rsidRPr="007D7B67">
              <w:rPr>
                <w:rFonts w:cstheme="minorHAnsi"/>
                <w:b/>
                <w:bCs/>
              </w:rPr>
              <w:t>S/N</w:t>
            </w:r>
          </w:p>
        </w:tc>
        <w:tc>
          <w:tcPr>
            <w:tcW w:w="2248" w:type="dxa"/>
            <w:shd w:val="clear" w:color="auto" w:fill="E7E6E6" w:themeFill="background2"/>
          </w:tcPr>
          <w:p w14:paraId="69BE90A6" w14:textId="77777777" w:rsidR="00EC414D" w:rsidRPr="007D7B67" w:rsidRDefault="00EC414D" w:rsidP="00064D5C">
            <w:pPr>
              <w:pStyle w:val="NoSpacing"/>
              <w:jc w:val="center"/>
              <w:rPr>
                <w:b/>
                <w:bCs/>
              </w:rPr>
            </w:pPr>
            <w:r w:rsidRPr="007D7B67">
              <w:rPr>
                <w:rFonts w:cstheme="minorHAnsi"/>
                <w:b/>
                <w:bCs/>
              </w:rPr>
              <w:t>Name</w:t>
            </w:r>
          </w:p>
        </w:tc>
        <w:tc>
          <w:tcPr>
            <w:tcW w:w="1701" w:type="dxa"/>
            <w:shd w:val="clear" w:color="auto" w:fill="E7E6E6" w:themeFill="background2"/>
          </w:tcPr>
          <w:p w14:paraId="4EC01C33" w14:textId="77777777" w:rsidR="00EC414D" w:rsidRPr="007D7B67" w:rsidRDefault="00EC414D" w:rsidP="00064D5C">
            <w:pPr>
              <w:pStyle w:val="TableHeading"/>
              <w:jc w:val="center"/>
              <w:rPr>
                <w:rFonts w:asciiTheme="minorHAnsi" w:hAnsiTheme="minorHAnsi" w:cstheme="minorHAnsi"/>
                <w:bCs/>
              </w:rPr>
            </w:pPr>
            <w:r w:rsidRPr="007D7B67">
              <w:rPr>
                <w:rFonts w:asciiTheme="minorHAnsi" w:hAnsiTheme="minorHAnsi" w:cstheme="minorHAnsi"/>
                <w:bCs/>
              </w:rPr>
              <w:t>Type</w:t>
            </w:r>
          </w:p>
          <w:p w14:paraId="3B06BFF2" w14:textId="77777777" w:rsidR="00EC414D" w:rsidRPr="007D7B67" w:rsidRDefault="00EC414D" w:rsidP="00064D5C">
            <w:pPr>
              <w:pStyle w:val="NoSpacing"/>
              <w:jc w:val="center"/>
              <w:rPr>
                <w:b/>
                <w:bCs/>
              </w:rPr>
            </w:pPr>
            <w:r w:rsidRPr="007D7B67">
              <w:rPr>
                <w:rFonts w:cstheme="minorHAnsi"/>
                <w:b/>
                <w:bCs/>
              </w:rPr>
              <w:t>(Max Length)</w:t>
            </w:r>
          </w:p>
        </w:tc>
        <w:tc>
          <w:tcPr>
            <w:tcW w:w="2147" w:type="dxa"/>
            <w:shd w:val="clear" w:color="auto" w:fill="E7E6E6" w:themeFill="background2"/>
          </w:tcPr>
          <w:p w14:paraId="0CFE8494" w14:textId="77777777" w:rsidR="00EC414D" w:rsidRPr="007D7B67" w:rsidRDefault="00EC414D" w:rsidP="00064D5C">
            <w:pPr>
              <w:pStyle w:val="NoSpacing"/>
              <w:jc w:val="center"/>
              <w:rPr>
                <w:b/>
                <w:bCs/>
              </w:rPr>
            </w:pPr>
            <w:r w:rsidRPr="007D7B67">
              <w:rPr>
                <w:rFonts w:cstheme="minorHAnsi"/>
                <w:b/>
                <w:bCs/>
              </w:rPr>
              <w:t>Validation Rules</w:t>
            </w:r>
          </w:p>
        </w:tc>
        <w:tc>
          <w:tcPr>
            <w:tcW w:w="3685" w:type="dxa"/>
            <w:shd w:val="clear" w:color="auto" w:fill="E7E6E6" w:themeFill="background2"/>
          </w:tcPr>
          <w:p w14:paraId="1B30D731" w14:textId="77777777" w:rsidR="00EC414D" w:rsidRPr="007D7B67" w:rsidRDefault="00EC414D" w:rsidP="00064D5C">
            <w:pPr>
              <w:pStyle w:val="NoSpacing"/>
              <w:jc w:val="center"/>
              <w:rPr>
                <w:rFonts w:cstheme="minorHAnsi"/>
                <w:b/>
                <w:bCs/>
              </w:rPr>
            </w:pPr>
            <w:r>
              <w:rPr>
                <w:rFonts w:cstheme="minorHAnsi"/>
                <w:b/>
                <w:bCs/>
              </w:rPr>
              <w:t>Remarks</w:t>
            </w:r>
          </w:p>
        </w:tc>
      </w:tr>
      <w:tr w:rsidR="00EC414D" w:rsidRPr="007C7C7F" w14:paraId="53575D91" w14:textId="77777777" w:rsidTr="00064D5C">
        <w:tc>
          <w:tcPr>
            <w:tcW w:w="562" w:type="dxa"/>
          </w:tcPr>
          <w:p w14:paraId="3F0381B6" w14:textId="77777777" w:rsidR="00EC414D" w:rsidRPr="007C7C7F" w:rsidRDefault="00EC414D" w:rsidP="00064D5C">
            <w:pPr>
              <w:pStyle w:val="NoSpacing"/>
            </w:pPr>
            <w:r>
              <w:rPr>
                <w:rFonts w:cstheme="minorHAnsi"/>
              </w:rPr>
              <w:t>1</w:t>
            </w:r>
          </w:p>
        </w:tc>
        <w:tc>
          <w:tcPr>
            <w:tcW w:w="2248" w:type="dxa"/>
          </w:tcPr>
          <w:p w14:paraId="0493FB16" w14:textId="77777777" w:rsidR="00EC414D" w:rsidRPr="00CE0D19" w:rsidRDefault="00EC414D" w:rsidP="00064D5C">
            <w:pPr>
              <w:pStyle w:val="NoSpacing"/>
              <w:jc w:val="left"/>
            </w:pPr>
            <w:r>
              <w:rPr>
                <w:rFonts w:cstheme="minorHAnsi"/>
              </w:rPr>
              <w:t>Withdraw</w:t>
            </w:r>
          </w:p>
        </w:tc>
        <w:tc>
          <w:tcPr>
            <w:tcW w:w="1701" w:type="dxa"/>
          </w:tcPr>
          <w:p w14:paraId="3C1437E9" w14:textId="77777777" w:rsidR="00EC414D" w:rsidRPr="00901608" w:rsidRDefault="00EC414D" w:rsidP="00064D5C">
            <w:pPr>
              <w:pStyle w:val="NoSpacing"/>
            </w:pPr>
            <w:r>
              <w:rPr>
                <w:rFonts w:cstheme="minorHAnsi"/>
              </w:rPr>
              <w:t>Tertiary button</w:t>
            </w:r>
          </w:p>
        </w:tc>
        <w:tc>
          <w:tcPr>
            <w:tcW w:w="2147" w:type="dxa"/>
          </w:tcPr>
          <w:p w14:paraId="6EB1B2F8" w14:textId="77777777" w:rsidR="00EC414D" w:rsidRPr="00901608" w:rsidRDefault="00EC414D" w:rsidP="00064D5C">
            <w:pPr>
              <w:pStyle w:val="NoSpacing"/>
            </w:pPr>
          </w:p>
        </w:tc>
        <w:tc>
          <w:tcPr>
            <w:tcW w:w="3685" w:type="dxa"/>
          </w:tcPr>
          <w:p w14:paraId="322BBF51" w14:textId="77777777" w:rsidR="00EC414D" w:rsidRPr="00901608" w:rsidRDefault="00EC414D" w:rsidP="00064D5C">
            <w:pPr>
              <w:pStyle w:val="NoSpacing"/>
            </w:pPr>
            <w:r>
              <w:t>Opens the confirmation prompt.</w:t>
            </w:r>
          </w:p>
        </w:tc>
      </w:tr>
    </w:tbl>
    <w:p w14:paraId="59AD6708" w14:textId="5DD0316F" w:rsidR="00EC414D" w:rsidRPr="00474AFC" w:rsidRDefault="00FB542A" w:rsidP="00EC414D">
      <w:pPr>
        <w:pStyle w:val="Caption"/>
      </w:pPr>
      <w:r>
        <w:t xml:space="preserve">Table </w:t>
      </w:r>
      <w:r>
        <w:fldChar w:fldCharType="begin"/>
      </w:r>
      <w:r>
        <w:instrText xml:space="preserve"> SEQ Table \* ARABIC </w:instrText>
      </w:r>
      <w:r>
        <w:fldChar w:fldCharType="separate"/>
      </w:r>
      <w:r w:rsidR="001108F9">
        <w:rPr>
          <w:noProof/>
        </w:rPr>
        <w:t>39</w:t>
      </w:r>
      <w:r>
        <w:fldChar w:fldCharType="end"/>
      </w:r>
      <w:r>
        <w:t xml:space="preserve">: </w:t>
      </w:r>
      <w:r w:rsidR="00EC414D">
        <w:t>Page Header Screen Elements</w:t>
      </w:r>
    </w:p>
    <w:p w14:paraId="6C567233" w14:textId="77777777" w:rsidR="00EC414D" w:rsidRDefault="00EC414D" w:rsidP="00EC414D">
      <w:pPr>
        <w:pStyle w:val="Heading3"/>
      </w:pPr>
      <w:bookmarkStart w:id="289" w:name="_Toc219384583"/>
      <w:r>
        <w:t>Confirmation Prompt</w:t>
      </w:r>
      <w:bookmarkEnd w:id="289"/>
    </w:p>
    <w:p w14:paraId="4B67F5A1" w14:textId="77777777" w:rsidR="00EC414D" w:rsidRDefault="00EC414D" w:rsidP="00EC414D">
      <w:pPr>
        <w:pStyle w:val="Heading4"/>
      </w:pPr>
      <w:r>
        <w:t>Wireframe</w:t>
      </w:r>
    </w:p>
    <w:p w14:paraId="6E46F8ED" w14:textId="761800F8" w:rsidR="00EC414D" w:rsidRDefault="00C32143" w:rsidP="00EC414D">
      <w:pPr>
        <w:jc w:val="center"/>
      </w:pPr>
      <w:r w:rsidRPr="00C32143">
        <w:rPr>
          <w:noProof/>
        </w:rPr>
        <w:drawing>
          <wp:inline distT="0" distB="0" distL="0" distR="0" wp14:anchorId="11EA311E" wp14:editId="63AE8569">
            <wp:extent cx="3134226" cy="1192235"/>
            <wp:effectExtent l="0" t="0" r="0" b="8255"/>
            <wp:docPr id="11205694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569479" name="Picture 1" descr="A screenshot of a computer&#10;&#10;AI-generated content may be incorrect."/>
                    <pic:cNvPicPr/>
                  </pic:nvPicPr>
                  <pic:blipFill>
                    <a:blip r:embed="rId50"/>
                    <a:stretch>
                      <a:fillRect/>
                    </a:stretch>
                  </pic:blipFill>
                  <pic:spPr>
                    <a:xfrm>
                      <a:off x="0" y="0"/>
                      <a:ext cx="3151894" cy="1198956"/>
                    </a:xfrm>
                    <a:prstGeom prst="rect">
                      <a:avLst/>
                    </a:prstGeom>
                  </pic:spPr>
                </pic:pic>
              </a:graphicData>
            </a:graphic>
          </wp:inline>
        </w:drawing>
      </w:r>
    </w:p>
    <w:p w14:paraId="33C89B54" w14:textId="1BA4604C" w:rsidR="00EC414D" w:rsidRPr="00AC0961" w:rsidRDefault="00B664FB" w:rsidP="00EC414D">
      <w:pPr>
        <w:pStyle w:val="Caption"/>
      </w:pPr>
      <w:r w:rsidRPr="00411560">
        <w:t xml:space="preserve">Figure </w:t>
      </w:r>
      <w:r w:rsidRPr="00411560">
        <w:fldChar w:fldCharType="begin"/>
      </w:r>
      <w:r w:rsidRPr="00411560">
        <w:instrText xml:space="preserve"> SEQ Figure \* ARABIC </w:instrText>
      </w:r>
      <w:r w:rsidRPr="00411560">
        <w:fldChar w:fldCharType="separate"/>
      </w:r>
      <w:r w:rsidR="001108F9">
        <w:rPr>
          <w:noProof/>
        </w:rPr>
        <w:t>19</w:t>
      </w:r>
      <w:r w:rsidRPr="00411560">
        <w:fldChar w:fldCharType="end"/>
      </w:r>
      <w:r>
        <w:t>:</w:t>
      </w:r>
      <w:r w:rsidRPr="00411560">
        <w:t xml:space="preserve"> </w:t>
      </w:r>
      <w:r w:rsidR="00EC414D">
        <w:t>Confirmation Prompt</w:t>
      </w:r>
    </w:p>
    <w:p w14:paraId="31FBA97A" w14:textId="77777777" w:rsidR="00EC414D" w:rsidRDefault="00EC414D" w:rsidP="00EC414D">
      <w:pPr>
        <w:pStyle w:val="Heading4"/>
      </w:pPr>
      <w:r>
        <w:t>Screen Elements</w:t>
      </w:r>
    </w:p>
    <w:tbl>
      <w:tblPr>
        <w:tblStyle w:val="TableGrid"/>
        <w:tblW w:w="0" w:type="auto"/>
        <w:tblLook w:val="04A0" w:firstRow="1" w:lastRow="0" w:firstColumn="1" w:lastColumn="0" w:noHBand="0" w:noVBand="1"/>
      </w:tblPr>
      <w:tblGrid>
        <w:gridCol w:w="562"/>
        <w:gridCol w:w="2248"/>
        <w:gridCol w:w="1701"/>
        <w:gridCol w:w="2147"/>
        <w:gridCol w:w="3685"/>
      </w:tblGrid>
      <w:tr w:rsidR="00EC414D" w:rsidRPr="007C7C7F" w14:paraId="4642B753" w14:textId="77777777" w:rsidTr="00064D5C">
        <w:tc>
          <w:tcPr>
            <w:tcW w:w="562" w:type="dxa"/>
            <w:shd w:val="clear" w:color="auto" w:fill="E7E6E6" w:themeFill="background2"/>
          </w:tcPr>
          <w:p w14:paraId="1EA17D7F" w14:textId="77777777" w:rsidR="00EC414D" w:rsidRPr="007D7B67" w:rsidRDefault="00EC414D" w:rsidP="00064D5C">
            <w:pPr>
              <w:pStyle w:val="NoSpacing"/>
              <w:jc w:val="center"/>
              <w:rPr>
                <w:b/>
                <w:bCs/>
              </w:rPr>
            </w:pPr>
            <w:r w:rsidRPr="007D7B67">
              <w:rPr>
                <w:rFonts w:cstheme="minorHAnsi"/>
                <w:b/>
                <w:bCs/>
              </w:rPr>
              <w:t>S/N</w:t>
            </w:r>
          </w:p>
        </w:tc>
        <w:tc>
          <w:tcPr>
            <w:tcW w:w="2248" w:type="dxa"/>
            <w:shd w:val="clear" w:color="auto" w:fill="E7E6E6" w:themeFill="background2"/>
          </w:tcPr>
          <w:p w14:paraId="34583240" w14:textId="77777777" w:rsidR="00EC414D" w:rsidRPr="007D7B67" w:rsidRDefault="00EC414D" w:rsidP="00064D5C">
            <w:pPr>
              <w:pStyle w:val="NoSpacing"/>
              <w:jc w:val="center"/>
              <w:rPr>
                <w:b/>
                <w:bCs/>
              </w:rPr>
            </w:pPr>
            <w:r w:rsidRPr="007D7B67">
              <w:rPr>
                <w:rFonts w:cstheme="minorHAnsi"/>
                <w:b/>
                <w:bCs/>
              </w:rPr>
              <w:t>Name</w:t>
            </w:r>
          </w:p>
        </w:tc>
        <w:tc>
          <w:tcPr>
            <w:tcW w:w="1701" w:type="dxa"/>
            <w:shd w:val="clear" w:color="auto" w:fill="E7E6E6" w:themeFill="background2"/>
          </w:tcPr>
          <w:p w14:paraId="368C952C" w14:textId="77777777" w:rsidR="00EC414D" w:rsidRPr="007D7B67" w:rsidRDefault="00EC414D" w:rsidP="00064D5C">
            <w:pPr>
              <w:pStyle w:val="TableHeading"/>
              <w:jc w:val="center"/>
              <w:rPr>
                <w:rFonts w:asciiTheme="minorHAnsi" w:hAnsiTheme="minorHAnsi" w:cstheme="minorHAnsi"/>
                <w:bCs/>
              </w:rPr>
            </w:pPr>
            <w:r w:rsidRPr="007D7B67">
              <w:rPr>
                <w:rFonts w:asciiTheme="minorHAnsi" w:hAnsiTheme="minorHAnsi" w:cstheme="minorHAnsi"/>
                <w:bCs/>
              </w:rPr>
              <w:t>Type</w:t>
            </w:r>
          </w:p>
          <w:p w14:paraId="4A437D3E" w14:textId="77777777" w:rsidR="00EC414D" w:rsidRPr="007D7B67" w:rsidRDefault="00EC414D" w:rsidP="00064D5C">
            <w:pPr>
              <w:pStyle w:val="NoSpacing"/>
              <w:jc w:val="center"/>
              <w:rPr>
                <w:b/>
                <w:bCs/>
              </w:rPr>
            </w:pPr>
            <w:r w:rsidRPr="007D7B67">
              <w:rPr>
                <w:rFonts w:cstheme="minorHAnsi"/>
                <w:b/>
                <w:bCs/>
              </w:rPr>
              <w:t>(Max Length)</w:t>
            </w:r>
          </w:p>
        </w:tc>
        <w:tc>
          <w:tcPr>
            <w:tcW w:w="2147" w:type="dxa"/>
            <w:shd w:val="clear" w:color="auto" w:fill="E7E6E6" w:themeFill="background2"/>
          </w:tcPr>
          <w:p w14:paraId="1A289F93" w14:textId="77777777" w:rsidR="00EC414D" w:rsidRPr="007D7B67" w:rsidRDefault="00EC414D" w:rsidP="00064D5C">
            <w:pPr>
              <w:pStyle w:val="NoSpacing"/>
              <w:jc w:val="center"/>
              <w:rPr>
                <w:b/>
                <w:bCs/>
              </w:rPr>
            </w:pPr>
            <w:r w:rsidRPr="007D7B67">
              <w:rPr>
                <w:rFonts w:cstheme="minorHAnsi"/>
                <w:b/>
                <w:bCs/>
              </w:rPr>
              <w:t>Validation Rules</w:t>
            </w:r>
          </w:p>
        </w:tc>
        <w:tc>
          <w:tcPr>
            <w:tcW w:w="3685" w:type="dxa"/>
            <w:shd w:val="clear" w:color="auto" w:fill="E7E6E6" w:themeFill="background2"/>
          </w:tcPr>
          <w:p w14:paraId="237E7B08" w14:textId="77777777" w:rsidR="00EC414D" w:rsidRPr="007D7B67" w:rsidRDefault="00EC414D" w:rsidP="00064D5C">
            <w:pPr>
              <w:pStyle w:val="NoSpacing"/>
              <w:jc w:val="center"/>
              <w:rPr>
                <w:rFonts w:cstheme="minorHAnsi"/>
                <w:b/>
                <w:bCs/>
              </w:rPr>
            </w:pPr>
            <w:r>
              <w:rPr>
                <w:rFonts w:cstheme="minorHAnsi"/>
                <w:b/>
                <w:bCs/>
              </w:rPr>
              <w:t>Remarks</w:t>
            </w:r>
          </w:p>
        </w:tc>
      </w:tr>
      <w:tr w:rsidR="00EC414D" w:rsidRPr="007C7C7F" w14:paraId="215544CA" w14:textId="77777777" w:rsidTr="00064D5C">
        <w:tc>
          <w:tcPr>
            <w:tcW w:w="562" w:type="dxa"/>
          </w:tcPr>
          <w:p w14:paraId="087FC7B1" w14:textId="77777777" w:rsidR="00EC414D" w:rsidRPr="007C7C7F" w:rsidRDefault="00EC414D" w:rsidP="00064D5C">
            <w:pPr>
              <w:pStyle w:val="NoSpacing"/>
            </w:pPr>
            <w:r>
              <w:rPr>
                <w:rFonts w:cstheme="minorHAnsi"/>
              </w:rPr>
              <w:t>1</w:t>
            </w:r>
          </w:p>
        </w:tc>
        <w:tc>
          <w:tcPr>
            <w:tcW w:w="2248" w:type="dxa"/>
          </w:tcPr>
          <w:p w14:paraId="291C914B" w14:textId="77777777" w:rsidR="00EC414D" w:rsidRPr="00CE0D19" w:rsidRDefault="00EC414D" w:rsidP="00064D5C">
            <w:pPr>
              <w:pStyle w:val="NoSpacing"/>
              <w:jc w:val="left"/>
            </w:pPr>
            <w:r>
              <w:rPr>
                <w:rFonts w:cstheme="minorHAnsi"/>
              </w:rPr>
              <w:t>Confirm withdrawal</w:t>
            </w:r>
          </w:p>
        </w:tc>
        <w:tc>
          <w:tcPr>
            <w:tcW w:w="1701" w:type="dxa"/>
          </w:tcPr>
          <w:p w14:paraId="47FEA25E" w14:textId="77777777" w:rsidR="00EC414D" w:rsidRPr="00901608" w:rsidRDefault="00EC414D" w:rsidP="00064D5C">
            <w:pPr>
              <w:pStyle w:val="NoSpacing"/>
            </w:pPr>
            <w:r w:rsidRPr="002923FD">
              <w:rPr>
                <w:rFonts w:cstheme="minorHAnsi"/>
              </w:rPr>
              <w:t xml:space="preserve">Modal </w:t>
            </w:r>
            <w:r>
              <w:rPr>
                <w:rFonts w:cstheme="minorHAnsi"/>
              </w:rPr>
              <w:t>t</w:t>
            </w:r>
            <w:r w:rsidRPr="002923FD">
              <w:rPr>
                <w:rFonts w:cstheme="minorHAnsi"/>
              </w:rPr>
              <w:t>itle</w:t>
            </w:r>
          </w:p>
        </w:tc>
        <w:tc>
          <w:tcPr>
            <w:tcW w:w="2147" w:type="dxa"/>
          </w:tcPr>
          <w:p w14:paraId="0EA7CBDD" w14:textId="77777777" w:rsidR="00EC414D" w:rsidRPr="00901608" w:rsidRDefault="00EC414D" w:rsidP="00064D5C">
            <w:pPr>
              <w:pStyle w:val="NoSpacing"/>
            </w:pPr>
          </w:p>
        </w:tc>
        <w:tc>
          <w:tcPr>
            <w:tcW w:w="3685" w:type="dxa"/>
          </w:tcPr>
          <w:p w14:paraId="56449D59" w14:textId="77777777" w:rsidR="00EC414D" w:rsidRPr="00901608" w:rsidRDefault="00EC414D" w:rsidP="00064D5C">
            <w:pPr>
              <w:pStyle w:val="NoSpacing"/>
            </w:pPr>
          </w:p>
        </w:tc>
      </w:tr>
      <w:tr w:rsidR="00EC414D" w:rsidRPr="007C7C7F" w14:paraId="7505B58E" w14:textId="77777777" w:rsidTr="00064D5C">
        <w:tc>
          <w:tcPr>
            <w:tcW w:w="562" w:type="dxa"/>
          </w:tcPr>
          <w:p w14:paraId="5F3CAA9C" w14:textId="77777777" w:rsidR="00EC414D" w:rsidRDefault="00EC414D" w:rsidP="00064D5C">
            <w:pPr>
              <w:pStyle w:val="NoSpacing"/>
              <w:rPr>
                <w:rFonts w:cstheme="minorHAnsi"/>
              </w:rPr>
            </w:pPr>
            <w:r>
              <w:rPr>
                <w:rFonts w:cstheme="minorHAnsi"/>
              </w:rPr>
              <w:t>2</w:t>
            </w:r>
          </w:p>
        </w:tc>
        <w:tc>
          <w:tcPr>
            <w:tcW w:w="2248" w:type="dxa"/>
          </w:tcPr>
          <w:p w14:paraId="356A0979" w14:textId="77777777" w:rsidR="00EC414D" w:rsidRDefault="00EC414D" w:rsidP="00064D5C">
            <w:pPr>
              <w:pStyle w:val="NoSpacing"/>
              <w:jc w:val="left"/>
              <w:rPr>
                <w:rFonts w:cstheme="minorHAnsi"/>
              </w:rPr>
            </w:pPr>
            <w:r>
              <w:rPr>
                <w:rFonts w:cstheme="minorHAnsi"/>
              </w:rPr>
              <w:t>Please confirm that you intend to withdraw the request. This action cannot be undone.</w:t>
            </w:r>
          </w:p>
        </w:tc>
        <w:tc>
          <w:tcPr>
            <w:tcW w:w="1701" w:type="dxa"/>
          </w:tcPr>
          <w:p w14:paraId="3FFA48E3" w14:textId="77777777" w:rsidR="00EC414D" w:rsidRDefault="00EC414D" w:rsidP="00064D5C">
            <w:pPr>
              <w:pStyle w:val="NoSpacing"/>
              <w:rPr>
                <w:rFonts w:cstheme="minorHAnsi"/>
              </w:rPr>
            </w:pPr>
            <w:r>
              <w:rPr>
                <w:rFonts w:cstheme="minorHAnsi"/>
              </w:rPr>
              <w:t>Modal description</w:t>
            </w:r>
          </w:p>
        </w:tc>
        <w:tc>
          <w:tcPr>
            <w:tcW w:w="2147" w:type="dxa"/>
          </w:tcPr>
          <w:p w14:paraId="7FCB15CF" w14:textId="77777777" w:rsidR="00EC414D" w:rsidRPr="00901608" w:rsidRDefault="00EC414D" w:rsidP="00064D5C">
            <w:pPr>
              <w:pStyle w:val="NoSpacing"/>
            </w:pPr>
          </w:p>
        </w:tc>
        <w:tc>
          <w:tcPr>
            <w:tcW w:w="3685" w:type="dxa"/>
          </w:tcPr>
          <w:p w14:paraId="2D10B53D" w14:textId="77777777" w:rsidR="00EC414D" w:rsidRDefault="00EC414D" w:rsidP="00064D5C">
            <w:pPr>
              <w:pStyle w:val="NoSpacing"/>
            </w:pPr>
          </w:p>
        </w:tc>
      </w:tr>
      <w:tr w:rsidR="00EC414D" w:rsidRPr="007C7C7F" w14:paraId="6EA86BFC" w14:textId="77777777" w:rsidTr="00064D5C">
        <w:tc>
          <w:tcPr>
            <w:tcW w:w="562" w:type="dxa"/>
          </w:tcPr>
          <w:p w14:paraId="771304F7" w14:textId="77777777" w:rsidR="00EC414D" w:rsidRDefault="00EC414D" w:rsidP="00064D5C">
            <w:pPr>
              <w:pStyle w:val="NoSpacing"/>
              <w:rPr>
                <w:rFonts w:cstheme="minorHAnsi"/>
              </w:rPr>
            </w:pPr>
            <w:r>
              <w:rPr>
                <w:rFonts w:cstheme="minorHAnsi"/>
              </w:rPr>
              <w:t>3</w:t>
            </w:r>
          </w:p>
        </w:tc>
        <w:tc>
          <w:tcPr>
            <w:tcW w:w="2248" w:type="dxa"/>
          </w:tcPr>
          <w:p w14:paraId="2FB265A7" w14:textId="77777777" w:rsidR="00EC414D" w:rsidRDefault="00EC414D" w:rsidP="00064D5C">
            <w:pPr>
              <w:pStyle w:val="NoSpacing"/>
              <w:jc w:val="left"/>
              <w:rPr>
                <w:rFonts w:cstheme="minorHAnsi"/>
              </w:rPr>
            </w:pPr>
            <w:r>
              <w:rPr>
                <w:rFonts w:cstheme="minorHAnsi"/>
              </w:rPr>
              <w:t>Cancel</w:t>
            </w:r>
          </w:p>
        </w:tc>
        <w:tc>
          <w:tcPr>
            <w:tcW w:w="1701" w:type="dxa"/>
          </w:tcPr>
          <w:p w14:paraId="69F27D20" w14:textId="77777777" w:rsidR="00EC414D" w:rsidRDefault="00EC414D" w:rsidP="00064D5C">
            <w:pPr>
              <w:pStyle w:val="NoSpacing"/>
              <w:rPr>
                <w:rFonts w:cstheme="minorHAnsi"/>
              </w:rPr>
            </w:pPr>
            <w:r>
              <w:rPr>
                <w:rFonts w:cstheme="minorHAnsi"/>
              </w:rPr>
              <w:t>Secondary button</w:t>
            </w:r>
          </w:p>
        </w:tc>
        <w:tc>
          <w:tcPr>
            <w:tcW w:w="2147" w:type="dxa"/>
          </w:tcPr>
          <w:p w14:paraId="16B71D14" w14:textId="77777777" w:rsidR="00EC414D" w:rsidRPr="00901608" w:rsidRDefault="00EC414D" w:rsidP="00064D5C">
            <w:pPr>
              <w:pStyle w:val="NoSpacing"/>
            </w:pPr>
          </w:p>
        </w:tc>
        <w:tc>
          <w:tcPr>
            <w:tcW w:w="3685" w:type="dxa"/>
          </w:tcPr>
          <w:p w14:paraId="09E343B0" w14:textId="77777777" w:rsidR="00EC414D" w:rsidRDefault="00EC414D" w:rsidP="00064D5C">
            <w:pPr>
              <w:pStyle w:val="NoSpacing"/>
            </w:pPr>
            <w:r>
              <w:t>Closes the confirmation prompt.</w:t>
            </w:r>
          </w:p>
        </w:tc>
      </w:tr>
      <w:tr w:rsidR="00EC414D" w:rsidRPr="007C7C7F" w14:paraId="06471066" w14:textId="77777777" w:rsidTr="00064D5C">
        <w:tc>
          <w:tcPr>
            <w:tcW w:w="562" w:type="dxa"/>
          </w:tcPr>
          <w:p w14:paraId="4E439377" w14:textId="77777777" w:rsidR="00EC414D" w:rsidRDefault="00EC414D" w:rsidP="00064D5C">
            <w:pPr>
              <w:pStyle w:val="NoSpacing"/>
              <w:rPr>
                <w:rFonts w:cstheme="minorHAnsi"/>
              </w:rPr>
            </w:pPr>
            <w:r>
              <w:rPr>
                <w:rFonts w:cstheme="minorHAnsi"/>
              </w:rPr>
              <w:t>4</w:t>
            </w:r>
          </w:p>
        </w:tc>
        <w:tc>
          <w:tcPr>
            <w:tcW w:w="2248" w:type="dxa"/>
            <w:tcBorders>
              <w:top w:val="single" w:sz="4" w:space="0" w:color="auto"/>
              <w:left w:val="nil"/>
              <w:bottom w:val="single" w:sz="4" w:space="0" w:color="auto"/>
              <w:right w:val="single" w:sz="4" w:space="0" w:color="auto"/>
            </w:tcBorders>
            <w:shd w:val="clear" w:color="000000" w:fill="FFFFFF"/>
          </w:tcPr>
          <w:p w14:paraId="117D0BE2" w14:textId="77777777" w:rsidR="00EC414D" w:rsidRDefault="00EC414D" w:rsidP="00064D5C">
            <w:pPr>
              <w:pStyle w:val="NoSpacing"/>
              <w:jc w:val="left"/>
              <w:rPr>
                <w:rFonts w:cstheme="minorHAnsi"/>
              </w:rPr>
            </w:pPr>
            <w:r>
              <w:rPr>
                <w:rFonts w:cstheme="minorHAnsi"/>
              </w:rPr>
              <w:t>Confirm</w:t>
            </w:r>
          </w:p>
        </w:tc>
        <w:tc>
          <w:tcPr>
            <w:tcW w:w="1701" w:type="dxa"/>
            <w:tcBorders>
              <w:top w:val="single" w:sz="4" w:space="0" w:color="auto"/>
              <w:left w:val="nil"/>
              <w:bottom w:val="single" w:sz="4" w:space="0" w:color="auto"/>
              <w:right w:val="single" w:sz="4" w:space="0" w:color="auto"/>
            </w:tcBorders>
            <w:shd w:val="clear" w:color="000000" w:fill="FFFFFF"/>
          </w:tcPr>
          <w:p w14:paraId="053D93CE" w14:textId="77777777" w:rsidR="00EC414D" w:rsidRDefault="00EC414D" w:rsidP="00064D5C">
            <w:pPr>
              <w:pStyle w:val="NoSpacing"/>
              <w:rPr>
                <w:rFonts w:cstheme="minorHAnsi"/>
              </w:rPr>
            </w:pPr>
            <w:r w:rsidRPr="002923FD">
              <w:rPr>
                <w:rFonts w:cstheme="minorHAnsi"/>
                <w:color w:val="000000"/>
              </w:rPr>
              <w:t>Primary button</w:t>
            </w:r>
          </w:p>
        </w:tc>
        <w:tc>
          <w:tcPr>
            <w:tcW w:w="2147" w:type="dxa"/>
          </w:tcPr>
          <w:p w14:paraId="265BE9E1" w14:textId="77777777" w:rsidR="00EC414D" w:rsidRPr="00901608" w:rsidRDefault="00EC414D" w:rsidP="00064D5C">
            <w:pPr>
              <w:pStyle w:val="NoSpacing"/>
            </w:pPr>
          </w:p>
        </w:tc>
        <w:tc>
          <w:tcPr>
            <w:tcW w:w="3685" w:type="dxa"/>
            <w:tcBorders>
              <w:top w:val="single" w:sz="4" w:space="0" w:color="auto"/>
            </w:tcBorders>
          </w:tcPr>
          <w:p w14:paraId="2F281E60" w14:textId="407F0CF4" w:rsidR="00EC414D" w:rsidRDefault="00EC414D" w:rsidP="00064D5C">
            <w:pPr>
              <w:pStyle w:val="NoSpacing"/>
              <w:rPr>
                <w:rFonts w:cstheme="minorHAnsi"/>
              </w:rPr>
            </w:pPr>
            <w:r>
              <w:rPr>
                <w:rFonts w:cstheme="minorHAnsi"/>
              </w:rPr>
              <w:t xml:space="preserve">Withdraws the approval request submitted for the syndication </w:t>
            </w:r>
            <w:r w:rsidR="00EF3A69">
              <w:rPr>
                <w:rFonts w:cstheme="minorHAnsi"/>
              </w:rPr>
              <w:t>allotment</w:t>
            </w:r>
            <w:r>
              <w:rPr>
                <w:rFonts w:cstheme="minorHAnsi"/>
              </w:rPr>
              <w:t>.</w:t>
            </w:r>
          </w:p>
          <w:p w14:paraId="31222736" w14:textId="1FCF0CF1" w:rsidR="00EC414D" w:rsidRDefault="00EC414D" w:rsidP="00064D5C">
            <w:pPr>
              <w:pStyle w:val="NoSpacing"/>
            </w:pPr>
            <w:r>
              <w:t xml:space="preserve">Refer to </w:t>
            </w:r>
            <w:r>
              <w:fldChar w:fldCharType="begin"/>
            </w:r>
            <w:r>
              <w:instrText xml:space="preserve"> REF _Ref215675344 \r \h </w:instrText>
            </w:r>
            <w:r>
              <w:fldChar w:fldCharType="separate"/>
            </w:r>
            <w:r w:rsidR="001108F9">
              <w:t>2.10.4</w:t>
            </w:r>
            <w:r>
              <w:fldChar w:fldCharType="end"/>
            </w:r>
            <w:r>
              <w:t xml:space="preserve"> </w:t>
            </w:r>
            <w:r>
              <w:fldChar w:fldCharType="begin"/>
            </w:r>
            <w:r>
              <w:instrText xml:space="preserve"> REF _Ref215675344 \h </w:instrText>
            </w:r>
            <w:r>
              <w:fldChar w:fldCharType="separate"/>
            </w:r>
            <w:r w:rsidR="001108F9">
              <w:t>Post Conditions</w:t>
            </w:r>
            <w:r>
              <w:fldChar w:fldCharType="end"/>
            </w:r>
            <w:r>
              <w:t>.</w:t>
            </w:r>
          </w:p>
        </w:tc>
      </w:tr>
    </w:tbl>
    <w:p w14:paraId="6F4CBAFF" w14:textId="1A8B070B" w:rsidR="00EC414D" w:rsidRPr="00474AFC" w:rsidRDefault="00FB542A" w:rsidP="00EC414D">
      <w:pPr>
        <w:pStyle w:val="Caption"/>
      </w:pPr>
      <w:r>
        <w:t xml:space="preserve">Table </w:t>
      </w:r>
      <w:r>
        <w:fldChar w:fldCharType="begin"/>
      </w:r>
      <w:r>
        <w:instrText xml:space="preserve"> SEQ Table \* ARABIC </w:instrText>
      </w:r>
      <w:r>
        <w:fldChar w:fldCharType="separate"/>
      </w:r>
      <w:r w:rsidR="001108F9">
        <w:rPr>
          <w:noProof/>
        </w:rPr>
        <w:t>40</w:t>
      </w:r>
      <w:r>
        <w:fldChar w:fldCharType="end"/>
      </w:r>
      <w:r>
        <w:t xml:space="preserve">: </w:t>
      </w:r>
      <w:r w:rsidR="00EC414D">
        <w:t>Confirmation Prompt Screen Elements</w:t>
      </w:r>
    </w:p>
    <w:p w14:paraId="2C7D191F" w14:textId="77777777" w:rsidR="00EC414D" w:rsidRPr="00EC414D" w:rsidRDefault="00EC414D" w:rsidP="00EC414D">
      <w:pPr>
        <w:rPr>
          <w:lang w:val="en-US"/>
        </w:rPr>
      </w:pPr>
    </w:p>
    <w:p w14:paraId="3B8AAE6B" w14:textId="22491482" w:rsidR="002A6D76" w:rsidRDefault="002A6D76">
      <w:pPr>
        <w:pStyle w:val="Heading2"/>
      </w:pPr>
      <w:bookmarkStart w:id="290" w:name="_Toc219384584"/>
      <w:r>
        <w:lastRenderedPageBreak/>
        <w:t>Conduct Retail Allotment Outside of OMEGA</w:t>
      </w:r>
      <w:bookmarkEnd w:id="290"/>
    </w:p>
    <w:p w14:paraId="5208E13C" w14:textId="77777777" w:rsidR="002A6D76" w:rsidRPr="00D50758" w:rsidRDefault="002A6D76" w:rsidP="002A6D76">
      <w:pPr>
        <w:pStyle w:val="Heading3"/>
      </w:pPr>
      <w:bookmarkStart w:id="291" w:name="_Toc219384585"/>
      <w:r>
        <w:t>Description</w:t>
      </w:r>
      <w:bookmarkEnd w:id="291"/>
    </w:p>
    <w:p w14:paraId="39B58FEB" w14:textId="4AF99648" w:rsidR="002A6D76" w:rsidRDefault="002A6D76" w:rsidP="002A6D76">
      <w:r w:rsidRPr="007133F0">
        <w:t xml:space="preserve">This use case enables Makers to </w:t>
      </w:r>
      <w:r w:rsidR="008672B6">
        <w:t xml:space="preserve">upload the retail allotment results </w:t>
      </w:r>
      <w:r w:rsidR="00C93A5A">
        <w:t xml:space="preserve">to be approved </w:t>
      </w:r>
      <w:r w:rsidR="008672B6">
        <w:t xml:space="preserve">when the allotment is conducted outside of OMEGA. This is typically used when the PDs are net yet able to integrate with OMEGA to conduct the syndication retail allotment.  </w:t>
      </w:r>
      <w:r w:rsidR="00293568">
        <w:t>The request must be approved by a Syndication Allotment Checker.</w:t>
      </w:r>
    </w:p>
    <w:p w14:paraId="055EEB0A" w14:textId="77777777" w:rsidR="002A6D76" w:rsidRDefault="002A6D76" w:rsidP="002A6D76">
      <w:pPr>
        <w:pStyle w:val="Heading3"/>
      </w:pPr>
      <w:bookmarkStart w:id="292" w:name="_Toc219384586"/>
      <w:r>
        <w:t>Preconditions</w:t>
      </w:r>
      <w:bookmarkEnd w:id="292"/>
    </w:p>
    <w:p w14:paraId="256B88BF" w14:textId="77777777" w:rsidR="002A6D76" w:rsidRDefault="002A6D76" w:rsidP="002A6D76">
      <w:pPr>
        <w:pStyle w:val="ListParagraph"/>
      </w:pPr>
      <w:r>
        <w:t>User logs in to the Intranet Portal.</w:t>
      </w:r>
    </w:p>
    <w:p w14:paraId="2969BE03" w14:textId="3A0DE8C7" w:rsidR="002A6D76" w:rsidRDefault="002A6D76" w:rsidP="002A6D76">
      <w:pPr>
        <w:pStyle w:val="ListParagraph"/>
      </w:pPr>
      <w:r>
        <w:t xml:space="preserve">User accesses the </w:t>
      </w:r>
      <w:r w:rsidR="008672B6">
        <w:t>Syndication Allotment</w:t>
      </w:r>
      <w:r>
        <w:t xml:space="preserve"> Page.</w:t>
      </w:r>
    </w:p>
    <w:p w14:paraId="58AB3C86" w14:textId="03BE83ED" w:rsidR="002A6D76" w:rsidRDefault="002A6D76" w:rsidP="002A6D76">
      <w:pPr>
        <w:pStyle w:val="ListParagraph"/>
      </w:pPr>
      <w:r>
        <w:t xml:space="preserve">The </w:t>
      </w:r>
      <w:r w:rsidR="008672B6">
        <w:t xml:space="preserve">syndication allotment </w:t>
      </w:r>
      <w:r>
        <w:t>is of the status “</w:t>
      </w:r>
      <w:r w:rsidR="008672B6">
        <w:t>Pending retail</w:t>
      </w:r>
      <w:r>
        <w:t>”.</w:t>
      </w:r>
    </w:p>
    <w:p w14:paraId="75B2AAE0" w14:textId="39664537" w:rsidR="008672B6" w:rsidRDefault="008672B6" w:rsidP="002A6D76">
      <w:pPr>
        <w:pStyle w:val="ListParagraph"/>
      </w:pPr>
      <w:r>
        <w:t>The value of the “Conduct retail allotment in OMEGA” is “No” in the related syndication details record.</w:t>
      </w:r>
    </w:p>
    <w:p w14:paraId="12D1B297" w14:textId="78BE6031" w:rsidR="00795382" w:rsidRDefault="00795382" w:rsidP="00795382">
      <w:pPr>
        <w:pStyle w:val="ListParagraph"/>
      </w:pPr>
      <w:r>
        <w:t xml:space="preserve">Refer to 2.15 Upload Allotment File for more information on the file upload behaviour. </w:t>
      </w:r>
    </w:p>
    <w:p w14:paraId="3C3DCCCD" w14:textId="77777777" w:rsidR="002A6D76" w:rsidRDefault="002A6D76" w:rsidP="002A6D76">
      <w:pPr>
        <w:pStyle w:val="Heading3"/>
      </w:pPr>
      <w:bookmarkStart w:id="293" w:name="_Toc219384587"/>
      <w:r>
        <w:t>Business Requirements</w:t>
      </w:r>
      <w:bookmarkEnd w:id="293"/>
    </w:p>
    <w:p w14:paraId="29E6B26F" w14:textId="77777777" w:rsidR="002A6D76" w:rsidRPr="0068320A" w:rsidRDefault="002A6D76" w:rsidP="002A6D76">
      <w:pPr>
        <w:pStyle w:val="ListParagraph"/>
        <w:rPr>
          <w:b/>
          <w:bCs/>
        </w:rPr>
      </w:pPr>
      <w:r w:rsidRPr="0068320A">
        <w:rPr>
          <w:b/>
          <w:bCs/>
        </w:rPr>
        <w:t xml:space="preserve">Role-based Access Control: </w:t>
      </w:r>
    </w:p>
    <w:p w14:paraId="12581DA0" w14:textId="675FEA4C" w:rsidR="002A6D76" w:rsidRDefault="008672B6" w:rsidP="002A6D76">
      <w:pPr>
        <w:pStyle w:val="ListParagraph"/>
        <w:numPr>
          <w:ilvl w:val="1"/>
          <w:numId w:val="2"/>
        </w:numPr>
        <w:ind w:left="1276" w:hanging="425"/>
      </w:pPr>
      <w:r>
        <w:t>Syndication Allotmen</w:t>
      </w:r>
      <w:r w:rsidR="002A6D76">
        <w:t>t Maker</w:t>
      </w:r>
    </w:p>
    <w:p w14:paraId="597539AC" w14:textId="77777777" w:rsidR="002A6D76" w:rsidRDefault="002A6D76" w:rsidP="002A6D76">
      <w:pPr>
        <w:pStyle w:val="Heading3"/>
      </w:pPr>
      <w:bookmarkStart w:id="294" w:name="_Toc219384588"/>
      <w:r>
        <w:t>Post Conditions</w:t>
      </w:r>
      <w:bookmarkEnd w:id="294"/>
    </w:p>
    <w:p w14:paraId="01325E52" w14:textId="77777777" w:rsidR="002A6D76" w:rsidRPr="003A7B36" w:rsidRDefault="002A6D76" w:rsidP="002A6D76">
      <w:pPr>
        <w:pStyle w:val="ListParagraph"/>
      </w:pPr>
      <w:r w:rsidRPr="003A7B36">
        <w:t>An instance of the BPMN workflow is created.</w:t>
      </w:r>
    </w:p>
    <w:p w14:paraId="0459134F" w14:textId="3F0B885C" w:rsidR="002A6D76" w:rsidRPr="003A7B36" w:rsidRDefault="002A6D76" w:rsidP="002A6D76">
      <w:pPr>
        <w:pStyle w:val="ListParagraph"/>
      </w:pPr>
      <w:r w:rsidRPr="003A7B36">
        <w:t xml:space="preserve">The status of the </w:t>
      </w:r>
      <w:r w:rsidR="008672B6">
        <w:t>syndication allotment</w:t>
      </w:r>
      <w:r w:rsidRPr="003A7B36">
        <w:t xml:space="preserve"> is updated to “Pending Approval”.</w:t>
      </w:r>
    </w:p>
    <w:p w14:paraId="684674EC" w14:textId="77777777" w:rsidR="002A6D76" w:rsidRDefault="002A6D76" w:rsidP="002A6D76">
      <w:pPr>
        <w:pStyle w:val="ListParagraph"/>
      </w:pPr>
      <w:r>
        <w:t>The event is added to the audit log and submission history.</w:t>
      </w:r>
    </w:p>
    <w:p w14:paraId="7200620C" w14:textId="449290C0" w:rsidR="002A6D76" w:rsidRDefault="002A6D76" w:rsidP="002A6D76">
      <w:pPr>
        <w:pStyle w:val="ListParagraph"/>
      </w:pPr>
      <w:r>
        <w:t xml:space="preserve">Emails are sent to the checkers to inform them of the </w:t>
      </w:r>
      <w:r w:rsidR="008672B6">
        <w:t>syndication allotment</w:t>
      </w:r>
      <w:r>
        <w:t xml:space="preserve"> which was requested </w:t>
      </w:r>
      <w:r w:rsidR="008672B6">
        <w:t>for approval.</w:t>
      </w:r>
    </w:p>
    <w:p w14:paraId="13BE5EEC" w14:textId="6000BEC4" w:rsidR="002A6D76" w:rsidRDefault="002A6D76" w:rsidP="002A6D76">
      <w:pPr>
        <w:pStyle w:val="ListParagraph"/>
      </w:pPr>
      <w:r>
        <w:t xml:space="preserve">User is redirected back to the </w:t>
      </w:r>
      <w:r w:rsidR="008672B6">
        <w:t>Syndication Allotment</w:t>
      </w:r>
      <w:r>
        <w:t xml:space="preserve"> Listing Page.</w:t>
      </w:r>
    </w:p>
    <w:p w14:paraId="094C4141" w14:textId="77777777" w:rsidR="002A6D76" w:rsidRDefault="002A6D76" w:rsidP="002A6D76">
      <w:pPr>
        <w:pStyle w:val="ListParagraph"/>
      </w:pPr>
      <w:r>
        <w:t>User views a temporary toast notification informing that the unpublish request was sent.</w:t>
      </w:r>
    </w:p>
    <w:p w14:paraId="4C84C81C" w14:textId="660A4B31" w:rsidR="004053E7" w:rsidRDefault="004053E7" w:rsidP="004053E7">
      <w:pPr>
        <w:pStyle w:val="Heading3"/>
      </w:pPr>
      <w:bookmarkStart w:id="295" w:name="_Toc219384589"/>
      <w:r>
        <w:t>Syndication Allotment Page</w:t>
      </w:r>
      <w:bookmarkEnd w:id="295"/>
    </w:p>
    <w:p w14:paraId="17D4A3E0" w14:textId="0B15EB77" w:rsidR="004053E7" w:rsidRDefault="004053E7" w:rsidP="004053E7">
      <w:r>
        <w:t xml:space="preserve">Refer to </w:t>
      </w:r>
      <w:r>
        <w:fldChar w:fldCharType="begin"/>
      </w:r>
      <w:r>
        <w:instrText xml:space="preserve"> REF _Ref218021755 \r \h </w:instrText>
      </w:r>
      <w:r>
        <w:fldChar w:fldCharType="separate"/>
      </w:r>
      <w:r w:rsidR="001108F9">
        <w:t>2.7.6</w:t>
      </w:r>
      <w:r>
        <w:fldChar w:fldCharType="end"/>
      </w:r>
      <w:r>
        <w:t xml:space="preserve"> </w:t>
      </w:r>
      <w:r>
        <w:fldChar w:fldCharType="begin"/>
      </w:r>
      <w:r>
        <w:instrText xml:space="preserve"> REF _Ref218021755 \h </w:instrText>
      </w:r>
      <w:r>
        <w:fldChar w:fldCharType="separate"/>
      </w:r>
      <w:r w:rsidR="001108F9">
        <w:t>Syndication</w:t>
      </w:r>
      <w:r w:rsidR="001108F9" w:rsidRPr="00D13A3C">
        <w:t xml:space="preserve"> Details Page</w:t>
      </w:r>
      <w:r>
        <w:fldChar w:fldCharType="end"/>
      </w:r>
      <w:r>
        <w:t xml:space="preserve"> for the screen elements in the Syndication Allotment page. In this use case, the page contains additional elements in the Page Header.</w:t>
      </w:r>
    </w:p>
    <w:p w14:paraId="539F99BF" w14:textId="77777777" w:rsidR="004053E7" w:rsidRDefault="004053E7" w:rsidP="004053E7">
      <w:pPr>
        <w:pStyle w:val="Heading4"/>
      </w:pPr>
      <w:r>
        <w:t>Wireframe</w:t>
      </w:r>
    </w:p>
    <w:p w14:paraId="2CDA1845" w14:textId="410D63D6" w:rsidR="004053E7" w:rsidRDefault="004053E7" w:rsidP="004053E7">
      <w:r>
        <w:t xml:space="preserve">Refer to </w:t>
      </w:r>
      <w:r>
        <w:fldChar w:fldCharType="begin"/>
      </w:r>
      <w:r>
        <w:instrText xml:space="preserve"> REF _Ref215243926 \r \h </w:instrText>
      </w:r>
      <w:r>
        <w:fldChar w:fldCharType="separate"/>
      </w:r>
      <w:r w:rsidR="001108F9">
        <w:t>2.7.6.1</w:t>
      </w:r>
      <w:r>
        <w:fldChar w:fldCharType="end"/>
      </w:r>
      <w:r>
        <w:t xml:space="preserve"> </w:t>
      </w:r>
      <w:r>
        <w:fldChar w:fldCharType="begin"/>
      </w:r>
      <w:r>
        <w:instrText xml:space="preserve"> REF _Ref215243926 \h </w:instrText>
      </w:r>
      <w:r>
        <w:fldChar w:fldCharType="separate"/>
      </w:r>
      <w:r w:rsidR="001108F9">
        <w:t>Wireframe</w:t>
      </w:r>
      <w:r>
        <w:fldChar w:fldCharType="end"/>
      </w:r>
      <w:r>
        <w:t>.</w:t>
      </w:r>
    </w:p>
    <w:p w14:paraId="45E1C76A" w14:textId="77777777" w:rsidR="004053E7" w:rsidRDefault="004053E7" w:rsidP="004053E7">
      <w:pPr>
        <w:pStyle w:val="Heading4"/>
      </w:pPr>
      <w:r>
        <w:t>Page Header</w:t>
      </w:r>
    </w:p>
    <w:tbl>
      <w:tblPr>
        <w:tblStyle w:val="TableGrid"/>
        <w:tblW w:w="0" w:type="auto"/>
        <w:tblLook w:val="04A0" w:firstRow="1" w:lastRow="0" w:firstColumn="1" w:lastColumn="0" w:noHBand="0" w:noVBand="1"/>
      </w:tblPr>
      <w:tblGrid>
        <w:gridCol w:w="562"/>
        <w:gridCol w:w="2248"/>
        <w:gridCol w:w="1701"/>
        <w:gridCol w:w="2147"/>
        <w:gridCol w:w="3685"/>
      </w:tblGrid>
      <w:tr w:rsidR="004053E7" w:rsidRPr="007C7C7F" w14:paraId="4C7D1E0F" w14:textId="77777777" w:rsidTr="00920971">
        <w:tc>
          <w:tcPr>
            <w:tcW w:w="562" w:type="dxa"/>
            <w:shd w:val="clear" w:color="auto" w:fill="E7E6E6" w:themeFill="background2"/>
          </w:tcPr>
          <w:p w14:paraId="01ABF7C4" w14:textId="77777777" w:rsidR="004053E7" w:rsidRPr="007D7B67" w:rsidRDefault="004053E7" w:rsidP="00920971">
            <w:pPr>
              <w:pStyle w:val="NoSpacing"/>
              <w:jc w:val="center"/>
              <w:rPr>
                <w:b/>
                <w:bCs/>
              </w:rPr>
            </w:pPr>
            <w:r w:rsidRPr="007D7B67">
              <w:rPr>
                <w:rFonts w:cstheme="minorHAnsi"/>
                <w:b/>
                <w:bCs/>
              </w:rPr>
              <w:t>S/N</w:t>
            </w:r>
          </w:p>
        </w:tc>
        <w:tc>
          <w:tcPr>
            <w:tcW w:w="2248" w:type="dxa"/>
            <w:shd w:val="clear" w:color="auto" w:fill="E7E6E6" w:themeFill="background2"/>
          </w:tcPr>
          <w:p w14:paraId="3D4CCDE7" w14:textId="77777777" w:rsidR="004053E7" w:rsidRPr="007D7B67" w:rsidRDefault="004053E7" w:rsidP="00920971">
            <w:pPr>
              <w:pStyle w:val="NoSpacing"/>
              <w:jc w:val="center"/>
              <w:rPr>
                <w:b/>
                <w:bCs/>
              </w:rPr>
            </w:pPr>
            <w:r w:rsidRPr="007D7B67">
              <w:rPr>
                <w:rFonts w:cstheme="minorHAnsi"/>
                <w:b/>
                <w:bCs/>
              </w:rPr>
              <w:t>Name</w:t>
            </w:r>
          </w:p>
        </w:tc>
        <w:tc>
          <w:tcPr>
            <w:tcW w:w="1701" w:type="dxa"/>
            <w:shd w:val="clear" w:color="auto" w:fill="E7E6E6" w:themeFill="background2"/>
          </w:tcPr>
          <w:p w14:paraId="4683FD7F" w14:textId="77777777" w:rsidR="004053E7" w:rsidRPr="007D7B67" w:rsidRDefault="004053E7" w:rsidP="00920971">
            <w:pPr>
              <w:pStyle w:val="TableHeading"/>
              <w:jc w:val="center"/>
              <w:rPr>
                <w:rFonts w:asciiTheme="minorHAnsi" w:hAnsiTheme="minorHAnsi" w:cstheme="minorHAnsi"/>
                <w:bCs/>
              </w:rPr>
            </w:pPr>
            <w:r w:rsidRPr="007D7B67">
              <w:rPr>
                <w:rFonts w:asciiTheme="minorHAnsi" w:hAnsiTheme="minorHAnsi" w:cstheme="minorHAnsi"/>
                <w:bCs/>
              </w:rPr>
              <w:t>Type</w:t>
            </w:r>
          </w:p>
          <w:p w14:paraId="50A0D52A" w14:textId="77777777" w:rsidR="004053E7" w:rsidRPr="007D7B67" w:rsidRDefault="004053E7" w:rsidP="00920971">
            <w:pPr>
              <w:pStyle w:val="NoSpacing"/>
              <w:jc w:val="center"/>
              <w:rPr>
                <w:b/>
                <w:bCs/>
              </w:rPr>
            </w:pPr>
            <w:r w:rsidRPr="007D7B67">
              <w:rPr>
                <w:rFonts w:cstheme="minorHAnsi"/>
                <w:b/>
                <w:bCs/>
              </w:rPr>
              <w:t>(Max Length)</w:t>
            </w:r>
          </w:p>
        </w:tc>
        <w:tc>
          <w:tcPr>
            <w:tcW w:w="2147" w:type="dxa"/>
            <w:shd w:val="clear" w:color="auto" w:fill="E7E6E6" w:themeFill="background2"/>
          </w:tcPr>
          <w:p w14:paraId="451E98E7" w14:textId="77777777" w:rsidR="004053E7" w:rsidRPr="007D7B67" w:rsidRDefault="004053E7" w:rsidP="00920971">
            <w:pPr>
              <w:pStyle w:val="NoSpacing"/>
              <w:jc w:val="center"/>
              <w:rPr>
                <w:b/>
                <w:bCs/>
              </w:rPr>
            </w:pPr>
            <w:r w:rsidRPr="007D7B67">
              <w:rPr>
                <w:rFonts w:cstheme="minorHAnsi"/>
                <w:b/>
                <w:bCs/>
              </w:rPr>
              <w:t>Validation Rules</w:t>
            </w:r>
          </w:p>
        </w:tc>
        <w:tc>
          <w:tcPr>
            <w:tcW w:w="3685" w:type="dxa"/>
            <w:shd w:val="clear" w:color="auto" w:fill="E7E6E6" w:themeFill="background2"/>
          </w:tcPr>
          <w:p w14:paraId="41DCBE4B" w14:textId="77777777" w:rsidR="004053E7" w:rsidRPr="007D7B67" w:rsidRDefault="004053E7" w:rsidP="00920971">
            <w:pPr>
              <w:pStyle w:val="NoSpacing"/>
              <w:jc w:val="center"/>
              <w:rPr>
                <w:rFonts w:cstheme="minorHAnsi"/>
                <w:b/>
                <w:bCs/>
              </w:rPr>
            </w:pPr>
            <w:r>
              <w:rPr>
                <w:rFonts w:cstheme="minorHAnsi"/>
                <w:b/>
                <w:bCs/>
              </w:rPr>
              <w:t>Remarks</w:t>
            </w:r>
          </w:p>
        </w:tc>
      </w:tr>
      <w:tr w:rsidR="004053E7" w:rsidRPr="007C7C7F" w14:paraId="25078BDA" w14:textId="77777777" w:rsidTr="00920971">
        <w:tc>
          <w:tcPr>
            <w:tcW w:w="562" w:type="dxa"/>
          </w:tcPr>
          <w:p w14:paraId="76F704FB" w14:textId="77777777" w:rsidR="004053E7" w:rsidRPr="007C7C7F" w:rsidRDefault="004053E7" w:rsidP="00920971">
            <w:pPr>
              <w:pStyle w:val="NoSpacing"/>
            </w:pPr>
            <w:r>
              <w:rPr>
                <w:rFonts w:cstheme="minorHAnsi"/>
              </w:rPr>
              <w:t>1</w:t>
            </w:r>
          </w:p>
        </w:tc>
        <w:tc>
          <w:tcPr>
            <w:tcW w:w="2248" w:type="dxa"/>
          </w:tcPr>
          <w:p w14:paraId="7D8701B9" w14:textId="2AC274E9" w:rsidR="004053E7" w:rsidRPr="00CE0D19" w:rsidRDefault="004053E7" w:rsidP="00920971">
            <w:pPr>
              <w:pStyle w:val="NoSpacing"/>
              <w:jc w:val="left"/>
            </w:pPr>
            <w:r>
              <w:rPr>
                <w:rFonts w:cstheme="minorHAnsi"/>
              </w:rPr>
              <w:t xml:space="preserve">Upload </w:t>
            </w:r>
            <w:r w:rsidR="00826B17">
              <w:rPr>
                <w:rFonts w:cstheme="minorHAnsi"/>
              </w:rPr>
              <w:t xml:space="preserve">public offer </w:t>
            </w:r>
          </w:p>
        </w:tc>
        <w:tc>
          <w:tcPr>
            <w:tcW w:w="1701" w:type="dxa"/>
          </w:tcPr>
          <w:p w14:paraId="3F5A0FD1" w14:textId="77777777" w:rsidR="004053E7" w:rsidRPr="00901608" w:rsidRDefault="004053E7" w:rsidP="00920971">
            <w:pPr>
              <w:pStyle w:val="NoSpacing"/>
            </w:pPr>
            <w:r>
              <w:rPr>
                <w:rFonts w:cstheme="minorHAnsi"/>
              </w:rPr>
              <w:t>Tertiary button</w:t>
            </w:r>
          </w:p>
        </w:tc>
        <w:tc>
          <w:tcPr>
            <w:tcW w:w="2147" w:type="dxa"/>
          </w:tcPr>
          <w:p w14:paraId="7D1D9745" w14:textId="77777777" w:rsidR="004053E7" w:rsidRPr="00901608" w:rsidRDefault="004053E7" w:rsidP="00920971">
            <w:pPr>
              <w:pStyle w:val="NoSpacing"/>
            </w:pPr>
          </w:p>
        </w:tc>
        <w:tc>
          <w:tcPr>
            <w:tcW w:w="3685" w:type="dxa"/>
          </w:tcPr>
          <w:p w14:paraId="734123CE" w14:textId="77777777" w:rsidR="004053E7" w:rsidRPr="00901608" w:rsidRDefault="004053E7" w:rsidP="00920971">
            <w:pPr>
              <w:pStyle w:val="NoSpacing"/>
            </w:pPr>
            <w:r>
              <w:t xml:space="preserve">Opens the Upload File Modal. Refer to 2.15.5 Upload File Modal.  </w:t>
            </w:r>
          </w:p>
        </w:tc>
      </w:tr>
    </w:tbl>
    <w:p w14:paraId="41E38F9A" w14:textId="7F2CF037" w:rsidR="002A6D76" w:rsidRPr="00FB542A" w:rsidRDefault="00FB542A" w:rsidP="00FB542A">
      <w:pPr>
        <w:jc w:val="center"/>
        <w:rPr>
          <w:b/>
          <w:bCs/>
          <w:sz w:val="20"/>
          <w:szCs w:val="20"/>
          <w:lang w:val="en-US"/>
        </w:rPr>
      </w:pPr>
      <w:r w:rsidRPr="00FB542A">
        <w:rPr>
          <w:b/>
          <w:bCs/>
          <w:sz w:val="20"/>
          <w:szCs w:val="20"/>
        </w:rPr>
        <w:t xml:space="preserve">Table </w:t>
      </w:r>
      <w:r w:rsidRPr="00FB542A">
        <w:rPr>
          <w:b/>
          <w:bCs/>
          <w:sz w:val="20"/>
          <w:szCs w:val="20"/>
        </w:rPr>
        <w:fldChar w:fldCharType="begin"/>
      </w:r>
      <w:r w:rsidRPr="00FB542A">
        <w:rPr>
          <w:b/>
          <w:bCs/>
          <w:sz w:val="20"/>
          <w:szCs w:val="20"/>
        </w:rPr>
        <w:instrText xml:space="preserve"> SEQ Table \* ARABIC </w:instrText>
      </w:r>
      <w:r w:rsidRPr="00FB542A">
        <w:rPr>
          <w:b/>
          <w:bCs/>
          <w:sz w:val="20"/>
          <w:szCs w:val="20"/>
        </w:rPr>
        <w:fldChar w:fldCharType="separate"/>
      </w:r>
      <w:r w:rsidR="001108F9">
        <w:rPr>
          <w:b/>
          <w:bCs/>
          <w:noProof/>
          <w:sz w:val="20"/>
          <w:szCs w:val="20"/>
        </w:rPr>
        <w:t>41</w:t>
      </w:r>
      <w:r w:rsidRPr="00FB542A">
        <w:rPr>
          <w:b/>
          <w:bCs/>
          <w:sz w:val="20"/>
          <w:szCs w:val="20"/>
        </w:rPr>
        <w:fldChar w:fldCharType="end"/>
      </w:r>
      <w:r w:rsidRPr="00FB542A">
        <w:rPr>
          <w:b/>
          <w:bCs/>
          <w:sz w:val="20"/>
          <w:szCs w:val="20"/>
        </w:rPr>
        <w:t>:</w:t>
      </w:r>
      <w:r>
        <w:rPr>
          <w:b/>
          <w:bCs/>
          <w:sz w:val="20"/>
          <w:szCs w:val="20"/>
        </w:rPr>
        <w:t xml:space="preserve"> Page Header Screen Elements</w:t>
      </w:r>
    </w:p>
    <w:p w14:paraId="4F10F977" w14:textId="479B729D" w:rsidR="002A6D76" w:rsidRDefault="002A6D76" w:rsidP="002A6D76">
      <w:pPr>
        <w:pStyle w:val="Heading2"/>
      </w:pPr>
      <w:bookmarkStart w:id="296" w:name="_Toc219384590"/>
      <w:r>
        <w:t>Upload Placement Tranche</w:t>
      </w:r>
      <w:bookmarkEnd w:id="296"/>
    </w:p>
    <w:p w14:paraId="53407AD3" w14:textId="77777777" w:rsidR="002A6D76" w:rsidRPr="00D50758" w:rsidRDefault="002A6D76" w:rsidP="002A6D76">
      <w:pPr>
        <w:pStyle w:val="Heading3"/>
      </w:pPr>
      <w:bookmarkStart w:id="297" w:name="_Toc219384591"/>
      <w:r>
        <w:lastRenderedPageBreak/>
        <w:t>Description</w:t>
      </w:r>
      <w:bookmarkEnd w:id="297"/>
    </w:p>
    <w:p w14:paraId="6BB4D73A" w14:textId="107AF59C" w:rsidR="002A6D76" w:rsidRDefault="002A6D76" w:rsidP="002A6D76">
      <w:r w:rsidRPr="007133F0">
        <w:t xml:space="preserve">This use case enables </w:t>
      </w:r>
      <w:r w:rsidR="00B94809">
        <w:t xml:space="preserve">Syndication Allotment </w:t>
      </w:r>
      <w:r w:rsidRPr="007133F0">
        <w:t xml:space="preserve">Makers to </w:t>
      </w:r>
      <w:r>
        <w:t xml:space="preserve">request for </w:t>
      </w:r>
      <w:r w:rsidR="00B94809">
        <w:t>placement tranche uploads to be approved</w:t>
      </w:r>
      <w:r w:rsidRPr="007133F0">
        <w:t xml:space="preserve">. This is typically used when the </w:t>
      </w:r>
      <w:r w:rsidR="00B94809">
        <w:t>B&amp;D Bank is unable to upload the placement tranche file themselves</w:t>
      </w:r>
      <w:r w:rsidRPr="00AC0961">
        <w:t>.</w:t>
      </w:r>
      <w:r>
        <w:t xml:space="preserve"> The request must be approved by a </w:t>
      </w:r>
      <w:r w:rsidR="00293568">
        <w:t xml:space="preserve">Syndication Allotment </w:t>
      </w:r>
      <w:r>
        <w:t>Checker.</w:t>
      </w:r>
    </w:p>
    <w:p w14:paraId="13B1BF77" w14:textId="77777777" w:rsidR="002A6D76" w:rsidRDefault="002A6D76" w:rsidP="002A6D76">
      <w:pPr>
        <w:pStyle w:val="Heading3"/>
      </w:pPr>
      <w:bookmarkStart w:id="298" w:name="_Toc219384592"/>
      <w:r>
        <w:t>Preconditions</w:t>
      </w:r>
      <w:bookmarkEnd w:id="298"/>
    </w:p>
    <w:p w14:paraId="250AE138" w14:textId="77777777" w:rsidR="002A6D76" w:rsidRDefault="002A6D76" w:rsidP="002A6D76">
      <w:pPr>
        <w:pStyle w:val="ListParagraph"/>
      </w:pPr>
      <w:r>
        <w:t>User logs in to the Intranet Portal.</w:t>
      </w:r>
    </w:p>
    <w:p w14:paraId="2D6EE288" w14:textId="623B15F1" w:rsidR="002A6D76" w:rsidRDefault="002A6D76" w:rsidP="002A6D76">
      <w:pPr>
        <w:pStyle w:val="ListParagraph"/>
      </w:pPr>
      <w:r>
        <w:t xml:space="preserve">User accesses the </w:t>
      </w:r>
      <w:r w:rsidR="006E6BC4">
        <w:t>Syndication Allotment</w:t>
      </w:r>
      <w:r>
        <w:t xml:space="preserve"> Page.</w:t>
      </w:r>
    </w:p>
    <w:p w14:paraId="11F5564C" w14:textId="3EC379BC" w:rsidR="002A6D76" w:rsidRDefault="002A6D76" w:rsidP="002A6D76">
      <w:pPr>
        <w:pStyle w:val="ListParagraph"/>
      </w:pPr>
      <w:r>
        <w:t>The announcement is of the status “</w:t>
      </w:r>
      <w:r w:rsidR="006E6BC4">
        <w:t>Pending placement</w:t>
      </w:r>
      <w:r>
        <w:t>”</w:t>
      </w:r>
      <w:r w:rsidR="006E6BC4">
        <w:t xml:space="preserve"> or “Pending verification”</w:t>
      </w:r>
      <w:r>
        <w:t>.</w:t>
      </w:r>
    </w:p>
    <w:p w14:paraId="5A4268C0" w14:textId="0885CBEE" w:rsidR="00D30DDD" w:rsidRDefault="00D30DDD" w:rsidP="002A6D76">
      <w:pPr>
        <w:pStyle w:val="ListParagraph"/>
      </w:pPr>
      <w:r>
        <w:t xml:space="preserve">Refer to 2.15 Upload Allotment File for more information on the file upload behaviour. </w:t>
      </w:r>
    </w:p>
    <w:p w14:paraId="0BFC61C0" w14:textId="77777777" w:rsidR="002A6D76" w:rsidRDefault="002A6D76" w:rsidP="002A6D76">
      <w:pPr>
        <w:pStyle w:val="Heading3"/>
      </w:pPr>
      <w:bookmarkStart w:id="299" w:name="_Toc219384593"/>
      <w:r>
        <w:t>Business Requirements</w:t>
      </w:r>
      <w:bookmarkEnd w:id="299"/>
    </w:p>
    <w:p w14:paraId="6C3EC8CE" w14:textId="77777777" w:rsidR="002A6D76" w:rsidRPr="0068320A" w:rsidRDefault="002A6D76" w:rsidP="002A6D76">
      <w:pPr>
        <w:pStyle w:val="ListParagraph"/>
        <w:rPr>
          <w:b/>
          <w:bCs/>
        </w:rPr>
      </w:pPr>
      <w:r w:rsidRPr="0068320A">
        <w:rPr>
          <w:b/>
          <w:bCs/>
        </w:rPr>
        <w:t xml:space="preserve">Role-based Access Control: </w:t>
      </w:r>
    </w:p>
    <w:p w14:paraId="3FAA80AB" w14:textId="77777777" w:rsidR="002A6D76" w:rsidRDefault="002A6D76" w:rsidP="002A6D76">
      <w:pPr>
        <w:pStyle w:val="ListParagraph"/>
        <w:numPr>
          <w:ilvl w:val="1"/>
          <w:numId w:val="2"/>
        </w:numPr>
        <w:ind w:left="1276" w:hanging="425"/>
      </w:pPr>
      <w:r>
        <w:t>Announcement Maker</w:t>
      </w:r>
    </w:p>
    <w:p w14:paraId="0B170773" w14:textId="77777777" w:rsidR="002A6D76" w:rsidRDefault="002A6D76" w:rsidP="002A6D76">
      <w:pPr>
        <w:pStyle w:val="Heading3"/>
      </w:pPr>
      <w:bookmarkStart w:id="300" w:name="_Toc219384594"/>
      <w:r>
        <w:t>Post Conditions</w:t>
      </w:r>
      <w:bookmarkEnd w:id="300"/>
    </w:p>
    <w:p w14:paraId="0D858CC4" w14:textId="77777777" w:rsidR="002A6D76" w:rsidRPr="003A7B36" w:rsidRDefault="002A6D76" w:rsidP="002A6D76">
      <w:pPr>
        <w:pStyle w:val="ListParagraph"/>
      </w:pPr>
      <w:r w:rsidRPr="003A7B36">
        <w:t>An instance of the BPMN workflow is created.</w:t>
      </w:r>
    </w:p>
    <w:p w14:paraId="5775E157" w14:textId="4B02DE3D" w:rsidR="002A6D76" w:rsidRPr="003A7B36" w:rsidRDefault="002A6D76" w:rsidP="002A6D76">
      <w:pPr>
        <w:pStyle w:val="ListParagraph"/>
      </w:pPr>
      <w:r w:rsidRPr="003A7B36">
        <w:t xml:space="preserve">The status of the </w:t>
      </w:r>
      <w:r w:rsidR="004B74B6">
        <w:t xml:space="preserve">syndication allotment </w:t>
      </w:r>
      <w:r w:rsidRPr="003A7B36">
        <w:t>is updated to “Pending Approval”.</w:t>
      </w:r>
    </w:p>
    <w:p w14:paraId="6052B1E7" w14:textId="77777777" w:rsidR="002A6D76" w:rsidRDefault="002A6D76" w:rsidP="002A6D76">
      <w:pPr>
        <w:pStyle w:val="ListParagraph"/>
      </w:pPr>
      <w:r>
        <w:t>The event is added to the audit log and submission history.</w:t>
      </w:r>
    </w:p>
    <w:p w14:paraId="5F7FC8F4" w14:textId="44A51B9E" w:rsidR="002A6D76" w:rsidRDefault="002A6D76" w:rsidP="002A6D76">
      <w:pPr>
        <w:pStyle w:val="ListParagraph"/>
      </w:pPr>
      <w:r>
        <w:t xml:space="preserve">Emails are sent to the checkers to inform them of the </w:t>
      </w:r>
      <w:r w:rsidR="004B74B6">
        <w:t>syndication allotment</w:t>
      </w:r>
      <w:r>
        <w:t xml:space="preserve"> which was requested </w:t>
      </w:r>
      <w:r w:rsidR="004B74B6">
        <w:t xml:space="preserve">for approval for the file upload. </w:t>
      </w:r>
    </w:p>
    <w:p w14:paraId="444D10E8" w14:textId="01CB033A" w:rsidR="002A6D76" w:rsidRDefault="002A6D76" w:rsidP="002A6D76">
      <w:pPr>
        <w:pStyle w:val="ListParagraph"/>
      </w:pPr>
      <w:r>
        <w:t xml:space="preserve">User is redirected back to the </w:t>
      </w:r>
      <w:r w:rsidR="00A662A1">
        <w:t>Syndication Allotment</w:t>
      </w:r>
      <w:r>
        <w:t xml:space="preserve"> Listing Page.</w:t>
      </w:r>
    </w:p>
    <w:p w14:paraId="5B8E6D12" w14:textId="6117C260" w:rsidR="002A6D76" w:rsidRDefault="002A6D76" w:rsidP="002A6D76">
      <w:pPr>
        <w:pStyle w:val="ListParagraph"/>
      </w:pPr>
      <w:r>
        <w:t xml:space="preserve">User views a temporary toast notification informing that the </w:t>
      </w:r>
      <w:r w:rsidR="00BF7795">
        <w:t>approval</w:t>
      </w:r>
      <w:r>
        <w:t xml:space="preserve"> request was sent.</w:t>
      </w:r>
    </w:p>
    <w:p w14:paraId="5F94319F" w14:textId="77777777" w:rsidR="002A6D76" w:rsidRPr="002A6D76" w:rsidRDefault="002A6D76" w:rsidP="002A6D76">
      <w:pPr>
        <w:rPr>
          <w:lang w:val="en-US"/>
        </w:rPr>
      </w:pPr>
    </w:p>
    <w:p w14:paraId="6BCC766F" w14:textId="77777777" w:rsidR="00187473" w:rsidRDefault="00187473" w:rsidP="00187473">
      <w:pPr>
        <w:pStyle w:val="Heading3"/>
      </w:pPr>
      <w:bookmarkStart w:id="301" w:name="_Toc219384595"/>
      <w:r>
        <w:t>Syndication Allotment Page</w:t>
      </w:r>
      <w:bookmarkEnd w:id="301"/>
    </w:p>
    <w:p w14:paraId="1DE86BB3" w14:textId="1EE2D9C5" w:rsidR="00187473" w:rsidRDefault="00187473" w:rsidP="00187473">
      <w:r>
        <w:t xml:space="preserve">Refer to </w:t>
      </w:r>
      <w:r>
        <w:fldChar w:fldCharType="begin"/>
      </w:r>
      <w:r>
        <w:instrText xml:space="preserve"> REF _Ref218021755 \r \h </w:instrText>
      </w:r>
      <w:r>
        <w:fldChar w:fldCharType="separate"/>
      </w:r>
      <w:r w:rsidR="001108F9">
        <w:t>2.7.6</w:t>
      </w:r>
      <w:r>
        <w:fldChar w:fldCharType="end"/>
      </w:r>
      <w:r>
        <w:t xml:space="preserve"> </w:t>
      </w:r>
      <w:r>
        <w:fldChar w:fldCharType="begin"/>
      </w:r>
      <w:r>
        <w:instrText xml:space="preserve"> REF _Ref218021755 \h </w:instrText>
      </w:r>
      <w:r>
        <w:fldChar w:fldCharType="separate"/>
      </w:r>
      <w:r w:rsidR="001108F9">
        <w:t>Syndication</w:t>
      </w:r>
      <w:r w:rsidR="001108F9" w:rsidRPr="00D13A3C">
        <w:t xml:space="preserve"> Details Page</w:t>
      </w:r>
      <w:r>
        <w:fldChar w:fldCharType="end"/>
      </w:r>
      <w:r>
        <w:t xml:space="preserve"> for the screen elements in the Syndication Allotment page. In this use case, the page contains additional elements in the Page Header.</w:t>
      </w:r>
    </w:p>
    <w:p w14:paraId="787870BD" w14:textId="77777777" w:rsidR="00187473" w:rsidRDefault="00187473" w:rsidP="00187473">
      <w:pPr>
        <w:pStyle w:val="Heading4"/>
      </w:pPr>
      <w:r>
        <w:t>Wireframe</w:t>
      </w:r>
    </w:p>
    <w:p w14:paraId="3F8A0423" w14:textId="56DD7EA6" w:rsidR="00187473" w:rsidRDefault="00187473" w:rsidP="00187473">
      <w:r>
        <w:t xml:space="preserve">Refer to </w:t>
      </w:r>
      <w:r>
        <w:fldChar w:fldCharType="begin"/>
      </w:r>
      <w:r>
        <w:instrText xml:space="preserve"> REF _Ref215243926 \r \h </w:instrText>
      </w:r>
      <w:r>
        <w:fldChar w:fldCharType="separate"/>
      </w:r>
      <w:r w:rsidR="001108F9">
        <w:t>2.7.6.1</w:t>
      </w:r>
      <w:r>
        <w:fldChar w:fldCharType="end"/>
      </w:r>
      <w:r>
        <w:t xml:space="preserve"> </w:t>
      </w:r>
      <w:r>
        <w:fldChar w:fldCharType="begin"/>
      </w:r>
      <w:r>
        <w:instrText xml:space="preserve"> REF _Ref215243926 \h </w:instrText>
      </w:r>
      <w:r>
        <w:fldChar w:fldCharType="separate"/>
      </w:r>
      <w:r w:rsidR="001108F9">
        <w:t>Wireframe</w:t>
      </w:r>
      <w:r>
        <w:fldChar w:fldCharType="end"/>
      </w:r>
      <w:r>
        <w:t>.</w:t>
      </w:r>
    </w:p>
    <w:p w14:paraId="2CCD87C3" w14:textId="77777777" w:rsidR="00187473" w:rsidRDefault="00187473" w:rsidP="00187473">
      <w:pPr>
        <w:pStyle w:val="Heading4"/>
      </w:pPr>
      <w:r>
        <w:t>Page Header</w:t>
      </w:r>
    </w:p>
    <w:tbl>
      <w:tblPr>
        <w:tblStyle w:val="TableGrid"/>
        <w:tblW w:w="0" w:type="auto"/>
        <w:tblLook w:val="04A0" w:firstRow="1" w:lastRow="0" w:firstColumn="1" w:lastColumn="0" w:noHBand="0" w:noVBand="1"/>
      </w:tblPr>
      <w:tblGrid>
        <w:gridCol w:w="562"/>
        <w:gridCol w:w="2248"/>
        <w:gridCol w:w="1701"/>
        <w:gridCol w:w="2147"/>
        <w:gridCol w:w="3685"/>
      </w:tblGrid>
      <w:tr w:rsidR="00187473" w:rsidRPr="007C7C7F" w14:paraId="2487B5DE" w14:textId="77777777" w:rsidTr="00920971">
        <w:tc>
          <w:tcPr>
            <w:tcW w:w="562" w:type="dxa"/>
            <w:shd w:val="clear" w:color="auto" w:fill="E7E6E6" w:themeFill="background2"/>
          </w:tcPr>
          <w:p w14:paraId="63DDFD88" w14:textId="77777777" w:rsidR="00187473" w:rsidRPr="007D7B67" w:rsidRDefault="00187473" w:rsidP="00920971">
            <w:pPr>
              <w:pStyle w:val="NoSpacing"/>
              <w:jc w:val="center"/>
              <w:rPr>
                <w:b/>
                <w:bCs/>
              </w:rPr>
            </w:pPr>
            <w:r w:rsidRPr="007D7B67">
              <w:rPr>
                <w:rFonts w:cstheme="minorHAnsi"/>
                <w:b/>
                <w:bCs/>
              </w:rPr>
              <w:t>S/N</w:t>
            </w:r>
          </w:p>
        </w:tc>
        <w:tc>
          <w:tcPr>
            <w:tcW w:w="2248" w:type="dxa"/>
            <w:shd w:val="clear" w:color="auto" w:fill="E7E6E6" w:themeFill="background2"/>
          </w:tcPr>
          <w:p w14:paraId="5654455D" w14:textId="77777777" w:rsidR="00187473" w:rsidRPr="007D7B67" w:rsidRDefault="00187473" w:rsidP="00920971">
            <w:pPr>
              <w:pStyle w:val="NoSpacing"/>
              <w:jc w:val="center"/>
              <w:rPr>
                <w:b/>
                <w:bCs/>
              </w:rPr>
            </w:pPr>
            <w:r w:rsidRPr="007D7B67">
              <w:rPr>
                <w:rFonts w:cstheme="minorHAnsi"/>
                <w:b/>
                <w:bCs/>
              </w:rPr>
              <w:t>Name</w:t>
            </w:r>
          </w:p>
        </w:tc>
        <w:tc>
          <w:tcPr>
            <w:tcW w:w="1701" w:type="dxa"/>
            <w:shd w:val="clear" w:color="auto" w:fill="E7E6E6" w:themeFill="background2"/>
          </w:tcPr>
          <w:p w14:paraId="79F5DD65" w14:textId="77777777" w:rsidR="00187473" w:rsidRPr="007D7B67" w:rsidRDefault="00187473" w:rsidP="00920971">
            <w:pPr>
              <w:pStyle w:val="TableHeading"/>
              <w:jc w:val="center"/>
              <w:rPr>
                <w:rFonts w:asciiTheme="minorHAnsi" w:hAnsiTheme="minorHAnsi" w:cstheme="minorHAnsi"/>
                <w:bCs/>
              </w:rPr>
            </w:pPr>
            <w:r w:rsidRPr="007D7B67">
              <w:rPr>
                <w:rFonts w:asciiTheme="minorHAnsi" w:hAnsiTheme="minorHAnsi" w:cstheme="minorHAnsi"/>
                <w:bCs/>
              </w:rPr>
              <w:t>Type</w:t>
            </w:r>
          </w:p>
          <w:p w14:paraId="683B5902" w14:textId="77777777" w:rsidR="00187473" w:rsidRPr="007D7B67" w:rsidRDefault="00187473" w:rsidP="00920971">
            <w:pPr>
              <w:pStyle w:val="NoSpacing"/>
              <w:jc w:val="center"/>
              <w:rPr>
                <w:b/>
                <w:bCs/>
              </w:rPr>
            </w:pPr>
            <w:r w:rsidRPr="007D7B67">
              <w:rPr>
                <w:rFonts w:cstheme="minorHAnsi"/>
                <w:b/>
                <w:bCs/>
              </w:rPr>
              <w:t>(Max Length)</w:t>
            </w:r>
          </w:p>
        </w:tc>
        <w:tc>
          <w:tcPr>
            <w:tcW w:w="2147" w:type="dxa"/>
            <w:shd w:val="clear" w:color="auto" w:fill="E7E6E6" w:themeFill="background2"/>
          </w:tcPr>
          <w:p w14:paraId="47D2A287" w14:textId="77777777" w:rsidR="00187473" w:rsidRPr="007D7B67" w:rsidRDefault="00187473" w:rsidP="00920971">
            <w:pPr>
              <w:pStyle w:val="NoSpacing"/>
              <w:jc w:val="center"/>
              <w:rPr>
                <w:b/>
                <w:bCs/>
              </w:rPr>
            </w:pPr>
            <w:r w:rsidRPr="007D7B67">
              <w:rPr>
                <w:rFonts w:cstheme="minorHAnsi"/>
                <w:b/>
                <w:bCs/>
              </w:rPr>
              <w:t>Validation Rules</w:t>
            </w:r>
          </w:p>
        </w:tc>
        <w:tc>
          <w:tcPr>
            <w:tcW w:w="3685" w:type="dxa"/>
            <w:shd w:val="clear" w:color="auto" w:fill="E7E6E6" w:themeFill="background2"/>
          </w:tcPr>
          <w:p w14:paraId="76B1F818" w14:textId="77777777" w:rsidR="00187473" w:rsidRPr="007D7B67" w:rsidRDefault="00187473" w:rsidP="00920971">
            <w:pPr>
              <w:pStyle w:val="NoSpacing"/>
              <w:jc w:val="center"/>
              <w:rPr>
                <w:rFonts w:cstheme="minorHAnsi"/>
                <w:b/>
                <w:bCs/>
              </w:rPr>
            </w:pPr>
            <w:r>
              <w:rPr>
                <w:rFonts w:cstheme="minorHAnsi"/>
                <w:b/>
                <w:bCs/>
              </w:rPr>
              <w:t>Remarks</w:t>
            </w:r>
          </w:p>
        </w:tc>
      </w:tr>
      <w:tr w:rsidR="00187473" w:rsidRPr="007C7C7F" w14:paraId="7B2EDC77" w14:textId="77777777" w:rsidTr="00920971">
        <w:tc>
          <w:tcPr>
            <w:tcW w:w="562" w:type="dxa"/>
          </w:tcPr>
          <w:p w14:paraId="0558D6F3" w14:textId="77777777" w:rsidR="00187473" w:rsidRPr="007C7C7F" w:rsidRDefault="00187473" w:rsidP="00920971">
            <w:pPr>
              <w:pStyle w:val="NoSpacing"/>
            </w:pPr>
            <w:r>
              <w:rPr>
                <w:rFonts w:cstheme="minorHAnsi"/>
              </w:rPr>
              <w:t>1</w:t>
            </w:r>
          </w:p>
        </w:tc>
        <w:tc>
          <w:tcPr>
            <w:tcW w:w="2248" w:type="dxa"/>
          </w:tcPr>
          <w:p w14:paraId="3C3ADED3" w14:textId="3C400968" w:rsidR="00187473" w:rsidRPr="00CE0D19" w:rsidRDefault="00187473" w:rsidP="00920971">
            <w:pPr>
              <w:pStyle w:val="NoSpacing"/>
              <w:jc w:val="left"/>
            </w:pPr>
            <w:r>
              <w:rPr>
                <w:rFonts w:cstheme="minorHAnsi"/>
              </w:rPr>
              <w:t>Upload placement tranche</w:t>
            </w:r>
          </w:p>
        </w:tc>
        <w:tc>
          <w:tcPr>
            <w:tcW w:w="1701" w:type="dxa"/>
          </w:tcPr>
          <w:p w14:paraId="3983277C" w14:textId="77777777" w:rsidR="00187473" w:rsidRPr="00901608" w:rsidRDefault="00187473" w:rsidP="00920971">
            <w:pPr>
              <w:pStyle w:val="NoSpacing"/>
            </w:pPr>
            <w:r>
              <w:rPr>
                <w:rFonts w:cstheme="minorHAnsi"/>
              </w:rPr>
              <w:t>Tertiary button</w:t>
            </w:r>
          </w:p>
        </w:tc>
        <w:tc>
          <w:tcPr>
            <w:tcW w:w="2147" w:type="dxa"/>
          </w:tcPr>
          <w:p w14:paraId="778E89EC" w14:textId="77777777" w:rsidR="00187473" w:rsidRPr="00901608" w:rsidRDefault="00187473" w:rsidP="00920971">
            <w:pPr>
              <w:pStyle w:val="NoSpacing"/>
            </w:pPr>
          </w:p>
        </w:tc>
        <w:tc>
          <w:tcPr>
            <w:tcW w:w="3685" w:type="dxa"/>
          </w:tcPr>
          <w:p w14:paraId="324E26AF" w14:textId="2F5C020C" w:rsidR="00187473" w:rsidRPr="00901608" w:rsidRDefault="00187473" w:rsidP="00920971">
            <w:pPr>
              <w:pStyle w:val="NoSpacing"/>
            </w:pPr>
            <w:r>
              <w:t xml:space="preserve">Opens the Upload File Modal. Refer to 2.15.5 Upload File Modal.  </w:t>
            </w:r>
          </w:p>
        </w:tc>
      </w:tr>
    </w:tbl>
    <w:p w14:paraId="3859E5AA" w14:textId="6292ED48" w:rsidR="00187473" w:rsidRPr="00FB542A" w:rsidRDefault="00FB542A" w:rsidP="00FB542A">
      <w:pPr>
        <w:jc w:val="center"/>
        <w:rPr>
          <w:b/>
          <w:bCs/>
          <w:sz w:val="20"/>
          <w:szCs w:val="20"/>
        </w:rPr>
      </w:pPr>
      <w:r w:rsidRPr="00FB542A">
        <w:rPr>
          <w:b/>
          <w:bCs/>
          <w:sz w:val="20"/>
          <w:szCs w:val="20"/>
        </w:rPr>
        <w:t xml:space="preserve">Table </w:t>
      </w:r>
      <w:r w:rsidRPr="00FB542A">
        <w:rPr>
          <w:b/>
          <w:bCs/>
          <w:sz w:val="20"/>
          <w:szCs w:val="20"/>
        </w:rPr>
        <w:fldChar w:fldCharType="begin"/>
      </w:r>
      <w:r w:rsidRPr="00FB542A">
        <w:rPr>
          <w:b/>
          <w:bCs/>
          <w:sz w:val="20"/>
          <w:szCs w:val="20"/>
        </w:rPr>
        <w:instrText xml:space="preserve"> SEQ Table \* ARABIC </w:instrText>
      </w:r>
      <w:r w:rsidRPr="00FB542A">
        <w:rPr>
          <w:b/>
          <w:bCs/>
          <w:sz w:val="20"/>
          <w:szCs w:val="20"/>
        </w:rPr>
        <w:fldChar w:fldCharType="separate"/>
      </w:r>
      <w:r w:rsidR="001108F9">
        <w:rPr>
          <w:b/>
          <w:bCs/>
          <w:noProof/>
          <w:sz w:val="20"/>
          <w:szCs w:val="20"/>
        </w:rPr>
        <w:t>42</w:t>
      </w:r>
      <w:r w:rsidRPr="00FB542A">
        <w:rPr>
          <w:b/>
          <w:bCs/>
          <w:sz w:val="20"/>
          <w:szCs w:val="20"/>
        </w:rPr>
        <w:fldChar w:fldCharType="end"/>
      </w:r>
      <w:r w:rsidRPr="00FB542A">
        <w:rPr>
          <w:b/>
          <w:bCs/>
          <w:sz w:val="20"/>
          <w:szCs w:val="20"/>
        </w:rPr>
        <w:t>:</w:t>
      </w:r>
      <w:r>
        <w:rPr>
          <w:b/>
          <w:bCs/>
          <w:sz w:val="20"/>
          <w:szCs w:val="20"/>
        </w:rPr>
        <w:t xml:space="preserve"> Page Header Screen Elements</w:t>
      </w:r>
    </w:p>
    <w:p w14:paraId="32D86C4C" w14:textId="41B5F2EB" w:rsidR="002A6D76" w:rsidRDefault="002A6D76">
      <w:pPr>
        <w:pStyle w:val="Heading2"/>
      </w:pPr>
      <w:bookmarkStart w:id="302" w:name="_Toc219384596"/>
      <w:r>
        <w:t>Verify Overall Allotment</w:t>
      </w:r>
      <w:bookmarkEnd w:id="302"/>
      <w:r>
        <w:t xml:space="preserve"> </w:t>
      </w:r>
    </w:p>
    <w:p w14:paraId="6F5E375E" w14:textId="77777777" w:rsidR="002A6D76" w:rsidRPr="00D50758" w:rsidRDefault="002A6D76" w:rsidP="002A6D76">
      <w:pPr>
        <w:pStyle w:val="Heading3"/>
      </w:pPr>
      <w:bookmarkStart w:id="303" w:name="_Toc219384597"/>
      <w:r>
        <w:lastRenderedPageBreak/>
        <w:t>Description</w:t>
      </w:r>
      <w:bookmarkEnd w:id="303"/>
    </w:p>
    <w:p w14:paraId="0C7EFED9" w14:textId="29179D5B" w:rsidR="002A6D76" w:rsidRDefault="002A6D76" w:rsidP="002A6D76">
      <w:r w:rsidRPr="007133F0">
        <w:t xml:space="preserve">This use case enables </w:t>
      </w:r>
      <w:r w:rsidR="008672B6">
        <w:t xml:space="preserve">Syndication Allotment </w:t>
      </w:r>
      <w:r w:rsidRPr="007133F0">
        <w:t xml:space="preserve">Makers to </w:t>
      </w:r>
      <w:r w:rsidR="008672B6">
        <w:t>verify the syndication allotments</w:t>
      </w:r>
      <w:r w:rsidRPr="007133F0">
        <w:t xml:space="preserve">. </w:t>
      </w:r>
      <w:r w:rsidR="008672B6">
        <w:t xml:space="preserve">Following this action the results and relevant interface files are published. </w:t>
      </w:r>
    </w:p>
    <w:p w14:paraId="7F037B4F" w14:textId="77777777" w:rsidR="002A6D76" w:rsidRDefault="002A6D76" w:rsidP="002A6D76">
      <w:pPr>
        <w:pStyle w:val="Heading3"/>
      </w:pPr>
      <w:bookmarkStart w:id="304" w:name="_Toc219384598"/>
      <w:r>
        <w:t>Preconditions</w:t>
      </w:r>
      <w:bookmarkEnd w:id="304"/>
    </w:p>
    <w:p w14:paraId="439E738B" w14:textId="77777777" w:rsidR="002A6D76" w:rsidRDefault="002A6D76" w:rsidP="002A6D76">
      <w:pPr>
        <w:pStyle w:val="ListParagraph"/>
      </w:pPr>
      <w:r>
        <w:t>User logs in to the Intranet Portal.</w:t>
      </w:r>
    </w:p>
    <w:p w14:paraId="30C3806D" w14:textId="0A60C452" w:rsidR="002A6D76" w:rsidRDefault="002A6D76" w:rsidP="002A6D76">
      <w:pPr>
        <w:pStyle w:val="ListParagraph"/>
      </w:pPr>
      <w:r>
        <w:t xml:space="preserve">User accesses the </w:t>
      </w:r>
      <w:r w:rsidR="00A06393">
        <w:t>Syndication Allotment Listing</w:t>
      </w:r>
      <w:r>
        <w:t xml:space="preserve"> Page.</w:t>
      </w:r>
    </w:p>
    <w:p w14:paraId="5722A2C6" w14:textId="641C808F" w:rsidR="002A6D76" w:rsidRDefault="002A6D76" w:rsidP="002A6D76">
      <w:pPr>
        <w:pStyle w:val="ListParagraph"/>
      </w:pPr>
      <w:r>
        <w:t xml:space="preserve">The </w:t>
      </w:r>
      <w:r w:rsidR="00A06393">
        <w:t>syndication allotment</w:t>
      </w:r>
      <w:r>
        <w:t xml:space="preserve"> is of the status “Published”.</w:t>
      </w:r>
    </w:p>
    <w:p w14:paraId="33C6EE03" w14:textId="3B17D9FB" w:rsidR="00A06393" w:rsidRDefault="008672B6" w:rsidP="002A6D76">
      <w:pPr>
        <w:pStyle w:val="ListParagraph"/>
      </w:pPr>
      <w:r>
        <w:t>User selects and verifies the syndication allotment</w:t>
      </w:r>
    </w:p>
    <w:p w14:paraId="66CB6337" w14:textId="77777777" w:rsidR="002A6D76" w:rsidRDefault="002A6D76" w:rsidP="002A6D76">
      <w:pPr>
        <w:pStyle w:val="Heading3"/>
      </w:pPr>
      <w:bookmarkStart w:id="305" w:name="_Toc219384599"/>
      <w:r>
        <w:t>Business Requirements</w:t>
      </w:r>
      <w:bookmarkEnd w:id="305"/>
    </w:p>
    <w:p w14:paraId="23AA144B" w14:textId="77777777" w:rsidR="002A6D76" w:rsidRPr="0068320A" w:rsidRDefault="002A6D76" w:rsidP="002A6D76">
      <w:pPr>
        <w:pStyle w:val="ListParagraph"/>
        <w:rPr>
          <w:b/>
          <w:bCs/>
        </w:rPr>
      </w:pPr>
      <w:r w:rsidRPr="0068320A">
        <w:rPr>
          <w:b/>
          <w:bCs/>
        </w:rPr>
        <w:t xml:space="preserve">Role-based Access Control: </w:t>
      </w:r>
    </w:p>
    <w:p w14:paraId="4ED93685" w14:textId="5777F598" w:rsidR="002A6D76" w:rsidRDefault="005D418F" w:rsidP="002A6D76">
      <w:pPr>
        <w:pStyle w:val="ListParagraph"/>
        <w:numPr>
          <w:ilvl w:val="1"/>
          <w:numId w:val="2"/>
        </w:numPr>
        <w:ind w:left="1276" w:hanging="425"/>
      </w:pPr>
      <w:r>
        <w:t>Syndication Allotmen</w:t>
      </w:r>
      <w:r w:rsidR="002A6D76">
        <w:t>t Maker</w:t>
      </w:r>
      <w:r>
        <w:t>; or</w:t>
      </w:r>
    </w:p>
    <w:p w14:paraId="48479302" w14:textId="38A336FA" w:rsidR="005D418F" w:rsidRDefault="005D418F" w:rsidP="002A6D76">
      <w:pPr>
        <w:pStyle w:val="ListParagraph"/>
        <w:numPr>
          <w:ilvl w:val="1"/>
          <w:numId w:val="2"/>
        </w:numPr>
        <w:ind w:left="1276" w:hanging="425"/>
      </w:pPr>
      <w:r>
        <w:t>Syndication Allotment Checker</w:t>
      </w:r>
    </w:p>
    <w:p w14:paraId="7E0D6BC6" w14:textId="77777777" w:rsidR="002A6D76" w:rsidRDefault="002A6D76" w:rsidP="002A6D76">
      <w:pPr>
        <w:pStyle w:val="Heading3"/>
      </w:pPr>
      <w:bookmarkStart w:id="306" w:name="_Toc219384600"/>
      <w:r>
        <w:t>Post Conditions</w:t>
      </w:r>
      <w:bookmarkEnd w:id="306"/>
    </w:p>
    <w:p w14:paraId="013E5029" w14:textId="037B3CAD" w:rsidR="002A6D76" w:rsidRPr="003A7B36" w:rsidRDefault="002A6D76" w:rsidP="002A6D76">
      <w:pPr>
        <w:pStyle w:val="ListParagraph"/>
      </w:pPr>
      <w:r w:rsidRPr="003A7B36">
        <w:t xml:space="preserve">The status of </w:t>
      </w:r>
      <w:r w:rsidR="00E846D6">
        <w:t>the syndication allotment</w:t>
      </w:r>
      <w:r w:rsidRPr="003A7B36">
        <w:t xml:space="preserve"> is updated to “</w:t>
      </w:r>
      <w:r w:rsidR="00E846D6">
        <w:t>Pending publication</w:t>
      </w:r>
      <w:r w:rsidRPr="003A7B36">
        <w:t>”.</w:t>
      </w:r>
    </w:p>
    <w:p w14:paraId="4E95D975" w14:textId="77777777" w:rsidR="002A6D76" w:rsidRDefault="002A6D76" w:rsidP="002A6D76">
      <w:pPr>
        <w:pStyle w:val="ListParagraph"/>
      </w:pPr>
      <w:r>
        <w:t>The event is added to the audit log and submission history.</w:t>
      </w:r>
    </w:p>
    <w:p w14:paraId="2A576F94" w14:textId="6705AF8D" w:rsidR="008672B6" w:rsidRDefault="008672B6" w:rsidP="002A6D76">
      <w:pPr>
        <w:pStyle w:val="ListParagraph"/>
      </w:pPr>
      <w:r>
        <w:t>The results and relevant interface files are sent.</w:t>
      </w:r>
    </w:p>
    <w:p w14:paraId="373ADDB0" w14:textId="29406B72" w:rsidR="002A6D76" w:rsidRDefault="002A6D76" w:rsidP="002A6D76">
      <w:pPr>
        <w:pStyle w:val="ListParagraph"/>
      </w:pPr>
      <w:r>
        <w:t xml:space="preserve">User is redirected back to the </w:t>
      </w:r>
      <w:r w:rsidR="00A06393">
        <w:t>Syndication</w:t>
      </w:r>
      <w:r>
        <w:t xml:space="preserve"> </w:t>
      </w:r>
      <w:r w:rsidR="008672B6">
        <w:t xml:space="preserve">Allotment Listing </w:t>
      </w:r>
      <w:r>
        <w:t>Page.</w:t>
      </w:r>
    </w:p>
    <w:p w14:paraId="1C3D1BBF" w14:textId="21006661" w:rsidR="002A6D76" w:rsidRPr="003468FA" w:rsidRDefault="002A6D76" w:rsidP="002A6D76">
      <w:pPr>
        <w:pStyle w:val="ListParagraph"/>
      </w:pPr>
      <w:r>
        <w:t>User views a temporary toast notification informing that the unpublish request was sent.</w:t>
      </w:r>
    </w:p>
    <w:p w14:paraId="15B33C4E" w14:textId="33F05C01" w:rsidR="003468FA" w:rsidRDefault="003468FA">
      <w:pPr>
        <w:pStyle w:val="Heading3"/>
      </w:pPr>
      <w:bookmarkStart w:id="307" w:name="_Toc219384601"/>
      <w:r>
        <w:t>Syndication Allotment Listing Page</w:t>
      </w:r>
      <w:bookmarkEnd w:id="307"/>
    </w:p>
    <w:p w14:paraId="3C74B86F" w14:textId="0E2F1EFE" w:rsidR="003468FA" w:rsidRPr="003468FA" w:rsidRDefault="003468FA" w:rsidP="003468FA">
      <w:r>
        <w:t>There are no specific changes to the Syndication Allotment Listing Page for this use case. Refer to 2.13.5 Syndication Allotment Listing Page</w:t>
      </w:r>
    </w:p>
    <w:p w14:paraId="33BF7CD2" w14:textId="2E60B12A" w:rsidR="002A6D76" w:rsidRDefault="002A6D76">
      <w:pPr>
        <w:pStyle w:val="Heading2"/>
      </w:pPr>
      <w:bookmarkStart w:id="308" w:name="_Toc219384602"/>
      <w:r>
        <w:t xml:space="preserve">Download </w:t>
      </w:r>
      <w:r w:rsidR="008672B6">
        <w:t>Allotment Result Report</w:t>
      </w:r>
      <w:bookmarkEnd w:id="308"/>
    </w:p>
    <w:p w14:paraId="5B9E423E" w14:textId="77777777" w:rsidR="002A6D76" w:rsidRPr="00D50758" w:rsidRDefault="002A6D76" w:rsidP="002A6D76">
      <w:pPr>
        <w:pStyle w:val="Heading3"/>
      </w:pPr>
      <w:bookmarkStart w:id="309" w:name="_Toc219384603"/>
      <w:r>
        <w:t>Description</w:t>
      </w:r>
      <w:bookmarkEnd w:id="309"/>
    </w:p>
    <w:p w14:paraId="61601F43" w14:textId="124A9B6E" w:rsidR="002A6D76" w:rsidRDefault="002A6D76" w:rsidP="002A6D76">
      <w:r w:rsidRPr="007133F0">
        <w:t xml:space="preserve">This use case enables </w:t>
      </w:r>
      <w:r w:rsidR="00BA5E05">
        <w:t xml:space="preserve">Syndication Allotment </w:t>
      </w:r>
      <w:r w:rsidRPr="007133F0">
        <w:t xml:space="preserve">Makers </w:t>
      </w:r>
      <w:r w:rsidR="00BA5E05">
        <w:t xml:space="preserve">and Checkers </w:t>
      </w:r>
      <w:r w:rsidRPr="007133F0">
        <w:t xml:space="preserve">to </w:t>
      </w:r>
      <w:r w:rsidR="00BA5E05">
        <w:t>download a copy of the result reports</w:t>
      </w:r>
      <w:r w:rsidRPr="007133F0">
        <w:t>. This is typically used when th</w:t>
      </w:r>
      <w:r w:rsidR="00BA5E05">
        <w:t>ere is a need to check the results before verification</w:t>
      </w:r>
      <w:r w:rsidRPr="00AC0961">
        <w:t>.</w:t>
      </w:r>
      <w:r>
        <w:t xml:space="preserve"> </w:t>
      </w:r>
    </w:p>
    <w:p w14:paraId="3F9C25E8" w14:textId="77777777" w:rsidR="002A6D76" w:rsidRDefault="002A6D76" w:rsidP="002A6D76">
      <w:pPr>
        <w:pStyle w:val="Heading3"/>
      </w:pPr>
      <w:bookmarkStart w:id="310" w:name="_Toc219384604"/>
      <w:r>
        <w:t>Preconditions</w:t>
      </w:r>
      <w:bookmarkEnd w:id="310"/>
    </w:p>
    <w:p w14:paraId="64670394" w14:textId="77777777" w:rsidR="002A6D76" w:rsidRDefault="002A6D76" w:rsidP="002A6D76">
      <w:pPr>
        <w:pStyle w:val="ListParagraph"/>
      </w:pPr>
      <w:r>
        <w:t>User logs in to the Intranet Portal.</w:t>
      </w:r>
    </w:p>
    <w:p w14:paraId="5F013DD9" w14:textId="6277439E" w:rsidR="002A6D76" w:rsidRDefault="002A6D76" w:rsidP="002A6D76">
      <w:pPr>
        <w:pStyle w:val="ListParagraph"/>
      </w:pPr>
      <w:r>
        <w:t xml:space="preserve">User accesses the </w:t>
      </w:r>
      <w:r w:rsidR="00BA5E05">
        <w:t>Syndication Allotment</w:t>
      </w:r>
      <w:r>
        <w:t xml:space="preserve"> Page.</w:t>
      </w:r>
    </w:p>
    <w:p w14:paraId="4DAE9C0D" w14:textId="5DF37A49" w:rsidR="002A6D76" w:rsidRDefault="002A6D76" w:rsidP="002A6D76">
      <w:pPr>
        <w:pStyle w:val="ListParagraph"/>
      </w:pPr>
      <w:r>
        <w:t xml:space="preserve">The announcement is of the status </w:t>
      </w:r>
      <w:r w:rsidR="00BA5E05">
        <w:t xml:space="preserve">“Pending verification”, “Pending publication” or </w:t>
      </w:r>
      <w:r>
        <w:t>“Published”.</w:t>
      </w:r>
    </w:p>
    <w:p w14:paraId="3EA57FFB" w14:textId="77777777" w:rsidR="002A6D76" w:rsidRDefault="002A6D76" w:rsidP="002A6D76">
      <w:pPr>
        <w:pStyle w:val="Heading3"/>
      </w:pPr>
      <w:bookmarkStart w:id="311" w:name="_Toc219384605"/>
      <w:r>
        <w:t>Business Requirements</w:t>
      </w:r>
      <w:bookmarkEnd w:id="311"/>
    </w:p>
    <w:p w14:paraId="6E2B912E" w14:textId="77777777" w:rsidR="002A6D76" w:rsidRPr="0068320A" w:rsidRDefault="002A6D76" w:rsidP="002A6D76">
      <w:pPr>
        <w:pStyle w:val="ListParagraph"/>
        <w:rPr>
          <w:b/>
          <w:bCs/>
        </w:rPr>
      </w:pPr>
      <w:r w:rsidRPr="0068320A">
        <w:rPr>
          <w:b/>
          <w:bCs/>
        </w:rPr>
        <w:t xml:space="preserve">Role-based Access Control: </w:t>
      </w:r>
    </w:p>
    <w:p w14:paraId="186D791D" w14:textId="53B12CA7" w:rsidR="002A6D76" w:rsidRDefault="00BA5E05" w:rsidP="002A6D76">
      <w:pPr>
        <w:pStyle w:val="ListParagraph"/>
        <w:numPr>
          <w:ilvl w:val="1"/>
          <w:numId w:val="2"/>
        </w:numPr>
        <w:ind w:left="1276" w:hanging="425"/>
      </w:pPr>
      <w:r>
        <w:t>Syndication Allotment Maker</w:t>
      </w:r>
    </w:p>
    <w:p w14:paraId="7032C7F4" w14:textId="404BFA49" w:rsidR="00BA5E05" w:rsidRDefault="00BA5E05" w:rsidP="002A6D76">
      <w:pPr>
        <w:pStyle w:val="ListParagraph"/>
        <w:numPr>
          <w:ilvl w:val="1"/>
          <w:numId w:val="2"/>
        </w:numPr>
        <w:ind w:left="1276" w:hanging="425"/>
      </w:pPr>
      <w:r>
        <w:t>Syndication Allotment Checker</w:t>
      </w:r>
    </w:p>
    <w:p w14:paraId="550D9514" w14:textId="4CE83B9A" w:rsidR="00A6142A" w:rsidRDefault="00A6142A" w:rsidP="00A6142A">
      <w:pPr>
        <w:pStyle w:val="ListParagraph"/>
      </w:pPr>
      <w:r>
        <w:lastRenderedPageBreak/>
        <w:t xml:space="preserve">For information on the content of the report, refer to </w:t>
      </w:r>
      <w:r w:rsidRPr="00A6142A">
        <w:rPr>
          <w:i/>
          <w:iCs/>
        </w:rPr>
        <w:t>MAS_OMEGA – Functional Specifications Document (Reports).docx</w:t>
      </w:r>
      <w:r>
        <w:t>.</w:t>
      </w:r>
    </w:p>
    <w:p w14:paraId="3ACC1A7D" w14:textId="77777777" w:rsidR="002A6D76" w:rsidRDefault="002A6D76" w:rsidP="002A6D76">
      <w:pPr>
        <w:pStyle w:val="Heading3"/>
      </w:pPr>
      <w:bookmarkStart w:id="312" w:name="_Toc219384606"/>
      <w:r>
        <w:t>Post Conditions</w:t>
      </w:r>
      <w:bookmarkEnd w:id="312"/>
    </w:p>
    <w:p w14:paraId="7988F726" w14:textId="246A179A" w:rsidR="0057462E" w:rsidRPr="00373DFB" w:rsidRDefault="00A6142A" w:rsidP="0057462E">
      <w:pPr>
        <w:pStyle w:val="ListParagraph"/>
      </w:pPr>
      <w:r>
        <w:t xml:space="preserve">Download of the report file is initiated to the user’s browser. </w:t>
      </w:r>
    </w:p>
    <w:p w14:paraId="15182D83" w14:textId="32A4EA75" w:rsidR="0057462E" w:rsidRDefault="0057462E">
      <w:pPr>
        <w:pStyle w:val="Heading3"/>
      </w:pPr>
      <w:bookmarkStart w:id="313" w:name="_Toc218010170"/>
      <w:bookmarkStart w:id="314" w:name="_Toc218067430"/>
      <w:bookmarkStart w:id="315" w:name="_Toc218067975"/>
      <w:bookmarkStart w:id="316" w:name="_Toc218068787"/>
      <w:bookmarkStart w:id="317" w:name="_Toc219384607"/>
      <w:bookmarkEnd w:id="275"/>
      <w:bookmarkEnd w:id="313"/>
      <w:bookmarkEnd w:id="314"/>
      <w:bookmarkEnd w:id="315"/>
      <w:bookmarkEnd w:id="316"/>
      <w:r>
        <w:t>Syndication Allotment Page</w:t>
      </w:r>
      <w:bookmarkEnd w:id="317"/>
    </w:p>
    <w:p w14:paraId="4AAD48A9" w14:textId="294936C7" w:rsidR="00263078" w:rsidRDefault="00263078" w:rsidP="00263078">
      <w:r>
        <w:t xml:space="preserve">Refer to </w:t>
      </w:r>
      <w:r>
        <w:fldChar w:fldCharType="begin"/>
      </w:r>
      <w:r>
        <w:instrText xml:space="preserve"> REF _Ref218021755 \r \h </w:instrText>
      </w:r>
      <w:r>
        <w:fldChar w:fldCharType="separate"/>
      </w:r>
      <w:r w:rsidR="001108F9">
        <w:t>2.7.6</w:t>
      </w:r>
      <w:r>
        <w:fldChar w:fldCharType="end"/>
      </w:r>
      <w:r>
        <w:t xml:space="preserve"> </w:t>
      </w:r>
      <w:r>
        <w:fldChar w:fldCharType="begin"/>
      </w:r>
      <w:r>
        <w:instrText xml:space="preserve"> REF _Ref218021755 \h </w:instrText>
      </w:r>
      <w:r>
        <w:fldChar w:fldCharType="separate"/>
      </w:r>
      <w:r w:rsidR="001108F9">
        <w:t>Syndication</w:t>
      </w:r>
      <w:r w:rsidR="001108F9" w:rsidRPr="00D13A3C">
        <w:t xml:space="preserve"> Details Page</w:t>
      </w:r>
      <w:r>
        <w:fldChar w:fldCharType="end"/>
      </w:r>
      <w:r>
        <w:t xml:space="preserve"> for the screen elements in the Syndication Allotment page. In this use case, the page contains additional elements in the Page Header.</w:t>
      </w:r>
    </w:p>
    <w:p w14:paraId="74C94F03" w14:textId="77777777" w:rsidR="00263078" w:rsidRDefault="00263078" w:rsidP="00263078">
      <w:pPr>
        <w:pStyle w:val="Heading4"/>
      </w:pPr>
      <w:r>
        <w:t>Wireframe</w:t>
      </w:r>
    </w:p>
    <w:p w14:paraId="69E91B33" w14:textId="7F629DF2" w:rsidR="00263078" w:rsidRDefault="00263078" w:rsidP="00263078">
      <w:r>
        <w:t xml:space="preserve">Refer to </w:t>
      </w:r>
      <w:r>
        <w:fldChar w:fldCharType="begin"/>
      </w:r>
      <w:r>
        <w:instrText xml:space="preserve"> REF _Ref215243926 \r \h </w:instrText>
      </w:r>
      <w:r>
        <w:fldChar w:fldCharType="separate"/>
      </w:r>
      <w:r w:rsidR="001108F9">
        <w:t>2.7.6.1</w:t>
      </w:r>
      <w:r>
        <w:fldChar w:fldCharType="end"/>
      </w:r>
      <w:r>
        <w:t xml:space="preserve"> </w:t>
      </w:r>
      <w:r>
        <w:fldChar w:fldCharType="begin"/>
      </w:r>
      <w:r>
        <w:instrText xml:space="preserve"> REF _Ref215243926 \h </w:instrText>
      </w:r>
      <w:r>
        <w:fldChar w:fldCharType="separate"/>
      </w:r>
      <w:r w:rsidR="001108F9">
        <w:t>Wireframe</w:t>
      </w:r>
      <w:r>
        <w:fldChar w:fldCharType="end"/>
      </w:r>
      <w:r>
        <w:t>.</w:t>
      </w:r>
    </w:p>
    <w:p w14:paraId="2EC57022" w14:textId="77777777" w:rsidR="00263078" w:rsidRDefault="00263078" w:rsidP="00263078">
      <w:pPr>
        <w:pStyle w:val="Heading4"/>
      </w:pPr>
      <w:r>
        <w:t>Page Header</w:t>
      </w:r>
    </w:p>
    <w:tbl>
      <w:tblPr>
        <w:tblStyle w:val="TableGrid"/>
        <w:tblW w:w="0" w:type="auto"/>
        <w:tblLook w:val="04A0" w:firstRow="1" w:lastRow="0" w:firstColumn="1" w:lastColumn="0" w:noHBand="0" w:noVBand="1"/>
      </w:tblPr>
      <w:tblGrid>
        <w:gridCol w:w="562"/>
        <w:gridCol w:w="2248"/>
        <w:gridCol w:w="1701"/>
        <w:gridCol w:w="2147"/>
        <w:gridCol w:w="3685"/>
      </w:tblGrid>
      <w:tr w:rsidR="00263078" w:rsidRPr="007C7C7F" w14:paraId="5C68F46F" w14:textId="77777777" w:rsidTr="00920971">
        <w:tc>
          <w:tcPr>
            <w:tcW w:w="562" w:type="dxa"/>
            <w:shd w:val="clear" w:color="auto" w:fill="E7E6E6" w:themeFill="background2"/>
          </w:tcPr>
          <w:p w14:paraId="676BA4D0" w14:textId="77777777" w:rsidR="00263078" w:rsidRPr="007D7B67" w:rsidRDefault="00263078" w:rsidP="00920971">
            <w:pPr>
              <w:pStyle w:val="NoSpacing"/>
              <w:jc w:val="center"/>
              <w:rPr>
                <w:b/>
                <w:bCs/>
              </w:rPr>
            </w:pPr>
            <w:r w:rsidRPr="007D7B67">
              <w:rPr>
                <w:rFonts w:cstheme="minorHAnsi"/>
                <w:b/>
                <w:bCs/>
              </w:rPr>
              <w:t>S/N</w:t>
            </w:r>
          </w:p>
        </w:tc>
        <w:tc>
          <w:tcPr>
            <w:tcW w:w="2248" w:type="dxa"/>
            <w:shd w:val="clear" w:color="auto" w:fill="E7E6E6" w:themeFill="background2"/>
          </w:tcPr>
          <w:p w14:paraId="279E9EF3" w14:textId="77777777" w:rsidR="00263078" w:rsidRPr="007D7B67" w:rsidRDefault="00263078" w:rsidP="00920971">
            <w:pPr>
              <w:pStyle w:val="NoSpacing"/>
              <w:jc w:val="center"/>
              <w:rPr>
                <w:b/>
                <w:bCs/>
              </w:rPr>
            </w:pPr>
            <w:r w:rsidRPr="007D7B67">
              <w:rPr>
                <w:rFonts w:cstheme="minorHAnsi"/>
                <w:b/>
                <w:bCs/>
              </w:rPr>
              <w:t>Name</w:t>
            </w:r>
          </w:p>
        </w:tc>
        <w:tc>
          <w:tcPr>
            <w:tcW w:w="1701" w:type="dxa"/>
            <w:shd w:val="clear" w:color="auto" w:fill="E7E6E6" w:themeFill="background2"/>
          </w:tcPr>
          <w:p w14:paraId="0B448C86" w14:textId="77777777" w:rsidR="00263078" w:rsidRPr="007D7B67" w:rsidRDefault="00263078" w:rsidP="00920971">
            <w:pPr>
              <w:pStyle w:val="TableHeading"/>
              <w:jc w:val="center"/>
              <w:rPr>
                <w:rFonts w:asciiTheme="minorHAnsi" w:hAnsiTheme="minorHAnsi" w:cstheme="minorHAnsi"/>
                <w:bCs/>
              </w:rPr>
            </w:pPr>
            <w:r w:rsidRPr="007D7B67">
              <w:rPr>
                <w:rFonts w:asciiTheme="minorHAnsi" w:hAnsiTheme="minorHAnsi" w:cstheme="minorHAnsi"/>
                <w:bCs/>
              </w:rPr>
              <w:t>Type</w:t>
            </w:r>
          </w:p>
          <w:p w14:paraId="5FCFA5A7" w14:textId="77777777" w:rsidR="00263078" w:rsidRPr="007D7B67" w:rsidRDefault="00263078" w:rsidP="00920971">
            <w:pPr>
              <w:pStyle w:val="NoSpacing"/>
              <w:jc w:val="center"/>
              <w:rPr>
                <w:b/>
                <w:bCs/>
              </w:rPr>
            </w:pPr>
            <w:r w:rsidRPr="007D7B67">
              <w:rPr>
                <w:rFonts w:cstheme="minorHAnsi"/>
                <w:b/>
                <w:bCs/>
              </w:rPr>
              <w:t>(Max Length)</w:t>
            </w:r>
          </w:p>
        </w:tc>
        <w:tc>
          <w:tcPr>
            <w:tcW w:w="2147" w:type="dxa"/>
            <w:shd w:val="clear" w:color="auto" w:fill="E7E6E6" w:themeFill="background2"/>
          </w:tcPr>
          <w:p w14:paraId="3C12E19E" w14:textId="77777777" w:rsidR="00263078" w:rsidRPr="007D7B67" w:rsidRDefault="00263078" w:rsidP="00920971">
            <w:pPr>
              <w:pStyle w:val="NoSpacing"/>
              <w:jc w:val="center"/>
              <w:rPr>
                <w:b/>
                <w:bCs/>
              </w:rPr>
            </w:pPr>
            <w:r w:rsidRPr="007D7B67">
              <w:rPr>
                <w:rFonts w:cstheme="minorHAnsi"/>
                <w:b/>
                <w:bCs/>
              </w:rPr>
              <w:t>Validation Rules</w:t>
            </w:r>
          </w:p>
        </w:tc>
        <w:tc>
          <w:tcPr>
            <w:tcW w:w="3685" w:type="dxa"/>
            <w:shd w:val="clear" w:color="auto" w:fill="E7E6E6" w:themeFill="background2"/>
          </w:tcPr>
          <w:p w14:paraId="3B663E18" w14:textId="77777777" w:rsidR="00263078" w:rsidRPr="007D7B67" w:rsidRDefault="00263078" w:rsidP="00920971">
            <w:pPr>
              <w:pStyle w:val="NoSpacing"/>
              <w:jc w:val="center"/>
              <w:rPr>
                <w:rFonts w:cstheme="minorHAnsi"/>
                <w:b/>
                <w:bCs/>
              </w:rPr>
            </w:pPr>
            <w:r>
              <w:rPr>
                <w:rFonts w:cstheme="minorHAnsi"/>
                <w:b/>
                <w:bCs/>
              </w:rPr>
              <w:t>Remarks</w:t>
            </w:r>
          </w:p>
        </w:tc>
      </w:tr>
      <w:tr w:rsidR="00263078" w:rsidRPr="007C7C7F" w14:paraId="0F23B69D" w14:textId="77777777" w:rsidTr="00920971">
        <w:tc>
          <w:tcPr>
            <w:tcW w:w="562" w:type="dxa"/>
          </w:tcPr>
          <w:p w14:paraId="41763EBC" w14:textId="77777777" w:rsidR="00263078" w:rsidRPr="007C7C7F" w:rsidRDefault="00263078" w:rsidP="00920971">
            <w:pPr>
              <w:pStyle w:val="NoSpacing"/>
            </w:pPr>
            <w:r>
              <w:rPr>
                <w:rFonts w:cstheme="minorHAnsi"/>
              </w:rPr>
              <w:t>1</w:t>
            </w:r>
          </w:p>
        </w:tc>
        <w:tc>
          <w:tcPr>
            <w:tcW w:w="2248" w:type="dxa"/>
          </w:tcPr>
          <w:p w14:paraId="70518829" w14:textId="5F5E34DE" w:rsidR="00263078" w:rsidRPr="00CE0D19" w:rsidRDefault="00263078" w:rsidP="00920971">
            <w:pPr>
              <w:pStyle w:val="NoSpacing"/>
              <w:jc w:val="left"/>
            </w:pPr>
            <w:r>
              <w:rPr>
                <w:rFonts w:cstheme="minorHAnsi"/>
              </w:rPr>
              <w:t>Download report</w:t>
            </w:r>
          </w:p>
        </w:tc>
        <w:tc>
          <w:tcPr>
            <w:tcW w:w="1701" w:type="dxa"/>
          </w:tcPr>
          <w:p w14:paraId="02E1933F" w14:textId="77777777" w:rsidR="00263078" w:rsidRPr="00901608" w:rsidRDefault="00263078" w:rsidP="00920971">
            <w:pPr>
              <w:pStyle w:val="NoSpacing"/>
            </w:pPr>
            <w:r>
              <w:rPr>
                <w:rFonts w:cstheme="minorHAnsi"/>
              </w:rPr>
              <w:t>Tertiary button</w:t>
            </w:r>
          </w:p>
        </w:tc>
        <w:tc>
          <w:tcPr>
            <w:tcW w:w="2147" w:type="dxa"/>
          </w:tcPr>
          <w:p w14:paraId="22DA7F3A" w14:textId="77777777" w:rsidR="00263078" w:rsidRPr="00901608" w:rsidRDefault="00263078" w:rsidP="00920971">
            <w:pPr>
              <w:pStyle w:val="NoSpacing"/>
            </w:pPr>
          </w:p>
        </w:tc>
        <w:tc>
          <w:tcPr>
            <w:tcW w:w="3685" w:type="dxa"/>
          </w:tcPr>
          <w:p w14:paraId="334F9569" w14:textId="6C919B0C" w:rsidR="00263078" w:rsidRPr="00901608" w:rsidRDefault="00263078" w:rsidP="00920971">
            <w:pPr>
              <w:pStyle w:val="NoSpacing"/>
            </w:pPr>
            <w:r>
              <w:t xml:space="preserve">Initiates the download of the report for the issuance. </w:t>
            </w:r>
          </w:p>
        </w:tc>
      </w:tr>
    </w:tbl>
    <w:p w14:paraId="0F3894D0" w14:textId="04E4C603" w:rsidR="0057462E" w:rsidRPr="0057462E" w:rsidRDefault="00FB542A" w:rsidP="00263078">
      <w:pPr>
        <w:pStyle w:val="Caption"/>
      </w:pPr>
      <w:r>
        <w:t xml:space="preserve">Table </w:t>
      </w:r>
      <w:r>
        <w:fldChar w:fldCharType="begin"/>
      </w:r>
      <w:r>
        <w:instrText xml:space="preserve"> SEQ Table \* ARABIC </w:instrText>
      </w:r>
      <w:r>
        <w:fldChar w:fldCharType="separate"/>
      </w:r>
      <w:r w:rsidR="001108F9">
        <w:rPr>
          <w:noProof/>
        </w:rPr>
        <w:t>43</w:t>
      </w:r>
      <w:r>
        <w:fldChar w:fldCharType="end"/>
      </w:r>
      <w:r>
        <w:t xml:space="preserve">: </w:t>
      </w:r>
      <w:r w:rsidR="00263078">
        <w:t>Page Header Screen Elements</w:t>
      </w:r>
    </w:p>
    <w:p w14:paraId="4109D3D8" w14:textId="2924F287" w:rsidR="008E584A" w:rsidRDefault="008E584A" w:rsidP="008E584A">
      <w:pPr>
        <w:pStyle w:val="Heading1"/>
      </w:pPr>
      <w:bookmarkStart w:id="318" w:name="_Toc219384608"/>
      <w:r>
        <w:t xml:space="preserve">Validations Against </w:t>
      </w:r>
      <w:r w:rsidR="001A1B5A" w:rsidRPr="00970968">
        <w:t>MEPS+</w:t>
      </w:r>
      <w:bookmarkEnd w:id="318"/>
    </w:p>
    <w:p w14:paraId="6C5B4226" w14:textId="3AFDA1C7" w:rsidR="001A1B5A" w:rsidRPr="001A1B5A" w:rsidRDefault="00601FC8" w:rsidP="008E584A">
      <w:r>
        <w:t>When processing</w:t>
      </w:r>
      <w:r w:rsidR="001A1B5A">
        <w:t xml:space="preserve"> the</w:t>
      </w:r>
      <w:r>
        <w:t xml:space="preserve"> </w:t>
      </w:r>
      <w:r w:rsidRPr="00601FC8">
        <w:rPr>
          <w:i/>
          <w:iCs/>
        </w:rPr>
        <w:t>secmast.txt</w:t>
      </w:r>
      <w:r>
        <w:t xml:space="preserve"> file</w:t>
      </w:r>
      <w:r w:rsidR="001A1B5A">
        <w:t xml:space="preserve"> from MEPS+</w:t>
      </w:r>
      <w:r>
        <w:t>, OMEGA compare</w:t>
      </w:r>
      <w:r w:rsidR="006F7366">
        <w:t>s</w:t>
      </w:r>
      <w:r>
        <w:t xml:space="preserve"> the processed data against any </w:t>
      </w:r>
      <w:r w:rsidR="00905AF6">
        <w:t>syndication details</w:t>
      </w:r>
      <w:r>
        <w:t xml:space="preserve"> that are of the status “Pending MEPS+”</w:t>
      </w:r>
      <w:r w:rsidR="004839FA">
        <w:t xml:space="preserve"> or “MEPS+ </w:t>
      </w:r>
      <w:r w:rsidR="008F62BC">
        <w:t xml:space="preserve">Validation </w:t>
      </w:r>
      <w:r w:rsidR="006F7366">
        <w:t>E</w:t>
      </w:r>
      <w:r w:rsidR="004839FA">
        <w:t>rror”</w:t>
      </w:r>
      <w:r>
        <w:t>.</w:t>
      </w:r>
      <w:r w:rsidR="001F1339">
        <w:t xml:space="preserve"> In the table below, the first column indicates the fields in OMEGA. The values in the second to the last columns contain the fields in </w:t>
      </w:r>
      <w:r w:rsidR="001F1339" w:rsidRPr="00970968">
        <w:rPr>
          <w:i/>
          <w:iCs/>
        </w:rPr>
        <w:t>secmast.txt</w:t>
      </w:r>
      <w:r w:rsidR="001F1339">
        <w:t xml:space="preserve">, if any, that would be validated against the corresponding </w:t>
      </w:r>
      <w:r w:rsidR="00905AF6">
        <w:t>syndication details</w:t>
      </w:r>
      <w:r w:rsidR="001F1339">
        <w:t xml:space="preserve"> field in OMEGA.</w:t>
      </w:r>
      <w:r w:rsidR="00D92186">
        <w:t xml:space="preserve"> Only values that are validated against MEPS+ are in the table below.</w:t>
      </w:r>
      <w:r w:rsidR="0065257B">
        <w:t xml:space="preserve"> If there are discrepancies between the value in the syndication details and MEPS+ it will be indicated in red (e.g. </w:t>
      </w:r>
      <w:r w:rsidR="0065257B" w:rsidRPr="0065257B">
        <w:rPr>
          <w:noProof/>
        </w:rPr>
        <w:drawing>
          <wp:inline distT="0" distB="0" distL="0" distR="0" wp14:anchorId="2097ED53" wp14:editId="54479B25">
            <wp:extent cx="874641" cy="132347"/>
            <wp:effectExtent l="0" t="0" r="1905" b="1270"/>
            <wp:docPr id="2096186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186622" name=""/>
                    <pic:cNvPicPr/>
                  </pic:nvPicPr>
                  <pic:blipFill>
                    <a:blip r:embed="rId51"/>
                    <a:stretch>
                      <a:fillRect/>
                    </a:stretch>
                  </pic:blipFill>
                  <pic:spPr>
                    <a:xfrm>
                      <a:off x="0" y="0"/>
                      <a:ext cx="893070" cy="135136"/>
                    </a:xfrm>
                    <a:prstGeom prst="rect">
                      <a:avLst/>
                    </a:prstGeom>
                  </pic:spPr>
                </pic:pic>
              </a:graphicData>
            </a:graphic>
          </wp:inline>
        </w:drawing>
      </w:r>
      <w:r w:rsidR="0065257B">
        <w:t xml:space="preserve">) below the respective field. </w:t>
      </w:r>
    </w:p>
    <w:tbl>
      <w:tblPr>
        <w:tblW w:w="107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03"/>
        <w:gridCol w:w="2835"/>
        <w:gridCol w:w="2835"/>
      </w:tblGrid>
      <w:tr w:rsidR="00905AF6" w:rsidRPr="00E33CF5" w14:paraId="6CCC58CB" w14:textId="77777777" w:rsidTr="00905AF6">
        <w:trPr>
          <w:trHeight w:val="580"/>
        </w:trPr>
        <w:tc>
          <w:tcPr>
            <w:tcW w:w="5103" w:type="dxa"/>
            <w:shd w:val="clear" w:color="auto" w:fill="E7E6E6" w:themeFill="background2"/>
            <w:noWrap/>
            <w:vAlign w:val="bottom"/>
            <w:hideMark/>
          </w:tcPr>
          <w:p w14:paraId="7694E302" w14:textId="2D45374F" w:rsidR="00905AF6" w:rsidRPr="00E33CF5" w:rsidRDefault="00905AF6" w:rsidP="005E7580">
            <w:pPr>
              <w:pStyle w:val="TableHeading"/>
              <w:jc w:val="center"/>
              <w:rPr>
                <w:lang w:eastAsia="en-SG"/>
              </w:rPr>
            </w:pPr>
            <w:r>
              <w:rPr>
                <w:lang w:eastAsia="en-SG"/>
              </w:rPr>
              <w:t xml:space="preserve">OMEGA </w:t>
            </w:r>
            <w:r w:rsidRPr="00EF49B7">
              <w:rPr>
                <w:lang w:eastAsia="en-SG"/>
              </w:rPr>
              <w:t>Field Name</w:t>
            </w:r>
          </w:p>
        </w:tc>
        <w:tc>
          <w:tcPr>
            <w:tcW w:w="2835" w:type="dxa"/>
            <w:shd w:val="clear" w:color="auto" w:fill="E7E6E6" w:themeFill="background2"/>
            <w:vAlign w:val="bottom"/>
            <w:hideMark/>
          </w:tcPr>
          <w:p w14:paraId="4C686C2B" w14:textId="3793BDD1" w:rsidR="00905AF6" w:rsidRPr="00E33CF5" w:rsidRDefault="00905AF6" w:rsidP="005E7580">
            <w:pPr>
              <w:pStyle w:val="TableHeading"/>
              <w:jc w:val="center"/>
              <w:rPr>
                <w:lang w:eastAsia="en-SG"/>
              </w:rPr>
            </w:pPr>
            <w:r w:rsidRPr="00E33CF5">
              <w:rPr>
                <w:lang w:eastAsia="en-SG"/>
              </w:rPr>
              <w:t>SGS Bond</w:t>
            </w:r>
            <w:r w:rsidRPr="00E33CF5">
              <w:rPr>
                <w:lang w:eastAsia="en-SG"/>
              </w:rPr>
              <w:br/>
              <w:t>(Reopen)</w:t>
            </w:r>
          </w:p>
        </w:tc>
        <w:tc>
          <w:tcPr>
            <w:tcW w:w="2835" w:type="dxa"/>
            <w:shd w:val="clear" w:color="auto" w:fill="E7E6E6" w:themeFill="background2"/>
            <w:vAlign w:val="bottom"/>
            <w:hideMark/>
          </w:tcPr>
          <w:p w14:paraId="5D0A9878" w14:textId="77777777" w:rsidR="00905AF6" w:rsidRPr="00E33CF5" w:rsidRDefault="00905AF6" w:rsidP="005E7580">
            <w:pPr>
              <w:pStyle w:val="TableHeading"/>
              <w:jc w:val="center"/>
              <w:rPr>
                <w:lang w:eastAsia="en-SG"/>
              </w:rPr>
            </w:pPr>
            <w:r w:rsidRPr="00E33CF5">
              <w:rPr>
                <w:lang w:eastAsia="en-SG"/>
              </w:rPr>
              <w:t>SGS Bond</w:t>
            </w:r>
            <w:r w:rsidRPr="00E33CF5">
              <w:rPr>
                <w:lang w:eastAsia="en-SG"/>
              </w:rPr>
              <w:br/>
              <w:t>(New)</w:t>
            </w:r>
          </w:p>
        </w:tc>
      </w:tr>
      <w:tr w:rsidR="00905AF6" w:rsidRPr="00E33CF5" w14:paraId="64C481AA" w14:textId="77777777" w:rsidTr="00905AF6">
        <w:trPr>
          <w:trHeight w:val="290"/>
        </w:trPr>
        <w:tc>
          <w:tcPr>
            <w:tcW w:w="5103" w:type="dxa"/>
            <w:vAlign w:val="bottom"/>
            <w:hideMark/>
          </w:tcPr>
          <w:p w14:paraId="69D3D270" w14:textId="77777777" w:rsidR="00905AF6" w:rsidRPr="00E33CF5" w:rsidRDefault="00905AF6" w:rsidP="004839FA">
            <w:pPr>
              <w:pStyle w:val="NoSpacing"/>
              <w:rPr>
                <w:color w:val="000000" w:themeColor="text1"/>
                <w:lang w:eastAsia="en-SG"/>
              </w:rPr>
            </w:pPr>
            <w:r w:rsidRPr="00E33CF5">
              <w:rPr>
                <w:color w:val="000000" w:themeColor="text1"/>
                <w:lang w:eastAsia="en-SG"/>
              </w:rPr>
              <w:t>Total Amount Offered</w:t>
            </w:r>
          </w:p>
        </w:tc>
        <w:tc>
          <w:tcPr>
            <w:tcW w:w="2835" w:type="dxa"/>
          </w:tcPr>
          <w:p w14:paraId="041993E6" w14:textId="37B51572" w:rsidR="00905AF6" w:rsidRPr="00E33CF5" w:rsidRDefault="00905AF6" w:rsidP="004839FA">
            <w:pPr>
              <w:pStyle w:val="NoSpacing"/>
              <w:jc w:val="center"/>
              <w:rPr>
                <w:lang w:eastAsia="en-SG"/>
              </w:rPr>
            </w:pPr>
            <w:r w:rsidRPr="00741B8A">
              <w:rPr>
                <w:rFonts w:ascii="Calibri" w:hAnsi="Calibri" w:cs="Calibri"/>
                <w:color w:val="000000"/>
                <w:lang w:eastAsia="en-SG"/>
              </w:rPr>
              <w:t>QTY_OFFERED</w:t>
            </w:r>
          </w:p>
        </w:tc>
        <w:tc>
          <w:tcPr>
            <w:tcW w:w="2835" w:type="dxa"/>
          </w:tcPr>
          <w:p w14:paraId="644B8657" w14:textId="39047A73" w:rsidR="00905AF6" w:rsidRPr="00E33CF5" w:rsidRDefault="00905AF6" w:rsidP="004839FA">
            <w:pPr>
              <w:pStyle w:val="NoSpacing"/>
              <w:jc w:val="center"/>
              <w:rPr>
                <w:lang w:eastAsia="en-SG"/>
              </w:rPr>
            </w:pPr>
            <w:r w:rsidRPr="00741B8A">
              <w:rPr>
                <w:rFonts w:ascii="Calibri" w:hAnsi="Calibri" w:cs="Calibri"/>
                <w:color w:val="000000"/>
                <w:lang w:eastAsia="en-SG"/>
              </w:rPr>
              <w:t>QTY_OFFERED</w:t>
            </w:r>
          </w:p>
        </w:tc>
      </w:tr>
      <w:tr w:rsidR="00905AF6" w:rsidRPr="00E33CF5" w14:paraId="27455D5F" w14:textId="77777777" w:rsidTr="00905AF6">
        <w:trPr>
          <w:trHeight w:val="290"/>
        </w:trPr>
        <w:tc>
          <w:tcPr>
            <w:tcW w:w="5103" w:type="dxa"/>
            <w:vAlign w:val="bottom"/>
            <w:hideMark/>
          </w:tcPr>
          <w:p w14:paraId="6750C9CD" w14:textId="77777777" w:rsidR="00905AF6" w:rsidRPr="00E33CF5" w:rsidRDefault="00905AF6" w:rsidP="004839FA">
            <w:pPr>
              <w:pStyle w:val="NoSpacing"/>
              <w:rPr>
                <w:color w:val="000000" w:themeColor="text1"/>
                <w:lang w:eastAsia="en-SG"/>
              </w:rPr>
            </w:pPr>
            <w:r w:rsidRPr="00E33CF5">
              <w:rPr>
                <w:color w:val="000000" w:themeColor="text1"/>
                <w:lang w:eastAsia="en-SG"/>
              </w:rPr>
              <w:t>MAS' Intended Tender Amount</w:t>
            </w:r>
          </w:p>
        </w:tc>
        <w:tc>
          <w:tcPr>
            <w:tcW w:w="2835" w:type="dxa"/>
          </w:tcPr>
          <w:p w14:paraId="311D082B" w14:textId="76B85383" w:rsidR="00905AF6" w:rsidRPr="00E33CF5" w:rsidRDefault="00905AF6" w:rsidP="004839FA">
            <w:pPr>
              <w:pStyle w:val="NoSpacing"/>
              <w:jc w:val="center"/>
              <w:rPr>
                <w:lang w:eastAsia="en-SG"/>
              </w:rPr>
            </w:pPr>
            <w:r>
              <w:t>MAS_APPLIED</w:t>
            </w:r>
          </w:p>
        </w:tc>
        <w:tc>
          <w:tcPr>
            <w:tcW w:w="2835" w:type="dxa"/>
          </w:tcPr>
          <w:p w14:paraId="41CF2141" w14:textId="03E5FE07" w:rsidR="00905AF6" w:rsidRPr="00E33CF5" w:rsidRDefault="00905AF6" w:rsidP="004839FA">
            <w:pPr>
              <w:pStyle w:val="NoSpacing"/>
              <w:jc w:val="center"/>
              <w:rPr>
                <w:lang w:eastAsia="en-SG"/>
              </w:rPr>
            </w:pPr>
            <w:r>
              <w:t>MAS_APPLIED</w:t>
            </w:r>
          </w:p>
        </w:tc>
      </w:tr>
      <w:tr w:rsidR="00905AF6" w:rsidRPr="00E33CF5" w14:paraId="41DAFEA6" w14:textId="77777777" w:rsidTr="00905AF6">
        <w:trPr>
          <w:trHeight w:val="290"/>
        </w:trPr>
        <w:tc>
          <w:tcPr>
            <w:tcW w:w="5103" w:type="dxa"/>
            <w:vAlign w:val="bottom"/>
            <w:hideMark/>
          </w:tcPr>
          <w:p w14:paraId="3E918FCB" w14:textId="77777777" w:rsidR="00905AF6" w:rsidRPr="00E33CF5" w:rsidRDefault="00905AF6" w:rsidP="008C6FC6">
            <w:pPr>
              <w:pStyle w:val="NoSpacing"/>
              <w:rPr>
                <w:color w:val="000000" w:themeColor="text1"/>
                <w:lang w:eastAsia="en-SG"/>
              </w:rPr>
            </w:pPr>
            <w:r w:rsidRPr="00E33CF5">
              <w:rPr>
                <w:color w:val="000000" w:themeColor="text1"/>
                <w:lang w:eastAsia="en-SG"/>
              </w:rPr>
              <w:t>Coupon Rate</w:t>
            </w:r>
          </w:p>
        </w:tc>
        <w:tc>
          <w:tcPr>
            <w:tcW w:w="2835" w:type="dxa"/>
          </w:tcPr>
          <w:p w14:paraId="2F1AD6F9" w14:textId="1BAA8104" w:rsidR="00905AF6" w:rsidRPr="00E33CF5" w:rsidRDefault="00905AF6" w:rsidP="008C6FC6">
            <w:pPr>
              <w:pStyle w:val="NoSpacing"/>
              <w:jc w:val="center"/>
              <w:rPr>
                <w:lang w:eastAsia="en-SG"/>
              </w:rPr>
            </w:pPr>
            <w:r>
              <w:t>INT_RATE</w:t>
            </w:r>
          </w:p>
        </w:tc>
        <w:tc>
          <w:tcPr>
            <w:tcW w:w="2835" w:type="dxa"/>
          </w:tcPr>
          <w:p w14:paraId="33B5E97F" w14:textId="07A6D26F" w:rsidR="00905AF6" w:rsidRPr="00E33CF5" w:rsidRDefault="00905AF6" w:rsidP="008C6FC6">
            <w:pPr>
              <w:pStyle w:val="NoSpacing"/>
              <w:jc w:val="center"/>
              <w:rPr>
                <w:lang w:eastAsia="en-SG"/>
              </w:rPr>
            </w:pPr>
          </w:p>
        </w:tc>
      </w:tr>
      <w:tr w:rsidR="00905AF6" w:rsidRPr="00E33CF5" w14:paraId="7BF7CF4C" w14:textId="77777777" w:rsidTr="00905AF6">
        <w:trPr>
          <w:trHeight w:val="290"/>
        </w:trPr>
        <w:tc>
          <w:tcPr>
            <w:tcW w:w="5103" w:type="dxa"/>
            <w:vAlign w:val="bottom"/>
            <w:hideMark/>
          </w:tcPr>
          <w:p w14:paraId="57661931" w14:textId="77777777" w:rsidR="00905AF6" w:rsidRPr="00E33CF5" w:rsidRDefault="00905AF6" w:rsidP="008C6FC6">
            <w:pPr>
              <w:pStyle w:val="NoSpacing"/>
              <w:rPr>
                <w:color w:val="000000" w:themeColor="text1"/>
                <w:lang w:eastAsia="en-SG"/>
              </w:rPr>
            </w:pPr>
            <w:r w:rsidRPr="00E33CF5">
              <w:rPr>
                <w:color w:val="000000" w:themeColor="text1"/>
                <w:lang w:eastAsia="en-SG"/>
              </w:rPr>
              <w:t>Coupon Payment Dates</w:t>
            </w:r>
          </w:p>
        </w:tc>
        <w:tc>
          <w:tcPr>
            <w:tcW w:w="2835" w:type="dxa"/>
          </w:tcPr>
          <w:p w14:paraId="16689E60" w14:textId="32DACD66" w:rsidR="00905AF6" w:rsidRPr="00E33CF5" w:rsidRDefault="00905AF6" w:rsidP="008C6FC6">
            <w:pPr>
              <w:pStyle w:val="NoSpacing"/>
              <w:jc w:val="center"/>
              <w:rPr>
                <w:lang w:eastAsia="en-SG"/>
              </w:rPr>
            </w:pPr>
            <w:r w:rsidRPr="00717DB0">
              <w:rPr>
                <w:rFonts w:ascii="Calibri" w:hAnsi="Calibri" w:cs="Calibri"/>
                <w:color w:val="000000"/>
                <w:lang w:eastAsia="en-SG"/>
              </w:rPr>
              <w:t>INT_DATE1 and INT_DATE2</w:t>
            </w:r>
          </w:p>
        </w:tc>
        <w:tc>
          <w:tcPr>
            <w:tcW w:w="2835" w:type="dxa"/>
          </w:tcPr>
          <w:p w14:paraId="4690850B" w14:textId="0F069347" w:rsidR="00905AF6" w:rsidRPr="00E33CF5" w:rsidRDefault="00905AF6" w:rsidP="008C6FC6">
            <w:pPr>
              <w:pStyle w:val="NoSpacing"/>
              <w:jc w:val="center"/>
              <w:rPr>
                <w:lang w:eastAsia="en-SG"/>
              </w:rPr>
            </w:pPr>
            <w:r w:rsidRPr="00717DB0">
              <w:rPr>
                <w:rFonts w:ascii="Calibri" w:hAnsi="Calibri" w:cs="Calibri"/>
                <w:color w:val="000000"/>
                <w:lang w:eastAsia="en-SG"/>
              </w:rPr>
              <w:t>INT_DATE1 and INT_DATE2</w:t>
            </w:r>
          </w:p>
        </w:tc>
      </w:tr>
      <w:tr w:rsidR="00905AF6" w:rsidRPr="00E33CF5" w14:paraId="3EDFA204" w14:textId="77777777" w:rsidTr="00905AF6">
        <w:trPr>
          <w:trHeight w:val="290"/>
        </w:trPr>
        <w:tc>
          <w:tcPr>
            <w:tcW w:w="5103" w:type="dxa"/>
            <w:vAlign w:val="bottom"/>
            <w:hideMark/>
          </w:tcPr>
          <w:p w14:paraId="6CD8A39F" w14:textId="77777777" w:rsidR="00905AF6" w:rsidRPr="00E33CF5" w:rsidRDefault="00905AF6" w:rsidP="008C6FC6">
            <w:pPr>
              <w:pStyle w:val="NoSpacing"/>
              <w:rPr>
                <w:color w:val="000000" w:themeColor="text1"/>
                <w:lang w:eastAsia="en-SG"/>
              </w:rPr>
            </w:pPr>
            <w:r w:rsidRPr="00E33CF5">
              <w:rPr>
                <w:color w:val="000000" w:themeColor="text1"/>
                <w:lang w:eastAsia="en-SG"/>
              </w:rPr>
              <w:t>Next Coupon Payment Date</w:t>
            </w:r>
          </w:p>
        </w:tc>
        <w:tc>
          <w:tcPr>
            <w:tcW w:w="2835" w:type="dxa"/>
          </w:tcPr>
          <w:p w14:paraId="7179014E" w14:textId="717B96D5" w:rsidR="00905AF6" w:rsidRPr="00E33CF5" w:rsidRDefault="00905AF6" w:rsidP="008C6FC6">
            <w:pPr>
              <w:pStyle w:val="NoSpacing"/>
              <w:jc w:val="center"/>
              <w:rPr>
                <w:lang w:eastAsia="en-SG"/>
              </w:rPr>
            </w:pPr>
            <w:r w:rsidRPr="004839FA">
              <w:rPr>
                <w:lang w:eastAsia="en-SG"/>
              </w:rPr>
              <w:t>NEXT_INT_DATE</w:t>
            </w:r>
          </w:p>
        </w:tc>
        <w:tc>
          <w:tcPr>
            <w:tcW w:w="2835" w:type="dxa"/>
          </w:tcPr>
          <w:p w14:paraId="4A33F3FD" w14:textId="72B58EB9" w:rsidR="00905AF6" w:rsidRPr="00E33CF5" w:rsidRDefault="00905AF6" w:rsidP="008C6FC6">
            <w:pPr>
              <w:pStyle w:val="NoSpacing"/>
              <w:jc w:val="center"/>
              <w:rPr>
                <w:color w:val="9C0006"/>
                <w:lang w:eastAsia="en-SG"/>
              </w:rPr>
            </w:pPr>
          </w:p>
        </w:tc>
      </w:tr>
      <w:tr w:rsidR="00905AF6" w:rsidRPr="00E33CF5" w14:paraId="0EE942BC" w14:textId="77777777" w:rsidTr="00905AF6">
        <w:trPr>
          <w:trHeight w:val="290"/>
        </w:trPr>
        <w:tc>
          <w:tcPr>
            <w:tcW w:w="5103" w:type="dxa"/>
            <w:vAlign w:val="bottom"/>
            <w:hideMark/>
          </w:tcPr>
          <w:p w14:paraId="24574547" w14:textId="77777777" w:rsidR="00905AF6" w:rsidRPr="00E33CF5" w:rsidRDefault="00905AF6" w:rsidP="008C6FC6">
            <w:pPr>
              <w:pStyle w:val="NoSpacing"/>
              <w:rPr>
                <w:color w:val="000000" w:themeColor="text1"/>
                <w:lang w:eastAsia="en-SG"/>
              </w:rPr>
            </w:pPr>
            <w:r w:rsidRPr="00E33CF5">
              <w:rPr>
                <w:color w:val="000000" w:themeColor="text1"/>
                <w:lang w:eastAsia="en-SG"/>
              </w:rPr>
              <w:t>First Coupon Payment Date</w:t>
            </w:r>
          </w:p>
        </w:tc>
        <w:tc>
          <w:tcPr>
            <w:tcW w:w="2835" w:type="dxa"/>
          </w:tcPr>
          <w:p w14:paraId="5CF75975" w14:textId="3AFCB5D6" w:rsidR="00905AF6" w:rsidRPr="00E33CF5" w:rsidRDefault="00905AF6" w:rsidP="008C6FC6">
            <w:pPr>
              <w:pStyle w:val="NoSpacing"/>
              <w:jc w:val="center"/>
              <w:rPr>
                <w:color w:val="9C0006"/>
                <w:lang w:eastAsia="en-SG"/>
              </w:rPr>
            </w:pPr>
            <w:r w:rsidRPr="00717DB0">
              <w:rPr>
                <w:rFonts w:ascii="Calibri" w:hAnsi="Calibri" w:cs="Calibri"/>
                <w:color w:val="000000"/>
                <w:lang w:eastAsia="en-SG"/>
              </w:rPr>
              <w:t> </w:t>
            </w:r>
          </w:p>
        </w:tc>
        <w:tc>
          <w:tcPr>
            <w:tcW w:w="2835" w:type="dxa"/>
          </w:tcPr>
          <w:p w14:paraId="182FD05F" w14:textId="0BD8AFF5" w:rsidR="00905AF6" w:rsidRPr="00E33CF5" w:rsidRDefault="00905AF6" w:rsidP="008C6FC6">
            <w:pPr>
              <w:pStyle w:val="NoSpacing"/>
              <w:jc w:val="center"/>
              <w:rPr>
                <w:lang w:eastAsia="en-SG"/>
              </w:rPr>
            </w:pPr>
            <w:r w:rsidRPr="00717DB0">
              <w:rPr>
                <w:rFonts w:ascii="Calibri" w:hAnsi="Calibri" w:cs="Calibri"/>
                <w:color w:val="000000"/>
                <w:lang w:eastAsia="en-SG"/>
              </w:rPr>
              <w:t>NEXT_INT_</w:t>
            </w:r>
            <w:r>
              <w:rPr>
                <w:rFonts w:ascii="Calibri" w:hAnsi="Calibri" w:cs="Calibri"/>
                <w:color w:val="000000"/>
                <w:lang w:eastAsia="en-SG"/>
              </w:rPr>
              <w:t>DATE</w:t>
            </w:r>
          </w:p>
        </w:tc>
      </w:tr>
      <w:tr w:rsidR="00905AF6" w:rsidRPr="00E33CF5" w14:paraId="579A0D82" w14:textId="77777777" w:rsidTr="00905AF6">
        <w:trPr>
          <w:trHeight w:val="580"/>
        </w:trPr>
        <w:tc>
          <w:tcPr>
            <w:tcW w:w="5103" w:type="dxa"/>
            <w:vAlign w:val="bottom"/>
            <w:hideMark/>
          </w:tcPr>
          <w:p w14:paraId="721C985B" w14:textId="77777777" w:rsidR="00905AF6" w:rsidRPr="00E33CF5" w:rsidRDefault="00905AF6" w:rsidP="008C6FC6">
            <w:pPr>
              <w:pStyle w:val="NoSpacing"/>
              <w:rPr>
                <w:color w:val="000000" w:themeColor="text1"/>
                <w:lang w:eastAsia="en-SG"/>
              </w:rPr>
            </w:pPr>
            <w:r w:rsidRPr="00E33CF5">
              <w:rPr>
                <w:color w:val="000000" w:themeColor="text1"/>
                <w:lang w:eastAsia="en-SG"/>
              </w:rPr>
              <w:t>Accrued Interest Payable by Investor</w:t>
            </w:r>
          </w:p>
        </w:tc>
        <w:tc>
          <w:tcPr>
            <w:tcW w:w="2835" w:type="dxa"/>
          </w:tcPr>
          <w:p w14:paraId="03317BA5" w14:textId="2E373AEC" w:rsidR="00905AF6" w:rsidRPr="00E33CF5" w:rsidRDefault="00905AF6" w:rsidP="008C6FC6">
            <w:pPr>
              <w:pStyle w:val="NoSpacing"/>
              <w:jc w:val="center"/>
              <w:rPr>
                <w:lang w:eastAsia="en-SG"/>
              </w:rPr>
            </w:pPr>
            <w:r w:rsidRPr="004839FA">
              <w:rPr>
                <w:lang w:eastAsia="en-SG"/>
              </w:rPr>
              <w:t>ACCRUED_INT_DAYS</w:t>
            </w:r>
          </w:p>
        </w:tc>
        <w:tc>
          <w:tcPr>
            <w:tcW w:w="2835" w:type="dxa"/>
          </w:tcPr>
          <w:p w14:paraId="1C611959" w14:textId="5790C64F" w:rsidR="00905AF6" w:rsidRPr="00E33CF5" w:rsidRDefault="00905AF6" w:rsidP="008C6FC6">
            <w:pPr>
              <w:pStyle w:val="NoSpacing"/>
              <w:jc w:val="center"/>
              <w:rPr>
                <w:lang w:eastAsia="en-SG"/>
              </w:rPr>
            </w:pPr>
          </w:p>
        </w:tc>
      </w:tr>
    </w:tbl>
    <w:p w14:paraId="788DDF48" w14:textId="67D06AC0" w:rsidR="004839FA" w:rsidRPr="00FB542A" w:rsidRDefault="00FB542A" w:rsidP="00FB542A">
      <w:pPr>
        <w:jc w:val="center"/>
        <w:rPr>
          <w:b/>
          <w:bCs/>
          <w:sz w:val="20"/>
          <w:szCs w:val="20"/>
        </w:rPr>
      </w:pPr>
      <w:r w:rsidRPr="00FB542A">
        <w:rPr>
          <w:b/>
          <w:bCs/>
          <w:sz w:val="20"/>
          <w:szCs w:val="20"/>
        </w:rPr>
        <w:t xml:space="preserve">Table </w:t>
      </w:r>
      <w:r w:rsidRPr="00FB542A">
        <w:rPr>
          <w:b/>
          <w:bCs/>
          <w:sz w:val="20"/>
          <w:szCs w:val="20"/>
        </w:rPr>
        <w:fldChar w:fldCharType="begin"/>
      </w:r>
      <w:r w:rsidRPr="00FB542A">
        <w:rPr>
          <w:b/>
          <w:bCs/>
          <w:sz w:val="20"/>
          <w:szCs w:val="20"/>
        </w:rPr>
        <w:instrText xml:space="preserve"> SEQ Table \* ARABIC </w:instrText>
      </w:r>
      <w:r w:rsidRPr="00FB542A">
        <w:rPr>
          <w:b/>
          <w:bCs/>
          <w:sz w:val="20"/>
          <w:szCs w:val="20"/>
        </w:rPr>
        <w:fldChar w:fldCharType="separate"/>
      </w:r>
      <w:r w:rsidR="001108F9">
        <w:rPr>
          <w:b/>
          <w:bCs/>
          <w:noProof/>
          <w:sz w:val="20"/>
          <w:szCs w:val="20"/>
        </w:rPr>
        <w:t>44</w:t>
      </w:r>
      <w:r w:rsidRPr="00FB542A">
        <w:rPr>
          <w:b/>
          <w:bCs/>
          <w:sz w:val="20"/>
          <w:szCs w:val="20"/>
        </w:rPr>
        <w:fldChar w:fldCharType="end"/>
      </w:r>
      <w:r w:rsidRPr="00FB542A">
        <w:rPr>
          <w:b/>
          <w:bCs/>
          <w:sz w:val="20"/>
          <w:szCs w:val="20"/>
        </w:rPr>
        <w:t>:</w:t>
      </w:r>
      <w:r>
        <w:rPr>
          <w:b/>
          <w:bCs/>
          <w:sz w:val="20"/>
          <w:szCs w:val="20"/>
        </w:rPr>
        <w:t>Validations Against MEPS+</w:t>
      </w:r>
    </w:p>
    <w:sectPr w:rsidR="004839FA" w:rsidRPr="00FB542A" w:rsidSect="004B15DC">
      <w:pgSz w:w="12240" w:h="15840"/>
      <w:pgMar w:top="1440" w:right="720" w:bottom="1440" w:left="720" w:header="720" w:footer="283"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9" w:author="Akila BALAKRISHNAN from.OPTIMUM (MAS)" w:date="2026-01-15T18:29:00Z" w:initials="AB">
    <w:p w14:paraId="67A18EAB" w14:textId="77777777" w:rsidR="00665FF6" w:rsidRDefault="004D55A0" w:rsidP="00665FF6">
      <w:pPr>
        <w:pStyle w:val="CommentText"/>
        <w:jc w:val="left"/>
      </w:pPr>
      <w:r>
        <w:rPr>
          <w:rStyle w:val="CommentReference"/>
        </w:rPr>
        <w:annotationRef/>
      </w:r>
      <w:r w:rsidR="00665FF6">
        <w:t>Once all fields are filled in syndication details - we can have 2 parallel process - 1. to publish to MAS Website and 2. to wait for secmast.txt file</w:t>
      </w:r>
    </w:p>
    <w:p w14:paraId="3BEB161B" w14:textId="77777777" w:rsidR="00665FF6" w:rsidRDefault="00665FF6" w:rsidP="00665FF6">
      <w:pPr>
        <w:pStyle w:val="CommentText"/>
        <w:jc w:val="left"/>
      </w:pPr>
    </w:p>
    <w:p w14:paraId="44BBD76F" w14:textId="77777777" w:rsidR="00665FF6" w:rsidRDefault="00665FF6" w:rsidP="00665FF6">
      <w:pPr>
        <w:pStyle w:val="CommentText"/>
        <w:jc w:val="left"/>
      </w:pPr>
      <w:r>
        <w:t>This is because on pricing day - we need to update few times and publish to MAS Website and the secmast file may not be received on the pricing day itself and it can be received the next day morning too.</w:t>
      </w:r>
    </w:p>
    <w:p w14:paraId="75449E0E" w14:textId="77777777" w:rsidR="00665FF6" w:rsidRDefault="00665FF6" w:rsidP="00665FF6">
      <w:pPr>
        <w:pStyle w:val="CommentText"/>
        <w:jc w:val="left"/>
      </w:pPr>
    </w:p>
    <w:p w14:paraId="64706C08" w14:textId="77777777" w:rsidR="00665FF6" w:rsidRDefault="00665FF6" w:rsidP="00665FF6">
      <w:pPr>
        <w:pStyle w:val="CommentText"/>
        <w:jc w:val="left"/>
      </w:pPr>
      <w:r>
        <w:t>Once you receive the secmast file and validated it as success - there is no need to publish anything to MAS Website since the details would have been published already.</w:t>
      </w:r>
    </w:p>
    <w:p w14:paraId="47ED4CF1" w14:textId="77777777" w:rsidR="00665FF6" w:rsidRDefault="00665FF6" w:rsidP="00665FF6">
      <w:pPr>
        <w:pStyle w:val="CommentText"/>
        <w:jc w:val="left"/>
      </w:pPr>
    </w:p>
    <w:p w14:paraId="75AD91D0" w14:textId="77777777" w:rsidR="00665FF6" w:rsidRDefault="00665FF6" w:rsidP="00665FF6">
      <w:pPr>
        <w:pStyle w:val="CommentText"/>
        <w:jc w:val="left"/>
      </w:pPr>
      <w:r>
        <w:t>Only in case of MEPS+ validation error - we might need to publish the correct details to MAS Website in case of any changes to already published data.</w:t>
      </w:r>
    </w:p>
    <w:p w14:paraId="1EBFD7B8" w14:textId="77777777" w:rsidR="00665FF6" w:rsidRDefault="00665FF6" w:rsidP="00665FF6">
      <w:pPr>
        <w:pStyle w:val="CommentText"/>
        <w:jc w:val="left"/>
      </w:pPr>
    </w:p>
    <w:p w14:paraId="1193B4E4" w14:textId="77777777" w:rsidR="00665FF6" w:rsidRDefault="00665FF6" w:rsidP="00665FF6">
      <w:pPr>
        <w:pStyle w:val="CommentText"/>
        <w:jc w:val="left"/>
      </w:pPr>
      <w:r>
        <w:t>@MDD - for your views.</w:t>
      </w:r>
    </w:p>
  </w:comment>
  <w:comment w:id="30" w:author="Han Xie CHAI (MAS)" w:date="2026-01-16T16:34:00Z" w:initials="HC">
    <w:p w14:paraId="004A56FD" w14:textId="77777777" w:rsidR="0055616B" w:rsidRDefault="0055616B" w:rsidP="0055616B">
      <w:pPr>
        <w:pStyle w:val="CommentText"/>
        <w:jc w:val="left"/>
      </w:pPr>
      <w:r>
        <w:rPr>
          <w:rStyle w:val="CommentReference"/>
        </w:rPr>
        <w:annotationRef/>
      </w:r>
      <w:r>
        <w:t>Agree with Akila. For syndication, the publication to MAS website is separate from receiving the secmast file from MEPS+ (which is more of “opening” public offer window).</w:t>
      </w:r>
    </w:p>
  </w:comment>
  <w:comment w:id="33" w:author="Akila BALAKRISHNAN from.OPTIMUM (MAS)" w:date="2026-01-16T10:12:00Z" w:initials="AB">
    <w:p w14:paraId="1FC42864" w14:textId="23E3882B" w:rsidR="000B5687" w:rsidRDefault="000B5687" w:rsidP="000B5687">
      <w:pPr>
        <w:pStyle w:val="CommentText"/>
        <w:jc w:val="left"/>
      </w:pPr>
      <w:r>
        <w:rPr>
          <w:rStyle w:val="CommentReference"/>
        </w:rPr>
        <w:annotationRef/>
      </w:r>
      <w:r>
        <w:t>Is this the de-coupling of issuance calendar and syndication details?</w:t>
      </w:r>
      <w:r>
        <w:br/>
        <w:t xml:space="preserve">If yes - it has to be stated clearly when it will be de-coupled. </w:t>
      </w:r>
    </w:p>
    <w:p w14:paraId="47861279" w14:textId="77777777" w:rsidR="000B5687" w:rsidRDefault="000B5687" w:rsidP="000B5687">
      <w:pPr>
        <w:pStyle w:val="CommentText"/>
        <w:jc w:val="left"/>
      </w:pPr>
      <w:r>
        <w:t>As per keynotes issuance calendar will be decoupled once the security information is received from M+.</w:t>
      </w:r>
    </w:p>
  </w:comment>
  <w:comment w:id="34" w:author="Han Xie CHAI (MAS)" w:date="2026-01-16T17:00:00Z" w:initials="HC">
    <w:p w14:paraId="379CEA25" w14:textId="77777777" w:rsidR="009D6366" w:rsidRDefault="009D6366" w:rsidP="009D6366">
      <w:pPr>
        <w:pStyle w:val="CommentText"/>
        <w:jc w:val="left"/>
      </w:pPr>
      <w:r>
        <w:rPr>
          <w:rStyle w:val="CommentReference"/>
        </w:rPr>
        <w:annotationRef/>
      </w:r>
      <w:r>
        <w:t>Added edits to the next line, as it needs to be revised as well. Please feel free to amend as necessary.</w:t>
      </w:r>
    </w:p>
  </w:comment>
  <w:comment w:id="37" w:author="Han Xie CHAI (MAS)" w:date="2026-01-16T17:13:00Z" w:initials="HC">
    <w:p w14:paraId="3DD12C52" w14:textId="77777777" w:rsidR="00AA749D" w:rsidRDefault="00606EA8" w:rsidP="00AA749D">
      <w:pPr>
        <w:pStyle w:val="CommentText"/>
        <w:jc w:val="left"/>
      </w:pPr>
      <w:r>
        <w:rPr>
          <w:rStyle w:val="CommentReference"/>
        </w:rPr>
        <w:annotationRef/>
      </w:r>
      <w:r w:rsidR="00AA749D">
        <w:t>This only applies to date fields in issuance calendar. Other fields will still show TBA. Unless there are good reasons, we should keep to the same for consistency.</w:t>
      </w:r>
    </w:p>
  </w:comment>
  <w:comment w:id="39" w:author="Han Xie CHAI (MAS)" w:date="2026-01-16T17:14:00Z" w:initials="HC">
    <w:p w14:paraId="1845079A" w14:textId="4E2FFA0B" w:rsidR="00606EA8" w:rsidRDefault="00606EA8" w:rsidP="00606EA8">
      <w:pPr>
        <w:pStyle w:val="CommentText"/>
        <w:jc w:val="left"/>
      </w:pPr>
      <w:r>
        <w:rPr>
          <w:rStyle w:val="CommentReference"/>
        </w:rPr>
        <w:annotationRef/>
      </w:r>
      <w:r>
        <w:t>Please see the interface specs for CDP/FIs. We proposed something more generic that should work across all issuance types.</w:t>
      </w:r>
    </w:p>
  </w:comment>
  <w:comment w:id="64" w:author="Akila BALAKRISHNAN from.OPTIMUM (MAS)" w:date="2026-01-16T10:06:00Z" w:initials="AB">
    <w:p w14:paraId="776680C5" w14:textId="77777777" w:rsidR="00491C1C" w:rsidRDefault="00E505C6" w:rsidP="00491C1C">
      <w:pPr>
        <w:pStyle w:val="CommentText"/>
        <w:jc w:val="left"/>
      </w:pPr>
      <w:r>
        <w:rPr>
          <w:rStyle w:val="CommentReference"/>
        </w:rPr>
        <w:annotationRef/>
      </w:r>
      <w:r w:rsidR="00491C1C">
        <w:t>Change “Approve Retail Allotment File” to “Approve Placement Tranche File” after “Upload Placement Tranche”.</w:t>
      </w:r>
    </w:p>
    <w:p w14:paraId="3266F343" w14:textId="77777777" w:rsidR="00491C1C" w:rsidRDefault="00491C1C" w:rsidP="00491C1C">
      <w:pPr>
        <w:pStyle w:val="CommentText"/>
        <w:jc w:val="left"/>
      </w:pPr>
    </w:p>
    <w:p w14:paraId="1985A544" w14:textId="77777777" w:rsidR="00491C1C" w:rsidRDefault="00491C1C" w:rsidP="00491C1C">
      <w:pPr>
        <w:pStyle w:val="CommentText"/>
        <w:jc w:val="left"/>
      </w:pPr>
      <w:r>
        <w:t xml:space="preserve">Also include “Yes” or “No” for the first “Approved?” </w:t>
      </w:r>
    </w:p>
  </w:comment>
  <w:comment w:id="70" w:author="Akila BALAKRISHNAN from.OPTIMUM (MAS)" w:date="2026-01-16T15:30:00Z" w:initials="AB">
    <w:p w14:paraId="1F07DB0C" w14:textId="77777777" w:rsidR="00537E11" w:rsidRDefault="00537E11" w:rsidP="00537E11">
      <w:pPr>
        <w:pStyle w:val="CommentText"/>
        <w:jc w:val="left"/>
      </w:pPr>
      <w:r>
        <w:rPr>
          <w:rStyle w:val="CommentReference"/>
        </w:rPr>
        <w:annotationRef/>
      </w:r>
      <w:r>
        <w:t>Change “announcement” to “syndication details” in OMEGA publishes announcement.</w:t>
      </w:r>
    </w:p>
    <w:p w14:paraId="0B6B2C6F" w14:textId="77777777" w:rsidR="00537E11" w:rsidRDefault="00537E11" w:rsidP="00537E11">
      <w:pPr>
        <w:pStyle w:val="CommentText"/>
        <w:jc w:val="left"/>
      </w:pPr>
    </w:p>
    <w:p w14:paraId="29946655" w14:textId="77777777" w:rsidR="00537E11" w:rsidRDefault="00537E11" w:rsidP="00537E11">
      <w:pPr>
        <w:pStyle w:val="CommentText"/>
        <w:jc w:val="left"/>
      </w:pPr>
      <w:r>
        <w:t>Also remove “Pending MEPS+” status in the below</w:t>
      </w:r>
    </w:p>
    <w:p w14:paraId="17925365" w14:textId="2F9B152B" w:rsidR="00537E11" w:rsidRDefault="00537E11" w:rsidP="00537E11">
      <w:pPr>
        <w:pStyle w:val="CommentText"/>
        <w:jc w:val="left"/>
      </w:pPr>
      <w:r>
        <w:rPr>
          <w:noProof/>
        </w:rPr>
        <w:drawing>
          <wp:inline distT="0" distB="0" distL="0" distR="0" wp14:anchorId="6B87D827" wp14:editId="100D02D4">
            <wp:extent cx="1676634" cy="733527"/>
            <wp:effectExtent l="0" t="0" r="0" b="9525"/>
            <wp:docPr id="859689630"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689630" name="Picture 859689630" descr="Image"/>
                    <pic:cNvPicPr/>
                  </pic:nvPicPr>
                  <pic:blipFill>
                    <a:blip r:embed="rId1">
                      <a:extLst>
                        <a:ext uri="{28A0092B-C50C-407E-A947-70E740481C1C}">
                          <a14:useLocalDpi xmlns:a14="http://schemas.microsoft.com/office/drawing/2010/main" val="0"/>
                        </a:ext>
                      </a:extLst>
                    </a:blip>
                    <a:stretch>
                      <a:fillRect/>
                    </a:stretch>
                  </pic:blipFill>
                  <pic:spPr>
                    <a:xfrm>
                      <a:off x="0" y="0"/>
                      <a:ext cx="1676634" cy="733527"/>
                    </a:xfrm>
                    <a:prstGeom prst="rect">
                      <a:avLst/>
                    </a:prstGeom>
                  </pic:spPr>
                </pic:pic>
              </a:graphicData>
            </a:graphic>
          </wp:inline>
        </w:drawing>
      </w:r>
    </w:p>
  </w:comment>
  <w:comment w:id="71" w:author="Akila BALAKRISHNAN from.OPTIMUM (MAS)" w:date="2026-01-16T15:35:00Z" w:initials="AB">
    <w:p w14:paraId="247EA624" w14:textId="77777777" w:rsidR="00537E11" w:rsidRDefault="00537E11" w:rsidP="00537E11">
      <w:pPr>
        <w:pStyle w:val="CommentText"/>
        <w:jc w:val="left"/>
      </w:pPr>
      <w:r>
        <w:rPr>
          <w:rStyle w:val="CommentReference"/>
        </w:rPr>
        <w:annotationRef/>
      </w:r>
      <w:r>
        <w:t>Change “announcement” to “syndication details” in OMEGA publishes announcement and Maker updates announcement and submits for approval (M+ validation error  to Pending approval)</w:t>
      </w:r>
    </w:p>
    <w:p w14:paraId="29B8868D" w14:textId="77777777" w:rsidR="00537E11" w:rsidRDefault="00537E11" w:rsidP="00537E11">
      <w:pPr>
        <w:pStyle w:val="CommentText"/>
        <w:jc w:val="left"/>
      </w:pPr>
    </w:p>
    <w:p w14:paraId="27F4A89A" w14:textId="77777777" w:rsidR="00537E11" w:rsidRDefault="00537E11" w:rsidP="00537E11">
      <w:pPr>
        <w:pStyle w:val="CommentText"/>
        <w:jc w:val="left"/>
      </w:pPr>
      <w:r>
        <w:t>For syndication we will be having an additional status “Published (verified)” once we receive the secmast details and verification is success?</w:t>
      </w:r>
    </w:p>
  </w:comment>
  <w:comment w:id="73" w:author="Akila BALAKRISHNAN from.OPTIMUM (MAS)" w:date="2026-01-16T15:38:00Z" w:initials="AB">
    <w:p w14:paraId="0FE61C61" w14:textId="77777777" w:rsidR="0079650E" w:rsidRDefault="0079650E" w:rsidP="0079650E">
      <w:pPr>
        <w:pStyle w:val="CommentText"/>
        <w:jc w:val="left"/>
      </w:pPr>
      <w:r>
        <w:rPr>
          <w:rStyle w:val="CommentReference"/>
        </w:rPr>
        <w:annotationRef/>
      </w:r>
      <w:r>
        <w:t>Override M+ validation error use case should be for checker. Please include the arrow.</w:t>
      </w:r>
    </w:p>
  </w:comment>
  <w:comment w:id="74" w:author="Akila BALAKRISHNAN from.OPTIMUM (MAS)" w:date="2026-01-16T15:41:00Z" w:initials="AB">
    <w:p w14:paraId="45DD3E16" w14:textId="77777777" w:rsidR="0079650E" w:rsidRDefault="0079650E" w:rsidP="0079650E">
      <w:pPr>
        <w:pStyle w:val="CommentText"/>
        <w:jc w:val="left"/>
      </w:pPr>
      <w:r>
        <w:rPr>
          <w:rStyle w:val="CommentReference"/>
        </w:rPr>
        <w:annotationRef/>
      </w:r>
      <w:r>
        <w:t>Withdraw use case here - is to withdraw Syndication allotment file upload approval request.</w:t>
      </w:r>
    </w:p>
    <w:p w14:paraId="53A3AC34" w14:textId="77777777" w:rsidR="0079650E" w:rsidRDefault="0079650E" w:rsidP="0079650E">
      <w:pPr>
        <w:pStyle w:val="CommentText"/>
        <w:jc w:val="left"/>
      </w:pPr>
    </w:p>
    <w:p w14:paraId="410725E6" w14:textId="77777777" w:rsidR="0079650E" w:rsidRDefault="0079650E" w:rsidP="0079650E">
      <w:pPr>
        <w:pStyle w:val="CommentText"/>
        <w:jc w:val="left"/>
      </w:pPr>
      <w:r>
        <w:t>Please update the diagram.</w:t>
      </w:r>
    </w:p>
  </w:comment>
  <w:comment w:id="94" w:author="Akila BALAKRISHNAN from.OPTIMUM (MAS)" w:date="2026-01-16T17:52:00Z" w:initials="AB">
    <w:p w14:paraId="56C5123B" w14:textId="77777777" w:rsidR="00ED4253" w:rsidRDefault="00ED4253" w:rsidP="00ED4253">
      <w:pPr>
        <w:pStyle w:val="CommentText"/>
        <w:jc w:val="left"/>
      </w:pPr>
      <w:r>
        <w:rPr>
          <w:rStyle w:val="CommentReference"/>
        </w:rPr>
        <w:annotationRef/>
      </w:r>
      <w:r>
        <w:t>Is this numerical value applicable only for syndication tab or for both tabs?</w:t>
      </w:r>
    </w:p>
  </w:comment>
  <w:comment w:id="95" w:author="Akila BALAKRISHNAN from.OPTIMUM (MAS)" w:date="2026-01-16T17:56:00Z" w:initials="AB">
    <w:p w14:paraId="1D26228D" w14:textId="77777777" w:rsidR="00ED4253" w:rsidRDefault="00ED4253" w:rsidP="00ED4253">
      <w:pPr>
        <w:pStyle w:val="CommentText"/>
        <w:jc w:val="left"/>
      </w:pPr>
      <w:r>
        <w:rPr>
          <w:rStyle w:val="CommentReference"/>
        </w:rPr>
        <w:annotationRef/>
      </w:r>
      <w:r>
        <w:t>@MDD - We need to include Allotment date before this field in listing page?</w:t>
      </w:r>
    </w:p>
  </w:comment>
  <w:comment w:id="96" w:author="Akila BALAKRISHNAN from.OPTIMUM (MAS)" w:date="2026-01-16T17:58:00Z" w:initials="AB">
    <w:p w14:paraId="4D24D36D" w14:textId="77777777" w:rsidR="00BB176E" w:rsidRDefault="00ED4253" w:rsidP="00BB176E">
      <w:pPr>
        <w:pStyle w:val="CommentText"/>
        <w:jc w:val="left"/>
      </w:pPr>
      <w:r>
        <w:rPr>
          <w:rStyle w:val="CommentReference"/>
        </w:rPr>
        <w:annotationRef/>
      </w:r>
      <w:r w:rsidR="00BB176E">
        <w:t>@MDD - Can we remove the public offer period and maturity date from the listing page and display inside the details page alone? To be consistent with announcement and to reduce the number of fields in the listing page.</w:t>
      </w:r>
    </w:p>
  </w:comment>
  <w:comment w:id="121" w:author="Akila BALAKRISHNAN from.OPTIMUM (MAS)" w:date="2026-01-16T18:17:00Z" w:initials="AB">
    <w:p w14:paraId="1B851D49" w14:textId="77777777" w:rsidR="00193B33" w:rsidRDefault="00193B33" w:rsidP="00193B33">
      <w:pPr>
        <w:pStyle w:val="CommentText"/>
        <w:jc w:val="left"/>
      </w:pPr>
      <w:r>
        <w:rPr>
          <w:rStyle w:val="CommentReference"/>
        </w:rPr>
        <w:annotationRef/>
      </w:r>
      <w:r>
        <w:t>Changed this to 6 - 3 digits and 2 decimal places and one decimal point.</w:t>
      </w:r>
    </w:p>
  </w:comment>
  <w:comment w:id="124" w:author="Akila BALAKRISHNAN from.OPTIMUM (MAS)" w:date="2026-01-16T18:20:00Z" w:initials="AB">
    <w:p w14:paraId="13EC1655" w14:textId="77777777" w:rsidR="00193B33" w:rsidRDefault="00193B33" w:rsidP="00193B33">
      <w:pPr>
        <w:pStyle w:val="CommentText"/>
        <w:jc w:val="left"/>
      </w:pPr>
      <w:r>
        <w:rPr>
          <w:rStyle w:val="CommentReference"/>
        </w:rPr>
        <w:annotationRef/>
      </w:r>
      <w:r>
        <w:t>I don’t think accrued interest days is required during the price computation.</w:t>
      </w:r>
    </w:p>
    <w:p w14:paraId="31FDE086" w14:textId="77777777" w:rsidR="00193B33" w:rsidRDefault="00193B33" w:rsidP="00193B33">
      <w:pPr>
        <w:pStyle w:val="CommentText"/>
        <w:jc w:val="left"/>
      </w:pPr>
      <w:r>
        <w:t>Please check.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193B4E4" w15:done="0"/>
  <w15:commentEx w15:paraId="004A56FD" w15:paraIdParent="1193B4E4" w15:done="0"/>
  <w15:commentEx w15:paraId="47861279" w15:done="0"/>
  <w15:commentEx w15:paraId="379CEA25" w15:paraIdParent="47861279" w15:done="0"/>
  <w15:commentEx w15:paraId="3DD12C52" w15:done="0"/>
  <w15:commentEx w15:paraId="1845079A" w15:done="0"/>
  <w15:commentEx w15:paraId="1985A544" w15:done="0"/>
  <w15:commentEx w15:paraId="17925365" w15:done="0"/>
  <w15:commentEx w15:paraId="27F4A89A" w15:done="0"/>
  <w15:commentEx w15:paraId="0FE61C61" w15:done="0"/>
  <w15:commentEx w15:paraId="410725E6" w15:done="0"/>
  <w15:commentEx w15:paraId="56C5123B" w15:done="0"/>
  <w15:commentEx w15:paraId="1D26228D" w15:done="0"/>
  <w15:commentEx w15:paraId="4D24D36D" w15:done="0"/>
  <w15:commentEx w15:paraId="1B851D49" w15:done="0"/>
  <w15:commentEx w15:paraId="31FDE08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0370DC7" w16cex:dateUtc="2026-01-15T10:29:00Z"/>
  <w16cex:commentExtensible w16cex:durableId="72181015" w16cex:dateUtc="2026-01-16T08:34:00Z"/>
  <w16cex:commentExtensible w16cex:durableId="21A71808" w16cex:dateUtc="2026-01-16T02:12:00Z"/>
  <w16cex:commentExtensible w16cex:durableId="72200E0D" w16cex:dateUtc="2026-01-16T09:00:00Z"/>
  <w16cex:commentExtensible w16cex:durableId="3F622634" w16cex:dateUtc="2026-01-16T09:13:00Z"/>
  <w16cex:commentExtensible w16cex:durableId="4A2C4371" w16cex:dateUtc="2026-01-16T09:14:00Z"/>
  <w16cex:commentExtensible w16cex:durableId="1C9AC09E" w16cex:dateUtc="2026-01-16T02:06:00Z"/>
  <w16cex:commentExtensible w16cex:durableId="198B540F" w16cex:dateUtc="2026-01-16T07:30:00Z"/>
  <w16cex:commentExtensible w16cex:durableId="64544EF8" w16cex:dateUtc="2026-01-16T07:35:00Z"/>
  <w16cex:commentExtensible w16cex:durableId="21F939A7" w16cex:dateUtc="2026-01-16T07:38:00Z"/>
  <w16cex:commentExtensible w16cex:durableId="7BF261B1" w16cex:dateUtc="2026-01-16T07:41:00Z"/>
  <w16cex:commentExtensible w16cex:durableId="52B2438C" w16cex:dateUtc="2026-01-16T09:52:00Z"/>
  <w16cex:commentExtensible w16cex:durableId="22D1CB04" w16cex:dateUtc="2026-01-16T09:56:00Z"/>
  <w16cex:commentExtensible w16cex:durableId="0C1E5C94" w16cex:dateUtc="2026-01-16T09:58:00Z"/>
  <w16cex:commentExtensible w16cex:durableId="061D5A16" w16cex:dateUtc="2026-01-16T10:17:00Z"/>
  <w16cex:commentExtensible w16cex:durableId="419677C0" w16cex:dateUtc="2026-01-16T10: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193B4E4" w16cid:durableId="10370DC7"/>
  <w16cid:commentId w16cid:paraId="004A56FD" w16cid:durableId="72181015"/>
  <w16cid:commentId w16cid:paraId="47861279" w16cid:durableId="21A71808"/>
  <w16cid:commentId w16cid:paraId="379CEA25" w16cid:durableId="72200E0D"/>
  <w16cid:commentId w16cid:paraId="3DD12C52" w16cid:durableId="3F622634"/>
  <w16cid:commentId w16cid:paraId="1845079A" w16cid:durableId="4A2C4371"/>
  <w16cid:commentId w16cid:paraId="1985A544" w16cid:durableId="1C9AC09E"/>
  <w16cid:commentId w16cid:paraId="17925365" w16cid:durableId="198B540F"/>
  <w16cid:commentId w16cid:paraId="27F4A89A" w16cid:durableId="64544EF8"/>
  <w16cid:commentId w16cid:paraId="0FE61C61" w16cid:durableId="21F939A7"/>
  <w16cid:commentId w16cid:paraId="410725E6" w16cid:durableId="7BF261B1"/>
  <w16cid:commentId w16cid:paraId="56C5123B" w16cid:durableId="52B2438C"/>
  <w16cid:commentId w16cid:paraId="1D26228D" w16cid:durableId="22D1CB04"/>
  <w16cid:commentId w16cid:paraId="4D24D36D" w16cid:durableId="0C1E5C94"/>
  <w16cid:commentId w16cid:paraId="1B851D49" w16cid:durableId="061D5A16"/>
  <w16cid:commentId w16cid:paraId="31FDE086" w16cid:durableId="419677C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51E03" w14:textId="77777777" w:rsidR="002F37AA" w:rsidRPr="007C7C7F" w:rsidRDefault="002F37AA" w:rsidP="00187D7C">
      <w:pPr>
        <w:spacing w:before="0" w:after="0" w:line="240" w:lineRule="auto"/>
      </w:pPr>
      <w:r w:rsidRPr="007C7C7F">
        <w:separator/>
      </w:r>
    </w:p>
  </w:endnote>
  <w:endnote w:type="continuationSeparator" w:id="0">
    <w:p w14:paraId="3BEE9EF3" w14:textId="77777777" w:rsidR="002F37AA" w:rsidRPr="007C7C7F" w:rsidRDefault="002F37AA" w:rsidP="00187D7C">
      <w:pPr>
        <w:spacing w:before="0" w:after="0" w:line="240" w:lineRule="auto"/>
      </w:pPr>
      <w:r w:rsidRPr="007C7C7F">
        <w:continuationSeparator/>
      </w:r>
    </w:p>
  </w:endnote>
  <w:endnote w:type="continuationNotice" w:id="1">
    <w:p w14:paraId="63D617AF" w14:textId="77777777" w:rsidR="002F37AA" w:rsidRDefault="002F37AA">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980CC" w14:textId="475A7F39" w:rsidR="00622A7F" w:rsidRPr="007C7C7F" w:rsidRDefault="00622A7F">
    <w:pPr>
      <w:pStyle w:val="Footer"/>
      <w:pBdr>
        <w:bottom w:val="double" w:sz="6" w:space="1" w:color="auto"/>
      </w:pBdr>
      <w:rPr>
        <w:sz w:val="20"/>
        <w:szCs w:val="20"/>
      </w:rPr>
    </w:pPr>
  </w:p>
  <w:p w14:paraId="37E3F7AC" w14:textId="0F88BEF9" w:rsidR="00622A7F" w:rsidRPr="007C7C7F" w:rsidRDefault="002D4C85">
    <w:pPr>
      <w:pStyle w:val="Footer"/>
      <w:rPr>
        <w:sz w:val="20"/>
        <w:szCs w:val="20"/>
      </w:rPr>
    </w:pPr>
    <w:r>
      <w:rPr>
        <w:sz w:val="20"/>
        <w:szCs w:val="20"/>
      </w:rPr>
      <w:t>Syndication</w:t>
    </w:r>
    <w:r w:rsidR="00622A7F" w:rsidRPr="007C7C7F">
      <w:rPr>
        <w:sz w:val="20"/>
        <w:szCs w:val="20"/>
      </w:rPr>
      <w:t>– v0.</w:t>
    </w:r>
    <w:r>
      <w:rPr>
        <w:sz w:val="20"/>
        <w:szCs w:val="20"/>
      </w:rPr>
      <w:t>01</w:t>
    </w:r>
    <w:r w:rsidR="00622A7F" w:rsidRPr="007C7C7F">
      <w:rPr>
        <w:sz w:val="20"/>
        <w:szCs w:val="20"/>
      </w:rPr>
      <w:ptab w:relativeTo="margin" w:alignment="center" w:leader="none"/>
    </w:r>
    <w:r w:rsidR="00622A7F" w:rsidRPr="007C7C7F">
      <w:rPr>
        <w:sz w:val="20"/>
        <w:szCs w:val="20"/>
      </w:rPr>
      <w:t xml:space="preserve">Page </w:t>
    </w:r>
    <w:r w:rsidR="00622A7F" w:rsidRPr="007C7C7F">
      <w:rPr>
        <w:b/>
        <w:bCs/>
        <w:sz w:val="20"/>
        <w:szCs w:val="20"/>
      </w:rPr>
      <w:fldChar w:fldCharType="begin"/>
    </w:r>
    <w:r w:rsidR="00622A7F" w:rsidRPr="007C7C7F">
      <w:rPr>
        <w:b/>
        <w:bCs/>
        <w:sz w:val="20"/>
        <w:szCs w:val="20"/>
      </w:rPr>
      <w:instrText xml:space="preserve"> PAGE  \* Arabic  \* MERGEFORMAT </w:instrText>
    </w:r>
    <w:r w:rsidR="00622A7F" w:rsidRPr="007C7C7F">
      <w:rPr>
        <w:b/>
        <w:bCs/>
        <w:sz w:val="20"/>
        <w:szCs w:val="20"/>
      </w:rPr>
      <w:fldChar w:fldCharType="separate"/>
    </w:r>
    <w:r w:rsidR="00622A7F" w:rsidRPr="007C7C7F">
      <w:rPr>
        <w:b/>
        <w:bCs/>
        <w:sz w:val="20"/>
        <w:szCs w:val="20"/>
      </w:rPr>
      <w:t>1</w:t>
    </w:r>
    <w:r w:rsidR="00622A7F" w:rsidRPr="007C7C7F">
      <w:rPr>
        <w:b/>
        <w:bCs/>
        <w:sz w:val="20"/>
        <w:szCs w:val="20"/>
      </w:rPr>
      <w:fldChar w:fldCharType="end"/>
    </w:r>
    <w:r w:rsidR="00622A7F" w:rsidRPr="007C7C7F">
      <w:rPr>
        <w:sz w:val="20"/>
        <w:szCs w:val="20"/>
      </w:rPr>
      <w:t xml:space="preserve"> of </w:t>
    </w:r>
    <w:r w:rsidR="00622A7F" w:rsidRPr="007C7C7F">
      <w:rPr>
        <w:b/>
        <w:bCs/>
        <w:sz w:val="20"/>
        <w:szCs w:val="20"/>
      </w:rPr>
      <w:fldChar w:fldCharType="begin"/>
    </w:r>
    <w:r w:rsidR="00622A7F" w:rsidRPr="007C7C7F">
      <w:rPr>
        <w:b/>
        <w:bCs/>
        <w:sz w:val="20"/>
        <w:szCs w:val="20"/>
      </w:rPr>
      <w:instrText xml:space="preserve"> NUMPAGES  \* Arabic  \* MERGEFORMAT </w:instrText>
    </w:r>
    <w:r w:rsidR="00622A7F" w:rsidRPr="007C7C7F">
      <w:rPr>
        <w:b/>
        <w:bCs/>
        <w:sz w:val="20"/>
        <w:szCs w:val="20"/>
      </w:rPr>
      <w:fldChar w:fldCharType="separate"/>
    </w:r>
    <w:r w:rsidR="00622A7F" w:rsidRPr="007C7C7F">
      <w:rPr>
        <w:b/>
        <w:bCs/>
        <w:sz w:val="20"/>
        <w:szCs w:val="20"/>
      </w:rPr>
      <w:t>2</w:t>
    </w:r>
    <w:r w:rsidR="00622A7F" w:rsidRPr="007C7C7F">
      <w:rPr>
        <w:b/>
        <w:bCs/>
        <w:sz w:val="20"/>
        <w:szCs w:val="20"/>
      </w:rPr>
      <w:fldChar w:fldCharType="end"/>
    </w:r>
    <w:r w:rsidR="00622A7F" w:rsidRPr="007C7C7F">
      <w:rPr>
        <w:sz w:val="20"/>
        <w:szCs w:val="20"/>
      </w:rPr>
      <w:ptab w:relativeTo="margin" w:alignment="right" w:leader="none"/>
    </w:r>
    <w:r>
      <w:rPr>
        <w:sz w:val="20"/>
        <w:szCs w:val="20"/>
      </w:rPr>
      <w:t>08 Jan</w:t>
    </w:r>
    <w:r w:rsidR="00622A7F" w:rsidRPr="007C7C7F">
      <w:rPr>
        <w:sz w:val="20"/>
        <w:szCs w:val="20"/>
      </w:rPr>
      <w:t xml:space="preserve">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BB1EC6" w14:textId="77777777" w:rsidR="002F37AA" w:rsidRPr="007C7C7F" w:rsidRDefault="002F37AA" w:rsidP="00187D7C">
      <w:pPr>
        <w:spacing w:before="0" w:after="0" w:line="240" w:lineRule="auto"/>
      </w:pPr>
      <w:r w:rsidRPr="007C7C7F">
        <w:separator/>
      </w:r>
    </w:p>
  </w:footnote>
  <w:footnote w:type="continuationSeparator" w:id="0">
    <w:p w14:paraId="32E727B3" w14:textId="77777777" w:rsidR="002F37AA" w:rsidRPr="007C7C7F" w:rsidRDefault="002F37AA" w:rsidP="00187D7C">
      <w:pPr>
        <w:spacing w:before="0" w:after="0" w:line="240" w:lineRule="auto"/>
      </w:pPr>
      <w:r w:rsidRPr="007C7C7F">
        <w:continuationSeparator/>
      </w:r>
    </w:p>
  </w:footnote>
  <w:footnote w:type="continuationNotice" w:id="1">
    <w:p w14:paraId="1179F314" w14:textId="77777777" w:rsidR="002F37AA" w:rsidRDefault="002F37AA">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6763E" w14:textId="5D8F11A1" w:rsidR="00187D7C" w:rsidRPr="007C7C7F" w:rsidRDefault="00A05331" w:rsidP="005F10C3">
    <w:pPr>
      <w:pStyle w:val="Header"/>
    </w:pPr>
    <w:r w:rsidRPr="007C7C7F">
      <w:rPr>
        <w:noProof/>
      </w:rPr>
      <w:drawing>
        <wp:anchor distT="0" distB="0" distL="114300" distR="114300" simplePos="0" relativeHeight="251658240" behindDoc="0" locked="0" layoutInCell="1" allowOverlap="1" wp14:anchorId="54A42B26" wp14:editId="4240F6CA">
          <wp:simplePos x="0" y="0"/>
          <wp:positionH relativeFrom="margin">
            <wp:posOffset>5214324</wp:posOffset>
          </wp:positionH>
          <wp:positionV relativeFrom="paragraph">
            <wp:posOffset>-417931</wp:posOffset>
          </wp:positionV>
          <wp:extent cx="1144402" cy="585814"/>
          <wp:effectExtent l="0" t="0" r="0" b="5080"/>
          <wp:wrapNone/>
          <wp:docPr id="1" name="Picture 1" descr="MAS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S_logo"/>
                  <pic:cNvPicPr>
                    <a:picLocks noChangeAspect="1" noChangeArrowheads="1"/>
                  </pic:cNvPicPr>
                </pic:nvPicPr>
                <pic:blipFill>
                  <a:blip r:embed="rId1"/>
                  <a:srcRect/>
                  <a:stretch>
                    <a:fillRect/>
                  </a:stretch>
                </pic:blipFill>
                <pic:spPr bwMode="auto">
                  <a:xfrm>
                    <a:off x="0" y="0"/>
                    <a:ext cx="1150227" cy="588796"/>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7C7C7F">
      <w:t>OMEGA – Open Market Execution Gateway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13E73"/>
    <w:multiLevelType w:val="multilevel"/>
    <w:tmpl w:val="194A6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87248"/>
    <w:multiLevelType w:val="hybridMultilevel"/>
    <w:tmpl w:val="256AB3E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D2D31B5"/>
    <w:multiLevelType w:val="hybridMultilevel"/>
    <w:tmpl w:val="B8AACE10"/>
    <w:lvl w:ilvl="0" w:tplc="DB3C3AA4">
      <w:start w:val="1"/>
      <w:numFmt w:val="bullet"/>
      <w:pStyle w:val="ListParagraph"/>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0EFE4DE3"/>
    <w:multiLevelType w:val="hybridMultilevel"/>
    <w:tmpl w:val="7EECC7E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19CD0FE4"/>
    <w:multiLevelType w:val="hybridMultilevel"/>
    <w:tmpl w:val="C2C8058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1F9722C3"/>
    <w:multiLevelType w:val="hybridMultilevel"/>
    <w:tmpl w:val="9CB8D424"/>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 w15:restartNumberingAfterBreak="0">
    <w:nsid w:val="1FCB5845"/>
    <w:multiLevelType w:val="multilevel"/>
    <w:tmpl w:val="6268C33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215F69EC"/>
    <w:multiLevelType w:val="hybridMultilevel"/>
    <w:tmpl w:val="06B842D4"/>
    <w:lvl w:ilvl="0" w:tplc="8B3ABA1A">
      <w:start w:val="1"/>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 w15:restartNumberingAfterBreak="0">
    <w:nsid w:val="21D65474"/>
    <w:multiLevelType w:val="multilevel"/>
    <w:tmpl w:val="7B56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197B71"/>
    <w:multiLevelType w:val="hybridMultilevel"/>
    <w:tmpl w:val="C3B21E88"/>
    <w:lvl w:ilvl="0" w:tplc="D30040FC">
      <w:start w:val="1"/>
      <w:numFmt w:val="decimal"/>
      <w:lvlText w:val="%1."/>
      <w:lvlJc w:val="left"/>
      <w:pPr>
        <w:ind w:left="1020" w:hanging="360"/>
      </w:pPr>
    </w:lvl>
    <w:lvl w:ilvl="1" w:tplc="808AD102">
      <w:start w:val="1"/>
      <w:numFmt w:val="decimal"/>
      <w:lvlText w:val="%2."/>
      <w:lvlJc w:val="left"/>
      <w:pPr>
        <w:ind w:left="1020" w:hanging="360"/>
      </w:pPr>
    </w:lvl>
    <w:lvl w:ilvl="2" w:tplc="D81C3EF4">
      <w:start w:val="1"/>
      <w:numFmt w:val="decimal"/>
      <w:lvlText w:val="%3."/>
      <w:lvlJc w:val="left"/>
      <w:pPr>
        <w:ind w:left="1020" w:hanging="360"/>
      </w:pPr>
    </w:lvl>
    <w:lvl w:ilvl="3" w:tplc="74D228A4">
      <w:start w:val="1"/>
      <w:numFmt w:val="decimal"/>
      <w:lvlText w:val="%4."/>
      <w:lvlJc w:val="left"/>
      <w:pPr>
        <w:ind w:left="1020" w:hanging="360"/>
      </w:pPr>
    </w:lvl>
    <w:lvl w:ilvl="4" w:tplc="7D2678EC">
      <w:start w:val="1"/>
      <w:numFmt w:val="decimal"/>
      <w:lvlText w:val="%5."/>
      <w:lvlJc w:val="left"/>
      <w:pPr>
        <w:ind w:left="1020" w:hanging="360"/>
      </w:pPr>
    </w:lvl>
    <w:lvl w:ilvl="5" w:tplc="8D9E8ED0">
      <w:start w:val="1"/>
      <w:numFmt w:val="decimal"/>
      <w:lvlText w:val="%6."/>
      <w:lvlJc w:val="left"/>
      <w:pPr>
        <w:ind w:left="1020" w:hanging="360"/>
      </w:pPr>
    </w:lvl>
    <w:lvl w:ilvl="6" w:tplc="565211E4">
      <w:start w:val="1"/>
      <w:numFmt w:val="decimal"/>
      <w:lvlText w:val="%7."/>
      <w:lvlJc w:val="left"/>
      <w:pPr>
        <w:ind w:left="1020" w:hanging="360"/>
      </w:pPr>
    </w:lvl>
    <w:lvl w:ilvl="7" w:tplc="DF8C80B0">
      <w:start w:val="1"/>
      <w:numFmt w:val="decimal"/>
      <w:lvlText w:val="%8."/>
      <w:lvlJc w:val="left"/>
      <w:pPr>
        <w:ind w:left="1020" w:hanging="360"/>
      </w:pPr>
    </w:lvl>
    <w:lvl w:ilvl="8" w:tplc="48F655BA">
      <w:start w:val="1"/>
      <w:numFmt w:val="decimal"/>
      <w:lvlText w:val="%9."/>
      <w:lvlJc w:val="left"/>
      <w:pPr>
        <w:ind w:left="1020" w:hanging="360"/>
      </w:pPr>
    </w:lvl>
  </w:abstractNum>
  <w:abstractNum w:abstractNumId="11" w15:restartNumberingAfterBreak="0">
    <w:nsid w:val="24DD769D"/>
    <w:multiLevelType w:val="hybridMultilevel"/>
    <w:tmpl w:val="914CA708"/>
    <w:lvl w:ilvl="0" w:tplc="85BE60A2">
      <w:start w:val="1"/>
      <w:numFmt w:val="bullet"/>
      <w:lvlText w:val=""/>
      <w:lvlJc w:val="left"/>
      <w:pPr>
        <w:ind w:left="720" w:hanging="360"/>
      </w:pPr>
      <w:rPr>
        <w:rFonts w:ascii="Symbol" w:hAnsi="Symbol"/>
      </w:rPr>
    </w:lvl>
    <w:lvl w:ilvl="1" w:tplc="ABBCEA86">
      <w:start w:val="1"/>
      <w:numFmt w:val="bullet"/>
      <w:lvlText w:val=""/>
      <w:lvlJc w:val="left"/>
      <w:pPr>
        <w:ind w:left="720" w:hanging="360"/>
      </w:pPr>
      <w:rPr>
        <w:rFonts w:ascii="Symbol" w:hAnsi="Symbol"/>
      </w:rPr>
    </w:lvl>
    <w:lvl w:ilvl="2" w:tplc="CE228146">
      <w:start w:val="1"/>
      <w:numFmt w:val="bullet"/>
      <w:lvlText w:val=""/>
      <w:lvlJc w:val="left"/>
      <w:pPr>
        <w:ind w:left="720" w:hanging="360"/>
      </w:pPr>
      <w:rPr>
        <w:rFonts w:ascii="Symbol" w:hAnsi="Symbol"/>
      </w:rPr>
    </w:lvl>
    <w:lvl w:ilvl="3" w:tplc="F7C62284">
      <w:start w:val="1"/>
      <w:numFmt w:val="bullet"/>
      <w:lvlText w:val=""/>
      <w:lvlJc w:val="left"/>
      <w:pPr>
        <w:ind w:left="720" w:hanging="360"/>
      </w:pPr>
      <w:rPr>
        <w:rFonts w:ascii="Symbol" w:hAnsi="Symbol"/>
      </w:rPr>
    </w:lvl>
    <w:lvl w:ilvl="4" w:tplc="67EE7D6E">
      <w:start w:val="1"/>
      <w:numFmt w:val="bullet"/>
      <w:lvlText w:val=""/>
      <w:lvlJc w:val="left"/>
      <w:pPr>
        <w:ind w:left="720" w:hanging="360"/>
      </w:pPr>
      <w:rPr>
        <w:rFonts w:ascii="Symbol" w:hAnsi="Symbol"/>
      </w:rPr>
    </w:lvl>
    <w:lvl w:ilvl="5" w:tplc="42D8B9E6">
      <w:start w:val="1"/>
      <w:numFmt w:val="bullet"/>
      <w:lvlText w:val=""/>
      <w:lvlJc w:val="left"/>
      <w:pPr>
        <w:ind w:left="720" w:hanging="360"/>
      </w:pPr>
      <w:rPr>
        <w:rFonts w:ascii="Symbol" w:hAnsi="Symbol"/>
      </w:rPr>
    </w:lvl>
    <w:lvl w:ilvl="6" w:tplc="25660C44">
      <w:start w:val="1"/>
      <w:numFmt w:val="bullet"/>
      <w:lvlText w:val=""/>
      <w:lvlJc w:val="left"/>
      <w:pPr>
        <w:ind w:left="720" w:hanging="360"/>
      </w:pPr>
      <w:rPr>
        <w:rFonts w:ascii="Symbol" w:hAnsi="Symbol"/>
      </w:rPr>
    </w:lvl>
    <w:lvl w:ilvl="7" w:tplc="ED2EC5D4">
      <w:start w:val="1"/>
      <w:numFmt w:val="bullet"/>
      <w:lvlText w:val=""/>
      <w:lvlJc w:val="left"/>
      <w:pPr>
        <w:ind w:left="720" w:hanging="360"/>
      </w:pPr>
      <w:rPr>
        <w:rFonts w:ascii="Symbol" w:hAnsi="Symbol"/>
      </w:rPr>
    </w:lvl>
    <w:lvl w:ilvl="8" w:tplc="DB18B2EA">
      <w:start w:val="1"/>
      <w:numFmt w:val="bullet"/>
      <w:lvlText w:val=""/>
      <w:lvlJc w:val="left"/>
      <w:pPr>
        <w:ind w:left="720" w:hanging="360"/>
      </w:pPr>
      <w:rPr>
        <w:rFonts w:ascii="Symbol" w:hAnsi="Symbol"/>
      </w:rPr>
    </w:lvl>
  </w:abstractNum>
  <w:abstractNum w:abstractNumId="12" w15:restartNumberingAfterBreak="0">
    <w:nsid w:val="266D547D"/>
    <w:multiLevelType w:val="hybridMultilevel"/>
    <w:tmpl w:val="D67E292A"/>
    <w:lvl w:ilvl="0" w:tplc="CF8CAE72">
      <w:start w:val="1"/>
      <w:numFmt w:val="decimal"/>
      <w:pStyle w:val="NumberedList"/>
      <w:lvlText w:val="%1."/>
      <w:lvlJc w:val="left"/>
      <w:pPr>
        <w:ind w:left="720" w:hanging="360"/>
      </w:pPr>
      <w:rPr>
        <w:color w:val="auto"/>
      </w:rPr>
    </w:lvl>
    <w:lvl w:ilvl="1" w:tplc="48090001">
      <w:start w:val="1"/>
      <w:numFmt w:val="bullet"/>
      <w:lvlText w:val=""/>
      <w:lvlJc w:val="left"/>
      <w:pPr>
        <w:ind w:left="1440" w:hanging="360"/>
      </w:pPr>
      <w:rPr>
        <w:rFonts w:ascii="Symbol" w:hAnsi="Symbol" w:hint="default"/>
      </w:rPr>
    </w:lvl>
    <w:lvl w:ilvl="2" w:tplc="4809001B">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 w15:restartNumberingAfterBreak="0">
    <w:nsid w:val="2B29752D"/>
    <w:multiLevelType w:val="hybridMultilevel"/>
    <w:tmpl w:val="03762860"/>
    <w:lvl w:ilvl="0" w:tplc="72DAA866">
      <w:start w:val="1"/>
      <w:numFmt w:val="decimal"/>
      <w:lvlText w:val="%1)"/>
      <w:lvlJc w:val="left"/>
      <w:pPr>
        <w:ind w:left="1020" w:hanging="360"/>
      </w:pPr>
    </w:lvl>
    <w:lvl w:ilvl="1" w:tplc="C4B6F68E">
      <w:start w:val="1"/>
      <w:numFmt w:val="decimal"/>
      <w:lvlText w:val="%2)"/>
      <w:lvlJc w:val="left"/>
      <w:pPr>
        <w:ind w:left="1020" w:hanging="360"/>
      </w:pPr>
    </w:lvl>
    <w:lvl w:ilvl="2" w:tplc="481E3634">
      <w:start w:val="1"/>
      <w:numFmt w:val="decimal"/>
      <w:lvlText w:val="%3)"/>
      <w:lvlJc w:val="left"/>
      <w:pPr>
        <w:ind w:left="1020" w:hanging="360"/>
      </w:pPr>
    </w:lvl>
    <w:lvl w:ilvl="3" w:tplc="D9DC7F9C">
      <w:start w:val="1"/>
      <w:numFmt w:val="decimal"/>
      <w:lvlText w:val="%4)"/>
      <w:lvlJc w:val="left"/>
      <w:pPr>
        <w:ind w:left="1020" w:hanging="360"/>
      </w:pPr>
    </w:lvl>
    <w:lvl w:ilvl="4" w:tplc="F7F2963A">
      <w:start w:val="1"/>
      <w:numFmt w:val="decimal"/>
      <w:lvlText w:val="%5)"/>
      <w:lvlJc w:val="left"/>
      <w:pPr>
        <w:ind w:left="1020" w:hanging="360"/>
      </w:pPr>
    </w:lvl>
    <w:lvl w:ilvl="5" w:tplc="AE741D46">
      <w:start w:val="1"/>
      <w:numFmt w:val="decimal"/>
      <w:lvlText w:val="%6)"/>
      <w:lvlJc w:val="left"/>
      <w:pPr>
        <w:ind w:left="1020" w:hanging="360"/>
      </w:pPr>
    </w:lvl>
    <w:lvl w:ilvl="6" w:tplc="62CEE544">
      <w:start w:val="1"/>
      <w:numFmt w:val="decimal"/>
      <w:lvlText w:val="%7)"/>
      <w:lvlJc w:val="left"/>
      <w:pPr>
        <w:ind w:left="1020" w:hanging="360"/>
      </w:pPr>
    </w:lvl>
    <w:lvl w:ilvl="7" w:tplc="E3B89CAA">
      <w:start w:val="1"/>
      <w:numFmt w:val="decimal"/>
      <w:lvlText w:val="%8)"/>
      <w:lvlJc w:val="left"/>
      <w:pPr>
        <w:ind w:left="1020" w:hanging="360"/>
      </w:pPr>
    </w:lvl>
    <w:lvl w:ilvl="8" w:tplc="AAF04D04">
      <w:start w:val="1"/>
      <w:numFmt w:val="decimal"/>
      <w:lvlText w:val="%9)"/>
      <w:lvlJc w:val="left"/>
      <w:pPr>
        <w:ind w:left="1020" w:hanging="360"/>
      </w:pPr>
    </w:lvl>
  </w:abstractNum>
  <w:abstractNum w:abstractNumId="14" w15:restartNumberingAfterBreak="0">
    <w:nsid w:val="3979081D"/>
    <w:multiLevelType w:val="hybridMultilevel"/>
    <w:tmpl w:val="B7A81CA6"/>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5" w15:restartNumberingAfterBreak="0">
    <w:nsid w:val="475F5946"/>
    <w:multiLevelType w:val="hybridMultilevel"/>
    <w:tmpl w:val="5A62BAAE"/>
    <w:lvl w:ilvl="0" w:tplc="4BE27D5A">
      <w:start w:val="1"/>
      <w:numFmt w:val="decimal"/>
      <w:lvlText w:val="%1)"/>
      <w:lvlJc w:val="left"/>
      <w:pPr>
        <w:ind w:left="1020" w:hanging="360"/>
      </w:pPr>
    </w:lvl>
    <w:lvl w:ilvl="1" w:tplc="75CA6390">
      <w:start w:val="1"/>
      <w:numFmt w:val="decimal"/>
      <w:lvlText w:val="%2)"/>
      <w:lvlJc w:val="left"/>
      <w:pPr>
        <w:ind w:left="1020" w:hanging="360"/>
      </w:pPr>
    </w:lvl>
    <w:lvl w:ilvl="2" w:tplc="F57EAB54">
      <w:start w:val="1"/>
      <w:numFmt w:val="decimal"/>
      <w:lvlText w:val="%3)"/>
      <w:lvlJc w:val="left"/>
      <w:pPr>
        <w:ind w:left="1020" w:hanging="360"/>
      </w:pPr>
    </w:lvl>
    <w:lvl w:ilvl="3" w:tplc="21F8A0E0">
      <w:start w:val="1"/>
      <w:numFmt w:val="decimal"/>
      <w:lvlText w:val="%4)"/>
      <w:lvlJc w:val="left"/>
      <w:pPr>
        <w:ind w:left="1020" w:hanging="360"/>
      </w:pPr>
    </w:lvl>
    <w:lvl w:ilvl="4" w:tplc="27FC708A">
      <w:start w:val="1"/>
      <w:numFmt w:val="decimal"/>
      <w:lvlText w:val="%5)"/>
      <w:lvlJc w:val="left"/>
      <w:pPr>
        <w:ind w:left="1020" w:hanging="360"/>
      </w:pPr>
    </w:lvl>
    <w:lvl w:ilvl="5" w:tplc="C3342D5A">
      <w:start w:val="1"/>
      <w:numFmt w:val="decimal"/>
      <w:lvlText w:val="%6)"/>
      <w:lvlJc w:val="left"/>
      <w:pPr>
        <w:ind w:left="1020" w:hanging="360"/>
      </w:pPr>
    </w:lvl>
    <w:lvl w:ilvl="6" w:tplc="592ED168">
      <w:start w:val="1"/>
      <w:numFmt w:val="decimal"/>
      <w:lvlText w:val="%7)"/>
      <w:lvlJc w:val="left"/>
      <w:pPr>
        <w:ind w:left="1020" w:hanging="360"/>
      </w:pPr>
    </w:lvl>
    <w:lvl w:ilvl="7" w:tplc="13B20804">
      <w:start w:val="1"/>
      <w:numFmt w:val="decimal"/>
      <w:lvlText w:val="%8)"/>
      <w:lvlJc w:val="left"/>
      <w:pPr>
        <w:ind w:left="1020" w:hanging="360"/>
      </w:pPr>
    </w:lvl>
    <w:lvl w:ilvl="8" w:tplc="F08A9894">
      <w:start w:val="1"/>
      <w:numFmt w:val="decimal"/>
      <w:lvlText w:val="%9)"/>
      <w:lvlJc w:val="left"/>
      <w:pPr>
        <w:ind w:left="1020" w:hanging="360"/>
      </w:pPr>
    </w:lvl>
  </w:abstractNum>
  <w:abstractNum w:abstractNumId="16" w15:restartNumberingAfterBreak="0">
    <w:nsid w:val="4A1B3B70"/>
    <w:multiLevelType w:val="hybridMultilevel"/>
    <w:tmpl w:val="D3947560"/>
    <w:lvl w:ilvl="0" w:tplc="5304237A">
      <w:start w:val="1"/>
      <w:numFmt w:val="decimal"/>
      <w:lvlText w:val="%1."/>
      <w:lvlJc w:val="left"/>
      <w:pPr>
        <w:ind w:left="1020" w:hanging="360"/>
      </w:pPr>
    </w:lvl>
    <w:lvl w:ilvl="1" w:tplc="5AAA9F60">
      <w:start w:val="1"/>
      <w:numFmt w:val="decimal"/>
      <w:lvlText w:val="%2."/>
      <w:lvlJc w:val="left"/>
      <w:pPr>
        <w:ind w:left="1020" w:hanging="360"/>
      </w:pPr>
    </w:lvl>
    <w:lvl w:ilvl="2" w:tplc="D1AC6E26">
      <w:start w:val="1"/>
      <w:numFmt w:val="decimal"/>
      <w:lvlText w:val="%3."/>
      <w:lvlJc w:val="left"/>
      <w:pPr>
        <w:ind w:left="1020" w:hanging="360"/>
      </w:pPr>
    </w:lvl>
    <w:lvl w:ilvl="3" w:tplc="48426AE0">
      <w:start w:val="1"/>
      <w:numFmt w:val="decimal"/>
      <w:lvlText w:val="%4."/>
      <w:lvlJc w:val="left"/>
      <w:pPr>
        <w:ind w:left="1020" w:hanging="360"/>
      </w:pPr>
    </w:lvl>
    <w:lvl w:ilvl="4" w:tplc="B0B8FD6E">
      <w:start w:val="1"/>
      <w:numFmt w:val="decimal"/>
      <w:lvlText w:val="%5."/>
      <w:lvlJc w:val="left"/>
      <w:pPr>
        <w:ind w:left="1020" w:hanging="360"/>
      </w:pPr>
    </w:lvl>
    <w:lvl w:ilvl="5" w:tplc="07EE98BC">
      <w:start w:val="1"/>
      <w:numFmt w:val="decimal"/>
      <w:lvlText w:val="%6."/>
      <w:lvlJc w:val="left"/>
      <w:pPr>
        <w:ind w:left="1020" w:hanging="360"/>
      </w:pPr>
    </w:lvl>
    <w:lvl w:ilvl="6" w:tplc="E5627460">
      <w:start w:val="1"/>
      <w:numFmt w:val="decimal"/>
      <w:lvlText w:val="%7."/>
      <w:lvlJc w:val="left"/>
      <w:pPr>
        <w:ind w:left="1020" w:hanging="360"/>
      </w:pPr>
    </w:lvl>
    <w:lvl w:ilvl="7" w:tplc="0BCE5970">
      <w:start w:val="1"/>
      <w:numFmt w:val="decimal"/>
      <w:lvlText w:val="%8."/>
      <w:lvlJc w:val="left"/>
      <w:pPr>
        <w:ind w:left="1020" w:hanging="360"/>
      </w:pPr>
    </w:lvl>
    <w:lvl w:ilvl="8" w:tplc="A1026348">
      <w:start w:val="1"/>
      <w:numFmt w:val="decimal"/>
      <w:lvlText w:val="%9."/>
      <w:lvlJc w:val="left"/>
      <w:pPr>
        <w:ind w:left="1020" w:hanging="360"/>
      </w:pPr>
    </w:lvl>
  </w:abstractNum>
  <w:abstractNum w:abstractNumId="17" w15:restartNumberingAfterBreak="0">
    <w:nsid w:val="516F5A94"/>
    <w:multiLevelType w:val="hybridMultilevel"/>
    <w:tmpl w:val="649E777A"/>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8" w15:restartNumberingAfterBreak="0">
    <w:nsid w:val="558810D1"/>
    <w:multiLevelType w:val="hybridMultilevel"/>
    <w:tmpl w:val="8870ABE0"/>
    <w:lvl w:ilvl="0" w:tplc="1B4A2B30">
      <w:start w:val="1"/>
      <w:numFmt w:val="decimal"/>
      <w:lvlText w:val="%1."/>
      <w:lvlJc w:val="left"/>
      <w:pPr>
        <w:ind w:left="1020" w:hanging="360"/>
      </w:pPr>
    </w:lvl>
    <w:lvl w:ilvl="1" w:tplc="4CEC68CE">
      <w:start w:val="1"/>
      <w:numFmt w:val="decimal"/>
      <w:lvlText w:val="%2."/>
      <w:lvlJc w:val="left"/>
      <w:pPr>
        <w:ind w:left="1020" w:hanging="360"/>
      </w:pPr>
    </w:lvl>
    <w:lvl w:ilvl="2" w:tplc="26EEC102">
      <w:start w:val="1"/>
      <w:numFmt w:val="decimal"/>
      <w:lvlText w:val="%3."/>
      <w:lvlJc w:val="left"/>
      <w:pPr>
        <w:ind w:left="1020" w:hanging="360"/>
      </w:pPr>
    </w:lvl>
    <w:lvl w:ilvl="3" w:tplc="F9ACE5F0">
      <w:start w:val="1"/>
      <w:numFmt w:val="decimal"/>
      <w:lvlText w:val="%4."/>
      <w:lvlJc w:val="left"/>
      <w:pPr>
        <w:ind w:left="1020" w:hanging="360"/>
      </w:pPr>
    </w:lvl>
    <w:lvl w:ilvl="4" w:tplc="DEBA19B2">
      <w:start w:val="1"/>
      <w:numFmt w:val="decimal"/>
      <w:lvlText w:val="%5."/>
      <w:lvlJc w:val="left"/>
      <w:pPr>
        <w:ind w:left="1020" w:hanging="360"/>
      </w:pPr>
    </w:lvl>
    <w:lvl w:ilvl="5" w:tplc="154EA1E6">
      <w:start w:val="1"/>
      <w:numFmt w:val="decimal"/>
      <w:lvlText w:val="%6."/>
      <w:lvlJc w:val="left"/>
      <w:pPr>
        <w:ind w:left="1020" w:hanging="360"/>
      </w:pPr>
    </w:lvl>
    <w:lvl w:ilvl="6" w:tplc="8CCABDD4">
      <w:start w:val="1"/>
      <w:numFmt w:val="decimal"/>
      <w:lvlText w:val="%7."/>
      <w:lvlJc w:val="left"/>
      <w:pPr>
        <w:ind w:left="1020" w:hanging="360"/>
      </w:pPr>
    </w:lvl>
    <w:lvl w:ilvl="7" w:tplc="F738E1CE">
      <w:start w:val="1"/>
      <w:numFmt w:val="decimal"/>
      <w:lvlText w:val="%8."/>
      <w:lvlJc w:val="left"/>
      <w:pPr>
        <w:ind w:left="1020" w:hanging="360"/>
      </w:pPr>
    </w:lvl>
    <w:lvl w:ilvl="8" w:tplc="5B80A656">
      <w:start w:val="1"/>
      <w:numFmt w:val="decimal"/>
      <w:lvlText w:val="%9."/>
      <w:lvlJc w:val="left"/>
      <w:pPr>
        <w:ind w:left="1020" w:hanging="360"/>
      </w:pPr>
    </w:lvl>
  </w:abstractNum>
  <w:abstractNum w:abstractNumId="19" w15:restartNumberingAfterBreak="0">
    <w:nsid w:val="56887286"/>
    <w:multiLevelType w:val="hybridMultilevel"/>
    <w:tmpl w:val="7DDE33DA"/>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0" w15:restartNumberingAfterBreak="0">
    <w:nsid w:val="5DA7100A"/>
    <w:multiLevelType w:val="hybridMultilevel"/>
    <w:tmpl w:val="B96CEB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21922CC"/>
    <w:multiLevelType w:val="hybridMultilevel"/>
    <w:tmpl w:val="B96CEB88"/>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2" w15:restartNumberingAfterBreak="0">
    <w:nsid w:val="62406E25"/>
    <w:multiLevelType w:val="hybridMultilevel"/>
    <w:tmpl w:val="8B665358"/>
    <w:lvl w:ilvl="0" w:tplc="C0A29902">
      <w:start w:val="1"/>
      <w:numFmt w:val="decimal"/>
      <w:lvlText w:val="%1)"/>
      <w:lvlJc w:val="left"/>
      <w:pPr>
        <w:ind w:left="1020" w:hanging="360"/>
      </w:pPr>
    </w:lvl>
    <w:lvl w:ilvl="1" w:tplc="45B23AF8">
      <w:start w:val="1"/>
      <w:numFmt w:val="decimal"/>
      <w:lvlText w:val="%2)"/>
      <w:lvlJc w:val="left"/>
      <w:pPr>
        <w:ind w:left="1020" w:hanging="360"/>
      </w:pPr>
    </w:lvl>
    <w:lvl w:ilvl="2" w:tplc="C4162CF4">
      <w:start w:val="1"/>
      <w:numFmt w:val="decimal"/>
      <w:lvlText w:val="%3)"/>
      <w:lvlJc w:val="left"/>
      <w:pPr>
        <w:ind w:left="1020" w:hanging="360"/>
      </w:pPr>
    </w:lvl>
    <w:lvl w:ilvl="3" w:tplc="D0A26D6E">
      <w:start w:val="1"/>
      <w:numFmt w:val="decimal"/>
      <w:lvlText w:val="%4)"/>
      <w:lvlJc w:val="left"/>
      <w:pPr>
        <w:ind w:left="1020" w:hanging="360"/>
      </w:pPr>
    </w:lvl>
    <w:lvl w:ilvl="4" w:tplc="714048A2">
      <w:start w:val="1"/>
      <w:numFmt w:val="decimal"/>
      <w:lvlText w:val="%5)"/>
      <w:lvlJc w:val="left"/>
      <w:pPr>
        <w:ind w:left="1020" w:hanging="360"/>
      </w:pPr>
    </w:lvl>
    <w:lvl w:ilvl="5" w:tplc="F8B6FA26">
      <w:start w:val="1"/>
      <w:numFmt w:val="decimal"/>
      <w:lvlText w:val="%6)"/>
      <w:lvlJc w:val="left"/>
      <w:pPr>
        <w:ind w:left="1020" w:hanging="360"/>
      </w:pPr>
    </w:lvl>
    <w:lvl w:ilvl="6" w:tplc="1D909194">
      <w:start w:val="1"/>
      <w:numFmt w:val="decimal"/>
      <w:lvlText w:val="%7)"/>
      <w:lvlJc w:val="left"/>
      <w:pPr>
        <w:ind w:left="1020" w:hanging="360"/>
      </w:pPr>
    </w:lvl>
    <w:lvl w:ilvl="7" w:tplc="7DAEF8E8">
      <w:start w:val="1"/>
      <w:numFmt w:val="decimal"/>
      <w:lvlText w:val="%8)"/>
      <w:lvlJc w:val="left"/>
      <w:pPr>
        <w:ind w:left="1020" w:hanging="360"/>
      </w:pPr>
    </w:lvl>
    <w:lvl w:ilvl="8" w:tplc="8474E888">
      <w:start w:val="1"/>
      <w:numFmt w:val="decimal"/>
      <w:lvlText w:val="%9)"/>
      <w:lvlJc w:val="left"/>
      <w:pPr>
        <w:ind w:left="1020" w:hanging="360"/>
      </w:pPr>
    </w:lvl>
  </w:abstractNum>
  <w:abstractNum w:abstractNumId="23" w15:restartNumberingAfterBreak="0">
    <w:nsid w:val="6BB120A8"/>
    <w:multiLevelType w:val="hybridMultilevel"/>
    <w:tmpl w:val="18A0051C"/>
    <w:lvl w:ilvl="0" w:tplc="7AFA5F34">
      <w:start w:val="1"/>
      <w:numFmt w:val="decimal"/>
      <w:lvlText w:val="%1."/>
      <w:lvlJc w:val="left"/>
      <w:pPr>
        <w:ind w:left="1020" w:hanging="360"/>
      </w:pPr>
    </w:lvl>
    <w:lvl w:ilvl="1" w:tplc="D68EB2E8">
      <w:start w:val="1"/>
      <w:numFmt w:val="decimal"/>
      <w:lvlText w:val="%2."/>
      <w:lvlJc w:val="left"/>
      <w:pPr>
        <w:ind w:left="1020" w:hanging="360"/>
      </w:pPr>
    </w:lvl>
    <w:lvl w:ilvl="2" w:tplc="03507384">
      <w:start w:val="1"/>
      <w:numFmt w:val="decimal"/>
      <w:lvlText w:val="%3."/>
      <w:lvlJc w:val="left"/>
      <w:pPr>
        <w:ind w:left="1020" w:hanging="360"/>
      </w:pPr>
    </w:lvl>
    <w:lvl w:ilvl="3" w:tplc="2DA8DE00">
      <w:start w:val="1"/>
      <w:numFmt w:val="decimal"/>
      <w:lvlText w:val="%4."/>
      <w:lvlJc w:val="left"/>
      <w:pPr>
        <w:ind w:left="1020" w:hanging="360"/>
      </w:pPr>
    </w:lvl>
    <w:lvl w:ilvl="4" w:tplc="52948E5E">
      <w:start w:val="1"/>
      <w:numFmt w:val="decimal"/>
      <w:lvlText w:val="%5."/>
      <w:lvlJc w:val="left"/>
      <w:pPr>
        <w:ind w:left="1020" w:hanging="360"/>
      </w:pPr>
    </w:lvl>
    <w:lvl w:ilvl="5" w:tplc="235A9BFA">
      <w:start w:val="1"/>
      <w:numFmt w:val="decimal"/>
      <w:lvlText w:val="%6."/>
      <w:lvlJc w:val="left"/>
      <w:pPr>
        <w:ind w:left="1020" w:hanging="360"/>
      </w:pPr>
    </w:lvl>
    <w:lvl w:ilvl="6" w:tplc="668ED06E">
      <w:start w:val="1"/>
      <w:numFmt w:val="decimal"/>
      <w:lvlText w:val="%7."/>
      <w:lvlJc w:val="left"/>
      <w:pPr>
        <w:ind w:left="1020" w:hanging="360"/>
      </w:pPr>
    </w:lvl>
    <w:lvl w:ilvl="7" w:tplc="A832F84A">
      <w:start w:val="1"/>
      <w:numFmt w:val="decimal"/>
      <w:lvlText w:val="%8."/>
      <w:lvlJc w:val="left"/>
      <w:pPr>
        <w:ind w:left="1020" w:hanging="360"/>
      </w:pPr>
    </w:lvl>
    <w:lvl w:ilvl="8" w:tplc="D4462D76">
      <w:start w:val="1"/>
      <w:numFmt w:val="decimal"/>
      <w:lvlText w:val="%9."/>
      <w:lvlJc w:val="left"/>
      <w:pPr>
        <w:ind w:left="1020" w:hanging="360"/>
      </w:pPr>
    </w:lvl>
  </w:abstractNum>
  <w:abstractNum w:abstractNumId="24" w15:restartNumberingAfterBreak="0">
    <w:nsid w:val="6D7561A9"/>
    <w:multiLevelType w:val="hybridMultilevel"/>
    <w:tmpl w:val="CB5872DA"/>
    <w:lvl w:ilvl="0" w:tplc="9266F2F0">
      <w:start w:val="1"/>
      <w:numFmt w:val="decimal"/>
      <w:lvlText w:val="%1."/>
      <w:lvlJc w:val="left"/>
      <w:pPr>
        <w:ind w:left="1020" w:hanging="360"/>
      </w:pPr>
    </w:lvl>
    <w:lvl w:ilvl="1" w:tplc="8682BFEE">
      <w:start w:val="1"/>
      <w:numFmt w:val="decimal"/>
      <w:lvlText w:val="%2."/>
      <w:lvlJc w:val="left"/>
      <w:pPr>
        <w:ind w:left="1020" w:hanging="360"/>
      </w:pPr>
    </w:lvl>
    <w:lvl w:ilvl="2" w:tplc="B08C6C12">
      <w:start w:val="1"/>
      <w:numFmt w:val="decimal"/>
      <w:lvlText w:val="%3."/>
      <w:lvlJc w:val="left"/>
      <w:pPr>
        <w:ind w:left="1020" w:hanging="360"/>
      </w:pPr>
    </w:lvl>
    <w:lvl w:ilvl="3" w:tplc="578ADF08">
      <w:start w:val="1"/>
      <w:numFmt w:val="decimal"/>
      <w:lvlText w:val="%4."/>
      <w:lvlJc w:val="left"/>
      <w:pPr>
        <w:ind w:left="1020" w:hanging="360"/>
      </w:pPr>
    </w:lvl>
    <w:lvl w:ilvl="4" w:tplc="F034B60C">
      <w:start w:val="1"/>
      <w:numFmt w:val="decimal"/>
      <w:lvlText w:val="%5."/>
      <w:lvlJc w:val="left"/>
      <w:pPr>
        <w:ind w:left="1020" w:hanging="360"/>
      </w:pPr>
    </w:lvl>
    <w:lvl w:ilvl="5" w:tplc="67A6AE52">
      <w:start w:val="1"/>
      <w:numFmt w:val="decimal"/>
      <w:lvlText w:val="%6."/>
      <w:lvlJc w:val="left"/>
      <w:pPr>
        <w:ind w:left="1020" w:hanging="360"/>
      </w:pPr>
    </w:lvl>
    <w:lvl w:ilvl="6" w:tplc="F5CC405C">
      <w:start w:val="1"/>
      <w:numFmt w:val="decimal"/>
      <w:lvlText w:val="%7."/>
      <w:lvlJc w:val="left"/>
      <w:pPr>
        <w:ind w:left="1020" w:hanging="360"/>
      </w:pPr>
    </w:lvl>
    <w:lvl w:ilvl="7" w:tplc="6902133C">
      <w:start w:val="1"/>
      <w:numFmt w:val="decimal"/>
      <w:lvlText w:val="%8."/>
      <w:lvlJc w:val="left"/>
      <w:pPr>
        <w:ind w:left="1020" w:hanging="360"/>
      </w:pPr>
    </w:lvl>
    <w:lvl w:ilvl="8" w:tplc="274AC2D0">
      <w:start w:val="1"/>
      <w:numFmt w:val="decimal"/>
      <w:lvlText w:val="%9."/>
      <w:lvlJc w:val="left"/>
      <w:pPr>
        <w:ind w:left="1020" w:hanging="360"/>
      </w:pPr>
    </w:lvl>
  </w:abstractNum>
  <w:abstractNum w:abstractNumId="25" w15:restartNumberingAfterBreak="0">
    <w:nsid w:val="73A54F34"/>
    <w:multiLevelType w:val="hybridMultilevel"/>
    <w:tmpl w:val="AC8A9E02"/>
    <w:lvl w:ilvl="0" w:tplc="5024E250">
      <w:start w:val="1"/>
      <w:numFmt w:val="decimal"/>
      <w:lvlText w:val="%1."/>
      <w:lvlJc w:val="left"/>
      <w:pPr>
        <w:ind w:left="1020" w:hanging="360"/>
      </w:pPr>
    </w:lvl>
    <w:lvl w:ilvl="1" w:tplc="D80C01D6">
      <w:start w:val="1"/>
      <w:numFmt w:val="decimal"/>
      <w:lvlText w:val="%2."/>
      <w:lvlJc w:val="left"/>
      <w:pPr>
        <w:ind w:left="1020" w:hanging="360"/>
      </w:pPr>
    </w:lvl>
    <w:lvl w:ilvl="2" w:tplc="BBC88182">
      <w:start w:val="1"/>
      <w:numFmt w:val="decimal"/>
      <w:lvlText w:val="%3."/>
      <w:lvlJc w:val="left"/>
      <w:pPr>
        <w:ind w:left="1020" w:hanging="360"/>
      </w:pPr>
    </w:lvl>
    <w:lvl w:ilvl="3" w:tplc="BC188D7E">
      <w:start w:val="1"/>
      <w:numFmt w:val="decimal"/>
      <w:lvlText w:val="%4."/>
      <w:lvlJc w:val="left"/>
      <w:pPr>
        <w:ind w:left="1020" w:hanging="360"/>
      </w:pPr>
    </w:lvl>
    <w:lvl w:ilvl="4" w:tplc="C610EEF8">
      <w:start w:val="1"/>
      <w:numFmt w:val="decimal"/>
      <w:lvlText w:val="%5."/>
      <w:lvlJc w:val="left"/>
      <w:pPr>
        <w:ind w:left="1020" w:hanging="360"/>
      </w:pPr>
    </w:lvl>
    <w:lvl w:ilvl="5" w:tplc="4BF08FF0">
      <w:start w:val="1"/>
      <w:numFmt w:val="decimal"/>
      <w:lvlText w:val="%6."/>
      <w:lvlJc w:val="left"/>
      <w:pPr>
        <w:ind w:left="1020" w:hanging="360"/>
      </w:pPr>
    </w:lvl>
    <w:lvl w:ilvl="6" w:tplc="7D268ED6">
      <w:start w:val="1"/>
      <w:numFmt w:val="decimal"/>
      <w:lvlText w:val="%7."/>
      <w:lvlJc w:val="left"/>
      <w:pPr>
        <w:ind w:left="1020" w:hanging="360"/>
      </w:pPr>
    </w:lvl>
    <w:lvl w:ilvl="7" w:tplc="10D044F2">
      <w:start w:val="1"/>
      <w:numFmt w:val="decimal"/>
      <w:lvlText w:val="%8."/>
      <w:lvlJc w:val="left"/>
      <w:pPr>
        <w:ind w:left="1020" w:hanging="360"/>
      </w:pPr>
    </w:lvl>
    <w:lvl w:ilvl="8" w:tplc="870C754C">
      <w:start w:val="1"/>
      <w:numFmt w:val="decimal"/>
      <w:lvlText w:val="%9."/>
      <w:lvlJc w:val="left"/>
      <w:pPr>
        <w:ind w:left="1020" w:hanging="360"/>
      </w:pPr>
    </w:lvl>
  </w:abstractNum>
  <w:abstractNum w:abstractNumId="26" w15:restartNumberingAfterBreak="0">
    <w:nsid w:val="786E6993"/>
    <w:multiLevelType w:val="hybridMultilevel"/>
    <w:tmpl w:val="E5B29370"/>
    <w:lvl w:ilvl="0" w:tplc="98544896">
      <w:start w:val="1"/>
      <w:numFmt w:val="bullet"/>
      <w:lvlText w:val=""/>
      <w:lvlJc w:val="left"/>
      <w:pPr>
        <w:ind w:left="1800" w:hanging="360"/>
      </w:pPr>
      <w:rPr>
        <w:rFonts w:ascii="Symbol" w:hAnsi="Symbol"/>
      </w:rPr>
    </w:lvl>
    <w:lvl w:ilvl="1" w:tplc="2E86324E">
      <w:start w:val="1"/>
      <w:numFmt w:val="bullet"/>
      <w:lvlText w:val=""/>
      <w:lvlJc w:val="left"/>
      <w:pPr>
        <w:ind w:left="1800" w:hanging="360"/>
      </w:pPr>
      <w:rPr>
        <w:rFonts w:ascii="Symbol" w:hAnsi="Symbol"/>
      </w:rPr>
    </w:lvl>
    <w:lvl w:ilvl="2" w:tplc="38D0DFA6">
      <w:start w:val="1"/>
      <w:numFmt w:val="bullet"/>
      <w:lvlText w:val=""/>
      <w:lvlJc w:val="left"/>
      <w:pPr>
        <w:ind w:left="1800" w:hanging="360"/>
      </w:pPr>
      <w:rPr>
        <w:rFonts w:ascii="Symbol" w:hAnsi="Symbol"/>
      </w:rPr>
    </w:lvl>
    <w:lvl w:ilvl="3" w:tplc="A49A431A">
      <w:start w:val="1"/>
      <w:numFmt w:val="bullet"/>
      <w:lvlText w:val=""/>
      <w:lvlJc w:val="left"/>
      <w:pPr>
        <w:ind w:left="1800" w:hanging="360"/>
      </w:pPr>
      <w:rPr>
        <w:rFonts w:ascii="Symbol" w:hAnsi="Symbol"/>
      </w:rPr>
    </w:lvl>
    <w:lvl w:ilvl="4" w:tplc="C1A8E672">
      <w:start w:val="1"/>
      <w:numFmt w:val="bullet"/>
      <w:lvlText w:val=""/>
      <w:lvlJc w:val="left"/>
      <w:pPr>
        <w:ind w:left="1800" w:hanging="360"/>
      </w:pPr>
      <w:rPr>
        <w:rFonts w:ascii="Symbol" w:hAnsi="Symbol"/>
      </w:rPr>
    </w:lvl>
    <w:lvl w:ilvl="5" w:tplc="605ADB48">
      <w:start w:val="1"/>
      <w:numFmt w:val="bullet"/>
      <w:lvlText w:val=""/>
      <w:lvlJc w:val="left"/>
      <w:pPr>
        <w:ind w:left="1800" w:hanging="360"/>
      </w:pPr>
      <w:rPr>
        <w:rFonts w:ascii="Symbol" w:hAnsi="Symbol"/>
      </w:rPr>
    </w:lvl>
    <w:lvl w:ilvl="6" w:tplc="0E32EE88">
      <w:start w:val="1"/>
      <w:numFmt w:val="bullet"/>
      <w:lvlText w:val=""/>
      <w:lvlJc w:val="left"/>
      <w:pPr>
        <w:ind w:left="1800" w:hanging="360"/>
      </w:pPr>
      <w:rPr>
        <w:rFonts w:ascii="Symbol" w:hAnsi="Symbol"/>
      </w:rPr>
    </w:lvl>
    <w:lvl w:ilvl="7" w:tplc="567081FC">
      <w:start w:val="1"/>
      <w:numFmt w:val="bullet"/>
      <w:lvlText w:val=""/>
      <w:lvlJc w:val="left"/>
      <w:pPr>
        <w:ind w:left="1800" w:hanging="360"/>
      </w:pPr>
      <w:rPr>
        <w:rFonts w:ascii="Symbol" w:hAnsi="Symbol"/>
      </w:rPr>
    </w:lvl>
    <w:lvl w:ilvl="8" w:tplc="FE324D52">
      <w:start w:val="1"/>
      <w:numFmt w:val="bullet"/>
      <w:lvlText w:val=""/>
      <w:lvlJc w:val="left"/>
      <w:pPr>
        <w:ind w:left="1800" w:hanging="360"/>
      </w:pPr>
      <w:rPr>
        <w:rFonts w:ascii="Symbol" w:hAnsi="Symbol"/>
      </w:rPr>
    </w:lvl>
  </w:abstractNum>
  <w:num w:numId="1" w16cid:durableId="1683317233">
    <w:abstractNumId w:val="7"/>
  </w:num>
  <w:num w:numId="2" w16cid:durableId="78871079">
    <w:abstractNumId w:val="3"/>
  </w:num>
  <w:num w:numId="3" w16cid:durableId="783310938">
    <w:abstractNumId w:val="12"/>
  </w:num>
  <w:num w:numId="4" w16cid:durableId="138570724">
    <w:abstractNumId w:val="12"/>
    <w:lvlOverride w:ilvl="0">
      <w:startOverride w:val="1"/>
    </w:lvlOverride>
  </w:num>
  <w:num w:numId="5" w16cid:durableId="171453492">
    <w:abstractNumId w:val="12"/>
    <w:lvlOverride w:ilvl="0">
      <w:startOverride w:val="1"/>
    </w:lvlOverride>
  </w:num>
  <w:num w:numId="6" w16cid:durableId="1581137130">
    <w:abstractNumId w:val="26"/>
  </w:num>
  <w:num w:numId="7" w16cid:durableId="470171148">
    <w:abstractNumId w:val="22"/>
  </w:num>
  <w:num w:numId="8" w16cid:durableId="912395207">
    <w:abstractNumId w:val="11"/>
  </w:num>
  <w:num w:numId="9" w16cid:durableId="109786062">
    <w:abstractNumId w:val="15"/>
  </w:num>
  <w:num w:numId="10" w16cid:durableId="1183741038">
    <w:abstractNumId w:val="23"/>
  </w:num>
  <w:num w:numId="11" w16cid:durableId="337192561">
    <w:abstractNumId w:val="16"/>
  </w:num>
  <w:num w:numId="12" w16cid:durableId="841434038">
    <w:abstractNumId w:val="25"/>
  </w:num>
  <w:num w:numId="13" w16cid:durableId="500268903">
    <w:abstractNumId w:val="24"/>
  </w:num>
  <w:num w:numId="14" w16cid:durableId="1926300520">
    <w:abstractNumId w:val="18"/>
  </w:num>
  <w:num w:numId="15" w16cid:durableId="555431378">
    <w:abstractNumId w:val="10"/>
  </w:num>
  <w:num w:numId="16" w16cid:durableId="165443055">
    <w:abstractNumId w:val="13"/>
  </w:num>
  <w:num w:numId="17" w16cid:durableId="1375698028">
    <w:abstractNumId w:val="6"/>
  </w:num>
  <w:num w:numId="18" w16cid:durableId="747381253">
    <w:abstractNumId w:val="12"/>
    <w:lvlOverride w:ilvl="0">
      <w:startOverride w:val="1"/>
    </w:lvlOverride>
  </w:num>
  <w:num w:numId="19" w16cid:durableId="1312753643">
    <w:abstractNumId w:val="2"/>
  </w:num>
  <w:num w:numId="20" w16cid:durableId="745806889">
    <w:abstractNumId w:val="12"/>
    <w:lvlOverride w:ilvl="0">
      <w:startOverride w:val="1"/>
    </w:lvlOverride>
  </w:num>
  <w:num w:numId="21" w16cid:durableId="1756974226">
    <w:abstractNumId w:val="17"/>
  </w:num>
  <w:num w:numId="22" w16cid:durableId="41834979">
    <w:abstractNumId w:val="5"/>
  </w:num>
  <w:num w:numId="23" w16cid:durableId="129595242">
    <w:abstractNumId w:val="9"/>
  </w:num>
  <w:num w:numId="24" w16cid:durableId="1998992455">
    <w:abstractNumId w:val="14"/>
  </w:num>
  <w:num w:numId="25" w16cid:durableId="1960065561">
    <w:abstractNumId w:val="4"/>
  </w:num>
  <w:num w:numId="26" w16cid:durableId="1381783080">
    <w:abstractNumId w:val="1"/>
  </w:num>
  <w:num w:numId="27" w16cid:durableId="2035107910">
    <w:abstractNumId w:val="21"/>
  </w:num>
  <w:num w:numId="28" w16cid:durableId="1945795530">
    <w:abstractNumId w:val="20"/>
  </w:num>
  <w:num w:numId="29" w16cid:durableId="1287077576">
    <w:abstractNumId w:val="8"/>
  </w:num>
  <w:num w:numId="30" w16cid:durableId="1509827710">
    <w:abstractNumId w:val="0"/>
  </w:num>
  <w:num w:numId="31" w16cid:durableId="589243285">
    <w:abstractNumId w:val="19"/>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an Xie CHAI (MAS)">
    <w15:presenceInfo w15:providerId="AD" w15:userId="S::CHAI_Han_Xie@mas.gov.sg::80f12148-06b1-492b-b8c7-aac420d8e99b"/>
  </w15:person>
  <w15:person w15:author="Akila BALAKRISHNAN from.OPTIMUM (MAS)">
    <w15:presenceInfo w15:providerId="AD" w15:userId="S::Akila_BALAKRISHNAN_from.OPTIMUM@mas.gov.sg::bb367706-a359-4b5d-b399-1cbc174d69bd"/>
  </w15:person>
  <w15:person w15:author="Jareth QUAH from.TOPPAN (MAS)">
    <w15:presenceInfo w15:providerId="AD" w15:userId="S::Jareth_QUAH_from.TOPPAN@mas.gov.sg::b16c4bb8-39ef-46eb-b1e4-278eeea5dd4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D7C"/>
    <w:rsid w:val="00000610"/>
    <w:rsid w:val="000037E1"/>
    <w:rsid w:val="00004246"/>
    <w:rsid w:val="000052C6"/>
    <w:rsid w:val="00006662"/>
    <w:rsid w:val="000069CA"/>
    <w:rsid w:val="0000763C"/>
    <w:rsid w:val="00012047"/>
    <w:rsid w:val="00012290"/>
    <w:rsid w:val="0001234A"/>
    <w:rsid w:val="000123F5"/>
    <w:rsid w:val="000128D7"/>
    <w:rsid w:val="00017FEB"/>
    <w:rsid w:val="000215D7"/>
    <w:rsid w:val="00022EF7"/>
    <w:rsid w:val="000258B8"/>
    <w:rsid w:val="0002799F"/>
    <w:rsid w:val="00031650"/>
    <w:rsid w:val="00031A74"/>
    <w:rsid w:val="000332D0"/>
    <w:rsid w:val="000340A9"/>
    <w:rsid w:val="0003429D"/>
    <w:rsid w:val="00042587"/>
    <w:rsid w:val="000479DF"/>
    <w:rsid w:val="000509E4"/>
    <w:rsid w:val="0005349A"/>
    <w:rsid w:val="000561A6"/>
    <w:rsid w:val="00056F27"/>
    <w:rsid w:val="00057627"/>
    <w:rsid w:val="0005777F"/>
    <w:rsid w:val="000578EE"/>
    <w:rsid w:val="000600A0"/>
    <w:rsid w:val="00060776"/>
    <w:rsid w:val="0006229B"/>
    <w:rsid w:val="00062DF1"/>
    <w:rsid w:val="00064B4D"/>
    <w:rsid w:val="00066F36"/>
    <w:rsid w:val="00067962"/>
    <w:rsid w:val="000701C5"/>
    <w:rsid w:val="0007299A"/>
    <w:rsid w:val="00076145"/>
    <w:rsid w:val="00076E3E"/>
    <w:rsid w:val="000813D2"/>
    <w:rsid w:val="00081AF0"/>
    <w:rsid w:val="00084082"/>
    <w:rsid w:val="00086E18"/>
    <w:rsid w:val="00094DA0"/>
    <w:rsid w:val="00096643"/>
    <w:rsid w:val="000A0977"/>
    <w:rsid w:val="000A129D"/>
    <w:rsid w:val="000A238D"/>
    <w:rsid w:val="000A2B01"/>
    <w:rsid w:val="000A2C62"/>
    <w:rsid w:val="000A6E7F"/>
    <w:rsid w:val="000B2FEE"/>
    <w:rsid w:val="000B4B82"/>
    <w:rsid w:val="000B5687"/>
    <w:rsid w:val="000C00E5"/>
    <w:rsid w:val="000C0377"/>
    <w:rsid w:val="000C0587"/>
    <w:rsid w:val="000C0E4F"/>
    <w:rsid w:val="000C1A16"/>
    <w:rsid w:val="000C22F0"/>
    <w:rsid w:val="000C3AAF"/>
    <w:rsid w:val="000C3CEC"/>
    <w:rsid w:val="000C52C4"/>
    <w:rsid w:val="000C52C7"/>
    <w:rsid w:val="000D040B"/>
    <w:rsid w:val="000D255B"/>
    <w:rsid w:val="000D35BF"/>
    <w:rsid w:val="000D48DA"/>
    <w:rsid w:val="000D5DBD"/>
    <w:rsid w:val="000D68BA"/>
    <w:rsid w:val="000D6E89"/>
    <w:rsid w:val="000E0FDC"/>
    <w:rsid w:val="000E2CB4"/>
    <w:rsid w:val="000E39F4"/>
    <w:rsid w:val="000E5043"/>
    <w:rsid w:val="000E535D"/>
    <w:rsid w:val="000E5701"/>
    <w:rsid w:val="000E5867"/>
    <w:rsid w:val="000F3893"/>
    <w:rsid w:val="000F3EEF"/>
    <w:rsid w:val="000F7746"/>
    <w:rsid w:val="00105EEF"/>
    <w:rsid w:val="00107D23"/>
    <w:rsid w:val="001108F9"/>
    <w:rsid w:val="00113F9D"/>
    <w:rsid w:val="00114B2D"/>
    <w:rsid w:val="00114F7C"/>
    <w:rsid w:val="001201DA"/>
    <w:rsid w:val="001227E1"/>
    <w:rsid w:val="00122A68"/>
    <w:rsid w:val="001259A2"/>
    <w:rsid w:val="00125FCE"/>
    <w:rsid w:val="0012735D"/>
    <w:rsid w:val="00132D67"/>
    <w:rsid w:val="001368EE"/>
    <w:rsid w:val="00136EA7"/>
    <w:rsid w:val="00141296"/>
    <w:rsid w:val="001420A7"/>
    <w:rsid w:val="00144A3B"/>
    <w:rsid w:val="00147DDF"/>
    <w:rsid w:val="00151492"/>
    <w:rsid w:val="001518D4"/>
    <w:rsid w:val="001519D0"/>
    <w:rsid w:val="00151C73"/>
    <w:rsid w:val="001526EE"/>
    <w:rsid w:val="00154FED"/>
    <w:rsid w:val="0015556E"/>
    <w:rsid w:val="00155F3F"/>
    <w:rsid w:val="00156C9D"/>
    <w:rsid w:val="00163638"/>
    <w:rsid w:val="00165384"/>
    <w:rsid w:val="00170343"/>
    <w:rsid w:val="00170784"/>
    <w:rsid w:val="00172803"/>
    <w:rsid w:val="00172983"/>
    <w:rsid w:val="00174209"/>
    <w:rsid w:val="001822EA"/>
    <w:rsid w:val="00184EE3"/>
    <w:rsid w:val="001853AE"/>
    <w:rsid w:val="00187473"/>
    <w:rsid w:val="00187D7C"/>
    <w:rsid w:val="001916A0"/>
    <w:rsid w:val="0019175D"/>
    <w:rsid w:val="00191FB1"/>
    <w:rsid w:val="001923F8"/>
    <w:rsid w:val="00192BAC"/>
    <w:rsid w:val="001930D0"/>
    <w:rsid w:val="00193B33"/>
    <w:rsid w:val="001941EF"/>
    <w:rsid w:val="00194667"/>
    <w:rsid w:val="00194794"/>
    <w:rsid w:val="00194BF3"/>
    <w:rsid w:val="0019670A"/>
    <w:rsid w:val="00196948"/>
    <w:rsid w:val="00196C36"/>
    <w:rsid w:val="0019767D"/>
    <w:rsid w:val="001A0B3F"/>
    <w:rsid w:val="001A1B5A"/>
    <w:rsid w:val="001A2266"/>
    <w:rsid w:val="001A5243"/>
    <w:rsid w:val="001A63D1"/>
    <w:rsid w:val="001A7EDA"/>
    <w:rsid w:val="001B1F88"/>
    <w:rsid w:val="001B521F"/>
    <w:rsid w:val="001B5921"/>
    <w:rsid w:val="001B68BF"/>
    <w:rsid w:val="001C01FA"/>
    <w:rsid w:val="001C083A"/>
    <w:rsid w:val="001C08FB"/>
    <w:rsid w:val="001C14AD"/>
    <w:rsid w:val="001C14DF"/>
    <w:rsid w:val="001C42AE"/>
    <w:rsid w:val="001C4B13"/>
    <w:rsid w:val="001C4E02"/>
    <w:rsid w:val="001D1396"/>
    <w:rsid w:val="001D2554"/>
    <w:rsid w:val="001D27E1"/>
    <w:rsid w:val="001D3199"/>
    <w:rsid w:val="001D514A"/>
    <w:rsid w:val="001D619F"/>
    <w:rsid w:val="001D63A8"/>
    <w:rsid w:val="001D7A69"/>
    <w:rsid w:val="001E3A39"/>
    <w:rsid w:val="001E442B"/>
    <w:rsid w:val="001E7865"/>
    <w:rsid w:val="001F114B"/>
    <w:rsid w:val="001F1339"/>
    <w:rsid w:val="001F1499"/>
    <w:rsid w:val="001F3B1D"/>
    <w:rsid w:val="001F488E"/>
    <w:rsid w:val="001F518E"/>
    <w:rsid w:val="001F7298"/>
    <w:rsid w:val="00200655"/>
    <w:rsid w:val="002015DA"/>
    <w:rsid w:val="002019B9"/>
    <w:rsid w:val="00201F47"/>
    <w:rsid w:val="00203385"/>
    <w:rsid w:val="00205384"/>
    <w:rsid w:val="00207380"/>
    <w:rsid w:val="002117FB"/>
    <w:rsid w:val="00211872"/>
    <w:rsid w:val="00211C3F"/>
    <w:rsid w:val="002127B8"/>
    <w:rsid w:val="00215902"/>
    <w:rsid w:val="00217737"/>
    <w:rsid w:val="0022154C"/>
    <w:rsid w:val="00222CB2"/>
    <w:rsid w:val="00224B8C"/>
    <w:rsid w:val="00225F24"/>
    <w:rsid w:val="00231832"/>
    <w:rsid w:val="00236A80"/>
    <w:rsid w:val="00240C9E"/>
    <w:rsid w:val="00243FB4"/>
    <w:rsid w:val="00245AEF"/>
    <w:rsid w:val="00246E18"/>
    <w:rsid w:val="00246FAA"/>
    <w:rsid w:val="00247202"/>
    <w:rsid w:val="0025161F"/>
    <w:rsid w:val="00253963"/>
    <w:rsid w:val="00254227"/>
    <w:rsid w:val="00255211"/>
    <w:rsid w:val="00255A90"/>
    <w:rsid w:val="00262882"/>
    <w:rsid w:val="00263078"/>
    <w:rsid w:val="002632E5"/>
    <w:rsid w:val="0026494F"/>
    <w:rsid w:val="00264BBE"/>
    <w:rsid w:val="0026628D"/>
    <w:rsid w:val="0026632B"/>
    <w:rsid w:val="00266C1C"/>
    <w:rsid w:val="00266C67"/>
    <w:rsid w:val="002672D4"/>
    <w:rsid w:val="002673A2"/>
    <w:rsid w:val="002704D7"/>
    <w:rsid w:val="002706AF"/>
    <w:rsid w:val="00270FB4"/>
    <w:rsid w:val="00274090"/>
    <w:rsid w:val="00274A65"/>
    <w:rsid w:val="00274BFD"/>
    <w:rsid w:val="00281204"/>
    <w:rsid w:val="00286C28"/>
    <w:rsid w:val="00287E87"/>
    <w:rsid w:val="00290BCA"/>
    <w:rsid w:val="00290BCC"/>
    <w:rsid w:val="0029130B"/>
    <w:rsid w:val="00293568"/>
    <w:rsid w:val="00294054"/>
    <w:rsid w:val="00294D6E"/>
    <w:rsid w:val="00295743"/>
    <w:rsid w:val="0029794C"/>
    <w:rsid w:val="002A069D"/>
    <w:rsid w:val="002A1BB6"/>
    <w:rsid w:val="002A31FA"/>
    <w:rsid w:val="002A3362"/>
    <w:rsid w:val="002A3DB0"/>
    <w:rsid w:val="002A4108"/>
    <w:rsid w:val="002A46A6"/>
    <w:rsid w:val="002A6D76"/>
    <w:rsid w:val="002B133C"/>
    <w:rsid w:val="002B150E"/>
    <w:rsid w:val="002B34D4"/>
    <w:rsid w:val="002B37E2"/>
    <w:rsid w:val="002B3AC6"/>
    <w:rsid w:val="002B4897"/>
    <w:rsid w:val="002B4ABF"/>
    <w:rsid w:val="002B5A26"/>
    <w:rsid w:val="002B6E98"/>
    <w:rsid w:val="002C17D8"/>
    <w:rsid w:val="002C742B"/>
    <w:rsid w:val="002D1492"/>
    <w:rsid w:val="002D1D74"/>
    <w:rsid w:val="002D4C85"/>
    <w:rsid w:val="002D73B7"/>
    <w:rsid w:val="002D7857"/>
    <w:rsid w:val="002E5DF0"/>
    <w:rsid w:val="002E6ED6"/>
    <w:rsid w:val="002E7270"/>
    <w:rsid w:val="002F0242"/>
    <w:rsid w:val="002F0A94"/>
    <w:rsid w:val="002F0B3D"/>
    <w:rsid w:val="002F1B86"/>
    <w:rsid w:val="002F3472"/>
    <w:rsid w:val="002F37AA"/>
    <w:rsid w:val="002F3DA7"/>
    <w:rsid w:val="002F40EB"/>
    <w:rsid w:val="002F541D"/>
    <w:rsid w:val="002F5C88"/>
    <w:rsid w:val="002F6205"/>
    <w:rsid w:val="00300EC3"/>
    <w:rsid w:val="00302990"/>
    <w:rsid w:val="003064B1"/>
    <w:rsid w:val="003104C8"/>
    <w:rsid w:val="0031130E"/>
    <w:rsid w:val="0031290C"/>
    <w:rsid w:val="0031293D"/>
    <w:rsid w:val="00313A4E"/>
    <w:rsid w:val="00313CCD"/>
    <w:rsid w:val="00313FEC"/>
    <w:rsid w:val="00320817"/>
    <w:rsid w:val="003223A2"/>
    <w:rsid w:val="003258DA"/>
    <w:rsid w:val="00327630"/>
    <w:rsid w:val="00332791"/>
    <w:rsid w:val="003342E1"/>
    <w:rsid w:val="003355EE"/>
    <w:rsid w:val="00336CA4"/>
    <w:rsid w:val="00337B62"/>
    <w:rsid w:val="003404BF"/>
    <w:rsid w:val="0034050D"/>
    <w:rsid w:val="00340B45"/>
    <w:rsid w:val="00340E44"/>
    <w:rsid w:val="00341453"/>
    <w:rsid w:val="00341805"/>
    <w:rsid w:val="003442F0"/>
    <w:rsid w:val="00344470"/>
    <w:rsid w:val="00344773"/>
    <w:rsid w:val="00344946"/>
    <w:rsid w:val="003450A9"/>
    <w:rsid w:val="00345DEC"/>
    <w:rsid w:val="00345F51"/>
    <w:rsid w:val="003468FA"/>
    <w:rsid w:val="00353E26"/>
    <w:rsid w:val="0035578D"/>
    <w:rsid w:val="003713AC"/>
    <w:rsid w:val="00372EB9"/>
    <w:rsid w:val="0037343A"/>
    <w:rsid w:val="00373A3B"/>
    <w:rsid w:val="00373DFB"/>
    <w:rsid w:val="00374927"/>
    <w:rsid w:val="003753D3"/>
    <w:rsid w:val="003759BE"/>
    <w:rsid w:val="00377DE6"/>
    <w:rsid w:val="00377F7E"/>
    <w:rsid w:val="00380D00"/>
    <w:rsid w:val="00382016"/>
    <w:rsid w:val="00383100"/>
    <w:rsid w:val="00385625"/>
    <w:rsid w:val="00385686"/>
    <w:rsid w:val="003864A6"/>
    <w:rsid w:val="00390064"/>
    <w:rsid w:val="00390C7A"/>
    <w:rsid w:val="00394ED2"/>
    <w:rsid w:val="00395DD6"/>
    <w:rsid w:val="0039777C"/>
    <w:rsid w:val="003A3515"/>
    <w:rsid w:val="003A5AC7"/>
    <w:rsid w:val="003A5B82"/>
    <w:rsid w:val="003A6FB6"/>
    <w:rsid w:val="003A7E39"/>
    <w:rsid w:val="003B19C7"/>
    <w:rsid w:val="003B336F"/>
    <w:rsid w:val="003B3BF4"/>
    <w:rsid w:val="003B62D4"/>
    <w:rsid w:val="003B6821"/>
    <w:rsid w:val="003B7248"/>
    <w:rsid w:val="003C0741"/>
    <w:rsid w:val="003C1670"/>
    <w:rsid w:val="003C1BFD"/>
    <w:rsid w:val="003C2F80"/>
    <w:rsid w:val="003C5830"/>
    <w:rsid w:val="003C613B"/>
    <w:rsid w:val="003C7EDD"/>
    <w:rsid w:val="003D059C"/>
    <w:rsid w:val="003D4854"/>
    <w:rsid w:val="003D4D6E"/>
    <w:rsid w:val="003D52DD"/>
    <w:rsid w:val="003D5D10"/>
    <w:rsid w:val="003D6606"/>
    <w:rsid w:val="003E1F1D"/>
    <w:rsid w:val="003E2D37"/>
    <w:rsid w:val="003E5A79"/>
    <w:rsid w:val="003E5E4B"/>
    <w:rsid w:val="003E62FD"/>
    <w:rsid w:val="003E6923"/>
    <w:rsid w:val="003E69D8"/>
    <w:rsid w:val="003E6D63"/>
    <w:rsid w:val="003E6D77"/>
    <w:rsid w:val="003E7664"/>
    <w:rsid w:val="003F1606"/>
    <w:rsid w:val="003F1708"/>
    <w:rsid w:val="003F1EB8"/>
    <w:rsid w:val="003F385C"/>
    <w:rsid w:val="003F3864"/>
    <w:rsid w:val="003F5B02"/>
    <w:rsid w:val="003F5BA0"/>
    <w:rsid w:val="003F68BC"/>
    <w:rsid w:val="003F776B"/>
    <w:rsid w:val="004018B6"/>
    <w:rsid w:val="00403357"/>
    <w:rsid w:val="004037BD"/>
    <w:rsid w:val="004048D2"/>
    <w:rsid w:val="004053E7"/>
    <w:rsid w:val="00406E1C"/>
    <w:rsid w:val="00410FF5"/>
    <w:rsid w:val="004153FF"/>
    <w:rsid w:val="00421B86"/>
    <w:rsid w:val="00422AAE"/>
    <w:rsid w:val="00422FCF"/>
    <w:rsid w:val="00425355"/>
    <w:rsid w:val="00430BEA"/>
    <w:rsid w:val="004349F0"/>
    <w:rsid w:val="00435A83"/>
    <w:rsid w:val="00435DB6"/>
    <w:rsid w:val="004366FF"/>
    <w:rsid w:val="004407EA"/>
    <w:rsid w:val="00442A5D"/>
    <w:rsid w:val="00443450"/>
    <w:rsid w:val="0044386B"/>
    <w:rsid w:val="004462A5"/>
    <w:rsid w:val="00446F77"/>
    <w:rsid w:val="00447F04"/>
    <w:rsid w:val="004503C8"/>
    <w:rsid w:val="004505D5"/>
    <w:rsid w:val="00452485"/>
    <w:rsid w:val="00454049"/>
    <w:rsid w:val="0045410A"/>
    <w:rsid w:val="00454202"/>
    <w:rsid w:val="00455E05"/>
    <w:rsid w:val="00457C32"/>
    <w:rsid w:val="00462C6D"/>
    <w:rsid w:val="004673FF"/>
    <w:rsid w:val="00473DC0"/>
    <w:rsid w:val="00474AFC"/>
    <w:rsid w:val="00480A2D"/>
    <w:rsid w:val="00481A26"/>
    <w:rsid w:val="0048204C"/>
    <w:rsid w:val="004839FA"/>
    <w:rsid w:val="00491022"/>
    <w:rsid w:val="00491C1C"/>
    <w:rsid w:val="00495485"/>
    <w:rsid w:val="004963BF"/>
    <w:rsid w:val="00497774"/>
    <w:rsid w:val="004A0C29"/>
    <w:rsid w:val="004A0D29"/>
    <w:rsid w:val="004A5393"/>
    <w:rsid w:val="004A7BFE"/>
    <w:rsid w:val="004B0412"/>
    <w:rsid w:val="004B0618"/>
    <w:rsid w:val="004B15DC"/>
    <w:rsid w:val="004B18C7"/>
    <w:rsid w:val="004B3712"/>
    <w:rsid w:val="004B49E0"/>
    <w:rsid w:val="004B639E"/>
    <w:rsid w:val="004B74B6"/>
    <w:rsid w:val="004C6F5B"/>
    <w:rsid w:val="004D55A0"/>
    <w:rsid w:val="004E08F0"/>
    <w:rsid w:val="004E36D5"/>
    <w:rsid w:val="004E6C1E"/>
    <w:rsid w:val="004F0CE5"/>
    <w:rsid w:val="004F13B6"/>
    <w:rsid w:val="004F1AC0"/>
    <w:rsid w:val="004F2E4B"/>
    <w:rsid w:val="004F4C94"/>
    <w:rsid w:val="004F64CE"/>
    <w:rsid w:val="00501D9E"/>
    <w:rsid w:val="00505B72"/>
    <w:rsid w:val="005109F8"/>
    <w:rsid w:val="005176F8"/>
    <w:rsid w:val="00520C3D"/>
    <w:rsid w:val="00520CC5"/>
    <w:rsid w:val="00521348"/>
    <w:rsid w:val="00521DF0"/>
    <w:rsid w:val="00522BB6"/>
    <w:rsid w:val="0052401B"/>
    <w:rsid w:val="00524B98"/>
    <w:rsid w:val="00526065"/>
    <w:rsid w:val="0053264B"/>
    <w:rsid w:val="005358F0"/>
    <w:rsid w:val="00536D39"/>
    <w:rsid w:val="005374B1"/>
    <w:rsid w:val="00537A83"/>
    <w:rsid w:val="00537E11"/>
    <w:rsid w:val="00540C6F"/>
    <w:rsid w:val="00543B89"/>
    <w:rsid w:val="00544530"/>
    <w:rsid w:val="00544626"/>
    <w:rsid w:val="005465BB"/>
    <w:rsid w:val="00550877"/>
    <w:rsid w:val="00551F86"/>
    <w:rsid w:val="00552CF1"/>
    <w:rsid w:val="00552FCA"/>
    <w:rsid w:val="00555851"/>
    <w:rsid w:val="0055616B"/>
    <w:rsid w:val="00556E98"/>
    <w:rsid w:val="00557DDD"/>
    <w:rsid w:val="005616F1"/>
    <w:rsid w:val="00566CA7"/>
    <w:rsid w:val="0056700E"/>
    <w:rsid w:val="005708C3"/>
    <w:rsid w:val="00570F1E"/>
    <w:rsid w:val="0057462E"/>
    <w:rsid w:val="00575590"/>
    <w:rsid w:val="00575916"/>
    <w:rsid w:val="00580204"/>
    <w:rsid w:val="0058178E"/>
    <w:rsid w:val="005841A6"/>
    <w:rsid w:val="005841B0"/>
    <w:rsid w:val="00584EDC"/>
    <w:rsid w:val="00587C81"/>
    <w:rsid w:val="00587CEE"/>
    <w:rsid w:val="00587DAE"/>
    <w:rsid w:val="00590822"/>
    <w:rsid w:val="00592975"/>
    <w:rsid w:val="00594CD9"/>
    <w:rsid w:val="00595699"/>
    <w:rsid w:val="00597009"/>
    <w:rsid w:val="005A0AFB"/>
    <w:rsid w:val="005A1D4F"/>
    <w:rsid w:val="005A317E"/>
    <w:rsid w:val="005A33DE"/>
    <w:rsid w:val="005A473A"/>
    <w:rsid w:val="005A53C4"/>
    <w:rsid w:val="005A70A9"/>
    <w:rsid w:val="005B0A7B"/>
    <w:rsid w:val="005B12C4"/>
    <w:rsid w:val="005B2103"/>
    <w:rsid w:val="005B2CFD"/>
    <w:rsid w:val="005B4870"/>
    <w:rsid w:val="005B53F8"/>
    <w:rsid w:val="005C0085"/>
    <w:rsid w:val="005C0FB2"/>
    <w:rsid w:val="005C4819"/>
    <w:rsid w:val="005C545E"/>
    <w:rsid w:val="005C5749"/>
    <w:rsid w:val="005C668B"/>
    <w:rsid w:val="005C76BB"/>
    <w:rsid w:val="005D2EB0"/>
    <w:rsid w:val="005D418F"/>
    <w:rsid w:val="005D51FF"/>
    <w:rsid w:val="005D6F40"/>
    <w:rsid w:val="005D7CB0"/>
    <w:rsid w:val="005E04BE"/>
    <w:rsid w:val="005E5235"/>
    <w:rsid w:val="005F10C3"/>
    <w:rsid w:val="005F212C"/>
    <w:rsid w:val="005F2500"/>
    <w:rsid w:val="005F251E"/>
    <w:rsid w:val="005F5B09"/>
    <w:rsid w:val="005F61A1"/>
    <w:rsid w:val="005F741B"/>
    <w:rsid w:val="006005BC"/>
    <w:rsid w:val="00600754"/>
    <w:rsid w:val="00601FC8"/>
    <w:rsid w:val="006037A4"/>
    <w:rsid w:val="00604447"/>
    <w:rsid w:val="00605B13"/>
    <w:rsid w:val="00605E0E"/>
    <w:rsid w:val="0060678B"/>
    <w:rsid w:val="00606EA8"/>
    <w:rsid w:val="006132DC"/>
    <w:rsid w:val="00613C19"/>
    <w:rsid w:val="006162CB"/>
    <w:rsid w:val="00616803"/>
    <w:rsid w:val="00617A59"/>
    <w:rsid w:val="0062243C"/>
    <w:rsid w:val="00622A7F"/>
    <w:rsid w:val="0062411A"/>
    <w:rsid w:val="0062499E"/>
    <w:rsid w:val="00624C3D"/>
    <w:rsid w:val="00626164"/>
    <w:rsid w:val="0063227F"/>
    <w:rsid w:val="006323D0"/>
    <w:rsid w:val="006350ED"/>
    <w:rsid w:val="0063752B"/>
    <w:rsid w:val="00637E86"/>
    <w:rsid w:val="0064311A"/>
    <w:rsid w:val="00645252"/>
    <w:rsid w:val="006463B2"/>
    <w:rsid w:val="00651742"/>
    <w:rsid w:val="0065257B"/>
    <w:rsid w:val="006536A6"/>
    <w:rsid w:val="00654723"/>
    <w:rsid w:val="0065640A"/>
    <w:rsid w:val="00660148"/>
    <w:rsid w:val="00665FF6"/>
    <w:rsid w:val="006723E4"/>
    <w:rsid w:val="00672818"/>
    <w:rsid w:val="0067503A"/>
    <w:rsid w:val="006750EF"/>
    <w:rsid w:val="00675325"/>
    <w:rsid w:val="0067796F"/>
    <w:rsid w:val="006802C7"/>
    <w:rsid w:val="00680493"/>
    <w:rsid w:val="00680498"/>
    <w:rsid w:val="00681304"/>
    <w:rsid w:val="00681D51"/>
    <w:rsid w:val="0068320A"/>
    <w:rsid w:val="00684FB0"/>
    <w:rsid w:val="00685A7B"/>
    <w:rsid w:val="00691BEB"/>
    <w:rsid w:val="006928E3"/>
    <w:rsid w:val="00694DC5"/>
    <w:rsid w:val="0069740A"/>
    <w:rsid w:val="006A16B2"/>
    <w:rsid w:val="006A1D1E"/>
    <w:rsid w:val="006A2F7C"/>
    <w:rsid w:val="006A6203"/>
    <w:rsid w:val="006A6DB2"/>
    <w:rsid w:val="006A7DF5"/>
    <w:rsid w:val="006B0CDC"/>
    <w:rsid w:val="006B1527"/>
    <w:rsid w:val="006B2F47"/>
    <w:rsid w:val="006B6C65"/>
    <w:rsid w:val="006B6D33"/>
    <w:rsid w:val="006B7D71"/>
    <w:rsid w:val="006C026F"/>
    <w:rsid w:val="006C0EC2"/>
    <w:rsid w:val="006C17CC"/>
    <w:rsid w:val="006C70EE"/>
    <w:rsid w:val="006C7352"/>
    <w:rsid w:val="006C7658"/>
    <w:rsid w:val="006D0886"/>
    <w:rsid w:val="006D251A"/>
    <w:rsid w:val="006D3D74"/>
    <w:rsid w:val="006D4084"/>
    <w:rsid w:val="006D4188"/>
    <w:rsid w:val="006D48A4"/>
    <w:rsid w:val="006E002E"/>
    <w:rsid w:val="006E0CD4"/>
    <w:rsid w:val="006E117F"/>
    <w:rsid w:val="006E1AD4"/>
    <w:rsid w:val="006E2938"/>
    <w:rsid w:val="006E348D"/>
    <w:rsid w:val="006E3D2D"/>
    <w:rsid w:val="006E4C7A"/>
    <w:rsid w:val="006E53C0"/>
    <w:rsid w:val="006E57A6"/>
    <w:rsid w:val="006E5C7E"/>
    <w:rsid w:val="006E6BC4"/>
    <w:rsid w:val="006E79D5"/>
    <w:rsid w:val="006F0DF9"/>
    <w:rsid w:val="006F10FD"/>
    <w:rsid w:val="006F1406"/>
    <w:rsid w:val="006F7366"/>
    <w:rsid w:val="006F7B77"/>
    <w:rsid w:val="00701615"/>
    <w:rsid w:val="00702F18"/>
    <w:rsid w:val="00703A2C"/>
    <w:rsid w:val="0070492C"/>
    <w:rsid w:val="00704D61"/>
    <w:rsid w:val="00704E64"/>
    <w:rsid w:val="00707BA0"/>
    <w:rsid w:val="007122D4"/>
    <w:rsid w:val="007133F0"/>
    <w:rsid w:val="0071393C"/>
    <w:rsid w:val="00714527"/>
    <w:rsid w:val="0071493F"/>
    <w:rsid w:val="00714A2E"/>
    <w:rsid w:val="0071502F"/>
    <w:rsid w:val="00716C9E"/>
    <w:rsid w:val="0072387B"/>
    <w:rsid w:val="00732227"/>
    <w:rsid w:val="0073622D"/>
    <w:rsid w:val="00736601"/>
    <w:rsid w:val="00737C4A"/>
    <w:rsid w:val="00740A25"/>
    <w:rsid w:val="00741309"/>
    <w:rsid w:val="00741ACF"/>
    <w:rsid w:val="00741D9C"/>
    <w:rsid w:val="00742251"/>
    <w:rsid w:val="0074400A"/>
    <w:rsid w:val="00744F6D"/>
    <w:rsid w:val="007452B1"/>
    <w:rsid w:val="007476FF"/>
    <w:rsid w:val="00747FB1"/>
    <w:rsid w:val="00751116"/>
    <w:rsid w:val="00753989"/>
    <w:rsid w:val="0075434A"/>
    <w:rsid w:val="00754C9F"/>
    <w:rsid w:val="00754EE6"/>
    <w:rsid w:val="0075639E"/>
    <w:rsid w:val="007565B7"/>
    <w:rsid w:val="00761ED8"/>
    <w:rsid w:val="007629CA"/>
    <w:rsid w:val="007678BF"/>
    <w:rsid w:val="00770A8F"/>
    <w:rsid w:val="00772AA7"/>
    <w:rsid w:val="00775B1A"/>
    <w:rsid w:val="007761D6"/>
    <w:rsid w:val="00776F57"/>
    <w:rsid w:val="00777133"/>
    <w:rsid w:val="00777543"/>
    <w:rsid w:val="0078083C"/>
    <w:rsid w:val="007815E8"/>
    <w:rsid w:val="00781851"/>
    <w:rsid w:val="00781A78"/>
    <w:rsid w:val="00783A74"/>
    <w:rsid w:val="00784784"/>
    <w:rsid w:val="00787337"/>
    <w:rsid w:val="00787BCD"/>
    <w:rsid w:val="00790D1B"/>
    <w:rsid w:val="00792459"/>
    <w:rsid w:val="00792BCB"/>
    <w:rsid w:val="00795382"/>
    <w:rsid w:val="0079650E"/>
    <w:rsid w:val="007966CB"/>
    <w:rsid w:val="00796946"/>
    <w:rsid w:val="00797336"/>
    <w:rsid w:val="007975FE"/>
    <w:rsid w:val="00797CC0"/>
    <w:rsid w:val="007A164C"/>
    <w:rsid w:val="007A2AB7"/>
    <w:rsid w:val="007A3CBE"/>
    <w:rsid w:val="007B0E2A"/>
    <w:rsid w:val="007B3700"/>
    <w:rsid w:val="007B64BB"/>
    <w:rsid w:val="007B665D"/>
    <w:rsid w:val="007C1A51"/>
    <w:rsid w:val="007C39C3"/>
    <w:rsid w:val="007C4495"/>
    <w:rsid w:val="007C4768"/>
    <w:rsid w:val="007C4C8E"/>
    <w:rsid w:val="007C5387"/>
    <w:rsid w:val="007C5569"/>
    <w:rsid w:val="007C5771"/>
    <w:rsid w:val="007C60ED"/>
    <w:rsid w:val="007C62CE"/>
    <w:rsid w:val="007C64D3"/>
    <w:rsid w:val="007C78F0"/>
    <w:rsid w:val="007C7C05"/>
    <w:rsid w:val="007C7C7F"/>
    <w:rsid w:val="007D42B7"/>
    <w:rsid w:val="007D7B67"/>
    <w:rsid w:val="007E1A40"/>
    <w:rsid w:val="007E288D"/>
    <w:rsid w:val="007E2C47"/>
    <w:rsid w:val="007E3FC9"/>
    <w:rsid w:val="007E47AB"/>
    <w:rsid w:val="007E4F48"/>
    <w:rsid w:val="007E5CE0"/>
    <w:rsid w:val="007F0646"/>
    <w:rsid w:val="007F06F9"/>
    <w:rsid w:val="007F103F"/>
    <w:rsid w:val="007F1828"/>
    <w:rsid w:val="007F287D"/>
    <w:rsid w:val="007F2B6D"/>
    <w:rsid w:val="007F622A"/>
    <w:rsid w:val="007F7E1A"/>
    <w:rsid w:val="00800215"/>
    <w:rsid w:val="00801AB1"/>
    <w:rsid w:val="00802744"/>
    <w:rsid w:val="00802983"/>
    <w:rsid w:val="00804C65"/>
    <w:rsid w:val="008050F1"/>
    <w:rsid w:val="008057E8"/>
    <w:rsid w:val="00811122"/>
    <w:rsid w:val="0081532C"/>
    <w:rsid w:val="0082616A"/>
    <w:rsid w:val="00826905"/>
    <w:rsid w:val="00826B17"/>
    <w:rsid w:val="008301F0"/>
    <w:rsid w:val="00832BDB"/>
    <w:rsid w:val="008330D5"/>
    <w:rsid w:val="00834146"/>
    <w:rsid w:val="0083470C"/>
    <w:rsid w:val="00834C48"/>
    <w:rsid w:val="0083569A"/>
    <w:rsid w:val="008364CD"/>
    <w:rsid w:val="008378B6"/>
    <w:rsid w:val="00837962"/>
    <w:rsid w:val="00843322"/>
    <w:rsid w:val="0084442C"/>
    <w:rsid w:val="00846058"/>
    <w:rsid w:val="00847770"/>
    <w:rsid w:val="008501BA"/>
    <w:rsid w:val="00852936"/>
    <w:rsid w:val="008541D2"/>
    <w:rsid w:val="00854E1E"/>
    <w:rsid w:val="00855B02"/>
    <w:rsid w:val="00855ED0"/>
    <w:rsid w:val="00856008"/>
    <w:rsid w:val="00856701"/>
    <w:rsid w:val="00861A92"/>
    <w:rsid w:val="00861C5E"/>
    <w:rsid w:val="0086323D"/>
    <w:rsid w:val="00863B7C"/>
    <w:rsid w:val="00865CA2"/>
    <w:rsid w:val="008672B6"/>
    <w:rsid w:val="00867AAE"/>
    <w:rsid w:val="00870124"/>
    <w:rsid w:val="00870309"/>
    <w:rsid w:val="00870FBF"/>
    <w:rsid w:val="008727D1"/>
    <w:rsid w:val="00873138"/>
    <w:rsid w:val="00873799"/>
    <w:rsid w:val="00875AE0"/>
    <w:rsid w:val="0087622F"/>
    <w:rsid w:val="00880C93"/>
    <w:rsid w:val="00882141"/>
    <w:rsid w:val="00884690"/>
    <w:rsid w:val="00884E8E"/>
    <w:rsid w:val="008855DF"/>
    <w:rsid w:val="008858D4"/>
    <w:rsid w:val="008865ED"/>
    <w:rsid w:val="0088737B"/>
    <w:rsid w:val="00887AE7"/>
    <w:rsid w:val="00890D1B"/>
    <w:rsid w:val="00890EC6"/>
    <w:rsid w:val="008910DF"/>
    <w:rsid w:val="008914E1"/>
    <w:rsid w:val="00892534"/>
    <w:rsid w:val="008928E8"/>
    <w:rsid w:val="00897125"/>
    <w:rsid w:val="008A0E37"/>
    <w:rsid w:val="008A510B"/>
    <w:rsid w:val="008A6FFE"/>
    <w:rsid w:val="008B0195"/>
    <w:rsid w:val="008B19FC"/>
    <w:rsid w:val="008B3262"/>
    <w:rsid w:val="008B592A"/>
    <w:rsid w:val="008B6987"/>
    <w:rsid w:val="008B7DF9"/>
    <w:rsid w:val="008B7FFE"/>
    <w:rsid w:val="008C015A"/>
    <w:rsid w:val="008C047D"/>
    <w:rsid w:val="008C1388"/>
    <w:rsid w:val="008C1B6B"/>
    <w:rsid w:val="008C2A07"/>
    <w:rsid w:val="008C4FA2"/>
    <w:rsid w:val="008C6536"/>
    <w:rsid w:val="008C6FC6"/>
    <w:rsid w:val="008C7AF1"/>
    <w:rsid w:val="008C7DCD"/>
    <w:rsid w:val="008D104E"/>
    <w:rsid w:val="008D15A3"/>
    <w:rsid w:val="008D16EB"/>
    <w:rsid w:val="008D206F"/>
    <w:rsid w:val="008D32FE"/>
    <w:rsid w:val="008D344E"/>
    <w:rsid w:val="008D4974"/>
    <w:rsid w:val="008D5011"/>
    <w:rsid w:val="008D5E11"/>
    <w:rsid w:val="008D64B3"/>
    <w:rsid w:val="008D6C64"/>
    <w:rsid w:val="008E0578"/>
    <w:rsid w:val="008E1145"/>
    <w:rsid w:val="008E1D2F"/>
    <w:rsid w:val="008E584A"/>
    <w:rsid w:val="008E5F58"/>
    <w:rsid w:val="008F5EF9"/>
    <w:rsid w:val="008F62BC"/>
    <w:rsid w:val="008F65FD"/>
    <w:rsid w:val="008F7ED1"/>
    <w:rsid w:val="00901CFC"/>
    <w:rsid w:val="00903B30"/>
    <w:rsid w:val="00905AF6"/>
    <w:rsid w:val="00912AE3"/>
    <w:rsid w:val="009147E3"/>
    <w:rsid w:val="0091532F"/>
    <w:rsid w:val="00916158"/>
    <w:rsid w:val="009162D7"/>
    <w:rsid w:val="009234AC"/>
    <w:rsid w:val="00924BAD"/>
    <w:rsid w:val="00926DCF"/>
    <w:rsid w:val="0093105A"/>
    <w:rsid w:val="00932D9C"/>
    <w:rsid w:val="009331C3"/>
    <w:rsid w:val="0093453F"/>
    <w:rsid w:val="00940AFD"/>
    <w:rsid w:val="00941F31"/>
    <w:rsid w:val="0094361A"/>
    <w:rsid w:val="009454A8"/>
    <w:rsid w:val="009456A9"/>
    <w:rsid w:val="00950133"/>
    <w:rsid w:val="009510CF"/>
    <w:rsid w:val="00951647"/>
    <w:rsid w:val="00951CAF"/>
    <w:rsid w:val="00954648"/>
    <w:rsid w:val="00955A15"/>
    <w:rsid w:val="009563C2"/>
    <w:rsid w:val="0096066B"/>
    <w:rsid w:val="00961FD8"/>
    <w:rsid w:val="009625A8"/>
    <w:rsid w:val="0096322C"/>
    <w:rsid w:val="00963382"/>
    <w:rsid w:val="00964EBB"/>
    <w:rsid w:val="009668EA"/>
    <w:rsid w:val="009674A9"/>
    <w:rsid w:val="00970968"/>
    <w:rsid w:val="00971A0C"/>
    <w:rsid w:val="00972053"/>
    <w:rsid w:val="00976432"/>
    <w:rsid w:val="00983893"/>
    <w:rsid w:val="009850EE"/>
    <w:rsid w:val="00985209"/>
    <w:rsid w:val="00987875"/>
    <w:rsid w:val="00987961"/>
    <w:rsid w:val="00987BF9"/>
    <w:rsid w:val="00987D40"/>
    <w:rsid w:val="00993D59"/>
    <w:rsid w:val="00993EFB"/>
    <w:rsid w:val="00996161"/>
    <w:rsid w:val="009963F0"/>
    <w:rsid w:val="00996F74"/>
    <w:rsid w:val="00997E07"/>
    <w:rsid w:val="009A1115"/>
    <w:rsid w:val="009A1CED"/>
    <w:rsid w:val="009A2135"/>
    <w:rsid w:val="009A3278"/>
    <w:rsid w:val="009A3EB8"/>
    <w:rsid w:val="009A63FE"/>
    <w:rsid w:val="009A73B6"/>
    <w:rsid w:val="009B1DE2"/>
    <w:rsid w:val="009B2D23"/>
    <w:rsid w:val="009B4CC8"/>
    <w:rsid w:val="009B6836"/>
    <w:rsid w:val="009C04AC"/>
    <w:rsid w:val="009C117A"/>
    <w:rsid w:val="009C1664"/>
    <w:rsid w:val="009C1A78"/>
    <w:rsid w:val="009C58CE"/>
    <w:rsid w:val="009C5C46"/>
    <w:rsid w:val="009C65E3"/>
    <w:rsid w:val="009C6D5E"/>
    <w:rsid w:val="009D1F16"/>
    <w:rsid w:val="009D3DAB"/>
    <w:rsid w:val="009D5B86"/>
    <w:rsid w:val="009D6366"/>
    <w:rsid w:val="009D65F1"/>
    <w:rsid w:val="009E10CA"/>
    <w:rsid w:val="009E3403"/>
    <w:rsid w:val="009E43F9"/>
    <w:rsid w:val="009E5EEC"/>
    <w:rsid w:val="009E7B42"/>
    <w:rsid w:val="009F13AF"/>
    <w:rsid w:val="009F17CA"/>
    <w:rsid w:val="009F3006"/>
    <w:rsid w:val="009F550C"/>
    <w:rsid w:val="009F7C9A"/>
    <w:rsid w:val="00A0461B"/>
    <w:rsid w:val="00A05331"/>
    <w:rsid w:val="00A06393"/>
    <w:rsid w:val="00A073BF"/>
    <w:rsid w:val="00A07787"/>
    <w:rsid w:val="00A12E01"/>
    <w:rsid w:val="00A13B30"/>
    <w:rsid w:val="00A13C80"/>
    <w:rsid w:val="00A13E40"/>
    <w:rsid w:val="00A14B23"/>
    <w:rsid w:val="00A156E5"/>
    <w:rsid w:val="00A17517"/>
    <w:rsid w:val="00A17E57"/>
    <w:rsid w:val="00A2029B"/>
    <w:rsid w:val="00A227C5"/>
    <w:rsid w:val="00A26D48"/>
    <w:rsid w:val="00A27326"/>
    <w:rsid w:val="00A30D0B"/>
    <w:rsid w:val="00A31FF1"/>
    <w:rsid w:val="00A32939"/>
    <w:rsid w:val="00A332B6"/>
    <w:rsid w:val="00A34C2F"/>
    <w:rsid w:val="00A36005"/>
    <w:rsid w:val="00A46C49"/>
    <w:rsid w:val="00A52400"/>
    <w:rsid w:val="00A5325B"/>
    <w:rsid w:val="00A568C6"/>
    <w:rsid w:val="00A60074"/>
    <w:rsid w:val="00A6142A"/>
    <w:rsid w:val="00A63935"/>
    <w:rsid w:val="00A64697"/>
    <w:rsid w:val="00A662A1"/>
    <w:rsid w:val="00A66A7D"/>
    <w:rsid w:val="00A671EB"/>
    <w:rsid w:val="00A721A9"/>
    <w:rsid w:val="00A72FA6"/>
    <w:rsid w:val="00A7392A"/>
    <w:rsid w:val="00A7418D"/>
    <w:rsid w:val="00A7541A"/>
    <w:rsid w:val="00A76C15"/>
    <w:rsid w:val="00A84971"/>
    <w:rsid w:val="00A851DD"/>
    <w:rsid w:val="00A8552C"/>
    <w:rsid w:val="00A9204E"/>
    <w:rsid w:val="00A92E8F"/>
    <w:rsid w:val="00A943FA"/>
    <w:rsid w:val="00A94DE1"/>
    <w:rsid w:val="00A953D9"/>
    <w:rsid w:val="00A95996"/>
    <w:rsid w:val="00AA15A1"/>
    <w:rsid w:val="00AA2511"/>
    <w:rsid w:val="00AA73E8"/>
    <w:rsid w:val="00AA749D"/>
    <w:rsid w:val="00AB0B85"/>
    <w:rsid w:val="00AB0B93"/>
    <w:rsid w:val="00AB4354"/>
    <w:rsid w:val="00AB68EB"/>
    <w:rsid w:val="00AC0954"/>
    <w:rsid w:val="00AC0961"/>
    <w:rsid w:val="00AC096A"/>
    <w:rsid w:val="00AC315D"/>
    <w:rsid w:val="00AC3EDC"/>
    <w:rsid w:val="00AC65A6"/>
    <w:rsid w:val="00AD013C"/>
    <w:rsid w:val="00AD02C3"/>
    <w:rsid w:val="00AD15A2"/>
    <w:rsid w:val="00AD19B1"/>
    <w:rsid w:val="00AD1F60"/>
    <w:rsid w:val="00AD562F"/>
    <w:rsid w:val="00AE08DD"/>
    <w:rsid w:val="00AE0AFE"/>
    <w:rsid w:val="00AE0C51"/>
    <w:rsid w:val="00AE2C2C"/>
    <w:rsid w:val="00AF10C9"/>
    <w:rsid w:val="00AF1594"/>
    <w:rsid w:val="00AF42C2"/>
    <w:rsid w:val="00AF48FE"/>
    <w:rsid w:val="00AF49F7"/>
    <w:rsid w:val="00AF4FC4"/>
    <w:rsid w:val="00AF671A"/>
    <w:rsid w:val="00B00997"/>
    <w:rsid w:val="00B02439"/>
    <w:rsid w:val="00B025F7"/>
    <w:rsid w:val="00B0260B"/>
    <w:rsid w:val="00B03D0E"/>
    <w:rsid w:val="00B046FB"/>
    <w:rsid w:val="00B055B4"/>
    <w:rsid w:val="00B05750"/>
    <w:rsid w:val="00B05D84"/>
    <w:rsid w:val="00B062E3"/>
    <w:rsid w:val="00B10BA1"/>
    <w:rsid w:val="00B12065"/>
    <w:rsid w:val="00B136AB"/>
    <w:rsid w:val="00B150B0"/>
    <w:rsid w:val="00B15D35"/>
    <w:rsid w:val="00B21B31"/>
    <w:rsid w:val="00B21DD0"/>
    <w:rsid w:val="00B220D9"/>
    <w:rsid w:val="00B2230D"/>
    <w:rsid w:val="00B235A0"/>
    <w:rsid w:val="00B26DE8"/>
    <w:rsid w:val="00B279FB"/>
    <w:rsid w:val="00B30603"/>
    <w:rsid w:val="00B30E00"/>
    <w:rsid w:val="00B32FD9"/>
    <w:rsid w:val="00B335CB"/>
    <w:rsid w:val="00B37C69"/>
    <w:rsid w:val="00B4025D"/>
    <w:rsid w:val="00B43E4E"/>
    <w:rsid w:val="00B454CD"/>
    <w:rsid w:val="00B45C8D"/>
    <w:rsid w:val="00B47C02"/>
    <w:rsid w:val="00B47D1B"/>
    <w:rsid w:val="00B51462"/>
    <w:rsid w:val="00B519C2"/>
    <w:rsid w:val="00B5499B"/>
    <w:rsid w:val="00B55D47"/>
    <w:rsid w:val="00B62589"/>
    <w:rsid w:val="00B626A8"/>
    <w:rsid w:val="00B6631B"/>
    <w:rsid w:val="00B664FB"/>
    <w:rsid w:val="00B668EC"/>
    <w:rsid w:val="00B66AD0"/>
    <w:rsid w:val="00B66FED"/>
    <w:rsid w:val="00B675DC"/>
    <w:rsid w:val="00B677AD"/>
    <w:rsid w:val="00B67805"/>
    <w:rsid w:val="00B703D0"/>
    <w:rsid w:val="00B731DC"/>
    <w:rsid w:val="00B74F56"/>
    <w:rsid w:val="00B7593B"/>
    <w:rsid w:val="00B80B0F"/>
    <w:rsid w:val="00B812C1"/>
    <w:rsid w:val="00B81708"/>
    <w:rsid w:val="00B8721F"/>
    <w:rsid w:val="00B87DB5"/>
    <w:rsid w:val="00B87F52"/>
    <w:rsid w:val="00B90A2B"/>
    <w:rsid w:val="00B92D79"/>
    <w:rsid w:val="00B93175"/>
    <w:rsid w:val="00B94161"/>
    <w:rsid w:val="00B94809"/>
    <w:rsid w:val="00B95092"/>
    <w:rsid w:val="00B9550B"/>
    <w:rsid w:val="00B9572F"/>
    <w:rsid w:val="00B95B76"/>
    <w:rsid w:val="00BA1E7F"/>
    <w:rsid w:val="00BA1F1C"/>
    <w:rsid w:val="00BA583B"/>
    <w:rsid w:val="00BA5E05"/>
    <w:rsid w:val="00BB14DC"/>
    <w:rsid w:val="00BB176E"/>
    <w:rsid w:val="00BB1777"/>
    <w:rsid w:val="00BB1D7B"/>
    <w:rsid w:val="00BB2357"/>
    <w:rsid w:val="00BB26A0"/>
    <w:rsid w:val="00BB273A"/>
    <w:rsid w:val="00BB2792"/>
    <w:rsid w:val="00BB27D4"/>
    <w:rsid w:val="00BB4771"/>
    <w:rsid w:val="00BB532F"/>
    <w:rsid w:val="00BB6B4C"/>
    <w:rsid w:val="00BB6FC7"/>
    <w:rsid w:val="00BB714B"/>
    <w:rsid w:val="00BC0EA8"/>
    <w:rsid w:val="00BC1491"/>
    <w:rsid w:val="00BC1F97"/>
    <w:rsid w:val="00BC21E5"/>
    <w:rsid w:val="00BC33D3"/>
    <w:rsid w:val="00BC4D2D"/>
    <w:rsid w:val="00BC594D"/>
    <w:rsid w:val="00BC5C95"/>
    <w:rsid w:val="00BC69FC"/>
    <w:rsid w:val="00BD0DA2"/>
    <w:rsid w:val="00BD1038"/>
    <w:rsid w:val="00BD2907"/>
    <w:rsid w:val="00BD2EFC"/>
    <w:rsid w:val="00BD3213"/>
    <w:rsid w:val="00BD4ADB"/>
    <w:rsid w:val="00BD5AFF"/>
    <w:rsid w:val="00BE1825"/>
    <w:rsid w:val="00BE1DE3"/>
    <w:rsid w:val="00BE33AF"/>
    <w:rsid w:val="00BE39D8"/>
    <w:rsid w:val="00BF19E1"/>
    <w:rsid w:val="00BF1A2E"/>
    <w:rsid w:val="00BF2287"/>
    <w:rsid w:val="00BF36C1"/>
    <w:rsid w:val="00BF478A"/>
    <w:rsid w:val="00BF4C6E"/>
    <w:rsid w:val="00BF5FCB"/>
    <w:rsid w:val="00BF7795"/>
    <w:rsid w:val="00C01303"/>
    <w:rsid w:val="00C0200B"/>
    <w:rsid w:val="00C05548"/>
    <w:rsid w:val="00C0610B"/>
    <w:rsid w:val="00C07450"/>
    <w:rsid w:val="00C07B82"/>
    <w:rsid w:val="00C12056"/>
    <w:rsid w:val="00C14579"/>
    <w:rsid w:val="00C14E29"/>
    <w:rsid w:val="00C15E0D"/>
    <w:rsid w:val="00C1790F"/>
    <w:rsid w:val="00C21E4E"/>
    <w:rsid w:val="00C229C4"/>
    <w:rsid w:val="00C24A6A"/>
    <w:rsid w:val="00C27E76"/>
    <w:rsid w:val="00C32143"/>
    <w:rsid w:val="00C3485E"/>
    <w:rsid w:val="00C409AA"/>
    <w:rsid w:val="00C415C5"/>
    <w:rsid w:val="00C43F61"/>
    <w:rsid w:val="00C4488A"/>
    <w:rsid w:val="00C461BE"/>
    <w:rsid w:val="00C47AB8"/>
    <w:rsid w:val="00C50BC5"/>
    <w:rsid w:val="00C5202A"/>
    <w:rsid w:val="00C52E4C"/>
    <w:rsid w:val="00C53457"/>
    <w:rsid w:val="00C54B4F"/>
    <w:rsid w:val="00C551A0"/>
    <w:rsid w:val="00C57451"/>
    <w:rsid w:val="00C60BD7"/>
    <w:rsid w:val="00C61149"/>
    <w:rsid w:val="00C616BB"/>
    <w:rsid w:val="00C63EA7"/>
    <w:rsid w:val="00C64351"/>
    <w:rsid w:val="00C64B14"/>
    <w:rsid w:val="00C650EA"/>
    <w:rsid w:val="00C66638"/>
    <w:rsid w:val="00C66F82"/>
    <w:rsid w:val="00C7114D"/>
    <w:rsid w:val="00C7170E"/>
    <w:rsid w:val="00C7194B"/>
    <w:rsid w:val="00C71C0D"/>
    <w:rsid w:val="00C7207C"/>
    <w:rsid w:val="00C721F2"/>
    <w:rsid w:val="00C749CA"/>
    <w:rsid w:val="00C8152C"/>
    <w:rsid w:val="00C826E9"/>
    <w:rsid w:val="00C82DD8"/>
    <w:rsid w:val="00C82F34"/>
    <w:rsid w:val="00C84922"/>
    <w:rsid w:val="00C93074"/>
    <w:rsid w:val="00C93A5A"/>
    <w:rsid w:val="00C9460E"/>
    <w:rsid w:val="00C96648"/>
    <w:rsid w:val="00C96A9E"/>
    <w:rsid w:val="00C97114"/>
    <w:rsid w:val="00C97A82"/>
    <w:rsid w:val="00CA12BD"/>
    <w:rsid w:val="00CA1631"/>
    <w:rsid w:val="00CA223D"/>
    <w:rsid w:val="00CA3979"/>
    <w:rsid w:val="00CA3BF8"/>
    <w:rsid w:val="00CB16A1"/>
    <w:rsid w:val="00CB26C2"/>
    <w:rsid w:val="00CB28D1"/>
    <w:rsid w:val="00CB4B69"/>
    <w:rsid w:val="00CB55E8"/>
    <w:rsid w:val="00CB607B"/>
    <w:rsid w:val="00CB7738"/>
    <w:rsid w:val="00CB79ED"/>
    <w:rsid w:val="00CC0F4F"/>
    <w:rsid w:val="00CC10BA"/>
    <w:rsid w:val="00CC2EDC"/>
    <w:rsid w:val="00CC32FA"/>
    <w:rsid w:val="00CC4003"/>
    <w:rsid w:val="00CC412D"/>
    <w:rsid w:val="00CC42AA"/>
    <w:rsid w:val="00CC58C2"/>
    <w:rsid w:val="00CC75BD"/>
    <w:rsid w:val="00CC76BF"/>
    <w:rsid w:val="00CC78FC"/>
    <w:rsid w:val="00CC7E2D"/>
    <w:rsid w:val="00CC7EE7"/>
    <w:rsid w:val="00CD00A2"/>
    <w:rsid w:val="00CD23E6"/>
    <w:rsid w:val="00CD245F"/>
    <w:rsid w:val="00CD337E"/>
    <w:rsid w:val="00CD34D4"/>
    <w:rsid w:val="00CD6A7F"/>
    <w:rsid w:val="00CD6E4D"/>
    <w:rsid w:val="00CD7345"/>
    <w:rsid w:val="00CD7679"/>
    <w:rsid w:val="00CE0D19"/>
    <w:rsid w:val="00CE1320"/>
    <w:rsid w:val="00CE1982"/>
    <w:rsid w:val="00CE3591"/>
    <w:rsid w:val="00CE5305"/>
    <w:rsid w:val="00CE5749"/>
    <w:rsid w:val="00CF1A8B"/>
    <w:rsid w:val="00CF27F2"/>
    <w:rsid w:val="00CF331F"/>
    <w:rsid w:val="00CF3701"/>
    <w:rsid w:val="00CF5DE6"/>
    <w:rsid w:val="00CF64E6"/>
    <w:rsid w:val="00CF6B68"/>
    <w:rsid w:val="00CF7588"/>
    <w:rsid w:val="00CF79D2"/>
    <w:rsid w:val="00CF7AB6"/>
    <w:rsid w:val="00D001C9"/>
    <w:rsid w:val="00D037E9"/>
    <w:rsid w:val="00D0435F"/>
    <w:rsid w:val="00D056D7"/>
    <w:rsid w:val="00D0723D"/>
    <w:rsid w:val="00D10C47"/>
    <w:rsid w:val="00D10EE5"/>
    <w:rsid w:val="00D1257E"/>
    <w:rsid w:val="00D13A3C"/>
    <w:rsid w:val="00D156A6"/>
    <w:rsid w:val="00D21CAF"/>
    <w:rsid w:val="00D22858"/>
    <w:rsid w:val="00D245BE"/>
    <w:rsid w:val="00D252E9"/>
    <w:rsid w:val="00D25DE0"/>
    <w:rsid w:val="00D27099"/>
    <w:rsid w:val="00D30DDD"/>
    <w:rsid w:val="00D30F08"/>
    <w:rsid w:val="00D33C08"/>
    <w:rsid w:val="00D3456B"/>
    <w:rsid w:val="00D368DD"/>
    <w:rsid w:val="00D4194F"/>
    <w:rsid w:val="00D42E12"/>
    <w:rsid w:val="00D45F17"/>
    <w:rsid w:val="00D462AB"/>
    <w:rsid w:val="00D46ECE"/>
    <w:rsid w:val="00D50758"/>
    <w:rsid w:val="00D51187"/>
    <w:rsid w:val="00D5605D"/>
    <w:rsid w:val="00D57730"/>
    <w:rsid w:val="00D577DD"/>
    <w:rsid w:val="00D57F76"/>
    <w:rsid w:val="00D631F7"/>
    <w:rsid w:val="00D63934"/>
    <w:rsid w:val="00D679E9"/>
    <w:rsid w:val="00D74A49"/>
    <w:rsid w:val="00D74B4B"/>
    <w:rsid w:val="00D74FF9"/>
    <w:rsid w:val="00D75EE0"/>
    <w:rsid w:val="00D77411"/>
    <w:rsid w:val="00D813DC"/>
    <w:rsid w:val="00D83A66"/>
    <w:rsid w:val="00D83C38"/>
    <w:rsid w:val="00D849BA"/>
    <w:rsid w:val="00D84D50"/>
    <w:rsid w:val="00D84FB8"/>
    <w:rsid w:val="00D85DCD"/>
    <w:rsid w:val="00D860E5"/>
    <w:rsid w:val="00D86515"/>
    <w:rsid w:val="00D86589"/>
    <w:rsid w:val="00D86CB0"/>
    <w:rsid w:val="00D92186"/>
    <w:rsid w:val="00D93FE1"/>
    <w:rsid w:val="00D96142"/>
    <w:rsid w:val="00D96981"/>
    <w:rsid w:val="00DA06FC"/>
    <w:rsid w:val="00DA1255"/>
    <w:rsid w:val="00DA13EA"/>
    <w:rsid w:val="00DA30A1"/>
    <w:rsid w:val="00DA38F4"/>
    <w:rsid w:val="00DA6787"/>
    <w:rsid w:val="00DA6C54"/>
    <w:rsid w:val="00DA6FD6"/>
    <w:rsid w:val="00DA78B7"/>
    <w:rsid w:val="00DA78F8"/>
    <w:rsid w:val="00DB194F"/>
    <w:rsid w:val="00DB1E0D"/>
    <w:rsid w:val="00DB2505"/>
    <w:rsid w:val="00DB5A67"/>
    <w:rsid w:val="00DB5F32"/>
    <w:rsid w:val="00DB6171"/>
    <w:rsid w:val="00DB679D"/>
    <w:rsid w:val="00DC1609"/>
    <w:rsid w:val="00DC2B68"/>
    <w:rsid w:val="00DC51FD"/>
    <w:rsid w:val="00DD0560"/>
    <w:rsid w:val="00DD180D"/>
    <w:rsid w:val="00DD3BFB"/>
    <w:rsid w:val="00DD3D6D"/>
    <w:rsid w:val="00DD3E40"/>
    <w:rsid w:val="00DD4392"/>
    <w:rsid w:val="00DD7DEC"/>
    <w:rsid w:val="00DE3363"/>
    <w:rsid w:val="00DE390E"/>
    <w:rsid w:val="00DE637D"/>
    <w:rsid w:val="00DF04DE"/>
    <w:rsid w:val="00DF2BDF"/>
    <w:rsid w:val="00DF3879"/>
    <w:rsid w:val="00DF45A5"/>
    <w:rsid w:val="00DF573A"/>
    <w:rsid w:val="00DF6706"/>
    <w:rsid w:val="00DF7C40"/>
    <w:rsid w:val="00E00D62"/>
    <w:rsid w:val="00E0143A"/>
    <w:rsid w:val="00E01B33"/>
    <w:rsid w:val="00E023F6"/>
    <w:rsid w:val="00E0346C"/>
    <w:rsid w:val="00E03AA1"/>
    <w:rsid w:val="00E143B9"/>
    <w:rsid w:val="00E1707F"/>
    <w:rsid w:val="00E17259"/>
    <w:rsid w:val="00E20F00"/>
    <w:rsid w:val="00E221B5"/>
    <w:rsid w:val="00E24C19"/>
    <w:rsid w:val="00E30321"/>
    <w:rsid w:val="00E31C22"/>
    <w:rsid w:val="00E327D9"/>
    <w:rsid w:val="00E34A39"/>
    <w:rsid w:val="00E358DE"/>
    <w:rsid w:val="00E35B7F"/>
    <w:rsid w:val="00E35FB2"/>
    <w:rsid w:val="00E36281"/>
    <w:rsid w:val="00E3658A"/>
    <w:rsid w:val="00E40520"/>
    <w:rsid w:val="00E409CF"/>
    <w:rsid w:val="00E4226B"/>
    <w:rsid w:val="00E505C6"/>
    <w:rsid w:val="00E539A2"/>
    <w:rsid w:val="00E56211"/>
    <w:rsid w:val="00E56EAE"/>
    <w:rsid w:val="00E607CB"/>
    <w:rsid w:val="00E61733"/>
    <w:rsid w:val="00E62142"/>
    <w:rsid w:val="00E6294A"/>
    <w:rsid w:val="00E635CC"/>
    <w:rsid w:val="00E65127"/>
    <w:rsid w:val="00E7554F"/>
    <w:rsid w:val="00E75599"/>
    <w:rsid w:val="00E76F23"/>
    <w:rsid w:val="00E80E02"/>
    <w:rsid w:val="00E8107E"/>
    <w:rsid w:val="00E8178C"/>
    <w:rsid w:val="00E846D6"/>
    <w:rsid w:val="00E85EA7"/>
    <w:rsid w:val="00E8606A"/>
    <w:rsid w:val="00E869AE"/>
    <w:rsid w:val="00E869DB"/>
    <w:rsid w:val="00E870ED"/>
    <w:rsid w:val="00E878F5"/>
    <w:rsid w:val="00E87B96"/>
    <w:rsid w:val="00E87EA2"/>
    <w:rsid w:val="00E90EB1"/>
    <w:rsid w:val="00E92C29"/>
    <w:rsid w:val="00E93932"/>
    <w:rsid w:val="00E94C70"/>
    <w:rsid w:val="00E9640C"/>
    <w:rsid w:val="00E96607"/>
    <w:rsid w:val="00E97C72"/>
    <w:rsid w:val="00EA21A1"/>
    <w:rsid w:val="00EA3862"/>
    <w:rsid w:val="00EA3C1C"/>
    <w:rsid w:val="00EA5EF5"/>
    <w:rsid w:val="00EA5F5F"/>
    <w:rsid w:val="00EA6B1F"/>
    <w:rsid w:val="00EB0C6B"/>
    <w:rsid w:val="00EB3E67"/>
    <w:rsid w:val="00EB4795"/>
    <w:rsid w:val="00EB52E2"/>
    <w:rsid w:val="00EB5F0A"/>
    <w:rsid w:val="00EB6461"/>
    <w:rsid w:val="00EC414D"/>
    <w:rsid w:val="00ED063B"/>
    <w:rsid w:val="00ED4253"/>
    <w:rsid w:val="00ED4969"/>
    <w:rsid w:val="00ED53E3"/>
    <w:rsid w:val="00ED6B6D"/>
    <w:rsid w:val="00ED6C39"/>
    <w:rsid w:val="00ED7400"/>
    <w:rsid w:val="00ED7E91"/>
    <w:rsid w:val="00EE16A5"/>
    <w:rsid w:val="00EE2563"/>
    <w:rsid w:val="00EF0814"/>
    <w:rsid w:val="00EF3A69"/>
    <w:rsid w:val="00EF44C7"/>
    <w:rsid w:val="00EF532F"/>
    <w:rsid w:val="00EF62B6"/>
    <w:rsid w:val="00EF64D6"/>
    <w:rsid w:val="00EF7359"/>
    <w:rsid w:val="00EF7605"/>
    <w:rsid w:val="00F003DF"/>
    <w:rsid w:val="00F01826"/>
    <w:rsid w:val="00F042BF"/>
    <w:rsid w:val="00F04943"/>
    <w:rsid w:val="00F10457"/>
    <w:rsid w:val="00F121BF"/>
    <w:rsid w:val="00F145CD"/>
    <w:rsid w:val="00F1642F"/>
    <w:rsid w:val="00F1793A"/>
    <w:rsid w:val="00F20C55"/>
    <w:rsid w:val="00F21034"/>
    <w:rsid w:val="00F2325E"/>
    <w:rsid w:val="00F2394C"/>
    <w:rsid w:val="00F266FB"/>
    <w:rsid w:val="00F30CF3"/>
    <w:rsid w:val="00F33124"/>
    <w:rsid w:val="00F34D8A"/>
    <w:rsid w:val="00F3793E"/>
    <w:rsid w:val="00F37BC9"/>
    <w:rsid w:val="00F41438"/>
    <w:rsid w:val="00F41BB0"/>
    <w:rsid w:val="00F43972"/>
    <w:rsid w:val="00F4468C"/>
    <w:rsid w:val="00F450B8"/>
    <w:rsid w:val="00F45FEC"/>
    <w:rsid w:val="00F46374"/>
    <w:rsid w:val="00F4792A"/>
    <w:rsid w:val="00F51B4F"/>
    <w:rsid w:val="00F54903"/>
    <w:rsid w:val="00F54A97"/>
    <w:rsid w:val="00F54AD5"/>
    <w:rsid w:val="00F56575"/>
    <w:rsid w:val="00F576DA"/>
    <w:rsid w:val="00F602D7"/>
    <w:rsid w:val="00F615CA"/>
    <w:rsid w:val="00F62301"/>
    <w:rsid w:val="00F70B95"/>
    <w:rsid w:val="00F71972"/>
    <w:rsid w:val="00F71ED6"/>
    <w:rsid w:val="00F751BF"/>
    <w:rsid w:val="00F76286"/>
    <w:rsid w:val="00F82DD0"/>
    <w:rsid w:val="00F8317F"/>
    <w:rsid w:val="00F832C9"/>
    <w:rsid w:val="00F83DA1"/>
    <w:rsid w:val="00F85016"/>
    <w:rsid w:val="00F86551"/>
    <w:rsid w:val="00F86A66"/>
    <w:rsid w:val="00F87862"/>
    <w:rsid w:val="00F9202E"/>
    <w:rsid w:val="00F928B5"/>
    <w:rsid w:val="00F943F2"/>
    <w:rsid w:val="00F946BE"/>
    <w:rsid w:val="00F95FE5"/>
    <w:rsid w:val="00FA03D1"/>
    <w:rsid w:val="00FA0D28"/>
    <w:rsid w:val="00FA1C94"/>
    <w:rsid w:val="00FA38DE"/>
    <w:rsid w:val="00FA6909"/>
    <w:rsid w:val="00FB0406"/>
    <w:rsid w:val="00FB133F"/>
    <w:rsid w:val="00FB2B1D"/>
    <w:rsid w:val="00FB3170"/>
    <w:rsid w:val="00FB47F8"/>
    <w:rsid w:val="00FB542A"/>
    <w:rsid w:val="00FB5BC7"/>
    <w:rsid w:val="00FB67D9"/>
    <w:rsid w:val="00FB72C8"/>
    <w:rsid w:val="00FB7864"/>
    <w:rsid w:val="00FB7894"/>
    <w:rsid w:val="00FB7FC3"/>
    <w:rsid w:val="00FC312D"/>
    <w:rsid w:val="00FC38A6"/>
    <w:rsid w:val="00FC4B2F"/>
    <w:rsid w:val="00FC771E"/>
    <w:rsid w:val="00FD08D1"/>
    <w:rsid w:val="00FD14B1"/>
    <w:rsid w:val="00FD1A77"/>
    <w:rsid w:val="00FD3F42"/>
    <w:rsid w:val="00FD51C2"/>
    <w:rsid w:val="00FD74E3"/>
    <w:rsid w:val="00FD7B13"/>
    <w:rsid w:val="00FE00FA"/>
    <w:rsid w:val="00FE1F4C"/>
    <w:rsid w:val="00FE59C9"/>
    <w:rsid w:val="00FF01FF"/>
    <w:rsid w:val="00FF03D5"/>
    <w:rsid w:val="00FF2EA3"/>
    <w:rsid w:val="00FF4E93"/>
    <w:rsid w:val="00FF56A1"/>
    <w:rsid w:val="00FF6E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970D86"/>
  <w15:chartTrackingRefBased/>
  <w15:docId w15:val="{584BD1F1-E029-49C0-B1AD-249780318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1D51"/>
    <w:pPr>
      <w:spacing w:before="120" w:after="120" w:line="276" w:lineRule="auto"/>
      <w:jc w:val="both"/>
    </w:pPr>
    <w:rPr>
      <w:lang w:val="en-SG"/>
    </w:rPr>
  </w:style>
  <w:style w:type="paragraph" w:styleId="Heading1">
    <w:name w:val="heading 1"/>
    <w:aliases w:val="Heading 0,H1,1 ghost,g,dd heading 1,dh1,Section Heading,app heading 1,l1,1,h1,DMO Heading 1,Appendix,PIM 1,Head 1,Head 11,Head 12,Head 111,Head 13,Head 112,Head 14,Head 113,Head 15,Head 114,Head 16,Head 115,Head 17,Head 116,Head 18,Head 117,II"/>
    <w:basedOn w:val="Normal"/>
    <w:next w:val="Normal"/>
    <w:link w:val="Heading1Char"/>
    <w:uiPriority w:val="9"/>
    <w:qFormat/>
    <w:rsid w:val="006B2F47"/>
    <w:pPr>
      <w:keepNext/>
      <w:keepLines/>
      <w:numPr>
        <w:numId w:val="1"/>
      </w:numPr>
      <w:spacing w:before="240"/>
      <w:ind w:left="567" w:hanging="567"/>
      <w:outlineLvl w:val="0"/>
    </w:pPr>
    <w:rPr>
      <w:rFonts w:ascii="Calibri" w:eastAsiaTheme="majorEastAsia" w:hAnsi="Calibri" w:cstheme="majorBidi"/>
      <w:b/>
      <w:smallCaps/>
      <w:sz w:val="32"/>
      <w:szCs w:val="32"/>
    </w:rPr>
  </w:style>
  <w:style w:type="paragraph" w:styleId="Heading2">
    <w:name w:val="heading 2"/>
    <w:aliases w:val="Heading 2 Char Char,H2,h2,2nd level,2 headline,h,h2 main heading,B Sub/Bold,B Sub/Bold1,B Sub/Bold2,B Sub/Bold11,h2 main heading1,h2 main heading2,B Sub/Bold3,B Sub/Bold12,h2 main heading3,B Sub/Bold4,B Sub/Bold13,Para2,SubPara,L2,dd heading 2"/>
    <w:next w:val="Normal"/>
    <w:link w:val="Heading2Char"/>
    <w:uiPriority w:val="9"/>
    <w:unhideWhenUsed/>
    <w:qFormat/>
    <w:rsid w:val="006B2F47"/>
    <w:pPr>
      <w:numPr>
        <w:ilvl w:val="1"/>
        <w:numId w:val="1"/>
      </w:numPr>
      <w:outlineLvl w:val="1"/>
    </w:pPr>
    <w:rPr>
      <w:rFonts w:ascii="Calibri" w:eastAsiaTheme="majorEastAsia" w:hAnsi="Calibri" w:cstheme="majorBidi"/>
      <w:b/>
      <w:smallCaps/>
      <w:sz w:val="28"/>
      <w:szCs w:val="32"/>
    </w:rPr>
  </w:style>
  <w:style w:type="paragraph" w:styleId="Heading3">
    <w:name w:val="heading 3"/>
    <w:aliases w:val="Head 3,H3,3,h3,Heading 3 hidden,2h,h31,h32,Section,Heading 2.3,(Alt+3),1.2.3.,alltoc,Heading 3 Char1,Heading 3 Char Char,Heading 3 Char1 Char Char,Headi...,heading 3 + Indent: Left 0.25 in,Level 1 - 1,Normal + num,DOD Heading 3,Level 3 Head"/>
    <w:basedOn w:val="Normal"/>
    <w:next w:val="Normal"/>
    <w:link w:val="Heading3Char"/>
    <w:unhideWhenUsed/>
    <w:qFormat/>
    <w:rsid w:val="00D50758"/>
    <w:pPr>
      <w:keepNext/>
      <w:keepLines/>
      <w:numPr>
        <w:ilvl w:val="2"/>
        <w:numId w:val="1"/>
      </w:numPr>
      <w:spacing w:before="40"/>
      <w:outlineLvl w:val="2"/>
    </w:pPr>
    <w:rPr>
      <w:rFonts w:ascii="Calibri" w:eastAsiaTheme="majorEastAsia" w:hAnsi="Calibri" w:cstheme="majorBidi"/>
      <w:b/>
      <w:smallCaps/>
      <w:sz w:val="24"/>
      <w:szCs w:val="24"/>
    </w:rPr>
  </w:style>
  <w:style w:type="paragraph" w:styleId="Heading4">
    <w:name w:val="heading 4"/>
    <w:basedOn w:val="Normal"/>
    <w:next w:val="Normal"/>
    <w:link w:val="Heading4Char"/>
    <w:uiPriority w:val="9"/>
    <w:unhideWhenUsed/>
    <w:qFormat/>
    <w:rsid w:val="0068320A"/>
    <w:pPr>
      <w:keepNext/>
      <w:keepLines/>
      <w:numPr>
        <w:ilvl w:val="3"/>
        <w:numId w:val="1"/>
      </w:numPr>
      <w:spacing w:before="40"/>
      <w:outlineLvl w:val="3"/>
    </w:pPr>
    <w:rPr>
      <w:rFonts w:eastAsiaTheme="majorEastAsia" w:cstheme="majorBidi"/>
      <w:b/>
      <w:iCs/>
    </w:rPr>
  </w:style>
  <w:style w:type="paragraph" w:styleId="Heading5">
    <w:name w:val="heading 5"/>
    <w:basedOn w:val="Normal"/>
    <w:next w:val="Normal"/>
    <w:link w:val="Heading5Char"/>
    <w:uiPriority w:val="9"/>
    <w:unhideWhenUsed/>
    <w:qFormat/>
    <w:rsid w:val="0068320A"/>
    <w:pPr>
      <w:keepNext/>
      <w:keepLines/>
      <w:numPr>
        <w:ilvl w:val="4"/>
        <w:numId w:val="1"/>
      </w:numPr>
      <w:spacing w:before="40"/>
      <w:outlineLvl w:val="4"/>
    </w:pPr>
    <w:rPr>
      <w:rFonts w:ascii="Calibri" w:eastAsiaTheme="majorEastAsia" w:hAnsi="Calibri" w:cstheme="majorBidi"/>
      <w:i/>
    </w:rPr>
  </w:style>
  <w:style w:type="paragraph" w:styleId="Heading6">
    <w:name w:val="heading 6"/>
    <w:aliases w:val="PIM 6"/>
    <w:basedOn w:val="Normal"/>
    <w:next w:val="Normal"/>
    <w:link w:val="Heading6Char"/>
    <w:uiPriority w:val="9"/>
    <w:unhideWhenUsed/>
    <w:qFormat/>
    <w:rsid w:val="006D3D74"/>
    <w:pPr>
      <w:keepNext/>
      <w:keepLines/>
      <w:numPr>
        <w:ilvl w:val="5"/>
        <w:numId w:val="1"/>
      </w:numPr>
      <w:spacing w:before="40"/>
      <w:outlineLvl w:val="5"/>
    </w:pPr>
    <w:rPr>
      <w:rFonts w:asciiTheme="majorHAnsi" w:eastAsiaTheme="majorEastAsia" w:hAnsiTheme="majorHAnsi" w:cstheme="majorBidi"/>
      <w:color w:val="1F4D78" w:themeColor="accent1" w:themeShade="7F"/>
    </w:rPr>
  </w:style>
  <w:style w:type="paragraph" w:styleId="Heading7">
    <w:name w:val="heading 7"/>
    <w:aliases w:val="PIM 7"/>
    <w:basedOn w:val="Normal"/>
    <w:next w:val="Normal"/>
    <w:link w:val="Heading7Char"/>
    <w:uiPriority w:val="9"/>
    <w:unhideWhenUsed/>
    <w:qFormat/>
    <w:rsid w:val="006D3D74"/>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aliases w:val="AppendixSubHead"/>
    <w:basedOn w:val="Normal"/>
    <w:next w:val="Normal"/>
    <w:link w:val="Heading8Char"/>
    <w:uiPriority w:val="9"/>
    <w:unhideWhenUsed/>
    <w:qFormat/>
    <w:rsid w:val="006D3D74"/>
    <w:pPr>
      <w:keepNext/>
      <w:keepLines/>
      <w:numPr>
        <w:ilvl w:val="7"/>
        <w:numId w:val="1"/>
      </w:numPr>
      <w:spacing w:before="40"/>
      <w:outlineLvl w:val="7"/>
    </w:pPr>
    <w:rPr>
      <w:rFonts w:asciiTheme="majorHAnsi" w:eastAsiaTheme="majorEastAsia" w:hAnsiTheme="majorHAnsi" w:cstheme="majorBidi"/>
      <w:color w:val="272727" w:themeColor="text1" w:themeTint="D8"/>
      <w:szCs w:val="21"/>
    </w:rPr>
  </w:style>
  <w:style w:type="paragraph" w:styleId="Heading9">
    <w:name w:val="heading 9"/>
    <w:aliases w:val="appendix,AppendixBodyHead,PIM 9"/>
    <w:basedOn w:val="Normal"/>
    <w:next w:val="Normal"/>
    <w:link w:val="Heading9Char"/>
    <w:uiPriority w:val="9"/>
    <w:unhideWhenUsed/>
    <w:qFormat/>
    <w:rsid w:val="006D3D74"/>
    <w:pPr>
      <w:keepNext/>
      <w:keepLines/>
      <w:numPr>
        <w:ilvl w:val="8"/>
        <w:numId w:val="1"/>
      </w:numPr>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0 Char,H1 Char,1 ghost Char,g Char,dd heading 1 Char,dh1 Char,Section Heading Char,app heading 1 Char,l1 Char,1 Char,h1 Char,DMO Heading 1 Char,Appendix Char,PIM 1 Char,Head 1 Char,Head 11 Char,Head 12 Char,Head 111 Char,II Char"/>
    <w:basedOn w:val="DefaultParagraphFont"/>
    <w:link w:val="Heading1"/>
    <w:uiPriority w:val="9"/>
    <w:rsid w:val="006B2F47"/>
    <w:rPr>
      <w:rFonts w:ascii="Calibri" w:eastAsiaTheme="majorEastAsia" w:hAnsi="Calibri" w:cstheme="majorBidi"/>
      <w:b/>
      <w:smallCaps/>
      <w:sz w:val="32"/>
      <w:szCs w:val="32"/>
      <w:lang w:val="en-SG"/>
    </w:rPr>
  </w:style>
  <w:style w:type="character" w:customStyle="1" w:styleId="Heading2Char">
    <w:name w:val="Heading 2 Char"/>
    <w:aliases w:val="Heading 2 Char Char Char,H2 Char,h2 Char,2nd level Char,2 headline Char,h Char,h2 main heading Char,B Sub/Bold Char,B Sub/Bold1 Char,B Sub/Bold2 Char,B Sub/Bold11 Char,h2 main heading1 Char,h2 main heading2 Char,B Sub/Bold3 Char,L2 Char"/>
    <w:basedOn w:val="DefaultParagraphFont"/>
    <w:link w:val="Heading2"/>
    <w:uiPriority w:val="9"/>
    <w:rsid w:val="006B2F47"/>
    <w:rPr>
      <w:rFonts w:ascii="Calibri" w:eastAsiaTheme="majorEastAsia" w:hAnsi="Calibri" w:cstheme="majorBidi"/>
      <w:b/>
      <w:smallCaps/>
      <w:sz w:val="28"/>
      <w:szCs w:val="32"/>
    </w:rPr>
  </w:style>
  <w:style w:type="character" w:customStyle="1" w:styleId="Heading3Char">
    <w:name w:val="Heading 3 Char"/>
    <w:aliases w:val="Head 3 Char,H3 Char,3 Char,h3 Char,Heading 3 hidden Char,2h Char,h31 Char,h32 Char,Section Char,Heading 2.3 Char,(Alt+3) Char,1.2.3. Char,alltoc Char,Heading 3 Char1 Char,Heading 3 Char Char Char,Heading 3 Char1 Char Char Char"/>
    <w:basedOn w:val="DefaultParagraphFont"/>
    <w:link w:val="Heading3"/>
    <w:rsid w:val="00D50758"/>
    <w:rPr>
      <w:rFonts w:ascii="Calibri" w:eastAsiaTheme="majorEastAsia" w:hAnsi="Calibri" w:cstheme="majorBidi"/>
      <w:b/>
      <w:smallCaps/>
      <w:sz w:val="24"/>
      <w:szCs w:val="24"/>
      <w:lang w:val="en-SG"/>
    </w:rPr>
  </w:style>
  <w:style w:type="character" w:customStyle="1" w:styleId="Heading4Char">
    <w:name w:val="Heading 4 Char"/>
    <w:basedOn w:val="DefaultParagraphFont"/>
    <w:link w:val="Heading4"/>
    <w:uiPriority w:val="9"/>
    <w:rsid w:val="0068320A"/>
    <w:rPr>
      <w:rFonts w:eastAsiaTheme="majorEastAsia" w:cstheme="majorBidi"/>
      <w:b/>
      <w:iCs/>
      <w:lang w:val="en-SG"/>
    </w:rPr>
  </w:style>
  <w:style w:type="character" w:customStyle="1" w:styleId="Heading5Char">
    <w:name w:val="Heading 5 Char"/>
    <w:basedOn w:val="DefaultParagraphFont"/>
    <w:link w:val="Heading5"/>
    <w:uiPriority w:val="9"/>
    <w:rsid w:val="0068320A"/>
    <w:rPr>
      <w:rFonts w:ascii="Calibri" w:eastAsiaTheme="majorEastAsia" w:hAnsi="Calibri" w:cstheme="majorBidi"/>
      <w:i/>
      <w:lang w:val="en-SG"/>
    </w:rPr>
  </w:style>
  <w:style w:type="character" w:customStyle="1" w:styleId="Heading6Char">
    <w:name w:val="Heading 6 Char"/>
    <w:aliases w:val="PIM 6 Char"/>
    <w:basedOn w:val="DefaultParagraphFont"/>
    <w:link w:val="Heading6"/>
    <w:uiPriority w:val="9"/>
    <w:rPr>
      <w:rFonts w:asciiTheme="majorHAnsi" w:eastAsiaTheme="majorEastAsia" w:hAnsiTheme="majorHAnsi" w:cstheme="majorBidi"/>
      <w:color w:val="1F4D78" w:themeColor="accent1" w:themeShade="7F"/>
      <w:lang w:val="en-SG"/>
    </w:rPr>
  </w:style>
  <w:style w:type="character" w:customStyle="1" w:styleId="Heading7Char">
    <w:name w:val="Heading 7 Char"/>
    <w:aliases w:val="PIM 7 Char"/>
    <w:basedOn w:val="DefaultParagraphFont"/>
    <w:link w:val="Heading7"/>
    <w:uiPriority w:val="9"/>
    <w:rPr>
      <w:rFonts w:asciiTheme="majorHAnsi" w:eastAsiaTheme="majorEastAsia" w:hAnsiTheme="majorHAnsi" w:cstheme="majorBidi"/>
      <w:i/>
      <w:iCs/>
      <w:color w:val="1F4D78" w:themeColor="accent1" w:themeShade="7F"/>
      <w:lang w:val="en-SG"/>
    </w:rPr>
  </w:style>
  <w:style w:type="character" w:customStyle="1" w:styleId="Heading8Char">
    <w:name w:val="Heading 8 Char"/>
    <w:aliases w:val="AppendixSubHead Char"/>
    <w:basedOn w:val="DefaultParagraphFont"/>
    <w:link w:val="Heading8"/>
    <w:uiPriority w:val="9"/>
    <w:rsid w:val="00645252"/>
    <w:rPr>
      <w:rFonts w:asciiTheme="majorHAnsi" w:eastAsiaTheme="majorEastAsia" w:hAnsiTheme="majorHAnsi" w:cstheme="majorBidi"/>
      <w:color w:val="272727" w:themeColor="text1" w:themeTint="D8"/>
      <w:szCs w:val="21"/>
      <w:lang w:val="en-SG"/>
    </w:rPr>
  </w:style>
  <w:style w:type="character" w:customStyle="1" w:styleId="Heading9Char">
    <w:name w:val="Heading 9 Char"/>
    <w:aliases w:val="appendix Char,AppendixBodyHead Char,PIM 9 Char"/>
    <w:basedOn w:val="DefaultParagraphFont"/>
    <w:link w:val="Heading9"/>
    <w:uiPriority w:val="9"/>
    <w:rsid w:val="00645252"/>
    <w:rPr>
      <w:rFonts w:asciiTheme="majorHAnsi" w:eastAsiaTheme="majorEastAsia" w:hAnsiTheme="majorHAnsi" w:cstheme="majorBidi"/>
      <w:i/>
      <w:iCs/>
      <w:color w:val="272727" w:themeColor="text1" w:themeTint="D8"/>
      <w:szCs w:val="21"/>
      <w:lang w:val="en-SG"/>
    </w:rPr>
  </w:style>
  <w:style w:type="paragraph" w:styleId="Title">
    <w:name w:val="Title"/>
    <w:basedOn w:val="Normal"/>
    <w:next w:val="Normal"/>
    <w:link w:val="TitleChar"/>
    <w:uiPriority w:val="10"/>
    <w:qFormat/>
    <w:rsid w:val="00622A7F"/>
    <w:pPr>
      <w:contextualSpacing/>
      <w:jc w:val="right"/>
    </w:pPr>
    <w:rPr>
      <w:rFonts w:eastAsiaTheme="majorEastAsia" w:cstheme="minorHAnsi"/>
      <w:b/>
      <w:bCs/>
      <w:spacing w:val="-10"/>
      <w:kern w:val="28"/>
      <w:sz w:val="60"/>
      <w:szCs w:val="60"/>
    </w:rPr>
  </w:style>
  <w:style w:type="character" w:customStyle="1" w:styleId="TitleChar">
    <w:name w:val="Title Char"/>
    <w:basedOn w:val="DefaultParagraphFont"/>
    <w:link w:val="Title"/>
    <w:uiPriority w:val="10"/>
    <w:rsid w:val="00622A7F"/>
    <w:rPr>
      <w:rFonts w:eastAsiaTheme="majorEastAsia" w:cstheme="minorHAnsi"/>
      <w:b/>
      <w:bCs/>
      <w:spacing w:val="-10"/>
      <w:kern w:val="28"/>
      <w:sz w:val="60"/>
      <w:szCs w:val="60"/>
    </w:rPr>
  </w:style>
  <w:style w:type="paragraph" w:styleId="Subtitle">
    <w:name w:val="Subtitle"/>
    <w:basedOn w:val="Normal"/>
    <w:next w:val="Normal"/>
    <w:link w:val="SubtitleChar"/>
    <w:uiPriority w:val="11"/>
    <w:qFormat/>
    <w:rsid w:val="00622A7F"/>
    <w:pPr>
      <w:numPr>
        <w:ilvl w:val="1"/>
      </w:numPr>
      <w:jc w:val="right"/>
    </w:pPr>
    <w:rPr>
      <w:rFonts w:eastAsiaTheme="minorEastAsia"/>
      <w:b/>
      <w:bCs/>
      <w:spacing w:val="15"/>
      <w:sz w:val="44"/>
      <w:szCs w:val="44"/>
    </w:rPr>
  </w:style>
  <w:style w:type="character" w:customStyle="1" w:styleId="SubtitleChar">
    <w:name w:val="Subtitle Char"/>
    <w:basedOn w:val="DefaultParagraphFont"/>
    <w:link w:val="Subtitle"/>
    <w:uiPriority w:val="11"/>
    <w:rsid w:val="00622A7F"/>
    <w:rPr>
      <w:rFonts w:eastAsiaTheme="minorEastAsia"/>
      <w:b/>
      <w:bCs/>
      <w:spacing w:val="15"/>
      <w:sz w:val="44"/>
      <w:szCs w:val="44"/>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nhideWhenUsed/>
    <w:qFormat/>
    <w:rsid w:val="007C7C7F"/>
    <w:pPr>
      <w:spacing w:after="200"/>
      <w:jc w:val="center"/>
    </w:pPr>
    <w:rPr>
      <w:b/>
      <w:iCs/>
      <w:sz w:val="20"/>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nhideWhenUsed/>
    <w:rsid w:val="00645252"/>
    <w:rPr>
      <w:sz w:val="22"/>
      <w:szCs w:val="16"/>
    </w:rPr>
  </w:style>
  <w:style w:type="paragraph" w:styleId="CommentText">
    <w:name w:val="annotation text"/>
    <w:basedOn w:val="Normal"/>
    <w:link w:val="CommentTextChar"/>
    <w:unhideWhenUsed/>
    <w:rsid w:val="00645252"/>
    <w:rPr>
      <w:szCs w:val="20"/>
    </w:rPr>
  </w:style>
  <w:style w:type="character" w:customStyle="1" w:styleId="CommentTextChar">
    <w:name w:val="Comment Text Char"/>
    <w:basedOn w:val="DefaultParagraphFont"/>
    <w:link w:val="CommentText"/>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autoRedefine/>
    <w:uiPriority w:val="99"/>
    <w:unhideWhenUsed/>
    <w:qFormat/>
    <w:rsid w:val="005F10C3"/>
    <w:rPr>
      <w:rFonts w:ascii="Century Gothic" w:hAnsi="Century Gothic"/>
    </w:rPr>
  </w:style>
  <w:style w:type="character" w:customStyle="1" w:styleId="HeaderChar">
    <w:name w:val="Header Char"/>
    <w:basedOn w:val="DefaultParagraphFont"/>
    <w:link w:val="Header"/>
    <w:uiPriority w:val="99"/>
    <w:rsid w:val="005F10C3"/>
    <w:rPr>
      <w:rFonts w:ascii="Century Gothic" w:hAnsi="Century Gothic"/>
    </w:rPr>
  </w:style>
  <w:style w:type="paragraph" w:styleId="Footer">
    <w:name w:val="footer"/>
    <w:aliases w:val="footer"/>
    <w:basedOn w:val="Normal"/>
    <w:link w:val="FooterChar"/>
    <w:uiPriority w:val="99"/>
    <w:unhideWhenUsed/>
    <w:rsid w:val="006D3D74"/>
  </w:style>
  <w:style w:type="character" w:customStyle="1" w:styleId="FooterChar">
    <w:name w:val="Footer Char"/>
    <w:aliases w:val="footer Char"/>
    <w:basedOn w:val="DefaultParagraphFont"/>
    <w:link w:val="Footer"/>
    <w:uiPriority w:val="99"/>
    <w:rsid w:val="006D3D74"/>
  </w:style>
  <w:style w:type="paragraph" w:styleId="TOC9">
    <w:name w:val="toc 9"/>
    <w:basedOn w:val="Normal"/>
    <w:next w:val="Normal"/>
    <w:autoRedefine/>
    <w:uiPriority w:val="39"/>
    <w:unhideWhenUsed/>
    <w:rsid w:val="0083569A"/>
    <w:pPr>
      <w:ind w:left="1757"/>
    </w:pPr>
  </w:style>
  <w:style w:type="table" w:styleId="TableGrid">
    <w:name w:val="Table Grid"/>
    <w:basedOn w:val="TableNormal"/>
    <w:uiPriority w:val="39"/>
    <w:rsid w:val="000D68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next w:val="Normal"/>
    <w:uiPriority w:val="39"/>
    <w:unhideWhenUsed/>
    <w:qFormat/>
    <w:rsid w:val="000D68BA"/>
    <w:pPr>
      <w:spacing w:line="259" w:lineRule="auto"/>
    </w:pPr>
    <w:rPr>
      <w:rFonts w:ascii="Calibri" w:eastAsiaTheme="majorEastAsia" w:hAnsi="Calibri" w:cstheme="majorBidi"/>
      <w:b/>
      <w:color w:val="2E74B5" w:themeColor="accent1" w:themeShade="BF"/>
      <w:sz w:val="32"/>
      <w:szCs w:val="32"/>
    </w:rPr>
  </w:style>
  <w:style w:type="paragraph" w:styleId="TOC1">
    <w:name w:val="toc 1"/>
    <w:basedOn w:val="Normal"/>
    <w:next w:val="Normal"/>
    <w:autoRedefine/>
    <w:uiPriority w:val="39"/>
    <w:unhideWhenUsed/>
    <w:rsid w:val="007C7C7F"/>
    <w:pPr>
      <w:spacing w:after="100"/>
    </w:pPr>
  </w:style>
  <w:style w:type="paragraph" w:styleId="TOC2">
    <w:name w:val="toc 2"/>
    <w:basedOn w:val="Normal"/>
    <w:next w:val="Normal"/>
    <w:autoRedefine/>
    <w:uiPriority w:val="39"/>
    <w:unhideWhenUsed/>
    <w:rsid w:val="007C7C7F"/>
    <w:pPr>
      <w:spacing w:after="100"/>
      <w:ind w:left="220"/>
    </w:pPr>
  </w:style>
  <w:style w:type="paragraph" w:styleId="ListParagraph">
    <w:name w:val="List Paragraph"/>
    <w:basedOn w:val="Normal"/>
    <w:link w:val="ListParagraphChar"/>
    <w:uiPriority w:val="34"/>
    <w:unhideWhenUsed/>
    <w:qFormat/>
    <w:rsid w:val="007C7C7F"/>
    <w:pPr>
      <w:numPr>
        <w:numId w:val="2"/>
      </w:numPr>
      <w:contextualSpacing/>
    </w:pPr>
  </w:style>
  <w:style w:type="paragraph" w:styleId="NoSpacing">
    <w:name w:val="No Spacing"/>
    <w:uiPriority w:val="1"/>
    <w:qFormat/>
    <w:rsid w:val="003B7248"/>
    <w:pPr>
      <w:jc w:val="both"/>
    </w:pPr>
    <w:rPr>
      <w:lang w:val="en-SG"/>
    </w:rPr>
  </w:style>
  <w:style w:type="paragraph" w:customStyle="1" w:styleId="NumberedList">
    <w:name w:val="Numbered List"/>
    <w:basedOn w:val="ListParagraph"/>
    <w:link w:val="NumberedListChar"/>
    <w:qFormat/>
    <w:rsid w:val="006B2F47"/>
    <w:pPr>
      <w:numPr>
        <w:numId w:val="3"/>
      </w:numPr>
    </w:pPr>
  </w:style>
  <w:style w:type="character" w:customStyle="1" w:styleId="ListParagraphChar">
    <w:name w:val="List Paragraph Char"/>
    <w:basedOn w:val="DefaultParagraphFont"/>
    <w:link w:val="ListParagraph"/>
    <w:uiPriority w:val="34"/>
    <w:rsid w:val="006B2F47"/>
    <w:rPr>
      <w:lang w:val="en-SG"/>
    </w:rPr>
  </w:style>
  <w:style w:type="character" w:customStyle="1" w:styleId="NumberedListChar">
    <w:name w:val="Numbered List Char"/>
    <w:basedOn w:val="ListParagraphChar"/>
    <w:link w:val="NumberedList"/>
    <w:rsid w:val="006B2F47"/>
    <w:rPr>
      <w:lang w:val="en-SG"/>
    </w:rPr>
  </w:style>
  <w:style w:type="paragraph" w:customStyle="1" w:styleId="ParagraphText">
    <w:name w:val="Paragraph Text"/>
    <w:basedOn w:val="Normal"/>
    <w:link w:val="ParagraphTextChar"/>
    <w:rsid w:val="006B2F47"/>
    <w:pPr>
      <w:suppressAutoHyphens/>
      <w:spacing w:before="0" w:after="240" w:line="240" w:lineRule="auto"/>
    </w:pPr>
    <w:rPr>
      <w:rFonts w:eastAsia="Times New Roman" w:cstheme="minorHAnsi"/>
      <w:iCs/>
    </w:rPr>
  </w:style>
  <w:style w:type="character" w:customStyle="1" w:styleId="ParagraphTextChar">
    <w:name w:val="Paragraph Text Char"/>
    <w:basedOn w:val="DefaultParagraphFont"/>
    <w:link w:val="ParagraphText"/>
    <w:rsid w:val="006B2F47"/>
    <w:rPr>
      <w:rFonts w:eastAsia="Times New Roman" w:cstheme="minorHAnsi"/>
      <w:iCs/>
      <w:lang w:val="en-SG"/>
    </w:rPr>
  </w:style>
  <w:style w:type="paragraph" w:customStyle="1" w:styleId="TableHeading">
    <w:name w:val="Table_Heading"/>
    <w:basedOn w:val="Normal"/>
    <w:next w:val="Normal"/>
    <w:qFormat/>
    <w:rsid w:val="007D7B67"/>
    <w:pPr>
      <w:keepNext/>
      <w:keepLines/>
      <w:spacing w:before="40" w:after="40" w:line="240" w:lineRule="auto"/>
    </w:pPr>
    <w:rPr>
      <w:rFonts w:ascii="Calibri" w:eastAsia="Times New Roman" w:hAnsi="Calibri" w:cs="Times New Roman"/>
      <w:b/>
      <w:szCs w:val="20"/>
    </w:rPr>
  </w:style>
  <w:style w:type="paragraph" w:styleId="TOC3">
    <w:name w:val="toc 3"/>
    <w:basedOn w:val="Normal"/>
    <w:next w:val="Normal"/>
    <w:autoRedefine/>
    <w:uiPriority w:val="39"/>
    <w:unhideWhenUsed/>
    <w:rsid w:val="00F70B95"/>
    <w:pPr>
      <w:spacing w:after="100"/>
      <w:ind w:left="440"/>
    </w:pPr>
  </w:style>
  <w:style w:type="paragraph" w:styleId="Revision">
    <w:name w:val="Revision"/>
    <w:hidden/>
    <w:uiPriority w:val="99"/>
    <w:semiHidden/>
    <w:rsid w:val="005A0AFB"/>
    <w:rPr>
      <w:lang w:val="en-SG"/>
    </w:rPr>
  </w:style>
  <w:style w:type="paragraph" w:styleId="TOC4">
    <w:name w:val="toc 4"/>
    <w:basedOn w:val="Normal"/>
    <w:next w:val="Normal"/>
    <w:autoRedefine/>
    <w:uiPriority w:val="39"/>
    <w:unhideWhenUsed/>
    <w:rsid w:val="005616F1"/>
    <w:pPr>
      <w:spacing w:before="0" w:after="100" w:line="278" w:lineRule="auto"/>
      <w:ind w:left="720"/>
    </w:pPr>
    <w:rPr>
      <w:rFonts w:eastAsiaTheme="minorEastAsia"/>
      <w:kern w:val="2"/>
      <w:sz w:val="24"/>
      <w:szCs w:val="24"/>
      <w:lang w:eastAsia="en-SG"/>
      <w14:ligatures w14:val="standardContextual"/>
    </w:rPr>
  </w:style>
  <w:style w:type="paragraph" w:styleId="TOC5">
    <w:name w:val="toc 5"/>
    <w:basedOn w:val="Normal"/>
    <w:next w:val="Normal"/>
    <w:autoRedefine/>
    <w:uiPriority w:val="39"/>
    <w:unhideWhenUsed/>
    <w:rsid w:val="005616F1"/>
    <w:pPr>
      <w:spacing w:before="0" w:after="100" w:line="278" w:lineRule="auto"/>
      <w:ind w:left="960"/>
    </w:pPr>
    <w:rPr>
      <w:rFonts w:eastAsiaTheme="minorEastAsia"/>
      <w:kern w:val="2"/>
      <w:sz w:val="24"/>
      <w:szCs w:val="24"/>
      <w:lang w:eastAsia="en-SG"/>
      <w14:ligatures w14:val="standardContextual"/>
    </w:rPr>
  </w:style>
  <w:style w:type="paragraph" w:styleId="TOC6">
    <w:name w:val="toc 6"/>
    <w:basedOn w:val="Normal"/>
    <w:next w:val="Normal"/>
    <w:autoRedefine/>
    <w:uiPriority w:val="39"/>
    <w:unhideWhenUsed/>
    <w:rsid w:val="005616F1"/>
    <w:pPr>
      <w:spacing w:before="0" w:after="100" w:line="278" w:lineRule="auto"/>
      <w:ind w:left="1200"/>
    </w:pPr>
    <w:rPr>
      <w:rFonts w:eastAsiaTheme="minorEastAsia"/>
      <w:kern w:val="2"/>
      <w:sz w:val="24"/>
      <w:szCs w:val="24"/>
      <w:lang w:eastAsia="en-SG"/>
      <w14:ligatures w14:val="standardContextual"/>
    </w:rPr>
  </w:style>
  <w:style w:type="paragraph" w:styleId="TOC7">
    <w:name w:val="toc 7"/>
    <w:basedOn w:val="Normal"/>
    <w:next w:val="Normal"/>
    <w:autoRedefine/>
    <w:uiPriority w:val="39"/>
    <w:unhideWhenUsed/>
    <w:rsid w:val="005616F1"/>
    <w:pPr>
      <w:spacing w:before="0" w:after="100" w:line="278" w:lineRule="auto"/>
      <w:ind w:left="1440"/>
    </w:pPr>
    <w:rPr>
      <w:rFonts w:eastAsiaTheme="minorEastAsia"/>
      <w:kern w:val="2"/>
      <w:sz w:val="24"/>
      <w:szCs w:val="24"/>
      <w:lang w:eastAsia="en-SG"/>
      <w14:ligatures w14:val="standardContextual"/>
    </w:rPr>
  </w:style>
  <w:style w:type="paragraph" w:styleId="TOC8">
    <w:name w:val="toc 8"/>
    <w:basedOn w:val="Normal"/>
    <w:next w:val="Normal"/>
    <w:autoRedefine/>
    <w:uiPriority w:val="39"/>
    <w:unhideWhenUsed/>
    <w:rsid w:val="005616F1"/>
    <w:pPr>
      <w:spacing w:before="0" w:after="100" w:line="278" w:lineRule="auto"/>
      <w:ind w:left="1680"/>
    </w:pPr>
    <w:rPr>
      <w:rFonts w:eastAsiaTheme="minorEastAsia"/>
      <w:kern w:val="2"/>
      <w:sz w:val="24"/>
      <w:szCs w:val="24"/>
      <w:lang w:eastAsia="en-SG"/>
      <w14:ligatures w14:val="standardContextual"/>
    </w:rPr>
  </w:style>
  <w:style w:type="character" w:styleId="UnresolvedMention">
    <w:name w:val="Unresolved Mention"/>
    <w:basedOn w:val="DefaultParagraphFont"/>
    <w:uiPriority w:val="99"/>
    <w:semiHidden/>
    <w:unhideWhenUsed/>
    <w:rsid w:val="005616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1" Type="http://schemas.openxmlformats.org/officeDocument/2006/relationships/image" Target="media/image6.png"/></Relationship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microsoft.com/office/2016/09/relationships/commentsIds" Target="commentsIds.xml"/><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4.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image" Target="media/image34.png"/><Relationship Id="rId7" Type="http://schemas.openxmlformats.org/officeDocument/2006/relationships/numbering" Target="numbering.xml"/><Relationship Id="rId2" Type="http://schemas.openxmlformats.org/officeDocument/2006/relationships/customXml" Target="../customXml/item2.xml"/><Relationship Id="rId16" Type="http://schemas.openxmlformats.org/officeDocument/2006/relationships/comments" Target="comments.xml"/><Relationship Id="rId29" Type="http://schemas.openxmlformats.org/officeDocument/2006/relationships/image" Target="media/image13.png"/><Relationship Id="rId11" Type="http://schemas.openxmlformats.org/officeDocument/2006/relationships/footnotes" Target="footnotes.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microsoft.com/office/2011/relationships/people" Target="people.xml"/><Relationship Id="rId5" Type="http://schemas.openxmlformats.org/officeDocument/2006/relationships/customXml" Target="../customXml/item5.xml"/><Relationship Id="rId10" Type="http://schemas.openxmlformats.org/officeDocument/2006/relationships/webSettings" Target="webSettings.xml"/><Relationship Id="rId19" Type="http://schemas.microsoft.com/office/2018/08/relationships/commentsExtensible" Target="commentsExtensible.xml"/><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 Id="rId22" Type="http://schemas.openxmlformats.org/officeDocument/2006/relationships/image" Target="media/image5.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8" Type="http://schemas.openxmlformats.org/officeDocument/2006/relationships/styles" Target="styles.xml"/><Relationship Id="rId51" Type="http://schemas.openxmlformats.org/officeDocument/2006/relationships/image" Target="media/image35.png"/><Relationship Id="rId3" Type="http://schemas.openxmlformats.org/officeDocument/2006/relationships/customXml" Target="../customXml/item3.xml"/><Relationship Id="rId12" Type="http://schemas.openxmlformats.org/officeDocument/2006/relationships/endnotes" Target="endnotes.xml"/><Relationship Id="rId17" Type="http://schemas.microsoft.com/office/2011/relationships/commentsExtended" Target="commentsExtended.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20" Type="http://schemas.openxmlformats.org/officeDocument/2006/relationships/image" Target="media/image3.png"/><Relationship Id="rId41" Type="http://schemas.openxmlformats.org/officeDocument/2006/relationships/image" Target="media/image25.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image" Target="media/image2.png"/><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_whcheong\AppData\Local\Microsoft\Office\16.0\DTS\en-SG%7b02E4259F-3F7A-4BAF-8390-58E895964F39%7d\%7b85703B74-CBD3-4388-B667-6753FDD959CF%7dtf02786999_win3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MAS Team Document" ma:contentTypeID="0x0101003618E443DE96424ABE734F4442FBF2B30100639707F575319647A6D308C510BCB483" ma:contentTypeVersion="68" ma:contentTypeDescription="Create a new document specific to MAS Team Collaboration." ma:contentTypeScope="" ma:versionID="55c7696c7d7de552414408731b2b074d">
  <xsd:schema xmlns:xsd="http://www.w3.org/2001/XMLSchema" xmlns:xs="http://www.w3.org/2001/XMLSchema" xmlns:p="http://schemas.microsoft.com/office/2006/metadata/properties" xmlns:ns2="3a90f38b-cee7-4289-b705-21e4ceceb96b" xmlns:ns4="81eeee23-0c10-4fe9-b2e8-5c8edd998a5f" xmlns:ns5="http://schemas.microsoft.com/sharepoint/v4" targetNamespace="http://schemas.microsoft.com/office/2006/metadata/properties" ma:root="true" ma:fieldsID="c0caf89db698866fa7f8f9d8ff40af80" ns2:_="" ns4:_="" ns5:_="">
    <xsd:import namespace="3a90f38b-cee7-4289-b705-21e4ceceb96b"/>
    <xsd:import namespace="81eeee23-0c10-4fe9-b2e8-5c8edd998a5f"/>
    <xsd:import namespace="http://schemas.microsoft.com/sharepoint/v4"/>
    <xsd:element name="properties">
      <xsd:complexType>
        <xsd:sequence>
          <xsd:element name="documentManagement">
            <xsd:complexType>
              <xsd:all>
                <xsd:element ref="ns2:ISF_x0020_Classification"/>
                <xsd:element ref="ns2:Document_x0020_Date" minOccurs="0"/>
                <xsd:element ref="ns2:TaxCatchAllLabel" minOccurs="0"/>
                <xsd:element ref="ns2:c569feee562949f193efcc6c33983d2e" minOccurs="0"/>
                <xsd:element ref="ns2:g5d17599f0654139ac247b509bd42854" minOccurs="0"/>
                <xsd:element ref="ns2:Workflow" minOccurs="0"/>
                <xsd:element ref="ns2:a2b7da5d9b994f938881636f0a7c63d6" minOccurs="0"/>
                <xsd:element ref="ns2:_dlc_DocId" minOccurs="0"/>
                <xsd:element ref="ns2:ee94ffbfe3174827a439912fa17811b9" minOccurs="0"/>
                <xsd:element ref="ns2:_dlc_DocIdUrl" minOccurs="0"/>
                <xsd:element ref="ns2:b1f4bea4dbaa4479a68e8cee40e226b9" minOccurs="0"/>
                <xsd:element ref="ns2:_dlc_DocIdPersistId" minOccurs="0"/>
                <xsd:element ref="ns2:h6ac82fb60e7404bb7825d9f5fed2f8a" minOccurs="0"/>
                <xsd:element ref="ns2:pb016fef86a642189c1d23bc7cb88f0e" minOccurs="0"/>
                <xsd:element ref="ns2:h63e849b28044e64bfbe5f5fa7b8c866" minOccurs="0"/>
                <xsd:element ref="ns2:TaxCatchAll" minOccurs="0"/>
                <xsd:element ref="ns4:SharedWithUsers" minOccurs="0"/>
                <xsd:element ref="ns5: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90f38b-cee7-4289-b705-21e4ceceb96b" elementFormDefault="qualified">
    <xsd:import namespace="http://schemas.microsoft.com/office/2006/documentManagement/types"/>
    <xsd:import namespace="http://schemas.microsoft.com/office/infopath/2007/PartnerControls"/>
    <xsd:element name="ISF_x0020_Classification" ma:index="5" ma:displayName="ISF Classification" ma:format="Dropdown" ma:internalName="ISF_x0020_Classification" ma:readOnly="false">
      <xsd:simpleType>
        <xsd:restriction base="dms:Choice">
          <xsd:enumeration value="Sensitive (High)"/>
          <xsd:enumeration value="Sensitive (Normal)"/>
          <xsd:enumeration value="Non-Sensitive"/>
        </xsd:restriction>
      </xsd:simpleType>
    </xsd:element>
    <xsd:element name="Document_x0020_Date" ma:index="6" nillable="true" ma:displayName="Document Date" ma:default="[today]" ma:format="DateOnly" ma:internalName="Document_x0020_Date">
      <xsd:simpleType>
        <xsd:restriction base="dms:DateTime"/>
      </xsd:simpleType>
    </xsd:element>
    <xsd:element name="TaxCatchAllLabel" ma:index="13" nillable="true" ma:displayName="Taxonomy Catch All Column1" ma:hidden="true" ma:list="{054ee1cd-68ca-4f21-a204-f7d942dff3d5}" ma:internalName="TaxCatchAllLabel" ma:readOnly="true" ma:showField="CatchAllDataLabel" ma:web="81eeee23-0c10-4fe9-b2e8-5c8edd998a5f">
      <xsd:complexType>
        <xsd:complexContent>
          <xsd:extension base="dms:MultiChoiceLookup">
            <xsd:sequence>
              <xsd:element name="Value" type="dms:Lookup" maxOccurs="unbounded" minOccurs="0" nillable="true"/>
            </xsd:sequence>
          </xsd:extension>
        </xsd:complexContent>
      </xsd:complexType>
    </xsd:element>
    <xsd:element name="c569feee562949f193efcc6c33983d2e" ma:index="15" ma:taxonomy="true" ma:internalName="c569feee562949f193efcc6c33983d2e" ma:taxonomyFieldName="Document_x0020_Type" ma:displayName="Document Type" ma:default="" ma:fieldId="{c569feee-5629-49f1-93ef-cc6c33983d2e}" ma:sspId="afabadb4-2257-48ec-869f-64421b8f49cd" ma:termSetId="517dae02-1ab1-4993-aae9-22f62c9845ab" ma:anchorId="00000000-0000-0000-0000-000000000000" ma:open="false" ma:isKeyword="false">
      <xsd:complexType>
        <xsd:sequence>
          <xsd:element ref="pc:Terms" minOccurs="0" maxOccurs="1"/>
        </xsd:sequence>
      </xsd:complexType>
    </xsd:element>
    <xsd:element name="g5d17599f0654139ac247b509bd42854" ma:index="17" ma:taxonomy="true" ma:internalName="g5d17599f0654139ac247b509bd42854" ma:taxonomyFieldName="Security_x0020_Classification" ma:displayName="RCST Classification" ma:readOnly="false" ma:default="" ma:fieldId="{05d17599-f065-4139-ac24-7b509bd42854}" ma:sspId="afabadb4-2257-48ec-869f-64421b8f49cd" ma:termSetId="b00b6dbf-39ae-4d84-a129-f0bacf0fa746" ma:anchorId="00000000-0000-0000-0000-000000000000" ma:open="false" ma:isKeyword="false">
      <xsd:complexType>
        <xsd:sequence>
          <xsd:element ref="pc:Terms" minOccurs="0" maxOccurs="1"/>
        </xsd:sequence>
      </xsd:complexType>
    </xsd:element>
    <xsd:element name="Workflow" ma:index="20" nillable="true" ma:displayName="Workflow" ma:format="Hyperlink" ma:hidden="true" ma:internalName="Workflow"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a2b7da5d9b994f938881636f0a7c63d6" ma:index="22" nillable="true" ma:taxonomy="true" ma:internalName="a2b7da5d9b994f938881636f0a7c63d6" ma:taxonomyFieldName="Projects" ma:displayName="Projects" ma:default="" ma:fieldId="{a2b7da5d-9b99-4f93-8881-636f0a7c63d6}" ma:taxonomyMulti="true" ma:sspId="afabadb4-2257-48ec-869f-64421b8f49cd" ma:termSetId="5fe96bc1-6189-41c9-b83e-08cb0563998d" ma:anchorId="00000000-0000-0000-0000-000000000000" ma:open="false" ma:isKeyword="false">
      <xsd:complexType>
        <xsd:sequence>
          <xsd:element ref="pc:Terms" minOccurs="0" maxOccurs="1"/>
        </xsd:sequence>
      </xsd:complexType>
    </xsd:element>
    <xsd:element name="_dlc_DocId" ma:index="23" nillable="true" ma:displayName="Document ID Value" ma:description="The value of the document ID assigned to this item." ma:internalName="_dlc_DocId" ma:readOnly="true">
      <xsd:simpleType>
        <xsd:restriction base="dms:Text"/>
      </xsd:simpleType>
    </xsd:element>
    <xsd:element name="ee94ffbfe3174827a439912fa17811b9" ma:index="24" nillable="true" ma:taxonomy="true" ma:internalName="ee94ffbfe3174827a439912fa17811b9" ma:taxonomyFieldName="Subjects" ma:displayName="Subjects" ma:default="" ma:fieldId="{ee94ffbf-e317-4827-a439-912fa17811b9}" ma:taxonomyMulti="true" ma:sspId="afabadb4-2257-48ec-869f-64421b8f49cd" ma:termSetId="d8b55116-fb8b-4ce5-bb6d-7615087702dd" ma:anchorId="00000000-0000-0000-0000-000000000000" ma:open="false" ma:isKeyword="false">
      <xsd:complexType>
        <xsd:sequence>
          <xsd:element ref="pc:Terms" minOccurs="0" maxOccurs="1"/>
        </xsd:sequence>
      </xsd:complexType>
    </xsd:element>
    <xsd:element name="_dlc_DocIdUrl" ma:index="2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b1f4bea4dbaa4479a68e8cee40e226b9" ma:index="26" nillable="true" ma:taxonomy="true" ma:internalName="b1f4bea4dbaa4479a68e8cee40e226b9" ma:taxonomyFieldName="Events" ma:displayName="Events" ma:default="" ma:fieldId="{b1f4bea4-dbaa-4479-a68e-8cee40e226b9}" ma:taxonomyMulti="true" ma:sspId="afabadb4-2257-48ec-869f-64421b8f49cd" ma:termSetId="ae8532c2-1b69-4678-b6a3-43209a99ff84" ma:anchorId="00000000-0000-0000-0000-000000000000" ma:open="false" ma:isKeyword="false">
      <xsd:complexType>
        <xsd:sequence>
          <xsd:element ref="pc:Terms" minOccurs="0" maxOccurs="1"/>
        </xsd:sequence>
      </xsd:complexType>
    </xsd:element>
    <xsd:element name="_dlc_DocIdPersistId" ma:index="27" nillable="true" ma:displayName="Persist ID" ma:description="Keep ID on add." ma:hidden="true" ma:internalName="_dlc_DocIdPersistId" ma:readOnly="true">
      <xsd:simpleType>
        <xsd:restriction base="dms:Boolean"/>
      </xsd:simpleType>
    </xsd:element>
    <xsd:element name="h6ac82fb60e7404bb7825d9f5fed2f8a" ma:index="28" nillable="true" ma:taxonomy="true" ma:internalName="h6ac82fb60e7404bb7825d9f5fed2f8a" ma:taxonomyFieldName="Geographical" ma:displayName="Geographical" ma:default="" ma:fieldId="{16ac82fb-60e7-404b-b782-5d9f5fed2f8a}" ma:taxonomyMulti="true" ma:sspId="afabadb4-2257-48ec-869f-64421b8f49cd" ma:termSetId="7858cba8-e863-431c-a109-bcc6b0c9a353" ma:anchorId="00000000-0000-0000-0000-000000000000" ma:open="false" ma:isKeyword="false">
      <xsd:complexType>
        <xsd:sequence>
          <xsd:element ref="pc:Terms" minOccurs="0" maxOccurs="1"/>
        </xsd:sequence>
      </xsd:complexType>
    </xsd:element>
    <xsd:element name="pb016fef86a642189c1d23bc7cb88f0e" ma:index="29" ma:taxonomy="true" ma:internalName="pb016fef86a642189c1d23bc7cb88f0e" ma:taxonomyFieldName="Business_x0020_Functions" ma:displayName="Business Functions" ma:default="" ma:fieldId="{9b016fef-86a6-4218-9c1d-23bc7cb88f0e}" ma:sspId="afabadb4-2257-48ec-869f-64421b8f49cd" ma:termSetId="de72b2be-0a69-4604-8964-d6861f8eac42" ma:anchorId="00000000-0000-0000-0000-000000000000" ma:open="false" ma:isKeyword="false">
      <xsd:complexType>
        <xsd:sequence>
          <xsd:element ref="pc:Terms" minOccurs="0" maxOccurs="1"/>
        </xsd:sequence>
      </xsd:complexType>
    </xsd:element>
    <xsd:element name="h63e849b28044e64bfbe5f5fa7b8c866" ma:index="30" nillable="true" ma:taxonomy="true" ma:internalName="h63e849b28044e64bfbe5f5fa7b8c866" ma:taxonomyFieldName="Organisations" ma:displayName="Organisations" ma:default="" ma:fieldId="{163e849b-2804-4e64-bfbe-5f5fa7b8c866}" ma:taxonomyMulti="true" ma:sspId="afabadb4-2257-48ec-869f-64421b8f49cd" ma:termSetId="f1947048-467f-4973-9028-c91de76bba85" ma:anchorId="00000000-0000-0000-0000-000000000000" ma:open="false" ma:isKeyword="false">
      <xsd:complexType>
        <xsd:sequence>
          <xsd:element ref="pc:Terms" minOccurs="0" maxOccurs="1"/>
        </xsd:sequence>
      </xsd:complexType>
    </xsd:element>
    <xsd:element name="TaxCatchAll" ma:index="31" nillable="true" ma:displayName="Taxonomy Catch All Column" ma:hidden="true" ma:list="{054ee1cd-68ca-4f21-a204-f7d942dff3d5}" ma:internalName="TaxCatchAll" ma:showField="CatchAllData" ma:web="81eeee23-0c10-4fe9-b2e8-5c8edd998a5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1eeee23-0c10-4fe9-b2e8-5c8edd998a5f" elementFormDefault="qualified">
    <xsd:import namespace="http://schemas.microsoft.com/office/2006/documentManagement/types"/>
    <xsd:import namespace="http://schemas.microsoft.com/office/infopath/2007/PartnerControls"/>
    <xsd:element name="SharedWithUsers" ma:index="3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34"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7" ma:displayName="Author"/>
        <xsd:element ref="dcterms:created" minOccurs="0" maxOccurs="1"/>
        <xsd:element ref="dc:identifier" minOccurs="0" maxOccurs="1"/>
        <xsd:element name="contentType" minOccurs="0" maxOccurs="1" type="xsd:string" ma:index="1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afabadb4-2257-48ec-869f-64421b8f49cd" ContentTypeId="0x0101003618E443DE96424ABE734F4442FBF2B301" PreviousValue="false"/>
</file>

<file path=customXml/item3.xml><?xml version="1.0" encoding="utf-8"?>
<p:properties xmlns:p="http://schemas.microsoft.com/office/2006/metadata/properties" xmlns:xsi="http://www.w3.org/2001/XMLSchema-instance" xmlns:pc="http://schemas.microsoft.com/office/infopath/2007/PartnerControls">
  <documentManagement>
    <TaxCatchAll xmlns="3a90f38b-cee7-4289-b705-21e4ceceb96b">
      <Value>6</Value>
      <Value>5</Value>
      <Value>2</Value>
    </TaxCatchAll>
    <Workflow xmlns="3a90f38b-cee7-4289-b705-21e4ceceb96b">
      <Url xsi:nil="true"/>
      <Description xsi:nil="true"/>
    </Workflow>
    <b1f4bea4dbaa4479a68e8cee40e226b9 xmlns="3a90f38b-cee7-4289-b705-21e4ceceb96b">
      <Terms xmlns="http://schemas.microsoft.com/office/infopath/2007/PartnerControls"/>
    </b1f4bea4dbaa4479a68e8cee40e226b9>
    <pb016fef86a642189c1d23bc7cb88f0e xmlns="3a90f38b-cee7-4289-b705-21e4ceceb96b">
      <Terms xmlns="http://schemas.microsoft.com/office/infopath/2007/PartnerControls">
        <TermInfo xmlns="http://schemas.microsoft.com/office/infopath/2007/PartnerControls">
          <TermName xmlns="http://schemas.microsoft.com/office/infopath/2007/PartnerControls">Monetary and Domestic Markets Management</TermName>
          <TermId xmlns="http://schemas.microsoft.com/office/infopath/2007/PartnerControls">2a7d5b88-6bf1-45f1-86e4-16940b278451</TermId>
        </TermInfo>
      </Terms>
    </pb016fef86a642189c1d23bc7cb88f0e>
    <h63e849b28044e64bfbe5f5fa7b8c866 xmlns="3a90f38b-cee7-4289-b705-21e4ceceb96b">
      <Terms xmlns="http://schemas.microsoft.com/office/infopath/2007/PartnerControls"/>
    </h63e849b28044e64bfbe5f5fa7b8c866>
    <IconOverlay xmlns="http://schemas.microsoft.com/sharepoint/v4" xsi:nil="true"/>
    <a2b7da5d9b994f938881636f0a7c63d6 xmlns="3a90f38b-cee7-4289-b705-21e4ceceb96b">
      <Terms xmlns="http://schemas.microsoft.com/office/infopath/2007/PartnerControls"/>
    </a2b7da5d9b994f938881636f0a7c63d6>
    <g5d17599f0654139ac247b509bd42854 xmlns="3a90f38b-cee7-4289-b705-21e4ceceb96b">
      <Terms xmlns="http://schemas.microsoft.com/office/infopath/2007/PartnerControls">
        <TermInfo xmlns="http://schemas.microsoft.com/office/infopath/2007/PartnerControls">
          <TermName xmlns="http://schemas.microsoft.com/office/infopath/2007/PartnerControls">Restricted</TermName>
          <TermId xmlns="http://schemas.microsoft.com/office/infopath/2007/PartnerControls">86c47f45-3406-42c4-a9a0-f1318f859c90</TermId>
        </TermInfo>
      </Terms>
    </g5d17599f0654139ac247b509bd42854>
    <h6ac82fb60e7404bb7825d9f5fed2f8a xmlns="3a90f38b-cee7-4289-b705-21e4ceceb96b">
      <Terms xmlns="http://schemas.microsoft.com/office/infopath/2007/PartnerControls"/>
    </h6ac82fb60e7404bb7825d9f5fed2f8a>
    <ee94ffbfe3174827a439912fa17811b9 xmlns="3a90f38b-cee7-4289-b705-21e4ceceb96b">
      <Terms xmlns="http://schemas.microsoft.com/office/infopath/2007/PartnerControls"/>
    </ee94ffbfe3174827a439912fa17811b9>
    <c569feee562949f193efcc6c33983d2e xmlns="3a90f38b-cee7-4289-b705-21e4ceceb96b">
      <Terms xmlns="http://schemas.microsoft.com/office/infopath/2007/PartnerControls">
        <TermInfo xmlns="http://schemas.microsoft.com/office/infopath/2007/PartnerControls">
          <TermName xmlns="http://schemas.microsoft.com/office/infopath/2007/PartnerControls">Reference Materials</TermName>
          <TermId xmlns="http://schemas.microsoft.com/office/infopath/2007/PartnerControls">3f315016-5303-4a8c-924f-0d81ba7cd31b</TermId>
        </TermInfo>
      </Terms>
    </c569feee562949f193efcc6c33983d2e>
    <ISF_x0020_Classification xmlns="3a90f38b-cee7-4289-b705-21e4ceceb96b">Non-Sensitive</ISF_x0020_Classification>
    <Document_x0020_Date xmlns="3a90f38b-cee7-4289-b705-21e4ceceb96b">2025-11-27T16:00:00+00:00</Document_x0020_Date>
    <_dlc_DocId xmlns="3a90f38b-cee7-4289-b705-21e4ceceb96b">a5650fc4-1c88-456d-a681-7a0a485a9504</_dlc_DocId>
    <_dlc_DocIdUrl xmlns="3a90f38b-cee7-4289-b705-21e4ceceb96b">
      <Url>https://home.dms.mas.gov.sg/_layouts/15/MASGlobalID/DocAveRedirect.aspx?DocId=a5650fc4-1c88-456d-a681-7a0a485a9504&amp;SiteID=c32db5b2-d241-48e9-9949-19ccf62ec6db_81eeee23-0c10-4fe9-b2e8-5c8edd998a5f</Url>
      <Description>a5650fc4-1c88-456d-a681-7a0a485a9504</Description>
    </_dlc_DocIdUrl>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6.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D2C43882-5133-4961-8B72-6C4914B7F6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a90f38b-cee7-4289-b705-21e4ceceb96b"/>
    <ds:schemaRef ds:uri="81eeee23-0c10-4fe9-b2e8-5c8edd998a5f"/>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B74B640-F451-4A74-8426-CB4E7AE1DEB9}">
  <ds:schemaRefs>
    <ds:schemaRef ds:uri="Microsoft.SharePoint.Taxonomy.ContentTypeSync"/>
  </ds:schemaRefs>
</ds:datastoreItem>
</file>

<file path=customXml/itemProps3.xml><?xml version="1.0" encoding="utf-8"?>
<ds:datastoreItem xmlns:ds="http://schemas.openxmlformats.org/officeDocument/2006/customXml" ds:itemID="{7FBDB1CC-CEFB-4E46-8174-1F0AA0D30B24}">
  <ds:schemaRefs>
    <ds:schemaRef ds:uri="http://purl.org/dc/elements/1.1/"/>
    <ds:schemaRef ds:uri="http://www.w3.org/XML/1998/namespace"/>
    <ds:schemaRef ds:uri="http://schemas.microsoft.com/office/2006/metadata/properties"/>
    <ds:schemaRef ds:uri="http://schemas.microsoft.com/sharepoint/v4"/>
    <ds:schemaRef ds:uri="http://schemas.microsoft.com/office/2006/documentManagement/types"/>
    <ds:schemaRef ds:uri="http://purl.org/dc/dcmitype/"/>
    <ds:schemaRef ds:uri="http://schemas.microsoft.com/office/infopath/2007/PartnerControls"/>
    <ds:schemaRef ds:uri="http://purl.org/dc/terms/"/>
    <ds:schemaRef ds:uri="http://schemas.openxmlformats.org/package/2006/metadata/core-properties"/>
    <ds:schemaRef ds:uri="81eeee23-0c10-4fe9-b2e8-5c8edd998a5f"/>
    <ds:schemaRef ds:uri="3a90f38b-cee7-4289-b705-21e4ceceb96b"/>
  </ds:schemaRefs>
</ds:datastoreItem>
</file>

<file path=customXml/itemProps4.xml><?xml version="1.0" encoding="utf-8"?>
<ds:datastoreItem xmlns:ds="http://schemas.openxmlformats.org/officeDocument/2006/customXml" ds:itemID="{A5035508-4EFD-43DD-A410-A9CB4967A8C7}">
  <ds:schemaRefs>
    <ds:schemaRef ds:uri="http://schemas.microsoft.com/sharepoint/v3/contenttype/forms"/>
  </ds:schemaRefs>
</ds:datastoreItem>
</file>

<file path=customXml/itemProps5.xml><?xml version="1.0" encoding="utf-8"?>
<ds:datastoreItem xmlns:ds="http://schemas.openxmlformats.org/officeDocument/2006/customXml" ds:itemID="{9C692422-A389-4468-BEBE-16D8452100DA}">
  <ds:schemaRefs>
    <ds:schemaRef ds:uri="http://schemas.openxmlformats.org/officeDocument/2006/bibliography"/>
  </ds:schemaRefs>
</ds:datastoreItem>
</file>

<file path=customXml/itemProps6.xml><?xml version="1.0" encoding="utf-8"?>
<ds:datastoreItem xmlns:ds="http://schemas.openxmlformats.org/officeDocument/2006/customXml" ds:itemID="{6E26A50F-13C3-4B83-8C45-BDE5DFB1FEAC}">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{85703B74-CBD3-4388-B667-6753FDD959CF}tf02786999_win32</Template>
  <TotalTime>2804</TotalTime>
  <Pages>1</Pages>
  <Words>12654</Words>
  <Characters>66817</Characters>
  <Application>Microsoft Office Word</Application>
  <DocSecurity>0</DocSecurity>
  <Lines>3181</Lines>
  <Paragraphs>2337</Paragraphs>
  <ScaleCrop>false</ScaleCrop>
  <HeadingPairs>
    <vt:vector size="2" baseType="variant">
      <vt:variant>
        <vt:lpstr>Title</vt:lpstr>
      </vt:variant>
      <vt:variant>
        <vt:i4>1</vt:i4>
      </vt:variant>
    </vt:vector>
  </HeadingPairs>
  <TitlesOfParts>
    <vt:vector size="1" baseType="lpstr">
      <vt:lpstr>MAS_OMEGA - Functional Specifications Document (Announcement)_v0.01</vt:lpstr>
    </vt:vector>
  </TitlesOfParts>
  <Company/>
  <LinksUpToDate>false</LinksUpToDate>
  <CharactersWithSpaces>77134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MAS_OMEGA - Functional Specifications Document (Announcement)_v0.01</dc:title>
  <dc:subject/>
  <dc:creator>Jareth QUAH from.TOPPAN (MAS)</dc:creator>
  <cp:keywords/>
  <dc:description/>
  <cp:lastModifiedBy>Han Xie CHAI (MAS)</cp:lastModifiedBy>
  <cp:revision>334</cp:revision>
  <dcterms:created xsi:type="dcterms:W3CDTF">2026-01-05T03:51:00Z</dcterms:created>
  <dcterms:modified xsi:type="dcterms:W3CDTF">2026-01-16T10:33:00Z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0x0101003618E443DE96424ABE734F4442FBF2B30100639707F575319647A6D308C510BCB483</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y fmtid="{D5CDD505-2E9C-101B-9397-08002B2CF9AE}" pid="8" name="MSIP_Label_54803508-8490-4252-b331-d9b72689e942_Enabled">
    <vt:lpwstr>true</vt:lpwstr>
  </property>
  <property fmtid="{D5CDD505-2E9C-101B-9397-08002B2CF9AE}" pid="9" name="MSIP_Label_54803508-8490-4252-b331-d9b72689e942_SetDate">
    <vt:lpwstr>2025-11-27T07:39:31Z</vt:lpwstr>
  </property>
  <property fmtid="{D5CDD505-2E9C-101B-9397-08002B2CF9AE}" pid="10" name="MSIP_Label_54803508-8490-4252-b331-d9b72689e942_Method">
    <vt:lpwstr>Privileged</vt:lpwstr>
  </property>
  <property fmtid="{D5CDD505-2E9C-101B-9397-08002B2CF9AE}" pid="11" name="MSIP_Label_54803508-8490-4252-b331-d9b72689e942_Name">
    <vt:lpwstr>Non Sensitive_0</vt:lpwstr>
  </property>
  <property fmtid="{D5CDD505-2E9C-101B-9397-08002B2CF9AE}" pid="12" name="MSIP_Label_54803508-8490-4252-b331-d9b72689e942_SiteId">
    <vt:lpwstr>0b11c524-9a1c-4e1b-84cb-6336aefc2243</vt:lpwstr>
  </property>
  <property fmtid="{D5CDD505-2E9C-101B-9397-08002B2CF9AE}" pid="13" name="MSIP_Label_54803508-8490-4252-b331-d9b72689e942_ActionId">
    <vt:lpwstr>d7e8cc4a-07d5-49d8-bdfa-fa2feafccc10</vt:lpwstr>
  </property>
  <property fmtid="{D5CDD505-2E9C-101B-9397-08002B2CF9AE}" pid="14" name="MSIP_Label_54803508-8490-4252-b331-d9b72689e942_ContentBits">
    <vt:lpwstr>0</vt:lpwstr>
  </property>
  <property fmtid="{D5CDD505-2E9C-101B-9397-08002B2CF9AE}" pid="15" name="MSIP_Label_54803508-8490-4252-b331-d9b72689e942_Tag">
    <vt:lpwstr>10, 0, 1, 1</vt:lpwstr>
  </property>
  <property fmtid="{D5CDD505-2E9C-101B-9397-08002B2CF9AE}" pid="16" name="_dlc_DocIdItemGuid">
    <vt:lpwstr>a5650fc4-1c88-456d-a681-7a0a485a9504</vt:lpwstr>
  </property>
  <property fmtid="{D5CDD505-2E9C-101B-9397-08002B2CF9AE}" pid="17" name="kfb1d384101645d79dfb3e1eb6303efc">
    <vt:lpwstr/>
  </property>
  <property fmtid="{D5CDD505-2E9C-101B-9397-08002B2CF9AE}" pid="18" name="Projects">
    <vt:lpwstr/>
  </property>
  <property fmtid="{D5CDD505-2E9C-101B-9397-08002B2CF9AE}" pid="19" name="CTG Classification">
    <vt:lpwstr/>
  </property>
  <property fmtid="{D5CDD505-2E9C-101B-9397-08002B2CF9AE}" pid="20" name="Geographical">
    <vt:lpwstr/>
  </property>
  <property fmtid="{D5CDD505-2E9C-101B-9397-08002B2CF9AE}" pid="21" name="o1bc9418e5f14cc08546fd3687d4faf2">
    <vt:lpwstr/>
  </property>
  <property fmtid="{D5CDD505-2E9C-101B-9397-08002B2CF9AE}" pid="22" name="Subjects">
    <vt:lpwstr/>
  </property>
  <property fmtid="{D5CDD505-2E9C-101B-9397-08002B2CF9AE}" pid="23" name="Events">
    <vt:lpwstr/>
  </property>
  <property fmtid="{D5CDD505-2E9C-101B-9397-08002B2CF9AE}" pid="24" name="Organisations">
    <vt:lpwstr/>
  </property>
  <property fmtid="{D5CDD505-2E9C-101B-9397-08002B2CF9AE}" pid="25" name="Business Functions">
    <vt:lpwstr>5;#Monetary and Domestic Markets Management|2a7d5b88-6bf1-45f1-86e4-16940b278451</vt:lpwstr>
  </property>
  <property fmtid="{D5CDD505-2E9C-101B-9397-08002B2CF9AE}" pid="26" name="Divisions">
    <vt:lpwstr/>
  </property>
  <property fmtid="{D5CDD505-2E9C-101B-9397-08002B2CF9AE}" pid="27" name="Document Type">
    <vt:lpwstr>2;#Reference Materials|3f315016-5303-4a8c-924f-0d81ba7cd31b</vt:lpwstr>
  </property>
  <property fmtid="{D5CDD505-2E9C-101B-9397-08002B2CF9AE}" pid="28" name="Security Classification">
    <vt:lpwstr>6;#Restricted|86c47f45-3406-42c4-a9a0-f1318f859c90</vt:lpwstr>
  </property>
</Properties>
</file>