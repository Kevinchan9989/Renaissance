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EFA7" w14:textId="05328BC2" w:rsidR="002F25C9" w:rsidRPr="00847EDF" w:rsidRDefault="00FB0E25" w:rsidP="009857EC">
      <w:pPr>
        <w:rPr>
          <w:rFonts w:asciiTheme="minorHAnsi" w:hAnsiTheme="minorHAnsi" w:cstheme="minorHAnsi"/>
          <w:b/>
          <w:bCs/>
          <w:sz w:val="44"/>
        </w:rPr>
      </w:pPr>
      <w:bookmarkStart w:id="0" w:name="_Toc203793146"/>
      <w:bookmarkStart w:id="1" w:name="_Toc205021980"/>
      <w:r>
        <w:rPr>
          <w:rFonts w:asciiTheme="minorHAnsi" w:hAnsiTheme="minorHAnsi" w:cstheme="minorHAnsi"/>
          <w:b/>
          <w:bCs/>
          <w:sz w:val="44"/>
        </w:rPr>
        <w:t xml:space="preserve"> </w:t>
      </w:r>
    </w:p>
    <w:p w14:paraId="6D1E98E8" w14:textId="77777777" w:rsidR="002F25C9" w:rsidRPr="00847EDF" w:rsidRDefault="002F25C9" w:rsidP="002F25C9">
      <w:pPr>
        <w:ind w:left="-426"/>
        <w:rPr>
          <w:rFonts w:asciiTheme="minorHAnsi" w:hAnsiTheme="minorHAnsi" w:cstheme="minorHAnsi"/>
          <w:b/>
          <w:bCs/>
          <w:sz w:val="44"/>
        </w:rPr>
      </w:pPr>
    </w:p>
    <w:p w14:paraId="49DCE1CF" w14:textId="77777777" w:rsidR="002F25C9" w:rsidRPr="00847EDF" w:rsidRDefault="002F25C9" w:rsidP="002F25C9">
      <w:pPr>
        <w:ind w:left="-426"/>
        <w:jc w:val="center"/>
        <w:rPr>
          <w:rFonts w:asciiTheme="minorHAnsi" w:hAnsiTheme="minorHAnsi" w:cstheme="minorHAnsi"/>
          <w:b/>
          <w:bCs/>
          <w:sz w:val="44"/>
        </w:rPr>
      </w:pPr>
    </w:p>
    <w:p w14:paraId="39CFA0D6" w14:textId="77777777" w:rsidR="002F25C9" w:rsidRPr="00847EDF" w:rsidRDefault="002F25C9" w:rsidP="002F25C9">
      <w:pPr>
        <w:ind w:left="-426"/>
        <w:jc w:val="center"/>
        <w:rPr>
          <w:rFonts w:asciiTheme="minorHAnsi" w:hAnsiTheme="minorHAnsi" w:cstheme="minorHAnsi"/>
          <w:b/>
          <w:bCs/>
          <w:sz w:val="44"/>
        </w:rPr>
      </w:pPr>
    </w:p>
    <w:p w14:paraId="6D59F506" w14:textId="77777777" w:rsidR="002F25C9" w:rsidRPr="00847EDF" w:rsidRDefault="002F25C9" w:rsidP="002F25C9">
      <w:pPr>
        <w:pStyle w:val="Default"/>
        <w:tabs>
          <w:tab w:val="left" w:pos="0"/>
        </w:tabs>
        <w:spacing w:after="2580" w:line="360" w:lineRule="auto"/>
        <w:rPr>
          <w:rFonts w:asciiTheme="minorHAnsi" w:hAnsiTheme="minorHAnsi" w:cstheme="minorHAnsi"/>
          <w:noProof/>
          <w:lang w:val="en-SG"/>
        </w:rPr>
      </w:pPr>
    </w:p>
    <w:p w14:paraId="531A56DB" w14:textId="77777777" w:rsidR="00F7514B" w:rsidRDefault="008B048B" w:rsidP="002F25C9">
      <w:pPr>
        <w:pStyle w:val="CM31"/>
        <w:spacing w:after="240" w:line="360" w:lineRule="auto"/>
        <w:jc w:val="right"/>
        <w:rPr>
          <w:rFonts w:asciiTheme="minorHAnsi" w:hAnsiTheme="minorHAnsi" w:cstheme="minorHAnsi"/>
          <w:b/>
          <w:bCs/>
          <w:noProof/>
          <w:sz w:val="60"/>
          <w:szCs w:val="60"/>
          <w:lang w:val="en-SG"/>
        </w:rPr>
      </w:pPr>
      <w:bookmarkStart w:id="2" w:name="_Ref195586670"/>
      <w:bookmarkEnd w:id="2"/>
      <w:r>
        <w:rPr>
          <w:rFonts w:asciiTheme="minorHAnsi" w:hAnsiTheme="minorHAnsi" w:cstheme="minorHAnsi"/>
          <w:b/>
          <w:bCs/>
          <w:noProof/>
          <w:sz w:val="60"/>
          <w:szCs w:val="60"/>
          <w:lang w:val="en-SG"/>
        </w:rPr>
        <w:t>Interface</w:t>
      </w:r>
      <w:r w:rsidR="007527E1">
        <w:rPr>
          <w:rFonts w:asciiTheme="minorHAnsi" w:hAnsiTheme="minorHAnsi" w:cstheme="minorHAnsi"/>
          <w:b/>
          <w:bCs/>
          <w:noProof/>
          <w:sz w:val="60"/>
          <w:szCs w:val="60"/>
          <w:lang w:val="en-SG"/>
        </w:rPr>
        <w:t xml:space="preserve"> </w:t>
      </w:r>
    </w:p>
    <w:p w14:paraId="2F19EBBB" w14:textId="6D7C42C4" w:rsidR="002F25C9" w:rsidRPr="00847EDF" w:rsidRDefault="00F7514B" w:rsidP="002F25C9">
      <w:pPr>
        <w:pStyle w:val="CM31"/>
        <w:spacing w:after="240" w:line="360" w:lineRule="auto"/>
        <w:jc w:val="right"/>
        <w:rPr>
          <w:rFonts w:asciiTheme="minorHAnsi" w:hAnsiTheme="minorHAnsi" w:cstheme="minorHAnsi"/>
          <w:b/>
          <w:bCs/>
          <w:noProof/>
          <w:sz w:val="60"/>
          <w:szCs w:val="60"/>
          <w:lang w:val="en-SG"/>
        </w:rPr>
      </w:pPr>
      <w:r>
        <w:rPr>
          <w:rFonts w:asciiTheme="minorHAnsi" w:hAnsiTheme="minorHAnsi" w:cstheme="minorHAnsi"/>
          <w:b/>
          <w:bCs/>
          <w:noProof/>
          <w:sz w:val="60"/>
          <w:szCs w:val="60"/>
          <w:lang w:val="en-SG"/>
        </w:rPr>
        <w:t xml:space="preserve">Functional </w:t>
      </w:r>
      <w:r w:rsidR="007527E1">
        <w:rPr>
          <w:rFonts w:asciiTheme="minorHAnsi" w:hAnsiTheme="minorHAnsi" w:cstheme="minorHAnsi"/>
          <w:b/>
          <w:bCs/>
          <w:noProof/>
          <w:sz w:val="60"/>
          <w:szCs w:val="60"/>
          <w:lang w:val="en-SG"/>
        </w:rPr>
        <w:t>Specification</w:t>
      </w:r>
      <w:r w:rsidR="00BD7B47">
        <w:rPr>
          <w:rFonts w:asciiTheme="minorHAnsi" w:hAnsiTheme="minorHAnsi" w:cstheme="minorHAnsi"/>
          <w:b/>
          <w:bCs/>
          <w:noProof/>
          <w:sz w:val="60"/>
          <w:szCs w:val="60"/>
          <w:lang w:val="en-SG"/>
        </w:rPr>
        <w:t xml:space="preserve"> Document</w:t>
      </w:r>
    </w:p>
    <w:p w14:paraId="1BA3A8B0" w14:textId="4696A8AE" w:rsidR="0011017E" w:rsidRDefault="0011017E" w:rsidP="005F7C03">
      <w:pPr>
        <w:pStyle w:val="CM31"/>
        <w:spacing w:after="240" w:line="360" w:lineRule="auto"/>
        <w:jc w:val="right"/>
        <w:rPr>
          <w:rFonts w:asciiTheme="minorHAnsi" w:hAnsiTheme="minorHAnsi" w:cstheme="minorHAnsi"/>
          <w:b/>
          <w:bCs/>
          <w:noProof/>
          <w:sz w:val="44"/>
          <w:szCs w:val="44"/>
          <w:lang w:val="en-SG"/>
        </w:rPr>
      </w:pPr>
      <w:bookmarkStart w:id="3" w:name="_Hlk156479285"/>
      <w:r>
        <w:rPr>
          <w:rFonts w:asciiTheme="minorHAnsi" w:hAnsiTheme="minorHAnsi" w:cstheme="minorHAnsi"/>
          <w:b/>
          <w:bCs/>
          <w:noProof/>
          <w:sz w:val="44"/>
          <w:szCs w:val="44"/>
          <w:lang w:val="en-SG"/>
        </w:rPr>
        <w:t>OMEGA – Open Market Execution Gateway</w:t>
      </w:r>
      <w:r>
        <w:rPr>
          <w:rFonts w:asciiTheme="minorHAnsi" w:hAnsiTheme="minorHAnsi" w:cstheme="minorHAnsi"/>
          <w:b/>
          <w:bCs/>
          <w:noProof/>
          <w:sz w:val="44"/>
          <w:szCs w:val="44"/>
          <w:lang w:val="en-SG"/>
        </w:rPr>
        <w:br/>
      </w:r>
      <w:r w:rsidR="0004352E">
        <w:rPr>
          <w:rFonts w:asciiTheme="minorHAnsi" w:hAnsiTheme="minorHAnsi" w:cstheme="minorHAnsi"/>
          <w:b/>
          <w:bCs/>
          <w:noProof/>
          <w:sz w:val="44"/>
          <w:szCs w:val="44"/>
          <w:lang w:val="en-SG"/>
        </w:rPr>
        <w:t>FIs and CDP</w:t>
      </w:r>
      <w:r w:rsidR="005F7C03">
        <w:rPr>
          <w:rFonts w:asciiTheme="minorHAnsi" w:hAnsiTheme="minorHAnsi" w:cstheme="minorHAnsi"/>
          <w:b/>
          <w:bCs/>
          <w:noProof/>
          <w:sz w:val="44"/>
          <w:szCs w:val="44"/>
          <w:lang w:val="en-SG"/>
        </w:rPr>
        <w:br/>
        <w:t>v0.0</w:t>
      </w:r>
      <w:r w:rsidR="00800B59">
        <w:rPr>
          <w:rFonts w:asciiTheme="minorHAnsi" w:hAnsiTheme="minorHAnsi" w:cstheme="minorHAnsi"/>
          <w:b/>
          <w:bCs/>
          <w:noProof/>
          <w:sz w:val="44"/>
          <w:szCs w:val="44"/>
          <w:lang w:val="en-SG"/>
        </w:rPr>
        <w:t>2</w:t>
      </w:r>
    </w:p>
    <w:p w14:paraId="76A7D87C" w14:textId="77777777" w:rsidR="0011017E" w:rsidRPr="0011017E" w:rsidRDefault="0011017E" w:rsidP="0011017E">
      <w:pPr>
        <w:pStyle w:val="Default"/>
        <w:rPr>
          <w:lang w:val="en-SG"/>
        </w:rPr>
      </w:pPr>
    </w:p>
    <w:bookmarkEnd w:id="3"/>
    <w:p w14:paraId="518FBF62" w14:textId="77777777" w:rsidR="002F25C9" w:rsidRPr="00847EDF" w:rsidRDefault="002F25C9" w:rsidP="002F25C9">
      <w:pPr>
        <w:rPr>
          <w:rFonts w:asciiTheme="minorHAnsi" w:hAnsiTheme="minorHAnsi" w:cstheme="minorHAnsi"/>
        </w:rPr>
      </w:pPr>
    </w:p>
    <w:p w14:paraId="12AE029F" w14:textId="77777777" w:rsidR="002F25C9" w:rsidRPr="00847EDF" w:rsidRDefault="002F25C9" w:rsidP="002F25C9">
      <w:pPr>
        <w:rPr>
          <w:rFonts w:asciiTheme="minorHAnsi" w:hAnsiTheme="minorHAnsi" w:cstheme="minorHAnsi"/>
        </w:rPr>
      </w:pPr>
    </w:p>
    <w:p w14:paraId="38A75671" w14:textId="77777777" w:rsidR="002F25C9" w:rsidRPr="00847EDF" w:rsidRDefault="002F25C9" w:rsidP="002F25C9">
      <w:pPr>
        <w:rPr>
          <w:rFonts w:asciiTheme="minorHAnsi" w:hAnsiTheme="minorHAnsi" w:cstheme="minorHAnsi"/>
        </w:rPr>
      </w:pPr>
    </w:p>
    <w:p w14:paraId="06AC0E3D" w14:textId="77777777" w:rsidR="002F25C9" w:rsidRPr="00847EDF" w:rsidRDefault="002F25C9" w:rsidP="002F25C9">
      <w:pPr>
        <w:rPr>
          <w:rFonts w:asciiTheme="minorHAnsi" w:hAnsiTheme="minorHAnsi" w:cstheme="minorHAnsi"/>
        </w:rPr>
      </w:pPr>
    </w:p>
    <w:p w14:paraId="73909498" w14:textId="77777777" w:rsidR="00B56AEE" w:rsidRPr="00847EDF" w:rsidRDefault="00B56AEE" w:rsidP="00B56AEE">
      <w:pPr>
        <w:rPr>
          <w:rFonts w:asciiTheme="minorHAnsi" w:hAnsiTheme="minorHAnsi" w:cstheme="minorHAnsi"/>
          <w:b/>
          <w:sz w:val="28"/>
          <w:szCs w:val="28"/>
        </w:rPr>
      </w:pPr>
    </w:p>
    <w:p w14:paraId="289D2BF4" w14:textId="77777777" w:rsidR="00B56AEE" w:rsidRPr="00847EDF" w:rsidRDefault="00B56AEE" w:rsidP="00B56AEE">
      <w:pPr>
        <w:rPr>
          <w:rFonts w:asciiTheme="minorHAnsi" w:hAnsiTheme="minorHAnsi" w:cstheme="minorHAnsi"/>
          <w:b/>
          <w:sz w:val="28"/>
          <w:szCs w:val="28"/>
        </w:rPr>
      </w:pPr>
    </w:p>
    <w:p w14:paraId="513139A9" w14:textId="77777777" w:rsidR="00B56AEE" w:rsidRPr="00847EDF" w:rsidRDefault="00B56AEE" w:rsidP="00B56AEE">
      <w:pPr>
        <w:rPr>
          <w:rFonts w:asciiTheme="minorHAnsi" w:hAnsiTheme="minorHAnsi" w:cstheme="minorHAnsi"/>
          <w:b/>
          <w:sz w:val="28"/>
          <w:szCs w:val="28"/>
        </w:rPr>
      </w:pPr>
    </w:p>
    <w:p w14:paraId="45AD81F0" w14:textId="77777777" w:rsidR="00C73E45" w:rsidRDefault="00C73E45">
      <w:pPr>
        <w:jc w:val="left"/>
        <w:rPr>
          <w:rFonts w:asciiTheme="minorHAnsi" w:hAnsiTheme="minorHAnsi" w:cstheme="minorHAnsi"/>
          <w:b/>
          <w:sz w:val="28"/>
          <w:szCs w:val="28"/>
        </w:rPr>
      </w:pPr>
      <w:r>
        <w:rPr>
          <w:rFonts w:asciiTheme="minorHAnsi" w:hAnsiTheme="minorHAnsi" w:cstheme="minorHAnsi"/>
          <w:b/>
          <w:sz w:val="28"/>
          <w:szCs w:val="28"/>
        </w:rPr>
        <w:br w:type="page"/>
      </w:r>
    </w:p>
    <w:p w14:paraId="40022798" w14:textId="77777777" w:rsidR="00C73E45" w:rsidRPr="00671267" w:rsidRDefault="00C73E45" w:rsidP="00C73E45">
      <w:pPr>
        <w:jc w:val="left"/>
        <w:rPr>
          <w:rFonts w:asciiTheme="minorHAnsi" w:hAnsiTheme="minorHAnsi" w:cstheme="minorHAnsi"/>
          <w:b/>
          <w:sz w:val="28"/>
          <w:szCs w:val="28"/>
        </w:rPr>
      </w:pPr>
      <w:r w:rsidRPr="00671267">
        <w:rPr>
          <w:rFonts w:asciiTheme="minorHAnsi" w:hAnsiTheme="minorHAnsi" w:cstheme="minorHAnsi"/>
          <w:b/>
          <w:sz w:val="28"/>
          <w:szCs w:val="28"/>
        </w:rPr>
        <w:lastRenderedPageBreak/>
        <w:t>Document Control</w:t>
      </w:r>
    </w:p>
    <w:p w14:paraId="2DB5DB7F" w14:textId="77777777" w:rsidR="00C73E45" w:rsidRPr="00671267" w:rsidRDefault="00C73E45" w:rsidP="00C73E45">
      <w:pPr>
        <w:jc w:val="left"/>
        <w:rPr>
          <w:rFonts w:asciiTheme="minorHAnsi" w:hAnsiTheme="minorHAnsi" w:cstheme="minorHAnsi"/>
          <w:lang w:val="en-NZ"/>
        </w:rPr>
      </w:pPr>
    </w:p>
    <w:p w14:paraId="34B2527B" w14:textId="77777777" w:rsidR="00C73E45" w:rsidRPr="00671267" w:rsidRDefault="00C73E45" w:rsidP="00C73E45">
      <w:pPr>
        <w:pStyle w:val="CM31"/>
        <w:spacing w:after="120" w:line="360" w:lineRule="auto"/>
        <w:rPr>
          <w:rFonts w:asciiTheme="minorHAnsi" w:hAnsiTheme="minorHAnsi" w:cstheme="minorHAnsi"/>
          <w:noProof/>
          <w:color w:val="000000"/>
          <w:sz w:val="22"/>
          <w:szCs w:val="22"/>
          <w:lang w:val="en-SG"/>
        </w:rPr>
      </w:pPr>
      <w:r w:rsidRPr="00671267">
        <w:rPr>
          <w:rFonts w:asciiTheme="minorHAnsi" w:hAnsiTheme="minorHAnsi" w:cstheme="minorHAnsi"/>
          <w:b/>
          <w:bCs/>
          <w:noProof/>
          <w:color w:val="000000"/>
          <w:sz w:val="22"/>
          <w:szCs w:val="22"/>
          <w:lang w:val="en-SG"/>
        </w:rPr>
        <w:t xml:space="preserve">Revision History </w:t>
      </w:r>
    </w:p>
    <w:tbl>
      <w:tblPr>
        <w:tblpPr w:leftFromText="180" w:rightFromText="180" w:vertAnchor="text" w:tblpY="1"/>
        <w:tblOverlap w:val="never"/>
        <w:tblW w:w="919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155"/>
        <w:gridCol w:w="1440"/>
        <w:gridCol w:w="5055"/>
        <w:gridCol w:w="1548"/>
      </w:tblGrid>
      <w:tr w:rsidR="00C73E45" w:rsidRPr="00671267" w14:paraId="5ADDC587" w14:textId="77777777" w:rsidTr="009857EC">
        <w:trPr>
          <w:trHeight w:val="464"/>
        </w:trPr>
        <w:tc>
          <w:tcPr>
            <w:tcW w:w="1155" w:type="dxa"/>
            <w:shd w:val="clear" w:color="auto" w:fill="E6E6E6"/>
          </w:tcPr>
          <w:p w14:paraId="38130D21" w14:textId="77777777" w:rsidR="00C73E45" w:rsidRPr="00671267" w:rsidRDefault="00C73E45"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r w:rsidRPr="00671267">
              <w:rPr>
                <w:rFonts w:asciiTheme="minorHAnsi" w:hAnsiTheme="minorHAnsi" w:cstheme="minorHAnsi"/>
                <w:b/>
                <w:bCs/>
                <w:noProof/>
                <w:sz w:val="20"/>
                <w:szCs w:val="20"/>
                <w:lang w:val="en-SG"/>
              </w:rPr>
              <w:t>Revision #</w:t>
            </w:r>
          </w:p>
        </w:tc>
        <w:tc>
          <w:tcPr>
            <w:tcW w:w="1440" w:type="dxa"/>
            <w:shd w:val="clear" w:color="auto" w:fill="E6E6E6"/>
          </w:tcPr>
          <w:p w14:paraId="4DEB79AA" w14:textId="77777777" w:rsidR="00C73E45" w:rsidRPr="00671267" w:rsidRDefault="00C73E45" w:rsidP="000751C8">
            <w:pPr>
              <w:pStyle w:val="Default"/>
              <w:suppressAutoHyphens/>
              <w:autoSpaceDE/>
              <w:autoSpaceDN/>
              <w:adjustRightInd/>
              <w:spacing w:before="60" w:after="60" w:line="360" w:lineRule="auto"/>
              <w:jc w:val="both"/>
              <w:rPr>
                <w:rFonts w:asciiTheme="minorHAnsi" w:hAnsiTheme="minorHAnsi" w:cstheme="minorHAnsi"/>
                <w:b/>
                <w:bCs/>
                <w:noProof/>
                <w:sz w:val="20"/>
                <w:szCs w:val="20"/>
                <w:lang w:val="en-SG"/>
              </w:rPr>
            </w:pPr>
            <w:r w:rsidRPr="00671267">
              <w:rPr>
                <w:rFonts w:asciiTheme="minorHAnsi" w:hAnsiTheme="minorHAnsi" w:cstheme="minorHAnsi"/>
                <w:b/>
                <w:bCs/>
                <w:noProof/>
                <w:sz w:val="20"/>
                <w:szCs w:val="20"/>
                <w:lang w:val="en-SG"/>
              </w:rPr>
              <w:t>Release Date</w:t>
            </w:r>
          </w:p>
        </w:tc>
        <w:tc>
          <w:tcPr>
            <w:tcW w:w="5055" w:type="dxa"/>
            <w:shd w:val="clear" w:color="auto" w:fill="E6E6E6"/>
          </w:tcPr>
          <w:p w14:paraId="5DA73DF5" w14:textId="77777777" w:rsidR="00C73E45" w:rsidRPr="00671267" w:rsidRDefault="00C73E45"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r w:rsidRPr="00671267">
              <w:rPr>
                <w:rFonts w:asciiTheme="minorHAnsi" w:hAnsiTheme="minorHAnsi" w:cstheme="minorHAnsi"/>
                <w:b/>
                <w:bCs/>
                <w:noProof/>
                <w:sz w:val="20"/>
                <w:szCs w:val="20"/>
                <w:lang w:val="en-SG"/>
              </w:rPr>
              <w:t xml:space="preserve">Summary of Changes </w:t>
            </w:r>
          </w:p>
        </w:tc>
        <w:tc>
          <w:tcPr>
            <w:tcW w:w="1548" w:type="dxa"/>
            <w:shd w:val="clear" w:color="auto" w:fill="E6E6E6"/>
          </w:tcPr>
          <w:p w14:paraId="7400B99E" w14:textId="77777777" w:rsidR="00C73E45" w:rsidRPr="00671267" w:rsidRDefault="00C73E45"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r w:rsidRPr="00671267">
              <w:rPr>
                <w:rFonts w:asciiTheme="minorHAnsi" w:hAnsiTheme="minorHAnsi" w:cstheme="minorHAnsi"/>
                <w:b/>
                <w:bCs/>
                <w:noProof/>
                <w:sz w:val="20"/>
                <w:szCs w:val="20"/>
                <w:lang w:val="en-SG"/>
              </w:rPr>
              <w:t>Author</w:t>
            </w:r>
          </w:p>
        </w:tc>
      </w:tr>
      <w:tr w:rsidR="00C73E45" w:rsidRPr="00671267" w14:paraId="5982251D" w14:textId="77777777" w:rsidTr="009857EC">
        <w:trPr>
          <w:trHeight w:val="73"/>
        </w:trPr>
        <w:tc>
          <w:tcPr>
            <w:tcW w:w="1155" w:type="dxa"/>
          </w:tcPr>
          <w:p w14:paraId="08EFB1E0" w14:textId="31AB5596" w:rsidR="00C73E45" w:rsidRPr="00671267" w:rsidRDefault="00C73E45"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r w:rsidRPr="00671267">
              <w:rPr>
                <w:rFonts w:asciiTheme="minorHAnsi" w:hAnsiTheme="minorHAnsi" w:cstheme="minorHAnsi"/>
                <w:noProof/>
                <w:sz w:val="20"/>
                <w:szCs w:val="20"/>
                <w:lang w:val="en-SG"/>
              </w:rPr>
              <w:t>0.</w:t>
            </w:r>
            <w:r w:rsidR="005F7C03">
              <w:rPr>
                <w:rFonts w:asciiTheme="minorHAnsi" w:hAnsiTheme="minorHAnsi" w:cstheme="minorHAnsi"/>
                <w:noProof/>
                <w:sz w:val="20"/>
                <w:szCs w:val="20"/>
                <w:lang w:val="en-SG"/>
              </w:rPr>
              <w:t>0</w:t>
            </w:r>
            <w:r w:rsidRPr="00671267">
              <w:rPr>
                <w:rFonts w:asciiTheme="minorHAnsi" w:hAnsiTheme="minorHAnsi" w:cstheme="minorHAnsi"/>
                <w:noProof/>
                <w:sz w:val="20"/>
                <w:szCs w:val="20"/>
                <w:lang w:val="en-SG"/>
              </w:rPr>
              <w:t>1</w:t>
            </w:r>
          </w:p>
        </w:tc>
        <w:tc>
          <w:tcPr>
            <w:tcW w:w="1440" w:type="dxa"/>
          </w:tcPr>
          <w:p w14:paraId="6E878C14" w14:textId="5BF2E309" w:rsidR="00C73E45" w:rsidRPr="00671267" w:rsidRDefault="00DF7526"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r>
              <w:rPr>
                <w:rFonts w:asciiTheme="minorHAnsi" w:hAnsiTheme="minorHAnsi" w:cstheme="minorHAnsi"/>
                <w:noProof/>
                <w:sz w:val="20"/>
                <w:szCs w:val="20"/>
                <w:lang w:val="en-SG"/>
              </w:rPr>
              <w:t>1</w:t>
            </w:r>
            <w:r w:rsidR="00AA085C">
              <w:rPr>
                <w:rFonts w:asciiTheme="minorHAnsi" w:hAnsiTheme="minorHAnsi" w:cstheme="minorHAnsi"/>
                <w:noProof/>
                <w:sz w:val="20"/>
                <w:szCs w:val="20"/>
                <w:lang w:val="en-SG"/>
              </w:rPr>
              <w:t>5</w:t>
            </w:r>
            <w:r w:rsidR="00002072">
              <w:rPr>
                <w:rFonts w:asciiTheme="minorHAnsi" w:hAnsiTheme="minorHAnsi" w:cstheme="minorHAnsi"/>
                <w:noProof/>
                <w:sz w:val="20"/>
                <w:szCs w:val="20"/>
                <w:lang w:val="en-SG"/>
              </w:rPr>
              <w:t xml:space="preserve"> </w:t>
            </w:r>
            <w:r w:rsidR="007979DA">
              <w:rPr>
                <w:rFonts w:asciiTheme="minorHAnsi" w:hAnsiTheme="minorHAnsi" w:cstheme="minorHAnsi"/>
                <w:noProof/>
                <w:sz w:val="20"/>
                <w:szCs w:val="20"/>
                <w:lang w:val="en-SG"/>
              </w:rPr>
              <w:t>Dec</w:t>
            </w:r>
            <w:r w:rsidR="00002072">
              <w:rPr>
                <w:rFonts w:asciiTheme="minorHAnsi" w:hAnsiTheme="minorHAnsi" w:cstheme="minorHAnsi"/>
                <w:noProof/>
                <w:sz w:val="20"/>
                <w:szCs w:val="20"/>
                <w:lang w:val="en-SG"/>
              </w:rPr>
              <w:t xml:space="preserve"> 2025</w:t>
            </w:r>
          </w:p>
        </w:tc>
        <w:tc>
          <w:tcPr>
            <w:tcW w:w="5055" w:type="dxa"/>
          </w:tcPr>
          <w:p w14:paraId="6115D3D3" w14:textId="50286761" w:rsidR="00C73E45" w:rsidRPr="00671267" w:rsidRDefault="007C18FB" w:rsidP="00857344">
            <w:pPr>
              <w:pStyle w:val="Default"/>
              <w:suppressAutoHyphens/>
              <w:autoSpaceDE/>
              <w:autoSpaceDN/>
              <w:adjustRightInd/>
              <w:spacing w:before="60" w:after="60" w:line="360" w:lineRule="auto"/>
              <w:jc w:val="left"/>
              <w:rPr>
                <w:rFonts w:asciiTheme="minorHAnsi" w:hAnsiTheme="minorHAnsi" w:cstheme="minorHAnsi"/>
                <w:noProof/>
                <w:sz w:val="20"/>
                <w:szCs w:val="20"/>
                <w:lang w:val="en-SG"/>
              </w:rPr>
            </w:pPr>
            <w:r>
              <w:rPr>
                <w:rFonts w:asciiTheme="minorHAnsi" w:hAnsiTheme="minorHAnsi" w:cstheme="minorHAnsi"/>
                <w:noProof/>
                <w:sz w:val="20"/>
                <w:szCs w:val="20"/>
                <w:lang w:val="en-SG"/>
              </w:rPr>
              <w:t>Initial draft.</w:t>
            </w:r>
          </w:p>
        </w:tc>
        <w:tc>
          <w:tcPr>
            <w:tcW w:w="1548" w:type="dxa"/>
          </w:tcPr>
          <w:p w14:paraId="1D6C2989" w14:textId="00965E2D" w:rsidR="00C73E45" w:rsidRPr="00671267" w:rsidRDefault="007979DA"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r>
              <w:rPr>
                <w:rFonts w:asciiTheme="minorHAnsi" w:hAnsiTheme="minorHAnsi" w:cstheme="minorHAnsi"/>
                <w:noProof/>
                <w:sz w:val="20"/>
                <w:szCs w:val="20"/>
                <w:lang w:val="en-SG"/>
              </w:rPr>
              <w:t>Gu Yichen</w:t>
            </w:r>
          </w:p>
        </w:tc>
      </w:tr>
      <w:tr w:rsidR="008B048B" w:rsidRPr="00671267" w14:paraId="72DAC3E6" w14:textId="77777777" w:rsidTr="009857EC">
        <w:trPr>
          <w:trHeight w:val="73"/>
        </w:trPr>
        <w:tc>
          <w:tcPr>
            <w:tcW w:w="1155" w:type="dxa"/>
          </w:tcPr>
          <w:p w14:paraId="70D6BA26" w14:textId="582DE467" w:rsidR="008B048B" w:rsidRPr="00671267" w:rsidRDefault="0023462F"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r>
              <w:rPr>
                <w:rFonts w:asciiTheme="minorHAnsi" w:hAnsiTheme="minorHAnsi" w:cstheme="minorHAnsi"/>
                <w:noProof/>
                <w:sz w:val="20"/>
                <w:szCs w:val="20"/>
                <w:lang w:val="en-SG"/>
              </w:rPr>
              <w:t>0.02</w:t>
            </w:r>
          </w:p>
        </w:tc>
        <w:tc>
          <w:tcPr>
            <w:tcW w:w="1440" w:type="dxa"/>
          </w:tcPr>
          <w:p w14:paraId="78B0443B" w14:textId="55F87A3E" w:rsidR="008B048B" w:rsidRPr="00671267" w:rsidRDefault="0023462F"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r>
              <w:rPr>
                <w:rFonts w:asciiTheme="minorHAnsi" w:hAnsiTheme="minorHAnsi" w:cstheme="minorHAnsi"/>
                <w:noProof/>
                <w:sz w:val="20"/>
                <w:szCs w:val="20"/>
                <w:lang w:val="en-SG"/>
              </w:rPr>
              <w:t>30 Dec 2025</w:t>
            </w:r>
          </w:p>
        </w:tc>
        <w:tc>
          <w:tcPr>
            <w:tcW w:w="5055" w:type="dxa"/>
          </w:tcPr>
          <w:p w14:paraId="095A7F17" w14:textId="196A5254" w:rsidR="00BA52FA" w:rsidRDefault="007010DF">
            <w:pPr>
              <w:pStyle w:val="Default"/>
              <w:numPr>
                <w:ilvl w:val="0"/>
                <w:numId w:val="138"/>
              </w:numPr>
              <w:suppressAutoHyphens/>
              <w:autoSpaceDE/>
              <w:autoSpaceDN/>
              <w:adjustRightInd/>
              <w:spacing w:before="60" w:after="60"/>
              <w:jc w:val="left"/>
              <w:rPr>
                <w:rFonts w:asciiTheme="minorHAnsi" w:hAnsiTheme="minorHAnsi" w:cstheme="minorHAnsi"/>
                <w:noProof/>
                <w:sz w:val="20"/>
                <w:szCs w:val="20"/>
                <w:lang w:val="en-SG"/>
              </w:rPr>
              <w:pPrChange w:id="4" w:author="Sin Fong TAN (MAS)" w:date="2025-12-30T15:06:00Z" w16du:dateUtc="2025-12-30T07:06:00Z">
                <w:pPr>
                  <w:pStyle w:val="Default"/>
                  <w:framePr w:hSpace="180" w:wrap="around" w:vAnchor="text" w:hAnchor="text" w:y="1"/>
                  <w:suppressAutoHyphens/>
                  <w:autoSpaceDE/>
                  <w:autoSpaceDN/>
                  <w:adjustRightInd/>
                  <w:spacing w:before="60" w:after="60" w:line="360" w:lineRule="auto"/>
                  <w:suppressOverlap/>
                  <w:jc w:val="left"/>
                </w:pPr>
              </w:pPrChange>
            </w:pPr>
            <w:r>
              <w:rPr>
                <w:rFonts w:asciiTheme="minorHAnsi" w:hAnsiTheme="minorHAnsi" w:cstheme="minorHAnsi"/>
                <w:noProof/>
                <w:sz w:val="20"/>
                <w:szCs w:val="20"/>
                <w:lang w:val="en-SG"/>
              </w:rPr>
              <w:t>Updated</w:t>
            </w:r>
            <w:r w:rsidRPr="007010DF">
              <w:rPr>
                <w:rFonts w:asciiTheme="minorHAnsi" w:hAnsiTheme="minorHAnsi" w:cstheme="minorHAnsi"/>
                <w:noProof/>
                <w:sz w:val="20"/>
                <w:szCs w:val="20"/>
                <w:lang w:val="en-SG"/>
              </w:rPr>
              <w:t xml:space="preserve"> the Communication Channel section to include MEFT auto-prefixing for file routing</w:t>
            </w:r>
            <w:del w:id="5" w:author="Sin Fong TAN (MAS)" w:date="2025-12-30T15:06:00Z" w16du:dateUtc="2025-12-30T07:06:00Z">
              <w:r w:rsidRPr="007010DF" w:rsidDel="00671293">
                <w:rPr>
                  <w:rFonts w:asciiTheme="minorHAnsi" w:hAnsiTheme="minorHAnsi" w:cstheme="minorHAnsi"/>
                  <w:noProof/>
                  <w:sz w:val="20"/>
                  <w:szCs w:val="20"/>
                  <w:lang w:val="en-SG"/>
                </w:rPr>
                <w:delText>, following ITD confirmation.</w:delText>
              </w:r>
            </w:del>
          </w:p>
          <w:p w14:paraId="73EB7230" w14:textId="1EA444C7" w:rsidR="0023462F" w:rsidRDefault="00BA52FA">
            <w:pPr>
              <w:pStyle w:val="Default"/>
              <w:numPr>
                <w:ilvl w:val="0"/>
                <w:numId w:val="138"/>
              </w:numPr>
              <w:suppressAutoHyphens/>
              <w:autoSpaceDE/>
              <w:autoSpaceDN/>
              <w:adjustRightInd/>
              <w:spacing w:before="60" w:after="60"/>
              <w:jc w:val="left"/>
              <w:rPr>
                <w:rFonts w:asciiTheme="minorHAnsi" w:hAnsiTheme="minorHAnsi" w:cstheme="minorHAnsi"/>
                <w:noProof/>
                <w:sz w:val="20"/>
                <w:szCs w:val="20"/>
                <w:lang w:val="en-SG"/>
              </w:rPr>
              <w:pPrChange w:id="6" w:author="Sin Fong TAN (MAS)" w:date="2025-12-30T15:06:00Z" w16du:dateUtc="2025-12-30T07:06:00Z">
                <w:pPr>
                  <w:pStyle w:val="Default"/>
                  <w:framePr w:hSpace="180" w:wrap="around" w:vAnchor="text" w:hAnchor="text" w:y="1"/>
                  <w:suppressAutoHyphens/>
                  <w:autoSpaceDE/>
                  <w:autoSpaceDN/>
                  <w:adjustRightInd/>
                  <w:spacing w:before="60" w:after="60" w:line="360" w:lineRule="auto"/>
                  <w:suppressOverlap/>
                  <w:jc w:val="left"/>
                </w:pPr>
              </w:pPrChange>
            </w:pPr>
            <w:r>
              <w:rPr>
                <w:rFonts w:asciiTheme="minorHAnsi" w:hAnsiTheme="minorHAnsi" w:cstheme="minorHAnsi"/>
                <w:noProof/>
                <w:sz w:val="20"/>
                <w:szCs w:val="20"/>
                <w:lang w:val="en-SG"/>
              </w:rPr>
              <w:t>Re</w:t>
            </w:r>
            <w:r w:rsidR="00302D80">
              <w:rPr>
                <w:rFonts w:asciiTheme="minorHAnsi" w:hAnsiTheme="minorHAnsi" w:cstheme="minorHAnsi"/>
                <w:noProof/>
                <w:sz w:val="20"/>
                <w:szCs w:val="20"/>
                <w:lang w:val="en-SG"/>
              </w:rPr>
              <w:t xml:space="preserve">fined </w:t>
            </w:r>
            <w:r>
              <w:rPr>
                <w:rFonts w:asciiTheme="minorHAnsi" w:hAnsiTheme="minorHAnsi" w:cstheme="minorHAnsi"/>
                <w:noProof/>
                <w:sz w:val="20"/>
                <w:szCs w:val="20"/>
                <w:lang w:val="en-SG"/>
              </w:rPr>
              <w:t xml:space="preserve">Time &amp; Frequency sections </w:t>
            </w:r>
            <w:del w:id="7" w:author="Sin Fong TAN (MAS)" w:date="2025-12-30T15:06:00Z" w16du:dateUtc="2025-12-30T07:06:00Z">
              <w:r w:rsidDel="00671293">
                <w:rPr>
                  <w:rFonts w:asciiTheme="minorHAnsi" w:hAnsiTheme="minorHAnsi" w:cstheme="minorHAnsi"/>
                  <w:noProof/>
                  <w:sz w:val="20"/>
                  <w:szCs w:val="20"/>
                  <w:lang w:val="en-SG"/>
                </w:rPr>
                <w:delText>per ITD</w:delText>
              </w:r>
              <w:r w:rsidR="000B601D" w:rsidDel="00671293">
                <w:rPr>
                  <w:rFonts w:asciiTheme="minorHAnsi" w:hAnsiTheme="minorHAnsi" w:cstheme="minorHAnsi"/>
                  <w:noProof/>
                  <w:sz w:val="20"/>
                  <w:szCs w:val="20"/>
                  <w:lang w:val="en-SG"/>
                </w:rPr>
                <w:delText xml:space="preserve"> feedback</w:delText>
              </w:r>
              <w:r w:rsidR="00310530" w:rsidDel="00671293">
                <w:rPr>
                  <w:rFonts w:asciiTheme="minorHAnsi" w:hAnsiTheme="minorHAnsi" w:cstheme="minorHAnsi"/>
                  <w:noProof/>
                  <w:sz w:val="20"/>
                  <w:szCs w:val="20"/>
                  <w:lang w:val="en-SG"/>
                </w:rPr>
                <w:delText xml:space="preserve"> </w:delText>
              </w:r>
            </w:del>
            <w:r w:rsidR="00310530">
              <w:rPr>
                <w:rFonts w:asciiTheme="minorHAnsi" w:hAnsiTheme="minorHAnsi" w:cstheme="minorHAnsi"/>
                <w:noProof/>
                <w:sz w:val="20"/>
                <w:szCs w:val="20"/>
                <w:lang w:val="en-SG"/>
              </w:rPr>
              <w:t>to improve clarity</w:t>
            </w:r>
            <w:r>
              <w:rPr>
                <w:rFonts w:asciiTheme="minorHAnsi" w:hAnsiTheme="minorHAnsi" w:cstheme="minorHAnsi"/>
                <w:noProof/>
                <w:sz w:val="20"/>
                <w:szCs w:val="20"/>
                <w:lang w:val="en-SG"/>
              </w:rPr>
              <w:t>.</w:t>
            </w:r>
            <w:r w:rsidR="0023462F">
              <w:rPr>
                <w:rFonts w:asciiTheme="minorHAnsi" w:hAnsiTheme="minorHAnsi" w:cstheme="minorHAnsi"/>
                <w:noProof/>
                <w:sz w:val="20"/>
                <w:szCs w:val="20"/>
                <w:lang w:val="en-SG"/>
              </w:rPr>
              <w:t xml:space="preserve"> </w:t>
            </w:r>
          </w:p>
          <w:p w14:paraId="1D36722A" w14:textId="136CE08A" w:rsidR="008B048B" w:rsidRPr="00671267" w:rsidRDefault="0023462F">
            <w:pPr>
              <w:pStyle w:val="Default"/>
              <w:numPr>
                <w:ilvl w:val="0"/>
                <w:numId w:val="138"/>
              </w:numPr>
              <w:suppressAutoHyphens/>
              <w:autoSpaceDE/>
              <w:autoSpaceDN/>
              <w:adjustRightInd/>
              <w:spacing w:before="60" w:after="60"/>
              <w:jc w:val="left"/>
              <w:rPr>
                <w:rFonts w:asciiTheme="minorHAnsi" w:hAnsiTheme="minorHAnsi" w:cstheme="minorHAnsi"/>
                <w:noProof/>
                <w:sz w:val="20"/>
                <w:szCs w:val="20"/>
                <w:lang w:val="en-SG"/>
              </w:rPr>
              <w:pPrChange w:id="8" w:author="Sin Fong TAN (MAS)" w:date="2025-12-30T15:06:00Z" w16du:dateUtc="2025-12-30T07:06:00Z">
                <w:pPr>
                  <w:pStyle w:val="Default"/>
                  <w:framePr w:hSpace="180" w:wrap="around" w:vAnchor="text" w:hAnchor="text" w:y="1"/>
                  <w:suppressAutoHyphens/>
                  <w:autoSpaceDE/>
                  <w:autoSpaceDN/>
                  <w:adjustRightInd/>
                  <w:spacing w:before="60" w:after="60" w:line="360" w:lineRule="auto"/>
                  <w:suppressOverlap/>
                  <w:jc w:val="left"/>
                </w:pPr>
              </w:pPrChange>
            </w:pPr>
            <w:r>
              <w:rPr>
                <w:rFonts w:asciiTheme="minorHAnsi" w:hAnsiTheme="minorHAnsi" w:cstheme="minorHAnsi"/>
                <w:noProof/>
                <w:sz w:val="20"/>
                <w:szCs w:val="20"/>
                <w:lang w:val="en-SG"/>
              </w:rPr>
              <w:t xml:space="preserve">Updated </w:t>
            </w:r>
            <w:r w:rsidR="007010DF">
              <w:rPr>
                <w:rFonts w:asciiTheme="minorHAnsi" w:hAnsiTheme="minorHAnsi" w:cstheme="minorHAnsi"/>
                <w:noProof/>
                <w:sz w:val="20"/>
                <w:szCs w:val="20"/>
                <w:lang w:val="en-SG"/>
              </w:rPr>
              <w:t xml:space="preserve">the </w:t>
            </w:r>
            <w:r>
              <w:rPr>
                <w:rFonts w:asciiTheme="minorHAnsi" w:hAnsiTheme="minorHAnsi" w:cstheme="minorHAnsi"/>
                <w:noProof/>
                <w:sz w:val="20"/>
                <w:szCs w:val="20"/>
                <w:lang w:val="en-SG"/>
              </w:rPr>
              <w:t>Institutional Auction Results File</w:t>
            </w:r>
            <w:r w:rsidR="007010DF">
              <w:rPr>
                <w:rFonts w:asciiTheme="minorHAnsi" w:hAnsiTheme="minorHAnsi" w:cstheme="minorHAnsi"/>
                <w:noProof/>
                <w:sz w:val="20"/>
                <w:szCs w:val="20"/>
                <w:lang w:val="en-SG"/>
              </w:rPr>
              <w:t xml:space="preserve"> to .csv format and aligned its Data Dictionary</w:t>
            </w:r>
            <w:r>
              <w:rPr>
                <w:rFonts w:asciiTheme="minorHAnsi" w:hAnsiTheme="minorHAnsi" w:cstheme="minorHAnsi"/>
                <w:noProof/>
                <w:sz w:val="20"/>
                <w:szCs w:val="20"/>
                <w:lang w:val="en-SG"/>
              </w:rPr>
              <w:t>.</w:t>
            </w:r>
          </w:p>
        </w:tc>
        <w:tc>
          <w:tcPr>
            <w:tcW w:w="1548" w:type="dxa"/>
          </w:tcPr>
          <w:p w14:paraId="4CC669EF" w14:textId="08FA850B" w:rsidR="008B048B" w:rsidRPr="00671267" w:rsidRDefault="0023462F"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r>
              <w:rPr>
                <w:rFonts w:asciiTheme="minorHAnsi" w:hAnsiTheme="minorHAnsi" w:cstheme="minorHAnsi"/>
                <w:noProof/>
                <w:sz w:val="20"/>
                <w:szCs w:val="20"/>
                <w:lang w:val="en-SG"/>
              </w:rPr>
              <w:t>Gu Yichen</w:t>
            </w:r>
          </w:p>
        </w:tc>
      </w:tr>
      <w:tr w:rsidR="008B048B" w:rsidRPr="00671267" w14:paraId="4E905547" w14:textId="77777777" w:rsidTr="009857EC">
        <w:trPr>
          <w:trHeight w:val="73"/>
        </w:trPr>
        <w:tc>
          <w:tcPr>
            <w:tcW w:w="1155" w:type="dxa"/>
          </w:tcPr>
          <w:p w14:paraId="4D9A32BC" w14:textId="74076261" w:rsidR="008B048B" w:rsidRPr="00671267" w:rsidRDefault="008B048B"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p>
        </w:tc>
        <w:tc>
          <w:tcPr>
            <w:tcW w:w="1440" w:type="dxa"/>
          </w:tcPr>
          <w:p w14:paraId="2F992A98" w14:textId="4F3846D5" w:rsidR="008B048B" w:rsidRPr="00671267" w:rsidRDefault="008B048B"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p>
        </w:tc>
        <w:tc>
          <w:tcPr>
            <w:tcW w:w="5055" w:type="dxa"/>
          </w:tcPr>
          <w:p w14:paraId="2203C9F5" w14:textId="41FF23A6" w:rsidR="008B048B" w:rsidRPr="00671267" w:rsidRDefault="008B048B"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p>
        </w:tc>
        <w:tc>
          <w:tcPr>
            <w:tcW w:w="1548" w:type="dxa"/>
          </w:tcPr>
          <w:p w14:paraId="06679373" w14:textId="551C83F5" w:rsidR="008B048B" w:rsidRPr="00671267" w:rsidRDefault="008B048B"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p>
        </w:tc>
      </w:tr>
      <w:tr w:rsidR="008B048B" w:rsidRPr="00671267" w14:paraId="0C502566" w14:textId="77777777" w:rsidTr="009857EC">
        <w:trPr>
          <w:trHeight w:val="73"/>
        </w:trPr>
        <w:tc>
          <w:tcPr>
            <w:tcW w:w="1155" w:type="dxa"/>
          </w:tcPr>
          <w:p w14:paraId="12246EF8" w14:textId="77777777" w:rsidR="008B048B" w:rsidRPr="00671267" w:rsidRDefault="008B048B"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p>
        </w:tc>
        <w:tc>
          <w:tcPr>
            <w:tcW w:w="1440" w:type="dxa"/>
          </w:tcPr>
          <w:p w14:paraId="1AC1E255" w14:textId="77777777" w:rsidR="008B048B" w:rsidRPr="00671267" w:rsidRDefault="008B048B"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p>
        </w:tc>
        <w:tc>
          <w:tcPr>
            <w:tcW w:w="5055" w:type="dxa"/>
          </w:tcPr>
          <w:p w14:paraId="1B14A03C" w14:textId="77777777" w:rsidR="008B048B" w:rsidRPr="00671267" w:rsidRDefault="008B048B"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p>
        </w:tc>
        <w:tc>
          <w:tcPr>
            <w:tcW w:w="1548" w:type="dxa"/>
          </w:tcPr>
          <w:p w14:paraId="0153F0F9" w14:textId="77777777" w:rsidR="008B048B" w:rsidRPr="00671267" w:rsidRDefault="008B048B" w:rsidP="000751C8">
            <w:pPr>
              <w:pStyle w:val="Default"/>
              <w:suppressAutoHyphens/>
              <w:autoSpaceDE/>
              <w:autoSpaceDN/>
              <w:adjustRightInd/>
              <w:spacing w:before="60" w:after="60" w:line="360" w:lineRule="auto"/>
              <w:jc w:val="both"/>
              <w:rPr>
                <w:rFonts w:asciiTheme="minorHAnsi" w:hAnsiTheme="minorHAnsi" w:cstheme="minorHAnsi"/>
                <w:noProof/>
                <w:sz w:val="20"/>
                <w:szCs w:val="20"/>
                <w:lang w:val="en-SG"/>
              </w:rPr>
            </w:pPr>
          </w:p>
        </w:tc>
      </w:tr>
    </w:tbl>
    <w:p w14:paraId="79B78295" w14:textId="77777777" w:rsidR="00C73E45" w:rsidRPr="00671267" w:rsidRDefault="00C73E45" w:rsidP="000751C8">
      <w:pPr>
        <w:pStyle w:val="CM31"/>
        <w:spacing w:after="120" w:line="360" w:lineRule="auto"/>
        <w:jc w:val="both"/>
        <w:rPr>
          <w:rFonts w:asciiTheme="minorHAnsi" w:hAnsiTheme="minorHAnsi" w:cstheme="minorHAnsi"/>
          <w:b/>
          <w:bCs/>
          <w:noProof/>
          <w:sz w:val="22"/>
          <w:szCs w:val="22"/>
          <w:lang w:val="en-SG"/>
        </w:rPr>
      </w:pPr>
    </w:p>
    <w:tbl>
      <w:tblPr>
        <w:tblpPr w:leftFromText="180" w:rightFromText="180" w:vertAnchor="text" w:horzAnchor="margin" w:tblpY="63"/>
        <w:tblW w:w="919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5328"/>
        <w:gridCol w:w="2250"/>
        <w:gridCol w:w="1620"/>
      </w:tblGrid>
      <w:tr w:rsidR="00C73E45" w:rsidRPr="00671267" w14:paraId="275E8F61" w14:textId="77777777" w:rsidTr="00587A02">
        <w:trPr>
          <w:cantSplit/>
        </w:trPr>
        <w:tc>
          <w:tcPr>
            <w:tcW w:w="5328" w:type="dxa"/>
            <w:shd w:val="clear" w:color="auto" w:fill="E6E6E6"/>
          </w:tcPr>
          <w:p w14:paraId="1019933E" w14:textId="77777777" w:rsidR="00C73E45" w:rsidRPr="00671267" w:rsidRDefault="00C73E45" w:rsidP="000751C8">
            <w:pPr>
              <w:pStyle w:val="TableText"/>
              <w:widowControl/>
              <w:spacing w:before="60" w:line="360" w:lineRule="auto"/>
              <w:rPr>
                <w:rFonts w:asciiTheme="minorHAnsi" w:hAnsiTheme="minorHAnsi" w:cstheme="minorHAnsi"/>
                <w:b/>
                <w:bCs/>
                <w:sz w:val="20"/>
                <w:szCs w:val="20"/>
              </w:rPr>
            </w:pPr>
            <w:r>
              <w:rPr>
                <w:rFonts w:asciiTheme="minorHAnsi" w:hAnsiTheme="minorHAnsi" w:cstheme="minorHAnsi"/>
                <w:b/>
                <w:bCs/>
                <w:sz w:val="20"/>
                <w:szCs w:val="20"/>
              </w:rPr>
              <w:t xml:space="preserve">Reviewer </w:t>
            </w:r>
            <w:r w:rsidRPr="00671267">
              <w:rPr>
                <w:rFonts w:asciiTheme="minorHAnsi" w:hAnsiTheme="minorHAnsi" w:cstheme="minorHAnsi"/>
                <w:b/>
                <w:bCs/>
                <w:sz w:val="20"/>
                <w:szCs w:val="20"/>
              </w:rPr>
              <w:t>Name (Designation)</w:t>
            </w:r>
          </w:p>
        </w:tc>
        <w:tc>
          <w:tcPr>
            <w:tcW w:w="2250" w:type="dxa"/>
            <w:shd w:val="clear" w:color="auto" w:fill="E6E6E6"/>
          </w:tcPr>
          <w:p w14:paraId="40326C31" w14:textId="77777777" w:rsidR="00C73E45" w:rsidRPr="00671267" w:rsidRDefault="00C73E45" w:rsidP="000751C8">
            <w:pPr>
              <w:pStyle w:val="TableText"/>
              <w:widowControl/>
              <w:spacing w:before="60" w:line="360" w:lineRule="auto"/>
              <w:rPr>
                <w:rFonts w:asciiTheme="minorHAnsi" w:hAnsiTheme="minorHAnsi" w:cstheme="minorHAnsi"/>
                <w:b/>
                <w:bCs/>
                <w:iCs/>
                <w:sz w:val="20"/>
                <w:szCs w:val="20"/>
              </w:rPr>
            </w:pPr>
            <w:r w:rsidRPr="00671267">
              <w:rPr>
                <w:rFonts w:asciiTheme="minorHAnsi" w:hAnsiTheme="minorHAnsi" w:cstheme="minorHAnsi"/>
                <w:b/>
                <w:bCs/>
                <w:sz w:val="20"/>
                <w:szCs w:val="20"/>
              </w:rPr>
              <w:t>Reviewed Revision #</w:t>
            </w:r>
          </w:p>
        </w:tc>
        <w:tc>
          <w:tcPr>
            <w:tcW w:w="1620" w:type="dxa"/>
            <w:shd w:val="clear" w:color="auto" w:fill="E6E6E6"/>
          </w:tcPr>
          <w:p w14:paraId="696D7641" w14:textId="77777777" w:rsidR="00C73E45" w:rsidRPr="00671267" w:rsidRDefault="00C73E45" w:rsidP="000751C8">
            <w:pPr>
              <w:pStyle w:val="TableText"/>
              <w:widowControl/>
              <w:spacing w:before="60" w:line="360" w:lineRule="auto"/>
              <w:rPr>
                <w:rFonts w:asciiTheme="minorHAnsi" w:hAnsiTheme="minorHAnsi" w:cstheme="minorHAnsi"/>
                <w:b/>
                <w:bCs/>
                <w:i/>
                <w:iCs/>
                <w:sz w:val="20"/>
                <w:szCs w:val="20"/>
              </w:rPr>
            </w:pPr>
            <w:r w:rsidRPr="00671267">
              <w:rPr>
                <w:rFonts w:asciiTheme="minorHAnsi" w:hAnsiTheme="minorHAnsi" w:cstheme="minorHAnsi"/>
                <w:b/>
                <w:bCs/>
                <w:sz w:val="20"/>
                <w:szCs w:val="20"/>
              </w:rPr>
              <w:t>Date</w:t>
            </w:r>
          </w:p>
        </w:tc>
      </w:tr>
      <w:tr w:rsidR="00C73E45" w:rsidRPr="00671267" w14:paraId="0399D406" w14:textId="77777777" w:rsidTr="00587A02">
        <w:trPr>
          <w:cantSplit/>
        </w:trPr>
        <w:tc>
          <w:tcPr>
            <w:tcW w:w="5328" w:type="dxa"/>
          </w:tcPr>
          <w:p w14:paraId="71AF4810" w14:textId="77777777" w:rsidR="00C73E45" w:rsidRPr="00671267" w:rsidRDefault="00C73E45" w:rsidP="000751C8">
            <w:pPr>
              <w:pStyle w:val="TableText"/>
              <w:widowControl/>
              <w:spacing w:before="60" w:line="360" w:lineRule="auto"/>
              <w:ind w:left="72"/>
              <w:rPr>
                <w:rFonts w:asciiTheme="minorHAnsi" w:hAnsiTheme="minorHAnsi" w:cstheme="minorHAnsi"/>
                <w:sz w:val="20"/>
                <w:szCs w:val="20"/>
              </w:rPr>
            </w:pPr>
          </w:p>
        </w:tc>
        <w:tc>
          <w:tcPr>
            <w:tcW w:w="2250" w:type="dxa"/>
          </w:tcPr>
          <w:p w14:paraId="6C6C871E" w14:textId="77777777" w:rsidR="00C73E45" w:rsidRPr="00671267" w:rsidRDefault="00C73E45" w:rsidP="000751C8">
            <w:pPr>
              <w:pStyle w:val="TableText"/>
              <w:widowControl/>
              <w:spacing w:before="60" w:line="360" w:lineRule="auto"/>
              <w:rPr>
                <w:rFonts w:asciiTheme="minorHAnsi" w:hAnsiTheme="minorHAnsi" w:cstheme="minorHAnsi"/>
                <w:sz w:val="20"/>
                <w:szCs w:val="20"/>
              </w:rPr>
            </w:pPr>
          </w:p>
        </w:tc>
        <w:tc>
          <w:tcPr>
            <w:tcW w:w="1620" w:type="dxa"/>
          </w:tcPr>
          <w:p w14:paraId="1A888D1A" w14:textId="77777777" w:rsidR="00C73E45" w:rsidRPr="00671267" w:rsidRDefault="00C73E45" w:rsidP="000751C8">
            <w:pPr>
              <w:pStyle w:val="TableText"/>
              <w:widowControl/>
              <w:spacing w:before="60" w:line="360" w:lineRule="auto"/>
              <w:rPr>
                <w:rFonts w:asciiTheme="minorHAnsi" w:hAnsiTheme="minorHAnsi" w:cstheme="minorHAnsi"/>
                <w:sz w:val="20"/>
                <w:szCs w:val="20"/>
              </w:rPr>
            </w:pPr>
          </w:p>
        </w:tc>
      </w:tr>
      <w:tr w:rsidR="00C73E45" w:rsidRPr="00671267" w14:paraId="017632B5" w14:textId="77777777" w:rsidTr="00587A02">
        <w:trPr>
          <w:cantSplit/>
        </w:trPr>
        <w:tc>
          <w:tcPr>
            <w:tcW w:w="5328" w:type="dxa"/>
          </w:tcPr>
          <w:p w14:paraId="3F6798C9" w14:textId="77777777" w:rsidR="00C73E45" w:rsidRPr="00671267" w:rsidRDefault="00C73E45" w:rsidP="000751C8">
            <w:pPr>
              <w:pStyle w:val="TableText"/>
              <w:widowControl/>
              <w:spacing w:before="60" w:line="360" w:lineRule="auto"/>
              <w:ind w:left="72"/>
              <w:rPr>
                <w:rFonts w:asciiTheme="minorHAnsi" w:hAnsiTheme="minorHAnsi" w:cstheme="minorHAnsi"/>
                <w:sz w:val="20"/>
                <w:szCs w:val="20"/>
              </w:rPr>
            </w:pPr>
          </w:p>
        </w:tc>
        <w:tc>
          <w:tcPr>
            <w:tcW w:w="2250" w:type="dxa"/>
          </w:tcPr>
          <w:p w14:paraId="045D301D" w14:textId="77777777" w:rsidR="00C73E45" w:rsidRPr="00671267" w:rsidRDefault="00C73E45" w:rsidP="000751C8">
            <w:pPr>
              <w:pStyle w:val="TableText"/>
              <w:widowControl/>
              <w:spacing w:before="60" w:line="360" w:lineRule="auto"/>
              <w:rPr>
                <w:rFonts w:asciiTheme="minorHAnsi" w:hAnsiTheme="minorHAnsi" w:cstheme="minorHAnsi"/>
                <w:sz w:val="20"/>
                <w:szCs w:val="20"/>
              </w:rPr>
            </w:pPr>
          </w:p>
        </w:tc>
        <w:tc>
          <w:tcPr>
            <w:tcW w:w="1620" w:type="dxa"/>
          </w:tcPr>
          <w:p w14:paraId="060B7AE4" w14:textId="77777777" w:rsidR="00C73E45" w:rsidRPr="00671267" w:rsidRDefault="00C73E45" w:rsidP="000751C8">
            <w:pPr>
              <w:pStyle w:val="TableText"/>
              <w:widowControl/>
              <w:spacing w:before="60" w:line="360" w:lineRule="auto"/>
              <w:rPr>
                <w:rFonts w:asciiTheme="minorHAnsi" w:hAnsiTheme="minorHAnsi" w:cstheme="minorHAnsi"/>
                <w:sz w:val="20"/>
                <w:szCs w:val="20"/>
              </w:rPr>
            </w:pPr>
          </w:p>
        </w:tc>
      </w:tr>
      <w:tr w:rsidR="00C73E45" w:rsidRPr="00671267" w14:paraId="35D54856" w14:textId="77777777" w:rsidTr="00587A02">
        <w:trPr>
          <w:cantSplit/>
        </w:trPr>
        <w:tc>
          <w:tcPr>
            <w:tcW w:w="5328" w:type="dxa"/>
          </w:tcPr>
          <w:p w14:paraId="2E83EDDF" w14:textId="77777777" w:rsidR="00C73E45" w:rsidRPr="00671267" w:rsidRDefault="00C73E45" w:rsidP="000751C8">
            <w:pPr>
              <w:pStyle w:val="TableText"/>
              <w:widowControl/>
              <w:spacing w:before="60" w:line="360" w:lineRule="auto"/>
              <w:ind w:left="72"/>
              <w:rPr>
                <w:rFonts w:asciiTheme="minorHAnsi" w:hAnsiTheme="minorHAnsi" w:cstheme="minorHAnsi"/>
                <w:sz w:val="20"/>
                <w:szCs w:val="20"/>
              </w:rPr>
            </w:pPr>
          </w:p>
        </w:tc>
        <w:tc>
          <w:tcPr>
            <w:tcW w:w="2250" w:type="dxa"/>
          </w:tcPr>
          <w:p w14:paraId="16494C9F" w14:textId="77777777" w:rsidR="00C73E45" w:rsidRPr="00671267" w:rsidRDefault="00C73E45" w:rsidP="000751C8">
            <w:pPr>
              <w:pStyle w:val="TableText"/>
              <w:widowControl/>
              <w:spacing w:before="60" w:line="360" w:lineRule="auto"/>
              <w:rPr>
                <w:rFonts w:asciiTheme="minorHAnsi" w:hAnsiTheme="minorHAnsi" w:cstheme="minorHAnsi"/>
                <w:sz w:val="20"/>
                <w:szCs w:val="20"/>
              </w:rPr>
            </w:pPr>
          </w:p>
        </w:tc>
        <w:tc>
          <w:tcPr>
            <w:tcW w:w="1620" w:type="dxa"/>
          </w:tcPr>
          <w:p w14:paraId="150D2F1E" w14:textId="77777777" w:rsidR="00C73E45" w:rsidRPr="00671267" w:rsidRDefault="00C73E45" w:rsidP="000751C8">
            <w:pPr>
              <w:pStyle w:val="TableText"/>
              <w:widowControl/>
              <w:spacing w:before="60" w:line="360" w:lineRule="auto"/>
              <w:rPr>
                <w:rFonts w:asciiTheme="minorHAnsi" w:hAnsiTheme="minorHAnsi" w:cstheme="minorHAnsi"/>
                <w:sz w:val="20"/>
                <w:szCs w:val="20"/>
              </w:rPr>
            </w:pPr>
          </w:p>
        </w:tc>
      </w:tr>
    </w:tbl>
    <w:p w14:paraId="5244D070" w14:textId="77777777" w:rsidR="00C73E45" w:rsidRPr="00671267" w:rsidRDefault="00C73E45" w:rsidP="00C73E45">
      <w:pPr>
        <w:pStyle w:val="CM31"/>
        <w:spacing w:after="120" w:line="360" w:lineRule="auto"/>
        <w:rPr>
          <w:rFonts w:asciiTheme="minorHAnsi" w:hAnsiTheme="minorHAnsi" w:cstheme="minorHAnsi"/>
          <w:b/>
          <w:bCs/>
          <w:noProof/>
          <w:sz w:val="22"/>
          <w:szCs w:val="22"/>
          <w:lang w:val="en-SG"/>
        </w:rPr>
      </w:pPr>
    </w:p>
    <w:tbl>
      <w:tblPr>
        <w:tblpPr w:leftFromText="180" w:rightFromText="180" w:vertAnchor="text" w:horzAnchor="margin" w:tblpY="63"/>
        <w:tblW w:w="919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5328"/>
        <w:gridCol w:w="2250"/>
        <w:gridCol w:w="1620"/>
      </w:tblGrid>
      <w:tr w:rsidR="00C73E45" w:rsidRPr="00671267" w14:paraId="4420D9BC" w14:textId="77777777" w:rsidTr="00587A02">
        <w:trPr>
          <w:cantSplit/>
        </w:trPr>
        <w:tc>
          <w:tcPr>
            <w:tcW w:w="5328" w:type="dxa"/>
            <w:shd w:val="clear" w:color="auto" w:fill="E6E6E6"/>
          </w:tcPr>
          <w:p w14:paraId="34FD3BE5" w14:textId="77777777" w:rsidR="00C73E45" w:rsidRPr="00671267" w:rsidRDefault="00C73E45" w:rsidP="00B21A49">
            <w:pPr>
              <w:pStyle w:val="TableText"/>
              <w:widowControl/>
              <w:spacing w:before="60" w:line="360" w:lineRule="auto"/>
              <w:ind w:left="72"/>
              <w:jc w:val="left"/>
              <w:rPr>
                <w:rFonts w:asciiTheme="minorHAnsi" w:hAnsiTheme="minorHAnsi" w:cstheme="minorHAnsi"/>
                <w:b/>
                <w:bCs/>
                <w:sz w:val="20"/>
                <w:szCs w:val="20"/>
              </w:rPr>
            </w:pPr>
            <w:r>
              <w:rPr>
                <w:rFonts w:asciiTheme="minorHAnsi" w:hAnsiTheme="minorHAnsi" w:cstheme="minorHAnsi"/>
                <w:b/>
                <w:bCs/>
                <w:sz w:val="20"/>
                <w:szCs w:val="20"/>
              </w:rPr>
              <w:t xml:space="preserve">Approver </w:t>
            </w:r>
            <w:r w:rsidRPr="00671267">
              <w:rPr>
                <w:rFonts w:asciiTheme="minorHAnsi" w:hAnsiTheme="minorHAnsi" w:cstheme="minorHAnsi"/>
                <w:b/>
                <w:bCs/>
                <w:sz w:val="20"/>
                <w:szCs w:val="20"/>
              </w:rPr>
              <w:t>Name (Designation)</w:t>
            </w:r>
          </w:p>
        </w:tc>
        <w:tc>
          <w:tcPr>
            <w:tcW w:w="2250" w:type="dxa"/>
            <w:shd w:val="clear" w:color="auto" w:fill="E6E6E6"/>
          </w:tcPr>
          <w:p w14:paraId="71EF868C" w14:textId="77777777" w:rsidR="00C73E45" w:rsidRPr="00671267" w:rsidRDefault="00C73E45" w:rsidP="00B21A49">
            <w:pPr>
              <w:pStyle w:val="TableText"/>
              <w:widowControl/>
              <w:spacing w:before="60" w:line="360" w:lineRule="auto"/>
              <w:jc w:val="center"/>
              <w:rPr>
                <w:rFonts w:asciiTheme="minorHAnsi" w:hAnsiTheme="minorHAnsi" w:cstheme="minorHAnsi"/>
                <w:b/>
                <w:bCs/>
                <w:iCs/>
                <w:sz w:val="20"/>
                <w:szCs w:val="20"/>
              </w:rPr>
            </w:pPr>
            <w:r w:rsidRPr="00671267">
              <w:rPr>
                <w:rFonts w:asciiTheme="minorHAnsi" w:hAnsiTheme="minorHAnsi" w:cstheme="minorHAnsi"/>
                <w:b/>
                <w:bCs/>
                <w:sz w:val="20"/>
                <w:szCs w:val="20"/>
              </w:rPr>
              <w:t>Reviewed Revision #</w:t>
            </w:r>
          </w:p>
        </w:tc>
        <w:tc>
          <w:tcPr>
            <w:tcW w:w="1620" w:type="dxa"/>
            <w:shd w:val="clear" w:color="auto" w:fill="E6E6E6"/>
          </w:tcPr>
          <w:p w14:paraId="0D099835" w14:textId="77777777" w:rsidR="00C73E45" w:rsidRPr="00671267" w:rsidRDefault="00C73E45" w:rsidP="00B21A49">
            <w:pPr>
              <w:pStyle w:val="TableText"/>
              <w:widowControl/>
              <w:spacing w:before="60" w:line="360" w:lineRule="auto"/>
              <w:jc w:val="center"/>
              <w:rPr>
                <w:rFonts w:asciiTheme="minorHAnsi" w:hAnsiTheme="minorHAnsi" w:cstheme="minorHAnsi"/>
                <w:b/>
                <w:bCs/>
                <w:i/>
                <w:iCs/>
                <w:sz w:val="20"/>
                <w:szCs w:val="20"/>
              </w:rPr>
            </w:pPr>
            <w:r w:rsidRPr="00671267">
              <w:rPr>
                <w:rFonts w:asciiTheme="minorHAnsi" w:hAnsiTheme="minorHAnsi" w:cstheme="minorHAnsi"/>
                <w:b/>
                <w:bCs/>
                <w:sz w:val="20"/>
                <w:szCs w:val="20"/>
              </w:rPr>
              <w:t>Date</w:t>
            </w:r>
          </w:p>
        </w:tc>
      </w:tr>
      <w:tr w:rsidR="00C73E45" w:rsidRPr="00671267" w14:paraId="6BB6199B" w14:textId="77777777" w:rsidTr="00587A02">
        <w:trPr>
          <w:cantSplit/>
        </w:trPr>
        <w:tc>
          <w:tcPr>
            <w:tcW w:w="5328" w:type="dxa"/>
          </w:tcPr>
          <w:p w14:paraId="3B4DC8C7" w14:textId="77777777" w:rsidR="00C73E45" w:rsidRPr="00671267" w:rsidRDefault="00C73E45" w:rsidP="00B21A49">
            <w:pPr>
              <w:pStyle w:val="TableText"/>
              <w:widowControl/>
              <w:spacing w:before="60" w:line="360" w:lineRule="auto"/>
              <w:ind w:left="72"/>
              <w:jc w:val="left"/>
              <w:rPr>
                <w:rFonts w:asciiTheme="minorHAnsi" w:hAnsiTheme="minorHAnsi" w:cstheme="minorHAnsi"/>
                <w:sz w:val="20"/>
                <w:szCs w:val="20"/>
              </w:rPr>
            </w:pPr>
          </w:p>
        </w:tc>
        <w:tc>
          <w:tcPr>
            <w:tcW w:w="2250" w:type="dxa"/>
          </w:tcPr>
          <w:p w14:paraId="321C5F13" w14:textId="77777777" w:rsidR="00C73E45" w:rsidRPr="00671267" w:rsidRDefault="00C73E45" w:rsidP="00B21A49">
            <w:pPr>
              <w:pStyle w:val="TableText"/>
              <w:widowControl/>
              <w:spacing w:before="60" w:line="360" w:lineRule="auto"/>
              <w:jc w:val="center"/>
              <w:rPr>
                <w:rFonts w:asciiTheme="minorHAnsi" w:hAnsiTheme="minorHAnsi" w:cstheme="minorHAnsi"/>
                <w:sz w:val="20"/>
                <w:szCs w:val="20"/>
              </w:rPr>
            </w:pPr>
          </w:p>
        </w:tc>
        <w:tc>
          <w:tcPr>
            <w:tcW w:w="1620" w:type="dxa"/>
          </w:tcPr>
          <w:p w14:paraId="05781B25" w14:textId="77777777" w:rsidR="00C73E45" w:rsidRPr="00671267" w:rsidRDefault="00C73E45" w:rsidP="00B21A49">
            <w:pPr>
              <w:pStyle w:val="TableText"/>
              <w:widowControl/>
              <w:spacing w:before="60" w:line="360" w:lineRule="auto"/>
              <w:jc w:val="center"/>
              <w:rPr>
                <w:rFonts w:asciiTheme="minorHAnsi" w:hAnsiTheme="minorHAnsi" w:cstheme="minorHAnsi"/>
                <w:sz w:val="20"/>
                <w:szCs w:val="20"/>
              </w:rPr>
            </w:pPr>
          </w:p>
        </w:tc>
      </w:tr>
      <w:bookmarkEnd w:id="0"/>
      <w:bookmarkEnd w:id="1"/>
    </w:tbl>
    <w:p w14:paraId="4FC55190" w14:textId="79F1D5FD" w:rsidR="00BD656B" w:rsidRDefault="00BD656B" w:rsidP="00F364A1">
      <w:pPr>
        <w:pStyle w:val="TOC2"/>
        <w:rPr>
          <w:lang w:val="en-US"/>
        </w:rPr>
      </w:pPr>
    </w:p>
    <w:p w14:paraId="7B3BA7AF" w14:textId="77777777" w:rsidR="00130D2F" w:rsidRDefault="00130D2F">
      <w:pPr>
        <w:jc w:val="left"/>
        <w:rPr>
          <w:lang w:val="en-US"/>
        </w:rPr>
      </w:pPr>
      <w:r>
        <w:rPr>
          <w:lang w:val="en-US"/>
        </w:rPr>
        <w:br w:type="page"/>
      </w:r>
    </w:p>
    <w:sdt>
      <w:sdtPr>
        <w:rPr>
          <w:rFonts w:ascii="Century Gothic" w:hAnsi="Century Gothic" w:cs="Times New Roman"/>
          <w:b w:val="0"/>
          <w:color w:val="auto"/>
          <w:sz w:val="22"/>
          <w:szCs w:val="24"/>
        </w:rPr>
        <w:id w:val="929710292"/>
        <w:docPartObj>
          <w:docPartGallery w:val="Table of Contents"/>
          <w:docPartUnique/>
        </w:docPartObj>
      </w:sdtPr>
      <w:sdtEndPr>
        <w:rPr>
          <w:bCs/>
          <w:noProof/>
        </w:rPr>
      </w:sdtEndPr>
      <w:sdtContent>
        <w:p w14:paraId="1A1108C8" w14:textId="5FBAC8C8" w:rsidR="007D5DB1" w:rsidRDefault="007D5DB1">
          <w:pPr>
            <w:pStyle w:val="TOCHeading"/>
          </w:pPr>
          <w:r>
            <w:t>Table of Contents</w:t>
          </w:r>
        </w:p>
        <w:p w14:paraId="5B6B14B4" w14:textId="5F476D8D" w:rsidR="006D01EA" w:rsidRDefault="007D5DB1">
          <w:pPr>
            <w:pStyle w:val="TOC1"/>
            <w:rPr>
              <w:rFonts w:asciiTheme="minorHAnsi" w:eastAsiaTheme="minorEastAsia" w:hAnsiTheme="minorHAnsi" w:cstheme="minorBidi"/>
              <w:bCs w:val="0"/>
              <w:kern w:val="2"/>
              <w:sz w:val="24"/>
              <w:szCs w:val="24"/>
              <w:lang w:eastAsia="zh-CN"/>
              <w14:ligatures w14:val="standardContextual"/>
            </w:rPr>
          </w:pPr>
          <w:r>
            <w:rPr>
              <w:noProof w:val="0"/>
            </w:rPr>
            <w:fldChar w:fldCharType="begin"/>
          </w:r>
          <w:r>
            <w:instrText xml:space="preserve"> TOC \o "1-3" \h \z \u </w:instrText>
          </w:r>
          <w:r>
            <w:rPr>
              <w:noProof w:val="0"/>
            </w:rPr>
            <w:fldChar w:fldCharType="separate"/>
          </w:r>
          <w:hyperlink w:anchor="_Toc217999841" w:history="1">
            <w:r w:rsidR="006D01EA" w:rsidRPr="00E636D7">
              <w:rPr>
                <w:rStyle w:val="Hyperlink"/>
              </w:rPr>
              <w:t>1</w:t>
            </w:r>
            <w:r w:rsidR="006D01EA">
              <w:rPr>
                <w:rFonts w:asciiTheme="minorHAnsi" w:eastAsiaTheme="minorEastAsia" w:hAnsiTheme="minorHAnsi" w:cstheme="minorBidi"/>
                <w:bCs w:val="0"/>
                <w:kern w:val="2"/>
                <w:sz w:val="24"/>
                <w:szCs w:val="24"/>
                <w:lang w:eastAsia="zh-CN"/>
                <w14:ligatures w14:val="standardContextual"/>
              </w:rPr>
              <w:tab/>
            </w:r>
            <w:r w:rsidR="006D01EA" w:rsidRPr="00E636D7">
              <w:rPr>
                <w:rStyle w:val="Hyperlink"/>
              </w:rPr>
              <w:t>Introduction</w:t>
            </w:r>
            <w:r w:rsidR="006D01EA">
              <w:rPr>
                <w:webHidden/>
              </w:rPr>
              <w:tab/>
            </w:r>
            <w:r w:rsidR="006D01EA">
              <w:rPr>
                <w:webHidden/>
              </w:rPr>
              <w:fldChar w:fldCharType="begin"/>
            </w:r>
            <w:r w:rsidR="006D01EA">
              <w:rPr>
                <w:webHidden/>
              </w:rPr>
              <w:instrText xml:space="preserve"> PAGEREF _Toc217999841 \h </w:instrText>
            </w:r>
            <w:r w:rsidR="006D01EA">
              <w:rPr>
                <w:webHidden/>
              </w:rPr>
            </w:r>
            <w:r w:rsidR="006D01EA">
              <w:rPr>
                <w:webHidden/>
              </w:rPr>
              <w:fldChar w:fldCharType="separate"/>
            </w:r>
            <w:r w:rsidR="006D01EA">
              <w:rPr>
                <w:webHidden/>
              </w:rPr>
              <w:t>7</w:t>
            </w:r>
            <w:r w:rsidR="006D01EA">
              <w:rPr>
                <w:webHidden/>
              </w:rPr>
              <w:fldChar w:fldCharType="end"/>
            </w:r>
          </w:hyperlink>
        </w:p>
        <w:p w14:paraId="3606171D" w14:textId="5EC400A8"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42" w:history="1">
            <w:r w:rsidRPr="00E636D7">
              <w:rPr>
                <w:rStyle w:val="Hyperlink"/>
                <w:noProof/>
              </w:rPr>
              <w:t>1.1</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Purpose of Document</w:t>
            </w:r>
            <w:r>
              <w:rPr>
                <w:noProof/>
                <w:webHidden/>
              </w:rPr>
              <w:tab/>
            </w:r>
            <w:r>
              <w:rPr>
                <w:noProof/>
                <w:webHidden/>
              </w:rPr>
              <w:fldChar w:fldCharType="begin"/>
            </w:r>
            <w:r>
              <w:rPr>
                <w:noProof/>
                <w:webHidden/>
              </w:rPr>
              <w:instrText xml:space="preserve"> PAGEREF _Toc217999842 \h </w:instrText>
            </w:r>
            <w:r>
              <w:rPr>
                <w:noProof/>
                <w:webHidden/>
              </w:rPr>
            </w:r>
            <w:r>
              <w:rPr>
                <w:noProof/>
                <w:webHidden/>
              </w:rPr>
              <w:fldChar w:fldCharType="separate"/>
            </w:r>
            <w:r>
              <w:rPr>
                <w:noProof/>
                <w:webHidden/>
              </w:rPr>
              <w:t>7</w:t>
            </w:r>
            <w:r>
              <w:rPr>
                <w:noProof/>
                <w:webHidden/>
              </w:rPr>
              <w:fldChar w:fldCharType="end"/>
            </w:r>
          </w:hyperlink>
        </w:p>
        <w:p w14:paraId="22B18655" w14:textId="3A6A17CD" w:rsidR="006D01EA" w:rsidRDefault="006D01EA">
          <w:pPr>
            <w:pStyle w:val="TOC2"/>
            <w:tabs>
              <w:tab w:val="left" w:pos="8665"/>
            </w:tabs>
            <w:rPr>
              <w:rFonts w:asciiTheme="minorHAnsi" w:eastAsiaTheme="minorEastAsia" w:hAnsiTheme="minorHAnsi" w:cstheme="minorBidi"/>
              <w:noProof/>
              <w:kern w:val="2"/>
              <w:sz w:val="24"/>
              <w:szCs w:val="24"/>
              <w:lang w:eastAsia="zh-CN"/>
              <w14:ligatures w14:val="standardContextual"/>
            </w:rPr>
          </w:pPr>
          <w:hyperlink w:anchor="_Toc217999843" w:history="1">
            <w:r w:rsidRPr="00E636D7">
              <w:rPr>
                <w:rStyle w:val="Hyperlink"/>
                <w:noProof/>
              </w:rPr>
              <w:t>1.2</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Scope</w:t>
            </w:r>
            <w:r>
              <w:rPr>
                <w:noProof/>
                <w:webHidden/>
              </w:rPr>
              <w:tab/>
            </w:r>
            <w:r>
              <w:rPr>
                <w:noProof/>
                <w:webHidden/>
              </w:rPr>
              <w:fldChar w:fldCharType="begin"/>
            </w:r>
            <w:r>
              <w:rPr>
                <w:noProof/>
                <w:webHidden/>
              </w:rPr>
              <w:instrText xml:space="preserve"> PAGEREF _Toc217999843 \h </w:instrText>
            </w:r>
            <w:r>
              <w:rPr>
                <w:noProof/>
                <w:webHidden/>
              </w:rPr>
            </w:r>
            <w:r>
              <w:rPr>
                <w:noProof/>
                <w:webHidden/>
              </w:rPr>
              <w:fldChar w:fldCharType="separate"/>
            </w:r>
            <w:r>
              <w:rPr>
                <w:noProof/>
                <w:webHidden/>
              </w:rPr>
              <w:t>7</w:t>
            </w:r>
            <w:r>
              <w:rPr>
                <w:noProof/>
                <w:webHidden/>
              </w:rPr>
              <w:fldChar w:fldCharType="end"/>
            </w:r>
          </w:hyperlink>
        </w:p>
        <w:p w14:paraId="0F7B39B5" w14:textId="4CA0538F"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44" w:history="1">
            <w:r w:rsidRPr="00E636D7">
              <w:rPr>
                <w:rStyle w:val="Hyperlink"/>
                <w:noProof/>
              </w:rPr>
              <w:t>1.3</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Definitions, Acronyms, Abbreviation</w:t>
            </w:r>
            <w:r>
              <w:rPr>
                <w:noProof/>
                <w:webHidden/>
              </w:rPr>
              <w:tab/>
            </w:r>
            <w:r>
              <w:rPr>
                <w:noProof/>
                <w:webHidden/>
              </w:rPr>
              <w:fldChar w:fldCharType="begin"/>
            </w:r>
            <w:r>
              <w:rPr>
                <w:noProof/>
                <w:webHidden/>
              </w:rPr>
              <w:instrText xml:space="preserve"> PAGEREF _Toc217999844 \h </w:instrText>
            </w:r>
            <w:r>
              <w:rPr>
                <w:noProof/>
                <w:webHidden/>
              </w:rPr>
            </w:r>
            <w:r>
              <w:rPr>
                <w:noProof/>
                <w:webHidden/>
              </w:rPr>
              <w:fldChar w:fldCharType="separate"/>
            </w:r>
            <w:r>
              <w:rPr>
                <w:noProof/>
                <w:webHidden/>
              </w:rPr>
              <w:t>7</w:t>
            </w:r>
            <w:r>
              <w:rPr>
                <w:noProof/>
                <w:webHidden/>
              </w:rPr>
              <w:fldChar w:fldCharType="end"/>
            </w:r>
          </w:hyperlink>
        </w:p>
        <w:p w14:paraId="05618B88" w14:textId="02A43DCC"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45" w:history="1">
            <w:r w:rsidRPr="00E636D7">
              <w:rPr>
                <w:rStyle w:val="Hyperlink"/>
                <w:noProof/>
              </w:rPr>
              <w:t>1.4</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Reference</w:t>
            </w:r>
            <w:r>
              <w:rPr>
                <w:noProof/>
                <w:webHidden/>
              </w:rPr>
              <w:tab/>
            </w:r>
            <w:r>
              <w:rPr>
                <w:noProof/>
                <w:webHidden/>
              </w:rPr>
              <w:fldChar w:fldCharType="begin"/>
            </w:r>
            <w:r>
              <w:rPr>
                <w:noProof/>
                <w:webHidden/>
              </w:rPr>
              <w:instrText xml:space="preserve"> PAGEREF _Toc217999845 \h </w:instrText>
            </w:r>
            <w:r>
              <w:rPr>
                <w:noProof/>
                <w:webHidden/>
              </w:rPr>
            </w:r>
            <w:r>
              <w:rPr>
                <w:noProof/>
                <w:webHidden/>
              </w:rPr>
              <w:fldChar w:fldCharType="separate"/>
            </w:r>
            <w:r>
              <w:rPr>
                <w:noProof/>
                <w:webHidden/>
              </w:rPr>
              <w:t>8</w:t>
            </w:r>
            <w:r>
              <w:rPr>
                <w:noProof/>
                <w:webHidden/>
              </w:rPr>
              <w:fldChar w:fldCharType="end"/>
            </w:r>
          </w:hyperlink>
        </w:p>
        <w:p w14:paraId="0A328B6B" w14:textId="3EE22D7A"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46" w:history="1">
            <w:r w:rsidRPr="00E636D7">
              <w:rPr>
                <w:rStyle w:val="Hyperlink"/>
                <w:noProof/>
              </w:rPr>
              <w:t>1.5</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Interface Roles Overview</w:t>
            </w:r>
            <w:r>
              <w:rPr>
                <w:noProof/>
                <w:webHidden/>
              </w:rPr>
              <w:tab/>
            </w:r>
            <w:r>
              <w:rPr>
                <w:noProof/>
                <w:webHidden/>
              </w:rPr>
              <w:fldChar w:fldCharType="begin"/>
            </w:r>
            <w:r>
              <w:rPr>
                <w:noProof/>
                <w:webHidden/>
              </w:rPr>
              <w:instrText xml:space="preserve"> PAGEREF _Toc217999846 \h </w:instrText>
            </w:r>
            <w:r>
              <w:rPr>
                <w:noProof/>
                <w:webHidden/>
              </w:rPr>
            </w:r>
            <w:r>
              <w:rPr>
                <w:noProof/>
                <w:webHidden/>
              </w:rPr>
              <w:fldChar w:fldCharType="separate"/>
            </w:r>
            <w:r>
              <w:rPr>
                <w:noProof/>
                <w:webHidden/>
              </w:rPr>
              <w:t>8</w:t>
            </w:r>
            <w:r>
              <w:rPr>
                <w:noProof/>
                <w:webHidden/>
              </w:rPr>
              <w:fldChar w:fldCharType="end"/>
            </w:r>
          </w:hyperlink>
        </w:p>
        <w:p w14:paraId="501B4563" w14:textId="7ECD0D23" w:rsidR="006D01EA" w:rsidRDefault="006D01EA">
          <w:pPr>
            <w:pStyle w:val="TOC1"/>
            <w:rPr>
              <w:rFonts w:asciiTheme="minorHAnsi" w:eastAsiaTheme="minorEastAsia" w:hAnsiTheme="minorHAnsi" w:cstheme="minorBidi"/>
              <w:bCs w:val="0"/>
              <w:kern w:val="2"/>
              <w:sz w:val="24"/>
              <w:szCs w:val="24"/>
              <w:lang w:eastAsia="zh-CN"/>
              <w14:ligatures w14:val="standardContextual"/>
            </w:rPr>
          </w:pPr>
          <w:hyperlink w:anchor="_Toc217999847" w:history="1">
            <w:r w:rsidRPr="00E636D7">
              <w:rPr>
                <w:rStyle w:val="Hyperlink"/>
              </w:rPr>
              <w:t>2</w:t>
            </w:r>
            <w:r>
              <w:rPr>
                <w:rFonts w:asciiTheme="minorHAnsi" w:eastAsiaTheme="minorEastAsia" w:hAnsiTheme="minorHAnsi" w:cstheme="minorBidi"/>
                <w:bCs w:val="0"/>
                <w:kern w:val="2"/>
                <w:sz w:val="24"/>
                <w:szCs w:val="24"/>
                <w:lang w:eastAsia="zh-CN"/>
                <w14:ligatures w14:val="standardContextual"/>
              </w:rPr>
              <w:tab/>
            </w:r>
            <w:r w:rsidRPr="00E636D7">
              <w:rPr>
                <w:rStyle w:val="Hyperlink"/>
              </w:rPr>
              <w:t>Technical &amp; Operational Requirements</w:t>
            </w:r>
            <w:r>
              <w:rPr>
                <w:webHidden/>
              </w:rPr>
              <w:tab/>
            </w:r>
            <w:r>
              <w:rPr>
                <w:webHidden/>
              </w:rPr>
              <w:fldChar w:fldCharType="begin"/>
            </w:r>
            <w:r>
              <w:rPr>
                <w:webHidden/>
              </w:rPr>
              <w:instrText xml:space="preserve"> PAGEREF _Toc217999847 \h </w:instrText>
            </w:r>
            <w:r>
              <w:rPr>
                <w:webHidden/>
              </w:rPr>
            </w:r>
            <w:r>
              <w:rPr>
                <w:webHidden/>
              </w:rPr>
              <w:fldChar w:fldCharType="separate"/>
            </w:r>
            <w:r>
              <w:rPr>
                <w:webHidden/>
              </w:rPr>
              <w:t>9</w:t>
            </w:r>
            <w:r>
              <w:rPr>
                <w:webHidden/>
              </w:rPr>
              <w:fldChar w:fldCharType="end"/>
            </w:r>
          </w:hyperlink>
        </w:p>
        <w:p w14:paraId="4141C5AD" w14:textId="49CDCD6E"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48" w:history="1">
            <w:r w:rsidRPr="00E636D7">
              <w:rPr>
                <w:rStyle w:val="Hyperlink"/>
                <w:noProof/>
              </w:rPr>
              <w:t>2.1</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Communication Channel</w:t>
            </w:r>
            <w:r>
              <w:rPr>
                <w:noProof/>
                <w:webHidden/>
              </w:rPr>
              <w:tab/>
            </w:r>
            <w:r>
              <w:rPr>
                <w:noProof/>
                <w:webHidden/>
              </w:rPr>
              <w:fldChar w:fldCharType="begin"/>
            </w:r>
            <w:r>
              <w:rPr>
                <w:noProof/>
                <w:webHidden/>
              </w:rPr>
              <w:instrText xml:space="preserve"> PAGEREF _Toc217999848 \h </w:instrText>
            </w:r>
            <w:r>
              <w:rPr>
                <w:noProof/>
                <w:webHidden/>
              </w:rPr>
            </w:r>
            <w:r>
              <w:rPr>
                <w:noProof/>
                <w:webHidden/>
              </w:rPr>
              <w:fldChar w:fldCharType="separate"/>
            </w:r>
            <w:r>
              <w:rPr>
                <w:noProof/>
                <w:webHidden/>
              </w:rPr>
              <w:t>9</w:t>
            </w:r>
            <w:r>
              <w:rPr>
                <w:noProof/>
                <w:webHidden/>
              </w:rPr>
              <w:fldChar w:fldCharType="end"/>
            </w:r>
          </w:hyperlink>
        </w:p>
        <w:p w14:paraId="1349481B" w14:textId="24D3867C"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49" w:history="1">
            <w:r w:rsidRPr="00E636D7">
              <w:rPr>
                <w:rStyle w:val="Hyperlink"/>
                <w:noProof/>
              </w:rPr>
              <w:t>2.2</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Data Format</w:t>
            </w:r>
            <w:r>
              <w:rPr>
                <w:noProof/>
                <w:webHidden/>
              </w:rPr>
              <w:tab/>
            </w:r>
            <w:r>
              <w:rPr>
                <w:noProof/>
                <w:webHidden/>
              </w:rPr>
              <w:fldChar w:fldCharType="begin"/>
            </w:r>
            <w:r>
              <w:rPr>
                <w:noProof/>
                <w:webHidden/>
              </w:rPr>
              <w:instrText xml:space="preserve"> PAGEREF _Toc217999849 \h </w:instrText>
            </w:r>
            <w:r>
              <w:rPr>
                <w:noProof/>
                <w:webHidden/>
              </w:rPr>
            </w:r>
            <w:r>
              <w:rPr>
                <w:noProof/>
                <w:webHidden/>
              </w:rPr>
              <w:fldChar w:fldCharType="separate"/>
            </w:r>
            <w:r>
              <w:rPr>
                <w:noProof/>
                <w:webHidden/>
              </w:rPr>
              <w:t>9</w:t>
            </w:r>
            <w:r>
              <w:rPr>
                <w:noProof/>
                <w:webHidden/>
              </w:rPr>
              <w:fldChar w:fldCharType="end"/>
            </w:r>
          </w:hyperlink>
        </w:p>
        <w:p w14:paraId="7D5FE781" w14:textId="29A5F38A"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50" w:history="1">
            <w:r w:rsidRPr="00E636D7">
              <w:rPr>
                <w:rStyle w:val="Hyperlink"/>
                <w:rFonts w:cstheme="minorHAnsi"/>
              </w:rPr>
              <w:t>2.2.1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Structure</w:t>
            </w:r>
            <w:r>
              <w:rPr>
                <w:webHidden/>
              </w:rPr>
              <w:tab/>
            </w:r>
            <w:r>
              <w:rPr>
                <w:webHidden/>
              </w:rPr>
              <w:fldChar w:fldCharType="begin"/>
            </w:r>
            <w:r>
              <w:rPr>
                <w:webHidden/>
              </w:rPr>
              <w:instrText xml:space="preserve"> PAGEREF _Toc217999850 \h </w:instrText>
            </w:r>
            <w:r>
              <w:rPr>
                <w:webHidden/>
              </w:rPr>
            </w:r>
            <w:r>
              <w:rPr>
                <w:webHidden/>
              </w:rPr>
              <w:fldChar w:fldCharType="separate"/>
            </w:r>
            <w:r>
              <w:rPr>
                <w:webHidden/>
              </w:rPr>
              <w:t>9</w:t>
            </w:r>
            <w:r>
              <w:rPr>
                <w:webHidden/>
              </w:rPr>
              <w:fldChar w:fldCharType="end"/>
            </w:r>
          </w:hyperlink>
        </w:p>
        <w:p w14:paraId="63414CCD" w14:textId="753F7693"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51" w:history="1">
            <w:r w:rsidRPr="00E636D7">
              <w:rPr>
                <w:rStyle w:val="Hyperlink"/>
              </w:rPr>
              <w:t>2.2.2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Type Notation</w:t>
            </w:r>
            <w:r>
              <w:rPr>
                <w:webHidden/>
              </w:rPr>
              <w:tab/>
            </w:r>
            <w:r>
              <w:rPr>
                <w:webHidden/>
              </w:rPr>
              <w:fldChar w:fldCharType="begin"/>
            </w:r>
            <w:r>
              <w:rPr>
                <w:webHidden/>
              </w:rPr>
              <w:instrText xml:space="preserve"> PAGEREF _Toc217999851 \h </w:instrText>
            </w:r>
            <w:r>
              <w:rPr>
                <w:webHidden/>
              </w:rPr>
            </w:r>
            <w:r>
              <w:rPr>
                <w:webHidden/>
              </w:rPr>
              <w:fldChar w:fldCharType="separate"/>
            </w:r>
            <w:r>
              <w:rPr>
                <w:webHidden/>
              </w:rPr>
              <w:t>9</w:t>
            </w:r>
            <w:r>
              <w:rPr>
                <w:webHidden/>
              </w:rPr>
              <w:fldChar w:fldCharType="end"/>
            </w:r>
          </w:hyperlink>
        </w:p>
        <w:p w14:paraId="5B2C47F0" w14:textId="1B1E90F9"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52" w:history="1">
            <w:r w:rsidRPr="00E636D7">
              <w:rPr>
                <w:rStyle w:val="Hyperlink"/>
                <w:rFonts w:cstheme="minorHAnsi"/>
              </w:rPr>
              <w:t>2.2.3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Padding Rules</w:t>
            </w:r>
            <w:r>
              <w:rPr>
                <w:webHidden/>
              </w:rPr>
              <w:tab/>
            </w:r>
            <w:r>
              <w:rPr>
                <w:webHidden/>
              </w:rPr>
              <w:fldChar w:fldCharType="begin"/>
            </w:r>
            <w:r>
              <w:rPr>
                <w:webHidden/>
              </w:rPr>
              <w:instrText xml:space="preserve"> PAGEREF _Toc217999852 \h </w:instrText>
            </w:r>
            <w:r>
              <w:rPr>
                <w:webHidden/>
              </w:rPr>
            </w:r>
            <w:r>
              <w:rPr>
                <w:webHidden/>
              </w:rPr>
              <w:fldChar w:fldCharType="separate"/>
            </w:r>
            <w:r>
              <w:rPr>
                <w:webHidden/>
              </w:rPr>
              <w:t>10</w:t>
            </w:r>
            <w:r>
              <w:rPr>
                <w:webHidden/>
              </w:rPr>
              <w:fldChar w:fldCharType="end"/>
            </w:r>
          </w:hyperlink>
        </w:p>
        <w:p w14:paraId="4CD09881" w14:textId="3835FA4B"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53" w:history="1">
            <w:r w:rsidRPr="00E636D7">
              <w:rPr>
                <w:rStyle w:val="Hyperlink"/>
              </w:rPr>
              <w:t>2.2.4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Integrity (Checksum)</w:t>
            </w:r>
            <w:r>
              <w:rPr>
                <w:webHidden/>
              </w:rPr>
              <w:tab/>
            </w:r>
            <w:r>
              <w:rPr>
                <w:webHidden/>
              </w:rPr>
              <w:fldChar w:fldCharType="begin"/>
            </w:r>
            <w:r>
              <w:rPr>
                <w:webHidden/>
              </w:rPr>
              <w:instrText xml:space="preserve"> PAGEREF _Toc217999853 \h </w:instrText>
            </w:r>
            <w:r>
              <w:rPr>
                <w:webHidden/>
              </w:rPr>
            </w:r>
            <w:r>
              <w:rPr>
                <w:webHidden/>
              </w:rPr>
              <w:fldChar w:fldCharType="separate"/>
            </w:r>
            <w:r>
              <w:rPr>
                <w:webHidden/>
              </w:rPr>
              <w:t>10</w:t>
            </w:r>
            <w:r>
              <w:rPr>
                <w:webHidden/>
              </w:rPr>
              <w:fldChar w:fldCharType="end"/>
            </w:r>
          </w:hyperlink>
        </w:p>
        <w:p w14:paraId="7977704A" w14:textId="06EBD127"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54" w:history="1">
            <w:r w:rsidRPr="00E636D7">
              <w:rPr>
                <w:rStyle w:val="Hyperlink"/>
                <w:noProof/>
                <w:highlight w:val="yellow"/>
              </w:rPr>
              <w:t>2.3</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highlight w:val="yellow"/>
              </w:rPr>
              <w:t>Data Format of Institutional Auction Results File</w:t>
            </w:r>
            <w:r>
              <w:rPr>
                <w:noProof/>
                <w:webHidden/>
              </w:rPr>
              <w:tab/>
            </w:r>
            <w:r>
              <w:rPr>
                <w:noProof/>
                <w:webHidden/>
              </w:rPr>
              <w:fldChar w:fldCharType="begin"/>
            </w:r>
            <w:r>
              <w:rPr>
                <w:noProof/>
                <w:webHidden/>
              </w:rPr>
              <w:instrText xml:space="preserve"> PAGEREF _Toc217999854 \h </w:instrText>
            </w:r>
            <w:r>
              <w:rPr>
                <w:noProof/>
                <w:webHidden/>
              </w:rPr>
            </w:r>
            <w:r>
              <w:rPr>
                <w:noProof/>
                <w:webHidden/>
              </w:rPr>
              <w:fldChar w:fldCharType="separate"/>
            </w:r>
            <w:r>
              <w:rPr>
                <w:noProof/>
                <w:webHidden/>
              </w:rPr>
              <w:t>10</w:t>
            </w:r>
            <w:r>
              <w:rPr>
                <w:noProof/>
                <w:webHidden/>
              </w:rPr>
              <w:fldChar w:fldCharType="end"/>
            </w:r>
          </w:hyperlink>
        </w:p>
        <w:p w14:paraId="761BC881" w14:textId="2914E252"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55" w:history="1">
            <w:r w:rsidRPr="00E636D7">
              <w:rPr>
                <w:rStyle w:val="Hyperlink"/>
              </w:rPr>
              <w:t>2.3.1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Structure</w:t>
            </w:r>
            <w:r>
              <w:rPr>
                <w:webHidden/>
              </w:rPr>
              <w:tab/>
            </w:r>
            <w:r>
              <w:rPr>
                <w:webHidden/>
              </w:rPr>
              <w:fldChar w:fldCharType="begin"/>
            </w:r>
            <w:r>
              <w:rPr>
                <w:webHidden/>
              </w:rPr>
              <w:instrText xml:space="preserve"> PAGEREF _Toc217999855 \h </w:instrText>
            </w:r>
            <w:r>
              <w:rPr>
                <w:webHidden/>
              </w:rPr>
            </w:r>
            <w:r>
              <w:rPr>
                <w:webHidden/>
              </w:rPr>
              <w:fldChar w:fldCharType="separate"/>
            </w:r>
            <w:r>
              <w:rPr>
                <w:webHidden/>
              </w:rPr>
              <w:t>10</w:t>
            </w:r>
            <w:r>
              <w:rPr>
                <w:webHidden/>
              </w:rPr>
              <w:fldChar w:fldCharType="end"/>
            </w:r>
          </w:hyperlink>
        </w:p>
        <w:p w14:paraId="22E8065C" w14:textId="7839A0D9"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56" w:history="1">
            <w:r w:rsidRPr="00E636D7">
              <w:rPr>
                <w:rStyle w:val="Hyperlink"/>
                <w:rFonts w:cstheme="minorHAnsi"/>
              </w:rPr>
              <w:t>2.3.2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Type Notation</w:t>
            </w:r>
            <w:r>
              <w:rPr>
                <w:webHidden/>
              </w:rPr>
              <w:tab/>
            </w:r>
            <w:r>
              <w:rPr>
                <w:webHidden/>
              </w:rPr>
              <w:fldChar w:fldCharType="begin"/>
            </w:r>
            <w:r>
              <w:rPr>
                <w:webHidden/>
              </w:rPr>
              <w:instrText xml:space="preserve"> PAGEREF _Toc217999856 \h </w:instrText>
            </w:r>
            <w:r>
              <w:rPr>
                <w:webHidden/>
              </w:rPr>
            </w:r>
            <w:r>
              <w:rPr>
                <w:webHidden/>
              </w:rPr>
              <w:fldChar w:fldCharType="separate"/>
            </w:r>
            <w:r>
              <w:rPr>
                <w:webHidden/>
              </w:rPr>
              <w:t>10</w:t>
            </w:r>
            <w:r>
              <w:rPr>
                <w:webHidden/>
              </w:rPr>
              <w:fldChar w:fldCharType="end"/>
            </w:r>
          </w:hyperlink>
        </w:p>
        <w:p w14:paraId="3A48B6E3" w14:textId="0B106EE7"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57" w:history="1">
            <w:r w:rsidRPr="00E636D7">
              <w:rPr>
                <w:rStyle w:val="Hyperlink"/>
                <w:noProof/>
              </w:rPr>
              <w:t>2.4</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Encryption Method</w:t>
            </w:r>
            <w:r>
              <w:rPr>
                <w:noProof/>
                <w:webHidden/>
              </w:rPr>
              <w:tab/>
            </w:r>
            <w:r>
              <w:rPr>
                <w:noProof/>
                <w:webHidden/>
              </w:rPr>
              <w:fldChar w:fldCharType="begin"/>
            </w:r>
            <w:r>
              <w:rPr>
                <w:noProof/>
                <w:webHidden/>
              </w:rPr>
              <w:instrText xml:space="preserve"> PAGEREF _Toc217999857 \h </w:instrText>
            </w:r>
            <w:r>
              <w:rPr>
                <w:noProof/>
                <w:webHidden/>
              </w:rPr>
            </w:r>
            <w:r>
              <w:rPr>
                <w:noProof/>
                <w:webHidden/>
              </w:rPr>
              <w:fldChar w:fldCharType="separate"/>
            </w:r>
            <w:r>
              <w:rPr>
                <w:noProof/>
                <w:webHidden/>
              </w:rPr>
              <w:t>11</w:t>
            </w:r>
            <w:r>
              <w:rPr>
                <w:noProof/>
                <w:webHidden/>
              </w:rPr>
              <w:fldChar w:fldCharType="end"/>
            </w:r>
          </w:hyperlink>
        </w:p>
        <w:p w14:paraId="129CF68A" w14:textId="63972910" w:rsidR="006D01EA" w:rsidRDefault="006D01EA">
          <w:pPr>
            <w:pStyle w:val="TOC1"/>
            <w:rPr>
              <w:rFonts w:asciiTheme="minorHAnsi" w:eastAsiaTheme="minorEastAsia" w:hAnsiTheme="minorHAnsi" w:cstheme="minorBidi"/>
              <w:bCs w:val="0"/>
              <w:kern w:val="2"/>
              <w:sz w:val="24"/>
              <w:szCs w:val="24"/>
              <w:lang w:eastAsia="zh-CN"/>
              <w14:ligatures w14:val="standardContextual"/>
            </w:rPr>
          </w:pPr>
          <w:hyperlink w:anchor="_Toc217999858" w:history="1">
            <w:r w:rsidRPr="00E636D7">
              <w:rPr>
                <w:rStyle w:val="Hyperlink"/>
              </w:rPr>
              <w:t>3</w:t>
            </w:r>
            <w:r>
              <w:rPr>
                <w:rFonts w:asciiTheme="minorHAnsi" w:eastAsiaTheme="minorEastAsia" w:hAnsiTheme="minorHAnsi" w:cstheme="minorBidi"/>
                <w:bCs w:val="0"/>
                <w:kern w:val="2"/>
                <w:sz w:val="24"/>
                <w:szCs w:val="24"/>
                <w:lang w:eastAsia="zh-CN"/>
                <w14:ligatures w14:val="standardContextual"/>
              </w:rPr>
              <w:tab/>
            </w:r>
            <w:r w:rsidRPr="00E636D7">
              <w:rPr>
                <w:rStyle w:val="Hyperlink"/>
              </w:rPr>
              <w:t>Functional Requirements</w:t>
            </w:r>
            <w:r>
              <w:rPr>
                <w:webHidden/>
              </w:rPr>
              <w:tab/>
            </w:r>
            <w:r>
              <w:rPr>
                <w:webHidden/>
              </w:rPr>
              <w:fldChar w:fldCharType="begin"/>
            </w:r>
            <w:r>
              <w:rPr>
                <w:webHidden/>
              </w:rPr>
              <w:instrText xml:space="preserve"> PAGEREF _Toc217999858 \h </w:instrText>
            </w:r>
            <w:r>
              <w:rPr>
                <w:webHidden/>
              </w:rPr>
            </w:r>
            <w:r>
              <w:rPr>
                <w:webHidden/>
              </w:rPr>
              <w:fldChar w:fldCharType="separate"/>
            </w:r>
            <w:r>
              <w:rPr>
                <w:webHidden/>
              </w:rPr>
              <w:t>12</w:t>
            </w:r>
            <w:r>
              <w:rPr>
                <w:webHidden/>
              </w:rPr>
              <w:fldChar w:fldCharType="end"/>
            </w:r>
          </w:hyperlink>
        </w:p>
        <w:p w14:paraId="2AAAB7F8" w14:textId="1540095E"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59" w:history="1">
            <w:r w:rsidRPr="00E636D7">
              <w:rPr>
                <w:rStyle w:val="Hyperlink"/>
                <w:noProof/>
              </w:rPr>
              <w:t>3.1</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SSB/SGS Bonds/T-Bills Issuance Calendar File</w:t>
            </w:r>
            <w:r>
              <w:rPr>
                <w:noProof/>
                <w:webHidden/>
              </w:rPr>
              <w:tab/>
            </w:r>
            <w:r>
              <w:rPr>
                <w:noProof/>
                <w:webHidden/>
              </w:rPr>
              <w:fldChar w:fldCharType="begin"/>
            </w:r>
            <w:r>
              <w:rPr>
                <w:noProof/>
                <w:webHidden/>
              </w:rPr>
              <w:instrText xml:space="preserve"> PAGEREF _Toc217999859 \h </w:instrText>
            </w:r>
            <w:r>
              <w:rPr>
                <w:noProof/>
                <w:webHidden/>
              </w:rPr>
            </w:r>
            <w:r>
              <w:rPr>
                <w:noProof/>
                <w:webHidden/>
              </w:rPr>
              <w:fldChar w:fldCharType="separate"/>
            </w:r>
            <w:r>
              <w:rPr>
                <w:noProof/>
                <w:webHidden/>
              </w:rPr>
              <w:t>12</w:t>
            </w:r>
            <w:r>
              <w:rPr>
                <w:noProof/>
                <w:webHidden/>
              </w:rPr>
              <w:fldChar w:fldCharType="end"/>
            </w:r>
          </w:hyperlink>
        </w:p>
        <w:p w14:paraId="72606288" w14:textId="1D9B9F87"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60" w:history="1">
            <w:r w:rsidRPr="00E636D7">
              <w:rPr>
                <w:rStyle w:val="Hyperlink"/>
              </w:rPr>
              <w:t>3.1.1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_Toc217999860 \h </w:instrText>
            </w:r>
            <w:r>
              <w:rPr>
                <w:webHidden/>
              </w:rPr>
            </w:r>
            <w:r>
              <w:rPr>
                <w:webHidden/>
              </w:rPr>
              <w:fldChar w:fldCharType="separate"/>
            </w:r>
            <w:r>
              <w:rPr>
                <w:webHidden/>
              </w:rPr>
              <w:t>12</w:t>
            </w:r>
            <w:r>
              <w:rPr>
                <w:webHidden/>
              </w:rPr>
              <w:fldChar w:fldCharType="end"/>
            </w:r>
          </w:hyperlink>
        </w:p>
        <w:p w14:paraId="76B0F982" w14:textId="20FD8A76"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61" w:history="1">
            <w:r w:rsidRPr="00E636D7">
              <w:rPr>
                <w:rStyle w:val="Hyperlink"/>
              </w:rPr>
              <w:t>3.1.2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_Toc217999861 \h </w:instrText>
            </w:r>
            <w:r>
              <w:rPr>
                <w:webHidden/>
              </w:rPr>
            </w:r>
            <w:r>
              <w:rPr>
                <w:webHidden/>
              </w:rPr>
              <w:fldChar w:fldCharType="separate"/>
            </w:r>
            <w:r>
              <w:rPr>
                <w:webHidden/>
              </w:rPr>
              <w:t>12</w:t>
            </w:r>
            <w:r>
              <w:rPr>
                <w:webHidden/>
              </w:rPr>
              <w:fldChar w:fldCharType="end"/>
            </w:r>
          </w:hyperlink>
        </w:p>
        <w:p w14:paraId="7E60E509" w14:textId="05692136"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62" w:history="1">
            <w:r w:rsidRPr="00E636D7">
              <w:rPr>
                <w:rStyle w:val="Hyperlink"/>
              </w:rPr>
              <w:t>3.1.3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_Toc217999862 \h </w:instrText>
            </w:r>
            <w:r>
              <w:rPr>
                <w:webHidden/>
              </w:rPr>
            </w:r>
            <w:r>
              <w:rPr>
                <w:webHidden/>
              </w:rPr>
              <w:fldChar w:fldCharType="separate"/>
            </w:r>
            <w:r>
              <w:rPr>
                <w:webHidden/>
              </w:rPr>
              <w:t>12</w:t>
            </w:r>
            <w:r>
              <w:rPr>
                <w:webHidden/>
              </w:rPr>
              <w:fldChar w:fldCharType="end"/>
            </w:r>
          </w:hyperlink>
        </w:p>
        <w:p w14:paraId="663F915D" w14:textId="03BF115C"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63" w:history="1">
            <w:r w:rsidRPr="00E636D7">
              <w:rPr>
                <w:rStyle w:val="Hyperlink"/>
              </w:rPr>
              <w:t>3.1.4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_Toc217999863 \h </w:instrText>
            </w:r>
            <w:r>
              <w:rPr>
                <w:webHidden/>
              </w:rPr>
            </w:r>
            <w:r>
              <w:rPr>
                <w:webHidden/>
              </w:rPr>
              <w:fldChar w:fldCharType="separate"/>
            </w:r>
            <w:r>
              <w:rPr>
                <w:webHidden/>
              </w:rPr>
              <w:t>12</w:t>
            </w:r>
            <w:r>
              <w:rPr>
                <w:webHidden/>
              </w:rPr>
              <w:fldChar w:fldCharType="end"/>
            </w:r>
          </w:hyperlink>
        </w:p>
        <w:p w14:paraId="2FB889CF" w14:textId="128565B2"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64" w:history="1">
            <w:r w:rsidRPr="00E636D7">
              <w:rPr>
                <w:rStyle w:val="Hyperlink"/>
              </w:rPr>
              <w:t>3.1.5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_Toc217999864 \h </w:instrText>
            </w:r>
            <w:r>
              <w:rPr>
                <w:webHidden/>
              </w:rPr>
            </w:r>
            <w:r>
              <w:rPr>
                <w:webHidden/>
              </w:rPr>
              <w:fldChar w:fldCharType="separate"/>
            </w:r>
            <w:r>
              <w:rPr>
                <w:webHidden/>
              </w:rPr>
              <w:t>13</w:t>
            </w:r>
            <w:r>
              <w:rPr>
                <w:webHidden/>
              </w:rPr>
              <w:fldChar w:fldCharType="end"/>
            </w:r>
          </w:hyperlink>
        </w:p>
        <w:p w14:paraId="558B88B0" w14:textId="3157EA7A"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65" w:history="1">
            <w:r w:rsidRPr="00E636D7">
              <w:rPr>
                <w:rStyle w:val="Hyperlink"/>
                <w:noProof/>
              </w:rPr>
              <w:t>3.2</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SSB Subscription File</w:t>
            </w:r>
            <w:r>
              <w:rPr>
                <w:noProof/>
                <w:webHidden/>
              </w:rPr>
              <w:tab/>
            </w:r>
            <w:r>
              <w:rPr>
                <w:noProof/>
                <w:webHidden/>
              </w:rPr>
              <w:fldChar w:fldCharType="begin"/>
            </w:r>
            <w:r>
              <w:rPr>
                <w:noProof/>
                <w:webHidden/>
              </w:rPr>
              <w:instrText xml:space="preserve"> PAGEREF _Toc217999865 \h </w:instrText>
            </w:r>
            <w:r>
              <w:rPr>
                <w:noProof/>
                <w:webHidden/>
              </w:rPr>
            </w:r>
            <w:r>
              <w:rPr>
                <w:noProof/>
                <w:webHidden/>
              </w:rPr>
              <w:fldChar w:fldCharType="separate"/>
            </w:r>
            <w:r>
              <w:rPr>
                <w:noProof/>
                <w:webHidden/>
              </w:rPr>
              <w:t>13</w:t>
            </w:r>
            <w:r>
              <w:rPr>
                <w:noProof/>
                <w:webHidden/>
              </w:rPr>
              <w:fldChar w:fldCharType="end"/>
            </w:r>
          </w:hyperlink>
        </w:p>
        <w:p w14:paraId="6507B482" w14:textId="4DC466C2"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66" w:history="1">
            <w:r w:rsidRPr="00E636D7">
              <w:rPr>
                <w:rStyle w:val="Hyperlink"/>
              </w:rPr>
              <w:t>3.2.1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_Toc217999866 \h </w:instrText>
            </w:r>
            <w:r>
              <w:rPr>
                <w:webHidden/>
              </w:rPr>
            </w:r>
            <w:r>
              <w:rPr>
                <w:webHidden/>
              </w:rPr>
              <w:fldChar w:fldCharType="separate"/>
            </w:r>
            <w:r>
              <w:rPr>
                <w:webHidden/>
              </w:rPr>
              <w:t>13</w:t>
            </w:r>
            <w:r>
              <w:rPr>
                <w:webHidden/>
              </w:rPr>
              <w:fldChar w:fldCharType="end"/>
            </w:r>
          </w:hyperlink>
        </w:p>
        <w:p w14:paraId="73A4C0A1" w14:textId="5D33AC32"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67" w:history="1">
            <w:r w:rsidRPr="00E636D7">
              <w:rPr>
                <w:rStyle w:val="Hyperlink"/>
              </w:rPr>
              <w:t>3.2.2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_Toc217999867 \h </w:instrText>
            </w:r>
            <w:r>
              <w:rPr>
                <w:webHidden/>
              </w:rPr>
            </w:r>
            <w:r>
              <w:rPr>
                <w:webHidden/>
              </w:rPr>
              <w:fldChar w:fldCharType="separate"/>
            </w:r>
            <w:r>
              <w:rPr>
                <w:webHidden/>
              </w:rPr>
              <w:t>13</w:t>
            </w:r>
            <w:r>
              <w:rPr>
                <w:webHidden/>
              </w:rPr>
              <w:fldChar w:fldCharType="end"/>
            </w:r>
          </w:hyperlink>
        </w:p>
        <w:p w14:paraId="127EE5CA" w14:textId="21C3A85D"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68" w:history="1">
            <w:r w:rsidRPr="00E636D7">
              <w:rPr>
                <w:rStyle w:val="Hyperlink"/>
              </w:rPr>
              <w:t>3.2.3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_Toc217999868 \h </w:instrText>
            </w:r>
            <w:r>
              <w:rPr>
                <w:webHidden/>
              </w:rPr>
            </w:r>
            <w:r>
              <w:rPr>
                <w:webHidden/>
              </w:rPr>
              <w:fldChar w:fldCharType="separate"/>
            </w:r>
            <w:r>
              <w:rPr>
                <w:webHidden/>
              </w:rPr>
              <w:t>13</w:t>
            </w:r>
            <w:r>
              <w:rPr>
                <w:webHidden/>
              </w:rPr>
              <w:fldChar w:fldCharType="end"/>
            </w:r>
          </w:hyperlink>
        </w:p>
        <w:p w14:paraId="29422F41" w14:textId="375A86F8"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69" w:history="1">
            <w:r w:rsidRPr="00E636D7">
              <w:rPr>
                <w:rStyle w:val="Hyperlink"/>
              </w:rPr>
              <w:t>3.2.4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_Toc217999869 \h </w:instrText>
            </w:r>
            <w:r>
              <w:rPr>
                <w:webHidden/>
              </w:rPr>
            </w:r>
            <w:r>
              <w:rPr>
                <w:webHidden/>
              </w:rPr>
              <w:fldChar w:fldCharType="separate"/>
            </w:r>
            <w:r>
              <w:rPr>
                <w:webHidden/>
              </w:rPr>
              <w:t>13</w:t>
            </w:r>
            <w:r>
              <w:rPr>
                <w:webHidden/>
              </w:rPr>
              <w:fldChar w:fldCharType="end"/>
            </w:r>
          </w:hyperlink>
        </w:p>
        <w:p w14:paraId="6B1BA548" w14:textId="2A007B57"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70" w:history="1">
            <w:r w:rsidRPr="00E636D7">
              <w:rPr>
                <w:rStyle w:val="Hyperlink"/>
              </w:rPr>
              <w:t>3.2.5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_Toc217999870 \h </w:instrText>
            </w:r>
            <w:r>
              <w:rPr>
                <w:webHidden/>
              </w:rPr>
            </w:r>
            <w:r>
              <w:rPr>
                <w:webHidden/>
              </w:rPr>
              <w:fldChar w:fldCharType="separate"/>
            </w:r>
            <w:r>
              <w:rPr>
                <w:webHidden/>
              </w:rPr>
              <w:t>14</w:t>
            </w:r>
            <w:r>
              <w:rPr>
                <w:webHidden/>
              </w:rPr>
              <w:fldChar w:fldCharType="end"/>
            </w:r>
          </w:hyperlink>
        </w:p>
        <w:p w14:paraId="1EA09EBD" w14:textId="61FA3887"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71" w:history="1">
            <w:r w:rsidRPr="00E636D7">
              <w:rPr>
                <w:rStyle w:val="Hyperlink"/>
                <w:noProof/>
              </w:rPr>
              <w:t>3.3</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SSB Redemption File</w:t>
            </w:r>
            <w:r>
              <w:rPr>
                <w:noProof/>
                <w:webHidden/>
              </w:rPr>
              <w:tab/>
            </w:r>
            <w:r>
              <w:rPr>
                <w:noProof/>
                <w:webHidden/>
              </w:rPr>
              <w:fldChar w:fldCharType="begin"/>
            </w:r>
            <w:r>
              <w:rPr>
                <w:noProof/>
                <w:webHidden/>
              </w:rPr>
              <w:instrText xml:space="preserve"> PAGEREF _Toc217999871 \h </w:instrText>
            </w:r>
            <w:r>
              <w:rPr>
                <w:noProof/>
                <w:webHidden/>
              </w:rPr>
            </w:r>
            <w:r>
              <w:rPr>
                <w:noProof/>
                <w:webHidden/>
              </w:rPr>
              <w:fldChar w:fldCharType="separate"/>
            </w:r>
            <w:r>
              <w:rPr>
                <w:noProof/>
                <w:webHidden/>
              </w:rPr>
              <w:t>14</w:t>
            </w:r>
            <w:r>
              <w:rPr>
                <w:noProof/>
                <w:webHidden/>
              </w:rPr>
              <w:fldChar w:fldCharType="end"/>
            </w:r>
          </w:hyperlink>
        </w:p>
        <w:p w14:paraId="12F67B93" w14:textId="544E79DA"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72" w:history="1">
            <w:r w:rsidRPr="00E636D7">
              <w:rPr>
                <w:rStyle w:val="Hyperlink"/>
              </w:rPr>
              <w:t>3.3.1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_Toc217999872 \h </w:instrText>
            </w:r>
            <w:r>
              <w:rPr>
                <w:webHidden/>
              </w:rPr>
            </w:r>
            <w:r>
              <w:rPr>
                <w:webHidden/>
              </w:rPr>
              <w:fldChar w:fldCharType="separate"/>
            </w:r>
            <w:r>
              <w:rPr>
                <w:webHidden/>
              </w:rPr>
              <w:t>14</w:t>
            </w:r>
            <w:r>
              <w:rPr>
                <w:webHidden/>
              </w:rPr>
              <w:fldChar w:fldCharType="end"/>
            </w:r>
          </w:hyperlink>
        </w:p>
        <w:p w14:paraId="14EF71C0" w14:textId="2749DA49"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73" w:history="1">
            <w:r w:rsidRPr="00E636D7">
              <w:rPr>
                <w:rStyle w:val="Hyperlink"/>
              </w:rPr>
              <w:t>3.3.2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_Toc217999873 \h </w:instrText>
            </w:r>
            <w:r>
              <w:rPr>
                <w:webHidden/>
              </w:rPr>
            </w:r>
            <w:r>
              <w:rPr>
                <w:webHidden/>
              </w:rPr>
              <w:fldChar w:fldCharType="separate"/>
            </w:r>
            <w:r>
              <w:rPr>
                <w:webHidden/>
              </w:rPr>
              <w:t>14</w:t>
            </w:r>
            <w:r>
              <w:rPr>
                <w:webHidden/>
              </w:rPr>
              <w:fldChar w:fldCharType="end"/>
            </w:r>
          </w:hyperlink>
        </w:p>
        <w:p w14:paraId="40EB80D5" w14:textId="7B0E9C1D"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74" w:history="1">
            <w:r w:rsidRPr="00E636D7">
              <w:rPr>
                <w:rStyle w:val="Hyperlink"/>
              </w:rPr>
              <w:t>3.3.3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_Toc217999874 \h </w:instrText>
            </w:r>
            <w:r>
              <w:rPr>
                <w:webHidden/>
              </w:rPr>
            </w:r>
            <w:r>
              <w:rPr>
                <w:webHidden/>
              </w:rPr>
              <w:fldChar w:fldCharType="separate"/>
            </w:r>
            <w:r>
              <w:rPr>
                <w:webHidden/>
              </w:rPr>
              <w:t>14</w:t>
            </w:r>
            <w:r>
              <w:rPr>
                <w:webHidden/>
              </w:rPr>
              <w:fldChar w:fldCharType="end"/>
            </w:r>
          </w:hyperlink>
        </w:p>
        <w:p w14:paraId="25BA3A0E" w14:textId="4F589656"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75" w:history="1">
            <w:r w:rsidRPr="00E636D7">
              <w:rPr>
                <w:rStyle w:val="Hyperlink"/>
              </w:rPr>
              <w:t>3.3.4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_Toc217999875 \h </w:instrText>
            </w:r>
            <w:r>
              <w:rPr>
                <w:webHidden/>
              </w:rPr>
            </w:r>
            <w:r>
              <w:rPr>
                <w:webHidden/>
              </w:rPr>
              <w:fldChar w:fldCharType="separate"/>
            </w:r>
            <w:r>
              <w:rPr>
                <w:webHidden/>
              </w:rPr>
              <w:t>14</w:t>
            </w:r>
            <w:r>
              <w:rPr>
                <w:webHidden/>
              </w:rPr>
              <w:fldChar w:fldCharType="end"/>
            </w:r>
          </w:hyperlink>
        </w:p>
        <w:p w14:paraId="7451FA48" w14:textId="655E484C"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76" w:history="1">
            <w:r w:rsidRPr="00E636D7">
              <w:rPr>
                <w:rStyle w:val="Hyperlink"/>
              </w:rPr>
              <w:t>3.3.5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_Toc217999876 \h </w:instrText>
            </w:r>
            <w:r>
              <w:rPr>
                <w:webHidden/>
              </w:rPr>
            </w:r>
            <w:r>
              <w:rPr>
                <w:webHidden/>
              </w:rPr>
              <w:fldChar w:fldCharType="separate"/>
            </w:r>
            <w:r>
              <w:rPr>
                <w:webHidden/>
              </w:rPr>
              <w:t>15</w:t>
            </w:r>
            <w:r>
              <w:rPr>
                <w:webHidden/>
              </w:rPr>
              <w:fldChar w:fldCharType="end"/>
            </w:r>
          </w:hyperlink>
        </w:p>
        <w:p w14:paraId="07FB9C23" w14:textId="768A7A0D"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77" w:history="1">
            <w:r w:rsidRPr="00E636D7">
              <w:rPr>
                <w:rStyle w:val="Hyperlink"/>
                <w:noProof/>
              </w:rPr>
              <w:t>3.4</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SSB Acknowledgement File for Subscription / Redemption</w:t>
            </w:r>
            <w:r>
              <w:rPr>
                <w:noProof/>
                <w:webHidden/>
              </w:rPr>
              <w:tab/>
            </w:r>
            <w:r>
              <w:rPr>
                <w:noProof/>
                <w:webHidden/>
              </w:rPr>
              <w:fldChar w:fldCharType="begin"/>
            </w:r>
            <w:r>
              <w:rPr>
                <w:noProof/>
                <w:webHidden/>
              </w:rPr>
              <w:instrText xml:space="preserve"> PAGEREF _Toc217999877 \h </w:instrText>
            </w:r>
            <w:r>
              <w:rPr>
                <w:noProof/>
                <w:webHidden/>
              </w:rPr>
            </w:r>
            <w:r>
              <w:rPr>
                <w:noProof/>
                <w:webHidden/>
              </w:rPr>
              <w:fldChar w:fldCharType="separate"/>
            </w:r>
            <w:r>
              <w:rPr>
                <w:noProof/>
                <w:webHidden/>
              </w:rPr>
              <w:t>15</w:t>
            </w:r>
            <w:r>
              <w:rPr>
                <w:noProof/>
                <w:webHidden/>
              </w:rPr>
              <w:fldChar w:fldCharType="end"/>
            </w:r>
          </w:hyperlink>
        </w:p>
        <w:p w14:paraId="5AA1A77B" w14:textId="7884B5D0"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78" w:history="1">
            <w:r w:rsidRPr="00E636D7">
              <w:rPr>
                <w:rStyle w:val="Hyperlink"/>
              </w:rPr>
              <w:t>3.4.1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_Toc217999878 \h </w:instrText>
            </w:r>
            <w:r>
              <w:rPr>
                <w:webHidden/>
              </w:rPr>
            </w:r>
            <w:r>
              <w:rPr>
                <w:webHidden/>
              </w:rPr>
              <w:fldChar w:fldCharType="separate"/>
            </w:r>
            <w:r>
              <w:rPr>
                <w:webHidden/>
              </w:rPr>
              <w:t>15</w:t>
            </w:r>
            <w:r>
              <w:rPr>
                <w:webHidden/>
              </w:rPr>
              <w:fldChar w:fldCharType="end"/>
            </w:r>
          </w:hyperlink>
        </w:p>
        <w:p w14:paraId="06A2FF71" w14:textId="2BA7A155"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79" w:history="1">
            <w:r w:rsidRPr="00E636D7">
              <w:rPr>
                <w:rStyle w:val="Hyperlink"/>
              </w:rPr>
              <w:t>3.4.2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_Toc217999879 \h </w:instrText>
            </w:r>
            <w:r>
              <w:rPr>
                <w:webHidden/>
              </w:rPr>
            </w:r>
            <w:r>
              <w:rPr>
                <w:webHidden/>
              </w:rPr>
              <w:fldChar w:fldCharType="separate"/>
            </w:r>
            <w:r>
              <w:rPr>
                <w:webHidden/>
              </w:rPr>
              <w:t>15</w:t>
            </w:r>
            <w:r>
              <w:rPr>
                <w:webHidden/>
              </w:rPr>
              <w:fldChar w:fldCharType="end"/>
            </w:r>
          </w:hyperlink>
        </w:p>
        <w:p w14:paraId="362E38CA" w14:textId="62B19F60"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80" w:history="1">
            <w:r w:rsidRPr="00E636D7">
              <w:rPr>
                <w:rStyle w:val="Hyperlink"/>
              </w:rPr>
              <w:t>3.4.3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_Toc217999880 \h </w:instrText>
            </w:r>
            <w:r>
              <w:rPr>
                <w:webHidden/>
              </w:rPr>
            </w:r>
            <w:r>
              <w:rPr>
                <w:webHidden/>
              </w:rPr>
              <w:fldChar w:fldCharType="separate"/>
            </w:r>
            <w:r>
              <w:rPr>
                <w:webHidden/>
              </w:rPr>
              <w:t>15</w:t>
            </w:r>
            <w:r>
              <w:rPr>
                <w:webHidden/>
              </w:rPr>
              <w:fldChar w:fldCharType="end"/>
            </w:r>
          </w:hyperlink>
        </w:p>
        <w:p w14:paraId="264573B4" w14:textId="402CBCE3"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81" w:history="1">
            <w:r w:rsidRPr="00E636D7">
              <w:rPr>
                <w:rStyle w:val="Hyperlink"/>
              </w:rPr>
              <w:t>3.4.4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_Toc217999881 \h </w:instrText>
            </w:r>
            <w:r>
              <w:rPr>
                <w:webHidden/>
              </w:rPr>
            </w:r>
            <w:r>
              <w:rPr>
                <w:webHidden/>
              </w:rPr>
              <w:fldChar w:fldCharType="separate"/>
            </w:r>
            <w:r>
              <w:rPr>
                <w:webHidden/>
              </w:rPr>
              <w:t>16</w:t>
            </w:r>
            <w:r>
              <w:rPr>
                <w:webHidden/>
              </w:rPr>
              <w:fldChar w:fldCharType="end"/>
            </w:r>
          </w:hyperlink>
        </w:p>
        <w:p w14:paraId="51747D75" w14:textId="1ACB88DE"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82" w:history="1">
            <w:r w:rsidRPr="00E636D7">
              <w:rPr>
                <w:rStyle w:val="Hyperlink"/>
              </w:rPr>
              <w:t>3.4.5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_Toc217999882 \h </w:instrText>
            </w:r>
            <w:r>
              <w:rPr>
                <w:webHidden/>
              </w:rPr>
            </w:r>
            <w:r>
              <w:rPr>
                <w:webHidden/>
              </w:rPr>
              <w:fldChar w:fldCharType="separate"/>
            </w:r>
            <w:r>
              <w:rPr>
                <w:webHidden/>
              </w:rPr>
              <w:t>16</w:t>
            </w:r>
            <w:r>
              <w:rPr>
                <w:webHidden/>
              </w:rPr>
              <w:fldChar w:fldCharType="end"/>
            </w:r>
          </w:hyperlink>
        </w:p>
        <w:p w14:paraId="7CFDCCC3" w14:textId="1642B557"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83" w:history="1">
            <w:r w:rsidRPr="00E636D7">
              <w:rPr>
                <w:rStyle w:val="Hyperlink"/>
                <w:noProof/>
              </w:rPr>
              <w:t>3.5</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SSB Allotment Results File</w:t>
            </w:r>
            <w:r>
              <w:rPr>
                <w:noProof/>
                <w:webHidden/>
              </w:rPr>
              <w:tab/>
            </w:r>
            <w:r>
              <w:rPr>
                <w:noProof/>
                <w:webHidden/>
              </w:rPr>
              <w:fldChar w:fldCharType="begin"/>
            </w:r>
            <w:r>
              <w:rPr>
                <w:noProof/>
                <w:webHidden/>
              </w:rPr>
              <w:instrText xml:space="preserve"> PAGEREF _Toc217999883 \h </w:instrText>
            </w:r>
            <w:r>
              <w:rPr>
                <w:noProof/>
                <w:webHidden/>
              </w:rPr>
            </w:r>
            <w:r>
              <w:rPr>
                <w:noProof/>
                <w:webHidden/>
              </w:rPr>
              <w:fldChar w:fldCharType="separate"/>
            </w:r>
            <w:r>
              <w:rPr>
                <w:noProof/>
                <w:webHidden/>
              </w:rPr>
              <w:t>16</w:t>
            </w:r>
            <w:r>
              <w:rPr>
                <w:noProof/>
                <w:webHidden/>
              </w:rPr>
              <w:fldChar w:fldCharType="end"/>
            </w:r>
          </w:hyperlink>
        </w:p>
        <w:p w14:paraId="2FA55E2F" w14:textId="094AEAE2"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84" w:history="1">
            <w:r w:rsidRPr="00E636D7">
              <w:rPr>
                <w:rStyle w:val="Hyperlink"/>
              </w:rPr>
              <w:t>3.5.1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_Toc217999884 \h </w:instrText>
            </w:r>
            <w:r>
              <w:rPr>
                <w:webHidden/>
              </w:rPr>
            </w:r>
            <w:r>
              <w:rPr>
                <w:webHidden/>
              </w:rPr>
              <w:fldChar w:fldCharType="separate"/>
            </w:r>
            <w:r>
              <w:rPr>
                <w:webHidden/>
              </w:rPr>
              <w:t>16</w:t>
            </w:r>
            <w:r>
              <w:rPr>
                <w:webHidden/>
              </w:rPr>
              <w:fldChar w:fldCharType="end"/>
            </w:r>
          </w:hyperlink>
        </w:p>
        <w:p w14:paraId="761B08F6" w14:textId="16B134B9"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85" w:history="1">
            <w:r w:rsidRPr="00E636D7">
              <w:rPr>
                <w:rStyle w:val="Hyperlink"/>
              </w:rPr>
              <w:t>3.5.2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_Toc217999885 \h </w:instrText>
            </w:r>
            <w:r>
              <w:rPr>
                <w:webHidden/>
              </w:rPr>
            </w:r>
            <w:r>
              <w:rPr>
                <w:webHidden/>
              </w:rPr>
              <w:fldChar w:fldCharType="separate"/>
            </w:r>
            <w:r>
              <w:rPr>
                <w:webHidden/>
              </w:rPr>
              <w:t>16</w:t>
            </w:r>
            <w:r>
              <w:rPr>
                <w:webHidden/>
              </w:rPr>
              <w:fldChar w:fldCharType="end"/>
            </w:r>
          </w:hyperlink>
        </w:p>
        <w:p w14:paraId="0633C80C" w14:textId="6AF3A944"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86" w:history="1">
            <w:r w:rsidRPr="00E636D7">
              <w:rPr>
                <w:rStyle w:val="Hyperlink"/>
              </w:rPr>
              <w:t>3.5.3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_Toc217999886 \h </w:instrText>
            </w:r>
            <w:r>
              <w:rPr>
                <w:webHidden/>
              </w:rPr>
            </w:r>
            <w:r>
              <w:rPr>
                <w:webHidden/>
              </w:rPr>
              <w:fldChar w:fldCharType="separate"/>
            </w:r>
            <w:r>
              <w:rPr>
                <w:webHidden/>
              </w:rPr>
              <w:t>16</w:t>
            </w:r>
            <w:r>
              <w:rPr>
                <w:webHidden/>
              </w:rPr>
              <w:fldChar w:fldCharType="end"/>
            </w:r>
          </w:hyperlink>
        </w:p>
        <w:p w14:paraId="0B8E1F72" w14:textId="58241334"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87" w:history="1">
            <w:r w:rsidRPr="00E636D7">
              <w:rPr>
                <w:rStyle w:val="Hyperlink"/>
              </w:rPr>
              <w:t>3.5.4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_Toc217999887 \h </w:instrText>
            </w:r>
            <w:r>
              <w:rPr>
                <w:webHidden/>
              </w:rPr>
            </w:r>
            <w:r>
              <w:rPr>
                <w:webHidden/>
              </w:rPr>
              <w:fldChar w:fldCharType="separate"/>
            </w:r>
            <w:r>
              <w:rPr>
                <w:webHidden/>
              </w:rPr>
              <w:t>16</w:t>
            </w:r>
            <w:r>
              <w:rPr>
                <w:webHidden/>
              </w:rPr>
              <w:fldChar w:fldCharType="end"/>
            </w:r>
          </w:hyperlink>
        </w:p>
        <w:p w14:paraId="66591CE6" w14:textId="049F7F04"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88" w:history="1">
            <w:r w:rsidRPr="00E636D7">
              <w:rPr>
                <w:rStyle w:val="Hyperlink"/>
              </w:rPr>
              <w:t>3.5.5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_Toc217999888 \h </w:instrText>
            </w:r>
            <w:r>
              <w:rPr>
                <w:webHidden/>
              </w:rPr>
            </w:r>
            <w:r>
              <w:rPr>
                <w:webHidden/>
              </w:rPr>
              <w:fldChar w:fldCharType="separate"/>
            </w:r>
            <w:r>
              <w:rPr>
                <w:webHidden/>
              </w:rPr>
              <w:t>17</w:t>
            </w:r>
            <w:r>
              <w:rPr>
                <w:webHidden/>
              </w:rPr>
              <w:fldChar w:fldCharType="end"/>
            </w:r>
          </w:hyperlink>
        </w:p>
        <w:p w14:paraId="03B67E26" w14:textId="0B2290F2"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89" w:history="1">
            <w:r w:rsidRPr="00E636D7">
              <w:rPr>
                <w:rStyle w:val="Hyperlink"/>
                <w:noProof/>
              </w:rPr>
              <w:t>3.6</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SSB Redemption Results File</w:t>
            </w:r>
            <w:r>
              <w:rPr>
                <w:noProof/>
                <w:webHidden/>
              </w:rPr>
              <w:tab/>
            </w:r>
            <w:r>
              <w:rPr>
                <w:noProof/>
                <w:webHidden/>
              </w:rPr>
              <w:fldChar w:fldCharType="begin"/>
            </w:r>
            <w:r>
              <w:rPr>
                <w:noProof/>
                <w:webHidden/>
              </w:rPr>
              <w:instrText xml:space="preserve"> PAGEREF _Toc217999889 \h </w:instrText>
            </w:r>
            <w:r>
              <w:rPr>
                <w:noProof/>
                <w:webHidden/>
              </w:rPr>
            </w:r>
            <w:r>
              <w:rPr>
                <w:noProof/>
                <w:webHidden/>
              </w:rPr>
              <w:fldChar w:fldCharType="separate"/>
            </w:r>
            <w:r>
              <w:rPr>
                <w:noProof/>
                <w:webHidden/>
              </w:rPr>
              <w:t>17</w:t>
            </w:r>
            <w:r>
              <w:rPr>
                <w:noProof/>
                <w:webHidden/>
              </w:rPr>
              <w:fldChar w:fldCharType="end"/>
            </w:r>
          </w:hyperlink>
        </w:p>
        <w:p w14:paraId="0B121C13" w14:textId="75D6F868"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90" w:history="1">
            <w:r w:rsidRPr="00E636D7">
              <w:rPr>
                <w:rStyle w:val="Hyperlink"/>
              </w:rPr>
              <w:t>3.6.1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_Toc217999890 \h </w:instrText>
            </w:r>
            <w:r>
              <w:rPr>
                <w:webHidden/>
              </w:rPr>
            </w:r>
            <w:r>
              <w:rPr>
                <w:webHidden/>
              </w:rPr>
              <w:fldChar w:fldCharType="separate"/>
            </w:r>
            <w:r>
              <w:rPr>
                <w:webHidden/>
              </w:rPr>
              <w:t>17</w:t>
            </w:r>
            <w:r>
              <w:rPr>
                <w:webHidden/>
              </w:rPr>
              <w:fldChar w:fldCharType="end"/>
            </w:r>
          </w:hyperlink>
        </w:p>
        <w:p w14:paraId="50CBB515" w14:textId="751AB3B9"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91" w:history="1">
            <w:r w:rsidRPr="00E636D7">
              <w:rPr>
                <w:rStyle w:val="Hyperlink"/>
              </w:rPr>
              <w:t>3.6.2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_Toc217999891 \h </w:instrText>
            </w:r>
            <w:r>
              <w:rPr>
                <w:webHidden/>
              </w:rPr>
            </w:r>
            <w:r>
              <w:rPr>
                <w:webHidden/>
              </w:rPr>
              <w:fldChar w:fldCharType="separate"/>
            </w:r>
            <w:r>
              <w:rPr>
                <w:webHidden/>
              </w:rPr>
              <w:t>17</w:t>
            </w:r>
            <w:r>
              <w:rPr>
                <w:webHidden/>
              </w:rPr>
              <w:fldChar w:fldCharType="end"/>
            </w:r>
          </w:hyperlink>
        </w:p>
        <w:p w14:paraId="31EEB89A" w14:textId="37A6C2E6"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92" w:history="1">
            <w:r w:rsidRPr="00E636D7">
              <w:rPr>
                <w:rStyle w:val="Hyperlink"/>
              </w:rPr>
              <w:t>3.6.3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_Toc217999892 \h </w:instrText>
            </w:r>
            <w:r>
              <w:rPr>
                <w:webHidden/>
              </w:rPr>
            </w:r>
            <w:r>
              <w:rPr>
                <w:webHidden/>
              </w:rPr>
              <w:fldChar w:fldCharType="separate"/>
            </w:r>
            <w:r>
              <w:rPr>
                <w:webHidden/>
              </w:rPr>
              <w:t>17</w:t>
            </w:r>
            <w:r>
              <w:rPr>
                <w:webHidden/>
              </w:rPr>
              <w:fldChar w:fldCharType="end"/>
            </w:r>
          </w:hyperlink>
        </w:p>
        <w:p w14:paraId="2E2CBAD9" w14:textId="0B97F49B"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93" w:history="1">
            <w:r w:rsidRPr="00E636D7">
              <w:rPr>
                <w:rStyle w:val="Hyperlink"/>
              </w:rPr>
              <w:t>3.6.4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_Toc217999893 \h </w:instrText>
            </w:r>
            <w:r>
              <w:rPr>
                <w:webHidden/>
              </w:rPr>
            </w:r>
            <w:r>
              <w:rPr>
                <w:webHidden/>
              </w:rPr>
              <w:fldChar w:fldCharType="separate"/>
            </w:r>
            <w:r>
              <w:rPr>
                <w:webHidden/>
              </w:rPr>
              <w:t>18</w:t>
            </w:r>
            <w:r>
              <w:rPr>
                <w:webHidden/>
              </w:rPr>
              <w:fldChar w:fldCharType="end"/>
            </w:r>
          </w:hyperlink>
        </w:p>
        <w:p w14:paraId="0508D494" w14:textId="1F859877"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94" w:history="1">
            <w:r w:rsidRPr="00E636D7">
              <w:rPr>
                <w:rStyle w:val="Hyperlink"/>
              </w:rPr>
              <w:t>3.6.5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_Toc217999894 \h </w:instrText>
            </w:r>
            <w:r>
              <w:rPr>
                <w:webHidden/>
              </w:rPr>
            </w:r>
            <w:r>
              <w:rPr>
                <w:webHidden/>
              </w:rPr>
              <w:fldChar w:fldCharType="separate"/>
            </w:r>
            <w:r>
              <w:rPr>
                <w:webHidden/>
              </w:rPr>
              <w:t>18</w:t>
            </w:r>
            <w:r>
              <w:rPr>
                <w:webHidden/>
              </w:rPr>
              <w:fldChar w:fldCharType="end"/>
            </w:r>
          </w:hyperlink>
        </w:p>
        <w:p w14:paraId="3ECFD8A7" w14:textId="47D6428E"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895" w:history="1">
            <w:r w:rsidRPr="00E636D7">
              <w:rPr>
                <w:rStyle w:val="Hyperlink"/>
                <w:noProof/>
              </w:rPr>
              <w:t>3.7</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SSB Holdings File</w:t>
            </w:r>
            <w:r>
              <w:rPr>
                <w:noProof/>
                <w:webHidden/>
              </w:rPr>
              <w:tab/>
            </w:r>
            <w:r>
              <w:rPr>
                <w:noProof/>
                <w:webHidden/>
              </w:rPr>
              <w:fldChar w:fldCharType="begin"/>
            </w:r>
            <w:r>
              <w:rPr>
                <w:noProof/>
                <w:webHidden/>
              </w:rPr>
              <w:instrText xml:space="preserve"> PAGEREF _Toc217999895 \h </w:instrText>
            </w:r>
            <w:r>
              <w:rPr>
                <w:noProof/>
                <w:webHidden/>
              </w:rPr>
            </w:r>
            <w:r>
              <w:rPr>
                <w:noProof/>
                <w:webHidden/>
              </w:rPr>
              <w:fldChar w:fldCharType="separate"/>
            </w:r>
            <w:r>
              <w:rPr>
                <w:noProof/>
                <w:webHidden/>
              </w:rPr>
              <w:t>18</w:t>
            </w:r>
            <w:r>
              <w:rPr>
                <w:noProof/>
                <w:webHidden/>
              </w:rPr>
              <w:fldChar w:fldCharType="end"/>
            </w:r>
          </w:hyperlink>
        </w:p>
        <w:p w14:paraId="46B762EC" w14:textId="59436E74"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96" w:history="1">
            <w:r w:rsidRPr="00E636D7">
              <w:rPr>
                <w:rStyle w:val="Hyperlink"/>
              </w:rPr>
              <w:t>3.7.1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_Toc217999896 \h </w:instrText>
            </w:r>
            <w:r>
              <w:rPr>
                <w:webHidden/>
              </w:rPr>
            </w:r>
            <w:r>
              <w:rPr>
                <w:webHidden/>
              </w:rPr>
              <w:fldChar w:fldCharType="separate"/>
            </w:r>
            <w:r>
              <w:rPr>
                <w:webHidden/>
              </w:rPr>
              <w:t>18</w:t>
            </w:r>
            <w:r>
              <w:rPr>
                <w:webHidden/>
              </w:rPr>
              <w:fldChar w:fldCharType="end"/>
            </w:r>
          </w:hyperlink>
        </w:p>
        <w:p w14:paraId="045AD2ED" w14:textId="62876DD0"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97" w:history="1">
            <w:r w:rsidRPr="00E636D7">
              <w:rPr>
                <w:rStyle w:val="Hyperlink"/>
              </w:rPr>
              <w:t>3.7.2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_Toc217999897 \h </w:instrText>
            </w:r>
            <w:r>
              <w:rPr>
                <w:webHidden/>
              </w:rPr>
            </w:r>
            <w:r>
              <w:rPr>
                <w:webHidden/>
              </w:rPr>
              <w:fldChar w:fldCharType="separate"/>
            </w:r>
            <w:r>
              <w:rPr>
                <w:webHidden/>
              </w:rPr>
              <w:t>18</w:t>
            </w:r>
            <w:r>
              <w:rPr>
                <w:webHidden/>
              </w:rPr>
              <w:fldChar w:fldCharType="end"/>
            </w:r>
          </w:hyperlink>
        </w:p>
        <w:p w14:paraId="2B5A83BF" w14:textId="30E181D8"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98" w:history="1">
            <w:r w:rsidRPr="00E636D7">
              <w:rPr>
                <w:rStyle w:val="Hyperlink"/>
              </w:rPr>
              <w:t>3.7.3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_Toc217999898 \h </w:instrText>
            </w:r>
            <w:r>
              <w:rPr>
                <w:webHidden/>
              </w:rPr>
            </w:r>
            <w:r>
              <w:rPr>
                <w:webHidden/>
              </w:rPr>
              <w:fldChar w:fldCharType="separate"/>
            </w:r>
            <w:r>
              <w:rPr>
                <w:webHidden/>
              </w:rPr>
              <w:t>18</w:t>
            </w:r>
            <w:r>
              <w:rPr>
                <w:webHidden/>
              </w:rPr>
              <w:fldChar w:fldCharType="end"/>
            </w:r>
          </w:hyperlink>
        </w:p>
        <w:p w14:paraId="4A7D1253" w14:textId="4D6C1182"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899" w:history="1">
            <w:r w:rsidRPr="00E636D7">
              <w:rPr>
                <w:rStyle w:val="Hyperlink"/>
              </w:rPr>
              <w:t>3.7.4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_Toc217999899 \h </w:instrText>
            </w:r>
            <w:r>
              <w:rPr>
                <w:webHidden/>
              </w:rPr>
            </w:r>
            <w:r>
              <w:rPr>
                <w:webHidden/>
              </w:rPr>
              <w:fldChar w:fldCharType="separate"/>
            </w:r>
            <w:r>
              <w:rPr>
                <w:webHidden/>
              </w:rPr>
              <w:t>19</w:t>
            </w:r>
            <w:r>
              <w:rPr>
                <w:webHidden/>
              </w:rPr>
              <w:fldChar w:fldCharType="end"/>
            </w:r>
          </w:hyperlink>
        </w:p>
        <w:p w14:paraId="3B34CF1F" w14:textId="072291B3"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00" w:history="1">
            <w:r w:rsidRPr="00E636D7">
              <w:rPr>
                <w:rStyle w:val="Hyperlink"/>
              </w:rPr>
              <w:t>3.7.5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_Toc217999900 \h </w:instrText>
            </w:r>
            <w:r>
              <w:rPr>
                <w:webHidden/>
              </w:rPr>
            </w:r>
            <w:r>
              <w:rPr>
                <w:webHidden/>
              </w:rPr>
              <w:fldChar w:fldCharType="separate"/>
            </w:r>
            <w:r>
              <w:rPr>
                <w:webHidden/>
              </w:rPr>
              <w:t>19</w:t>
            </w:r>
            <w:r>
              <w:rPr>
                <w:webHidden/>
              </w:rPr>
              <w:fldChar w:fldCharType="end"/>
            </w:r>
          </w:hyperlink>
        </w:p>
        <w:p w14:paraId="73FAB159" w14:textId="264879C0"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901" w:history="1">
            <w:r w:rsidRPr="00E636D7">
              <w:rPr>
                <w:rStyle w:val="Hyperlink"/>
                <w:noProof/>
              </w:rPr>
              <w:t>3.8</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SSB Acknowledgement File for Holdings</w:t>
            </w:r>
            <w:r>
              <w:rPr>
                <w:noProof/>
                <w:webHidden/>
              </w:rPr>
              <w:tab/>
            </w:r>
            <w:r>
              <w:rPr>
                <w:noProof/>
                <w:webHidden/>
              </w:rPr>
              <w:fldChar w:fldCharType="begin"/>
            </w:r>
            <w:r>
              <w:rPr>
                <w:noProof/>
                <w:webHidden/>
              </w:rPr>
              <w:instrText xml:space="preserve"> PAGEREF _Toc217999901 \h </w:instrText>
            </w:r>
            <w:r>
              <w:rPr>
                <w:noProof/>
                <w:webHidden/>
              </w:rPr>
            </w:r>
            <w:r>
              <w:rPr>
                <w:noProof/>
                <w:webHidden/>
              </w:rPr>
              <w:fldChar w:fldCharType="separate"/>
            </w:r>
            <w:r>
              <w:rPr>
                <w:noProof/>
                <w:webHidden/>
              </w:rPr>
              <w:t>19</w:t>
            </w:r>
            <w:r>
              <w:rPr>
                <w:noProof/>
                <w:webHidden/>
              </w:rPr>
              <w:fldChar w:fldCharType="end"/>
            </w:r>
          </w:hyperlink>
        </w:p>
        <w:p w14:paraId="7372A268" w14:textId="7B85F424"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02" w:history="1">
            <w:r w:rsidRPr="00E636D7">
              <w:rPr>
                <w:rStyle w:val="Hyperlink"/>
              </w:rPr>
              <w:t>3.8.1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_Toc217999902 \h </w:instrText>
            </w:r>
            <w:r>
              <w:rPr>
                <w:webHidden/>
              </w:rPr>
            </w:r>
            <w:r>
              <w:rPr>
                <w:webHidden/>
              </w:rPr>
              <w:fldChar w:fldCharType="separate"/>
            </w:r>
            <w:r>
              <w:rPr>
                <w:webHidden/>
              </w:rPr>
              <w:t>19</w:t>
            </w:r>
            <w:r>
              <w:rPr>
                <w:webHidden/>
              </w:rPr>
              <w:fldChar w:fldCharType="end"/>
            </w:r>
          </w:hyperlink>
        </w:p>
        <w:p w14:paraId="0FCD7262" w14:textId="16B65C1E"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03" w:history="1">
            <w:r w:rsidRPr="00E636D7">
              <w:rPr>
                <w:rStyle w:val="Hyperlink"/>
              </w:rPr>
              <w:t>3.8.2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_Toc217999903 \h </w:instrText>
            </w:r>
            <w:r>
              <w:rPr>
                <w:webHidden/>
              </w:rPr>
            </w:r>
            <w:r>
              <w:rPr>
                <w:webHidden/>
              </w:rPr>
              <w:fldChar w:fldCharType="separate"/>
            </w:r>
            <w:r>
              <w:rPr>
                <w:webHidden/>
              </w:rPr>
              <w:t>19</w:t>
            </w:r>
            <w:r>
              <w:rPr>
                <w:webHidden/>
              </w:rPr>
              <w:fldChar w:fldCharType="end"/>
            </w:r>
          </w:hyperlink>
        </w:p>
        <w:p w14:paraId="57A9E427" w14:textId="1CA38F3A"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04" w:history="1">
            <w:r w:rsidRPr="00E636D7">
              <w:rPr>
                <w:rStyle w:val="Hyperlink"/>
              </w:rPr>
              <w:t>3.8.3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_Toc217999904 \h </w:instrText>
            </w:r>
            <w:r>
              <w:rPr>
                <w:webHidden/>
              </w:rPr>
            </w:r>
            <w:r>
              <w:rPr>
                <w:webHidden/>
              </w:rPr>
              <w:fldChar w:fldCharType="separate"/>
            </w:r>
            <w:r>
              <w:rPr>
                <w:webHidden/>
              </w:rPr>
              <w:t>19</w:t>
            </w:r>
            <w:r>
              <w:rPr>
                <w:webHidden/>
              </w:rPr>
              <w:fldChar w:fldCharType="end"/>
            </w:r>
          </w:hyperlink>
        </w:p>
        <w:p w14:paraId="2BA2A21B" w14:textId="0CC32747"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05" w:history="1">
            <w:r w:rsidRPr="00E636D7">
              <w:rPr>
                <w:rStyle w:val="Hyperlink"/>
              </w:rPr>
              <w:t>3.8.4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_Toc217999905 \h </w:instrText>
            </w:r>
            <w:r>
              <w:rPr>
                <w:webHidden/>
              </w:rPr>
            </w:r>
            <w:r>
              <w:rPr>
                <w:webHidden/>
              </w:rPr>
              <w:fldChar w:fldCharType="separate"/>
            </w:r>
            <w:r>
              <w:rPr>
                <w:webHidden/>
              </w:rPr>
              <w:t>19</w:t>
            </w:r>
            <w:r>
              <w:rPr>
                <w:webHidden/>
              </w:rPr>
              <w:fldChar w:fldCharType="end"/>
            </w:r>
          </w:hyperlink>
        </w:p>
        <w:p w14:paraId="1931BBE7" w14:textId="1A32F1BE"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06" w:history="1">
            <w:r w:rsidRPr="00E636D7">
              <w:rPr>
                <w:rStyle w:val="Hyperlink"/>
              </w:rPr>
              <w:t>3.8.5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_Toc217999906 \h </w:instrText>
            </w:r>
            <w:r>
              <w:rPr>
                <w:webHidden/>
              </w:rPr>
            </w:r>
            <w:r>
              <w:rPr>
                <w:webHidden/>
              </w:rPr>
              <w:fldChar w:fldCharType="separate"/>
            </w:r>
            <w:r>
              <w:rPr>
                <w:webHidden/>
              </w:rPr>
              <w:t>20</w:t>
            </w:r>
            <w:r>
              <w:rPr>
                <w:webHidden/>
              </w:rPr>
              <w:fldChar w:fldCharType="end"/>
            </w:r>
          </w:hyperlink>
        </w:p>
        <w:p w14:paraId="24025B72" w14:textId="151E576E"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907" w:history="1">
            <w:r w:rsidRPr="00E636D7">
              <w:rPr>
                <w:rStyle w:val="Hyperlink"/>
                <w:noProof/>
              </w:rPr>
              <w:t>3.9</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SSB Coupon/Redemption Rate File</w:t>
            </w:r>
            <w:r>
              <w:rPr>
                <w:noProof/>
                <w:webHidden/>
              </w:rPr>
              <w:tab/>
            </w:r>
            <w:r>
              <w:rPr>
                <w:noProof/>
                <w:webHidden/>
              </w:rPr>
              <w:fldChar w:fldCharType="begin"/>
            </w:r>
            <w:r>
              <w:rPr>
                <w:noProof/>
                <w:webHidden/>
              </w:rPr>
              <w:instrText xml:space="preserve"> PAGEREF _Toc217999907 \h </w:instrText>
            </w:r>
            <w:r>
              <w:rPr>
                <w:noProof/>
                <w:webHidden/>
              </w:rPr>
            </w:r>
            <w:r>
              <w:rPr>
                <w:noProof/>
                <w:webHidden/>
              </w:rPr>
              <w:fldChar w:fldCharType="separate"/>
            </w:r>
            <w:r>
              <w:rPr>
                <w:noProof/>
                <w:webHidden/>
              </w:rPr>
              <w:t>20</w:t>
            </w:r>
            <w:r>
              <w:rPr>
                <w:noProof/>
                <w:webHidden/>
              </w:rPr>
              <w:fldChar w:fldCharType="end"/>
            </w:r>
          </w:hyperlink>
        </w:p>
        <w:p w14:paraId="097AE5AE" w14:textId="2F5CE9BD"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08" w:history="1">
            <w:r w:rsidRPr="00E636D7">
              <w:rPr>
                <w:rStyle w:val="Hyperlink"/>
              </w:rPr>
              <w:t>3.9.1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_Toc217999908 \h </w:instrText>
            </w:r>
            <w:r>
              <w:rPr>
                <w:webHidden/>
              </w:rPr>
            </w:r>
            <w:r>
              <w:rPr>
                <w:webHidden/>
              </w:rPr>
              <w:fldChar w:fldCharType="separate"/>
            </w:r>
            <w:r>
              <w:rPr>
                <w:webHidden/>
              </w:rPr>
              <w:t>20</w:t>
            </w:r>
            <w:r>
              <w:rPr>
                <w:webHidden/>
              </w:rPr>
              <w:fldChar w:fldCharType="end"/>
            </w:r>
          </w:hyperlink>
        </w:p>
        <w:p w14:paraId="4AC9FFB4" w14:textId="31D1CCFD"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09" w:history="1">
            <w:r w:rsidRPr="00E636D7">
              <w:rPr>
                <w:rStyle w:val="Hyperlink"/>
              </w:rPr>
              <w:t>3.9.2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_Toc217999909 \h </w:instrText>
            </w:r>
            <w:r>
              <w:rPr>
                <w:webHidden/>
              </w:rPr>
            </w:r>
            <w:r>
              <w:rPr>
                <w:webHidden/>
              </w:rPr>
              <w:fldChar w:fldCharType="separate"/>
            </w:r>
            <w:r>
              <w:rPr>
                <w:webHidden/>
              </w:rPr>
              <w:t>20</w:t>
            </w:r>
            <w:r>
              <w:rPr>
                <w:webHidden/>
              </w:rPr>
              <w:fldChar w:fldCharType="end"/>
            </w:r>
          </w:hyperlink>
        </w:p>
        <w:p w14:paraId="42637EC6" w14:textId="37834138"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10" w:history="1">
            <w:r w:rsidRPr="00E636D7">
              <w:rPr>
                <w:rStyle w:val="Hyperlink"/>
              </w:rPr>
              <w:t>3.9.3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_Toc217999910 \h </w:instrText>
            </w:r>
            <w:r>
              <w:rPr>
                <w:webHidden/>
              </w:rPr>
            </w:r>
            <w:r>
              <w:rPr>
                <w:webHidden/>
              </w:rPr>
              <w:fldChar w:fldCharType="separate"/>
            </w:r>
            <w:r>
              <w:rPr>
                <w:webHidden/>
              </w:rPr>
              <w:t>20</w:t>
            </w:r>
            <w:r>
              <w:rPr>
                <w:webHidden/>
              </w:rPr>
              <w:fldChar w:fldCharType="end"/>
            </w:r>
          </w:hyperlink>
        </w:p>
        <w:p w14:paraId="7E03385C" w14:textId="16469D86"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11" w:history="1">
            <w:r w:rsidRPr="00E636D7">
              <w:rPr>
                <w:rStyle w:val="Hyperlink"/>
              </w:rPr>
              <w:t>3.9.4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_Toc217999911 \h </w:instrText>
            </w:r>
            <w:r>
              <w:rPr>
                <w:webHidden/>
              </w:rPr>
            </w:r>
            <w:r>
              <w:rPr>
                <w:webHidden/>
              </w:rPr>
              <w:fldChar w:fldCharType="separate"/>
            </w:r>
            <w:r>
              <w:rPr>
                <w:webHidden/>
              </w:rPr>
              <w:t>20</w:t>
            </w:r>
            <w:r>
              <w:rPr>
                <w:webHidden/>
              </w:rPr>
              <w:fldChar w:fldCharType="end"/>
            </w:r>
          </w:hyperlink>
        </w:p>
        <w:p w14:paraId="5C9617BB" w14:textId="1702B1D3"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12" w:history="1">
            <w:r w:rsidRPr="00E636D7">
              <w:rPr>
                <w:rStyle w:val="Hyperlink"/>
              </w:rPr>
              <w:t>3.9.5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_Toc217999912 \h </w:instrText>
            </w:r>
            <w:r>
              <w:rPr>
                <w:webHidden/>
              </w:rPr>
            </w:r>
            <w:r>
              <w:rPr>
                <w:webHidden/>
              </w:rPr>
              <w:fldChar w:fldCharType="separate"/>
            </w:r>
            <w:r>
              <w:rPr>
                <w:webHidden/>
              </w:rPr>
              <w:t>20</w:t>
            </w:r>
            <w:r>
              <w:rPr>
                <w:webHidden/>
              </w:rPr>
              <w:fldChar w:fldCharType="end"/>
            </w:r>
          </w:hyperlink>
        </w:p>
        <w:p w14:paraId="051959F2" w14:textId="2E35233A"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913" w:history="1">
            <w:r w:rsidRPr="00E636D7">
              <w:rPr>
                <w:rStyle w:val="Hyperlink"/>
                <w:noProof/>
              </w:rPr>
              <w:t>3.10</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SGS Bonds/T-Bills Subscription File</w:t>
            </w:r>
            <w:r>
              <w:rPr>
                <w:noProof/>
                <w:webHidden/>
              </w:rPr>
              <w:tab/>
            </w:r>
            <w:r>
              <w:rPr>
                <w:noProof/>
                <w:webHidden/>
              </w:rPr>
              <w:fldChar w:fldCharType="begin"/>
            </w:r>
            <w:r>
              <w:rPr>
                <w:noProof/>
                <w:webHidden/>
              </w:rPr>
              <w:instrText xml:space="preserve"> PAGEREF _Toc217999913 \h </w:instrText>
            </w:r>
            <w:r>
              <w:rPr>
                <w:noProof/>
                <w:webHidden/>
              </w:rPr>
            </w:r>
            <w:r>
              <w:rPr>
                <w:noProof/>
                <w:webHidden/>
              </w:rPr>
              <w:fldChar w:fldCharType="separate"/>
            </w:r>
            <w:r>
              <w:rPr>
                <w:noProof/>
                <w:webHidden/>
              </w:rPr>
              <w:t>20</w:t>
            </w:r>
            <w:r>
              <w:rPr>
                <w:noProof/>
                <w:webHidden/>
              </w:rPr>
              <w:fldChar w:fldCharType="end"/>
            </w:r>
          </w:hyperlink>
        </w:p>
        <w:p w14:paraId="389C59CE" w14:textId="417EF6CE"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14" w:history="1">
            <w:r w:rsidRPr="00E636D7">
              <w:rPr>
                <w:rStyle w:val="Hyperlink"/>
              </w:rPr>
              <w:t>3.10.1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_Toc217999914 \h </w:instrText>
            </w:r>
            <w:r>
              <w:rPr>
                <w:webHidden/>
              </w:rPr>
            </w:r>
            <w:r>
              <w:rPr>
                <w:webHidden/>
              </w:rPr>
              <w:fldChar w:fldCharType="separate"/>
            </w:r>
            <w:r>
              <w:rPr>
                <w:webHidden/>
              </w:rPr>
              <w:t>20</w:t>
            </w:r>
            <w:r>
              <w:rPr>
                <w:webHidden/>
              </w:rPr>
              <w:fldChar w:fldCharType="end"/>
            </w:r>
          </w:hyperlink>
        </w:p>
        <w:p w14:paraId="612DF2D9" w14:textId="26A91EEC"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15" w:history="1">
            <w:r w:rsidRPr="00E636D7">
              <w:rPr>
                <w:rStyle w:val="Hyperlink"/>
              </w:rPr>
              <w:t>3.10.2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_Toc217999915 \h </w:instrText>
            </w:r>
            <w:r>
              <w:rPr>
                <w:webHidden/>
              </w:rPr>
            </w:r>
            <w:r>
              <w:rPr>
                <w:webHidden/>
              </w:rPr>
              <w:fldChar w:fldCharType="separate"/>
            </w:r>
            <w:r>
              <w:rPr>
                <w:webHidden/>
              </w:rPr>
              <w:t>21</w:t>
            </w:r>
            <w:r>
              <w:rPr>
                <w:webHidden/>
              </w:rPr>
              <w:fldChar w:fldCharType="end"/>
            </w:r>
          </w:hyperlink>
        </w:p>
        <w:p w14:paraId="3ACA65D2" w14:textId="393B7F0B"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16" w:history="1">
            <w:r w:rsidRPr="00E636D7">
              <w:rPr>
                <w:rStyle w:val="Hyperlink"/>
              </w:rPr>
              <w:t>3.10.3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_Toc217999916 \h </w:instrText>
            </w:r>
            <w:r>
              <w:rPr>
                <w:webHidden/>
              </w:rPr>
            </w:r>
            <w:r>
              <w:rPr>
                <w:webHidden/>
              </w:rPr>
              <w:fldChar w:fldCharType="separate"/>
            </w:r>
            <w:r>
              <w:rPr>
                <w:webHidden/>
              </w:rPr>
              <w:t>21</w:t>
            </w:r>
            <w:r>
              <w:rPr>
                <w:webHidden/>
              </w:rPr>
              <w:fldChar w:fldCharType="end"/>
            </w:r>
          </w:hyperlink>
        </w:p>
        <w:p w14:paraId="01B0EDDA" w14:textId="340F7A0D"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17" w:history="1">
            <w:r w:rsidRPr="00E636D7">
              <w:rPr>
                <w:rStyle w:val="Hyperlink"/>
              </w:rPr>
              <w:t>3.10.4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_Toc217999917 \h </w:instrText>
            </w:r>
            <w:r>
              <w:rPr>
                <w:webHidden/>
              </w:rPr>
            </w:r>
            <w:r>
              <w:rPr>
                <w:webHidden/>
              </w:rPr>
              <w:fldChar w:fldCharType="separate"/>
            </w:r>
            <w:r>
              <w:rPr>
                <w:webHidden/>
              </w:rPr>
              <w:t>21</w:t>
            </w:r>
            <w:r>
              <w:rPr>
                <w:webHidden/>
              </w:rPr>
              <w:fldChar w:fldCharType="end"/>
            </w:r>
          </w:hyperlink>
        </w:p>
        <w:p w14:paraId="7BA17F63" w14:textId="7622BF0C"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18" w:history="1">
            <w:r w:rsidRPr="00E636D7">
              <w:rPr>
                <w:rStyle w:val="Hyperlink"/>
              </w:rPr>
              <w:t>3.10.5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_Toc217999918 \h </w:instrText>
            </w:r>
            <w:r>
              <w:rPr>
                <w:webHidden/>
              </w:rPr>
            </w:r>
            <w:r>
              <w:rPr>
                <w:webHidden/>
              </w:rPr>
              <w:fldChar w:fldCharType="separate"/>
            </w:r>
            <w:r>
              <w:rPr>
                <w:webHidden/>
              </w:rPr>
              <w:t>21</w:t>
            </w:r>
            <w:r>
              <w:rPr>
                <w:webHidden/>
              </w:rPr>
              <w:fldChar w:fldCharType="end"/>
            </w:r>
          </w:hyperlink>
        </w:p>
        <w:p w14:paraId="7DA0E5D6" w14:textId="0C7FA8C5"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919" w:history="1">
            <w:r w:rsidRPr="00E636D7">
              <w:rPr>
                <w:rStyle w:val="Hyperlink"/>
                <w:noProof/>
              </w:rPr>
              <w:t>3.11</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SGS Bonds/T-Bills Acknowledgement File for Subscription</w:t>
            </w:r>
            <w:r>
              <w:rPr>
                <w:noProof/>
                <w:webHidden/>
              </w:rPr>
              <w:tab/>
            </w:r>
            <w:r>
              <w:rPr>
                <w:noProof/>
                <w:webHidden/>
              </w:rPr>
              <w:fldChar w:fldCharType="begin"/>
            </w:r>
            <w:r>
              <w:rPr>
                <w:noProof/>
                <w:webHidden/>
              </w:rPr>
              <w:instrText xml:space="preserve"> PAGEREF _Toc217999919 \h </w:instrText>
            </w:r>
            <w:r>
              <w:rPr>
                <w:noProof/>
                <w:webHidden/>
              </w:rPr>
            </w:r>
            <w:r>
              <w:rPr>
                <w:noProof/>
                <w:webHidden/>
              </w:rPr>
              <w:fldChar w:fldCharType="separate"/>
            </w:r>
            <w:r>
              <w:rPr>
                <w:noProof/>
                <w:webHidden/>
              </w:rPr>
              <w:t>22</w:t>
            </w:r>
            <w:r>
              <w:rPr>
                <w:noProof/>
                <w:webHidden/>
              </w:rPr>
              <w:fldChar w:fldCharType="end"/>
            </w:r>
          </w:hyperlink>
        </w:p>
        <w:p w14:paraId="209E30AA" w14:textId="23048CDB"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20" w:history="1">
            <w:r w:rsidRPr="00E636D7">
              <w:rPr>
                <w:rStyle w:val="Hyperlink"/>
              </w:rPr>
              <w:t>3.11.1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_Toc217999920 \h </w:instrText>
            </w:r>
            <w:r>
              <w:rPr>
                <w:webHidden/>
              </w:rPr>
            </w:r>
            <w:r>
              <w:rPr>
                <w:webHidden/>
              </w:rPr>
              <w:fldChar w:fldCharType="separate"/>
            </w:r>
            <w:r>
              <w:rPr>
                <w:webHidden/>
              </w:rPr>
              <w:t>22</w:t>
            </w:r>
            <w:r>
              <w:rPr>
                <w:webHidden/>
              </w:rPr>
              <w:fldChar w:fldCharType="end"/>
            </w:r>
          </w:hyperlink>
        </w:p>
        <w:p w14:paraId="6FBDAF37" w14:textId="0AB382E7"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21" w:history="1">
            <w:r w:rsidRPr="00E636D7">
              <w:rPr>
                <w:rStyle w:val="Hyperlink"/>
              </w:rPr>
              <w:t>3.11.2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_Toc217999921 \h </w:instrText>
            </w:r>
            <w:r>
              <w:rPr>
                <w:webHidden/>
              </w:rPr>
            </w:r>
            <w:r>
              <w:rPr>
                <w:webHidden/>
              </w:rPr>
              <w:fldChar w:fldCharType="separate"/>
            </w:r>
            <w:r>
              <w:rPr>
                <w:webHidden/>
              </w:rPr>
              <w:t>22</w:t>
            </w:r>
            <w:r>
              <w:rPr>
                <w:webHidden/>
              </w:rPr>
              <w:fldChar w:fldCharType="end"/>
            </w:r>
          </w:hyperlink>
        </w:p>
        <w:p w14:paraId="5AF7B96E" w14:textId="6C156C2F"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22" w:history="1">
            <w:r w:rsidRPr="00E636D7">
              <w:rPr>
                <w:rStyle w:val="Hyperlink"/>
              </w:rPr>
              <w:t>3.11.3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_Toc217999922 \h </w:instrText>
            </w:r>
            <w:r>
              <w:rPr>
                <w:webHidden/>
              </w:rPr>
            </w:r>
            <w:r>
              <w:rPr>
                <w:webHidden/>
              </w:rPr>
              <w:fldChar w:fldCharType="separate"/>
            </w:r>
            <w:r>
              <w:rPr>
                <w:webHidden/>
              </w:rPr>
              <w:t>22</w:t>
            </w:r>
            <w:r>
              <w:rPr>
                <w:webHidden/>
              </w:rPr>
              <w:fldChar w:fldCharType="end"/>
            </w:r>
          </w:hyperlink>
        </w:p>
        <w:p w14:paraId="6C9192E4" w14:textId="294F15F2"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23" w:history="1">
            <w:r w:rsidRPr="00E636D7">
              <w:rPr>
                <w:rStyle w:val="Hyperlink"/>
              </w:rPr>
              <w:t>3.11.4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_Toc217999923 \h </w:instrText>
            </w:r>
            <w:r>
              <w:rPr>
                <w:webHidden/>
              </w:rPr>
            </w:r>
            <w:r>
              <w:rPr>
                <w:webHidden/>
              </w:rPr>
              <w:fldChar w:fldCharType="separate"/>
            </w:r>
            <w:r>
              <w:rPr>
                <w:webHidden/>
              </w:rPr>
              <w:t>22</w:t>
            </w:r>
            <w:r>
              <w:rPr>
                <w:webHidden/>
              </w:rPr>
              <w:fldChar w:fldCharType="end"/>
            </w:r>
          </w:hyperlink>
        </w:p>
        <w:p w14:paraId="27BD1E2E" w14:textId="3E2D9A3B"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24" w:history="1">
            <w:r w:rsidRPr="00E636D7">
              <w:rPr>
                <w:rStyle w:val="Hyperlink"/>
              </w:rPr>
              <w:t>3.11.5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_Toc217999924 \h </w:instrText>
            </w:r>
            <w:r>
              <w:rPr>
                <w:webHidden/>
              </w:rPr>
            </w:r>
            <w:r>
              <w:rPr>
                <w:webHidden/>
              </w:rPr>
              <w:fldChar w:fldCharType="separate"/>
            </w:r>
            <w:r>
              <w:rPr>
                <w:webHidden/>
              </w:rPr>
              <w:t>22</w:t>
            </w:r>
            <w:r>
              <w:rPr>
                <w:webHidden/>
              </w:rPr>
              <w:fldChar w:fldCharType="end"/>
            </w:r>
          </w:hyperlink>
        </w:p>
        <w:p w14:paraId="1D3B8D2D" w14:textId="0DF7D802"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925" w:history="1">
            <w:r w:rsidRPr="00E636D7">
              <w:rPr>
                <w:rStyle w:val="Hyperlink"/>
                <w:noProof/>
              </w:rPr>
              <w:t>3.12</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SGS Bonds/T-Bills Auction/Syndication Results File</w:t>
            </w:r>
            <w:r>
              <w:rPr>
                <w:noProof/>
                <w:webHidden/>
              </w:rPr>
              <w:tab/>
            </w:r>
            <w:r>
              <w:rPr>
                <w:noProof/>
                <w:webHidden/>
              </w:rPr>
              <w:fldChar w:fldCharType="begin"/>
            </w:r>
            <w:r>
              <w:rPr>
                <w:noProof/>
                <w:webHidden/>
              </w:rPr>
              <w:instrText xml:space="preserve"> PAGEREF _Toc217999925 \h </w:instrText>
            </w:r>
            <w:r>
              <w:rPr>
                <w:noProof/>
                <w:webHidden/>
              </w:rPr>
            </w:r>
            <w:r>
              <w:rPr>
                <w:noProof/>
                <w:webHidden/>
              </w:rPr>
              <w:fldChar w:fldCharType="separate"/>
            </w:r>
            <w:r>
              <w:rPr>
                <w:noProof/>
                <w:webHidden/>
              </w:rPr>
              <w:t>22</w:t>
            </w:r>
            <w:r>
              <w:rPr>
                <w:noProof/>
                <w:webHidden/>
              </w:rPr>
              <w:fldChar w:fldCharType="end"/>
            </w:r>
          </w:hyperlink>
        </w:p>
        <w:p w14:paraId="10A3AF3F" w14:textId="787C21F0"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26" w:history="1">
            <w:r w:rsidRPr="00E636D7">
              <w:rPr>
                <w:rStyle w:val="Hyperlink"/>
              </w:rPr>
              <w:t>3.12.1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_Toc217999926 \h </w:instrText>
            </w:r>
            <w:r>
              <w:rPr>
                <w:webHidden/>
              </w:rPr>
            </w:r>
            <w:r>
              <w:rPr>
                <w:webHidden/>
              </w:rPr>
              <w:fldChar w:fldCharType="separate"/>
            </w:r>
            <w:r>
              <w:rPr>
                <w:webHidden/>
              </w:rPr>
              <w:t>22</w:t>
            </w:r>
            <w:r>
              <w:rPr>
                <w:webHidden/>
              </w:rPr>
              <w:fldChar w:fldCharType="end"/>
            </w:r>
          </w:hyperlink>
        </w:p>
        <w:p w14:paraId="7286CAB1" w14:textId="1AA511A2"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27" w:history="1">
            <w:r w:rsidRPr="00E636D7">
              <w:rPr>
                <w:rStyle w:val="Hyperlink"/>
              </w:rPr>
              <w:t>3.12.2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_Toc217999927 \h </w:instrText>
            </w:r>
            <w:r>
              <w:rPr>
                <w:webHidden/>
              </w:rPr>
            </w:r>
            <w:r>
              <w:rPr>
                <w:webHidden/>
              </w:rPr>
              <w:fldChar w:fldCharType="separate"/>
            </w:r>
            <w:r>
              <w:rPr>
                <w:webHidden/>
              </w:rPr>
              <w:t>23</w:t>
            </w:r>
            <w:r>
              <w:rPr>
                <w:webHidden/>
              </w:rPr>
              <w:fldChar w:fldCharType="end"/>
            </w:r>
          </w:hyperlink>
        </w:p>
        <w:p w14:paraId="381ADB17" w14:textId="6EFC19F7"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28" w:history="1">
            <w:r w:rsidRPr="00E636D7">
              <w:rPr>
                <w:rStyle w:val="Hyperlink"/>
              </w:rPr>
              <w:t>3.12.3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_Toc217999928 \h </w:instrText>
            </w:r>
            <w:r>
              <w:rPr>
                <w:webHidden/>
              </w:rPr>
            </w:r>
            <w:r>
              <w:rPr>
                <w:webHidden/>
              </w:rPr>
              <w:fldChar w:fldCharType="separate"/>
            </w:r>
            <w:r>
              <w:rPr>
                <w:webHidden/>
              </w:rPr>
              <w:t>23</w:t>
            </w:r>
            <w:r>
              <w:rPr>
                <w:webHidden/>
              </w:rPr>
              <w:fldChar w:fldCharType="end"/>
            </w:r>
          </w:hyperlink>
        </w:p>
        <w:p w14:paraId="7953E5AE" w14:textId="526EB7C8"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29" w:history="1">
            <w:r w:rsidRPr="00E636D7">
              <w:rPr>
                <w:rStyle w:val="Hyperlink"/>
              </w:rPr>
              <w:t>3.12.4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_Toc217999929 \h </w:instrText>
            </w:r>
            <w:r>
              <w:rPr>
                <w:webHidden/>
              </w:rPr>
            </w:r>
            <w:r>
              <w:rPr>
                <w:webHidden/>
              </w:rPr>
              <w:fldChar w:fldCharType="separate"/>
            </w:r>
            <w:r>
              <w:rPr>
                <w:webHidden/>
              </w:rPr>
              <w:t>23</w:t>
            </w:r>
            <w:r>
              <w:rPr>
                <w:webHidden/>
              </w:rPr>
              <w:fldChar w:fldCharType="end"/>
            </w:r>
          </w:hyperlink>
        </w:p>
        <w:p w14:paraId="229F4CBB" w14:textId="52590487"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30" w:history="1">
            <w:r w:rsidRPr="00E636D7">
              <w:rPr>
                <w:rStyle w:val="Hyperlink"/>
              </w:rPr>
              <w:t>3.12.5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_Toc217999930 \h </w:instrText>
            </w:r>
            <w:r>
              <w:rPr>
                <w:webHidden/>
              </w:rPr>
            </w:r>
            <w:r>
              <w:rPr>
                <w:webHidden/>
              </w:rPr>
              <w:fldChar w:fldCharType="separate"/>
            </w:r>
            <w:r>
              <w:rPr>
                <w:webHidden/>
              </w:rPr>
              <w:t>24</w:t>
            </w:r>
            <w:r>
              <w:rPr>
                <w:webHidden/>
              </w:rPr>
              <w:fldChar w:fldCharType="end"/>
            </w:r>
          </w:hyperlink>
        </w:p>
        <w:p w14:paraId="544F79F9" w14:textId="3953EB2C"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931" w:history="1">
            <w:r w:rsidRPr="00E636D7">
              <w:rPr>
                <w:rStyle w:val="Hyperlink"/>
                <w:noProof/>
                <w:highlight w:val="yellow"/>
              </w:rPr>
              <w:t>3.13</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highlight w:val="yellow"/>
              </w:rPr>
              <w:t>Institutional Auction Results File</w:t>
            </w:r>
            <w:r>
              <w:rPr>
                <w:noProof/>
                <w:webHidden/>
              </w:rPr>
              <w:tab/>
            </w:r>
            <w:r>
              <w:rPr>
                <w:noProof/>
                <w:webHidden/>
              </w:rPr>
              <w:fldChar w:fldCharType="begin"/>
            </w:r>
            <w:r>
              <w:rPr>
                <w:noProof/>
                <w:webHidden/>
              </w:rPr>
              <w:instrText xml:space="preserve"> PAGEREF _Toc217999931 \h </w:instrText>
            </w:r>
            <w:r>
              <w:rPr>
                <w:noProof/>
                <w:webHidden/>
              </w:rPr>
            </w:r>
            <w:r>
              <w:rPr>
                <w:noProof/>
                <w:webHidden/>
              </w:rPr>
              <w:fldChar w:fldCharType="separate"/>
            </w:r>
            <w:r>
              <w:rPr>
                <w:noProof/>
                <w:webHidden/>
              </w:rPr>
              <w:t>24</w:t>
            </w:r>
            <w:r>
              <w:rPr>
                <w:noProof/>
                <w:webHidden/>
              </w:rPr>
              <w:fldChar w:fldCharType="end"/>
            </w:r>
          </w:hyperlink>
        </w:p>
        <w:p w14:paraId="08072FB6" w14:textId="20FA799A"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32" w:history="1">
            <w:r w:rsidRPr="00E636D7">
              <w:rPr>
                <w:rStyle w:val="Hyperlink"/>
              </w:rPr>
              <w:t>3.13.1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Description</w:t>
            </w:r>
            <w:r>
              <w:rPr>
                <w:webHidden/>
              </w:rPr>
              <w:tab/>
            </w:r>
            <w:r>
              <w:rPr>
                <w:webHidden/>
              </w:rPr>
              <w:fldChar w:fldCharType="begin"/>
            </w:r>
            <w:r>
              <w:rPr>
                <w:webHidden/>
              </w:rPr>
              <w:instrText xml:space="preserve"> PAGEREF _Toc217999932 \h </w:instrText>
            </w:r>
            <w:r>
              <w:rPr>
                <w:webHidden/>
              </w:rPr>
            </w:r>
            <w:r>
              <w:rPr>
                <w:webHidden/>
              </w:rPr>
              <w:fldChar w:fldCharType="separate"/>
            </w:r>
            <w:r>
              <w:rPr>
                <w:webHidden/>
              </w:rPr>
              <w:t>24</w:t>
            </w:r>
            <w:r>
              <w:rPr>
                <w:webHidden/>
              </w:rPr>
              <w:fldChar w:fldCharType="end"/>
            </w:r>
          </w:hyperlink>
        </w:p>
        <w:p w14:paraId="16BDFBF6" w14:textId="5FF47243"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33" w:history="1">
            <w:r w:rsidRPr="00E636D7">
              <w:rPr>
                <w:rStyle w:val="Hyperlink"/>
              </w:rPr>
              <w:t>3.13.2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Securities Involved</w:t>
            </w:r>
            <w:r>
              <w:rPr>
                <w:webHidden/>
              </w:rPr>
              <w:tab/>
            </w:r>
            <w:r>
              <w:rPr>
                <w:webHidden/>
              </w:rPr>
              <w:fldChar w:fldCharType="begin"/>
            </w:r>
            <w:r>
              <w:rPr>
                <w:webHidden/>
              </w:rPr>
              <w:instrText xml:space="preserve"> PAGEREF _Toc217999933 \h </w:instrText>
            </w:r>
            <w:r>
              <w:rPr>
                <w:webHidden/>
              </w:rPr>
            </w:r>
            <w:r>
              <w:rPr>
                <w:webHidden/>
              </w:rPr>
              <w:fldChar w:fldCharType="separate"/>
            </w:r>
            <w:r>
              <w:rPr>
                <w:webHidden/>
              </w:rPr>
              <w:t>24</w:t>
            </w:r>
            <w:r>
              <w:rPr>
                <w:webHidden/>
              </w:rPr>
              <w:fldChar w:fldCharType="end"/>
            </w:r>
          </w:hyperlink>
        </w:p>
        <w:p w14:paraId="1177D19B" w14:textId="3A44D37B"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34" w:history="1">
            <w:r w:rsidRPr="00E636D7">
              <w:rPr>
                <w:rStyle w:val="Hyperlink"/>
              </w:rPr>
              <w:t>3.13.3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File Names</w:t>
            </w:r>
            <w:r>
              <w:rPr>
                <w:webHidden/>
              </w:rPr>
              <w:tab/>
            </w:r>
            <w:r>
              <w:rPr>
                <w:webHidden/>
              </w:rPr>
              <w:fldChar w:fldCharType="begin"/>
            </w:r>
            <w:r>
              <w:rPr>
                <w:webHidden/>
              </w:rPr>
              <w:instrText xml:space="preserve"> PAGEREF _Toc217999934 \h </w:instrText>
            </w:r>
            <w:r>
              <w:rPr>
                <w:webHidden/>
              </w:rPr>
            </w:r>
            <w:r>
              <w:rPr>
                <w:webHidden/>
              </w:rPr>
              <w:fldChar w:fldCharType="separate"/>
            </w:r>
            <w:r>
              <w:rPr>
                <w:webHidden/>
              </w:rPr>
              <w:t>24</w:t>
            </w:r>
            <w:r>
              <w:rPr>
                <w:webHidden/>
              </w:rPr>
              <w:fldChar w:fldCharType="end"/>
            </w:r>
          </w:hyperlink>
        </w:p>
        <w:p w14:paraId="3CB0D47E" w14:textId="15668BB8"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35" w:history="1">
            <w:r w:rsidRPr="00E636D7">
              <w:rPr>
                <w:rStyle w:val="Hyperlink"/>
              </w:rPr>
              <w:t>3.13.4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Time &amp; Frequency</w:t>
            </w:r>
            <w:r>
              <w:rPr>
                <w:webHidden/>
              </w:rPr>
              <w:tab/>
            </w:r>
            <w:r>
              <w:rPr>
                <w:webHidden/>
              </w:rPr>
              <w:fldChar w:fldCharType="begin"/>
            </w:r>
            <w:r>
              <w:rPr>
                <w:webHidden/>
              </w:rPr>
              <w:instrText xml:space="preserve"> PAGEREF _Toc217999935 \h </w:instrText>
            </w:r>
            <w:r>
              <w:rPr>
                <w:webHidden/>
              </w:rPr>
            </w:r>
            <w:r>
              <w:rPr>
                <w:webHidden/>
              </w:rPr>
              <w:fldChar w:fldCharType="separate"/>
            </w:r>
            <w:r>
              <w:rPr>
                <w:webHidden/>
              </w:rPr>
              <w:t>25</w:t>
            </w:r>
            <w:r>
              <w:rPr>
                <w:webHidden/>
              </w:rPr>
              <w:fldChar w:fldCharType="end"/>
            </w:r>
          </w:hyperlink>
        </w:p>
        <w:p w14:paraId="66D4AD8D" w14:textId="2BA51C6D"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36" w:history="1">
            <w:r w:rsidRPr="00E636D7">
              <w:rPr>
                <w:rStyle w:val="Hyperlink"/>
              </w:rPr>
              <w:t>3.13.5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Data Fields &amp; Validations</w:t>
            </w:r>
            <w:r>
              <w:rPr>
                <w:webHidden/>
              </w:rPr>
              <w:tab/>
            </w:r>
            <w:r>
              <w:rPr>
                <w:webHidden/>
              </w:rPr>
              <w:fldChar w:fldCharType="begin"/>
            </w:r>
            <w:r>
              <w:rPr>
                <w:webHidden/>
              </w:rPr>
              <w:instrText xml:space="preserve"> PAGEREF _Toc217999936 \h </w:instrText>
            </w:r>
            <w:r>
              <w:rPr>
                <w:webHidden/>
              </w:rPr>
            </w:r>
            <w:r>
              <w:rPr>
                <w:webHidden/>
              </w:rPr>
              <w:fldChar w:fldCharType="separate"/>
            </w:r>
            <w:r>
              <w:rPr>
                <w:webHidden/>
              </w:rPr>
              <w:t>25</w:t>
            </w:r>
            <w:r>
              <w:rPr>
                <w:webHidden/>
              </w:rPr>
              <w:fldChar w:fldCharType="end"/>
            </w:r>
          </w:hyperlink>
        </w:p>
        <w:p w14:paraId="0812FAE1" w14:textId="5617FF58" w:rsidR="006D01EA" w:rsidRDefault="006D01EA">
          <w:pPr>
            <w:pStyle w:val="TOC1"/>
            <w:rPr>
              <w:rFonts w:asciiTheme="minorHAnsi" w:eastAsiaTheme="minorEastAsia" w:hAnsiTheme="minorHAnsi" w:cstheme="minorBidi"/>
              <w:bCs w:val="0"/>
              <w:kern w:val="2"/>
              <w:sz w:val="24"/>
              <w:szCs w:val="24"/>
              <w:lang w:eastAsia="zh-CN"/>
              <w14:ligatures w14:val="standardContextual"/>
            </w:rPr>
          </w:pPr>
          <w:hyperlink w:anchor="_Toc217999937" w:history="1">
            <w:r w:rsidRPr="00E636D7">
              <w:rPr>
                <w:rStyle w:val="Hyperlink"/>
                <w:lang w:val="en-US"/>
              </w:rPr>
              <w:t>4</w:t>
            </w:r>
            <w:r>
              <w:rPr>
                <w:rFonts w:asciiTheme="minorHAnsi" w:eastAsiaTheme="minorEastAsia" w:hAnsiTheme="minorHAnsi" w:cstheme="minorBidi"/>
                <w:bCs w:val="0"/>
                <w:kern w:val="2"/>
                <w:sz w:val="24"/>
                <w:szCs w:val="24"/>
                <w:lang w:eastAsia="zh-CN"/>
                <w14:ligatures w14:val="standardContextual"/>
              </w:rPr>
              <w:tab/>
            </w:r>
            <w:r w:rsidRPr="00E636D7">
              <w:rPr>
                <w:rStyle w:val="Hyperlink"/>
                <w:lang w:val="en-US"/>
              </w:rPr>
              <w:t>Appendices</w:t>
            </w:r>
            <w:r>
              <w:rPr>
                <w:webHidden/>
              </w:rPr>
              <w:tab/>
            </w:r>
            <w:r>
              <w:rPr>
                <w:webHidden/>
              </w:rPr>
              <w:fldChar w:fldCharType="begin"/>
            </w:r>
            <w:r>
              <w:rPr>
                <w:webHidden/>
              </w:rPr>
              <w:instrText xml:space="preserve"> PAGEREF _Toc217999937 \h </w:instrText>
            </w:r>
            <w:r>
              <w:rPr>
                <w:webHidden/>
              </w:rPr>
            </w:r>
            <w:r>
              <w:rPr>
                <w:webHidden/>
              </w:rPr>
              <w:fldChar w:fldCharType="separate"/>
            </w:r>
            <w:r>
              <w:rPr>
                <w:webHidden/>
              </w:rPr>
              <w:t>26</w:t>
            </w:r>
            <w:r>
              <w:rPr>
                <w:webHidden/>
              </w:rPr>
              <w:fldChar w:fldCharType="end"/>
            </w:r>
          </w:hyperlink>
        </w:p>
        <w:p w14:paraId="5B2F387E" w14:textId="63814251"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938" w:history="1">
            <w:r w:rsidRPr="00E636D7">
              <w:rPr>
                <w:rStyle w:val="Hyperlink"/>
                <w:noProof/>
              </w:rPr>
              <w:t>4.1</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Appendix A - Data Dictionary</w:t>
            </w:r>
            <w:r>
              <w:rPr>
                <w:noProof/>
                <w:webHidden/>
              </w:rPr>
              <w:tab/>
            </w:r>
            <w:r>
              <w:rPr>
                <w:noProof/>
                <w:webHidden/>
              </w:rPr>
              <w:fldChar w:fldCharType="begin"/>
            </w:r>
            <w:r>
              <w:rPr>
                <w:noProof/>
                <w:webHidden/>
              </w:rPr>
              <w:instrText xml:space="preserve"> PAGEREF _Toc217999938 \h </w:instrText>
            </w:r>
            <w:r>
              <w:rPr>
                <w:noProof/>
                <w:webHidden/>
              </w:rPr>
            </w:r>
            <w:r>
              <w:rPr>
                <w:noProof/>
                <w:webHidden/>
              </w:rPr>
              <w:fldChar w:fldCharType="separate"/>
            </w:r>
            <w:r>
              <w:rPr>
                <w:noProof/>
                <w:webHidden/>
              </w:rPr>
              <w:t>26</w:t>
            </w:r>
            <w:r>
              <w:rPr>
                <w:noProof/>
                <w:webHidden/>
              </w:rPr>
              <w:fldChar w:fldCharType="end"/>
            </w:r>
          </w:hyperlink>
        </w:p>
        <w:p w14:paraId="3D9720CD" w14:textId="76542D56"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39" w:history="1">
            <w:r w:rsidRPr="00E636D7">
              <w:rPr>
                <w:rStyle w:val="Hyperlink"/>
              </w:rPr>
              <w:t>4.1.1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A.1 - SSB/SGS Bonds/T-Bills Issuance Calendar File Data Dictionary</w:t>
            </w:r>
            <w:r>
              <w:rPr>
                <w:webHidden/>
              </w:rPr>
              <w:tab/>
            </w:r>
            <w:r>
              <w:rPr>
                <w:webHidden/>
              </w:rPr>
              <w:fldChar w:fldCharType="begin"/>
            </w:r>
            <w:r>
              <w:rPr>
                <w:webHidden/>
              </w:rPr>
              <w:instrText xml:space="preserve"> PAGEREF _Toc217999939 \h </w:instrText>
            </w:r>
            <w:r>
              <w:rPr>
                <w:webHidden/>
              </w:rPr>
            </w:r>
            <w:r>
              <w:rPr>
                <w:webHidden/>
              </w:rPr>
              <w:fldChar w:fldCharType="separate"/>
            </w:r>
            <w:r>
              <w:rPr>
                <w:webHidden/>
              </w:rPr>
              <w:t>26</w:t>
            </w:r>
            <w:r>
              <w:rPr>
                <w:webHidden/>
              </w:rPr>
              <w:fldChar w:fldCharType="end"/>
            </w:r>
          </w:hyperlink>
        </w:p>
        <w:p w14:paraId="69D228F2" w14:textId="69A4C8E3"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40" w:history="1">
            <w:r w:rsidRPr="00E636D7">
              <w:rPr>
                <w:rStyle w:val="Hyperlink"/>
              </w:rPr>
              <w:t>4.1.2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A.2 - SSB Subscription File Data Dictionary</w:t>
            </w:r>
            <w:r>
              <w:rPr>
                <w:webHidden/>
              </w:rPr>
              <w:tab/>
            </w:r>
            <w:r>
              <w:rPr>
                <w:webHidden/>
              </w:rPr>
              <w:fldChar w:fldCharType="begin"/>
            </w:r>
            <w:r>
              <w:rPr>
                <w:webHidden/>
              </w:rPr>
              <w:instrText xml:space="preserve"> PAGEREF _Toc217999940 \h </w:instrText>
            </w:r>
            <w:r>
              <w:rPr>
                <w:webHidden/>
              </w:rPr>
            </w:r>
            <w:r>
              <w:rPr>
                <w:webHidden/>
              </w:rPr>
              <w:fldChar w:fldCharType="separate"/>
            </w:r>
            <w:r>
              <w:rPr>
                <w:webHidden/>
              </w:rPr>
              <w:t>31</w:t>
            </w:r>
            <w:r>
              <w:rPr>
                <w:webHidden/>
              </w:rPr>
              <w:fldChar w:fldCharType="end"/>
            </w:r>
          </w:hyperlink>
        </w:p>
        <w:p w14:paraId="3E79A8E7" w14:textId="435B41A7"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41" w:history="1">
            <w:r w:rsidRPr="00E636D7">
              <w:rPr>
                <w:rStyle w:val="Hyperlink"/>
              </w:rPr>
              <w:t>4.1.3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A.3 - SSB Redemption File Data Dictionary</w:t>
            </w:r>
            <w:r>
              <w:rPr>
                <w:webHidden/>
              </w:rPr>
              <w:tab/>
            </w:r>
            <w:r>
              <w:rPr>
                <w:webHidden/>
              </w:rPr>
              <w:fldChar w:fldCharType="begin"/>
            </w:r>
            <w:r>
              <w:rPr>
                <w:webHidden/>
              </w:rPr>
              <w:instrText xml:space="preserve"> PAGEREF _Toc217999941 \h </w:instrText>
            </w:r>
            <w:r>
              <w:rPr>
                <w:webHidden/>
              </w:rPr>
            </w:r>
            <w:r>
              <w:rPr>
                <w:webHidden/>
              </w:rPr>
              <w:fldChar w:fldCharType="separate"/>
            </w:r>
            <w:r>
              <w:rPr>
                <w:webHidden/>
              </w:rPr>
              <w:t>36</w:t>
            </w:r>
            <w:r>
              <w:rPr>
                <w:webHidden/>
              </w:rPr>
              <w:fldChar w:fldCharType="end"/>
            </w:r>
          </w:hyperlink>
        </w:p>
        <w:p w14:paraId="5C51695A" w14:textId="58277180"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42" w:history="1">
            <w:r w:rsidRPr="00E636D7">
              <w:rPr>
                <w:rStyle w:val="Hyperlink"/>
              </w:rPr>
              <w:t>4.1.4</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A.4 - SSB Acknowledgement File for Subscription / Redemption Data Dictionary</w:t>
            </w:r>
            <w:r>
              <w:rPr>
                <w:webHidden/>
              </w:rPr>
              <w:tab/>
            </w:r>
            <w:r>
              <w:rPr>
                <w:webHidden/>
              </w:rPr>
              <w:fldChar w:fldCharType="begin"/>
            </w:r>
            <w:r>
              <w:rPr>
                <w:webHidden/>
              </w:rPr>
              <w:instrText xml:space="preserve"> PAGEREF _Toc217999942 \h </w:instrText>
            </w:r>
            <w:r>
              <w:rPr>
                <w:webHidden/>
              </w:rPr>
            </w:r>
            <w:r>
              <w:rPr>
                <w:webHidden/>
              </w:rPr>
              <w:fldChar w:fldCharType="separate"/>
            </w:r>
            <w:r>
              <w:rPr>
                <w:webHidden/>
              </w:rPr>
              <w:t>40</w:t>
            </w:r>
            <w:r>
              <w:rPr>
                <w:webHidden/>
              </w:rPr>
              <w:fldChar w:fldCharType="end"/>
            </w:r>
          </w:hyperlink>
        </w:p>
        <w:p w14:paraId="3A438DD1" w14:textId="5D3FE608"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43" w:history="1">
            <w:r w:rsidRPr="00E636D7">
              <w:rPr>
                <w:rStyle w:val="Hyperlink"/>
              </w:rPr>
              <w:t>4.1.5</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A.5 - SSB Allotment Results File Data Dictionary</w:t>
            </w:r>
            <w:r>
              <w:rPr>
                <w:webHidden/>
              </w:rPr>
              <w:tab/>
            </w:r>
            <w:r>
              <w:rPr>
                <w:webHidden/>
              </w:rPr>
              <w:fldChar w:fldCharType="begin"/>
            </w:r>
            <w:r>
              <w:rPr>
                <w:webHidden/>
              </w:rPr>
              <w:instrText xml:space="preserve"> PAGEREF _Toc217999943 \h </w:instrText>
            </w:r>
            <w:r>
              <w:rPr>
                <w:webHidden/>
              </w:rPr>
            </w:r>
            <w:r>
              <w:rPr>
                <w:webHidden/>
              </w:rPr>
              <w:fldChar w:fldCharType="separate"/>
            </w:r>
            <w:r>
              <w:rPr>
                <w:webHidden/>
              </w:rPr>
              <w:t>44</w:t>
            </w:r>
            <w:r>
              <w:rPr>
                <w:webHidden/>
              </w:rPr>
              <w:fldChar w:fldCharType="end"/>
            </w:r>
          </w:hyperlink>
        </w:p>
        <w:p w14:paraId="4CA468E3" w14:textId="05FC40EC"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44" w:history="1">
            <w:r w:rsidRPr="00E636D7">
              <w:rPr>
                <w:rStyle w:val="Hyperlink"/>
              </w:rPr>
              <w:t>4.1.6</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A.6 - SSB Redemption Results File Data Dictionary</w:t>
            </w:r>
            <w:r>
              <w:rPr>
                <w:webHidden/>
              </w:rPr>
              <w:tab/>
            </w:r>
            <w:r>
              <w:rPr>
                <w:webHidden/>
              </w:rPr>
              <w:fldChar w:fldCharType="begin"/>
            </w:r>
            <w:r>
              <w:rPr>
                <w:webHidden/>
              </w:rPr>
              <w:instrText xml:space="preserve"> PAGEREF _Toc217999944 \h </w:instrText>
            </w:r>
            <w:r>
              <w:rPr>
                <w:webHidden/>
              </w:rPr>
            </w:r>
            <w:r>
              <w:rPr>
                <w:webHidden/>
              </w:rPr>
              <w:fldChar w:fldCharType="separate"/>
            </w:r>
            <w:r>
              <w:rPr>
                <w:webHidden/>
              </w:rPr>
              <w:t>49</w:t>
            </w:r>
            <w:r>
              <w:rPr>
                <w:webHidden/>
              </w:rPr>
              <w:fldChar w:fldCharType="end"/>
            </w:r>
          </w:hyperlink>
        </w:p>
        <w:p w14:paraId="5A589DC3" w14:textId="4A42EE9A"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45" w:history="1">
            <w:r w:rsidRPr="00E636D7">
              <w:rPr>
                <w:rStyle w:val="Hyperlink"/>
              </w:rPr>
              <w:t>4.1.7</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A.7 - SSB Holdings File Data Dictionary</w:t>
            </w:r>
            <w:r>
              <w:rPr>
                <w:webHidden/>
              </w:rPr>
              <w:tab/>
            </w:r>
            <w:r>
              <w:rPr>
                <w:webHidden/>
              </w:rPr>
              <w:fldChar w:fldCharType="begin"/>
            </w:r>
            <w:r>
              <w:rPr>
                <w:webHidden/>
              </w:rPr>
              <w:instrText xml:space="preserve"> PAGEREF _Toc217999945 \h </w:instrText>
            </w:r>
            <w:r>
              <w:rPr>
                <w:webHidden/>
              </w:rPr>
            </w:r>
            <w:r>
              <w:rPr>
                <w:webHidden/>
              </w:rPr>
              <w:fldChar w:fldCharType="separate"/>
            </w:r>
            <w:r>
              <w:rPr>
                <w:webHidden/>
              </w:rPr>
              <w:t>53</w:t>
            </w:r>
            <w:r>
              <w:rPr>
                <w:webHidden/>
              </w:rPr>
              <w:fldChar w:fldCharType="end"/>
            </w:r>
          </w:hyperlink>
        </w:p>
        <w:p w14:paraId="14A91EC1" w14:textId="17B71B8A"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46" w:history="1">
            <w:r w:rsidRPr="00E636D7">
              <w:rPr>
                <w:rStyle w:val="Hyperlink"/>
              </w:rPr>
              <w:t>4.1.8</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A.8 - SSB Acknowledgement File for Holdings Data Dictionary</w:t>
            </w:r>
            <w:r>
              <w:rPr>
                <w:webHidden/>
              </w:rPr>
              <w:tab/>
            </w:r>
            <w:r>
              <w:rPr>
                <w:webHidden/>
              </w:rPr>
              <w:fldChar w:fldCharType="begin"/>
            </w:r>
            <w:r>
              <w:rPr>
                <w:webHidden/>
              </w:rPr>
              <w:instrText xml:space="preserve"> PAGEREF _Toc217999946 \h </w:instrText>
            </w:r>
            <w:r>
              <w:rPr>
                <w:webHidden/>
              </w:rPr>
            </w:r>
            <w:r>
              <w:rPr>
                <w:webHidden/>
              </w:rPr>
              <w:fldChar w:fldCharType="separate"/>
            </w:r>
            <w:r>
              <w:rPr>
                <w:webHidden/>
              </w:rPr>
              <w:t>56</w:t>
            </w:r>
            <w:r>
              <w:rPr>
                <w:webHidden/>
              </w:rPr>
              <w:fldChar w:fldCharType="end"/>
            </w:r>
          </w:hyperlink>
        </w:p>
        <w:p w14:paraId="370D8E95" w14:textId="5CBCA996"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47" w:history="1">
            <w:r w:rsidRPr="00E636D7">
              <w:rPr>
                <w:rStyle w:val="Hyperlink"/>
              </w:rPr>
              <w:t>4.1.9</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A.9 - SSB Coupon/Redemption Rate File Data Dictionary</w:t>
            </w:r>
            <w:r>
              <w:rPr>
                <w:webHidden/>
              </w:rPr>
              <w:tab/>
            </w:r>
            <w:r>
              <w:rPr>
                <w:webHidden/>
              </w:rPr>
              <w:fldChar w:fldCharType="begin"/>
            </w:r>
            <w:r>
              <w:rPr>
                <w:webHidden/>
              </w:rPr>
              <w:instrText xml:space="preserve"> PAGEREF _Toc217999947 \h </w:instrText>
            </w:r>
            <w:r>
              <w:rPr>
                <w:webHidden/>
              </w:rPr>
            </w:r>
            <w:r>
              <w:rPr>
                <w:webHidden/>
              </w:rPr>
              <w:fldChar w:fldCharType="separate"/>
            </w:r>
            <w:r>
              <w:rPr>
                <w:webHidden/>
              </w:rPr>
              <w:t>59</w:t>
            </w:r>
            <w:r>
              <w:rPr>
                <w:webHidden/>
              </w:rPr>
              <w:fldChar w:fldCharType="end"/>
            </w:r>
          </w:hyperlink>
        </w:p>
        <w:p w14:paraId="1E23B403" w14:textId="6552834A"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48" w:history="1">
            <w:r w:rsidRPr="00E636D7">
              <w:rPr>
                <w:rStyle w:val="Hyperlink"/>
              </w:rPr>
              <w:t>4.1.10</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A.10 – SGS Bonds/T-Bills Subscription File Data Dictionary</w:t>
            </w:r>
            <w:r>
              <w:rPr>
                <w:webHidden/>
              </w:rPr>
              <w:tab/>
            </w:r>
            <w:r>
              <w:rPr>
                <w:webHidden/>
              </w:rPr>
              <w:fldChar w:fldCharType="begin"/>
            </w:r>
            <w:r>
              <w:rPr>
                <w:webHidden/>
              </w:rPr>
              <w:instrText xml:space="preserve"> PAGEREF _Toc217999948 \h </w:instrText>
            </w:r>
            <w:r>
              <w:rPr>
                <w:webHidden/>
              </w:rPr>
            </w:r>
            <w:r>
              <w:rPr>
                <w:webHidden/>
              </w:rPr>
              <w:fldChar w:fldCharType="separate"/>
            </w:r>
            <w:r>
              <w:rPr>
                <w:webHidden/>
              </w:rPr>
              <w:t>61</w:t>
            </w:r>
            <w:r>
              <w:rPr>
                <w:webHidden/>
              </w:rPr>
              <w:fldChar w:fldCharType="end"/>
            </w:r>
          </w:hyperlink>
        </w:p>
        <w:p w14:paraId="5ABD8E50" w14:textId="3A6CE2AB"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49" w:history="1">
            <w:r w:rsidRPr="00E636D7">
              <w:rPr>
                <w:rStyle w:val="Hyperlink"/>
              </w:rPr>
              <w:t>4.1.11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A.11 – SGS Bonds/T-Bills Acknowledgement File for Subscription Data Dictionary</w:t>
            </w:r>
            <w:r>
              <w:rPr>
                <w:webHidden/>
              </w:rPr>
              <w:tab/>
            </w:r>
            <w:r>
              <w:rPr>
                <w:webHidden/>
              </w:rPr>
              <w:fldChar w:fldCharType="begin"/>
            </w:r>
            <w:r>
              <w:rPr>
                <w:webHidden/>
              </w:rPr>
              <w:instrText xml:space="preserve"> PAGEREF _Toc217999949 \h </w:instrText>
            </w:r>
            <w:r>
              <w:rPr>
                <w:webHidden/>
              </w:rPr>
            </w:r>
            <w:r>
              <w:rPr>
                <w:webHidden/>
              </w:rPr>
              <w:fldChar w:fldCharType="separate"/>
            </w:r>
            <w:r>
              <w:rPr>
                <w:webHidden/>
              </w:rPr>
              <w:t>66</w:t>
            </w:r>
            <w:r>
              <w:rPr>
                <w:webHidden/>
              </w:rPr>
              <w:fldChar w:fldCharType="end"/>
            </w:r>
          </w:hyperlink>
        </w:p>
        <w:p w14:paraId="350967E2" w14:textId="0B4E7A83"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50" w:history="1">
            <w:r w:rsidRPr="00E636D7">
              <w:rPr>
                <w:rStyle w:val="Hyperlink"/>
              </w:rPr>
              <w:t>4.1.12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A.12 – SGS Bonds/T-Bills Auction/Syndication Results File Data Dictionary</w:t>
            </w:r>
            <w:r>
              <w:rPr>
                <w:webHidden/>
              </w:rPr>
              <w:tab/>
            </w:r>
            <w:r>
              <w:rPr>
                <w:webHidden/>
              </w:rPr>
              <w:fldChar w:fldCharType="begin"/>
            </w:r>
            <w:r>
              <w:rPr>
                <w:webHidden/>
              </w:rPr>
              <w:instrText xml:space="preserve"> PAGEREF _Toc217999950 \h </w:instrText>
            </w:r>
            <w:r>
              <w:rPr>
                <w:webHidden/>
              </w:rPr>
            </w:r>
            <w:r>
              <w:rPr>
                <w:webHidden/>
              </w:rPr>
              <w:fldChar w:fldCharType="separate"/>
            </w:r>
            <w:r>
              <w:rPr>
                <w:webHidden/>
              </w:rPr>
              <w:t>70</w:t>
            </w:r>
            <w:r>
              <w:rPr>
                <w:webHidden/>
              </w:rPr>
              <w:fldChar w:fldCharType="end"/>
            </w:r>
          </w:hyperlink>
        </w:p>
        <w:p w14:paraId="44E31441" w14:textId="1AB9F63A"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51" w:history="1">
            <w:r w:rsidRPr="00E636D7">
              <w:rPr>
                <w:rStyle w:val="Hyperlink"/>
                <w:highlight w:val="yellow"/>
              </w:rPr>
              <w:t>4.1.13</w:t>
            </w:r>
            <w:r>
              <w:rPr>
                <w:rFonts w:asciiTheme="minorHAnsi" w:eastAsiaTheme="minorEastAsia" w:hAnsiTheme="minorHAnsi" w:cstheme="minorBidi"/>
                <w:iCs w:val="0"/>
                <w:kern w:val="2"/>
                <w:sz w:val="24"/>
                <w:szCs w:val="24"/>
                <w:lang w:eastAsia="zh-CN"/>
                <w14:ligatures w14:val="standardContextual"/>
              </w:rPr>
              <w:tab/>
            </w:r>
            <w:r w:rsidRPr="00E636D7">
              <w:rPr>
                <w:rStyle w:val="Hyperlink"/>
                <w:highlight w:val="yellow"/>
              </w:rPr>
              <w:t>Appendix A.13 - Institutional Auction Results File Data Dictionary</w:t>
            </w:r>
            <w:r>
              <w:rPr>
                <w:webHidden/>
              </w:rPr>
              <w:tab/>
            </w:r>
            <w:r>
              <w:rPr>
                <w:webHidden/>
              </w:rPr>
              <w:fldChar w:fldCharType="begin"/>
            </w:r>
            <w:r>
              <w:rPr>
                <w:webHidden/>
              </w:rPr>
              <w:instrText xml:space="preserve"> PAGEREF _Toc217999951 \h </w:instrText>
            </w:r>
            <w:r>
              <w:rPr>
                <w:webHidden/>
              </w:rPr>
            </w:r>
            <w:r>
              <w:rPr>
                <w:webHidden/>
              </w:rPr>
              <w:fldChar w:fldCharType="separate"/>
            </w:r>
            <w:r>
              <w:rPr>
                <w:webHidden/>
              </w:rPr>
              <w:t>76</w:t>
            </w:r>
            <w:r>
              <w:rPr>
                <w:webHidden/>
              </w:rPr>
              <w:fldChar w:fldCharType="end"/>
            </w:r>
          </w:hyperlink>
        </w:p>
        <w:p w14:paraId="568CE292" w14:textId="725BE421"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952" w:history="1">
            <w:r w:rsidRPr="00E636D7">
              <w:rPr>
                <w:rStyle w:val="Hyperlink"/>
                <w:noProof/>
              </w:rPr>
              <w:t>4.2</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Appendix B - Error Descriptions</w:t>
            </w:r>
            <w:r>
              <w:rPr>
                <w:noProof/>
                <w:webHidden/>
              </w:rPr>
              <w:tab/>
            </w:r>
            <w:r>
              <w:rPr>
                <w:noProof/>
                <w:webHidden/>
              </w:rPr>
              <w:fldChar w:fldCharType="begin"/>
            </w:r>
            <w:r>
              <w:rPr>
                <w:noProof/>
                <w:webHidden/>
              </w:rPr>
              <w:instrText xml:space="preserve"> PAGEREF _Toc217999952 \h </w:instrText>
            </w:r>
            <w:r>
              <w:rPr>
                <w:noProof/>
                <w:webHidden/>
              </w:rPr>
            </w:r>
            <w:r>
              <w:rPr>
                <w:noProof/>
                <w:webHidden/>
              </w:rPr>
              <w:fldChar w:fldCharType="separate"/>
            </w:r>
            <w:r>
              <w:rPr>
                <w:noProof/>
                <w:webHidden/>
              </w:rPr>
              <w:t>79</w:t>
            </w:r>
            <w:r>
              <w:rPr>
                <w:noProof/>
                <w:webHidden/>
              </w:rPr>
              <w:fldChar w:fldCharType="end"/>
            </w:r>
          </w:hyperlink>
        </w:p>
        <w:p w14:paraId="75DCD686" w14:textId="54A0BE58"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53" w:history="1">
            <w:r w:rsidRPr="00E636D7">
              <w:rPr>
                <w:rStyle w:val="Hyperlink"/>
              </w:rPr>
              <w:t>4.2.1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B.1 - Error Descriptions in FILE_ERROR_DESC for Acknowledgement Files</w:t>
            </w:r>
            <w:r>
              <w:rPr>
                <w:webHidden/>
              </w:rPr>
              <w:tab/>
            </w:r>
            <w:r>
              <w:rPr>
                <w:webHidden/>
              </w:rPr>
              <w:fldChar w:fldCharType="begin"/>
            </w:r>
            <w:r>
              <w:rPr>
                <w:webHidden/>
              </w:rPr>
              <w:instrText xml:space="preserve"> PAGEREF _Toc217999953 \h </w:instrText>
            </w:r>
            <w:r>
              <w:rPr>
                <w:webHidden/>
              </w:rPr>
            </w:r>
            <w:r>
              <w:rPr>
                <w:webHidden/>
              </w:rPr>
              <w:fldChar w:fldCharType="separate"/>
            </w:r>
            <w:r>
              <w:rPr>
                <w:webHidden/>
              </w:rPr>
              <w:t>79</w:t>
            </w:r>
            <w:r>
              <w:rPr>
                <w:webHidden/>
              </w:rPr>
              <w:fldChar w:fldCharType="end"/>
            </w:r>
          </w:hyperlink>
        </w:p>
        <w:p w14:paraId="341ECA91" w14:textId="33B9CF9E"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54" w:history="1">
            <w:r w:rsidRPr="00E636D7">
              <w:rPr>
                <w:rStyle w:val="Hyperlink"/>
              </w:rPr>
              <w:t>4.2.2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B.2 - Error Descriptions in REC_ERROR_DESC for Acknowledgement Files</w:t>
            </w:r>
            <w:r>
              <w:rPr>
                <w:webHidden/>
              </w:rPr>
              <w:tab/>
            </w:r>
            <w:r>
              <w:rPr>
                <w:webHidden/>
              </w:rPr>
              <w:fldChar w:fldCharType="begin"/>
            </w:r>
            <w:r>
              <w:rPr>
                <w:webHidden/>
              </w:rPr>
              <w:instrText xml:space="preserve"> PAGEREF _Toc217999954 \h </w:instrText>
            </w:r>
            <w:r>
              <w:rPr>
                <w:webHidden/>
              </w:rPr>
            </w:r>
            <w:r>
              <w:rPr>
                <w:webHidden/>
              </w:rPr>
              <w:fldChar w:fldCharType="separate"/>
            </w:r>
            <w:r>
              <w:rPr>
                <w:webHidden/>
              </w:rPr>
              <w:t>79</w:t>
            </w:r>
            <w:r>
              <w:rPr>
                <w:webHidden/>
              </w:rPr>
              <w:fldChar w:fldCharType="end"/>
            </w:r>
          </w:hyperlink>
        </w:p>
        <w:p w14:paraId="1C4DE822" w14:textId="2026DBCF"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55" w:history="1">
            <w:r w:rsidRPr="00E636D7">
              <w:rPr>
                <w:rStyle w:val="Hyperlink"/>
              </w:rPr>
              <w:t>4.2.3</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B.3 - Error Descriptions in REC_ERROR_DESC for SSB Allotment Results Files</w:t>
            </w:r>
            <w:r>
              <w:rPr>
                <w:webHidden/>
              </w:rPr>
              <w:tab/>
            </w:r>
            <w:r>
              <w:rPr>
                <w:webHidden/>
              </w:rPr>
              <w:fldChar w:fldCharType="begin"/>
            </w:r>
            <w:r>
              <w:rPr>
                <w:webHidden/>
              </w:rPr>
              <w:instrText xml:space="preserve"> PAGEREF _Toc217999955 \h </w:instrText>
            </w:r>
            <w:r>
              <w:rPr>
                <w:webHidden/>
              </w:rPr>
            </w:r>
            <w:r>
              <w:rPr>
                <w:webHidden/>
              </w:rPr>
              <w:fldChar w:fldCharType="separate"/>
            </w:r>
            <w:r>
              <w:rPr>
                <w:webHidden/>
              </w:rPr>
              <w:t>80</w:t>
            </w:r>
            <w:r>
              <w:rPr>
                <w:webHidden/>
              </w:rPr>
              <w:fldChar w:fldCharType="end"/>
            </w:r>
          </w:hyperlink>
        </w:p>
        <w:p w14:paraId="73CF1074" w14:textId="4A898985" w:rsidR="006D01EA" w:rsidRDefault="006D01EA">
          <w:pPr>
            <w:pStyle w:val="TOC2"/>
            <w:rPr>
              <w:rFonts w:asciiTheme="minorHAnsi" w:eastAsiaTheme="minorEastAsia" w:hAnsiTheme="minorHAnsi" w:cstheme="minorBidi"/>
              <w:noProof/>
              <w:kern w:val="2"/>
              <w:sz w:val="24"/>
              <w:szCs w:val="24"/>
              <w:lang w:eastAsia="zh-CN"/>
              <w14:ligatures w14:val="standardContextual"/>
            </w:rPr>
          </w:pPr>
          <w:hyperlink w:anchor="_Toc217999956" w:history="1">
            <w:r w:rsidRPr="00E636D7">
              <w:rPr>
                <w:rStyle w:val="Hyperlink"/>
                <w:noProof/>
              </w:rPr>
              <w:t>4.3</w:t>
            </w:r>
            <w:r>
              <w:rPr>
                <w:rFonts w:asciiTheme="minorHAnsi" w:eastAsiaTheme="minorEastAsia" w:hAnsiTheme="minorHAnsi" w:cstheme="minorBidi"/>
                <w:noProof/>
                <w:kern w:val="2"/>
                <w:sz w:val="24"/>
                <w:szCs w:val="24"/>
                <w:lang w:eastAsia="zh-CN"/>
                <w14:ligatures w14:val="standardContextual"/>
              </w:rPr>
              <w:tab/>
            </w:r>
            <w:r w:rsidRPr="00E636D7">
              <w:rPr>
                <w:rStyle w:val="Hyperlink"/>
                <w:noProof/>
              </w:rPr>
              <w:t>Appendix C – Acronyms &amp; Bank Code for File Names</w:t>
            </w:r>
            <w:r>
              <w:rPr>
                <w:noProof/>
                <w:webHidden/>
              </w:rPr>
              <w:tab/>
            </w:r>
            <w:r>
              <w:rPr>
                <w:noProof/>
                <w:webHidden/>
              </w:rPr>
              <w:fldChar w:fldCharType="begin"/>
            </w:r>
            <w:r>
              <w:rPr>
                <w:noProof/>
                <w:webHidden/>
              </w:rPr>
              <w:instrText xml:space="preserve"> PAGEREF _Toc217999956 \h </w:instrText>
            </w:r>
            <w:r>
              <w:rPr>
                <w:noProof/>
                <w:webHidden/>
              </w:rPr>
            </w:r>
            <w:r>
              <w:rPr>
                <w:noProof/>
                <w:webHidden/>
              </w:rPr>
              <w:fldChar w:fldCharType="separate"/>
            </w:r>
            <w:r>
              <w:rPr>
                <w:noProof/>
                <w:webHidden/>
              </w:rPr>
              <w:t>81</w:t>
            </w:r>
            <w:r>
              <w:rPr>
                <w:noProof/>
                <w:webHidden/>
              </w:rPr>
              <w:fldChar w:fldCharType="end"/>
            </w:r>
          </w:hyperlink>
        </w:p>
        <w:p w14:paraId="69B72381" w14:textId="1ABBC9FB"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57" w:history="1">
            <w:r w:rsidRPr="00E636D7">
              <w:rPr>
                <w:rStyle w:val="Hyperlink"/>
              </w:rPr>
              <w:t>4.3.1</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C.1 – Acronyms of Retail Banks &amp; CDP</w:t>
            </w:r>
            <w:r>
              <w:rPr>
                <w:webHidden/>
              </w:rPr>
              <w:tab/>
            </w:r>
            <w:r>
              <w:rPr>
                <w:webHidden/>
              </w:rPr>
              <w:fldChar w:fldCharType="begin"/>
            </w:r>
            <w:r>
              <w:rPr>
                <w:webHidden/>
              </w:rPr>
              <w:instrText xml:space="preserve"> PAGEREF _Toc217999957 \h </w:instrText>
            </w:r>
            <w:r>
              <w:rPr>
                <w:webHidden/>
              </w:rPr>
            </w:r>
            <w:r>
              <w:rPr>
                <w:webHidden/>
              </w:rPr>
              <w:fldChar w:fldCharType="separate"/>
            </w:r>
            <w:r>
              <w:rPr>
                <w:webHidden/>
              </w:rPr>
              <w:t>81</w:t>
            </w:r>
            <w:r>
              <w:rPr>
                <w:webHidden/>
              </w:rPr>
              <w:fldChar w:fldCharType="end"/>
            </w:r>
          </w:hyperlink>
        </w:p>
        <w:p w14:paraId="31DA0553" w14:textId="0FC65C2B" w:rsidR="006D01EA" w:rsidRDefault="006D01EA">
          <w:pPr>
            <w:pStyle w:val="TOC3"/>
            <w:rPr>
              <w:rFonts w:asciiTheme="minorHAnsi" w:eastAsiaTheme="minorEastAsia" w:hAnsiTheme="minorHAnsi" w:cstheme="minorBidi"/>
              <w:iCs w:val="0"/>
              <w:kern w:val="2"/>
              <w:sz w:val="24"/>
              <w:szCs w:val="24"/>
              <w:lang w:eastAsia="zh-CN"/>
              <w14:ligatures w14:val="standardContextual"/>
            </w:rPr>
          </w:pPr>
          <w:hyperlink w:anchor="_Toc217999958" w:history="1">
            <w:r w:rsidRPr="00E636D7">
              <w:rPr>
                <w:rStyle w:val="Hyperlink"/>
              </w:rPr>
              <w:t>4.3.2</w:t>
            </w:r>
            <w:r>
              <w:rPr>
                <w:rFonts w:asciiTheme="minorHAnsi" w:eastAsiaTheme="minorEastAsia" w:hAnsiTheme="minorHAnsi" w:cstheme="minorBidi"/>
                <w:iCs w:val="0"/>
                <w:kern w:val="2"/>
                <w:sz w:val="24"/>
                <w:szCs w:val="24"/>
                <w:lang w:eastAsia="zh-CN"/>
                <w14:ligatures w14:val="standardContextual"/>
              </w:rPr>
              <w:tab/>
            </w:r>
            <w:r w:rsidRPr="00E636D7">
              <w:rPr>
                <w:rStyle w:val="Hyperlink"/>
              </w:rPr>
              <w:t>Appendix C.2 – Bank Codes of PDs</w:t>
            </w:r>
            <w:r>
              <w:rPr>
                <w:webHidden/>
              </w:rPr>
              <w:tab/>
            </w:r>
            <w:r>
              <w:rPr>
                <w:webHidden/>
              </w:rPr>
              <w:fldChar w:fldCharType="begin"/>
            </w:r>
            <w:r>
              <w:rPr>
                <w:webHidden/>
              </w:rPr>
              <w:instrText xml:space="preserve"> PAGEREF _Toc217999958 \h </w:instrText>
            </w:r>
            <w:r>
              <w:rPr>
                <w:webHidden/>
              </w:rPr>
            </w:r>
            <w:r>
              <w:rPr>
                <w:webHidden/>
              </w:rPr>
              <w:fldChar w:fldCharType="separate"/>
            </w:r>
            <w:r>
              <w:rPr>
                <w:webHidden/>
              </w:rPr>
              <w:t>81</w:t>
            </w:r>
            <w:r>
              <w:rPr>
                <w:webHidden/>
              </w:rPr>
              <w:fldChar w:fldCharType="end"/>
            </w:r>
          </w:hyperlink>
        </w:p>
        <w:p w14:paraId="1A8A8DB1" w14:textId="140B057D" w:rsidR="007D5DB1" w:rsidRDefault="007D5DB1">
          <w:r>
            <w:rPr>
              <w:b/>
              <w:bCs/>
              <w:noProof/>
            </w:rPr>
            <w:fldChar w:fldCharType="end"/>
          </w:r>
        </w:p>
      </w:sdtContent>
    </w:sdt>
    <w:p w14:paraId="23936C50" w14:textId="69AF0ABB" w:rsidR="00130D2F" w:rsidRPr="00130D2F" w:rsidRDefault="00130D2F" w:rsidP="00130D2F">
      <w:pPr>
        <w:rPr>
          <w:lang w:val="en-US"/>
        </w:rPr>
      </w:pPr>
    </w:p>
    <w:p w14:paraId="4FC5519F" w14:textId="0BA045CE" w:rsidR="00C5069A" w:rsidRPr="00847EDF" w:rsidRDefault="003A68EB" w:rsidP="000F3063">
      <w:pPr>
        <w:pStyle w:val="Heading1"/>
      </w:pPr>
      <w:bookmarkStart w:id="9" w:name="_Introduction"/>
      <w:bookmarkStart w:id="10" w:name="_Toc311770857"/>
      <w:bookmarkStart w:id="11" w:name="_Toc215758829"/>
      <w:bookmarkStart w:id="12" w:name="_Toc215759880"/>
      <w:bookmarkStart w:id="13" w:name="_Toc217999841"/>
      <w:bookmarkEnd w:id="9"/>
      <w:r w:rsidRPr="00847EDF">
        <w:lastRenderedPageBreak/>
        <w:t>Introduction</w:t>
      </w:r>
      <w:bookmarkEnd w:id="10"/>
      <w:bookmarkEnd w:id="11"/>
      <w:bookmarkEnd w:id="12"/>
      <w:bookmarkEnd w:id="13"/>
    </w:p>
    <w:p w14:paraId="7FE85F6D" w14:textId="4299182E" w:rsidR="00BD7B47" w:rsidRDefault="00F620E3" w:rsidP="00634352">
      <w:pPr>
        <w:pStyle w:val="Heading2"/>
      </w:pPr>
      <w:bookmarkStart w:id="14" w:name="_Toc311770858"/>
      <w:bookmarkStart w:id="15" w:name="_Toc215758830"/>
      <w:bookmarkStart w:id="16" w:name="_Toc215759881"/>
      <w:bookmarkStart w:id="17" w:name="_Toc217999842"/>
      <w:r w:rsidRPr="00847EDF">
        <w:t xml:space="preserve">Purpose </w:t>
      </w:r>
      <w:r w:rsidR="00220557">
        <w:t>o</w:t>
      </w:r>
      <w:r w:rsidRPr="00847EDF">
        <w:t>f Document</w:t>
      </w:r>
      <w:bookmarkStart w:id="18" w:name="_Toc220324777"/>
      <w:bookmarkStart w:id="19" w:name="_Toc263743657"/>
      <w:bookmarkStart w:id="20" w:name="_Toc311770860"/>
      <w:bookmarkEnd w:id="14"/>
      <w:bookmarkEnd w:id="15"/>
      <w:bookmarkEnd w:id="16"/>
      <w:bookmarkEnd w:id="17"/>
    </w:p>
    <w:p w14:paraId="1CDE4236" w14:textId="1C79BEA1" w:rsidR="00994FB6" w:rsidRDefault="00332316" w:rsidP="00C846FB">
      <w:pPr>
        <w:pStyle w:val="Normalwithspace"/>
        <w:rPr>
          <w:rFonts w:asciiTheme="minorHAnsi" w:hAnsiTheme="minorHAnsi" w:cstheme="minorHAnsi"/>
          <w:lang w:val="en-AU"/>
        </w:rPr>
      </w:pPr>
      <w:r>
        <w:rPr>
          <w:rFonts w:asciiTheme="minorHAnsi" w:hAnsiTheme="minorHAnsi" w:cstheme="minorHAnsi"/>
          <w:lang w:val="en-AU"/>
        </w:rPr>
        <w:t xml:space="preserve">OMEGA interfaces with several systems for data exchange. </w:t>
      </w:r>
      <w:r w:rsidR="00733EE7">
        <w:rPr>
          <w:rFonts w:asciiTheme="minorHAnsi" w:hAnsiTheme="minorHAnsi" w:cstheme="minorHAnsi"/>
          <w:lang w:val="en-AU"/>
        </w:rPr>
        <w:t xml:space="preserve">This document </w:t>
      </w:r>
      <w:r w:rsidR="00D85862">
        <w:rPr>
          <w:rFonts w:asciiTheme="minorHAnsi" w:hAnsiTheme="minorHAnsi" w:cstheme="minorHAnsi"/>
          <w:lang w:val="en-AU"/>
        </w:rPr>
        <w:t>focuses on</w:t>
      </w:r>
      <w:r w:rsidR="002668DF">
        <w:rPr>
          <w:rFonts w:asciiTheme="minorHAnsi" w:hAnsiTheme="minorHAnsi" w:cstheme="minorHAnsi"/>
          <w:lang w:val="en-AU"/>
        </w:rPr>
        <w:t xml:space="preserve"> the data exchange between OMEGA and the </w:t>
      </w:r>
      <w:r w:rsidR="002668DF" w:rsidRPr="002668DF">
        <w:rPr>
          <w:rFonts w:asciiTheme="minorHAnsi" w:hAnsiTheme="minorHAnsi" w:cstheme="minorHAnsi"/>
          <w:lang w:val="en-AU"/>
        </w:rPr>
        <w:t>Financial Institutions (FIs) and Central Depository</w:t>
      </w:r>
      <w:r w:rsidR="006166EF">
        <w:rPr>
          <w:rFonts w:asciiTheme="minorHAnsi" w:hAnsiTheme="minorHAnsi" w:cstheme="minorHAnsi"/>
          <w:lang w:val="en-AU"/>
        </w:rPr>
        <w:t xml:space="preserve"> </w:t>
      </w:r>
      <w:r w:rsidR="00C763CC">
        <w:rPr>
          <w:rFonts w:asciiTheme="minorHAnsi" w:hAnsiTheme="minorHAnsi" w:cstheme="minorHAnsi"/>
          <w:lang w:val="en-AU"/>
        </w:rPr>
        <w:t>Pte</w:t>
      </w:r>
      <w:r w:rsidR="006166EF">
        <w:rPr>
          <w:rFonts w:asciiTheme="minorHAnsi" w:hAnsiTheme="minorHAnsi" w:cstheme="minorHAnsi"/>
          <w:lang w:val="en-AU"/>
        </w:rPr>
        <w:t xml:space="preserve"> </w:t>
      </w:r>
      <w:r w:rsidR="00C763CC">
        <w:rPr>
          <w:rFonts w:asciiTheme="minorHAnsi" w:hAnsiTheme="minorHAnsi" w:cstheme="minorHAnsi"/>
          <w:lang w:val="en-AU"/>
        </w:rPr>
        <w:t>Limited</w:t>
      </w:r>
      <w:r w:rsidR="002668DF" w:rsidRPr="002668DF">
        <w:rPr>
          <w:rFonts w:asciiTheme="minorHAnsi" w:hAnsiTheme="minorHAnsi" w:cstheme="minorHAnsi"/>
          <w:lang w:val="en-AU"/>
        </w:rPr>
        <w:t xml:space="preserve"> (CDP) systems</w:t>
      </w:r>
      <w:r w:rsidR="00733EE7">
        <w:rPr>
          <w:rFonts w:asciiTheme="minorHAnsi" w:hAnsiTheme="minorHAnsi" w:cstheme="minorHAnsi"/>
          <w:lang w:val="en-AU"/>
        </w:rPr>
        <w:t>.</w:t>
      </w:r>
    </w:p>
    <w:p w14:paraId="653B61BF" w14:textId="4EEDEC55" w:rsidR="00C846FB" w:rsidRDefault="006A112C" w:rsidP="00C846FB">
      <w:pPr>
        <w:pStyle w:val="Normalwithspace"/>
        <w:rPr>
          <w:rFonts w:asciiTheme="minorHAnsi" w:hAnsiTheme="minorHAnsi" w:cstheme="minorHAnsi"/>
          <w:lang w:val="en-AU"/>
        </w:rPr>
      </w:pPr>
      <w:r>
        <w:rPr>
          <w:rFonts w:asciiTheme="minorHAnsi" w:hAnsiTheme="minorHAnsi" w:cstheme="minorHAnsi"/>
          <w:lang w:val="en-AU"/>
        </w:rPr>
        <w:t>The objective</w:t>
      </w:r>
      <w:r w:rsidR="00C7788A">
        <w:rPr>
          <w:rFonts w:asciiTheme="minorHAnsi" w:hAnsiTheme="minorHAnsi" w:cstheme="minorHAnsi"/>
          <w:lang w:val="en-AU"/>
        </w:rPr>
        <w:t xml:space="preserve"> </w:t>
      </w:r>
      <w:r w:rsidR="00A57480">
        <w:rPr>
          <w:rFonts w:asciiTheme="minorHAnsi" w:hAnsiTheme="minorHAnsi" w:cstheme="minorHAnsi"/>
          <w:lang w:val="en-AU"/>
        </w:rPr>
        <w:t xml:space="preserve">is to </w:t>
      </w:r>
      <w:r w:rsidR="00733EE7">
        <w:rPr>
          <w:rFonts w:asciiTheme="minorHAnsi" w:hAnsiTheme="minorHAnsi" w:cstheme="minorHAnsi"/>
          <w:lang w:val="en-AU"/>
        </w:rPr>
        <w:t xml:space="preserve">clearly </w:t>
      </w:r>
      <w:r w:rsidR="00A57480">
        <w:rPr>
          <w:rFonts w:asciiTheme="minorHAnsi" w:hAnsiTheme="minorHAnsi" w:cstheme="minorHAnsi"/>
          <w:lang w:val="en-AU"/>
        </w:rPr>
        <w:t>define the</w:t>
      </w:r>
      <w:r w:rsidR="00994FB6">
        <w:rPr>
          <w:rFonts w:asciiTheme="minorHAnsi" w:hAnsiTheme="minorHAnsi" w:cstheme="minorHAnsi"/>
          <w:lang w:val="en-AU"/>
        </w:rPr>
        <w:t xml:space="preserve"> following</w:t>
      </w:r>
      <w:r w:rsidR="00A57480">
        <w:rPr>
          <w:rFonts w:asciiTheme="minorHAnsi" w:hAnsiTheme="minorHAnsi" w:cstheme="minorHAnsi"/>
          <w:lang w:val="en-AU"/>
        </w:rPr>
        <w:t xml:space="preserve"> interface specifications related to FIs and CDP</w:t>
      </w:r>
      <w:r w:rsidR="00994FB6">
        <w:rPr>
          <w:rFonts w:asciiTheme="minorHAnsi" w:hAnsiTheme="minorHAnsi" w:cstheme="minorHAnsi"/>
          <w:lang w:val="en-AU"/>
        </w:rPr>
        <w:t>:</w:t>
      </w:r>
    </w:p>
    <w:p w14:paraId="26C77554" w14:textId="131B3909" w:rsidR="00733EE7" w:rsidRDefault="00733EE7" w:rsidP="00450B41">
      <w:pPr>
        <w:pStyle w:val="Normalwithspace"/>
        <w:numPr>
          <w:ilvl w:val="0"/>
          <w:numId w:val="26"/>
        </w:numPr>
        <w:rPr>
          <w:rFonts w:asciiTheme="minorHAnsi" w:hAnsiTheme="minorHAnsi" w:cstheme="minorHAnsi"/>
          <w:lang w:val="en-AU"/>
        </w:rPr>
      </w:pPr>
      <w:r>
        <w:rPr>
          <w:rFonts w:asciiTheme="minorHAnsi" w:hAnsiTheme="minorHAnsi" w:cstheme="minorHAnsi"/>
          <w:lang w:val="en-AU"/>
        </w:rPr>
        <w:t>Overview of the interface</w:t>
      </w:r>
      <w:r w:rsidR="009148A2">
        <w:rPr>
          <w:rFonts w:asciiTheme="minorHAnsi" w:hAnsiTheme="minorHAnsi" w:cstheme="minorHAnsi"/>
          <w:lang w:val="en-AU"/>
        </w:rPr>
        <w:t xml:space="preserve"> and its operational </w:t>
      </w:r>
      <w:proofErr w:type="gramStart"/>
      <w:r w:rsidR="009148A2">
        <w:rPr>
          <w:rFonts w:asciiTheme="minorHAnsi" w:hAnsiTheme="minorHAnsi" w:cstheme="minorHAnsi"/>
          <w:lang w:val="en-AU"/>
        </w:rPr>
        <w:t>roles</w:t>
      </w:r>
      <w:ins w:id="21" w:author="Han Xie CHAI (MAS)" w:date="2026-01-14T10:11:00Z" w16du:dateUtc="2026-01-14T02:11:00Z">
        <w:r w:rsidR="009D51C6">
          <w:rPr>
            <w:rFonts w:asciiTheme="minorHAnsi" w:hAnsiTheme="minorHAnsi" w:cstheme="minorHAnsi"/>
            <w:lang w:val="en-AU"/>
          </w:rPr>
          <w:t>;</w:t>
        </w:r>
      </w:ins>
      <w:proofErr w:type="gramEnd"/>
    </w:p>
    <w:p w14:paraId="624E1F83" w14:textId="221751BB" w:rsidR="00733EE7" w:rsidRDefault="009148A2" w:rsidP="00450B41">
      <w:pPr>
        <w:pStyle w:val="Normalwithspace"/>
        <w:numPr>
          <w:ilvl w:val="0"/>
          <w:numId w:val="26"/>
        </w:numPr>
        <w:rPr>
          <w:rFonts w:asciiTheme="minorHAnsi" w:hAnsiTheme="minorHAnsi" w:cstheme="minorHAnsi"/>
          <w:lang w:val="en-AU"/>
        </w:rPr>
      </w:pPr>
      <w:r>
        <w:rPr>
          <w:rFonts w:asciiTheme="minorHAnsi" w:hAnsiTheme="minorHAnsi" w:cstheme="minorHAnsi"/>
          <w:lang w:val="en-AU"/>
        </w:rPr>
        <w:t xml:space="preserve">Operational and functional requirements of the </w:t>
      </w:r>
      <w:proofErr w:type="gramStart"/>
      <w:r>
        <w:rPr>
          <w:rFonts w:asciiTheme="minorHAnsi" w:hAnsiTheme="minorHAnsi" w:cstheme="minorHAnsi"/>
          <w:lang w:val="en-AU"/>
        </w:rPr>
        <w:t>interface</w:t>
      </w:r>
      <w:ins w:id="22" w:author="Han Xie CHAI (MAS)" w:date="2026-01-14T10:11:00Z" w16du:dateUtc="2026-01-14T02:11:00Z">
        <w:r w:rsidR="009D51C6">
          <w:rPr>
            <w:rFonts w:asciiTheme="minorHAnsi" w:hAnsiTheme="minorHAnsi" w:cstheme="minorHAnsi"/>
            <w:lang w:val="en-AU"/>
          </w:rPr>
          <w:t>;</w:t>
        </w:r>
      </w:ins>
      <w:proofErr w:type="gramEnd"/>
    </w:p>
    <w:p w14:paraId="324E5F92" w14:textId="7E18B0D3" w:rsidR="00733EE7" w:rsidRDefault="009148A2" w:rsidP="00450B41">
      <w:pPr>
        <w:pStyle w:val="Normalwithspace"/>
        <w:numPr>
          <w:ilvl w:val="0"/>
          <w:numId w:val="26"/>
        </w:numPr>
        <w:rPr>
          <w:rFonts w:asciiTheme="minorHAnsi" w:hAnsiTheme="minorHAnsi" w:cstheme="minorHAnsi"/>
          <w:lang w:val="en-AU"/>
        </w:rPr>
      </w:pPr>
      <w:r>
        <w:rPr>
          <w:rFonts w:asciiTheme="minorHAnsi" w:hAnsiTheme="minorHAnsi" w:cstheme="minorHAnsi"/>
          <w:lang w:val="en-AU"/>
        </w:rPr>
        <w:t>Time and Frequency</w:t>
      </w:r>
      <w:r w:rsidR="00733EE7">
        <w:rPr>
          <w:rFonts w:asciiTheme="minorHAnsi" w:hAnsiTheme="minorHAnsi" w:cstheme="minorHAnsi"/>
          <w:lang w:val="en-AU"/>
        </w:rPr>
        <w:t xml:space="preserve"> of data transfer</w:t>
      </w:r>
      <w:ins w:id="23" w:author="Han Xie CHAI (MAS)" w:date="2026-01-14T10:11:00Z" w16du:dateUtc="2026-01-14T02:11:00Z">
        <w:r w:rsidR="009D51C6">
          <w:rPr>
            <w:rFonts w:asciiTheme="minorHAnsi" w:hAnsiTheme="minorHAnsi" w:cstheme="minorHAnsi"/>
            <w:lang w:val="en-AU"/>
          </w:rPr>
          <w:t>; and</w:t>
        </w:r>
      </w:ins>
    </w:p>
    <w:p w14:paraId="5F00BD31" w14:textId="679D8CBB" w:rsidR="00733EE7" w:rsidRPr="00D66D4D" w:rsidRDefault="009148A2" w:rsidP="00450B41">
      <w:pPr>
        <w:pStyle w:val="Normalwithspace"/>
        <w:numPr>
          <w:ilvl w:val="0"/>
          <w:numId w:val="26"/>
        </w:numPr>
        <w:rPr>
          <w:rFonts w:asciiTheme="minorHAnsi" w:hAnsiTheme="minorHAnsi" w:cstheme="minorHAnsi"/>
          <w:lang w:val="en-AU"/>
        </w:rPr>
      </w:pPr>
      <w:r>
        <w:rPr>
          <w:rFonts w:asciiTheme="minorHAnsi" w:hAnsiTheme="minorHAnsi" w:cstheme="minorHAnsi"/>
          <w:lang w:val="en-AU"/>
        </w:rPr>
        <w:t>Detailed data items, their format and all associated validation rules</w:t>
      </w:r>
      <w:ins w:id="24" w:author="Han Xie CHAI (MAS)" w:date="2026-01-14T10:11:00Z" w16du:dateUtc="2026-01-14T02:11:00Z">
        <w:r w:rsidR="009D51C6">
          <w:rPr>
            <w:rFonts w:asciiTheme="minorHAnsi" w:hAnsiTheme="minorHAnsi" w:cstheme="minorHAnsi"/>
            <w:lang w:val="en-AU"/>
          </w:rPr>
          <w:t>.</w:t>
        </w:r>
      </w:ins>
    </w:p>
    <w:p w14:paraId="52B2893C" w14:textId="7BD0D9F3" w:rsidR="00FA4500" w:rsidRDefault="00204DB0" w:rsidP="00634352">
      <w:pPr>
        <w:pStyle w:val="Heading2"/>
      </w:pPr>
      <w:bookmarkStart w:id="25" w:name="_Toc215758831"/>
      <w:bookmarkStart w:id="26" w:name="_Toc215759882"/>
      <w:bookmarkStart w:id="27" w:name="_Toc217999843"/>
      <w:r w:rsidRPr="002923FD">
        <w:t>Scope</w:t>
      </w:r>
      <w:bookmarkEnd w:id="25"/>
      <w:bookmarkEnd w:id="26"/>
      <w:bookmarkEnd w:id="27"/>
    </w:p>
    <w:p w14:paraId="36E18061" w14:textId="58473073" w:rsidR="0099309B" w:rsidRDefault="0099309B" w:rsidP="00C846FB">
      <w:pPr>
        <w:pStyle w:val="Normalwithspace"/>
        <w:rPr>
          <w:rFonts w:asciiTheme="minorHAnsi" w:hAnsiTheme="minorHAnsi" w:cstheme="minorHAnsi"/>
          <w:lang w:val="en-AU"/>
        </w:rPr>
      </w:pPr>
      <w:r>
        <w:rPr>
          <w:rFonts w:asciiTheme="minorHAnsi" w:hAnsiTheme="minorHAnsi" w:cstheme="minorHAnsi"/>
          <w:lang w:val="en-AU"/>
        </w:rPr>
        <w:t xml:space="preserve">This document covers </w:t>
      </w:r>
      <w:del w:id="28" w:author="Han Xie CHAI (MAS)" w:date="2026-01-14T10:12:00Z" w16du:dateUtc="2026-01-14T02:12:00Z">
        <w:r w:rsidR="002668DF" w:rsidDel="009D51C6">
          <w:rPr>
            <w:rFonts w:asciiTheme="minorHAnsi" w:hAnsiTheme="minorHAnsi" w:cstheme="minorHAnsi"/>
            <w:lang w:val="en-AU"/>
          </w:rPr>
          <w:delText>1</w:delText>
        </w:r>
        <w:r w:rsidR="009F23F8" w:rsidDel="009D51C6">
          <w:rPr>
            <w:rFonts w:asciiTheme="minorHAnsi" w:hAnsiTheme="minorHAnsi" w:cstheme="minorHAnsi"/>
            <w:lang w:val="en-AU"/>
          </w:rPr>
          <w:delText>3</w:delText>
        </w:r>
        <w:r w:rsidR="002668DF" w:rsidDel="009D51C6">
          <w:rPr>
            <w:rFonts w:asciiTheme="minorHAnsi" w:hAnsiTheme="minorHAnsi" w:cstheme="minorHAnsi"/>
            <w:lang w:val="en-AU"/>
          </w:rPr>
          <w:delText xml:space="preserve"> </w:delText>
        </w:r>
      </w:del>
      <w:r w:rsidR="00412727">
        <w:rPr>
          <w:rFonts w:asciiTheme="minorHAnsi" w:hAnsiTheme="minorHAnsi" w:cstheme="minorHAnsi"/>
          <w:lang w:val="en-AU"/>
        </w:rPr>
        <w:t>interface</w:t>
      </w:r>
      <w:r>
        <w:rPr>
          <w:rFonts w:asciiTheme="minorHAnsi" w:hAnsiTheme="minorHAnsi" w:cstheme="minorHAnsi"/>
          <w:lang w:val="en-AU"/>
        </w:rPr>
        <w:t xml:space="preserve"> files exchanged between OMEGA and FIs</w:t>
      </w:r>
      <w:r w:rsidR="00DD021B">
        <w:rPr>
          <w:rFonts w:asciiTheme="minorHAnsi" w:hAnsiTheme="minorHAnsi" w:cstheme="minorHAnsi"/>
          <w:lang w:val="en-AU"/>
        </w:rPr>
        <w:t>/</w:t>
      </w:r>
      <w:r>
        <w:rPr>
          <w:rFonts w:asciiTheme="minorHAnsi" w:hAnsiTheme="minorHAnsi" w:cstheme="minorHAnsi"/>
          <w:lang w:val="en-AU"/>
        </w:rPr>
        <w:t>CDP</w:t>
      </w:r>
      <w:r w:rsidR="00DD021B">
        <w:rPr>
          <w:rFonts w:asciiTheme="minorHAnsi" w:hAnsiTheme="minorHAnsi" w:cstheme="minorHAnsi"/>
          <w:lang w:val="en-AU"/>
        </w:rPr>
        <w:t xml:space="preserve"> systems</w:t>
      </w:r>
      <w:r w:rsidR="002668DF">
        <w:rPr>
          <w:rFonts w:asciiTheme="minorHAnsi" w:hAnsiTheme="minorHAnsi" w:cstheme="minorHAnsi"/>
          <w:lang w:val="en-AU"/>
        </w:rPr>
        <w:t xml:space="preserve">. These files </w:t>
      </w:r>
      <w:r w:rsidR="00766EFE">
        <w:rPr>
          <w:rFonts w:asciiTheme="minorHAnsi" w:hAnsiTheme="minorHAnsi" w:cstheme="minorHAnsi"/>
          <w:lang w:val="en-AU"/>
        </w:rPr>
        <w:t>support the entire issuance lifecycle</w:t>
      </w:r>
      <w:r w:rsidR="002668DF">
        <w:rPr>
          <w:rFonts w:asciiTheme="minorHAnsi" w:hAnsiTheme="minorHAnsi" w:cstheme="minorHAnsi"/>
          <w:lang w:val="en-AU"/>
        </w:rPr>
        <w:t>, from issuance calendar</w:t>
      </w:r>
      <w:del w:id="29" w:author="Han Xie CHAI (MAS)" w:date="2026-01-14T10:12:00Z" w16du:dateUtc="2026-01-14T02:12:00Z">
        <w:r w:rsidR="002668DF" w:rsidDel="009D51C6">
          <w:rPr>
            <w:rFonts w:asciiTheme="minorHAnsi" w:hAnsiTheme="minorHAnsi" w:cstheme="minorHAnsi"/>
            <w:lang w:val="en-AU"/>
          </w:rPr>
          <w:delText xml:space="preserve"> publication</w:delText>
        </w:r>
      </w:del>
      <w:r w:rsidR="002668DF">
        <w:rPr>
          <w:rFonts w:asciiTheme="minorHAnsi" w:hAnsiTheme="minorHAnsi" w:cstheme="minorHAnsi"/>
          <w:lang w:val="en-AU"/>
        </w:rPr>
        <w:t xml:space="preserve"> to </w:t>
      </w:r>
      <w:commentRangeStart w:id="30"/>
      <w:commentRangeStart w:id="31"/>
      <w:r w:rsidR="002668DF">
        <w:rPr>
          <w:rFonts w:asciiTheme="minorHAnsi" w:hAnsiTheme="minorHAnsi" w:cstheme="minorHAnsi"/>
          <w:lang w:val="en-AU"/>
        </w:rPr>
        <w:t>subscription</w:t>
      </w:r>
      <w:commentRangeEnd w:id="30"/>
      <w:r w:rsidR="005B312C">
        <w:rPr>
          <w:rStyle w:val="CommentReference"/>
          <w:lang w:val="en-US"/>
        </w:rPr>
        <w:commentReference w:id="30"/>
      </w:r>
      <w:commentRangeEnd w:id="31"/>
      <w:r w:rsidR="006934AA">
        <w:rPr>
          <w:rStyle w:val="CommentReference"/>
          <w:lang w:val="en-US"/>
        </w:rPr>
        <w:commentReference w:id="31"/>
      </w:r>
      <w:r w:rsidR="002668DF">
        <w:rPr>
          <w:rFonts w:asciiTheme="minorHAnsi" w:hAnsiTheme="minorHAnsi" w:cstheme="minorHAnsi"/>
          <w:lang w:val="en-AU"/>
        </w:rPr>
        <w:t xml:space="preserve">, allotment, </w:t>
      </w:r>
      <w:r w:rsidR="006934AA">
        <w:rPr>
          <w:rFonts w:asciiTheme="minorHAnsi" w:hAnsiTheme="minorHAnsi" w:cstheme="minorHAnsi"/>
          <w:lang w:val="en-AU"/>
        </w:rPr>
        <w:t xml:space="preserve">redemption, </w:t>
      </w:r>
      <w:r w:rsidR="002668DF">
        <w:rPr>
          <w:rFonts w:asciiTheme="minorHAnsi" w:hAnsiTheme="minorHAnsi" w:cstheme="minorHAnsi"/>
          <w:lang w:val="en-AU"/>
        </w:rPr>
        <w:t xml:space="preserve">holdings management for </w:t>
      </w:r>
      <w:r w:rsidR="00766EFE">
        <w:rPr>
          <w:rFonts w:asciiTheme="minorHAnsi" w:hAnsiTheme="minorHAnsi" w:cstheme="minorHAnsi"/>
          <w:lang w:val="en-AU"/>
        </w:rPr>
        <w:t>various security types</w:t>
      </w:r>
      <w:ins w:id="32" w:author="Han Xie CHAI (MAS)" w:date="2026-01-14T10:12:00Z" w16du:dateUtc="2026-01-14T02:12:00Z">
        <w:r w:rsidR="009D51C6">
          <w:rPr>
            <w:rFonts w:asciiTheme="minorHAnsi" w:hAnsiTheme="minorHAnsi" w:cstheme="minorHAnsi"/>
            <w:lang w:val="en-AU"/>
          </w:rPr>
          <w:t>.</w:t>
        </w:r>
      </w:ins>
      <w:del w:id="33" w:author="Han Xie CHAI (MAS)" w:date="2026-01-14T10:12:00Z" w16du:dateUtc="2026-01-14T02:12:00Z">
        <w:r w:rsidR="00766EFE" w:rsidDel="009D51C6">
          <w:rPr>
            <w:rFonts w:asciiTheme="minorHAnsi" w:hAnsiTheme="minorHAnsi" w:cstheme="minorHAnsi"/>
            <w:lang w:val="en-AU"/>
          </w:rPr>
          <w:delText>:</w:delText>
        </w:r>
      </w:del>
    </w:p>
    <w:p w14:paraId="07DBFF78" w14:textId="4D294D45" w:rsidR="0099309B" w:rsidRPr="004548FC" w:rsidRDefault="004548FC" w:rsidP="00425869">
      <w:pPr>
        <w:pStyle w:val="OrderedList"/>
        <w:numPr>
          <w:ilvl w:val="0"/>
          <w:numId w:val="20"/>
        </w:numPr>
        <w:rPr>
          <w:lang w:val="en-AU"/>
        </w:rPr>
      </w:pPr>
      <w:r w:rsidRPr="004548FC">
        <w:rPr>
          <w:lang w:val="en-AU"/>
        </w:rPr>
        <w:t>SSB/SGS</w:t>
      </w:r>
      <w:r w:rsidR="006934AA">
        <w:rPr>
          <w:lang w:val="en-AU"/>
        </w:rPr>
        <w:t xml:space="preserve"> Bonds</w:t>
      </w:r>
      <w:r w:rsidRPr="004548FC">
        <w:rPr>
          <w:lang w:val="en-AU"/>
        </w:rPr>
        <w:t>/T-Bills Issuance Calendar File</w:t>
      </w:r>
    </w:p>
    <w:p w14:paraId="13169E12" w14:textId="77777777" w:rsidR="004548FC" w:rsidRPr="004548FC" w:rsidRDefault="004548FC" w:rsidP="00425869">
      <w:pPr>
        <w:pStyle w:val="OrderedList"/>
        <w:numPr>
          <w:ilvl w:val="0"/>
          <w:numId w:val="20"/>
        </w:numPr>
        <w:rPr>
          <w:lang w:val="en-AU"/>
        </w:rPr>
      </w:pPr>
      <w:r w:rsidRPr="004548FC">
        <w:rPr>
          <w:lang w:val="en-AU"/>
        </w:rPr>
        <w:t>SSB Subscription File</w:t>
      </w:r>
    </w:p>
    <w:p w14:paraId="4C39CFB7" w14:textId="77777777" w:rsidR="004548FC" w:rsidRPr="004548FC" w:rsidRDefault="004548FC" w:rsidP="00425869">
      <w:pPr>
        <w:pStyle w:val="OrderedList"/>
        <w:numPr>
          <w:ilvl w:val="0"/>
          <w:numId w:val="20"/>
        </w:numPr>
        <w:rPr>
          <w:lang w:val="en-AU"/>
        </w:rPr>
      </w:pPr>
      <w:r w:rsidRPr="004548FC">
        <w:rPr>
          <w:lang w:val="en-AU"/>
        </w:rPr>
        <w:t>SSB Redemption File</w:t>
      </w:r>
    </w:p>
    <w:p w14:paraId="60E28E39" w14:textId="4BEBC01C" w:rsidR="004548FC" w:rsidRPr="004548FC" w:rsidRDefault="004548FC" w:rsidP="00425869">
      <w:pPr>
        <w:pStyle w:val="OrderedList"/>
        <w:numPr>
          <w:ilvl w:val="0"/>
          <w:numId w:val="20"/>
        </w:numPr>
        <w:rPr>
          <w:lang w:val="en-AU"/>
        </w:rPr>
      </w:pPr>
      <w:r w:rsidRPr="004548FC">
        <w:rPr>
          <w:lang w:val="en-AU"/>
        </w:rPr>
        <w:t xml:space="preserve">SSB Acknowledgement File for </w:t>
      </w:r>
      <w:r w:rsidR="00781550">
        <w:rPr>
          <w:lang w:val="en-AU"/>
        </w:rPr>
        <w:t>Subscription/</w:t>
      </w:r>
      <w:r w:rsidRPr="004548FC">
        <w:rPr>
          <w:lang w:val="en-AU"/>
        </w:rPr>
        <w:t>Redemption</w:t>
      </w:r>
    </w:p>
    <w:p w14:paraId="6E770C60" w14:textId="77777777" w:rsidR="004548FC" w:rsidRPr="004548FC" w:rsidRDefault="004548FC" w:rsidP="00425869">
      <w:pPr>
        <w:pStyle w:val="OrderedList"/>
        <w:numPr>
          <w:ilvl w:val="0"/>
          <w:numId w:val="20"/>
        </w:numPr>
        <w:rPr>
          <w:lang w:val="en-AU"/>
        </w:rPr>
      </w:pPr>
      <w:r w:rsidRPr="004548FC">
        <w:rPr>
          <w:lang w:val="en-AU"/>
        </w:rPr>
        <w:t>SSB Allotment Results File</w:t>
      </w:r>
    </w:p>
    <w:p w14:paraId="6822BFC0" w14:textId="77777777" w:rsidR="004548FC" w:rsidRPr="004548FC" w:rsidRDefault="004548FC" w:rsidP="00425869">
      <w:pPr>
        <w:pStyle w:val="OrderedList"/>
        <w:numPr>
          <w:ilvl w:val="0"/>
          <w:numId w:val="20"/>
        </w:numPr>
        <w:rPr>
          <w:lang w:val="en-AU"/>
        </w:rPr>
      </w:pPr>
      <w:r w:rsidRPr="004548FC">
        <w:rPr>
          <w:lang w:val="en-AU"/>
        </w:rPr>
        <w:t>SSB Redemption Results File</w:t>
      </w:r>
    </w:p>
    <w:p w14:paraId="182312C7" w14:textId="77777777" w:rsidR="004548FC" w:rsidRPr="004548FC" w:rsidRDefault="004548FC" w:rsidP="00425869">
      <w:pPr>
        <w:pStyle w:val="OrderedList"/>
        <w:numPr>
          <w:ilvl w:val="0"/>
          <w:numId w:val="20"/>
        </w:numPr>
        <w:rPr>
          <w:lang w:val="en-AU"/>
        </w:rPr>
      </w:pPr>
      <w:r w:rsidRPr="004548FC">
        <w:rPr>
          <w:lang w:val="en-AU"/>
        </w:rPr>
        <w:t>SSB Holdings File</w:t>
      </w:r>
    </w:p>
    <w:p w14:paraId="14941099" w14:textId="77777777" w:rsidR="004548FC" w:rsidRPr="004548FC" w:rsidRDefault="004548FC" w:rsidP="00425869">
      <w:pPr>
        <w:pStyle w:val="OrderedList"/>
        <w:numPr>
          <w:ilvl w:val="0"/>
          <w:numId w:val="20"/>
        </w:numPr>
        <w:rPr>
          <w:lang w:val="en-AU"/>
        </w:rPr>
      </w:pPr>
      <w:r w:rsidRPr="004548FC">
        <w:rPr>
          <w:lang w:val="en-AU"/>
        </w:rPr>
        <w:t>SSB Acknowledgement File for Holdings</w:t>
      </w:r>
    </w:p>
    <w:p w14:paraId="0F4D68D2" w14:textId="77777777" w:rsidR="004548FC" w:rsidRPr="004548FC" w:rsidRDefault="004548FC" w:rsidP="00425869">
      <w:pPr>
        <w:pStyle w:val="OrderedList"/>
        <w:numPr>
          <w:ilvl w:val="0"/>
          <w:numId w:val="20"/>
        </w:numPr>
        <w:rPr>
          <w:lang w:val="en-AU"/>
        </w:rPr>
      </w:pPr>
      <w:r w:rsidRPr="004548FC">
        <w:rPr>
          <w:lang w:val="en-AU"/>
        </w:rPr>
        <w:t>SSB Coupon/Redemption Rate File</w:t>
      </w:r>
    </w:p>
    <w:p w14:paraId="27BAEC59" w14:textId="0B193A11" w:rsidR="004548FC" w:rsidRPr="004548FC" w:rsidRDefault="004548FC" w:rsidP="00425869">
      <w:pPr>
        <w:pStyle w:val="OrderedList"/>
        <w:numPr>
          <w:ilvl w:val="0"/>
          <w:numId w:val="20"/>
        </w:numPr>
        <w:rPr>
          <w:lang w:val="en-AU"/>
        </w:rPr>
      </w:pPr>
      <w:commentRangeStart w:id="34"/>
      <w:commentRangeStart w:id="35"/>
      <w:r w:rsidRPr="004548FC">
        <w:rPr>
          <w:lang w:val="en-AU"/>
        </w:rPr>
        <w:t>SGS</w:t>
      </w:r>
      <w:commentRangeEnd w:id="34"/>
      <w:r w:rsidR="005B312C">
        <w:rPr>
          <w:rStyle w:val="CommentReference"/>
          <w:rFonts w:ascii="Century Gothic" w:hAnsi="Century Gothic" w:cs="Times New Roman"/>
          <w:iCs w:val="0"/>
          <w:lang w:val="en-US"/>
        </w:rPr>
        <w:commentReference w:id="34"/>
      </w:r>
      <w:commentRangeEnd w:id="35"/>
      <w:r w:rsidR="006934AA">
        <w:rPr>
          <w:rStyle w:val="CommentReference"/>
          <w:rFonts w:ascii="Century Gothic" w:hAnsi="Century Gothic" w:cs="Times New Roman"/>
          <w:iCs w:val="0"/>
          <w:lang w:val="en-US"/>
        </w:rPr>
        <w:commentReference w:id="35"/>
      </w:r>
      <w:r w:rsidR="006934AA">
        <w:rPr>
          <w:lang w:val="en-AU"/>
        </w:rPr>
        <w:t xml:space="preserve"> Bonds</w:t>
      </w:r>
      <w:r w:rsidRPr="004548FC">
        <w:rPr>
          <w:lang w:val="en-AU"/>
        </w:rPr>
        <w:t xml:space="preserve">/T-Bills </w:t>
      </w:r>
      <w:ins w:id="36" w:author="Yichen GU from.TOPPAN (MAS)" w:date="2026-01-16T18:36:00Z" w16du:dateUtc="2026-01-16T10:36:00Z">
        <w:r w:rsidR="00B82888">
          <w:rPr>
            <w:lang w:val="en-AU"/>
          </w:rPr>
          <w:t xml:space="preserve">Retail </w:t>
        </w:r>
      </w:ins>
      <w:commentRangeStart w:id="37"/>
      <w:ins w:id="38" w:author="Han Xie CHAI (MAS)" w:date="2026-01-14T10:24:00Z" w16du:dateUtc="2026-01-14T02:24:00Z">
        <w:r w:rsidR="00207550" w:rsidRPr="004548FC">
          <w:rPr>
            <w:lang w:val="en-AU"/>
          </w:rPr>
          <w:t>Auction</w:t>
        </w:r>
        <w:r w:rsidR="00207550">
          <w:rPr>
            <w:lang w:val="en-AU"/>
          </w:rPr>
          <w:t>/Syndication</w:t>
        </w:r>
      </w:ins>
      <w:commentRangeEnd w:id="37"/>
      <w:ins w:id="39" w:author="Han Xie CHAI (MAS)" w:date="2026-01-14T10:25:00Z" w16du:dateUtc="2026-01-14T02:25:00Z">
        <w:r w:rsidR="00207550">
          <w:rPr>
            <w:rStyle w:val="CommentReference"/>
            <w:rFonts w:ascii="Century Gothic" w:hAnsi="Century Gothic" w:cs="Times New Roman"/>
            <w:iCs w:val="0"/>
            <w:lang w:val="en-US"/>
          </w:rPr>
          <w:commentReference w:id="37"/>
        </w:r>
      </w:ins>
      <w:ins w:id="40" w:author="Han Xie CHAI (MAS)" w:date="2026-01-14T10:24:00Z" w16du:dateUtc="2026-01-14T02:24:00Z">
        <w:r w:rsidR="00207550" w:rsidRPr="004548FC">
          <w:rPr>
            <w:lang w:val="en-AU"/>
          </w:rPr>
          <w:t xml:space="preserve"> </w:t>
        </w:r>
      </w:ins>
      <w:r w:rsidRPr="004548FC">
        <w:rPr>
          <w:lang w:val="en-AU"/>
        </w:rPr>
        <w:t>Subscription File</w:t>
      </w:r>
    </w:p>
    <w:p w14:paraId="4909E4AE" w14:textId="2DD4D888" w:rsidR="004548FC" w:rsidRPr="004548FC" w:rsidRDefault="004548FC" w:rsidP="00425869">
      <w:pPr>
        <w:pStyle w:val="OrderedList"/>
        <w:numPr>
          <w:ilvl w:val="0"/>
          <w:numId w:val="20"/>
        </w:numPr>
        <w:rPr>
          <w:lang w:val="en-AU"/>
        </w:rPr>
      </w:pPr>
      <w:r w:rsidRPr="004548FC">
        <w:rPr>
          <w:lang w:val="en-AU"/>
        </w:rPr>
        <w:t>SGS</w:t>
      </w:r>
      <w:r w:rsidR="006934AA">
        <w:rPr>
          <w:lang w:val="en-AU"/>
        </w:rPr>
        <w:t xml:space="preserve"> Bonds</w:t>
      </w:r>
      <w:r w:rsidRPr="004548FC">
        <w:rPr>
          <w:lang w:val="en-AU"/>
        </w:rPr>
        <w:t>/T-Bills Acknowledgement File for Subscription</w:t>
      </w:r>
    </w:p>
    <w:p w14:paraId="1B96B297" w14:textId="76401EDA" w:rsidR="004548FC" w:rsidRPr="004548FC" w:rsidRDefault="004548FC" w:rsidP="00425869">
      <w:pPr>
        <w:pStyle w:val="OrderedList"/>
        <w:numPr>
          <w:ilvl w:val="0"/>
          <w:numId w:val="20"/>
        </w:numPr>
        <w:rPr>
          <w:lang w:val="en-AU"/>
        </w:rPr>
      </w:pPr>
      <w:r w:rsidRPr="004548FC">
        <w:rPr>
          <w:lang w:val="en-AU"/>
        </w:rPr>
        <w:t>SGS</w:t>
      </w:r>
      <w:r w:rsidR="006934AA">
        <w:rPr>
          <w:lang w:val="en-AU"/>
        </w:rPr>
        <w:t xml:space="preserve"> Bonds</w:t>
      </w:r>
      <w:r w:rsidRPr="004548FC">
        <w:rPr>
          <w:lang w:val="en-AU"/>
        </w:rPr>
        <w:t xml:space="preserve">/T-Bills </w:t>
      </w:r>
      <w:ins w:id="41" w:author="Yichen GU from.TOPPAN (MAS)" w:date="2026-01-16T18:36:00Z" w16du:dateUtc="2026-01-16T10:36:00Z">
        <w:r w:rsidR="00B82888">
          <w:rPr>
            <w:lang w:val="en-AU"/>
          </w:rPr>
          <w:t xml:space="preserve">Retail </w:t>
        </w:r>
      </w:ins>
      <w:r w:rsidRPr="004548FC">
        <w:rPr>
          <w:lang w:val="en-AU"/>
        </w:rPr>
        <w:t>Auction</w:t>
      </w:r>
      <w:r w:rsidR="009F23F8">
        <w:rPr>
          <w:lang w:val="en-AU"/>
        </w:rPr>
        <w:t>/Syndication</w:t>
      </w:r>
      <w:r w:rsidRPr="004548FC">
        <w:rPr>
          <w:lang w:val="en-AU"/>
        </w:rPr>
        <w:t xml:space="preserve"> Results File</w:t>
      </w:r>
    </w:p>
    <w:p w14:paraId="79E3488E" w14:textId="733CDCFA" w:rsidR="004548FC" w:rsidRPr="004548FC" w:rsidRDefault="004548FC" w:rsidP="00425869">
      <w:pPr>
        <w:pStyle w:val="OrderedList"/>
        <w:numPr>
          <w:ilvl w:val="0"/>
          <w:numId w:val="20"/>
        </w:numPr>
        <w:rPr>
          <w:lang w:val="en-AU"/>
        </w:rPr>
      </w:pPr>
      <w:r w:rsidRPr="004548FC">
        <w:rPr>
          <w:lang w:val="en-AU"/>
        </w:rPr>
        <w:t>Institutional A</w:t>
      </w:r>
      <w:r w:rsidR="00B47DA7">
        <w:rPr>
          <w:lang w:val="en-AU"/>
        </w:rPr>
        <w:t>uction</w:t>
      </w:r>
      <w:r w:rsidRPr="004548FC">
        <w:rPr>
          <w:lang w:val="en-AU"/>
        </w:rPr>
        <w:t xml:space="preserve"> Results File</w:t>
      </w:r>
    </w:p>
    <w:p w14:paraId="51F6336C" w14:textId="184FF80E" w:rsidR="00C846FB" w:rsidRPr="00634CF3" w:rsidRDefault="00766EFE" w:rsidP="00C846FB">
      <w:pPr>
        <w:pStyle w:val="Normalwithspace"/>
        <w:rPr>
          <w:rFonts w:asciiTheme="minorHAnsi" w:hAnsiTheme="minorHAnsi" w:cstheme="minorHAnsi"/>
          <w:lang w:val="en-AU"/>
        </w:rPr>
      </w:pPr>
      <w:r>
        <w:rPr>
          <w:rFonts w:asciiTheme="minorHAnsi" w:hAnsiTheme="minorHAnsi" w:cstheme="minorHAnsi"/>
          <w:lang w:val="en-AU"/>
        </w:rPr>
        <w:t>All</w:t>
      </w:r>
      <w:r w:rsidR="0099309B">
        <w:rPr>
          <w:rFonts w:asciiTheme="minorHAnsi" w:hAnsiTheme="minorHAnsi" w:cstheme="minorHAnsi"/>
          <w:lang w:val="en-AU"/>
        </w:rPr>
        <w:t xml:space="preserve"> description</w:t>
      </w:r>
      <w:r>
        <w:rPr>
          <w:rFonts w:asciiTheme="minorHAnsi" w:hAnsiTheme="minorHAnsi" w:cstheme="minorHAnsi"/>
          <w:lang w:val="en-AU"/>
        </w:rPr>
        <w:t>s</w:t>
      </w:r>
      <w:r w:rsidR="0099309B">
        <w:rPr>
          <w:rFonts w:asciiTheme="minorHAnsi" w:hAnsiTheme="minorHAnsi" w:cstheme="minorHAnsi"/>
          <w:lang w:val="en-AU"/>
        </w:rPr>
        <w:t xml:space="preserve"> </w:t>
      </w:r>
      <w:r>
        <w:rPr>
          <w:rFonts w:asciiTheme="minorHAnsi" w:hAnsiTheme="minorHAnsi" w:cstheme="minorHAnsi"/>
          <w:lang w:val="en-AU"/>
        </w:rPr>
        <w:t xml:space="preserve">and </w:t>
      </w:r>
      <w:r w:rsidR="00C23579">
        <w:rPr>
          <w:rFonts w:asciiTheme="minorHAnsi" w:hAnsiTheme="minorHAnsi" w:cstheme="minorHAnsi"/>
          <w:lang w:val="en-AU"/>
        </w:rPr>
        <w:t xml:space="preserve">file flows </w:t>
      </w:r>
      <w:r w:rsidR="00063DA6">
        <w:rPr>
          <w:rFonts w:asciiTheme="minorHAnsi" w:hAnsiTheme="minorHAnsi" w:cstheme="minorHAnsi"/>
          <w:lang w:val="en-AU"/>
        </w:rPr>
        <w:t>within</w:t>
      </w:r>
      <w:r w:rsidR="0099309B">
        <w:rPr>
          <w:rFonts w:asciiTheme="minorHAnsi" w:hAnsiTheme="minorHAnsi" w:cstheme="minorHAnsi"/>
          <w:lang w:val="en-AU"/>
        </w:rPr>
        <w:t xml:space="preserve"> this document </w:t>
      </w:r>
      <w:r>
        <w:rPr>
          <w:rFonts w:asciiTheme="minorHAnsi" w:hAnsiTheme="minorHAnsi" w:cstheme="minorHAnsi"/>
          <w:lang w:val="en-AU"/>
        </w:rPr>
        <w:t>are</w:t>
      </w:r>
      <w:r w:rsidR="0099309B">
        <w:rPr>
          <w:rFonts w:asciiTheme="minorHAnsi" w:hAnsiTheme="minorHAnsi" w:cstheme="minorHAnsi"/>
          <w:lang w:val="en-AU"/>
        </w:rPr>
        <w:t xml:space="preserve"> </w:t>
      </w:r>
      <w:r>
        <w:rPr>
          <w:rFonts w:asciiTheme="minorHAnsi" w:hAnsiTheme="minorHAnsi" w:cstheme="minorHAnsi"/>
          <w:lang w:val="en-AU"/>
        </w:rPr>
        <w:t>stated</w:t>
      </w:r>
      <w:r w:rsidR="0099309B">
        <w:rPr>
          <w:rFonts w:asciiTheme="minorHAnsi" w:hAnsiTheme="minorHAnsi" w:cstheme="minorHAnsi"/>
          <w:lang w:val="en-AU"/>
        </w:rPr>
        <w:t xml:space="preserve"> </w:t>
      </w:r>
      <w:r w:rsidR="00634CF3">
        <w:rPr>
          <w:rFonts w:asciiTheme="minorHAnsi" w:hAnsiTheme="minorHAnsi" w:cstheme="minorHAnsi"/>
          <w:lang w:val="en-AU"/>
        </w:rPr>
        <w:t>from OMEGA’s perspective</w:t>
      </w:r>
      <w:r w:rsidR="0099309B">
        <w:rPr>
          <w:rFonts w:asciiTheme="minorHAnsi" w:hAnsiTheme="minorHAnsi" w:cstheme="minorHAnsi"/>
          <w:lang w:val="en-AU"/>
        </w:rPr>
        <w:t xml:space="preserve">. For example, </w:t>
      </w:r>
      <w:r w:rsidR="001500B7">
        <w:rPr>
          <w:rFonts w:asciiTheme="minorHAnsi" w:hAnsiTheme="minorHAnsi" w:cstheme="minorHAnsi"/>
          <w:lang w:val="en-AU"/>
        </w:rPr>
        <w:t xml:space="preserve">‘incoming’ files are files received by OMEGA; </w:t>
      </w:r>
      <w:r w:rsidR="0099309B">
        <w:rPr>
          <w:rFonts w:asciiTheme="minorHAnsi" w:hAnsiTheme="minorHAnsi" w:cstheme="minorHAnsi"/>
          <w:lang w:val="en-AU"/>
        </w:rPr>
        <w:t>‘outgoing’ files are files sent by OMEGA</w:t>
      </w:r>
      <w:r w:rsidR="001500B7">
        <w:rPr>
          <w:rFonts w:asciiTheme="minorHAnsi" w:hAnsiTheme="minorHAnsi" w:cstheme="minorHAnsi"/>
          <w:lang w:val="en-AU"/>
        </w:rPr>
        <w:t>.</w:t>
      </w:r>
    </w:p>
    <w:p w14:paraId="3B5B7B3E" w14:textId="531B97F6" w:rsidR="00F25E8B" w:rsidRPr="002923FD" w:rsidRDefault="00A707D7" w:rsidP="00634352">
      <w:pPr>
        <w:pStyle w:val="Heading2"/>
      </w:pPr>
      <w:bookmarkStart w:id="42" w:name="_Toc214743770"/>
      <w:bookmarkStart w:id="43" w:name="_Toc214743772"/>
      <w:bookmarkStart w:id="44" w:name="_Toc215758832"/>
      <w:bookmarkStart w:id="45" w:name="_Toc215759883"/>
      <w:bookmarkStart w:id="46" w:name="_Toc217999844"/>
      <w:bookmarkEnd w:id="18"/>
      <w:bookmarkEnd w:id="19"/>
      <w:bookmarkEnd w:id="20"/>
      <w:bookmarkEnd w:id="42"/>
      <w:bookmarkEnd w:id="43"/>
      <w:r w:rsidRPr="002923FD">
        <w:t>Definitions, Acronyms, Abbreviation</w:t>
      </w:r>
      <w:bookmarkEnd w:id="44"/>
      <w:bookmarkEnd w:id="45"/>
      <w:bookmarkEnd w:id="4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5"/>
        <w:gridCol w:w="6390"/>
      </w:tblGrid>
      <w:tr w:rsidR="00997156" w:rsidRPr="002923FD" w14:paraId="4FC551B6" w14:textId="77777777" w:rsidTr="00145F9E">
        <w:trPr>
          <w:trHeight w:val="359"/>
        </w:trPr>
        <w:tc>
          <w:tcPr>
            <w:tcW w:w="2435" w:type="dxa"/>
            <w:shd w:val="clear" w:color="auto" w:fill="D9D9D9"/>
            <w:vAlign w:val="center"/>
          </w:tcPr>
          <w:p w14:paraId="4FC551B4" w14:textId="77777777" w:rsidR="00997156" w:rsidRPr="002923FD" w:rsidRDefault="00997156" w:rsidP="00AF134B">
            <w:pPr>
              <w:pStyle w:val="TableHeading"/>
              <w:rPr>
                <w:rFonts w:asciiTheme="minorHAnsi" w:hAnsiTheme="minorHAnsi" w:cstheme="minorHAnsi"/>
              </w:rPr>
            </w:pPr>
            <w:r w:rsidRPr="002923FD">
              <w:rPr>
                <w:rFonts w:asciiTheme="minorHAnsi" w:hAnsiTheme="minorHAnsi" w:cstheme="minorHAnsi"/>
              </w:rPr>
              <w:t>Acronym</w:t>
            </w:r>
          </w:p>
        </w:tc>
        <w:tc>
          <w:tcPr>
            <w:tcW w:w="6390" w:type="dxa"/>
            <w:shd w:val="clear" w:color="auto" w:fill="D9D9D9"/>
            <w:vAlign w:val="center"/>
          </w:tcPr>
          <w:p w14:paraId="4FC551B5" w14:textId="77777777" w:rsidR="00997156" w:rsidRPr="002923FD" w:rsidRDefault="00997156" w:rsidP="00AF134B">
            <w:pPr>
              <w:pStyle w:val="TableHeading"/>
              <w:rPr>
                <w:rFonts w:asciiTheme="minorHAnsi" w:hAnsiTheme="minorHAnsi" w:cstheme="minorHAnsi"/>
              </w:rPr>
            </w:pPr>
            <w:r w:rsidRPr="002923FD">
              <w:rPr>
                <w:rFonts w:asciiTheme="minorHAnsi" w:hAnsiTheme="minorHAnsi" w:cstheme="minorHAnsi"/>
              </w:rPr>
              <w:t>Description</w:t>
            </w:r>
          </w:p>
        </w:tc>
      </w:tr>
      <w:tr w:rsidR="002569D3" w:rsidRPr="002923FD" w14:paraId="61F87B18" w14:textId="77777777" w:rsidTr="00145F9E">
        <w:tblPrEx>
          <w:tblLook w:val="01E0" w:firstRow="1" w:lastRow="1" w:firstColumn="1" w:lastColumn="1" w:noHBand="0" w:noVBand="0"/>
        </w:tblPrEx>
        <w:tc>
          <w:tcPr>
            <w:tcW w:w="2435" w:type="dxa"/>
          </w:tcPr>
          <w:p w14:paraId="199B4E74" w14:textId="02B705C0" w:rsidR="002569D3" w:rsidRDefault="002569D3" w:rsidP="00D62FCD">
            <w:pPr>
              <w:rPr>
                <w:rFonts w:asciiTheme="minorHAnsi" w:hAnsiTheme="minorHAnsi" w:cstheme="minorHAnsi"/>
                <w:iCs/>
              </w:rPr>
            </w:pPr>
            <w:r>
              <w:rPr>
                <w:rFonts w:asciiTheme="minorHAnsi" w:hAnsiTheme="minorHAnsi" w:cstheme="minorHAnsi"/>
                <w:iCs/>
              </w:rPr>
              <w:t>ASP</w:t>
            </w:r>
          </w:p>
        </w:tc>
        <w:tc>
          <w:tcPr>
            <w:tcW w:w="6390" w:type="dxa"/>
          </w:tcPr>
          <w:p w14:paraId="761D6D56" w14:textId="59DA8D82" w:rsidR="002569D3" w:rsidRDefault="002569D3" w:rsidP="00D62FCD">
            <w:pPr>
              <w:rPr>
                <w:rFonts w:asciiTheme="minorHAnsi" w:hAnsiTheme="minorHAnsi" w:cstheme="minorHAnsi"/>
                <w:iCs/>
              </w:rPr>
            </w:pPr>
            <w:r>
              <w:rPr>
                <w:rFonts w:asciiTheme="minorHAnsi" w:hAnsiTheme="minorHAnsi" w:cstheme="minorHAnsi"/>
                <w:iCs/>
              </w:rPr>
              <w:t>Alternate Submission Process</w:t>
            </w:r>
          </w:p>
        </w:tc>
      </w:tr>
      <w:tr w:rsidR="008D0379" w:rsidRPr="002923FD" w14:paraId="4C3FD9E3" w14:textId="77777777" w:rsidTr="00145F9E">
        <w:tblPrEx>
          <w:tblLook w:val="01E0" w:firstRow="1" w:lastRow="1" w:firstColumn="1" w:lastColumn="1" w:noHBand="0" w:noVBand="0"/>
        </w:tblPrEx>
        <w:tc>
          <w:tcPr>
            <w:tcW w:w="2435" w:type="dxa"/>
          </w:tcPr>
          <w:p w14:paraId="57584E16" w14:textId="5211B6E3" w:rsidR="008D0379" w:rsidRPr="002923FD" w:rsidRDefault="008D0379" w:rsidP="00D62FCD">
            <w:pPr>
              <w:rPr>
                <w:rFonts w:asciiTheme="minorHAnsi" w:hAnsiTheme="minorHAnsi" w:cstheme="minorHAnsi"/>
                <w:iCs/>
              </w:rPr>
            </w:pPr>
            <w:r>
              <w:rPr>
                <w:rFonts w:asciiTheme="minorHAnsi" w:hAnsiTheme="minorHAnsi" w:cstheme="minorHAnsi"/>
                <w:iCs/>
              </w:rPr>
              <w:t>CDP</w:t>
            </w:r>
          </w:p>
        </w:tc>
        <w:tc>
          <w:tcPr>
            <w:tcW w:w="6390" w:type="dxa"/>
          </w:tcPr>
          <w:p w14:paraId="71B873D0" w14:textId="1CDADF38" w:rsidR="008D0379" w:rsidRPr="002923FD" w:rsidRDefault="008D0379" w:rsidP="00D62FCD">
            <w:pPr>
              <w:rPr>
                <w:rFonts w:asciiTheme="minorHAnsi" w:hAnsiTheme="minorHAnsi" w:cstheme="minorHAnsi"/>
                <w:iCs/>
              </w:rPr>
            </w:pPr>
            <w:r w:rsidRPr="002668DF">
              <w:rPr>
                <w:rFonts w:asciiTheme="minorHAnsi" w:hAnsiTheme="minorHAnsi" w:cstheme="minorHAnsi"/>
                <w:lang w:val="en-AU"/>
              </w:rPr>
              <w:t>Central Depository</w:t>
            </w:r>
            <w:r w:rsidR="000B1188">
              <w:rPr>
                <w:rFonts w:asciiTheme="minorHAnsi" w:hAnsiTheme="minorHAnsi" w:cstheme="minorHAnsi"/>
                <w:lang w:val="en-AU"/>
              </w:rPr>
              <w:t xml:space="preserve"> </w:t>
            </w:r>
            <w:r>
              <w:rPr>
                <w:rFonts w:asciiTheme="minorHAnsi" w:hAnsiTheme="minorHAnsi" w:cstheme="minorHAnsi"/>
                <w:lang w:val="en-AU"/>
              </w:rPr>
              <w:t>Pte Limited</w:t>
            </w:r>
          </w:p>
        </w:tc>
      </w:tr>
      <w:tr w:rsidR="0064028F" w:rsidRPr="002923FD" w14:paraId="4CC6E627" w14:textId="77777777" w:rsidTr="00145F9E">
        <w:tblPrEx>
          <w:tblLook w:val="01E0" w:firstRow="1" w:lastRow="1" w:firstColumn="1" w:lastColumn="1" w:noHBand="0" w:noVBand="0"/>
        </w:tblPrEx>
        <w:tc>
          <w:tcPr>
            <w:tcW w:w="2435" w:type="dxa"/>
          </w:tcPr>
          <w:p w14:paraId="3CD5D8D0" w14:textId="0AC7DE41" w:rsidR="0064028F" w:rsidRDefault="0064028F" w:rsidP="00D62FCD">
            <w:pPr>
              <w:rPr>
                <w:rFonts w:asciiTheme="minorHAnsi" w:hAnsiTheme="minorHAnsi" w:cstheme="minorHAnsi"/>
                <w:iCs/>
              </w:rPr>
            </w:pPr>
            <w:r>
              <w:rPr>
                <w:rFonts w:asciiTheme="minorHAnsi" w:hAnsiTheme="minorHAnsi" w:cstheme="minorHAnsi"/>
                <w:iCs/>
              </w:rPr>
              <w:t>CMTB</w:t>
            </w:r>
            <w:r w:rsidR="00E13D9A">
              <w:rPr>
                <w:rFonts w:asciiTheme="minorHAnsi" w:hAnsiTheme="minorHAnsi" w:cstheme="minorHAnsi"/>
                <w:iCs/>
              </w:rPr>
              <w:t>s</w:t>
            </w:r>
          </w:p>
        </w:tc>
        <w:tc>
          <w:tcPr>
            <w:tcW w:w="6390" w:type="dxa"/>
          </w:tcPr>
          <w:p w14:paraId="72EB6D24" w14:textId="541BF562" w:rsidR="0064028F" w:rsidRPr="002668DF" w:rsidRDefault="0064028F" w:rsidP="00D62FCD">
            <w:pPr>
              <w:rPr>
                <w:rFonts w:asciiTheme="minorHAnsi" w:hAnsiTheme="minorHAnsi" w:cstheme="minorHAnsi"/>
                <w:lang w:val="en-AU"/>
              </w:rPr>
            </w:pPr>
            <w:r w:rsidRPr="0064028F">
              <w:rPr>
                <w:rFonts w:asciiTheme="minorHAnsi" w:hAnsiTheme="minorHAnsi" w:cstheme="minorHAnsi"/>
                <w:lang w:val="en-AU"/>
              </w:rPr>
              <w:t>Cash Management Treasury Bills</w:t>
            </w:r>
          </w:p>
        </w:tc>
      </w:tr>
      <w:tr w:rsidR="00335A63" w:rsidRPr="002923FD" w14:paraId="21350CB3" w14:textId="77777777" w:rsidTr="00145F9E">
        <w:tblPrEx>
          <w:tblLook w:val="01E0" w:firstRow="1" w:lastRow="1" w:firstColumn="1" w:lastColumn="1" w:noHBand="0" w:noVBand="0"/>
        </w:tblPrEx>
        <w:tc>
          <w:tcPr>
            <w:tcW w:w="2435" w:type="dxa"/>
          </w:tcPr>
          <w:p w14:paraId="4728398E" w14:textId="25FED3A8" w:rsidR="00335A63" w:rsidRDefault="00335A63" w:rsidP="00D62FCD">
            <w:pPr>
              <w:rPr>
                <w:rFonts w:asciiTheme="minorHAnsi" w:hAnsiTheme="minorHAnsi" w:cstheme="minorHAnsi"/>
                <w:iCs/>
              </w:rPr>
            </w:pPr>
            <w:r>
              <w:rPr>
                <w:rFonts w:asciiTheme="minorHAnsi" w:hAnsiTheme="minorHAnsi" w:cstheme="minorHAnsi"/>
                <w:iCs/>
              </w:rPr>
              <w:t>CPFIS</w:t>
            </w:r>
          </w:p>
        </w:tc>
        <w:tc>
          <w:tcPr>
            <w:tcW w:w="6390" w:type="dxa"/>
          </w:tcPr>
          <w:p w14:paraId="6D34E4A9" w14:textId="19E88729" w:rsidR="00335A63" w:rsidRPr="0064028F" w:rsidRDefault="00335A63" w:rsidP="00D62FCD">
            <w:pPr>
              <w:rPr>
                <w:rFonts w:asciiTheme="minorHAnsi" w:hAnsiTheme="minorHAnsi" w:cstheme="minorHAnsi"/>
                <w:lang w:val="en-AU"/>
              </w:rPr>
            </w:pPr>
            <w:r>
              <w:rPr>
                <w:rFonts w:asciiTheme="minorHAnsi" w:hAnsiTheme="minorHAnsi" w:cstheme="minorHAnsi"/>
                <w:lang w:val="en-AU"/>
              </w:rPr>
              <w:t>Central Provident Fund Investment Scheme</w:t>
            </w:r>
          </w:p>
        </w:tc>
      </w:tr>
      <w:tr w:rsidR="003128AE" w:rsidRPr="002923FD" w14:paraId="40EF2AF4" w14:textId="77777777" w:rsidTr="00145F9E">
        <w:tblPrEx>
          <w:tblLook w:val="01E0" w:firstRow="1" w:lastRow="1" w:firstColumn="1" w:lastColumn="1" w:noHBand="0" w:noVBand="0"/>
        </w:tblPrEx>
        <w:tc>
          <w:tcPr>
            <w:tcW w:w="2435" w:type="dxa"/>
          </w:tcPr>
          <w:p w14:paraId="3E488AF5" w14:textId="14C4753D" w:rsidR="003128AE" w:rsidRPr="002923FD" w:rsidRDefault="003128AE" w:rsidP="00D62FCD">
            <w:pPr>
              <w:rPr>
                <w:rFonts w:asciiTheme="minorHAnsi" w:hAnsiTheme="minorHAnsi" w:cstheme="minorHAnsi"/>
                <w:iCs/>
              </w:rPr>
            </w:pPr>
            <w:r>
              <w:rPr>
                <w:rFonts w:asciiTheme="minorHAnsi" w:hAnsiTheme="minorHAnsi" w:cstheme="minorHAnsi"/>
                <w:iCs/>
              </w:rPr>
              <w:t>FI</w:t>
            </w:r>
          </w:p>
        </w:tc>
        <w:tc>
          <w:tcPr>
            <w:tcW w:w="6390" w:type="dxa"/>
          </w:tcPr>
          <w:p w14:paraId="0007A91B" w14:textId="70DE08D0" w:rsidR="003128AE" w:rsidRPr="002923FD" w:rsidRDefault="003128AE" w:rsidP="00D62FCD">
            <w:pPr>
              <w:rPr>
                <w:rFonts w:asciiTheme="minorHAnsi" w:hAnsiTheme="minorHAnsi" w:cstheme="minorHAnsi"/>
                <w:iCs/>
              </w:rPr>
            </w:pPr>
            <w:r>
              <w:rPr>
                <w:rFonts w:asciiTheme="minorHAnsi" w:hAnsiTheme="minorHAnsi" w:cstheme="minorHAnsi"/>
                <w:iCs/>
              </w:rPr>
              <w:t>Financial Institution</w:t>
            </w:r>
          </w:p>
        </w:tc>
      </w:tr>
      <w:tr w:rsidR="003A73BD" w:rsidRPr="002923FD" w14:paraId="341E6986" w14:textId="77777777" w:rsidTr="00145F9E">
        <w:tblPrEx>
          <w:tblLook w:val="01E0" w:firstRow="1" w:lastRow="1" w:firstColumn="1" w:lastColumn="1" w:noHBand="0" w:noVBand="0"/>
        </w:tblPrEx>
        <w:tc>
          <w:tcPr>
            <w:tcW w:w="2435" w:type="dxa"/>
          </w:tcPr>
          <w:p w14:paraId="5F9F93BF" w14:textId="50D8B6EA" w:rsidR="003A73BD" w:rsidRDefault="003A73BD" w:rsidP="003A73BD">
            <w:pPr>
              <w:rPr>
                <w:rFonts w:asciiTheme="minorHAnsi" w:hAnsiTheme="minorHAnsi" w:cstheme="minorHAnsi"/>
                <w:iCs/>
              </w:rPr>
            </w:pPr>
            <w:r w:rsidRPr="002923FD">
              <w:rPr>
                <w:rFonts w:asciiTheme="minorHAnsi" w:hAnsiTheme="minorHAnsi" w:cstheme="minorHAnsi"/>
                <w:iCs/>
              </w:rPr>
              <w:lastRenderedPageBreak/>
              <w:t>MAS</w:t>
            </w:r>
          </w:p>
        </w:tc>
        <w:tc>
          <w:tcPr>
            <w:tcW w:w="6390" w:type="dxa"/>
          </w:tcPr>
          <w:p w14:paraId="07F3EED7" w14:textId="4D0841FF" w:rsidR="003A73BD" w:rsidRDefault="003A73BD" w:rsidP="003A73BD">
            <w:pPr>
              <w:rPr>
                <w:rFonts w:asciiTheme="minorHAnsi" w:hAnsiTheme="minorHAnsi" w:cstheme="minorHAnsi"/>
                <w:iCs/>
              </w:rPr>
            </w:pPr>
            <w:r w:rsidRPr="002923FD">
              <w:rPr>
                <w:rFonts w:asciiTheme="minorHAnsi" w:hAnsiTheme="minorHAnsi" w:cstheme="minorHAnsi"/>
                <w:iCs/>
              </w:rPr>
              <w:t>Monetary Authority of Singapore</w:t>
            </w:r>
          </w:p>
        </w:tc>
      </w:tr>
      <w:tr w:rsidR="003A73BD" w:rsidRPr="002923FD" w14:paraId="0658AEA1" w14:textId="77777777" w:rsidTr="00145F9E">
        <w:tblPrEx>
          <w:tblLook w:val="01E0" w:firstRow="1" w:lastRow="1" w:firstColumn="1" w:lastColumn="1" w:noHBand="0" w:noVBand="0"/>
        </w:tblPrEx>
        <w:tc>
          <w:tcPr>
            <w:tcW w:w="2435" w:type="dxa"/>
          </w:tcPr>
          <w:p w14:paraId="72CA7BBF" w14:textId="63A99E8D" w:rsidR="003A73BD" w:rsidRDefault="003A73BD" w:rsidP="003A73BD">
            <w:pPr>
              <w:rPr>
                <w:rFonts w:asciiTheme="minorHAnsi" w:hAnsiTheme="minorHAnsi" w:cstheme="minorHAnsi"/>
                <w:iCs/>
              </w:rPr>
            </w:pPr>
            <w:r>
              <w:rPr>
                <w:rFonts w:asciiTheme="minorHAnsi" w:hAnsiTheme="minorHAnsi" w:cstheme="minorHAnsi"/>
                <w:iCs/>
              </w:rPr>
              <w:t>MEFT</w:t>
            </w:r>
          </w:p>
        </w:tc>
        <w:tc>
          <w:tcPr>
            <w:tcW w:w="6390" w:type="dxa"/>
          </w:tcPr>
          <w:p w14:paraId="5CFA388F" w14:textId="41C2A7BC" w:rsidR="003A73BD" w:rsidRDefault="003A73BD" w:rsidP="003A73BD">
            <w:pPr>
              <w:rPr>
                <w:rFonts w:asciiTheme="minorHAnsi" w:hAnsiTheme="minorHAnsi" w:cstheme="minorHAnsi"/>
                <w:iCs/>
              </w:rPr>
            </w:pPr>
            <w:r>
              <w:rPr>
                <w:rFonts w:asciiTheme="minorHAnsi" w:hAnsiTheme="minorHAnsi" w:cstheme="minorHAnsi"/>
                <w:iCs/>
              </w:rPr>
              <w:t>MAS Enterprise File Transfer</w:t>
            </w:r>
          </w:p>
        </w:tc>
      </w:tr>
      <w:tr w:rsidR="007A21F3" w:rsidRPr="002923FD" w14:paraId="60CC3BD8" w14:textId="77777777" w:rsidTr="00145F9E">
        <w:tblPrEx>
          <w:tblLook w:val="01E0" w:firstRow="1" w:lastRow="1" w:firstColumn="1" w:lastColumn="1" w:noHBand="0" w:noVBand="0"/>
        </w:tblPrEx>
        <w:tc>
          <w:tcPr>
            <w:tcW w:w="2435" w:type="dxa"/>
          </w:tcPr>
          <w:p w14:paraId="6DFFF1AD" w14:textId="0BCE072C" w:rsidR="007A21F3" w:rsidRDefault="007A21F3" w:rsidP="003A73BD">
            <w:pPr>
              <w:rPr>
                <w:rFonts w:asciiTheme="minorHAnsi" w:hAnsiTheme="minorHAnsi" w:cstheme="minorHAnsi"/>
                <w:iCs/>
              </w:rPr>
            </w:pPr>
            <w:r>
              <w:rPr>
                <w:rFonts w:asciiTheme="minorHAnsi" w:hAnsiTheme="minorHAnsi" w:cstheme="minorHAnsi"/>
                <w:iCs/>
              </w:rPr>
              <w:t>MEPS+</w:t>
            </w:r>
          </w:p>
        </w:tc>
        <w:tc>
          <w:tcPr>
            <w:tcW w:w="6390" w:type="dxa"/>
          </w:tcPr>
          <w:p w14:paraId="0EE776FB" w14:textId="7B0DA9D0" w:rsidR="007A21F3" w:rsidRDefault="00A805F8" w:rsidP="003A73BD">
            <w:pPr>
              <w:rPr>
                <w:rFonts w:asciiTheme="minorHAnsi" w:hAnsiTheme="minorHAnsi" w:cstheme="minorHAnsi"/>
                <w:iCs/>
              </w:rPr>
            </w:pPr>
            <w:r w:rsidRPr="00A805F8">
              <w:rPr>
                <w:rFonts w:asciiTheme="minorHAnsi" w:hAnsiTheme="minorHAnsi" w:cstheme="minorHAnsi"/>
                <w:iCs/>
              </w:rPr>
              <w:t>MAS Electronic Payment System+</w:t>
            </w:r>
          </w:p>
        </w:tc>
      </w:tr>
      <w:tr w:rsidR="00350CF5" w:rsidRPr="002923FD" w14:paraId="73115346" w14:textId="77777777" w:rsidTr="00145F9E">
        <w:tblPrEx>
          <w:tblLook w:val="01E0" w:firstRow="1" w:lastRow="1" w:firstColumn="1" w:lastColumn="1" w:noHBand="0" w:noVBand="0"/>
        </w:tblPrEx>
        <w:tc>
          <w:tcPr>
            <w:tcW w:w="2435" w:type="dxa"/>
          </w:tcPr>
          <w:p w14:paraId="60CF100D" w14:textId="18D8B45D" w:rsidR="00350CF5" w:rsidRDefault="00350CF5" w:rsidP="003A73BD">
            <w:pPr>
              <w:rPr>
                <w:rFonts w:asciiTheme="minorHAnsi" w:hAnsiTheme="minorHAnsi" w:cstheme="minorHAnsi"/>
                <w:iCs/>
              </w:rPr>
            </w:pPr>
            <w:r>
              <w:rPr>
                <w:rFonts w:asciiTheme="minorHAnsi" w:hAnsiTheme="minorHAnsi" w:cstheme="minorHAnsi"/>
                <w:iCs/>
              </w:rPr>
              <w:t>NRIC</w:t>
            </w:r>
          </w:p>
        </w:tc>
        <w:tc>
          <w:tcPr>
            <w:tcW w:w="6390" w:type="dxa"/>
          </w:tcPr>
          <w:p w14:paraId="02A79BD1" w14:textId="74732936" w:rsidR="00350CF5" w:rsidRPr="00A805F8" w:rsidRDefault="00350CF5" w:rsidP="003A73BD">
            <w:pPr>
              <w:rPr>
                <w:rFonts w:asciiTheme="minorHAnsi" w:hAnsiTheme="minorHAnsi" w:cstheme="minorHAnsi"/>
                <w:iCs/>
              </w:rPr>
            </w:pPr>
            <w:r w:rsidRPr="00350CF5">
              <w:rPr>
                <w:rFonts w:asciiTheme="minorHAnsi" w:hAnsiTheme="minorHAnsi" w:cstheme="minorHAnsi"/>
                <w:iCs/>
              </w:rPr>
              <w:t>National Registration Identity Card</w:t>
            </w:r>
          </w:p>
        </w:tc>
      </w:tr>
      <w:tr w:rsidR="003A73BD" w:rsidRPr="002923FD" w14:paraId="62573461" w14:textId="77777777" w:rsidTr="00145F9E">
        <w:tblPrEx>
          <w:tblLook w:val="01E0" w:firstRow="1" w:lastRow="1" w:firstColumn="1" w:lastColumn="1" w:noHBand="0" w:noVBand="0"/>
        </w:tblPrEx>
        <w:tc>
          <w:tcPr>
            <w:tcW w:w="2435" w:type="dxa"/>
          </w:tcPr>
          <w:p w14:paraId="667DC242" w14:textId="73690C72" w:rsidR="003A73BD" w:rsidRDefault="003A73BD" w:rsidP="003A73BD">
            <w:pPr>
              <w:rPr>
                <w:rFonts w:asciiTheme="minorHAnsi" w:hAnsiTheme="minorHAnsi" w:cstheme="minorHAnsi"/>
                <w:iCs/>
              </w:rPr>
            </w:pPr>
            <w:r>
              <w:rPr>
                <w:rFonts w:asciiTheme="minorHAnsi" w:hAnsiTheme="minorHAnsi" w:cstheme="minorHAnsi"/>
                <w:iCs/>
              </w:rPr>
              <w:t>OA</w:t>
            </w:r>
          </w:p>
        </w:tc>
        <w:tc>
          <w:tcPr>
            <w:tcW w:w="6390" w:type="dxa"/>
          </w:tcPr>
          <w:p w14:paraId="01923DBD" w14:textId="44AAD0B5" w:rsidR="003A73BD" w:rsidRDefault="00AE0ECD" w:rsidP="003A73BD">
            <w:pPr>
              <w:rPr>
                <w:rFonts w:asciiTheme="minorHAnsi" w:hAnsiTheme="minorHAnsi" w:cstheme="minorHAnsi"/>
                <w:iCs/>
              </w:rPr>
            </w:pPr>
            <w:ins w:id="47" w:author="Han Xie CHAI (MAS)" w:date="2026-01-14T10:26:00Z" w16du:dateUtc="2026-01-14T02:26:00Z">
              <w:r>
                <w:rPr>
                  <w:rFonts w:asciiTheme="minorHAnsi" w:hAnsiTheme="minorHAnsi" w:cstheme="minorHAnsi"/>
                  <w:iCs/>
                </w:rPr>
                <w:t xml:space="preserve">CPF </w:t>
              </w:r>
            </w:ins>
            <w:r w:rsidR="003A73BD">
              <w:rPr>
                <w:rFonts w:asciiTheme="minorHAnsi" w:hAnsiTheme="minorHAnsi" w:cstheme="minorHAnsi"/>
                <w:iCs/>
              </w:rPr>
              <w:t>Ordinary Account</w:t>
            </w:r>
            <w:del w:id="48" w:author="Han Xie CHAI (MAS)" w:date="2026-01-14T10:26:00Z" w16du:dateUtc="2026-01-14T02:26:00Z">
              <w:r w:rsidR="003A73BD" w:rsidDel="00AE0ECD">
                <w:rPr>
                  <w:rFonts w:asciiTheme="minorHAnsi" w:hAnsiTheme="minorHAnsi" w:cstheme="minorHAnsi"/>
                  <w:iCs/>
                </w:rPr>
                <w:delText xml:space="preserve"> of CPFIS</w:delText>
              </w:r>
            </w:del>
          </w:p>
        </w:tc>
      </w:tr>
      <w:tr w:rsidR="003A73BD" w:rsidRPr="002923FD" w14:paraId="29D60479" w14:textId="77777777" w:rsidTr="00145F9E">
        <w:tblPrEx>
          <w:tblLook w:val="01E0" w:firstRow="1" w:lastRow="1" w:firstColumn="1" w:lastColumn="1" w:noHBand="0" w:noVBand="0"/>
        </w:tblPrEx>
        <w:tc>
          <w:tcPr>
            <w:tcW w:w="2435" w:type="dxa"/>
          </w:tcPr>
          <w:p w14:paraId="4044527A" w14:textId="642A7CF2" w:rsidR="003A73BD" w:rsidRDefault="003A73BD" w:rsidP="003A73BD">
            <w:pPr>
              <w:rPr>
                <w:rFonts w:asciiTheme="minorHAnsi" w:hAnsiTheme="minorHAnsi" w:cstheme="minorHAnsi"/>
                <w:iCs/>
              </w:rPr>
            </w:pPr>
            <w:r w:rsidRPr="002923FD">
              <w:rPr>
                <w:rFonts w:asciiTheme="minorHAnsi" w:hAnsiTheme="minorHAnsi" w:cstheme="minorHAnsi"/>
                <w:iCs/>
              </w:rPr>
              <w:t>OMEGA</w:t>
            </w:r>
          </w:p>
        </w:tc>
        <w:tc>
          <w:tcPr>
            <w:tcW w:w="6390" w:type="dxa"/>
          </w:tcPr>
          <w:p w14:paraId="181CF454" w14:textId="057492A5" w:rsidR="003A73BD" w:rsidRDefault="003A73BD" w:rsidP="003A73BD">
            <w:pPr>
              <w:rPr>
                <w:rFonts w:asciiTheme="minorHAnsi" w:hAnsiTheme="minorHAnsi" w:cstheme="minorHAnsi"/>
                <w:iCs/>
              </w:rPr>
            </w:pPr>
            <w:r w:rsidRPr="002923FD">
              <w:rPr>
                <w:rFonts w:asciiTheme="minorHAnsi" w:hAnsiTheme="minorHAnsi" w:cstheme="minorHAnsi"/>
                <w:iCs/>
              </w:rPr>
              <w:t>Open Market Execution Gateway</w:t>
            </w:r>
          </w:p>
        </w:tc>
      </w:tr>
      <w:tr w:rsidR="003A73BD" w:rsidRPr="002923FD" w14:paraId="704CBA2C" w14:textId="77777777" w:rsidTr="00145F9E">
        <w:tblPrEx>
          <w:tblLook w:val="01E0" w:firstRow="1" w:lastRow="1" w:firstColumn="1" w:lastColumn="1" w:noHBand="0" w:noVBand="0"/>
        </w:tblPrEx>
        <w:tc>
          <w:tcPr>
            <w:tcW w:w="2435" w:type="dxa"/>
          </w:tcPr>
          <w:p w14:paraId="4BAA3916" w14:textId="06805CCB" w:rsidR="003A73BD" w:rsidRDefault="003A73BD" w:rsidP="003A73BD">
            <w:pPr>
              <w:rPr>
                <w:rFonts w:asciiTheme="minorHAnsi" w:hAnsiTheme="minorHAnsi" w:cstheme="minorHAnsi"/>
                <w:iCs/>
              </w:rPr>
            </w:pPr>
            <w:r>
              <w:rPr>
                <w:rFonts w:asciiTheme="minorHAnsi" w:hAnsiTheme="minorHAnsi" w:cstheme="minorHAnsi"/>
                <w:iCs/>
              </w:rPr>
              <w:t>ORCA</w:t>
            </w:r>
          </w:p>
        </w:tc>
        <w:tc>
          <w:tcPr>
            <w:tcW w:w="6390" w:type="dxa"/>
          </w:tcPr>
          <w:p w14:paraId="5C5CD463" w14:textId="003EDBBC" w:rsidR="003A73BD" w:rsidRDefault="003A73BD" w:rsidP="003A73BD">
            <w:pPr>
              <w:rPr>
                <w:rFonts w:asciiTheme="minorHAnsi" w:hAnsiTheme="minorHAnsi" w:cstheme="minorHAnsi"/>
                <w:iCs/>
              </w:rPr>
            </w:pPr>
            <w:r>
              <w:rPr>
                <w:rFonts w:asciiTheme="minorHAnsi" w:hAnsiTheme="minorHAnsi" w:cstheme="minorHAnsi"/>
                <w:iCs/>
              </w:rPr>
              <w:t>Outage Resilient Contingency Allotment</w:t>
            </w:r>
          </w:p>
        </w:tc>
      </w:tr>
      <w:tr w:rsidR="003A73BD" w:rsidRPr="002923FD" w14:paraId="4FC551D7" w14:textId="77777777" w:rsidTr="00145F9E">
        <w:tblPrEx>
          <w:tblLook w:val="01E0" w:firstRow="1" w:lastRow="1" w:firstColumn="1" w:lastColumn="1" w:noHBand="0" w:noVBand="0"/>
        </w:tblPrEx>
        <w:tc>
          <w:tcPr>
            <w:tcW w:w="2435" w:type="dxa"/>
          </w:tcPr>
          <w:p w14:paraId="4FC551D5" w14:textId="784167FA" w:rsidR="003A73BD" w:rsidRPr="002923FD" w:rsidRDefault="003A73BD" w:rsidP="003A73BD">
            <w:pPr>
              <w:rPr>
                <w:rFonts w:asciiTheme="minorHAnsi" w:hAnsiTheme="minorHAnsi" w:cstheme="minorHAnsi"/>
                <w:iCs/>
              </w:rPr>
            </w:pPr>
            <w:r w:rsidRPr="002923FD">
              <w:rPr>
                <w:rFonts w:asciiTheme="minorHAnsi" w:hAnsiTheme="minorHAnsi" w:cstheme="minorHAnsi"/>
                <w:iCs/>
              </w:rPr>
              <w:t>PD</w:t>
            </w:r>
          </w:p>
        </w:tc>
        <w:tc>
          <w:tcPr>
            <w:tcW w:w="6390" w:type="dxa"/>
          </w:tcPr>
          <w:p w14:paraId="4FC551D6" w14:textId="1ABDA3CB" w:rsidR="003A73BD" w:rsidRPr="002923FD" w:rsidRDefault="003A73BD" w:rsidP="003A73BD">
            <w:pPr>
              <w:rPr>
                <w:rFonts w:asciiTheme="minorHAnsi" w:hAnsiTheme="minorHAnsi" w:cstheme="minorHAnsi"/>
                <w:iCs/>
              </w:rPr>
            </w:pPr>
            <w:r w:rsidRPr="002923FD">
              <w:rPr>
                <w:rFonts w:asciiTheme="minorHAnsi" w:hAnsiTheme="minorHAnsi" w:cstheme="minorHAnsi"/>
                <w:iCs/>
              </w:rPr>
              <w:t>Primary Dealer</w:t>
            </w:r>
          </w:p>
        </w:tc>
      </w:tr>
      <w:tr w:rsidR="003A73BD" w:rsidRPr="002923FD" w14:paraId="3D8125CD" w14:textId="77777777" w:rsidTr="00145F9E">
        <w:tblPrEx>
          <w:tblLook w:val="01E0" w:firstRow="1" w:lastRow="1" w:firstColumn="1" w:lastColumn="1" w:noHBand="0" w:noVBand="0"/>
        </w:tblPrEx>
        <w:tc>
          <w:tcPr>
            <w:tcW w:w="2435" w:type="dxa"/>
          </w:tcPr>
          <w:p w14:paraId="44D8A50D" w14:textId="20CAAF8E" w:rsidR="003A73BD" w:rsidRDefault="003A73BD" w:rsidP="003A73BD">
            <w:pPr>
              <w:rPr>
                <w:rFonts w:asciiTheme="minorHAnsi" w:hAnsiTheme="minorHAnsi" w:cstheme="minorHAnsi"/>
                <w:iCs/>
              </w:rPr>
            </w:pPr>
            <w:r>
              <w:rPr>
                <w:rFonts w:asciiTheme="minorHAnsi" w:hAnsiTheme="minorHAnsi" w:cstheme="minorHAnsi"/>
                <w:iCs/>
              </w:rPr>
              <w:t>PGP encryption</w:t>
            </w:r>
          </w:p>
        </w:tc>
        <w:tc>
          <w:tcPr>
            <w:tcW w:w="6390" w:type="dxa"/>
          </w:tcPr>
          <w:p w14:paraId="4640C2E2" w14:textId="058029A7" w:rsidR="003A73BD" w:rsidRPr="002923FD" w:rsidRDefault="003A73BD" w:rsidP="003A73BD">
            <w:pPr>
              <w:rPr>
                <w:rFonts w:asciiTheme="minorHAnsi" w:hAnsiTheme="minorHAnsi" w:cstheme="minorHAnsi"/>
                <w:iCs/>
              </w:rPr>
            </w:pPr>
            <w:r>
              <w:rPr>
                <w:rFonts w:asciiTheme="minorHAnsi" w:hAnsiTheme="minorHAnsi" w:cstheme="minorHAnsi"/>
                <w:iCs/>
              </w:rPr>
              <w:t>Pretty Good Privacy encryption</w:t>
            </w:r>
          </w:p>
        </w:tc>
      </w:tr>
      <w:tr w:rsidR="003A73BD" w:rsidRPr="002923FD" w14:paraId="4F045E7E" w14:textId="77777777" w:rsidTr="00145F9E">
        <w:tblPrEx>
          <w:tblLook w:val="01E0" w:firstRow="1" w:lastRow="1" w:firstColumn="1" w:lastColumn="1" w:noHBand="0" w:noVBand="0"/>
        </w:tblPrEx>
        <w:tc>
          <w:tcPr>
            <w:tcW w:w="2435" w:type="dxa"/>
          </w:tcPr>
          <w:p w14:paraId="668E6AE8" w14:textId="6DEB5BB5" w:rsidR="003A73BD" w:rsidRPr="002923FD" w:rsidRDefault="003A73BD" w:rsidP="003A73BD">
            <w:pPr>
              <w:rPr>
                <w:rFonts w:asciiTheme="minorHAnsi" w:hAnsiTheme="minorHAnsi" w:cstheme="minorHAnsi"/>
                <w:iCs/>
              </w:rPr>
            </w:pPr>
            <w:r>
              <w:rPr>
                <w:rFonts w:asciiTheme="minorHAnsi" w:hAnsiTheme="minorHAnsi" w:cstheme="minorHAnsi"/>
                <w:iCs/>
              </w:rPr>
              <w:t>PH</w:t>
            </w:r>
            <w:r w:rsidR="00D3763F">
              <w:rPr>
                <w:rFonts w:asciiTheme="minorHAnsi" w:hAnsiTheme="minorHAnsi" w:cstheme="minorHAnsi"/>
                <w:iCs/>
              </w:rPr>
              <w:t>s</w:t>
            </w:r>
          </w:p>
        </w:tc>
        <w:tc>
          <w:tcPr>
            <w:tcW w:w="6390" w:type="dxa"/>
          </w:tcPr>
          <w:p w14:paraId="00A82E49" w14:textId="28408263" w:rsidR="003A73BD" w:rsidRPr="002923FD" w:rsidRDefault="003A73BD" w:rsidP="003A73BD">
            <w:pPr>
              <w:rPr>
                <w:rFonts w:asciiTheme="minorHAnsi" w:hAnsiTheme="minorHAnsi" w:cstheme="minorHAnsi"/>
                <w:iCs/>
              </w:rPr>
            </w:pPr>
            <w:r>
              <w:rPr>
                <w:rFonts w:asciiTheme="minorHAnsi" w:hAnsiTheme="minorHAnsi" w:cstheme="minorHAnsi"/>
                <w:iCs/>
              </w:rPr>
              <w:t>Public Holiday</w:t>
            </w:r>
            <w:r w:rsidR="00D3763F">
              <w:rPr>
                <w:rFonts w:asciiTheme="minorHAnsi" w:hAnsiTheme="minorHAnsi" w:cstheme="minorHAnsi"/>
                <w:iCs/>
              </w:rPr>
              <w:t>s</w:t>
            </w:r>
          </w:p>
        </w:tc>
      </w:tr>
      <w:tr w:rsidR="00471EA3" w:rsidRPr="002923FD" w14:paraId="649772AD" w14:textId="77777777" w:rsidTr="00145F9E">
        <w:tblPrEx>
          <w:tblLook w:val="01E0" w:firstRow="1" w:lastRow="1" w:firstColumn="1" w:lastColumn="1" w:noHBand="0" w:noVBand="0"/>
        </w:tblPrEx>
        <w:trPr>
          <w:ins w:id="49" w:author="Han Xie CHAI (MAS)" w:date="2026-01-14T11:48:00Z"/>
        </w:trPr>
        <w:tc>
          <w:tcPr>
            <w:tcW w:w="2435" w:type="dxa"/>
          </w:tcPr>
          <w:p w14:paraId="60AC1C78" w14:textId="21ABC01E" w:rsidR="00471EA3" w:rsidRDefault="00471EA3" w:rsidP="003A73BD">
            <w:pPr>
              <w:rPr>
                <w:ins w:id="50" w:author="Han Xie CHAI (MAS)" w:date="2026-01-14T11:48:00Z" w16du:dateUtc="2026-01-14T03:48:00Z"/>
                <w:rFonts w:asciiTheme="minorHAnsi" w:hAnsiTheme="minorHAnsi" w:cstheme="minorHAnsi"/>
                <w:iCs/>
              </w:rPr>
            </w:pPr>
            <w:ins w:id="51" w:author="Han Xie CHAI (MAS)" w:date="2026-01-14T11:48:00Z" w16du:dateUtc="2026-01-14T03:48:00Z">
              <w:r>
                <w:rPr>
                  <w:rFonts w:asciiTheme="minorHAnsi" w:hAnsiTheme="minorHAnsi" w:cstheme="minorHAnsi"/>
                  <w:iCs/>
                </w:rPr>
                <w:t>Retail banks</w:t>
              </w:r>
            </w:ins>
          </w:p>
        </w:tc>
        <w:tc>
          <w:tcPr>
            <w:tcW w:w="6390" w:type="dxa"/>
          </w:tcPr>
          <w:p w14:paraId="45CD0075" w14:textId="06C49B9C" w:rsidR="00471EA3" w:rsidRDefault="00471EA3" w:rsidP="003A73BD">
            <w:pPr>
              <w:rPr>
                <w:ins w:id="52" w:author="Han Xie CHAI (MAS)" w:date="2026-01-14T11:48:00Z" w16du:dateUtc="2026-01-14T03:48:00Z"/>
                <w:rFonts w:asciiTheme="minorHAnsi" w:hAnsiTheme="minorHAnsi" w:cstheme="minorHAnsi"/>
                <w:iCs/>
              </w:rPr>
            </w:pPr>
            <w:ins w:id="53" w:author="Han Xie CHAI (MAS)" w:date="2026-01-14T11:48:00Z" w16du:dateUtc="2026-01-14T03:48:00Z">
              <w:r>
                <w:rPr>
                  <w:rFonts w:asciiTheme="minorHAnsi" w:hAnsiTheme="minorHAnsi" w:cstheme="minorHAnsi"/>
                  <w:iCs/>
                </w:rPr>
                <w:t>DBS, OCBC, UOB</w:t>
              </w:r>
            </w:ins>
          </w:p>
        </w:tc>
      </w:tr>
      <w:tr w:rsidR="003A73BD" w:rsidRPr="002923FD" w14:paraId="12E7EAD3" w14:textId="77777777" w:rsidTr="00145F9E">
        <w:tblPrEx>
          <w:tblLook w:val="01E0" w:firstRow="1" w:lastRow="1" w:firstColumn="1" w:lastColumn="1" w:noHBand="0" w:noVBand="0"/>
        </w:tblPrEx>
        <w:tc>
          <w:tcPr>
            <w:tcW w:w="2435" w:type="dxa"/>
          </w:tcPr>
          <w:p w14:paraId="12F29FCE" w14:textId="5A4C178C" w:rsidR="003A73BD" w:rsidRDefault="003A73BD" w:rsidP="003A73BD">
            <w:pPr>
              <w:rPr>
                <w:rFonts w:asciiTheme="minorHAnsi" w:hAnsiTheme="minorHAnsi" w:cstheme="minorHAnsi"/>
                <w:iCs/>
              </w:rPr>
            </w:pPr>
            <w:r>
              <w:rPr>
                <w:rFonts w:asciiTheme="minorHAnsi" w:hAnsiTheme="minorHAnsi" w:cstheme="minorHAnsi"/>
                <w:iCs/>
              </w:rPr>
              <w:t>SA</w:t>
            </w:r>
          </w:p>
        </w:tc>
        <w:tc>
          <w:tcPr>
            <w:tcW w:w="6390" w:type="dxa"/>
          </w:tcPr>
          <w:p w14:paraId="00E9582A" w14:textId="473D818B" w:rsidR="003A73BD" w:rsidRDefault="00AE0ECD" w:rsidP="003A73BD">
            <w:pPr>
              <w:rPr>
                <w:rFonts w:asciiTheme="minorHAnsi" w:hAnsiTheme="minorHAnsi" w:cstheme="minorHAnsi"/>
                <w:iCs/>
              </w:rPr>
            </w:pPr>
            <w:ins w:id="54" w:author="Han Xie CHAI (MAS)" w:date="2026-01-14T10:26:00Z" w16du:dateUtc="2026-01-14T02:26:00Z">
              <w:r>
                <w:rPr>
                  <w:rFonts w:asciiTheme="minorHAnsi" w:hAnsiTheme="minorHAnsi" w:cstheme="minorHAnsi"/>
                  <w:iCs/>
                </w:rPr>
                <w:t xml:space="preserve">CPF </w:t>
              </w:r>
            </w:ins>
            <w:r w:rsidR="003A73BD">
              <w:rPr>
                <w:rFonts w:asciiTheme="minorHAnsi" w:hAnsiTheme="minorHAnsi" w:cstheme="minorHAnsi"/>
                <w:iCs/>
              </w:rPr>
              <w:t>Special Account</w:t>
            </w:r>
            <w:del w:id="55" w:author="Han Xie CHAI (MAS)" w:date="2026-01-14T10:26:00Z" w16du:dateUtc="2026-01-14T02:26:00Z">
              <w:r w:rsidR="003A73BD" w:rsidDel="00AE0ECD">
                <w:rPr>
                  <w:rFonts w:asciiTheme="minorHAnsi" w:hAnsiTheme="minorHAnsi" w:cstheme="minorHAnsi"/>
                  <w:iCs/>
                </w:rPr>
                <w:delText xml:space="preserve"> of CPFIS</w:delText>
              </w:r>
            </w:del>
          </w:p>
        </w:tc>
      </w:tr>
      <w:tr w:rsidR="003A73BD" w:rsidRPr="002923FD" w14:paraId="4FC551DA" w14:textId="77777777" w:rsidTr="00145F9E">
        <w:tblPrEx>
          <w:tblLook w:val="01E0" w:firstRow="1" w:lastRow="1" w:firstColumn="1" w:lastColumn="1" w:noHBand="0" w:noVBand="0"/>
        </w:tblPrEx>
        <w:tc>
          <w:tcPr>
            <w:tcW w:w="2435" w:type="dxa"/>
          </w:tcPr>
          <w:p w14:paraId="4FC551D8" w14:textId="03403387" w:rsidR="003A73BD" w:rsidRPr="002923FD" w:rsidRDefault="003A73BD" w:rsidP="003A73BD">
            <w:pPr>
              <w:rPr>
                <w:rFonts w:asciiTheme="minorHAnsi" w:hAnsiTheme="minorHAnsi" w:cstheme="minorHAnsi"/>
                <w:iCs/>
              </w:rPr>
            </w:pPr>
            <w:r w:rsidRPr="002923FD">
              <w:rPr>
                <w:rFonts w:asciiTheme="minorHAnsi" w:hAnsiTheme="minorHAnsi" w:cstheme="minorHAnsi"/>
                <w:iCs/>
              </w:rPr>
              <w:t>SFTP</w:t>
            </w:r>
          </w:p>
        </w:tc>
        <w:tc>
          <w:tcPr>
            <w:tcW w:w="6390" w:type="dxa"/>
          </w:tcPr>
          <w:p w14:paraId="4FC551D9" w14:textId="1D313162" w:rsidR="003A73BD" w:rsidRPr="002923FD" w:rsidRDefault="003A73BD" w:rsidP="003A73BD">
            <w:pPr>
              <w:rPr>
                <w:rFonts w:asciiTheme="minorHAnsi" w:hAnsiTheme="minorHAnsi" w:cstheme="minorHAnsi"/>
                <w:iCs/>
              </w:rPr>
            </w:pPr>
            <w:r w:rsidRPr="002923FD">
              <w:rPr>
                <w:rFonts w:asciiTheme="minorHAnsi" w:hAnsiTheme="minorHAnsi" w:cstheme="minorHAnsi"/>
                <w:iCs/>
              </w:rPr>
              <w:t>Secure File Transfer Protocol</w:t>
            </w:r>
          </w:p>
        </w:tc>
      </w:tr>
      <w:tr w:rsidR="003A73BD" w:rsidRPr="002923FD" w14:paraId="25F2FD4B" w14:textId="77777777" w:rsidTr="00145F9E">
        <w:tblPrEx>
          <w:tblLook w:val="01E0" w:firstRow="1" w:lastRow="1" w:firstColumn="1" w:lastColumn="1" w:noHBand="0" w:noVBand="0"/>
        </w:tblPrEx>
        <w:tc>
          <w:tcPr>
            <w:tcW w:w="2435" w:type="dxa"/>
          </w:tcPr>
          <w:p w14:paraId="4371C5AD" w14:textId="6508C9C3" w:rsidR="003A73BD" w:rsidRPr="002923FD" w:rsidRDefault="003A73BD" w:rsidP="003A73BD">
            <w:pPr>
              <w:rPr>
                <w:rFonts w:asciiTheme="minorHAnsi" w:hAnsiTheme="minorHAnsi" w:cstheme="minorHAnsi"/>
                <w:iCs/>
              </w:rPr>
            </w:pPr>
            <w:r>
              <w:rPr>
                <w:rFonts w:asciiTheme="minorHAnsi" w:hAnsiTheme="minorHAnsi" w:cstheme="minorHAnsi"/>
                <w:iCs/>
              </w:rPr>
              <w:t>SGS Bonds</w:t>
            </w:r>
          </w:p>
        </w:tc>
        <w:tc>
          <w:tcPr>
            <w:tcW w:w="6390" w:type="dxa"/>
          </w:tcPr>
          <w:p w14:paraId="7EB94E04" w14:textId="44B4BECE" w:rsidR="003A73BD" w:rsidRPr="002923FD" w:rsidRDefault="003A73BD" w:rsidP="003A73BD">
            <w:pPr>
              <w:rPr>
                <w:rFonts w:asciiTheme="minorHAnsi" w:hAnsiTheme="minorHAnsi" w:cstheme="minorHAnsi"/>
                <w:iCs/>
              </w:rPr>
            </w:pPr>
            <w:r w:rsidRPr="0064028F">
              <w:rPr>
                <w:rFonts w:asciiTheme="minorHAnsi" w:hAnsiTheme="minorHAnsi" w:cstheme="minorHAnsi"/>
                <w:iCs/>
              </w:rPr>
              <w:t>Singapore Government Securities</w:t>
            </w:r>
            <w:r>
              <w:rPr>
                <w:rFonts w:asciiTheme="minorHAnsi" w:hAnsiTheme="minorHAnsi" w:cstheme="minorHAnsi"/>
                <w:iCs/>
              </w:rPr>
              <w:t xml:space="preserve"> </w:t>
            </w:r>
            <w:r w:rsidRPr="0064028F">
              <w:rPr>
                <w:rFonts w:asciiTheme="minorHAnsi" w:hAnsiTheme="minorHAnsi" w:cstheme="minorHAnsi"/>
                <w:iCs/>
              </w:rPr>
              <w:t>Bonds</w:t>
            </w:r>
          </w:p>
        </w:tc>
      </w:tr>
      <w:tr w:rsidR="003A73BD" w:rsidRPr="002923FD" w14:paraId="0EDBFC38" w14:textId="77777777" w:rsidTr="00145F9E">
        <w:tblPrEx>
          <w:tblLook w:val="01E0" w:firstRow="1" w:lastRow="1" w:firstColumn="1" w:lastColumn="1" w:noHBand="0" w:noVBand="0"/>
        </w:tblPrEx>
        <w:tc>
          <w:tcPr>
            <w:tcW w:w="2435" w:type="dxa"/>
          </w:tcPr>
          <w:p w14:paraId="0E6153E6" w14:textId="6D893B4C" w:rsidR="003A73BD" w:rsidRDefault="003A73BD" w:rsidP="003A73BD">
            <w:pPr>
              <w:rPr>
                <w:rFonts w:asciiTheme="minorHAnsi" w:hAnsiTheme="minorHAnsi" w:cstheme="minorHAnsi"/>
                <w:iCs/>
              </w:rPr>
            </w:pPr>
            <w:r>
              <w:rPr>
                <w:rFonts w:asciiTheme="minorHAnsi" w:hAnsiTheme="minorHAnsi" w:cstheme="minorHAnsi"/>
                <w:iCs/>
              </w:rPr>
              <w:t>SRS</w:t>
            </w:r>
          </w:p>
        </w:tc>
        <w:tc>
          <w:tcPr>
            <w:tcW w:w="6390" w:type="dxa"/>
          </w:tcPr>
          <w:p w14:paraId="46DC5CAC" w14:textId="07FF7070" w:rsidR="003A73BD" w:rsidRPr="0064028F" w:rsidRDefault="003A73BD" w:rsidP="003A73BD">
            <w:pPr>
              <w:rPr>
                <w:rFonts w:asciiTheme="minorHAnsi" w:hAnsiTheme="minorHAnsi" w:cstheme="minorHAnsi"/>
                <w:iCs/>
              </w:rPr>
            </w:pPr>
            <w:r w:rsidRPr="00335A63">
              <w:rPr>
                <w:rFonts w:asciiTheme="minorHAnsi" w:hAnsiTheme="minorHAnsi" w:cstheme="minorHAnsi"/>
                <w:iCs/>
              </w:rPr>
              <w:t>Supplementary Retirement Scheme</w:t>
            </w:r>
          </w:p>
        </w:tc>
      </w:tr>
      <w:tr w:rsidR="003A73BD" w:rsidRPr="002923FD" w14:paraId="5781C3AD" w14:textId="77777777" w:rsidTr="00145F9E">
        <w:tblPrEx>
          <w:tblLook w:val="01E0" w:firstRow="1" w:lastRow="1" w:firstColumn="1" w:lastColumn="1" w:noHBand="0" w:noVBand="0"/>
        </w:tblPrEx>
        <w:tc>
          <w:tcPr>
            <w:tcW w:w="2435" w:type="dxa"/>
          </w:tcPr>
          <w:p w14:paraId="2CA604C4" w14:textId="0BB709CB" w:rsidR="003A73BD" w:rsidRDefault="003A73BD" w:rsidP="003A73BD">
            <w:pPr>
              <w:rPr>
                <w:rFonts w:asciiTheme="minorHAnsi" w:hAnsiTheme="minorHAnsi" w:cstheme="minorHAnsi"/>
                <w:iCs/>
              </w:rPr>
            </w:pPr>
            <w:r>
              <w:rPr>
                <w:rFonts w:asciiTheme="minorHAnsi" w:hAnsiTheme="minorHAnsi" w:cstheme="minorHAnsi"/>
                <w:iCs/>
              </w:rPr>
              <w:t>SSB</w:t>
            </w:r>
          </w:p>
        </w:tc>
        <w:tc>
          <w:tcPr>
            <w:tcW w:w="6390" w:type="dxa"/>
          </w:tcPr>
          <w:p w14:paraId="7811A206" w14:textId="0867A87A" w:rsidR="003A73BD" w:rsidRPr="0064028F" w:rsidRDefault="003A73BD" w:rsidP="003A73BD">
            <w:pPr>
              <w:rPr>
                <w:rFonts w:asciiTheme="minorHAnsi" w:hAnsiTheme="minorHAnsi" w:cstheme="minorHAnsi"/>
                <w:iCs/>
              </w:rPr>
            </w:pPr>
            <w:r w:rsidRPr="0064028F">
              <w:rPr>
                <w:rFonts w:asciiTheme="minorHAnsi" w:hAnsiTheme="minorHAnsi" w:cstheme="minorHAnsi"/>
                <w:iCs/>
              </w:rPr>
              <w:t>Singapore Savings Bond</w:t>
            </w:r>
          </w:p>
        </w:tc>
      </w:tr>
      <w:tr w:rsidR="003A73BD" w:rsidRPr="002923FD" w14:paraId="4CD65FC4" w14:textId="77777777" w:rsidTr="00145F9E">
        <w:tblPrEx>
          <w:tblLook w:val="01E0" w:firstRow="1" w:lastRow="1" w:firstColumn="1" w:lastColumn="1" w:noHBand="0" w:noVBand="0"/>
        </w:tblPrEx>
        <w:tc>
          <w:tcPr>
            <w:tcW w:w="2435" w:type="dxa"/>
          </w:tcPr>
          <w:p w14:paraId="527D0CC5" w14:textId="24A27B79" w:rsidR="003A73BD" w:rsidRPr="002923FD" w:rsidRDefault="003A73BD" w:rsidP="003A73BD">
            <w:pPr>
              <w:rPr>
                <w:rFonts w:asciiTheme="minorHAnsi" w:hAnsiTheme="minorHAnsi" w:cstheme="minorHAnsi"/>
                <w:iCs/>
              </w:rPr>
            </w:pPr>
            <w:r>
              <w:rPr>
                <w:rFonts w:asciiTheme="minorHAnsi" w:hAnsiTheme="minorHAnsi" w:cstheme="minorHAnsi"/>
                <w:iCs/>
              </w:rPr>
              <w:t>T-bills</w:t>
            </w:r>
          </w:p>
        </w:tc>
        <w:tc>
          <w:tcPr>
            <w:tcW w:w="6390" w:type="dxa"/>
          </w:tcPr>
          <w:p w14:paraId="225FB603" w14:textId="24E5F2DB" w:rsidR="003A73BD" w:rsidRPr="002923FD" w:rsidRDefault="003A73BD" w:rsidP="00DB4524">
            <w:pPr>
              <w:keepNext/>
              <w:rPr>
                <w:rFonts w:asciiTheme="minorHAnsi" w:hAnsiTheme="minorHAnsi" w:cstheme="minorHAnsi"/>
                <w:iCs/>
              </w:rPr>
            </w:pPr>
            <w:r w:rsidRPr="0064028F">
              <w:rPr>
                <w:rFonts w:asciiTheme="minorHAnsi" w:hAnsiTheme="minorHAnsi" w:cstheme="minorHAnsi"/>
                <w:iCs/>
              </w:rPr>
              <w:t>Treasury-Bills</w:t>
            </w:r>
          </w:p>
        </w:tc>
      </w:tr>
    </w:tbl>
    <w:p w14:paraId="0CB893D8" w14:textId="2402F62C" w:rsidR="00DB4524" w:rsidRPr="00B0556D" w:rsidRDefault="00DB4524" w:rsidP="00B0556D">
      <w:pPr>
        <w:pStyle w:val="Caption"/>
        <w:rPr>
          <w:sz w:val="14"/>
          <w:szCs w:val="14"/>
        </w:rPr>
      </w:pPr>
      <w:r>
        <w:t xml:space="preserve">Table </w:t>
      </w:r>
      <w:r>
        <w:fldChar w:fldCharType="begin"/>
      </w:r>
      <w:r>
        <w:instrText xml:space="preserve"> SEQ Table \* ARABIC </w:instrText>
      </w:r>
      <w:r>
        <w:fldChar w:fldCharType="separate"/>
      </w:r>
      <w:r w:rsidR="00FB29C8">
        <w:t>1</w:t>
      </w:r>
      <w:r>
        <w:fldChar w:fldCharType="end"/>
      </w:r>
      <w:r w:rsidR="00B0556D">
        <w:t xml:space="preserve"> </w:t>
      </w:r>
      <w:r w:rsidR="00B0556D">
        <w:fldChar w:fldCharType="begin"/>
      </w:r>
      <w:r w:rsidR="00B0556D">
        <w:instrText xml:space="preserve"> STYLEREF "Heading 2" </w:instrText>
      </w:r>
      <w:r w:rsidR="00B0556D">
        <w:fldChar w:fldCharType="separate"/>
      </w:r>
      <w:r w:rsidR="00B0556D">
        <w:t>Definitions, Acronyms, Abbreviation</w:t>
      </w:r>
      <w:r w:rsidR="00B0556D">
        <w:fldChar w:fldCharType="end"/>
      </w:r>
    </w:p>
    <w:p w14:paraId="242BCEC3" w14:textId="08F31BBA" w:rsidR="00BD7B47" w:rsidRPr="002923FD" w:rsidRDefault="004874EF" w:rsidP="00634352">
      <w:pPr>
        <w:pStyle w:val="Heading2"/>
      </w:pPr>
      <w:bookmarkStart w:id="56" w:name="_Toc311770861"/>
      <w:bookmarkStart w:id="57" w:name="_Toc215758833"/>
      <w:bookmarkStart w:id="58" w:name="_Toc215759884"/>
      <w:bookmarkStart w:id="59" w:name="_Toc217999845"/>
      <w:r w:rsidRPr="002923FD">
        <w:t>Reference</w:t>
      </w:r>
      <w:bookmarkEnd w:id="56"/>
      <w:bookmarkEnd w:id="57"/>
      <w:bookmarkEnd w:id="58"/>
      <w:bookmarkEnd w:id="59"/>
    </w:p>
    <w:p w14:paraId="77A639A8" w14:textId="6B3DE36B" w:rsidR="00145F9E" w:rsidRPr="002923FD" w:rsidRDefault="00145F9E" w:rsidP="00145F9E">
      <w:pPr>
        <w:pStyle w:val="ParagraphText"/>
      </w:pPr>
      <w:bookmarkStart w:id="60" w:name="_Toc316286086"/>
      <w:bookmarkStart w:id="61" w:name="_Toc311770863"/>
      <w:bookmarkEnd w:id="60"/>
      <w:r w:rsidRPr="00145F9E">
        <w:rPr>
          <w:lang w:val="en-GB"/>
        </w:rPr>
        <w:t xml:space="preserve">The following documents are referenced throughout this </w:t>
      </w:r>
      <w:r w:rsidR="003F352D">
        <w:rPr>
          <w:lang w:val="en-GB"/>
        </w:rPr>
        <w:t>interface</w:t>
      </w:r>
      <w:r w:rsidRPr="00145F9E">
        <w:rPr>
          <w:lang w:val="en-GB"/>
        </w:rPr>
        <w:t xml:space="preserve"> specification and should be consulted for additional context, detailed requirements, and technical information that supports the </w:t>
      </w:r>
      <w:r w:rsidR="003F352D">
        <w:rPr>
          <w:lang w:val="en-GB"/>
        </w:rPr>
        <w:t>interface</w:t>
      </w:r>
      <w:r w:rsidRPr="00145F9E">
        <w:rPr>
          <w:lang w:val="en-GB"/>
        </w:rPr>
        <w:t xml:space="preserve"> </w:t>
      </w:r>
      <w:r w:rsidR="00411560">
        <w:rPr>
          <w:lang w:val="en-GB"/>
        </w:rPr>
        <w:t>requirements</w:t>
      </w:r>
      <w:r w:rsidRPr="00145F9E">
        <w:rPr>
          <w:lang w:val="en-GB"/>
        </w:rPr>
        <w:t xml:space="preserve"> described in this document.</w:t>
      </w:r>
    </w:p>
    <w:p w14:paraId="3BCFDDF2" w14:textId="59ADCF64" w:rsidR="00F058B2" w:rsidRPr="00544EBA" w:rsidRDefault="00F058B2" w:rsidP="00450B41">
      <w:pPr>
        <w:pStyle w:val="OrderedList"/>
        <w:numPr>
          <w:ilvl w:val="0"/>
          <w:numId w:val="27"/>
        </w:numPr>
        <w:rPr>
          <w:lang w:val="en-AU"/>
        </w:rPr>
      </w:pPr>
      <w:r w:rsidRPr="001F6BF5">
        <w:rPr>
          <w:lang w:val="en-US"/>
        </w:rPr>
        <w:t>MAS_OMEGA – Functional Specifications Document (</w:t>
      </w:r>
      <w:r w:rsidR="00465DD1" w:rsidRPr="00465DD1">
        <w:rPr>
          <w:lang w:val="en-US"/>
        </w:rPr>
        <w:t>Administration</w:t>
      </w:r>
      <w:r w:rsidRPr="001F6BF5">
        <w:rPr>
          <w:lang w:val="en-US"/>
        </w:rPr>
        <w:t>).</w:t>
      </w:r>
      <w:r>
        <w:rPr>
          <w:lang w:val="en-US"/>
        </w:rPr>
        <w:t>docx</w:t>
      </w:r>
    </w:p>
    <w:p w14:paraId="1453B89F" w14:textId="48E74812" w:rsidR="00544EBA" w:rsidRDefault="00544EBA" w:rsidP="00450B41">
      <w:pPr>
        <w:pStyle w:val="OrderedList"/>
        <w:numPr>
          <w:ilvl w:val="0"/>
          <w:numId w:val="27"/>
        </w:numPr>
        <w:rPr>
          <w:lang w:val="en-AU"/>
        </w:rPr>
      </w:pPr>
      <w:r w:rsidRPr="005E2FB8">
        <w:rPr>
          <w:lang w:val="en-AU"/>
        </w:rPr>
        <w:t>MAS_OMEGA – Functional Specifications Document (</w:t>
      </w:r>
      <w:r>
        <w:rPr>
          <w:lang w:val="en-AU"/>
        </w:rPr>
        <w:t>Allotment</w:t>
      </w:r>
      <w:r w:rsidRPr="005E2FB8">
        <w:rPr>
          <w:lang w:val="en-AU"/>
        </w:rPr>
        <w:t>).docx</w:t>
      </w:r>
    </w:p>
    <w:p w14:paraId="509FC66F" w14:textId="19E86E89" w:rsidR="00544EBA" w:rsidRPr="00544EBA" w:rsidRDefault="00544EBA" w:rsidP="00450B41">
      <w:pPr>
        <w:pStyle w:val="OrderedList"/>
        <w:numPr>
          <w:ilvl w:val="0"/>
          <w:numId w:val="27"/>
        </w:numPr>
        <w:rPr>
          <w:lang w:val="en-AU"/>
        </w:rPr>
      </w:pPr>
      <w:r w:rsidRPr="005E2FB8">
        <w:rPr>
          <w:lang w:val="en-AU"/>
        </w:rPr>
        <w:t>MAS_OMEGA – Functional Specifications Document (</w:t>
      </w:r>
      <w:r>
        <w:rPr>
          <w:lang w:val="en-AU"/>
        </w:rPr>
        <w:t>Bid collation</w:t>
      </w:r>
      <w:r w:rsidRPr="005E2FB8">
        <w:rPr>
          <w:lang w:val="en-AU"/>
        </w:rPr>
        <w:t>).docx</w:t>
      </w:r>
    </w:p>
    <w:p w14:paraId="03293000" w14:textId="56B368FF" w:rsidR="00E06A2A" w:rsidRDefault="00E06A2A" w:rsidP="00450B41">
      <w:pPr>
        <w:pStyle w:val="OrderedList"/>
        <w:numPr>
          <w:ilvl w:val="0"/>
          <w:numId w:val="27"/>
        </w:numPr>
        <w:rPr>
          <w:lang w:val="en-AU"/>
        </w:rPr>
      </w:pPr>
      <w:r w:rsidRPr="005E2FB8">
        <w:rPr>
          <w:lang w:val="en-AU"/>
        </w:rPr>
        <w:t>MAS_OMEGA – Functional Specifications Document (</w:t>
      </w:r>
      <w:r w:rsidR="003F352D" w:rsidRPr="005E2FB8">
        <w:rPr>
          <w:lang w:val="en-AU"/>
        </w:rPr>
        <w:t>Issuance Calendar</w:t>
      </w:r>
      <w:r w:rsidRPr="005E2FB8">
        <w:rPr>
          <w:lang w:val="en-AU"/>
        </w:rPr>
        <w:t>).docx</w:t>
      </w:r>
    </w:p>
    <w:p w14:paraId="53335F7D" w14:textId="47449EE6" w:rsidR="00C7497B" w:rsidRPr="00C7497B" w:rsidRDefault="00C7497B" w:rsidP="00450B41">
      <w:pPr>
        <w:pStyle w:val="OrderedList"/>
        <w:numPr>
          <w:ilvl w:val="0"/>
          <w:numId w:val="27"/>
        </w:numPr>
        <w:rPr>
          <w:lang w:val="en-AU"/>
        </w:rPr>
      </w:pPr>
      <w:r w:rsidRPr="005E2FB8">
        <w:rPr>
          <w:lang w:val="en-AU"/>
        </w:rPr>
        <w:t>MAS_OMEGA – Functional Specifications Document (</w:t>
      </w:r>
      <w:r>
        <w:rPr>
          <w:lang w:val="en-AU"/>
        </w:rPr>
        <w:t>SSBs</w:t>
      </w:r>
      <w:r w:rsidRPr="005E2FB8">
        <w:rPr>
          <w:lang w:val="en-AU"/>
        </w:rPr>
        <w:t>).docx</w:t>
      </w:r>
    </w:p>
    <w:p w14:paraId="60720D8F" w14:textId="714E1C4A" w:rsidR="00F058B2" w:rsidRDefault="00F058B2" w:rsidP="00450B41">
      <w:pPr>
        <w:pStyle w:val="OrderedList"/>
        <w:numPr>
          <w:ilvl w:val="0"/>
          <w:numId w:val="27"/>
        </w:numPr>
        <w:rPr>
          <w:lang w:val="en-AU"/>
        </w:rPr>
      </w:pPr>
      <w:r w:rsidRPr="005E2FB8">
        <w:rPr>
          <w:lang w:val="en-AU"/>
        </w:rPr>
        <w:t>MAS_OMEGA – Functional Specifications Document (</w:t>
      </w:r>
      <w:r>
        <w:rPr>
          <w:lang w:val="en-AU"/>
        </w:rPr>
        <w:t>Syndications</w:t>
      </w:r>
      <w:r w:rsidRPr="005E2FB8">
        <w:rPr>
          <w:lang w:val="en-AU"/>
        </w:rPr>
        <w:t>).docx</w:t>
      </w:r>
    </w:p>
    <w:p w14:paraId="778FD685" w14:textId="37705D27" w:rsidR="005205E1" w:rsidRDefault="005205E1" w:rsidP="00634352">
      <w:pPr>
        <w:pStyle w:val="Heading2"/>
      </w:pPr>
      <w:bookmarkStart w:id="62" w:name="_Toc214743775"/>
      <w:bookmarkStart w:id="63" w:name="_Interface_Roles_Overview"/>
      <w:bookmarkStart w:id="64" w:name="_Toc217999846"/>
      <w:bookmarkStart w:id="65" w:name="_Toc215758834"/>
      <w:bookmarkStart w:id="66" w:name="_Toc215759885"/>
      <w:bookmarkStart w:id="67" w:name="_Toc184882511"/>
      <w:bookmarkStart w:id="68" w:name="_Toc357519829"/>
      <w:bookmarkEnd w:id="62"/>
      <w:bookmarkEnd w:id="63"/>
      <w:r>
        <w:t>Interface Roles</w:t>
      </w:r>
      <w:r w:rsidR="00A1038D">
        <w:t xml:space="preserve"> Overview</w:t>
      </w:r>
      <w:bookmarkEnd w:id="64"/>
    </w:p>
    <w:p w14:paraId="1A8F0EE9" w14:textId="6EAC2407" w:rsidR="005750C5" w:rsidRDefault="00A1038D" w:rsidP="005205E1">
      <w:pPr>
        <w:pStyle w:val="Normalwithspace"/>
        <w:rPr>
          <w:rFonts w:asciiTheme="minorHAnsi" w:hAnsiTheme="minorHAnsi" w:cstheme="minorHAnsi"/>
          <w:lang w:val="en-AU"/>
        </w:rPr>
      </w:pPr>
      <w:r>
        <w:rPr>
          <w:rFonts w:asciiTheme="minorHAnsi" w:hAnsiTheme="minorHAnsi" w:cstheme="minorHAnsi"/>
          <w:lang w:val="en-AU"/>
        </w:rPr>
        <w:t xml:space="preserve">The following table </w:t>
      </w:r>
      <w:r w:rsidR="005750C5">
        <w:rPr>
          <w:rFonts w:asciiTheme="minorHAnsi" w:hAnsiTheme="minorHAnsi" w:cstheme="minorHAnsi"/>
          <w:lang w:val="en-AU"/>
        </w:rPr>
        <w:t>defines the general roles and responsibilities of all relevant interfacing systems in this document.</w:t>
      </w:r>
      <w:r w:rsidR="001D667F">
        <w:rPr>
          <w:rFonts w:asciiTheme="minorHAnsi" w:hAnsiTheme="minorHAnsi" w:cstheme="minorHAnsi"/>
          <w:lang w:val="en-AU"/>
        </w:rPr>
        <w:t xml:space="preserve"> </w:t>
      </w:r>
    </w:p>
    <w:p w14:paraId="77E09E26" w14:textId="77777777" w:rsidR="00C516F2" w:rsidRDefault="00C516F2" w:rsidP="005205E1">
      <w:pPr>
        <w:pStyle w:val="Normalwithspace"/>
        <w:rPr>
          <w:rFonts w:asciiTheme="minorHAnsi" w:hAnsiTheme="minorHAnsi" w:cstheme="minorHAnsi"/>
          <w:lang w:val="en-AU"/>
        </w:rPr>
      </w:pPr>
    </w:p>
    <w:tbl>
      <w:tblPr>
        <w:tblStyle w:val="TableGrid"/>
        <w:tblW w:w="8926" w:type="dxa"/>
        <w:tblLook w:val="04A0" w:firstRow="1" w:lastRow="0" w:firstColumn="1" w:lastColumn="0" w:noHBand="0" w:noVBand="1"/>
      </w:tblPr>
      <w:tblGrid>
        <w:gridCol w:w="1696"/>
        <w:gridCol w:w="7230"/>
      </w:tblGrid>
      <w:tr w:rsidR="004114DA" w14:paraId="413BD9F6" w14:textId="77777777" w:rsidTr="004114DA">
        <w:tc>
          <w:tcPr>
            <w:tcW w:w="0" w:type="auto"/>
            <w:shd w:val="clear" w:color="auto" w:fill="D9D9D9" w:themeFill="background1" w:themeFillShade="D9"/>
          </w:tcPr>
          <w:p w14:paraId="0F353252" w14:textId="4EFFE342" w:rsidR="004114DA" w:rsidRPr="005750C5" w:rsidRDefault="004114DA" w:rsidP="005750C5">
            <w:pPr>
              <w:pStyle w:val="TableHeading"/>
              <w:rPr>
                <w:rFonts w:asciiTheme="minorHAnsi" w:hAnsiTheme="minorHAnsi" w:cstheme="minorHAnsi"/>
              </w:rPr>
            </w:pPr>
            <w:r w:rsidRPr="005750C5">
              <w:rPr>
                <w:rFonts w:asciiTheme="minorHAnsi" w:hAnsiTheme="minorHAnsi" w:cstheme="minorHAnsi"/>
              </w:rPr>
              <w:t>Role</w:t>
            </w:r>
          </w:p>
        </w:tc>
        <w:tc>
          <w:tcPr>
            <w:tcW w:w="7230" w:type="dxa"/>
            <w:shd w:val="clear" w:color="auto" w:fill="D9D9D9" w:themeFill="background1" w:themeFillShade="D9"/>
          </w:tcPr>
          <w:p w14:paraId="2B7BA37E" w14:textId="16E42B05" w:rsidR="004114DA" w:rsidRPr="005750C5" w:rsidRDefault="004114DA" w:rsidP="005750C5">
            <w:pPr>
              <w:pStyle w:val="TableHeading"/>
              <w:rPr>
                <w:rFonts w:asciiTheme="minorHAnsi" w:hAnsiTheme="minorHAnsi" w:cstheme="minorHAnsi"/>
              </w:rPr>
            </w:pPr>
            <w:r w:rsidRPr="005750C5">
              <w:rPr>
                <w:rFonts w:asciiTheme="minorHAnsi" w:hAnsiTheme="minorHAnsi" w:cstheme="minorHAnsi"/>
              </w:rPr>
              <w:t>Responsibility</w:t>
            </w:r>
          </w:p>
        </w:tc>
      </w:tr>
      <w:tr w:rsidR="004114DA" w14:paraId="564DC379" w14:textId="77777777" w:rsidTr="004114DA">
        <w:tc>
          <w:tcPr>
            <w:tcW w:w="1696" w:type="dxa"/>
          </w:tcPr>
          <w:p w14:paraId="30258D42" w14:textId="36B8FD19" w:rsidR="004114DA" w:rsidRPr="00DF0839" w:rsidRDefault="00D47C0D" w:rsidP="00DF0839">
            <w:pPr>
              <w:jc w:val="left"/>
              <w:rPr>
                <w:rFonts w:asciiTheme="minorHAnsi" w:hAnsiTheme="minorHAnsi" w:cstheme="minorHAnsi"/>
                <w:iCs/>
              </w:rPr>
            </w:pPr>
            <w:r>
              <w:rPr>
                <w:rFonts w:asciiTheme="minorHAnsi" w:hAnsiTheme="minorHAnsi" w:cstheme="minorHAnsi"/>
                <w:iCs/>
              </w:rPr>
              <w:t>Source</w:t>
            </w:r>
          </w:p>
        </w:tc>
        <w:tc>
          <w:tcPr>
            <w:tcW w:w="7230" w:type="dxa"/>
          </w:tcPr>
          <w:p w14:paraId="08378DF6" w14:textId="52755486" w:rsidR="004114DA" w:rsidRPr="00DF0839" w:rsidRDefault="004114DA" w:rsidP="00DF0839">
            <w:pPr>
              <w:jc w:val="left"/>
              <w:rPr>
                <w:rFonts w:asciiTheme="minorHAnsi" w:hAnsiTheme="minorHAnsi" w:cstheme="minorHAnsi"/>
                <w:iCs/>
              </w:rPr>
            </w:pPr>
            <w:r w:rsidRPr="00DF0839">
              <w:rPr>
                <w:rFonts w:asciiTheme="minorHAnsi" w:hAnsiTheme="minorHAnsi" w:cstheme="minorHAnsi"/>
                <w:iCs/>
              </w:rPr>
              <w:t xml:space="preserve">The system that generates, validates, </w:t>
            </w:r>
            <w:r w:rsidR="00A821ED">
              <w:rPr>
                <w:rFonts w:asciiTheme="minorHAnsi" w:hAnsiTheme="minorHAnsi" w:cstheme="minorHAnsi"/>
                <w:iCs/>
              </w:rPr>
              <w:t xml:space="preserve">encrypts </w:t>
            </w:r>
            <w:r w:rsidRPr="00DF0839">
              <w:rPr>
                <w:rFonts w:asciiTheme="minorHAnsi" w:hAnsiTheme="minorHAnsi" w:cstheme="minorHAnsi"/>
                <w:iCs/>
              </w:rPr>
              <w:t>and sends</w:t>
            </w:r>
            <w:r>
              <w:rPr>
                <w:rFonts w:asciiTheme="minorHAnsi" w:hAnsiTheme="minorHAnsi" w:cstheme="minorHAnsi"/>
                <w:iCs/>
              </w:rPr>
              <w:t xml:space="preserve"> the file</w:t>
            </w:r>
            <w:r w:rsidRPr="00DF0839">
              <w:rPr>
                <w:rFonts w:asciiTheme="minorHAnsi" w:hAnsiTheme="minorHAnsi" w:cstheme="minorHAnsi"/>
                <w:iCs/>
              </w:rPr>
              <w:t xml:space="preserve">. The </w:t>
            </w:r>
            <w:r w:rsidR="00D47C0D">
              <w:rPr>
                <w:rFonts w:asciiTheme="minorHAnsi" w:hAnsiTheme="minorHAnsi" w:cstheme="minorHAnsi"/>
                <w:iCs/>
              </w:rPr>
              <w:t>source</w:t>
            </w:r>
            <w:r w:rsidRPr="00DF0839">
              <w:rPr>
                <w:rFonts w:asciiTheme="minorHAnsi" w:hAnsiTheme="minorHAnsi" w:cstheme="minorHAnsi"/>
                <w:iCs/>
              </w:rPr>
              <w:t xml:space="preserve"> guarantees the data conforms to </w:t>
            </w:r>
            <w:hyperlink w:anchor="_Appendix_A_-" w:history="1">
              <w:r w:rsidRPr="00BA2D35">
                <w:rPr>
                  <w:rStyle w:val="Hyperlink"/>
                  <w:rFonts w:asciiTheme="minorHAnsi" w:hAnsiTheme="minorHAnsi" w:cstheme="minorHAnsi"/>
                  <w:iCs/>
                </w:rPr>
                <w:t>Appendix A - Data Dictionary</w:t>
              </w:r>
            </w:hyperlink>
            <w:r>
              <w:rPr>
                <w:rFonts w:asciiTheme="minorHAnsi" w:hAnsiTheme="minorHAnsi" w:cstheme="minorHAnsi"/>
                <w:iCs/>
              </w:rPr>
              <w:t>, and is responsible for data accuracy.</w:t>
            </w:r>
          </w:p>
        </w:tc>
      </w:tr>
      <w:tr w:rsidR="004114DA" w14:paraId="15A48C11" w14:textId="77777777" w:rsidTr="004114DA">
        <w:tc>
          <w:tcPr>
            <w:tcW w:w="1696" w:type="dxa"/>
          </w:tcPr>
          <w:p w14:paraId="0050E023" w14:textId="33297E05" w:rsidR="004114DA" w:rsidRPr="00DF0839" w:rsidRDefault="00D47C0D" w:rsidP="00DF0839">
            <w:pPr>
              <w:jc w:val="left"/>
              <w:rPr>
                <w:rFonts w:asciiTheme="minorHAnsi" w:hAnsiTheme="minorHAnsi" w:cstheme="minorHAnsi"/>
                <w:iCs/>
              </w:rPr>
            </w:pPr>
            <w:r>
              <w:rPr>
                <w:rFonts w:asciiTheme="minorHAnsi" w:hAnsiTheme="minorHAnsi" w:cstheme="minorHAnsi"/>
                <w:iCs/>
              </w:rPr>
              <w:t>Destination</w:t>
            </w:r>
          </w:p>
        </w:tc>
        <w:tc>
          <w:tcPr>
            <w:tcW w:w="7230" w:type="dxa"/>
          </w:tcPr>
          <w:p w14:paraId="30144B96" w14:textId="6671C6F5" w:rsidR="004114DA" w:rsidRPr="00DF0839" w:rsidRDefault="004114DA" w:rsidP="00DF0839">
            <w:pPr>
              <w:jc w:val="left"/>
              <w:rPr>
                <w:rFonts w:asciiTheme="minorHAnsi" w:hAnsiTheme="minorHAnsi" w:cstheme="minorHAnsi"/>
                <w:iCs/>
              </w:rPr>
            </w:pPr>
            <w:r w:rsidRPr="00DF0839">
              <w:rPr>
                <w:rFonts w:asciiTheme="minorHAnsi" w:hAnsiTheme="minorHAnsi" w:cstheme="minorHAnsi"/>
                <w:iCs/>
              </w:rPr>
              <w:t xml:space="preserve">The system that receives, processes, and loads the </w:t>
            </w:r>
            <w:r>
              <w:rPr>
                <w:rFonts w:asciiTheme="minorHAnsi" w:hAnsiTheme="minorHAnsi" w:cstheme="minorHAnsi"/>
                <w:iCs/>
              </w:rPr>
              <w:t>file</w:t>
            </w:r>
            <w:r w:rsidRPr="00DF0839">
              <w:rPr>
                <w:rFonts w:asciiTheme="minorHAnsi" w:hAnsiTheme="minorHAnsi" w:cstheme="minorHAnsi"/>
                <w:iCs/>
              </w:rPr>
              <w:t xml:space="preserve">. The </w:t>
            </w:r>
            <w:r w:rsidR="00D47C0D">
              <w:rPr>
                <w:rFonts w:asciiTheme="minorHAnsi" w:hAnsiTheme="minorHAnsi" w:cstheme="minorHAnsi"/>
                <w:iCs/>
              </w:rPr>
              <w:t>destination</w:t>
            </w:r>
            <w:r w:rsidRPr="00DF0839">
              <w:rPr>
                <w:rFonts w:asciiTheme="minorHAnsi" w:hAnsiTheme="minorHAnsi" w:cstheme="minorHAnsi"/>
                <w:iCs/>
              </w:rPr>
              <w:t xml:space="preserve"> is responsible for the timely ingestion, </w:t>
            </w:r>
            <w:r w:rsidR="00A821ED">
              <w:rPr>
                <w:rFonts w:asciiTheme="minorHAnsi" w:hAnsiTheme="minorHAnsi" w:cstheme="minorHAnsi"/>
                <w:iCs/>
              </w:rPr>
              <w:t xml:space="preserve">decryption, </w:t>
            </w:r>
            <w:r w:rsidRPr="00DF0839">
              <w:rPr>
                <w:rFonts w:asciiTheme="minorHAnsi" w:hAnsiTheme="minorHAnsi" w:cstheme="minorHAnsi"/>
                <w:iCs/>
              </w:rPr>
              <w:t>validation and reconciliation of the data against its internal systems.</w:t>
            </w:r>
          </w:p>
        </w:tc>
      </w:tr>
    </w:tbl>
    <w:p w14:paraId="26203D43" w14:textId="1F11E2D2" w:rsidR="00934293" w:rsidRPr="00941F51" w:rsidRDefault="00445516" w:rsidP="00941F51">
      <w:pPr>
        <w:pStyle w:val="Caption"/>
      </w:pPr>
      <w:r w:rsidRPr="00145F9E">
        <w:t xml:space="preserve">Table </w:t>
      </w:r>
      <w:r w:rsidR="007168AE">
        <w:t>1.5</w:t>
      </w:r>
      <w:r w:rsidRPr="002923FD">
        <w:t xml:space="preserve"> </w:t>
      </w:r>
      <w:r>
        <w:t xml:space="preserve">Interface Roles </w:t>
      </w:r>
      <w:r w:rsidR="00DD1E13">
        <w:t>Overview</w:t>
      </w:r>
      <w:bookmarkEnd w:id="65"/>
      <w:bookmarkEnd w:id="66"/>
    </w:p>
    <w:p w14:paraId="4FC5543F" w14:textId="4CD7DBB3" w:rsidR="00704EB8" w:rsidRPr="002923FD" w:rsidRDefault="00F46EAC" w:rsidP="000F3063">
      <w:pPr>
        <w:pStyle w:val="Heading1"/>
      </w:pPr>
      <w:bookmarkStart w:id="69" w:name="_Toc215758835"/>
      <w:bookmarkStart w:id="70" w:name="_Toc215759886"/>
      <w:bookmarkStart w:id="71" w:name="_Toc217999847"/>
      <w:bookmarkEnd w:id="67"/>
      <w:bookmarkEnd w:id="68"/>
      <w:commentRangeStart w:id="72"/>
      <w:r>
        <w:lastRenderedPageBreak/>
        <w:t xml:space="preserve">Technical </w:t>
      </w:r>
      <w:commentRangeEnd w:id="72"/>
      <w:r w:rsidR="00E96551">
        <w:rPr>
          <w:rStyle w:val="CommentReference"/>
          <w:rFonts w:ascii="Century Gothic" w:eastAsia="Times New Roman" w:hAnsi="Century Gothic"/>
          <w:b w:val="0"/>
          <w:bCs w:val="0"/>
          <w:smallCaps w:val="0"/>
          <w:kern w:val="0"/>
          <w:lang w:val="en-US"/>
        </w:rPr>
        <w:commentReference w:id="72"/>
      </w:r>
      <w:r w:rsidR="004E4F99">
        <w:t>&amp;</w:t>
      </w:r>
      <w:r>
        <w:t xml:space="preserve"> </w:t>
      </w:r>
      <w:commentRangeStart w:id="73"/>
      <w:r>
        <w:t>Operational</w:t>
      </w:r>
      <w:r w:rsidR="00F36786" w:rsidRPr="002923FD">
        <w:t xml:space="preserve"> </w:t>
      </w:r>
      <w:commentRangeEnd w:id="73"/>
      <w:r w:rsidR="00E96551">
        <w:rPr>
          <w:rStyle w:val="CommentReference"/>
          <w:rFonts w:ascii="Century Gothic" w:eastAsia="Times New Roman" w:hAnsi="Century Gothic"/>
          <w:b w:val="0"/>
          <w:bCs w:val="0"/>
          <w:smallCaps w:val="0"/>
          <w:kern w:val="0"/>
          <w:lang w:val="en-US"/>
        </w:rPr>
        <w:commentReference w:id="73"/>
      </w:r>
      <w:r w:rsidR="00F36786" w:rsidRPr="002923FD">
        <w:t>Requirement</w:t>
      </w:r>
      <w:bookmarkEnd w:id="61"/>
      <w:r w:rsidR="00832460">
        <w:t>s</w:t>
      </w:r>
      <w:bookmarkEnd w:id="69"/>
      <w:bookmarkEnd w:id="70"/>
      <w:bookmarkEnd w:id="71"/>
    </w:p>
    <w:p w14:paraId="100535A6" w14:textId="778345F1" w:rsidR="00606884" w:rsidRDefault="00BB4A30" w:rsidP="00634352">
      <w:pPr>
        <w:pStyle w:val="Heading2"/>
      </w:pPr>
      <w:bookmarkStart w:id="74" w:name="_Toc215758836"/>
      <w:bookmarkStart w:id="75" w:name="_Toc215759887"/>
      <w:bookmarkStart w:id="76" w:name="_Toc217999848"/>
      <w:r>
        <w:t xml:space="preserve">Communication </w:t>
      </w:r>
      <w:r w:rsidR="00D57DE8">
        <w:t>C</w:t>
      </w:r>
      <w:r>
        <w:t>hannel</w:t>
      </w:r>
      <w:bookmarkEnd w:id="74"/>
      <w:bookmarkEnd w:id="75"/>
      <w:bookmarkEnd w:id="76"/>
    </w:p>
    <w:p w14:paraId="15F363E2" w14:textId="142F39E2" w:rsidR="00105899" w:rsidRPr="00105899" w:rsidRDefault="00F53507" w:rsidP="00105899">
      <w:pPr>
        <w:pStyle w:val="Normalwithspace"/>
        <w:rPr>
          <w:rFonts w:asciiTheme="minorHAnsi" w:hAnsiTheme="minorHAnsi" w:cstheme="minorHAnsi"/>
          <w:lang w:val="en-AU"/>
        </w:rPr>
      </w:pPr>
      <w:commentRangeStart w:id="77"/>
      <w:commentRangeStart w:id="78"/>
      <w:commentRangeEnd w:id="77"/>
      <w:r>
        <w:rPr>
          <w:rStyle w:val="CommentReference"/>
          <w:lang w:val="en-US"/>
        </w:rPr>
        <w:commentReference w:id="77"/>
      </w:r>
      <w:commentRangeEnd w:id="78"/>
      <w:r w:rsidR="005D1F58">
        <w:rPr>
          <w:rStyle w:val="CommentReference"/>
          <w:lang w:val="en-US"/>
        </w:rPr>
        <w:commentReference w:id="78"/>
      </w:r>
      <w:r w:rsidR="00105899" w:rsidRPr="00105899">
        <w:rPr>
          <w:rFonts w:asciiTheme="minorHAnsi" w:hAnsiTheme="minorHAnsi" w:cstheme="minorHAnsi"/>
          <w:lang w:val="en-AU"/>
        </w:rPr>
        <w:t>OMEGA communicates with</w:t>
      </w:r>
      <w:r w:rsidR="00105899">
        <w:rPr>
          <w:rFonts w:asciiTheme="minorHAnsi" w:hAnsiTheme="minorHAnsi" w:cstheme="minorHAnsi"/>
          <w:lang w:val="en-AU"/>
        </w:rPr>
        <w:t xml:space="preserve"> the external systems (FIs and CDP)</w:t>
      </w:r>
      <w:r w:rsidR="00105899" w:rsidRPr="00105899">
        <w:rPr>
          <w:rFonts w:asciiTheme="minorHAnsi" w:hAnsiTheme="minorHAnsi" w:cstheme="minorHAnsi"/>
          <w:lang w:val="en-AU"/>
        </w:rPr>
        <w:t xml:space="preserve"> via the MAS Enterprise File Transfer (MEFT) service </w:t>
      </w:r>
      <w:del w:id="79" w:author="Sin Fong TAN (MAS)" w:date="2025-12-30T15:08:00Z" w16du:dateUtc="2025-12-30T07:08:00Z">
        <w:r w:rsidR="00105899" w:rsidRPr="00105899" w:rsidDel="00671293">
          <w:rPr>
            <w:rFonts w:asciiTheme="minorHAnsi" w:hAnsiTheme="minorHAnsi" w:cstheme="minorHAnsi"/>
            <w:lang w:val="en-AU"/>
          </w:rPr>
          <w:delText xml:space="preserve">via </w:delText>
        </w:r>
      </w:del>
      <w:ins w:id="80" w:author="Sin Fong TAN (MAS)" w:date="2025-12-30T15:08:00Z" w16du:dateUtc="2025-12-30T07:08:00Z">
        <w:r w:rsidR="00671293">
          <w:rPr>
            <w:rFonts w:asciiTheme="minorHAnsi" w:hAnsiTheme="minorHAnsi" w:cstheme="minorHAnsi"/>
            <w:lang w:val="en-AU"/>
          </w:rPr>
          <w:t>using</w:t>
        </w:r>
        <w:r w:rsidR="00671293" w:rsidRPr="00105899">
          <w:rPr>
            <w:rFonts w:asciiTheme="minorHAnsi" w:hAnsiTheme="minorHAnsi" w:cstheme="minorHAnsi"/>
            <w:lang w:val="en-AU"/>
          </w:rPr>
          <w:t xml:space="preserve"> </w:t>
        </w:r>
      </w:ins>
      <w:r w:rsidR="00105899" w:rsidRPr="00105899">
        <w:rPr>
          <w:rFonts w:asciiTheme="minorHAnsi" w:hAnsiTheme="minorHAnsi" w:cstheme="minorHAnsi"/>
          <w:lang w:val="en-AU"/>
        </w:rPr>
        <w:t xml:space="preserve">SFTP protocol to transfer the data files. </w:t>
      </w:r>
    </w:p>
    <w:p w14:paraId="4274AC73" w14:textId="354BA3B4" w:rsidR="008E566F" w:rsidRDefault="00105899" w:rsidP="00105899">
      <w:pPr>
        <w:pStyle w:val="Normalwithspace"/>
        <w:rPr>
          <w:rFonts w:asciiTheme="minorHAnsi" w:hAnsiTheme="minorHAnsi" w:cstheme="minorHAnsi"/>
          <w:lang w:val="en-AU"/>
        </w:rPr>
      </w:pPr>
      <w:commentRangeStart w:id="81"/>
      <w:commentRangeStart w:id="82"/>
      <w:r w:rsidRPr="00857344">
        <w:rPr>
          <w:rFonts w:asciiTheme="minorHAnsi" w:hAnsiTheme="minorHAnsi" w:cstheme="minorHAnsi"/>
          <w:highlight w:val="yellow"/>
          <w:lang w:val="en-AU"/>
        </w:rPr>
        <w:t>O</w:t>
      </w:r>
      <w:commentRangeEnd w:id="81"/>
      <w:r w:rsidR="00671293">
        <w:rPr>
          <w:rStyle w:val="CommentReference"/>
          <w:lang w:val="en-US"/>
        </w:rPr>
        <w:commentReference w:id="81"/>
      </w:r>
      <w:commentRangeEnd w:id="82"/>
      <w:r w:rsidR="002929C8">
        <w:rPr>
          <w:rStyle w:val="CommentReference"/>
          <w:lang w:val="en-US"/>
        </w:rPr>
        <w:commentReference w:id="82"/>
      </w:r>
      <w:r w:rsidRPr="00857344">
        <w:rPr>
          <w:rFonts w:asciiTheme="minorHAnsi" w:hAnsiTheme="minorHAnsi" w:cstheme="minorHAnsi"/>
          <w:highlight w:val="yellow"/>
          <w:lang w:val="en-AU"/>
        </w:rPr>
        <w:t>nce a file is placed in the Source folder, the MEFT system automatically prepends a routing prefix to the filename. This prefix is used exclusively for internal MEFT transit logic.</w:t>
      </w:r>
      <w:r w:rsidRPr="00105899">
        <w:rPr>
          <w:rFonts w:asciiTheme="minorHAnsi" w:hAnsiTheme="minorHAnsi" w:cstheme="minorHAnsi"/>
          <w:lang w:val="en-AU"/>
        </w:rPr>
        <w:t xml:space="preserve"> It will be automatically removed before the file reaches the Destination folder, ensuring the payload is delivered with its original filename preserved.</w:t>
      </w:r>
    </w:p>
    <w:p w14:paraId="066AE337" w14:textId="07DBEB8F" w:rsidR="008667F1" w:rsidRDefault="008667F1" w:rsidP="00634352">
      <w:pPr>
        <w:pStyle w:val="Heading2"/>
      </w:pPr>
      <w:bookmarkStart w:id="83" w:name="_Toc215758837"/>
      <w:bookmarkStart w:id="84" w:name="_Toc215759888"/>
      <w:bookmarkStart w:id="85" w:name="_Toc217999849"/>
      <w:r>
        <w:t>Data Format</w:t>
      </w:r>
      <w:bookmarkEnd w:id="83"/>
      <w:bookmarkEnd w:id="84"/>
      <w:bookmarkEnd w:id="85"/>
    </w:p>
    <w:p w14:paraId="26809CD1" w14:textId="0A0009C2" w:rsidR="00905EB8" w:rsidRDefault="008667F1" w:rsidP="008667F1">
      <w:pPr>
        <w:pStyle w:val="Normalwithspace"/>
        <w:rPr>
          <w:rFonts w:asciiTheme="minorHAnsi" w:hAnsiTheme="minorHAnsi" w:cstheme="minorHAnsi"/>
          <w:lang w:val="en-AU"/>
        </w:rPr>
      </w:pPr>
      <w:r>
        <w:rPr>
          <w:rFonts w:asciiTheme="minorHAnsi" w:hAnsiTheme="minorHAnsi" w:cstheme="minorHAnsi"/>
          <w:lang w:val="en-AU"/>
        </w:rPr>
        <w:t xml:space="preserve">All </w:t>
      </w:r>
      <w:r w:rsidR="004648BF">
        <w:rPr>
          <w:rFonts w:asciiTheme="minorHAnsi" w:hAnsiTheme="minorHAnsi" w:cstheme="minorHAnsi"/>
          <w:lang w:val="en-AU"/>
        </w:rPr>
        <w:t>interface</w:t>
      </w:r>
      <w:r>
        <w:rPr>
          <w:rFonts w:asciiTheme="minorHAnsi" w:hAnsiTheme="minorHAnsi" w:cstheme="minorHAnsi"/>
          <w:lang w:val="en-AU"/>
        </w:rPr>
        <w:t xml:space="preserve"> files </w:t>
      </w:r>
      <w:r w:rsidR="004648BF">
        <w:rPr>
          <w:rFonts w:asciiTheme="minorHAnsi" w:hAnsiTheme="minorHAnsi" w:cstheme="minorHAnsi"/>
          <w:lang w:val="en-AU"/>
        </w:rPr>
        <w:t>exchanged</w:t>
      </w:r>
      <w:r>
        <w:rPr>
          <w:rFonts w:asciiTheme="minorHAnsi" w:hAnsiTheme="minorHAnsi" w:cstheme="minorHAnsi"/>
          <w:lang w:val="en-AU"/>
        </w:rPr>
        <w:t xml:space="preserve"> between the external systems</w:t>
      </w:r>
      <w:r w:rsidR="004648BF">
        <w:rPr>
          <w:rFonts w:asciiTheme="minorHAnsi" w:hAnsiTheme="minorHAnsi" w:cstheme="minorHAnsi"/>
          <w:lang w:val="en-AU"/>
        </w:rPr>
        <w:t xml:space="preserve"> (FIs and CDP) </w:t>
      </w:r>
      <w:r>
        <w:rPr>
          <w:rFonts w:asciiTheme="minorHAnsi" w:hAnsiTheme="minorHAnsi" w:cstheme="minorHAnsi"/>
          <w:lang w:val="en-AU"/>
        </w:rPr>
        <w:t xml:space="preserve">and OMEGA </w:t>
      </w:r>
      <w:r w:rsidR="009D5FD4">
        <w:rPr>
          <w:rFonts w:asciiTheme="minorHAnsi" w:hAnsiTheme="minorHAnsi" w:cstheme="minorHAnsi"/>
          <w:lang w:val="en-AU"/>
        </w:rPr>
        <w:t>must adhere to the fixed</w:t>
      </w:r>
      <w:r w:rsidR="00A87180">
        <w:rPr>
          <w:rFonts w:asciiTheme="minorHAnsi" w:hAnsiTheme="minorHAnsi" w:cstheme="minorHAnsi"/>
          <w:lang w:val="en-AU"/>
        </w:rPr>
        <w:t>-</w:t>
      </w:r>
      <w:r w:rsidR="009D5FD4">
        <w:rPr>
          <w:rFonts w:asciiTheme="minorHAnsi" w:hAnsiTheme="minorHAnsi" w:cstheme="minorHAnsi"/>
          <w:lang w:val="en-AU"/>
        </w:rPr>
        <w:t>width text (.txt) format</w:t>
      </w:r>
      <w:r w:rsidR="00D30875" w:rsidRPr="00857344">
        <w:rPr>
          <w:rFonts w:asciiTheme="minorHAnsi" w:hAnsiTheme="minorHAnsi" w:cstheme="minorHAnsi"/>
          <w:highlight w:val="yellow"/>
          <w:lang w:val="en-AU"/>
        </w:rPr>
        <w:t xml:space="preserve">, except for </w:t>
      </w:r>
      <w:commentRangeStart w:id="86"/>
      <w:r w:rsidR="00D30875" w:rsidRPr="00857344">
        <w:rPr>
          <w:rFonts w:asciiTheme="minorHAnsi" w:hAnsiTheme="minorHAnsi" w:cstheme="minorHAnsi"/>
          <w:highlight w:val="yellow"/>
          <w:lang w:val="en-AU"/>
        </w:rPr>
        <w:t>Institutional Auction Results File</w:t>
      </w:r>
      <w:commentRangeEnd w:id="86"/>
      <w:r w:rsidR="00893FD5">
        <w:rPr>
          <w:rStyle w:val="CommentReference"/>
          <w:lang w:val="en-US"/>
        </w:rPr>
        <w:commentReference w:id="86"/>
      </w:r>
      <w:r w:rsidR="00D30875" w:rsidRPr="00857344">
        <w:rPr>
          <w:rFonts w:asciiTheme="minorHAnsi" w:hAnsiTheme="minorHAnsi" w:cstheme="minorHAnsi"/>
          <w:highlight w:val="yellow"/>
          <w:lang w:val="en-AU"/>
        </w:rPr>
        <w:t>.</w:t>
      </w:r>
    </w:p>
    <w:p w14:paraId="45190C5D" w14:textId="22972B1E" w:rsidR="001B160D" w:rsidRPr="001B160D" w:rsidRDefault="001B160D" w:rsidP="00634352">
      <w:pPr>
        <w:pStyle w:val="Heading3"/>
        <w:rPr>
          <w:rFonts w:cstheme="minorHAnsi"/>
        </w:rPr>
      </w:pPr>
      <w:bookmarkStart w:id="87" w:name="_Toc217999850"/>
      <w:r>
        <w:t>File Structure</w:t>
      </w:r>
      <w:bookmarkEnd w:id="87"/>
    </w:p>
    <w:p w14:paraId="5907A116" w14:textId="29235C67" w:rsidR="001B160D" w:rsidRDefault="001B160D" w:rsidP="00970415">
      <w:pPr>
        <w:pStyle w:val="Normalwithspace"/>
        <w:rPr>
          <w:rFonts w:asciiTheme="minorHAnsi" w:hAnsiTheme="minorHAnsi" w:cstheme="minorHAnsi"/>
          <w:lang w:val="en-AU"/>
        </w:rPr>
      </w:pPr>
      <w:r>
        <w:rPr>
          <w:rFonts w:asciiTheme="minorHAnsi" w:hAnsiTheme="minorHAnsi" w:cstheme="minorHAnsi"/>
          <w:lang w:val="en-AU"/>
        </w:rPr>
        <w:t>All files must follow a sequential structure with line separation:</w:t>
      </w:r>
    </w:p>
    <w:p w14:paraId="161232F0" w14:textId="73F32848" w:rsidR="001B160D" w:rsidRDefault="001B160D" w:rsidP="00450B41">
      <w:pPr>
        <w:pStyle w:val="Normalwithspace"/>
        <w:numPr>
          <w:ilvl w:val="0"/>
          <w:numId w:val="22"/>
        </w:numPr>
        <w:rPr>
          <w:rFonts w:asciiTheme="minorHAnsi" w:hAnsiTheme="minorHAnsi" w:cstheme="minorHAnsi"/>
          <w:lang w:val="en-AU"/>
        </w:rPr>
      </w:pPr>
      <w:r>
        <w:rPr>
          <w:rFonts w:asciiTheme="minorHAnsi" w:hAnsiTheme="minorHAnsi" w:cstheme="minorHAnsi"/>
          <w:lang w:val="en-AU"/>
        </w:rPr>
        <w:t xml:space="preserve">Each record (Header, </w:t>
      </w:r>
      <w:r w:rsidR="003A695F">
        <w:rPr>
          <w:rFonts w:asciiTheme="minorHAnsi" w:hAnsiTheme="minorHAnsi" w:cstheme="minorHAnsi"/>
          <w:lang w:val="en-AU"/>
        </w:rPr>
        <w:t xml:space="preserve">Detail Header, </w:t>
      </w:r>
      <w:r>
        <w:rPr>
          <w:rFonts w:asciiTheme="minorHAnsi" w:hAnsiTheme="minorHAnsi" w:cstheme="minorHAnsi"/>
          <w:lang w:val="en-AU"/>
        </w:rPr>
        <w:t>Detail, and Control) must begin on a new line.</w:t>
      </w:r>
    </w:p>
    <w:p w14:paraId="5602F56D" w14:textId="7B2CC0B3" w:rsidR="001B160D" w:rsidRDefault="001B160D" w:rsidP="00450B41">
      <w:pPr>
        <w:pStyle w:val="Normalwithspace"/>
        <w:numPr>
          <w:ilvl w:val="0"/>
          <w:numId w:val="22"/>
        </w:numPr>
        <w:rPr>
          <w:rFonts w:asciiTheme="minorHAnsi" w:hAnsiTheme="minorHAnsi" w:cstheme="minorHAnsi"/>
          <w:lang w:val="en-AU"/>
        </w:rPr>
      </w:pPr>
      <w:r>
        <w:rPr>
          <w:rFonts w:asciiTheme="minorHAnsi" w:hAnsiTheme="minorHAnsi" w:cstheme="minorHAnsi"/>
          <w:lang w:val="en-AU"/>
        </w:rPr>
        <w:t>Each file must contain:</w:t>
      </w:r>
    </w:p>
    <w:p w14:paraId="2194EC0D" w14:textId="1BCC7C0B" w:rsidR="001B160D" w:rsidRPr="001B160D" w:rsidRDefault="001B160D" w:rsidP="00450B41">
      <w:pPr>
        <w:pStyle w:val="Normalwithspace"/>
        <w:numPr>
          <w:ilvl w:val="1"/>
          <w:numId w:val="22"/>
        </w:numPr>
        <w:rPr>
          <w:rFonts w:asciiTheme="minorHAnsi" w:hAnsiTheme="minorHAnsi" w:cstheme="minorHAnsi"/>
          <w:lang w:val="en-AU"/>
        </w:rPr>
      </w:pPr>
      <w:r>
        <w:rPr>
          <w:rFonts w:asciiTheme="minorHAnsi" w:hAnsiTheme="minorHAnsi" w:cstheme="minorHAnsi"/>
          <w:lang w:val="en-AU"/>
        </w:rPr>
        <w:t>One Header Record as the first line.</w:t>
      </w:r>
    </w:p>
    <w:p w14:paraId="293C0BEA" w14:textId="2C6EBF04" w:rsidR="001B160D" w:rsidRDefault="001B160D" w:rsidP="00450B41">
      <w:pPr>
        <w:pStyle w:val="Normalwithspace"/>
        <w:numPr>
          <w:ilvl w:val="1"/>
          <w:numId w:val="22"/>
        </w:numPr>
        <w:rPr>
          <w:rFonts w:asciiTheme="minorHAnsi" w:hAnsiTheme="minorHAnsi" w:cstheme="minorHAnsi"/>
          <w:lang w:val="en-AU"/>
        </w:rPr>
      </w:pPr>
      <w:r>
        <w:rPr>
          <w:rFonts w:asciiTheme="minorHAnsi" w:hAnsiTheme="minorHAnsi" w:cstheme="minorHAnsi"/>
          <w:lang w:val="en-AU"/>
        </w:rPr>
        <w:t>One Control Record as the last line.</w:t>
      </w:r>
    </w:p>
    <w:p w14:paraId="63509A56" w14:textId="123EB555" w:rsidR="001B160D" w:rsidRDefault="001D0A8F" w:rsidP="00450B41">
      <w:pPr>
        <w:pStyle w:val="Normalwithspace"/>
        <w:numPr>
          <w:ilvl w:val="1"/>
          <w:numId w:val="22"/>
        </w:numPr>
        <w:rPr>
          <w:rFonts w:asciiTheme="minorHAnsi" w:hAnsiTheme="minorHAnsi" w:cstheme="minorHAnsi"/>
          <w:lang w:val="en-AU"/>
        </w:rPr>
      </w:pPr>
      <w:r>
        <w:rPr>
          <w:rFonts w:asciiTheme="minorHAnsi" w:hAnsiTheme="minorHAnsi" w:cstheme="minorHAnsi"/>
          <w:lang w:val="en-AU"/>
        </w:rPr>
        <w:t xml:space="preserve">Zero or more </w:t>
      </w:r>
      <w:r w:rsidR="00815CAC">
        <w:rPr>
          <w:rFonts w:asciiTheme="minorHAnsi" w:hAnsiTheme="minorHAnsi" w:cstheme="minorHAnsi"/>
          <w:lang w:val="en-AU"/>
        </w:rPr>
        <w:t>D</w:t>
      </w:r>
      <w:r w:rsidR="001B160D">
        <w:rPr>
          <w:rFonts w:asciiTheme="minorHAnsi" w:hAnsiTheme="minorHAnsi" w:cstheme="minorHAnsi"/>
          <w:lang w:val="en-AU"/>
        </w:rPr>
        <w:t xml:space="preserve">etail Record(s) in between the Header and Control </w:t>
      </w:r>
      <w:r w:rsidR="00815CAC">
        <w:rPr>
          <w:rFonts w:asciiTheme="minorHAnsi" w:hAnsiTheme="minorHAnsi" w:cstheme="minorHAnsi"/>
          <w:lang w:val="en-AU"/>
        </w:rPr>
        <w:t>R</w:t>
      </w:r>
      <w:r w:rsidR="001B160D">
        <w:rPr>
          <w:rFonts w:asciiTheme="minorHAnsi" w:hAnsiTheme="minorHAnsi" w:cstheme="minorHAnsi"/>
          <w:lang w:val="en-AU"/>
        </w:rPr>
        <w:t>ecords.</w:t>
      </w:r>
      <w:r w:rsidR="003A695F">
        <w:rPr>
          <w:rFonts w:asciiTheme="minorHAnsi" w:hAnsiTheme="minorHAnsi" w:cstheme="minorHAnsi"/>
          <w:lang w:val="en-AU"/>
        </w:rPr>
        <w:t xml:space="preserve"> </w:t>
      </w:r>
    </w:p>
    <w:p w14:paraId="07A12B50" w14:textId="16229631" w:rsidR="001B160D" w:rsidRPr="001B160D" w:rsidRDefault="005D285B" w:rsidP="00450B41">
      <w:pPr>
        <w:pStyle w:val="Normalwithspace"/>
        <w:numPr>
          <w:ilvl w:val="1"/>
          <w:numId w:val="22"/>
        </w:numPr>
        <w:rPr>
          <w:rFonts w:asciiTheme="minorHAnsi" w:hAnsiTheme="minorHAnsi" w:cstheme="minorHAnsi"/>
          <w:lang w:val="en-AU"/>
        </w:rPr>
      </w:pPr>
      <w:r>
        <w:rPr>
          <w:rFonts w:asciiTheme="minorHAnsi" w:hAnsiTheme="minorHAnsi" w:cstheme="minorHAnsi"/>
          <w:lang w:val="en-AU"/>
        </w:rPr>
        <w:t xml:space="preserve">Specific to </w:t>
      </w:r>
      <w:commentRangeStart w:id="88"/>
      <w:commentRangeStart w:id="89"/>
      <w:r>
        <w:rPr>
          <w:rFonts w:asciiTheme="minorHAnsi" w:hAnsiTheme="minorHAnsi" w:cstheme="minorHAnsi"/>
          <w:lang w:val="en-AU"/>
        </w:rPr>
        <w:t>s</w:t>
      </w:r>
      <w:r w:rsidR="003D36C0">
        <w:rPr>
          <w:rFonts w:asciiTheme="minorHAnsi" w:hAnsiTheme="minorHAnsi" w:cstheme="minorHAnsi"/>
          <w:lang w:val="en-AU"/>
        </w:rPr>
        <w:t>ubscription</w:t>
      </w:r>
      <w:ins w:id="90" w:author="Han Xie CHAI (MAS)" w:date="2026-01-14T10:33:00Z" w16du:dateUtc="2026-01-14T02:33:00Z">
        <w:r w:rsidR="00AE0ECD">
          <w:rPr>
            <w:rFonts w:asciiTheme="minorHAnsi" w:hAnsiTheme="minorHAnsi" w:cstheme="minorHAnsi"/>
            <w:lang w:val="en-AU"/>
          </w:rPr>
          <w:t xml:space="preserve"> and </w:t>
        </w:r>
      </w:ins>
      <w:ins w:id="91" w:author="Yichen GU from.TOPPAN (MAS)" w:date="2026-01-15T10:46:00Z" w16du:dateUtc="2026-01-15T02:46:00Z">
        <w:r w:rsidR="000E76CE">
          <w:rPr>
            <w:rFonts w:asciiTheme="minorHAnsi" w:hAnsiTheme="minorHAnsi" w:cstheme="minorHAnsi"/>
            <w:lang w:val="en-AU"/>
          </w:rPr>
          <w:t>related results</w:t>
        </w:r>
      </w:ins>
      <w:ins w:id="92" w:author="Yichen GU from.TOPPAN (MAS)" w:date="2026-01-15T10:51:00Z" w16du:dateUtc="2026-01-15T02:51:00Z">
        <w:r w:rsidR="000E76CE">
          <w:rPr>
            <w:rFonts w:asciiTheme="minorHAnsi" w:hAnsiTheme="minorHAnsi" w:cstheme="minorHAnsi"/>
            <w:lang w:val="en-AU"/>
          </w:rPr>
          <w:t xml:space="preserve"> </w:t>
        </w:r>
      </w:ins>
      <w:ins w:id="93" w:author="Yichen GU from.TOPPAN (MAS)" w:date="2026-01-15T10:46:00Z" w16du:dateUtc="2026-01-15T02:46:00Z">
        <w:r w:rsidR="000E76CE">
          <w:rPr>
            <w:rFonts w:asciiTheme="minorHAnsi" w:hAnsiTheme="minorHAnsi" w:cstheme="minorHAnsi"/>
            <w:lang w:val="en-AU"/>
          </w:rPr>
          <w:t>(</w:t>
        </w:r>
      </w:ins>
      <w:ins w:id="94" w:author="Han Xie CHAI (MAS)" w:date="2026-01-14T10:39:00Z" w16du:dateUtc="2026-01-14T02:39:00Z">
        <w:del w:id="95" w:author="Yichen GU from.TOPPAN (MAS)" w:date="2026-01-15T10:47:00Z" w16du:dateUtc="2026-01-15T02:47:00Z">
          <w:r w:rsidR="006122F1" w:rsidDel="000E76CE">
            <w:rPr>
              <w:rFonts w:asciiTheme="minorHAnsi" w:hAnsiTheme="minorHAnsi" w:cstheme="minorHAnsi"/>
              <w:lang w:val="en-AU"/>
            </w:rPr>
            <w:delText xml:space="preserve">SSB </w:delText>
          </w:r>
        </w:del>
      </w:ins>
      <w:ins w:id="96" w:author="Han Xie CHAI (MAS)" w:date="2026-01-14T10:33:00Z" w16du:dateUtc="2026-01-14T02:33:00Z">
        <w:r w:rsidR="00AE0ECD">
          <w:rPr>
            <w:rFonts w:asciiTheme="minorHAnsi" w:hAnsiTheme="minorHAnsi" w:cstheme="minorHAnsi"/>
            <w:lang w:val="en-AU"/>
          </w:rPr>
          <w:t>allotment</w:t>
        </w:r>
      </w:ins>
      <w:ins w:id="97" w:author="Yichen GU from.TOPPAN (MAS)" w:date="2026-01-15T10:50:00Z" w16du:dateUtc="2026-01-15T02:50:00Z">
        <w:r w:rsidR="000E76CE">
          <w:rPr>
            <w:rFonts w:asciiTheme="minorHAnsi" w:hAnsiTheme="minorHAnsi" w:cstheme="minorHAnsi"/>
            <w:lang w:val="en-AU"/>
          </w:rPr>
          <w:t xml:space="preserve">, </w:t>
        </w:r>
      </w:ins>
      <w:ins w:id="98" w:author="Han Xie CHAI (MAS)" w:date="2026-01-14T10:33:00Z" w16du:dateUtc="2026-01-14T02:33:00Z">
        <w:del w:id="99" w:author="Yichen GU from.TOPPAN (MAS)" w:date="2026-01-15T10:47:00Z" w16du:dateUtc="2026-01-15T02:47:00Z">
          <w:r w:rsidR="00AE0ECD" w:rsidDel="000E76CE">
            <w:rPr>
              <w:rFonts w:asciiTheme="minorHAnsi" w:hAnsiTheme="minorHAnsi" w:cstheme="minorHAnsi"/>
              <w:lang w:val="en-AU"/>
            </w:rPr>
            <w:delText>/</w:delText>
          </w:r>
        </w:del>
        <w:r w:rsidR="00AE0ECD">
          <w:rPr>
            <w:rFonts w:asciiTheme="minorHAnsi" w:hAnsiTheme="minorHAnsi" w:cstheme="minorHAnsi"/>
            <w:lang w:val="en-AU"/>
          </w:rPr>
          <w:t>auction</w:t>
        </w:r>
      </w:ins>
      <w:ins w:id="100" w:author="Yichen GU from.TOPPAN (MAS)" w:date="2026-01-15T10:50:00Z" w16du:dateUtc="2026-01-15T02:50:00Z">
        <w:r w:rsidR="000E76CE">
          <w:rPr>
            <w:rFonts w:asciiTheme="minorHAnsi" w:hAnsiTheme="minorHAnsi" w:cstheme="minorHAnsi"/>
            <w:lang w:val="en-AU"/>
          </w:rPr>
          <w:t xml:space="preserve"> or</w:t>
        </w:r>
      </w:ins>
      <w:ins w:id="101" w:author="Yichen GU from.TOPPAN (MAS)" w:date="2026-01-15T10:51:00Z" w16du:dateUtc="2026-01-15T02:51:00Z">
        <w:r w:rsidR="000E76CE">
          <w:rPr>
            <w:rFonts w:asciiTheme="minorHAnsi" w:hAnsiTheme="minorHAnsi" w:cstheme="minorHAnsi"/>
            <w:lang w:val="en-AU"/>
          </w:rPr>
          <w:t xml:space="preserve"> </w:t>
        </w:r>
      </w:ins>
      <w:ins w:id="102" w:author="Han Xie CHAI (MAS)" w:date="2026-01-14T10:33:00Z" w16du:dateUtc="2026-01-14T02:33:00Z">
        <w:del w:id="103" w:author="Yichen GU from.TOPPAN (MAS)" w:date="2026-01-15T10:50:00Z" w16du:dateUtc="2026-01-15T02:50:00Z">
          <w:r w:rsidR="00AE0ECD" w:rsidDel="000E76CE">
            <w:rPr>
              <w:rFonts w:asciiTheme="minorHAnsi" w:hAnsiTheme="minorHAnsi" w:cstheme="minorHAnsi"/>
              <w:lang w:val="en-AU"/>
            </w:rPr>
            <w:delText>/</w:delText>
          </w:r>
        </w:del>
        <w:r w:rsidR="00AE0ECD">
          <w:rPr>
            <w:rFonts w:asciiTheme="minorHAnsi" w:hAnsiTheme="minorHAnsi" w:cstheme="minorHAnsi"/>
            <w:lang w:val="en-AU"/>
          </w:rPr>
          <w:t>syndication</w:t>
        </w:r>
        <w:del w:id="104" w:author="Yichen GU from.TOPPAN (MAS)" w:date="2026-01-15T10:47:00Z" w16du:dateUtc="2026-01-15T02:47:00Z">
          <w:r w:rsidR="00AE0ECD" w:rsidDel="000E76CE">
            <w:rPr>
              <w:rFonts w:asciiTheme="minorHAnsi" w:hAnsiTheme="minorHAnsi" w:cstheme="minorHAnsi"/>
              <w:lang w:val="en-AU"/>
            </w:rPr>
            <w:delText xml:space="preserve"> results</w:delText>
          </w:r>
        </w:del>
      </w:ins>
      <w:ins w:id="105" w:author="Yichen GU from.TOPPAN (MAS)" w:date="2026-01-15T10:47:00Z" w16du:dateUtc="2026-01-15T02:47:00Z">
        <w:r w:rsidR="000E76CE">
          <w:rPr>
            <w:rFonts w:asciiTheme="minorHAnsi" w:hAnsiTheme="minorHAnsi" w:cstheme="minorHAnsi"/>
            <w:lang w:val="en-AU"/>
          </w:rPr>
          <w:t>)</w:t>
        </w:r>
      </w:ins>
      <w:r w:rsidR="001B160D" w:rsidRPr="001B160D">
        <w:rPr>
          <w:rFonts w:asciiTheme="minorHAnsi" w:hAnsiTheme="minorHAnsi" w:cstheme="minorHAnsi"/>
          <w:lang w:val="en-AU"/>
        </w:rPr>
        <w:t xml:space="preserve"> files</w:t>
      </w:r>
      <w:r w:rsidR="003D36C0">
        <w:rPr>
          <w:rFonts w:asciiTheme="minorHAnsi" w:hAnsiTheme="minorHAnsi" w:cstheme="minorHAnsi"/>
          <w:lang w:val="en-AU"/>
        </w:rPr>
        <w:t xml:space="preserve"> </w:t>
      </w:r>
      <w:del w:id="106" w:author="Han Xie CHAI (MAS)" w:date="2026-01-14T10:38:00Z" w16du:dateUtc="2026-01-14T02:38:00Z">
        <w:r w:rsidDel="006122F1">
          <w:rPr>
            <w:rFonts w:asciiTheme="minorHAnsi" w:hAnsiTheme="minorHAnsi" w:cstheme="minorHAnsi"/>
            <w:lang w:val="en-AU"/>
          </w:rPr>
          <w:delText>only</w:delText>
        </w:r>
      </w:del>
      <w:r>
        <w:rPr>
          <w:rFonts w:asciiTheme="minorHAnsi" w:hAnsiTheme="minorHAnsi" w:cstheme="minorHAnsi"/>
          <w:lang w:val="en-AU"/>
        </w:rPr>
        <w:t xml:space="preserve">, </w:t>
      </w:r>
      <w:commentRangeEnd w:id="88"/>
      <w:r w:rsidR="006122F1">
        <w:rPr>
          <w:rStyle w:val="CommentReference"/>
          <w:lang w:val="en-US"/>
        </w:rPr>
        <w:commentReference w:id="88"/>
      </w:r>
      <w:commentRangeEnd w:id="89"/>
      <w:r w:rsidR="008D5267">
        <w:rPr>
          <w:rStyle w:val="CommentReference"/>
          <w:lang w:val="en-US"/>
        </w:rPr>
        <w:commentReference w:id="89"/>
      </w:r>
      <w:r w:rsidR="001B160D" w:rsidRPr="001B160D">
        <w:rPr>
          <w:rFonts w:asciiTheme="minorHAnsi" w:hAnsiTheme="minorHAnsi" w:cstheme="minorHAnsi"/>
          <w:lang w:val="en-AU"/>
        </w:rPr>
        <w:t>Detail Header Record</w:t>
      </w:r>
      <w:r w:rsidR="00627AA6">
        <w:rPr>
          <w:rFonts w:asciiTheme="minorHAnsi" w:hAnsiTheme="minorHAnsi" w:cstheme="minorHAnsi"/>
          <w:lang w:val="en-AU"/>
        </w:rPr>
        <w:t>(</w:t>
      </w:r>
      <w:r w:rsidR="001B160D" w:rsidRPr="001B160D">
        <w:rPr>
          <w:rFonts w:asciiTheme="minorHAnsi" w:hAnsiTheme="minorHAnsi" w:cstheme="minorHAnsi"/>
          <w:lang w:val="en-AU"/>
        </w:rPr>
        <w:t>s</w:t>
      </w:r>
      <w:r w:rsidR="00627AA6">
        <w:rPr>
          <w:rFonts w:asciiTheme="minorHAnsi" w:hAnsiTheme="minorHAnsi" w:cstheme="minorHAnsi"/>
          <w:lang w:val="en-AU"/>
        </w:rPr>
        <w:t>)</w:t>
      </w:r>
      <w:r>
        <w:rPr>
          <w:rFonts w:asciiTheme="minorHAnsi" w:hAnsiTheme="minorHAnsi" w:cstheme="minorHAnsi"/>
          <w:lang w:val="en-AU"/>
        </w:rPr>
        <w:t xml:space="preserve"> must be included</w:t>
      </w:r>
      <w:r w:rsidR="001B160D" w:rsidRPr="001B160D">
        <w:rPr>
          <w:rFonts w:asciiTheme="minorHAnsi" w:hAnsiTheme="minorHAnsi" w:cstheme="minorHAnsi"/>
          <w:lang w:val="en-AU"/>
        </w:rPr>
        <w:t xml:space="preserve"> to provide contextual </w:t>
      </w:r>
      <w:r w:rsidR="00E37D5F">
        <w:rPr>
          <w:rFonts w:asciiTheme="minorHAnsi" w:hAnsiTheme="minorHAnsi" w:cstheme="minorHAnsi"/>
          <w:lang w:val="en-AU"/>
        </w:rPr>
        <w:t>security information.</w:t>
      </w:r>
      <w:r w:rsidR="001B160D" w:rsidRPr="001B160D">
        <w:rPr>
          <w:rFonts w:asciiTheme="minorHAnsi" w:hAnsiTheme="minorHAnsi" w:cstheme="minorHAnsi"/>
          <w:lang w:val="en-AU"/>
        </w:rPr>
        <w:t xml:space="preserve"> </w:t>
      </w:r>
      <w:r w:rsidR="001B160D">
        <w:rPr>
          <w:rFonts w:asciiTheme="minorHAnsi" w:hAnsiTheme="minorHAnsi" w:cstheme="minorHAnsi"/>
          <w:lang w:val="en-AU"/>
        </w:rPr>
        <w:t>The record(s)</w:t>
      </w:r>
      <w:r w:rsidR="001B160D" w:rsidRPr="001B160D">
        <w:rPr>
          <w:rFonts w:asciiTheme="minorHAnsi" w:hAnsiTheme="minorHAnsi" w:cstheme="minorHAnsi"/>
          <w:lang w:val="en-AU"/>
        </w:rPr>
        <w:t xml:space="preserve"> must also begin on a new line and</w:t>
      </w:r>
      <w:r w:rsidR="007B49A0">
        <w:rPr>
          <w:rFonts w:asciiTheme="minorHAnsi" w:hAnsiTheme="minorHAnsi" w:cstheme="minorHAnsi"/>
          <w:lang w:val="en-AU"/>
        </w:rPr>
        <w:t xml:space="preserve"> be placed</w:t>
      </w:r>
      <w:r w:rsidR="001B160D" w:rsidRPr="001B160D">
        <w:rPr>
          <w:rFonts w:asciiTheme="minorHAnsi" w:hAnsiTheme="minorHAnsi" w:cstheme="minorHAnsi"/>
          <w:lang w:val="en-AU"/>
        </w:rPr>
        <w:t xml:space="preserve"> </w:t>
      </w:r>
      <w:r w:rsidR="007B49A0">
        <w:rPr>
          <w:rFonts w:asciiTheme="minorHAnsi" w:hAnsiTheme="minorHAnsi" w:cstheme="minorHAnsi"/>
          <w:lang w:val="en-AU"/>
        </w:rPr>
        <w:t>between the main Header Record and the associated Detail Record(s)</w:t>
      </w:r>
      <w:r w:rsidR="001B160D" w:rsidRPr="001B160D">
        <w:rPr>
          <w:rFonts w:asciiTheme="minorHAnsi" w:hAnsiTheme="minorHAnsi" w:cstheme="minorHAnsi"/>
          <w:lang w:val="en-AU"/>
        </w:rPr>
        <w:t>.</w:t>
      </w:r>
    </w:p>
    <w:p w14:paraId="1AB2D5EA" w14:textId="708FECD8" w:rsidR="009E7C8E" w:rsidRDefault="009E7C8E" w:rsidP="00634352">
      <w:pPr>
        <w:pStyle w:val="Heading3"/>
      </w:pPr>
      <w:bookmarkStart w:id="107" w:name="_Toc217999851"/>
      <w:r>
        <w:t>Data Type Notation</w:t>
      </w:r>
      <w:bookmarkEnd w:id="107"/>
    </w:p>
    <w:p w14:paraId="1C45C1E3" w14:textId="64A01594" w:rsidR="009E7C8E" w:rsidRPr="00392A15" w:rsidRDefault="009E7C8E" w:rsidP="009E7C8E">
      <w:pPr>
        <w:pStyle w:val="Normalwithspace"/>
        <w:rPr>
          <w:rFonts w:asciiTheme="minorHAnsi" w:hAnsiTheme="minorHAnsi" w:cstheme="minorHAnsi"/>
          <w:b/>
          <w:bCs/>
          <w:lang w:val="en-AU"/>
        </w:rPr>
      </w:pPr>
      <w:r w:rsidRPr="009E7C8E">
        <w:rPr>
          <w:rFonts w:asciiTheme="minorHAnsi" w:hAnsiTheme="minorHAnsi" w:cstheme="minorHAnsi"/>
          <w:lang w:val="en-AU"/>
        </w:rPr>
        <w:t>The</w:t>
      </w:r>
      <w:r w:rsidR="00EB7BB0">
        <w:rPr>
          <w:rFonts w:asciiTheme="minorHAnsi" w:hAnsiTheme="minorHAnsi" w:cstheme="minorHAnsi"/>
          <w:lang w:val="en-AU"/>
        </w:rPr>
        <w:t xml:space="preserve"> following</w:t>
      </w:r>
      <w:r w:rsidRPr="009E7C8E">
        <w:rPr>
          <w:rFonts w:asciiTheme="minorHAnsi" w:hAnsiTheme="minorHAnsi" w:cstheme="minorHAnsi"/>
          <w:lang w:val="en-AU"/>
        </w:rPr>
        <w:t xml:space="preserve"> </w:t>
      </w:r>
      <w:r w:rsidR="00CC1734">
        <w:rPr>
          <w:rFonts w:asciiTheme="minorHAnsi" w:hAnsiTheme="minorHAnsi" w:cstheme="minorHAnsi"/>
          <w:lang w:val="en-AU"/>
        </w:rPr>
        <w:t xml:space="preserve">standard </w:t>
      </w:r>
      <w:r w:rsidRPr="009E7C8E">
        <w:rPr>
          <w:rFonts w:asciiTheme="minorHAnsi" w:hAnsiTheme="minorHAnsi" w:cstheme="minorHAnsi"/>
          <w:lang w:val="en-AU"/>
        </w:rPr>
        <w:t>notation</w:t>
      </w:r>
      <w:r w:rsidR="00CF056A">
        <w:rPr>
          <w:rFonts w:asciiTheme="minorHAnsi" w:hAnsiTheme="minorHAnsi" w:cstheme="minorHAnsi"/>
          <w:lang w:val="en-AU"/>
        </w:rPr>
        <w:t xml:space="preserve"> </w:t>
      </w:r>
      <w:proofErr w:type="gramStart"/>
      <w:r w:rsidR="00392A15" w:rsidRPr="00392A15">
        <w:rPr>
          <w:rFonts w:asciiTheme="minorHAnsi" w:hAnsiTheme="minorHAnsi" w:cstheme="minorHAnsi"/>
          <w:b/>
          <w:bCs/>
          <w:lang w:val="en-AU"/>
        </w:rPr>
        <w:t>Type(</w:t>
      </w:r>
      <w:proofErr w:type="gramEnd"/>
      <w:r w:rsidR="00392A15" w:rsidRPr="00392A15">
        <w:rPr>
          <w:rFonts w:asciiTheme="minorHAnsi" w:hAnsiTheme="minorHAnsi" w:cstheme="minorHAnsi"/>
          <w:b/>
          <w:bCs/>
          <w:lang w:val="en-AU"/>
        </w:rPr>
        <w:t>Length)</w:t>
      </w:r>
      <w:r w:rsidR="00392A15">
        <w:rPr>
          <w:rFonts w:asciiTheme="minorHAnsi" w:hAnsiTheme="minorHAnsi" w:cstheme="minorHAnsi"/>
          <w:b/>
          <w:bCs/>
          <w:lang w:val="en-AU"/>
        </w:rPr>
        <w:t xml:space="preserve"> </w:t>
      </w:r>
      <w:r w:rsidRPr="009E7C8E">
        <w:rPr>
          <w:rFonts w:asciiTheme="minorHAnsi" w:hAnsiTheme="minorHAnsi" w:cstheme="minorHAnsi"/>
          <w:lang w:val="en-AU"/>
        </w:rPr>
        <w:t xml:space="preserve">is used </w:t>
      </w:r>
      <w:r w:rsidR="00E14E6F">
        <w:rPr>
          <w:rFonts w:asciiTheme="minorHAnsi" w:hAnsiTheme="minorHAnsi" w:cstheme="minorHAnsi"/>
          <w:lang w:val="en-AU"/>
        </w:rPr>
        <w:t xml:space="preserve">in </w:t>
      </w:r>
      <w:hyperlink w:anchor="_Appendix_A_-" w:history="1">
        <w:r w:rsidR="00E14E6F">
          <w:rPr>
            <w:rStyle w:val="Hyperlink"/>
            <w:rFonts w:asciiTheme="minorHAnsi" w:hAnsiTheme="minorHAnsi" w:cstheme="minorHAnsi"/>
            <w:lang w:val="en-AU"/>
          </w:rPr>
          <w:t>Appendix A - Data Dictionary</w:t>
        </w:r>
      </w:hyperlink>
      <w:r w:rsidR="00E14E6F">
        <w:rPr>
          <w:rFonts w:asciiTheme="minorHAnsi" w:hAnsiTheme="minorHAnsi" w:cstheme="minorHAnsi"/>
          <w:lang w:val="en-AU"/>
        </w:rPr>
        <w:t xml:space="preserve"> </w:t>
      </w:r>
      <w:r w:rsidRPr="009E7C8E">
        <w:rPr>
          <w:rFonts w:asciiTheme="minorHAnsi" w:hAnsiTheme="minorHAnsi" w:cstheme="minorHAnsi"/>
          <w:lang w:val="en-AU"/>
        </w:rPr>
        <w:t>to define the structure and content of data fields:</w:t>
      </w:r>
    </w:p>
    <w:p w14:paraId="687E2816" w14:textId="1BF6D57D" w:rsidR="00EB7BB0" w:rsidRPr="00EB7BB0" w:rsidRDefault="00EB7BB0" w:rsidP="009E7C8E">
      <w:pPr>
        <w:pStyle w:val="Normalwithspace"/>
        <w:rPr>
          <w:rFonts w:asciiTheme="minorHAnsi" w:hAnsiTheme="minorHAnsi" w:cstheme="minorHAnsi"/>
          <w:b/>
          <w:bCs/>
          <w:lang w:val="en-AU"/>
        </w:rPr>
      </w:pPr>
      <w:r w:rsidRPr="00EB7BB0">
        <w:rPr>
          <w:rFonts w:asciiTheme="minorHAnsi" w:hAnsiTheme="minorHAnsi" w:cstheme="minorHAnsi"/>
          <w:b/>
          <w:bCs/>
          <w:lang w:val="en-AU"/>
        </w:rPr>
        <w:t xml:space="preserve">Type </w:t>
      </w:r>
      <w:r w:rsidR="00F44096">
        <w:rPr>
          <w:rFonts w:asciiTheme="minorHAnsi" w:hAnsiTheme="minorHAnsi" w:cstheme="minorHAnsi"/>
          <w:b/>
          <w:bCs/>
          <w:lang w:val="en-AU"/>
        </w:rPr>
        <w:t>n</w:t>
      </w:r>
      <w:r w:rsidRPr="00EB7BB0">
        <w:rPr>
          <w:rFonts w:asciiTheme="minorHAnsi" w:hAnsiTheme="minorHAnsi" w:cstheme="minorHAnsi"/>
          <w:b/>
          <w:bCs/>
          <w:lang w:val="en-AU"/>
        </w:rPr>
        <w:t>otation</w:t>
      </w:r>
    </w:p>
    <w:p w14:paraId="79794F5C" w14:textId="41108215" w:rsidR="009E7C8E" w:rsidRDefault="00637AD1" w:rsidP="00082DD2">
      <w:pPr>
        <w:pStyle w:val="Normalwithspace"/>
        <w:numPr>
          <w:ilvl w:val="0"/>
          <w:numId w:val="152"/>
        </w:numPr>
        <w:rPr>
          <w:ins w:id="108" w:author="Yichen GU from.TOPPAN (MAS)" w:date="2026-01-16T11:14:00Z" w16du:dateUtc="2026-01-16T03:14:00Z"/>
          <w:rFonts w:asciiTheme="minorHAnsi" w:hAnsiTheme="minorHAnsi" w:cstheme="minorHAnsi"/>
          <w:lang w:val="en-AU"/>
        </w:rPr>
      </w:pPr>
      <w:commentRangeStart w:id="109"/>
      <w:commentRangeStart w:id="110"/>
      <w:commentRangeStart w:id="111"/>
      <w:commentRangeStart w:id="112"/>
      <w:commentRangeStart w:id="113"/>
      <w:r w:rsidRPr="00A52120">
        <w:rPr>
          <w:rFonts w:asciiTheme="minorHAnsi" w:hAnsiTheme="minorHAnsi" w:cstheme="minorHAnsi"/>
          <w:b/>
          <w:bCs/>
          <w:lang w:val="en-AU"/>
        </w:rPr>
        <w:t>‘</w:t>
      </w:r>
      <w:r w:rsidR="009E7C8E" w:rsidRPr="00A52120">
        <w:rPr>
          <w:rFonts w:asciiTheme="minorHAnsi" w:hAnsiTheme="minorHAnsi" w:cstheme="minorHAnsi"/>
          <w:b/>
          <w:bCs/>
          <w:lang w:val="en-AU"/>
        </w:rPr>
        <w:t>X</w:t>
      </w:r>
      <w:r w:rsidRPr="00A52120">
        <w:rPr>
          <w:rFonts w:asciiTheme="minorHAnsi" w:hAnsiTheme="minorHAnsi" w:cstheme="minorHAnsi"/>
          <w:b/>
          <w:bCs/>
          <w:lang w:val="en-AU"/>
        </w:rPr>
        <w:t>’</w:t>
      </w:r>
      <w:r w:rsidR="001A542C" w:rsidRPr="00A52120">
        <w:rPr>
          <w:rFonts w:asciiTheme="minorHAnsi" w:hAnsiTheme="minorHAnsi" w:cstheme="minorHAnsi"/>
          <w:lang w:val="en-AU"/>
        </w:rPr>
        <w:t xml:space="preserve"> denotes a</w:t>
      </w:r>
      <w:r w:rsidR="00215609">
        <w:rPr>
          <w:rFonts w:asciiTheme="minorHAnsi" w:hAnsiTheme="minorHAnsi" w:cstheme="minorHAnsi"/>
          <w:lang w:val="en-AU"/>
        </w:rPr>
        <w:t>n</w:t>
      </w:r>
      <w:r w:rsidR="001A542C" w:rsidRPr="00A52120">
        <w:rPr>
          <w:rFonts w:asciiTheme="minorHAnsi" w:hAnsiTheme="minorHAnsi" w:cstheme="minorHAnsi"/>
          <w:lang w:val="en-AU"/>
        </w:rPr>
        <w:t xml:space="preserve"> </w:t>
      </w:r>
      <w:r w:rsidR="00A52120">
        <w:rPr>
          <w:rFonts w:asciiTheme="minorHAnsi" w:hAnsiTheme="minorHAnsi" w:cstheme="minorHAnsi"/>
          <w:lang w:val="en-AU"/>
        </w:rPr>
        <w:t>alphanumeric</w:t>
      </w:r>
      <w:r w:rsidR="001A542C" w:rsidRPr="00A52120">
        <w:rPr>
          <w:rFonts w:asciiTheme="minorHAnsi" w:hAnsiTheme="minorHAnsi" w:cstheme="minorHAnsi"/>
          <w:lang w:val="en-AU"/>
        </w:rPr>
        <w:t xml:space="preserve"> field that accepts</w:t>
      </w:r>
      <w:r w:rsidR="00A52120">
        <w:rPr>
          <w:rFonts w:asciiTheme="minorHAnsi" w:hAnsiTheme="minorHAnsi" w:cstheme="minorHAnsi"/>
          <w:lang w:val="en-AU"/>
        </w:rPr>
        <w:t xml:space="preserve"> letters (A-Z, a-z)</w:t>
      </w:r>
      <w:commentRangeEnd w:id="109"/>
      <w:r w:rsidR="00E03D13">
        <w:rPr>
          <w:rStyle w:val="CommentReference"/>
          <w:lang w:val="en-US"/>
        </w:rPr>
        <w:commentReference w:id="109"/>
      </w:r>
      <w:commentRangeEnd w:id="110"/>
      <w:r w:rsidR="00AC6449">
        <w:rPr>
          <w:rStyle w:val="CommentReference"/>
          <w:lang w:val="en-US"/>
        </w:rPr>
        <w:commentReference w:id="110"/>
      </w:r>
      <w:commentRangeEnd w:id="111"/>
      <w:r w:rsidR="00A3530B">
        <w:rPr>
          <w:rStyle w:val="CommentReference"/>
          <w:lang w:val="en-US"/>
        </w:rPr>
        <w:commentReference w:id="111"/>
      </w:r>
      <w:commentRangeEnd w:id="112"/>
      <w:r w:rsidR="008D5267">
        <w:rPr>
          <w:rStyle w:val="CommentReference"/>
          <w:lang w:val="en-US"/>
        </w:rPr>
        <w:commentReference w:id="112"/>
      </w:r>
      <w:commentRangeEnd w:id="113"/>
      <w:r w:rsidR="00726768">
        <w:rPr>
          <w:rStyle w:val="CommentReference"/>
          <w:lang w:val="en-US"/>
        </w:rPr>
        <w:commentReference w:id="113"/>
      </w:r>
      <w:ins w:id="114" w:author="Han Xie CHAI (MAS)" w:date="2026-01-14T15:25:00Z" w16du:dateUtc="2026-01-14T07:25:00Z">
        <w:r w:rsidR="00957CF6">
          <w:rPr>
            <w:rFonts w:asciiTheme="minorHAnsi" w:hAnsiTheme="minorHAnsi" w:cstheme="minorHAnsi"/>
            <w:lang w:val="en-US"/>
          </w:rPr>
          <w:t xml:space="preserve">, </w:t>
        </w:r>
      </w:ins>
      <w:ins w:id="115" w:author="Han Xie CHAI (MAS)" w:date="2026-01-14T15:22:00Z" w16du:dateUtc="2026-01-14T07:22:00Z">
        <w:r w:rsidR="00A3530B">
          <w:rPr>
            <w:rFonts w:asciiTheme="minorHAnsi" w:hAnsiTheme="minorHAnsi" w:cstheme="minorHAnsi"/>
            <w:lang w:val="en-AU"/>
          </w:rPr>
          <w:t>numbers (0-9)</w:t>
        </w:r>
      </w:ins>
      <w:ins w:id="116" w:author="Han Xie CHAI (MAS)" w:date="2026-01-14T18:08:00Z" w16du:dateUtc="2026-01-14T10:08:00Z">
        <w:r w:rsidR="00D85DD8">
          <w:rPr>
            <w:rFonts w:asciiTheme="minorHAnsi" w:hAnsiTheme="minorHAnsi" w:cstheme="minorHAnsi"/>
            <w:lang w:val="en-AU"/>
          </w:rPr>
          <w:t>, and space</w:t>
        </w:r>
      </w:ins>
      <w:ins w:id="117" w:author="Yichen GU from.TOPPAN (MAS)" w:date="2026-01-16T11:07:00Z" w16du:dateUtc="2026-01-16T03:07:00Z">
        <w:r w:rsidR="00396857">
          <w:rPr>
            <w:rFonts w:asciiTheme="minorHAnsi" w:hAnsiTheme="minorHAnsi" w:cstheme="minorHAnsi"/>
            <w:lang w:val="en-AU"/>
          </w:rPr>
          <w:t>s</w:t>
        </w:r>
      </w:ins>
      <w:r w:rsidR="00D12021" w:rsidRPr="00A52120">
        <w:rPr>
          <w:rFonts w:asciiTheme="minorHAnsi" w:hAnsiTheme="minorHAnsi" w:cstheme="minorHAnsi"/>
          <w:lang w:val="en-AU"/>
        </w:rPr>
        <w:t>.</w:t>
      </w:r>
    </w:p>
    <w:p w14:paraId="1901BBD6" w14:textId="1A81D17C" w:rsidR="00BF2496" w:rsidRPr="00BF2496" w:rsidRDefault="00BF2496" w:rsidP="00BF2496">
      <w:pPr>
        <w:pStyle w:val="Normalwithspace"/>
        <w:numPr>
          <w:ilvl w:val="1"/>
          <w:numId w:val="152"/>
        </w:numPr>
        <w:rPr>
          <w:rFonts w:asciiTheme="minorHAnsi" w:hAnsiTheme="minorHAnsi" w:cstheme="minorHAnsi"/>
          <w:lang w:val="en-AU"/>
        </w:rPr>
        <w:pPrChange w:id="118" w:author="Yichen GU from.TOPPAN (MAS)" w:date="2026-01-16T11:14:00Z" w16du:dateUtc="2026-01-16T03:14:00Z">
          <w:pPr>
            <w:pStyle w:val="Normalwithspace"/>
            <w:numPr>
              <w:numId w:val="152"/>
            </w:numPr>
            <w:ind w:left="720" w:hanging="360"/>
          </w:pPr>
        </w:pPrChange>
      </w:pPr>
      <w:ins w:id="119" w:author="Yichen GU from.TOPPAN (MAS)" w:date="2026-01-16T11:14:00Z" w16du:dateUtc="2026-01-16T03:14:00Z">
        <w:r>
          <w:rPr>
            <w:rFonts w:asciiTheme="minorHAnsi" w:hAnsiTheme="minorHAnsi" w:cstheme="minorHAnsi"/>
            <w:lang w:val="en-AU"/>
          </w:rPr>
          <w:t xml:space="preserve">‘X’ fields that allow additional special characters are explicitly identified in the Remarks column of </w:t>
        </w:r>
        <w:r>
          <w:rPr>
            <w:rFonts w:asciiTheme="minorHAnsi" w:hAnsiTheme="minorHAnsi" w:cstheme="minorHAnsi"/>
            <w:lang w:val="en-AU"/>
          </w:rPr>
          <w:fldChar w:fldCharType="begin"/>
        </w:r>
        <w:r>
          <w:rPr>
            <w:rFonts w:asciiTheme="minorHAnsi" w:hAnsiTheme="minorHAnsi" w:cstheme="minorHAnsi"/>
            <w:lang w:val="en-AU"/>
          </w:rPr>
          <w:instrText>HYPERLINK  \l "_Appendix_A_-"</w:instrText>
        </w:r>
        <w:r>
          <w:rPr>
            <w:rFonts w:asciiTheme="minorHAnsi" w:hAnsiTheme="minorHAnsi" w:cstheme="minorHAnsi"/>
            <w:lang w:val="en-AU"/>
          </w:rPr>
        </w:r>
        <w:r>
          <w:rPr>
            <w:rFonts w:asciiTheme="minorHAnsi" w:hAnsiTheme="minorHAnsi" w:cstheme="minorHAnsi"/>
            <w:lang w:val="en-AU"/>
          </w:rPr>
          <w:fldChar w:fldCharType="separate"/>
        </w:r>
        <w:r w:rsidRPr="00566B86">
          <w:rPr>
            <w:rStyle w:val="Hyperlink"/>
            <w:rFonts w:asciiTheme="minorHAnsi" w:hAnsiTheme="minorHAnsi" w:cstheme="minorHAnsi"/>
            <w:lang w:val="en-AU"/>
          </w:rPr>
          <w:t>Appendix A - Data Dictionary</w:t>
        </w:r>
        <w:r>
          <w:rPr>
            <w:rFonts w:asciiTheme="minorHAnsi" w:hAnsiTheme="minorHAnsi" w:cstheme="minorHAnsi"/>
            <w:lang w:val="en-AU"/>
          </w:rPr>
          <w:fldChar w:fldCharType="end"/>
        </w:r>
        <w:r>
          <w:rPr>
            <w:rFonts w:asciiTheme="minorHAnsi" w:hAnsiTheme="minorHAnsi" w:cstheme="minorHAnsi"/>
            <w:lang w:val="en-AU"/>
          </w:rPr>
          <w:t>.</w:t>
        </w:r>
      </w:ins>
    </w:p>
    <w:p w14:paraId="63692AD5" w14:textId="63D0D683" w:rsidR="009E7C8E" w:rsidRDefault="00637AD1" w:rsidP="00130773">
      <w:pPr>
        <w:pStyle w:val="Normalwithspace"/>
        <w:numPr>
          <w:ilvl w:val="0"/>
          <w:numId w:val="152"/>
        </w:numPr>
        <w:rPr>
          <w:rFonts w:asciiTheme="minorHAnsi" w:hAnsiTheme="minorHAnsi" w:cstheme="minorHAnsi"/>
          <w:lang w:val="en-AU"/>
        </w:rPr>
      </w:pPr>
      <w:r>
        <w:rPr>
          <w:rFonts w:asciiTheme="minorHAnsi" w:hAnsiTheme="minorHAnsi" w:cstheme="minorHAnsi"/>
          <w:b/>
          <w:bCs/>
          <w:lang w:val="en-AU"/>
        </w:rPr>
        <w:t>‘</w:t>
      </w:r>
      <w:r w:rsidR="009E7C8E" w:rsidRPr="009E7C8E">
        <w:rPr>
          <w:rFonts w:asciiTheme="minorHAnsi" w:hAnsiTheme="minorHAnsi" w:cstheme="minorHAnsi"/>
          <w:b/>
          <w:bCs/>
          <w:lang w:val="en-AU"/>
        </w:rPr>
        <w:t>9</w:t>
      </w:r>
      <w:r>
        <w:rPr>
          <w:rFonts w:asciiTheme="minorHAnsi" w:hAnsiTheme="minorHAnsi" w:cstheme="minorHAnsi"/>
          <w:b/>
          <w:bCs/>
          <w:lang w:val="en-AU"/>
        </w:rPr>
        <w:t>’</w:t>
      </w:r>
      <w:r w:rsidR="009E7C8E">
        <w:rPr>
          <w:rFonts w:asciiTheme="minorHAnsi" w:hAnsiTheme="minorHAnsi" w:cstheme="minorHAnsi"/>
          <w:lang w:val="en-AU"/>
        </w:rPr>
        <w:t xml:space="preserve"> d</w:t>
      </w:r>
      <w:r w:rsidR="009E7C8E" w:rsidRPr="009E7C8E">
        <w:rPr>
          <w:rFonts w:asciiTheme="minorHAnsi" w:hAnsiTheme="minorHAnsi" w:cstheme="minorHAnsi"/>
          <w:lang w:val="en-AU"/>
        </w:rPr>
        <w:t>enotes a Numeric field</w:t>
      </w:r>
      <w:r w:rsidR="008275C7">
        <w:rPr>
          <w:rFonts w:asciiTheme="minorHAnsi" w:hAnsiTheme="minorHAnsi" w:cstheme="minorHAnsi"/>
          <w:lang w:val="en-AU"/>
        </w:rPr>
        <w:t xml:space="preserve"> that accepts</w:t>
      </w:r>
      <w:r w:rsidR="009E7C8E" w:rsidRPr="009E7C8E">
        <w:rPr>
          <w:rFonts w:asciiTheme="minorHAnsi" w:hAnsiTheme="minorHAnsi" w:cstheme="minorHAnsi"/>
          <w:lang w:val="en-AU"/>
        </w:rPr>
        <w:t xml:space="preserve"> only </w:t>
      </w:r>
      <w:r w:rsidR="005D0A59">
        <w:rPr>
          <w:rFonts w:asciiTheme="minorHAnsi" w:hAnsiTheme="minorHAnsi" w:cstheme="minorHAnsi"/>
          <w:lang w:val="en-AU"/>
        </w:rPr>
        <w:t>numbers</w:t>
      </w:r>
      <w:r w:rsidR="009E7C8E" w:rsidRPr="009E7C8E">
        <w:rPr>
          <w:rFonts w:asciiTheme="minorHAnsi" w:hAnsiTheme="minorHAnsi" w:cstheme="minorHAnsi"/>
          <w:lang w:val="en-AU"/>
        </w:rPr>
        <w:t xml:space="preserve"> (0-9).</w:t>
      </w:r>
    </w:p>
    <w:p w14:paraId="5279DFC8" w14:textId="5D46352C" w:rsidR="00EB7BB0" w:rsidRDefault="00EB7BB0" w:rsidP="00EB7BB0">
      <w:pPr>
        <w:pStyle w:val="Normalwithspace"/>
        <w:rPr>
          <w:rFonts w:asciiTheme="minorHAnsi" w:hAnsiTheme="minorHAnsi" w:cstheme="minorHAnsi"/>
          <w:lang w:val="en-AU"/>
        </w:rPr>
      </w:pPr>
      <w:r>
        <w:rPr>
          <w:rFonts w:asciiTheme="minorHAnsi" w:hAnsiTheme="minorHAnsi" w:cstheme="minorHAnsi"/>
          <w:b/>
          <w:bCs/>
          <w:lang w:val="en-AU"/>
        </w:rPr>
        <w:t>Length notation</w:t>
      </w:r>
    </w:p>
    <w:p w14:paraId="49C8A8A7" w14:textId="77777777" w:rsidR="0001214D" w:rsidRPr="0001214D" w:rsidRDefault="009E7C8E" w:rsidP="00082DD2">
      <w:pPr>
        <w:pStyle w:val="Normalwithspace"/>
        <w:numPr>
          <w:ilvl w:val="0"/>
          <w:numId w:val="152"/>
        </w:numPr>
        <w:rPr>
          <w:rFonts w:asciiTheme="minorHAnsi" w:hAnsiTheme="minorHAnsi" w:cstheme="minorHAnsi"/>
          <w:lang w:val="en-AU"/>
        </w:rPr>
      </w:pPr>
      <w:r w:rsidRPr="009E7C8E">
        <w:rPr>
          <w:rFonts w:asciiTheme="minorHAnsi" w:hAnsiTheme="minorHAnsi" w:cstheme="minorHAnsi"/>
        </w:rPr>
        <w:t>The number in parentheses indicates the fixed length of the field.</w:t>
      </w:r>
      <w:r w:rsidR="00121D75">
        <w:rPr>
          <w:rFonts w:asciiTheme="minorHAnsi" w:hAnsiTheme="minorHAnsi" w:cstheme="minorHAnsi"/>
          <w:b/>
          <w:bCs/>
          <w:lang w:val="en-AU"/>
        </w:rPr>
        <w:t xml:space="preserve"> </w:t>
      </w:r>
    </w:p>
    <w:p w14:paraId="683D3EFE" w14:textId="58A55097" w:rsidR="009E7C8E" w:rsidRPr="00637AD1" w:rsidRDefault="00121D75" w:rsidP="0001214D">
      <w:pPr>
        <w:pStyle w:val="Normalwithspace"/>
        <w:numPr>
          <w:ilvl w:val="1"/>
          <w:numId w:val="38"/>
        </w:numPr>
        <w:rPr>
          <w:rFonts w:asciiTheme="minorHAnsi" w:hAnsiTheme="minorHAnsi" w:cstheme="minorHAnsi"/>
          <w:lang w:val="en-AU"/>
        </w:rPr>
      </w:pPr>
      <w:r w:rsidRPr="00121D75">
        <w:rPr>
          <w:rFonts w:asciiTheme="minorHAnsi" w:hAnsiTheme="minorHAnsi" w:cstheme="minorHAnsi"/>
          <w:b/>
          <w:bCs/>
          <w:lang w:val="en-AU"/>
        </w:rPr>
        <w:t>E.g.,</w:t>
      </w:r>
      <w:r w:rsidR="000332E5">
        <w:rPr>
          <w:rFonts w:asciiTheme="minorHAnsi" w:hAnsiTheme="minorHAnsi" w:cstheme="minorHAnsi"/>
          <w:b/>
          <w:bCs/>
          <w:lang w:val="en-AU"/>
        </w:rPr>
        <w:t xml:space="preserve"> </w:t>
      </w:r>
      <w:proofErr w:type="gramStart"/>
      <w:r w:rsidR="000332E5" w:rsidRPr="000332E5">
        <w:rPr>
          <w:rFonts w:asciiTheme="minorHAnsi" w:hAnsiTheme="minorHAnsi" w:cstheme="minorHAnsi"/>
          <w:lang w:val="en-AU"/>
        </w:rPr>
        <w:t>X(</w:t>
      </w:r>
      <w:proofErr w:type="gramEnd"/>
      <w:r w:rsidR="000332E5" w:rsidRPr="000332E5">
        <w:rPr>
          <w:rFonts w:asciiTheme="minorHAnsi" w:hAnsiTheme="minorHAnsi" w:cstheme="minorHAnsi"/>
          <w:lang w:val="en-AU"/>
        </w:rPr>
        <w:t>1) means 1</w:t>
      </w:r>
      <w:r w:rsidR="00BE3807">
        <w:rPr>
          <w:rFonts w:asciiTheme="minorHAnsi" w:hAnsiTheme="minorHAnsi" w:cstheme="minorHAnsi"/>
          <w:lang w:val="en-AU"/>
        </w:rPr>
        <w:t>-</w:t>
      </w:r>
      <w:r w:rsidR="000332E5" w:rsidRPr="000332E5">
        <w:rPr>
          <w:rFonts w:asciiTheme="minorHAnsi" w:hAnsiTheme="minorHAnsi" w:cstheme="minorHAnsi"/>
          <w:lang w:val="en-AU"/>
        </w:rPr>
        <w:t>character</w:t>
      </w:r>
      <w:r w:rsidR="00F40D0A">
        <w:rPr>
          <w:rFonts w:asciiTheme="minorHAnsi" w:hAnsiTheme="minorHAnsi" w:cstheme="minorHAnsi"/>
          <w:lang w:val="en-AU"/>
        </w:rPr>
        <w:t xml:space="preserve"> alphanumeric</w:t>
      </w:r>
      <w:r w:rsidR="000332E5" w:rsidRPr="000332E5">
        <w:rPr>
          <w:rFonts w:asciiTheme="minorHAnsi" w:hAnsiTheme="minorHAnsi" w:cstheme="minorHAnsi"/>
          <w:lang w:val="en-AU"/>
        </w:rPr>
        <w:t xml:space="preserve"> field; 9(10) means 10-digit numeric field.</w:t>
      </w:r>
    </w:p>
    <w:p w14:paraId="54269544" w14:textId="1C52BD08" w:rsidR="00637AD1" w:rsidRDefault="00637AD1" w:rsidP="00637AD1">
      <w:pPr>
        <w:pStyle w:val="Normalwithspace"/>
        <w:rPr>
          <w:rFonts w:asciiTheme="minorHAnsi" w:hAnsiTheme="minorHAnsi" w:cstheme="minorHAnsi"/>
          <w:b/>
          <w:bCs/>
          <w:lang w:val="en-AU"/>
        </w:rPr>
      </w:pPr>
      <w:r w:rsidRPr="00637AD1">
        <w:rPr>
          <w:rFonts w:asciiTheme="minorHAnsi" w:hAnsiTheme="minorHAnsi" w:cstheme="minorHAnsi"/>
          <w:b/>
          <w:bCs/>
          <w:lang w:val="en-AU"/>
        </w:rPr>
        <w:t>Decimal notation</w:t>
      </w:r>
    </w:p>
    <w:p w14:paraId="3C1A8DF9" w14:textId="676F922F" w:rsidR="0001214D" w:rsidRPr="0001214D" w:rsidRDefault="00637AD1" w:rsidP="00082DD2">
      <w:pPr>
        <w:pStyle w:val="Normalwithspace"/>
        <w:numPr>
          <w:ilvl w:val="0"/>
          <w:numId w:val="152"/>
        </w:numPr>
        <w:rPr>
          <w:rFonts w:asciiTheme="minorHAnsi" w:hAnsiTheme="minorHAnsi" w:cstheme="minorHAnsi"/>
          <w:b/>
          <w:bCs/>
          <w:lang w:val="en-AU"/>
        </w:rPr>
      </w:pPr>
      <w:r>
        <w:rPr>
          <w:rFonts w:asciiTheme="minorHAnsi" w:hAnsiTheme="minorHAnsi" w:cstheme="minorHAnsi"/>
          <w:b/>
          <w:bCs/>
          <w:lang w:val="en-AU"/>
        </w:rPr>
        <w:t>‘v’</w:t>
      </w:r>
      <w:r w:rsidR="00121D75">
        <w:rPr>
          <w:rFonts w:asciiTheme="minorHAnsi" w:hAnsiTheme="minorHAnsi" w:cstheme="minorHAnsi"/>
          <w:b/>
          <w:bCs/>
          <w:lang w:val="en-AU"/>
        </w:rPr>
        <w:t xml:space="preserve"> </w:t>
      </w:r>
      <w:r w:rsidR="00121D75" w:rsidRPr="00121D75">
        <w:rPr>
          <w:rFonts w:asciiTheme="minorHAnsi" w:hAnsiTheme="minorHAnsi" w:cstheme="minorHAnsi"/>
          <w:lang w:val="en-AU"/>
        </w:rPr>
        <w:t xml:space="preserve">denotes the decimal place for a numeric </w:t>
      </w:r>
      <w:r w:rsidR="000A4425">
        <w:rPr>
          <w:rFonts w:asciiTheme="minorHAnsi" w:hAnsiTheme="minorHAnsi" w:cstheme="minorHAnsi"/>
          <w:lang w:val="en-AU"/>
        </w:rPr>
        <w:t>field</w:t>
      </w:r>
      <w:r w:rsidR="00121D75" w:rsidRPr="00121D75">
        <w:rPr>
          <w:rFonts w:asciiTheme="minorHAnsi" w:hAnsiTheme="minorHAnsi" w:cstheme="minorHAnsi"/>
          <w:lang w:val="en-AU"/>
        </w:rPr>
        <w:t>.</w:t>
      </w:r>
      <w:r w:rsidR="00121D75">
        <w:rPr>
          <w:rFonts w:asciiTheme="minorHAnsi" w:hAnsiTheme="minorHAnsi" w:cstheme="minorHAnsi"/>
          <w:lang w:val="en-AU"/>
        </w:rPr>
        <w:t xml:space="preserve"> </w:t>
      </w:r>
    </w:p>
    <w:p w14:paraId="2E8F7751" w14:textId="200A097C" w:rsidR="00637AD1" w:rsidRPr="00637AD1" w:rsidRDefault="00121D75" w:rsidP="0001214D">
      <w:pPr>
        <w:pStyle w:val="Normalwithspace"/>
        <w:numPr>
          <w:ilvl w:val="1"/>
          <w:numId w:val="38"/>
        </w:numPr>
        <w:rPr>
          <w:rFonts w:asciiTheme="minorHAnsi" w:hAnsiTheme="minorHAnsi" w:cstheme="minorHAnsi"/>
          <w:b/>
          <w:bCs/>
          <w:lang w:val="en-AU"/>
        </w:rPr>
      </w:pPr>
      <w:r w:rsidRPr="00121D75">
        <w:rPr>
          <w:rFonts w:asciiTheme="minorHAnsi" w:hAnsiTheme="minorHAnsi" w:cstheme="minorHAnsi"/>
          <w:b/>
          <w:bCs/>
          <w:lang w:val="en-AU"/>
        </w:rPr>
        <w:lastRenderedPageBreak/>
        <w:t>E.g.,</w:t>
      </w:r>
      <w:r w:rsidRPr="00121D75">
        <w:rPr>
          <w:rFonts w:asciiTheme="minorHAnsi" w:hAnsiTheme="minorHAnsi" w:cstheme="minorHAnsi"/>
          <w:lang w:val="en-AU"/>
        </w:rPr>
        <w:t xml:space="preserve"> 9(3)v9(2) means</w:t>
      </w:r>
      <w:r w:rsidR="00FC297C">
        <w:rPr>
          <w:rFonts w:asciiTheme="minorHAnsi" w:hAnsiTheme="minorHAnsi" w:cstheme="minorHAnsi"/>
          <w:lang w:val="en-AU"/>
        </w:rPr>
        <w:t xml:space="preserve"> a total field length of 5, with </w:t>
      </w:r>
      <w:r w:rsidRPr="00121D75">
        <w:rPr>
          <w:rFonts w:asciiTheme="minorHAnsi" w:hAnsiTheme="minorHAnsi" w:cstheme="minorHAnsi"/>
          <w:lang w:val="en-AU"/>
        </w:rPr>
        <w:t>3 digits before decimal and 2 digits after</w:t>
      </w:r>
      <w:r w:rsidR="00FC297C">
        <w:rPr>
          <w:rFonts w:asciiTheme="minorHAnsi" w:hAnsiTheme="minorHAnsi" w:cstheme="minorHAnsi"/>
          <w:lang w:val="en-AU"/>
        </w:rPr>
        <w:t xml:space="preserve"> </w:t>
      </w:r>
      <w:r w:rsidR="00FC297C" w:rsidRPr="00FC297C">
        <w:rPr>
          <w:rFonts w:asciiTheme="minorHAnsi" w:hAnsiTheme="minorHAnsi" w:cstheme="minorHAnsi"/>
        </w:rPr>
        <w:t xml:space="preserve">(the decimal point itself is not physically present in the </w:t>
      </w:r>
      <w:r w:rsidR="009B667B">
        <w:rPr>
          <w:rFonts w:asciiTheme="minorHAnsi" w:hAnsiTheme="minorHAnsi" w:cstheme="minorHAnsi"/>
        </w:rPr>
        <w:t>field</w:t>
      </w:r>
      <w:r w:rsidR="00FC297C" w:rsidRPr="00FC297C">
        <w:rPr>
          <w:rFonts w:asciiTheme="minorHAnsi" w:hAnsiTheme="minorHAnsi" w:cstheme="minorHAnsi"/>
        </w:rPr>
        <w:t>)</w:t>
      </w:r>
      <w:r w:rsidRPr="00121D75">
        <w:rPr>
          <w:rFonts w:asciiTheme="minorHAnsi" w:hAnsiTheme="minorHAnsi" w:cstheme="minorHAnsi"/>
          <w:lang w:val="en-AU"/>
        </w:rPr>
        <w:t>.</w:t>
      </w:r>
    </w:p>
    <w:p w14:paraId="17205325" w14:textId="439087B4" w:rsidR="007B49A0" w:rsidRPr="005C5DEF" w:rsidRDefault="005C5DEF" w:rsidP="00634352">
      <w:pPr>
        <w:pStyle w:val="Heading3"/>
        <w:rPr>
          <w:rFonts w:cstheme="minorHAnsi"/>
        </w:rPr>
      </w:pPr>
      <w:bookmarkStart w:id="120" w:name="_Toc217999852"/>
      <w:r>
        <w:t>Padding Rules</w:t>
      </w:r>
      <w:bookmarkEnd w:id="120"/>
    </w:p>
    <w:p w14:paraId="6E4CE401" w14:textId="55EA432F" w:rsidR="00412E92" w:rsidRDefault="00563E83" w:rsidP="00970415">
      <w:pPr>
        <w:pStyle w:val="Normalwithspace"/>
        <w:rPr>
          <w:rFonts w:asciiTheme="minorHAnsi" w:hAnsiTheme="minorHAnsi" w:cstheme="minorHAnsi"/>
          <w:lang w:val="en-AU"/>
        </w:rPr>
      </w:pPr>
      <w:r>
        <w:rPr>
          <w:rFonts w:asciiTheme="minorHAnsi" w:hAnsiTheme="minorHAnsi" w:cstheme="minorHAnsi"/>
          <w:lang w:val="en-AU"/>
        </w:rPr>
        <w:t xml:space="preserve">Each field </w:t>
      </w:r>
      <w:r w:rsidR="004648BF">
        <w:rPr>
          <w:rFonts w:asciiTheme="minorHAnsi" w:hAnsiTheme="minorHAnsi" w:cstheme="minorHAnsi"/>
          <w:lang w:val="en-AU"/>
        </w:rPr>
        <w:t>must have its fixed length maintained</w:t>
      </w:r>
      <w:r>
        <w:rPr>
          <w:rFonts w:asciiTheme="minorHAnsi" w:hAnsiTheme="minorHAnsi" w:cstheme="minorHAnsi"/>
          <w:lang w:val="en-AU"/>
        </w:rPr>
        <w:t xml:space="preserve">. </w:t>
      </w:r>
      <w:r w:rsidR="00BA4652">
        <w:rPr>
          <w:rFonts w:asciiTheme="minorHAnsi" w:hAnsiTheme="minorHAnsi" w:cstheme="minorHAnsi"/>
          <w:lang w:val="en-AU"/>
        </w:rPr>
        <w:t xml:space="preserve">Any unused field or unused area of a field </w:t>
      </w:r>
      <w:r w:rsidR="004648BF">
        <w:rPr>
          <w:rFonts w:asciiTheme="minorHAnsi" w:hAnsiTheme="minorHAnsi" w:cstheme="minorHAnsi"/>
          <w:lang w:val="en-AU"/>
        </w:rPr>
        <w:t>must be padded according to its data type</w:t>
      </w:r>
      <w:r w:rsidR="00412E92">
        <w:rPr>
          <w:rFonts w:asciiTheme="minorHAnsi" w:hAnsiTheme="minorHAnsi" w:cstheme="minorHAnsi"/>
          <w:lang w:val="en-AU"/>
        </w:rPr>
        <w:t>:</w:t>
      </w:r>
    </w:p>
    <w:p w14:paraId="1E3EB9CA" w14:textId="74EC38CF" w:rsidR="00210448" w:rsidRPr="008C6E92" w:rsidRDefault="00210448" w:rsidP="00450B41">
      <w:pPr>
        <w:pStyle w:val="Normalwithspace"/>
        <w:numPr>
          <w:ilvl w:val="0"/>
          <w:numId w:val="37"/>
        </w:numPr>
        <w:rPr>
          <w:rFonts w:asciiTheme="minorHAnsi" w:hAnsiTheme="minorHAnsi" w:cstheme="minorHAnsi"/>
          <w:b/>
          <w:bCs/>
          <w:lang w:val="en-AU"/>
        </w:rPr>
      </w:pPr>
      <w:r w:rsidRPr="00210448">
        <w:rPr>
          <w:rFonts w:asciiTheme="minorHAnsi" w:hAnsiTheme="minorHAnsi" w:cstheme="minorHAnsi"/>
          <w:b/>
          <w:bCs/>
          <w:lang w:val="en-AU"/>
        </w:rPr>
        <w:t>Numeric fields</w:t>
      </w:r>
      <w:r>
        <w:rPr>
          <w:rFonts w:asciiTheme="minorHAnsi" w:hAnsiTheme="minorHAnsi" w:cstheme="minorHAnsi"/>
          <w:b/>
          <w:bCs/>
          <w:lang w:val="en-AU"/>
        </w:rPr>
        <w:t xml:space="preserve"> (‘9’)</w:t>
      </w:r>
      <w:r w:rsidRPr="00210448">
        <w:rPr>
          <w:rFonts w:asciiTheme="minorHAnsi" w:hAnsiTheme="minorHAnsi" w:cstheme="minorHAnsi"/>
          <w:b/>
          <w:bCs/>
          <w:lang w:val="en-AU"/>
        </w:rPr>
        <w:t>:</w:t>
      </w:r>
      <w:r w:rsidR="00F17A11">
        <w:rPr>
          <w:rFonts w:asciiTheme="minorHAnsi" w:hAnsiTheme="minorHAnsi" w:cstheme="minorHAnsi"/>
          <w:b/>
          <w:bCs/>
          <w:lang w:val="en-AU"/>
        </w:rPr>
        <w:t xml:space="preserve"> </w:t>
      </w:r>
      <w:r w:rsidR="00F17A11" w:rsidRPr="00F17A11">
        <w:rPr>
          <w:rFonts w:asciiTheme="minorHAnsi" w:hAnsiTheme="minorHAnsi" w:cstheme="minorHAnsi"/>
          <w:b/>
          <w:bCs/>
          <w:lang w:val="en-AU"/>
        </w:rPr>
        <w:t>Must be right</w:t>
      </w:r>
      <w:r w:rsidR="00680AB3">
        <w:rPr>
          <w:rFonts w:asciiTheme="minorHAnsi" w:hAnsiTheme="minorHAnsi" w:cstheme="minorHAnsi"/>
          <w:b/>
          <w:bCs/>
          <w:lang w:val="en-AU"/>
        </w:rPr>
        <w:t>-</w:t>
      </w:r>
      <w:r w:rsidR="00F17A11" w:rsidRPr="00F17A11">
        <w:rPr>
          <w:rFonts w:asciiTheme="minorHAnsi" w:hAnsiTheme="minorHAnsi" w:cstheme="minorHAnsi"/>
          <w:b/>
          <w:bCs/>
          <w:lang w:val="en-AU"/>
        </w:rPr>
        <w:t>aligned.</w:t>
      </w:r>
      <w:r w:rsidR="00F17A11">
        <w:rPr>
          <w:rFonts w:asciiTheme="minorHAnsi" w:hAnsiTheme="minorHAnsi" w:cstheme="minorHAnsi"/>
          <w:b/>
          <w:bCs/>
          <w:lang w:val="en-AU"/>
        </w:rPr>
        <w:t xml:space="preserve"> </w:t>
      </w:r>
      <w:r w:rsidRPr="00210448">
        <w:rPr>
          <w:rFonts w:asciiTheme="minorHAnsi" w:hAnsiTheme="minorHAnsi" w:cstheme="minorHAnsi"/>
          <w:lang w:val="en-AU"/>
        </w:rPr>
        <w:t xml:space="preserve">Unused numeric areas must be padded with </w:t>
      </w:r>
      <w:r w:rsidRPr="00D92ACA">
        <w:rPr>
          <w:rFonts w:asciiTheme="minorHAnsi" w:hAnsiTheme="minorHAnsi" w:cstheme="minorHAnsi"/>
          <w:b/>
          <w:bCs/>
          <w:lang w:val="en-AU"/>
        </w:rPr>
        <w:t>leading zeros</w:t>
      </w:r>
      <w:r w:rsidRPr="00210448">
        <w:rPr>
          <w:rFonts w:asciiTheme="minorHAnsi" w:hAnsiTheme="minorHAnsi" w:cstheme="minorHAnsi"/>
          <w:lang w:val="en-AU"/>
        </w:rPr>
        <w:t>. If the entire field is unused, it must be filled with zeros.</w:t>
      </w:r>
    </w:p>
    <w:p w14:paraId="71CFBEDD" w14:textId="238B84FF" w:rsidR="00210448" w:rsidRPr="00D40EA8" w:rsidRDefault="00F40D0A" w:rsidP="00450B41">
      <w:pPr>
        <w:pStyle w:val="Normalwithspace"/>
        <w:numPr>
          <w:ilvl w:val="0"/>
          <w:numId w:val="37"/>
        </w:numPr>
        <w:rPr>
          <w:rFonts w:asciiTheme="minorHAnsi" w:hAnsiTheme="minorHAnsi" w:cstheme="minorHAnsi"/>
          <w:b/>
          <w:bCs/>
          <w:lang w:val="en-AU"/>
        </w:rPr>
      </w:pPr>
      <w:r>
        <w:rPr>
          <w:rFonts w:asciiTheme="minorHAnsi" w:hAnsiTheme="minorHAnsi" w:cstheme="minorHAnsi"/>
          <w:b/>
          <w:bCs/>
          <w:lang w:val="en-AU"/>
        </w:rPr>
        <w:t>Alphanumeric</w:t>
      </w:r>
      <w:r w:rsidR="00210448" w:rsidRPr="00210448">
        <w:rPr>
          <w:rFonts w:asciiTheme="minorHAnsi" w:hAnsiTheme="minorHAnsi" w:cstheme="minorHAnsi"/>
          <w:b/>
          <w:bCs/>
          <w:lang w:val="en-AU"/>
        </w:rPr>
        <w:t xml:space="preserve"> fields</w:t>
      </w:r>
      <w:r w:rsidR="00210448">
        <w:rPr>
          <w:rFonts w:asciiTheme="minorHAnsi" w:hAnsiTheme="minorHAnsi" w:cstheme="minorHAnsi"/>
          <w:b/>
          <w:bCs/>
          <w:lang w:val="en-AU"/>
        </w:rPr>
        <w:t xml:space="preserve"> (‘X’)</w:t>
      </w:r>
      <w:r w:rsidR="00210448" w:rsidRPr="00210448">
        <w:rPr>
          <w:rFonts w:asciiTheme="minorHAnsi" w:hAnsiTheme="minorHAnsi" w:cstheme="minorHAnsi"/>
          <w:b/>
          <w:bCs/>
          <w:lang w:val="en-AU"/>
        </w:rPr>
        <w:t>:</w:t>
      </w:r>
      <w:r w:rsidR="009D2F66" w:rsidRPr="009D2F66">
        <w:rPr>
          <w:rFonts w:asciiTheme="minorHAnsi" w:hAnsiTheme="minorHAnsi" w:cstheme="minorHAnsi"/>
          <w:lang w:val="en-AU"/>
        </w:rPr>
        <w:t xml:space="preserve"> </w:t>
      </w:r>
      <w:r w:rsidR="00F17A11" w:rsidRPr="00F17A11">
        <w:rPr>
          <w:rFonts w:asciiTheme="minorHAnsi" w:hAnsiTheme="minorHAnsi" w:cstheme="minorHAnsi"/>
          <w:b/>
          <w:bCs/>
          <w:highlight w:val="yellow"/>
          <w:lang w:val="en-AU"/>
        </w:rPr>
        <w:t>Must be left-aligned.</w:t>
      </w:r>
      <w:r w:rsidR="00F17A11">
        <w:rPr>
          <w:rFonts w:asciiTheme="minorHAnsi" w:hAnsiTheme="minorHAnsi" w:cstheme="minorHAnsi"/>
          <w:lang w:val="en-AU"/>
        </w:rPr>
        <w:t xml:space="preserve"> </w:t>
      </w:r>
      <w:r w:rsidR="009D2F66" w:rsidRPr="00210448">
        <w:rPr>
          <w:rFonts w:asciiTheme="minorHAnsi" w:hAnsiTheme="minorHAnsi" w:cstheme="minorHAnsi"/>
          <w:lang w:val="en-AU"/>
        </w:rPr>
        <w:t xml:space="preserve">Unused </w:t>
      </w:r>
      <w:r w:rsidR="009D2F66">
        <w:rPr>
          <w:rFonts w:asciiTheme="minorHAnsi" w:hAnsiTheme="minorHAnsi" w:cstheme="minorHAnsi"/>
          <w:lang w:val="en-AU"/>
        </w:rPr>
        <w:t>alpha</w:t>
      </w:r>
      <w:r w:rsidR="009D2F66" w:rsidRPr="00210448">
        <w:rPr>
          <w:rFonts w:asciiTheme="minorHAnsi" w:hAnsiTheme="minorHAnsi" w:cstheme="minorHAnsi"/>
          <w:lang w:val="en-AU"/>
        </w:rPr>
        <w:t xml:space="preserve">numeric areas must be </w:t>
      </w:r>
      <w:r w:rsidR="009D2F66" w:rsidRPr="00461BC6">
        <w:rPr>
          <w:rFonts w:asciiTheme="minorHAnsi" w:hAnsiTheme="minorHAnsi" w:cstheme="minorHAnsi"/>
          <w:highlight w:val="yellow"/>
          <w:lang w:val="en-AU"/>
        </w:rPr>
        <w:t>padded with</w:t>
      </w:r>
      <w:r w:rsidR="00885AF5" w:rsidRPr="00461BC6">
        <w:rPr>
          <w:rFonts w:asciiTheme="minorHAnsi" w:hAnsiTheme="minorHAnsi" w:cstheme="minorHAnsi"/>
          <w:highlight w:val="yellow"/>
          <w:lang w:val="en-AU"/>
        </w:rPr>
        <w:t xml:space="preserve"> </w:t>
      </w:r>
      <w:r w:rsidR="009D2F66" w:rsidRPr="00461BC6">
        <w:rPr>
          <w:rFonts w:asciiTheme="minorHAnsi" w:hAnsiTheme="minorHAnsi" w:cstheme="minorHAnsi"/>
          <w:b/>
          <w:bCs/>
          <w:highlight w:val="yellow"/>
          <w:lang w:val="en-AU"/>
        </w:rPr>
        <w:t>trailing spaces</w:t>
      </w:r>
      <w:r w:rsidR="009D2F66" w:rsidRPr="00210448">
        <w:rPr>
          <w:rFonts w:asciiTheme="minorHAnsi" w:hAnsiTheme="minorHAnsi" w:cstheme="minorHAnsi"/>
          <w:lang w:val="en-AU"/>
        </w:rPr>
        <w:t xml:space="preserve">. If the entire field is unused, it must be filled with </w:t>
      </w:r>
      <w:r w:rsidR="009D2F66">
        <w:rPr>
          <w:rFonts w:asciiTheme="minorHAnsi" w:hAnsiTheme="minorHAnsi" w:cstheme="minorHAnsi"/>
          <w:lang w:val="en-AU"/>
        </w:rPr>
        <w:t>spaces</w:t>
      </w:r>
      <w:r w:rsidR="00712669">
        <w:rPr>
          <w:rFonts w:asciiTheme="minorHAnsi" w:hAnsiTheme="minorHAnsi" w:cstheme="minorHAnsi"/>
          <w:lang w:val="en-AU"/>
        </w:rPr>
        <w:t>.</w:t>
      </w:r>
    </w:p>
    <w:p w14:paraId="79E90312" w14:textId="221D2A23" w:rsidR="00D40EA8" w:rsidRPr="00D40EA8" w:rsidRDefault="00D40EA8" w:rsidP="00D40EA8">
      <w:pPr>
        <w:pStyle w:val="Normalwithspace"/>
        <w:rPr>
          <w:rFonts w:asciiTheme="minorHAnsi" w:hAnsiTheme="minorHAnsi" w:cstheme="minorHAnsi"/>
          <w:lang w:val="en-AU"/>
        </w:rPr>
      </w:pPr>
      <w:r w:rsidRPr="00D40EA8">
        <w:rPr>
          <w:rFonts w:asciiTheme="minorHAnsi" w:hAnsiTheme="minorHAnsi" w:cstheme="minorHAnsi"/>
          <w:b/>
          <w:bCs/>
          <w:lang w:val="en-AU"/>
        </w:rPr>
        <w:t xml:space="preserve">Data Normalization Note: </w:t>
      </w:r>
      <w:r w:rsidRPr="00D40EA8">
        <w:rPr>
          <w:rFonts w:asciiTheme="minorHAnsi" w:hAnsiTheme="minorHAnsi" w:cstheme="minorHAnsi"/>
          <w:lang w:val="en-AU"/>
        </w:rPr>
        <w:t xml:space="preserve">OMEGA </w:t>
      </w:r>
      <w:del w:id="121" w:author="Han Xie CHAI (MAS)" w:date="2026-01-14T10:41:00Z" w16du:dateUtc="2026-01-14T02:41:00Z">
        <w:r w:rsidRPr="00D40EA8" w:rsidDel="00147C98">
          <w:rPr>
            <w:rFonts w:asciiTheme="minorHAnsi" w:hAnsiTheme="minorHAnsi" w:cstheme="minorHAnsi"/>
            <w:lang w:val="en-AU"/>
          </w:rPr>
          <w:delText xml:space="preserve">will </w:delText>
        </w:r>
      </w:del>
      <w:r w:rsidRPr="00D40EA8">
        <w:rPr>
          <w:rFonts w:asciiTheme="minorHAnsi" w:hAnsiTheme="minorHAnsi" w:cstheme="minorHAnsi"/>
          <w:lang w:val="en-AU"/>
        </w:rPr>
        <w:t>perform</w:t>
      </w:r>
      <w:ins w:id="122" w:author="Han Xie CHAI (MAS)" w:date="2026-01-14T10:41:00Z" w16du:dateUtc="2026-01-14T02:41:00Z">
        <w:r w:rsidR="00147C98">
          <w:rPr>
            <w:rFonts w:asciiTheme="minorHAnsi" w:hAnsiTheme="minorHAnsi" w:cstheme="minorHAnsi"/>
            <w:lang w:val="en-AU"/>
          </w:rPr>
          <w:t>s</w:t>
        </w:r>
      </w:ins>
      <w:r w:rsidRPr="00D40EA8">
        <w:rPr>
          <w:rFonts w:asciiTheme="minorHAnsi" w:hAnsiTheme="minorHAnsi" w:cstheme="minorHAnsi"/>
          <w:lang w:val="en-AU"/>
        </w:rPr>
        <w:t xml:space="preserve"> a Trim function on all incoming </w:t>
      </w:r>
      <w:r w:rsidR="00830E5B">
        <w:rPr>
          <w:rFonts w:asciiTheme="minorHAnsi" w:hAnsiTheme="minorHAnsi" w:cstheme="minorHAnsi"/>
          <w:lang w:val="en-AU"/>
        </w:rPr>
        <w:t>a</w:t>
      </w:r>
      <w:r w:rsidR="00B9594C">
        <w:rPr>
          <w:rFonts w:asciiTheme="minorHAnsi" w:hAnsiTheme="minorHAnsi" w:cstheme="minorHAnsi"/>
          <w:lang w:val="en-AU"/>
        </w:rPr>
        <w:t>lphanumeric</w:t>
      </w:r>
      <w:r w:rsidRPr="00D40EA8">
        <w:rPr>
          <w:rFonts w:asciiTheme="minorHAnsi" w:hAnsiTheme="minorHAnsi" w:cstheme="minorHAnsi"/>
          <w:lang w:val="en-AU"/>
        </w:rPr>
        <w:t xml:space="preserve"> fields. Any leading or trailing spaces provided by Source </w:t>
      </w:r>
      <w:del w:id="123" w:author="Han Xie CHAI (MAS)" w:date="2026-01-14T10:40:00Z" w16du:dateUtc="2026-01-14T02:40:00Z">
        <w:r w:rsidRPr="00D40EA8" w:rsidDel="00147C98">
          <w:rPr>
            <w:rFonts w:asciiTheme="minorHAnsi" w:hAnsiTheme="minorHAnsi" w:cstheme="minorHAnsi"/>
            <w:lang w:val="en-AU"/>
          </w:rPr>
          <w:delText>will be</w:delText>
        </w:r>
      </w:del>
      <w:ins w:id="124" w:author="Han Xie CHAI (MAS)" w:date="2026-01-14T10:40:00Z" w16du:dateUtc="2026-01-14T02:40:00Z">
        <w:r w:rsidR="00147C98">
          <w:rPr>
            <w:rFonts w:asciiTheme="minorHAnsi" w:hAnsiTheme="minorHAnsi" w:cstheme="minorHAnsi"/>
            <w:lang w:val="en-AU"/>
          </w:rPr>
          <w:t>are</w:t>
        </w:r>
      </w:ins>
      <w:r w:rsidRPr="00D40EA8">
        <w:rPr>
          <w:rFonts w:asciiTheme="minorHAnsi" w:hAnsiTheme="minorHAnsi" w:cstheme="minorHAnsi"/>
          <w:lang w:val="en-AU"/>
        </w:rPr>
        <w:t xml:space="preserve"> removed during the ingestion process prior to validation.</w:t>
      </w:r>
    </w:p>
    <w:p w14:paraId="346A0724" w14:textId="2E99FAD0" w:rsidR="005C5DEF" w:rsidRDefault="005C5DEF" w:rsidP="00634352">
      <w:pPr>
        <w:pStyle w:val="Heading3"/>
      </w:pPr>
      <w:bookmarkStart w:id="125" w:name="_Toc217999853"/>
      <w:r>
        <w:t>Data Integrity (Checksum)</w:t>
      </w:r>
      <w:bookmarkEnd w:id="125"/>
    </w:p>
    <w:p w14:paraId="48AF115F" w14:textId="35CDBAE3" w:rsidR="005C5DEF" w:rsidRPr="005C5DEF" w:rsidRDefault="005C5DEF" w:rsidP="005C5DEF">
      <w:pPr>
        <w:pStyle w:val="Normalwithspace"/>
        <w:rPr>
          <w:rFonts w:asciiTheme="minorHAnsi" w:hAnsiTheme="minorHAnsi" w:cstheme="minorHAnsi"/>
          <w:lang w:val="en-AU"/>
        </w:rPr>
      </w:pPr>
      <w:r w:rsidRPr="005C5DEF">
        <w:rPr>
          <w:rFonts w:asciiTheme="minorHAnsi" w:hAnsiTheme="minorHAnsi" w:cstheme="minorHAnsi"/>
          <w:lang w:val="en-AU"/>
        </w:rPr>
        <w:t>Integrity checks must be calculated and included for every file:</w:t>
      </w:r>
    </w:p>
    <w:p w14:paraId="6ADEAF38" w14:textId="26D45270" w:rsidR="005C5DEF" w:rsidRDefault="00597B67" w:rsidP="00450B41">
      <w:pPr>
        <w:pStyle w:val="Normalwithspace"/>
        <w:numPr>
          <w:ilvl w:val="0"/>
          <w:numId w:val="23"/>
        </w:numPr>
        <w:rPr>
          <w:rFonts w:asciiTheme="minorHAnsi" w:hAnsiTheme="minorHAnsi" w:cstheme="minorHAnsi"/>
          <w:lang w:val="en-AU"/>
        </w:rPr>
      </w:pPr>
      <w:r w:rsidRPr="005C5DEF">
        <w:rPr>
          <w:rFonts w:asciiTheme="minorHAnsi" w:hAnsiTheme="minorHAnsi" w:cstheme="minorHAnsi"/>
          <w:lang w:val="en-AU"/>
        </w:rPr>
        <w:t xml:space="preserve">Every </w:t>
      </w:r>
      <w:del w:id="126" w:author="Han Xie CHAI (MAS)" w:date="2026-01-14T10:41:00Z" w16du:dateUtc="2026-01-14T02:41:00Z">
        <w:r w:rsidRPr="005C5DEF" w:rsidDel="00147C98">
          <w:rPr>
            <w:rFonts w:asciiTheme="minorHAnsi" w:hAnsiTheme="minorHAnsi" w:cstheme="minorHAnsi"/>
            <w:lang w:val="en-AU"/>
          </w:rPr>
          <w:delText>d</w:delText>
        </w:r>
      </w:del>
      <w:ins w:id="127" w:author="Han Xie CHAI (MAS)" w:date="2026-01-14T10:41:00Z" w16du:dateUtc="2026-01-14T02:41:00Z">
        <w:r w:rsidR="00147C98">
          <w:rPr>
            <w:rFonts w:asciiTheme="minorHAnsi" w:hAnsiTheme="minorHAnsi" w:cstheme="minorHAnsi"/>
            <w:lang w:val="en-AU"/>
          </w:rPr>
          <w:t>D</w:t>
        </w:r>
      </w:ins>
      <w:r w:rsidRPr="005C5DEF">
        <w:rPr>
          <w:rFonts w:asciiTheme="minorHAnsi" w:hAnsiTheme="minorHAnsi" w:cstheme="minorHAnsi"/>
          <w:lang w:val="en-AU"/>
        </w:rPr>
        <w:t xml:space="preserve">etail </w:t>
      </w:r>
      <w:del w:id="128" w:author="Han Xie CHAI (MAS)" w:date="2026-01-14T10:41:00Z" w16du:dateUtc="2026-01-14T02:41:00Z">
        <w:r w:rsidR="00BE33DB" w:rsidDel="00147C98">
          <w:rPr>
            <w:rFonts w:asciiTheme="minorHAnsi" w:hAnsiTheme="minorHAnsi" w:cstheme="minorHAnsi"/>
            <w:lang w:val="en-AU"/>
          </w:rPr>
          <w:delText>r</w:delText>
        </w:r>
      </w:del>
      <w:ins w:id="129" w:author="Han Xie CHAI (MAS)" w:date="2026-01-14T10:41:00Z" w16du:dateUtc="2026-01-14T02:41:00Z">
        <w:r w:rsidR="00147C98">
          <w:rPr>
            <w:rFonts w:asciiTheme="minorHAnsi" w:hAnsiTheme="minorHAnsi" w:cstheme="minorHAnsi"/>
            <w:lang w:val="en-AU"/>
          </w:rPr>
          <w:t>R</w:t>
        </w:r>
      </w:ins>
      <w:r w:rsidR="00BE33DB">
        <w:rPr>
          <w:rFonts w:asciiTheme="minorHAnsi" w:hAnsiTheme="minorHAnsi" w:cstheme="minorHAnsi"/>
          <w:lang w:val="en-AU"/>
        </w:rPr>
        <w:t xml:space="preserve">ecord </w:t>
      </w:r>
      <w:r w:rsidR="005C5DEF">
        <w:rPr>
          <w:rFonts w:asciiTheme="minorHAnsi" w:hAnsiTheme="minorHAnsi" w:cstheme="minorHAnsi"/>
          <w:lang w:val="en-AU"/>
        </w:rPr>
        <w:t>must include a record-level checksum as its last field</w:t>
      </w:r>
      <w:r w:rsidR="00BE33DB">
        <w:rPr>
          <w:rFonts w:asciiTheme="minorHAnsi" w:hAnsiTheme="minorHAnsi" w:cstheme="minorHAnsi"/>
          <w:lang w:val="en-AU"/>
        </w:rPr>
        <w:t>, calculated as the sum of all its numeric fields.</w:t>
      </w:r>
    </w:p>
    <w:p w14:paraId="2D925B65" w14:textId="63DEBB45" w:rsidR="00792FA9" w:rsidRDefault="00BE33DB" w:rsidP="00450B41">
      <w:pPr>
        <w:pStyle w:val="Normalwithspace"/>
        <w:numPr>
          <w:ilvl w:val="0"/>
          <w:numId w:val="23"/>
        </w:numPr>
        <w:rPr>
          <w:rFonts w:asciiTheme="minorHAnsi" w:hAnsiTheme="minorHAnsi" w:cstheme="minorHAnsi"/>
          <w:lang w:val="en-AU"/>
        </w:rPr>
      </w:pPr>
      <w:r>
        <w:rPr>
          <w:rFonts w:asciiTheme="minorHAnsi" w:hAnsiTheme="minorHAnsi" w:cstheme="minorHAnsi"/>
          <w:lang w:val="en-AU"/>
        </w:rPr>
        <w:t>The Control Record must include the overall checksum</w:t>
      </w:r>
      <w:r w:rsidR="00294414">
        <w:rPr>
          <w:rFonts w:asciiTheme="minorHAnsi" w:hAnsiTheme="minorHAnsi" w:cstheme="minorHAnsi"/>
          <w:lang w:val="en-AU"/>
        </w:rPr>
        <w:t xml:space="preserve"> as its last field</w:t>
      </w:r>
      <w:r>
        <w:rPr>
          <w:rFonts w:asciiTheme="minorHAnsi" w:hAnsiTheme="minorHAnsi" w:cstheme="minorHAnsi"/>
          <w:lang w:val="en-AU"/>
        </w:rPr>
        <w:t>, calculated as the sum of all the individual detail record checksums.</w:t>
      </w:r>
    </w:p>
    <w:p w14:paraId="5154AC75" w14:textId="77777777" w:rsidR="00BB0322" w:rsidRPr="00BB0322" w:rsidRDefault="00BB0322" w:rsidP="00BB0322">
      <w:pPr>
        <w:pStyle w:val="Normalwithspace"/>
        <w:ind w:left="360"/>
        <w:rPr>
          <w:rFonts w:asciiTheme="minorHAnsi" w:hAnsiTheme="minorHAnsi" w:cstheme="minorHAnsi"/>
          <w:lang w:val="en-AU"/>
        </w:rPr>
      </w:pPr>
    </w:p>
    <w:p w14:paraId="697D4EFF" w14:textId="43696CA9" w:rsidR="007D0DC6" w:rsidRDefault="00CA14DF" w:rsidP="007D0DC6">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A_-" w:history="1">
        <w:r w:rsidR="00F57AA5" w:rsidRPr="00F57AA5">
          <w:rPr>
            <w:rStyle w:val="Hyperlink"/>
            <w:rFonts w:asciiTheme="minorHAnsi" w:hAnsiTheme="minorHAnsi" w:cstheme="minorHAnsi"/>
            <w:lang w:val="en-AU"/>
          </w:rPr>
          <w:t>Appendix A - Data Dictionary</w:t>
        </w:r>
      </w:hyperlink>
      <w:r w:rsidR="00F57AA5">
        <w:rPr>
          <w:rFonts w:asciiTheme="minorHAnsi" w:hAnsiTheme="minorHAnsi" w:cstheme="minorHAnsi"/>
          <w:lang w:val="en-AU"/>
        </w:rPr>
        <w:t xml:space="preserve"> </w:t>
      </w:r>
      <w:r>
        <w:rPr>
          <w:rFonts w:asciiTheme="minorHAnsi" w:hAnsiTheme="minorHAnsi" w:cstheme="minorHAnsi"/>
          <w:lang w:val="en-AU"/>
        </w:rPr>
        <w:t xml:space="preserve">for the detailed </w:t>
      </w:r>
      <w:r w:rsidR="00A87180">
        <w:rPr>
          <w:rFonts w:asciiTheme="minorHAnsi" w:hAnsiTheme="minorHAnsi" w:cstheme="minorHAnsi"/>
          <w:lang w:val="en-AU"/>
        </w:rPr>
        <w:t xml:space="preserve">field definitions for </w:t>
      </w:r>
      <w:r>
        <w:rPr>
          <w:rFonts w:asciiTheme="minorHAnsi" w:hAnsiTheme="minorHAnsi" w:cstheme="minorHAnsi"/>
          <w:lang w:val="en-AU"/>
        </w:rPr>
        <w:t>each file.</w:t>
      </w:r>
    </w:p>
    <w:p w14:paraId="37844005" w14:textId="77777777" w:rsidR="00D97C80" w:rsidRPr="00970415" w:rsidRDefault="00D97C80" w:rsidP="007D0DC6">
      <w:pPr>
        <w:pStyle w:val="Normalwithspace"/>
        <w:rPr>
          <w:rFonts w:asciiTheme="minorHAnsi" w:hAnsiTheme="minorHAnsi" w:cstheme="minorHAnsi"/>
          <w:lang w:val="en-AU"/>
        </w:rPr>
      </w:pPr>
    </w:p>
    <w:p w14:paraId="0050DD9A" w14:textId="64D29E86" w:rsidR="001933B4" w:rsidRPr="00857344" w:rsidRDefault="001933B4" w:rsidP="00634352">
      <w:pPr>
        <w:pStyle w:val="Heading2"/>
        <w:rPr>
          <w:highlight w:val="yellow"/>
        </w:rPr>
      </w:pPr>
      <w:bookmarkStart w:id="130" w:name="_Toc217999854"/>
      <w:bookmarkStart w:id="131" w:name="_Toc215758838"/>
      <w:bookmarkStart w:id="132" w:name="_Toc215759889"/>
      <w:r w:rsidRPr="00857344">
        <w:rPr>
          <w:highlight w:val="yellow"/>
        </w:rPr>
        <w:t>Data Format of Institutional Auction Results File</w:t>
      </w:r>
      <w:bookmarkEnd w:id="130"/>
    </w:p>
    <w:p w14:paraId="3AB7283F" w14:textId="40A1E0C3" w:rsidR="00CB137C" w:rsidRDefault="008A64DC" w:rsidP="00CB137C">
      <w:pPr>
        <w:pStyle w:val="Normalwithspace"/>
        <w:rPr>
          <w:rFonts w:asciiTheme="minorHAnsi" w:hAnsiTheme="minorHAnsi" w:cstheme="minorHAnsi"/>
          <w:lang w:val="en-AU"/>
        </w:rPr>
      </w:pPr>
      <w:r>
        <w:rPr>
          <w:rFonts w:asciiTheme="minorHAnsi" w:hAnsiTheme="minorHAnsi" w:cstheme="minorHAnsi"/>
          <w:lang w:val="en-AU"/>
        </w:rPr>
        <w:t xml:space="preserve">The Institutional Auction Results file must </w:t>
      </w:r>
      <w:r w:rsidR="00CD6F5B">
        <w:rPr>
          <w:rFonts w:asciiTheme="minorHAnsi" w:hAnsiTheme="minorHAnsi" w:cstheme="minorHAnsi"/>
          <w:lang w:val="en-AU"/>
        </w:rPr>
        <w:t>be generated in</w:t>
      </w:r>
      <w:r>
        <w:rPr>
          <w:rFonts w:asciiTheme="minorHAnsi" w:hAnsiTheme="minorHAnsi" w:cstheme="minorHAnsi"/>
          <w:lang w:val="en-AU"/>
        </w:rPr>
        <w:t xml:space="preserve"> the </w:t>
      </w:r>
      <w:r w:rsidRPr="008A64DC">
        <w:rPr>
          <w:rFonts w:asciiTheme="minorHAnsi" w:hAnsiTheme="minorHAnsi" w:cstheme="minorHAnsi"/>
          <w:lang w:val="en-AU"/>
        </w:rPr>
        <w:t>Comma-Separated Values</w:t>
      </w:r>
      <w:r w:rsidR="00681D0E">
        <w:rPr>
          <w:rFonts w:asciiTheme="minorHAnsi" w:hAnsiTheme="minorHAnsi" w:cstheme="minorHAnsi"/>
          <w:lang w:val="en-AU"/>
        </w:rPr>
        <w:t xml:space="preserve"> (.csv)</w:t>
      </w:r>
      <w:r>
        <w:rPr>
          <w:rFonts w:asciiTheme="minorHAnsi" w:hAnsiTheme="minorHAnsi" w:cstheme="minorHAnsi"/>
          <w:lang w:val="en-AU"/>
        </w:rPr>
        <w:t xml:space="preserve"> format</w:t>
      </w:r>
      <w:r w:rsidR="00AE2CD5">
        <w:rPr>
          <w:rFonts w:asciiTheme="minorHAnsi" w:hAnsiTheme="minorHAnsi" w:cstheme="minorHAnsi"/>
          <w:lang w:val="en-AU"/>
        </w:rPr>
        <w:t xml:space="preserve">, ensuring consistency with the downloadable </w:t>
      </w:r>
      <w:r w:rsidR="002559C5">
        <w:rPr>
          <w:rFonts w:asciiTheme="minorHAnsi" w:hAnsiTheme="minorHAnsi" w:cstheme="minorHAnsi"/>
          <w:lang w:val="en-AU"/>
        </w:rPr>
        <w:t xml:space="preserve">.csv </w:t>
      </w:r>
      <w:r w:rsidR="00AE2CD5">
        <w:rPr>
          <w:rFonts w:asciiTheme="minorHAnsi" w:hAnsiTheme="minorHAnsi" w:cstheme="minorHAnsi"/>
          <w:lang w:val="en-AU"/>
        </w:rPr>
        <w:t>report via OMEGA UI.</w:t>
      </w:r>
    </w:p>
    <w:p w14:paraId="71E51E75" w14:textId="22060F56" w:rsidR="0058432E" w:rsidRDefault="008A64DC" w:rsidP="0058432E">
      <w:pPr>
        <w:pStyle w:val="Heading3"/>
      </w:pPr>
      <w:bookmarkStart w:id="133" w:name="_Toc217999855"/>
      <w:r>
        <w:t>File Structure</w:t>
      </w:r>
      <w:bookmarkEnd w:id="133"/>
    </w:p>
    <w:p w14:paraId="056C7716" w14:textId="593E475D" w:rsidR="009C49B4" w:rsidRPr="00857344" w:rsidRDefault="009C49B4" w:rsidP="009C49B4">
      <w:pPr>
        <w:pStyle w:val="Normalwithspace"/>
        <w:rPr>
          <w:lang w:val="en-AU"/>
        </w:rPr>
      </w:pPr>
      <w:r>
        <w:rPr>
          <w:rFonts w:asciiTheme="minorHAnsi" w:hAnsiTheme="minorHAnsi" w:cstheme="minorHAnsi"/>
          <w:lang w:val="en-AU"/>
        </w:rPr>
        <w:t>This file must follow</w:t>
      </w:r>
      <w:r w:rsidR="0018034D">
        <w:rPr>
          <w:rFonts w:asciiTheme="minorHAnsi" w:hAnsiTheme="minorHAnsi" w:cstheme="minorHAnsi"/>
          <w:lang w:val="en-AU"/>
        </w:rPr>
        <w:t xml:space="preserve"> the</w:t>
      </w:r>
      <w:r>
        <w:rPr>
          <w:rFonts w:asciiTheme="minorHAnsi" w:hAnsiTheme="minorHAnsi" w:cstheme="minorHAnsi"/>
          <w:lang w:val="en-AU"/>
        </w:rPr>
        <w:t xml:space="preserve"> standard .csv specifications:</w:t>
      </w:r>
    </w:p>
    <w:p w14:paraId="4A7B179A" w14:textId="66537E7B" w:rsidR="0058432E" w:rsidRDefault="0058432E" w:rsidP="0058432E">
      <w:pPr>
        <w:pStyle w:val="Normalwithspace"/>
        <w:numPr>
          <w:ilvl w:val="0"/>
          <w:numId w:val="103"/>
        </w:numPr>
        <w:rPr>
          <w:rFonts w:asciiTheme="minorHAnsi" w:hAnsiTheme="minorHAnsi" w:cstheme="minorHAnsi"/>
          <w:lang w:val="en-AU"/>
        </w:rPr>
      </w:pPr>
      <w:r>
        <w:rPr>
          <w:rFonts w:asciiTheme="minorHAnsi" w:hAnsiTheme="minorHAnsi" w:cstheme="minorHAnsi"/>
          <w:lang w:val="en-AU"/>
        </w:rPr>
        <w:t>Each line of the file represents a single data record</w:t>
      </w:r>
      <w:r w:rsidR="009C49B4">
        <w:rPr>
          <w:rFonts w:asciiTheme="minorHAnsi" w:hAnsiTheme="minorHAnsi" w:cstheme="minorHAnsi"/>
          <w:lang w:val="en-AU"/>
        </w:rPr>
        <w:t xml:space="preserve"> (row)</w:t>
      </w:r>
      <w:r>
        <w:rPr>
          <w:rFonts w:asciiTheme="minorHAnsi" w:hAnsiTheme="minorHAnsi" w:cstheme="minorHAnsi"/>
          <w:lang w:val="en-AU"/>
        </w:rPr>
        <w:t>.</w:t>
      </w:r>
    </w:p>
    <w:p w14:paraId="3F9FB0B6" w14:textId="2FA2D245" w:rsidR="0058432E" w:rsidRDefault="0058432E" w:rsidP="0058432E">
      <w:pPr>
        <w:pStyle w:val="Normalwithspace"/>
        <w:numPr>
          <w:ilvl w:val="0"/>
          <w:numId w:val="103"/>
        </w:numPr>
        <w:rPr>
          <w:rFonts w:asciiTheme="minorHAnsi" w:hAnsiTheme="minorHAnsi" w:cstheme="minorHAnsi"/>
          <w:lang w:val="en-AU"/>
        </w:rPr>
      </w:pPr>
      <w:r>
        <w:rPr>
          <w:rFonts w:asciiTheme="minorHAnsi" w:hAnsiTheme="minorHAnsi" w:cstheme="minorHAnsi"/>
          <w:lang w:val="en-AU"/>
        </w:rPr>
        <w:t>Fields within each record are delimited by commas</w:t>
      </w:r>
      <w:r w:rsidR="00793795">
        <w:rPr>
          <w:rFonts w:asciiTheme="minorHAnsi" w:hAnsiTheme="minorHAnsi" w:cstheme="minorHAnsi"/>
          <w:lang w:val="en-AU"/>
        </w:rPr>
        <w:t xml:space="preserve"> (,)</w:t>
      </w:r>
      <w:r>
        <w:rPr>
          <w:rFonts w:asciiTheme="minorHAnsi" w:hAnsiTheme="minorHAnsi" w:cstheme="minorHAnsi"/>
          <w:lang w:val="en-AU"/>
        </w:rPr>
        <w:t>.</w:t>
      </w:r>
    </w:p>
    <w:p w14:paraId="555B6CDC" w14:textId="351552E5" w:rsidR="00863F11" w:rsidRDefault="00863F11" w:rsidP="0058432E">
      <w:pPr>
        <w:pStyle w:val="Normalwithspace"/>
        <w:numPr>
          <w:ilvl w:val="0"/>
          <w:numId w:val="103"/>
        </w:numPr>
        <w:rPr>
          <w:rFonts w:asciiTheme="minorHAnsi" w:hAnsiTheme="minorHAnsi" w:cstheme="minorHAnsi"/>
          <w:lang w:val="en-AU"/>
        </w:rPr>
      </w:pPr>
      <w:r>
        <w:rPr>
          <w:rFonts w:asciiTheme="minorHAnsi" w:hAnsiTheme="minorHAnsi" w:cstheme="minorHAnsi"/>
          <w:lang w:val="en-AU"/>
        </w:rPr>
        <w:t>The first line defines the field names</w:t>
      </w:r>
      <w:r w:rsidR="00084BA1">
        <w:rPr>
          <w:rFonts w:asciiTheme="minorHAnsi" w:hAnsiTheme="minorHAnsi" w:cstheme="minorHAnsi"/>
          <w:lang w:val="en-AU"/>
        </w:rPr>
        <w:t>.</w:t>
      </w:r>
    </w:p>
    <w:p w14:paraId="4FCF9C24" w14:textId="57EFC557" w:rsidR="00863F11" w:rsidRDefault="00863F11" w:rsidP="0058432E">
      <w:pPr>
        <w:pStyle w:val="Normalwithspace"/>
        <w:numPr>
          <w:ilvl w:val="0"/>
          <w:numId w:val="103"/>
        </w:numPr>
        <w:rPr>
          <w:rFonts w:asciiTheme="minorHAnsi" w:hAnsiTheme="minorHAnsi" w:cstheme="minorHAnsi"/>
          <w:lang w:val="en-AU"/>
        </w:rPr>
      </w:pPr>
      <w:r>
        <w:rPr>
          <w:rFonts w:asciiTheme="minorHAnsi" w:hAnsiTheme="minorHAnsi" w:cstheme="minorHAnsi"/>
          <w:lang w:val="en-AU"/>
        </w:rPr>
        <w:t>The subsequent lines contain the data values of each field.</w:t>
      </w:r>
    </w:p>
    <w:p w14:paraId="407600B9" w14:textId="10D78F6D" w:rsidR="007658B8" w:rsidRDefault="007658B8" w:rsidP="0058432E">
      <w:pPr>
        <w:pStyle w:val="Normalwithspace"/>
        <w:numPr>
          <w:ilvl w:val="0"/>
          <w:numId w:val="103"/>
        </w:numPr>
        <w:rPr>
          <w:rFonts w:asciiTheme="minorHAnsi" w:hAnsiTheme="minorHAnsi" w:cstheme="minorHAnsi"/>
          <w:lang w:val="en-AU"/>
        </w:rPr>
      </w:pPr>
      <w:r>
        <w:rPr>
          <w:rFonts w:asciiTheme="minorHAnsi" w:hAnsiTheme="minorHAnsi" w:cstheme="minorHAnsi"/>
          <w:lang w:val="en-AU"/>
        </w:rPr>
        <w:t xml:space="preserve">The data value containing </w:t>
      </w:r>
      <w:r w:rsidR="002D17E2">
        <w:rPr>
          <w:rFonts w:asciiTheme="minorHAnsi" w:hAnsiTheme="minorHAnsi" w:cstheme="minorHAnsi"/>
          <w:lang w:val="en-AU"/>
        </w:rPr>
        <w:t>a</w:t>
      </w:r>
      <w:r>
        <w:rPr>
          <w:rFonts w:asciiTheme="minorHAnsi" w:hAnsiTheme="minorHAnsi" w:cstheme="minorHAnsi"/>
          <w:lang w:val="en-AU"/>
        </w:rPr>
        <w:t xml:space="preserve"> comma must be enclosed in double quotation marks</w:t>
      </w:r>
      <w:r w:rsidR="00E26AD9">
        <w:rPr>
          <w:rFonts w:asciiTheme="minorHAnsi" w:hAnsiTheme="minorHAnsi" w:cstheme="minorHAnsi"/>
          <w:lang w:val="en-AU"/>
        </w:rPr>
        <w:t xml:space="preserve"> (</w:t>
      </w:r>
      <w:r w:rsidR="00E26AD9" w:rsidRPr="00E26AD9">
        <w:rPr>
          <w:rFonts w:asciiTheme="minorHAnsi" w:hAnsiTheme="minorHAnsi" w:cstheme="minorHAnsi"/>
        </w:rPr>
        <w:t>"</w:t>
      </w:r>
      <w:r w:rsidR="00431949">
        <w:rPr>
          <w:rFonts w:asciiTheme="minorHAnsi" w:hAnsiTheme="minorHAnsi" w:cstheme="minorHAnsi"/>
        </w:rPr>
        <w:t xml:space="preserve"> </w:t>
      </w:r>
      <w:r w:rsidR="00E26AD9" w:rsidRPr="00E26AD9">
        <w:rPr>
          <w:rFonts w:asciiTheme="minorHAnsi" w:hAnsiTheme="minorHAnsi" w:cstheme="minorHAnsi"/>
        </w:rPr>
        <w:t>"</w:t>
      </w:r>
      <w:r w:rsidR="00E26AD9">
        <w:rPr>
          <w:rFonts w:asciiTheme="minorHAnsi" w:hAnsiTheme="minorHAnsi" w:cstheme="minorHAnsi"/>
          <w:lang w:val="en-AU"/>
        </w:rPr>
        <w:t>)</w:t>
      </w:r>
      <w:r>
        <w:rPr>
          <w:rFonts w:asciiTheme="minorHAnsi" w:hAnsiTheme="minorHAnsi" w:cstheme="minorHAnsi"/>
          <w:lang w:val="en-AU"/>
        </w:rPr>
        <w:t>.</w:t>
      </w:r>
    </w:p>
    <w:p w14:paraId="3A86B722" w14:textId="28B7EAE6" w:rsidR="007658B8" w:rsidRPr="00857344" w:rsidRDefault="00084BA1" w:rsidP="00857344">
      <w:pPr>
        <w:pStyle w:val="Normalwithspace"/>
        <w:numPr>
          <w:ilvl w:val="0"/>
          <w:numId w:val="103"/>
        </w:numPr>
        <w:rPr>
          <w:rFonts w:asciiTheme="minorHAnsi" w:hAnsiTheme="minorHAnsi" w:cstheme="minorHAnsi"/>
        </w:rPr>
      </w:pPr>
      <w:r>
        <w:rPr>
          <w:rFonts w:asciiTheme="minorHAnsi" w:hAnsiTheme="minorHAnsi" w:cstheme="minorHAnsi"/>
          <w:lang w:val="en-AU"/>
        </w:rPr>
        <w:t>A</w:t>
      </w:r>
      <w:r w:rsidR="002D17E2">
        <w:rPr>
          <w:rFonts w:asciiTheme="minorHAnsi" w:hAnsiTheme="minorHAnsi" w:cstheme="minorHAnsi"/>
          <w:lang w:val="en-AU"/>
        </w:rPr>
        <w:t xml:space="preserve"> literal double quotation </w:t>
      </w:r>
      <w:r>
        <w:rPr>
          <w:rFonts w:asciiTheme="minorHAnsi" w:hAnsiTheme="minorHAnsi" w:cstheme="minorHAnsi"/>
          <w:lang w:val="en-AU"/>
        </w:rPr>
        <w:t xml:space="preserve">mark </w:t>
      </w:r>
      <w:r w:rsidR="002D17E2">
        <w:rPr>
          <w:rFonts w:asciiTheme="minorHAnsi" w:hAnsiTheme="minorHAnsi" w:cstheme="minorHAnsi"/>
          <w:lang w:val="en-AU"/>
        </w:rPr>
        <w:t xml:space="preserve">inside the data value </w:t>
      </w:r>
      <w:r w:rsidR="002D17E2" w:rsidRPr="002D17E2">
        <w:rPr>
          <w:rFonts w:asciiTheme="minorHAnsi" w:hAnsiTheme="minorHAnsi" w:cstheme="minorHAnsi"/>
          <w:lang w:val="en-AU"/>
        </w:rPr>
        <w:t xml:space="preserve">must be represented by two consecutive double </w:t>
      </w:r>
      <w:r w:rsidR="00DE3D78">
        <w:rPr>
          <w:rFonts w:asciiTheme="minorHAnsi" w:hAnsiTheme="minorHAnsi" w:cstheme="minorHAnsi"/>
          <w:lang w:val="en-AU"/>
        </w:rPr>
        <w:t xml:space="preserve">quotation marks </w:t>
      </w:r>
      <w:r w:rsidR="00E26AD9">
        <w:rPr>
          <w:rFonts w:asciiTheme="minorHAnsi" w:hAnsiTheme="minorHAnsi" w:cstheme="minorHAnsi"/>
          <w:lang w:val="en-AU"/>
        </w:rPr>
        <w:t>(</w:t>
      </w:r>
      <w:r w:rsidR="00E26AD9" w:rsidRPr="00E26AD9">
        <w:rPr>
          <w:rFonts w:asciiTheme="minorHAnsi" w:hAnsiTheme="minorHAnsi" w:cstheme="minorHAnsi"/>
          <w:lang w:val="en-AU"/>
        </w:rPr>
        <w:t>""</w:t>
      </w:r>
      <w:r w:rsidR="00E26AD9">
        <w:rPr>
          <w:rFonts w:asciiTheme="minorHAnsi" w:hAnsiTheme="minorHAnsi" w:cstheme="minorHAnsi"/>
          <w:lang w:val="en-AU"/>
        </w:rPr>
        <w:t>)</w:t>
      </w:r>
      <w:r>
        <w:rPr>
          <w:rFonts w:asciiTheme="minorHAnsi" w:hAnsiTheme="minorHAnsi" w:cstheme="minorHAnsi"/>
          <w:lang w:val="en-AU"/>
        </w:rPr>
        <w:t xml:space="preserve">, </w:t>
      </w:r>
      <w:r w:rsidR="002D17E2">
        <w:rPr>
          <w:rFonts w:asciiTheme="minorHAnsi" w:hAnsiTheme="minorHAnsi" w:cstheme="minorHAnsi"/>
          <w:lang w:val="en-AU"/>
        </w:rPr>
        <w:t xml:space="preserve">and </w:t>
      </w:r>
      <w:r>
        <w:rPr>
          <w:rFonts w:asciiTheme="minorHAnsi" w:hAnsiTheme="minorHAnsi" w:cstheme="minorHAnsi"/>
          <w:lang w:val="en-AU"/>
        </w:rPr>
        <w:t>th</w:t>
      </w:r>
      <w:r w:rsidR="00793795">
        <w:rPr>
          <w:rFonts w:asciiTheme="minorHAnsi" w:hAnsiTheme="minorHAnsi" w:cstheme="minorHAnsi"/>
          <w:lang w:val="en-AU"/>
        </w:rPr>
        <w:t xml:space="preserve">e entire field </w:t>
      </w:r>
      <w:r>
        <w:rPr>
          <w:rFonts w:asciiTheme="minorHAnsi" w:hAnsiTheme="minorHAnsi" w:cstheme="minorHAnsi"/>
          <w:lang w:val="en-AU"/>
        </w:rPr>
        <w:t xml:space="preserve">must </w:t>
      </w:r>
      <w:r w:rsidR="002D17E2">
        <w:rPr>
          <w:rFonts w:asciiTheme="minorHAnsi" w:hAnsiTheme="minorHAnsi" w:cstheme="minorHAnsi"/>
          <w:lang w:val="en-AU"/>
        </w:rPr>
        <w:t>be enclosed in double quotation marks.</w:t>
      </w:r>
    </w:p>
    <w:p w14:paraId="3F3BBFBB" w14:textId="70103340" w:rsidR="008A64DC" w:rsidRPr="001B160D" w:rsidRDefault="008A64DC" w:rsidP="008A64DC">
      <w:pPr>
        <w:pStyle w:val="Heading3"/>
        <w:rPr>
          <w:rFonts w:cstheme="minorHAnsi"/>
        </w:rPr>
      </w:pPr>
      <w:bookmarkStart w:id="134" w:name="_Toc217999856"/>
      <w:r>
        <w:lastRenderedPageBreak/>
        <w:t>Data Type Notation</w:t>
      </w:r>
      <w:bookmarkEnd w:id="134"/>
    </w:p>
    <w:p w14:paraId="10FCDF8C" w14:textId="76BCD024" w:rsidR="002E1E12" w:rsidRPr="00392A15" w:rsidRDefault="002E1E12" w:rsidP="002E1E12">
      <w:pPr>
        <w:pStyle w:val="Normalwithspace"/>
        <w:rPr>
          <w:rFonts w:asciiTheme="minorHAnsi" w:hAnsiTheme="minorHAnsi" w:cstheme="minorHAnsi"/>
          <w:b/>
          <w:bCs/>
          <w:lang w:val="en-AU"/>
        </w:rPr>
      </w:pPr>
      <w:r w:rsidRPr="009E7C8E">
        <w:rPr>
          <w:rFonts w:asciiTheme="minorHAnsi" w:hAnsiTheme="minorHAnsi" w:cstheme="minorHAnsi"/>
          <w:lang w:val="en-AU"/>
        </w:rPr>
        <w:t>The</w:t>
      </w:r>
      <w:r>
        <w:rPr>
          <w:rFonts w:asciiTheme="minorHAnsi" w:hAnsiTheme="minorHAnsi" w:cstheme="minorHAnsi"/>
          <w:lang w:val="en-AU"/>
        </w:rPr>
        <w:t xml:space="preserve"> following</w:t>
      </w:r>
      <w:r w:rsidRPr="009E7C8E">
        <w:rPr>
          <w:rFonts w:asciiTheme="minorHAnsi" w:hAnsiTheme="minorHAnsi" w:cstheme="minorHAnsi"/>
          <w:lang w:val="en-AU"/>
        </w:rPr>
        <w:t xml:space="preserve"> </w:t>
      </w:r>
      <w:r>
        <w:rPr>
          <w:rFonts w:asciiTheme="minorHAnsi" w:hAnsiTheme="minorHAnsi" w:cstheme="minorHAnsi"/>
          <w:lang w:val="en-AU"/>
        </w:rPr>
        <w:t xml:space="preserve">standard </w:t>
      </w:r>
      <w:r w:rsidRPr="009E7C8E">
        <w:rPr>
          <w:rFonts w:asciiTheme="minorHAnsi" w:hAnsiTheme="minorHAnsi" w:cstheme="minorHAnsi"/>
          <w:lang w:val="en-AU"/>
        </w:rPr>
        <w:t>notation</w:t>
      </w:r>
      <w:r>
        <w:rPr>
          <w:rFonts w:asciiTheme="minorHAnsi" w:hAnsiTheme="minorHAnsi" w:cstheme="minorHAnsi"/>
          <w:lang w:val="en-AU"/>
        </w:rPr>
        <w:t xml:space="preserve"> </w:t>
      </w:r>
      <w:proofErr w:type="gramStart"/>
      <w:r w:rsidRPr="00392A15">
        <w:rPr>
          <w:rFonts w:asciiTheme="minorHAnsi" w:hAnsiTheme="minorHAnsi" w:cstheme="minorHAnsi"/>
          <w:b/>
          <w:bCs/>
          <w:lang w:val="en-AU"/>
        </w:rPr>
        <w:t>Type(</w:t>
      </w:r>
      <w:proofErr w:type="gramEnd"/>
      <w:r>
        <w:rPr>
          <w:rFonts w:asciiTheme="minorHAnsi" w:hAnsiTheme="minorHAnsi" w:cstheme="minorHAnsi"/>
          <w:b/>
          <w:bCs/>
          <w:lang w:val="en-AU"/>
        </w:rPr>
        <w:t xml:space="preserve">Max </w:t>
      </w:r>
      <w:r w:rsidRPr="00392A15">
        <w:rPr>
          <w:rFonts w:asciiTheme="minorHAnsi" w:hAnsiTheme="minorHAnsi" w:cstheme="minorHAnsi"/>
          <w:b/>
          <w:bCs/>
          <w:lang w:val="en-AU"/>
        </w:rPr>
        <w:t>Length)</w:t>
      </w:r>
      <w:r>
        <w:rPr>
          <w:rFonts w:asciiTheme="minorHAnsi" w:hAnsiTheme="minorHAnsi" w:cstheme="minorHAnsi"/>
          <w:b/>
          <w:bCs/>
          <w:lang w:val="en-AU"/>
        </w:rPr>
        <w:t xml:space="preserve"> </w:t>
      </w:r>
      <w:r w:rsidRPr="009E7C8E">
        <w:rPr>
          <w:rFonts w:asciiTheme="minorHAnsi" w:hAnsiTheme="minorHAnsi" w:cstheme="minorHAnsi"/>
          <w:lang w:val="en-AU"/>
        </w:rPr>
        <w:t xml:space="preserve">is used </w:t>
      </w:r>
      <w:r>
        <w:rPr>
          <w:rFonts w:asciiTheme="minorHAnsi" w:hAnsiTheme="minorHAnsi" w:cstheme="minorHAnsi"/>
          <w:lang w:val="en-AU"/>
        </w:rPr>
        <w:t xml:space="preserve">in </w:t>
      </w:r>
      <w:hyperlink w:anchor="_Appendix_A.13_-" w:history="1">
        <w:r>
          <w:rPr>
            <w:rStyle w:val="Hyperlink"/>
            <w:rFonts w:asciiTheme="minorHAnsi" w:hAnsiTheme="minorHAnsi" w:cstheme="minorHAnsi"/>
            <w:lang w:val="en-AU"/>
          </w:rPr>
          <w:t>Appendix A.13 - Institutional Auction Results File Data Dictionary</w:t>
        </w:r>
      </w:hyperlink>
      <w:r>
        <w:rPr>
          <w:rFonts w:asciiTheme="minorHAnsi" w:hAnsiTheme="minorHAnsi" w:cstheme="minorHAnsi"/>
          <w:lang w:val="en-AU"/>
        </w:rPr>
        <w:t xml:space="preserve"> </w:t>
      </w:r>
      <w:r w:rsidRPr="009E7C8E">
        <w:rPr>
          <w:rFonts w:asciiTheme="minorHAnsi" w:hAnsiTheme="minorHAnsi" w:cstheme="minorHAnsi"/>
          <w:lang w:val="en-AU"/>
        </w:rPr>
        <w:t>to define the structure and content of data fields:</w:t>
      </w:r>
    </w:p>
    <w:p w14:paraId="5018C02C" w14:textId="77777777" w:rsidR="002E1E12" w:rsidRPr="00EB7BB0" w:rsidRDefault="002E1E12" w:rsidP="002E1E12">
      <w:pPr>
        <w:pStyle w:val="Normalwithspace"/>
        <w:rPr>
          <w:rFonts w:asciiTheme="minorHAnsi" w:hAnsiTheme="minorHAnsi" w:cstheme="minorHAnsi"/>
          <w:b/>
          <w:bCs/>
          <w:lang w:val="en-AU"/>
        </w:rPr>
      </w:pPr>
      <w:r w:rsidRPr="00EB7BB0">
        <w:rPr>
          <w:rFonts w:asciiTheme="minorHAnsi" w:hAnsiTheme="minorHAnsi" w:cstheme="minorHAnsi"/>
          <w:b/>
          <w:bCs/>
          <w:lang w:val="en-AU"/>
        </w:rPr>
        <w:t xml:space="preserve">Type </w:t>
      </w:r>
      <w:r>
        <w:rPr>
          <w:rFonts w:asciiTheme="minorHAnsi" w:hAnsiTheme="minorHAnsi" w:cstheme="minorHAnsi"/>
          <w:b/>
          <w:bCs/>
          <w:lang w:val="en-AU"/>
        </w:rPr>
        <w:t>n</w:t>
      </w:r>
      <w:r w:rsidRPr="00EB7BB0">
        <w:rPr>
          <w:rFonts w:asciiTheme="minorHAnsi" w:hAnsiTheme="minorHAnsi" w:cstheme="minorHAnsi"/>
          <w:b/>
          <w:bCs/>
          <w:lang w:val="en-AU"/>
        </w:rPr>
        <w:t>otation</w:t>
      </w:r>
    </w:p>
    <w:p w14:paraId="6091284E" w14:textId="3BAB2424" w:rsidR="002E1E12" w:rsidRDefault="002E1E12" w:rsidP="00857344">
      <w:pPr>
        <w:pStyle w:val="Normalwithspace"/>
        <w:numPr>
          <w:ilvl w:val="0"/>
          <w:numId w:val="103"/>
        </w:numPr>
        <w:rPr>
          <w:ins w:id="135" w:author="Yichen GU from.TOPPAN (MAS)" w:date="2026-01-16T10:57:00Z" w16du:dateUtc="2026-01-16T02:57:00Z"/>
          <w:rFonts w:asciiTheme="minorHAnsi" w:hAnsiTheme="minorHAnsi" w:cstheme="minorHAnsi"/>
          <w:lang w:val="en-AU"/>
        </w:rPr>
      </w:pPr>
      <w:r w:rsidRPr="00857344">
        <w:rPr>
          <w:rFonts w:asciiTheme="minorHAnsi" w:hAnsiTheme="minorHAnsi" w:cstheme="minorHAnsi"/>
          <w:b/>
          <w:bCs/>
          <w:lang w:val="en-AU"/>
        </w:rPr>
        <w:t>‘X’</w:t>
      </w:r>
      <w:r w:rsidRPr="00A52120">
        <w:rPr>
          <w:rFonts w:asciiTheme="minorHAnsi" w:hAnsiTheme="minorHAnsi" w:cstheme="minorHAnsi"/>
          <w:lang w:val="en-AU"/>
        </w:rPr>
        <w:t xml:space="preserve"> denotes a</w:t>
      </w:r>
      <w:r>
        <w:rPr>
          <w:rFonts w:asciiTheme="minorHAnsi" w:hAnsiTheme="minorHAnsi" w:cstheme="minorHAnsi"/>
          <w:lang w:val="en-AU"/>
        </w:rPr>
        <w:t>n</w:t>
      </w:r>
      <w:r w:rsidRPr="00A52120">
        <w:rPr>
          <w:rFonts w:asciiTheme="minorHAnsi" w:hAnsiTheme="minorHAnsi" w:cstheme="minorHAnsi"/>
          <w:lang w:val="en-AU"/>
        </w:rPr>
        <w:t xml:space="preserve"> </w:t>
      </w:r>
      <w:r>
        <w:rPr>
          <w:rFonts w:asciiTheme="minorHAnsi" w:hAnsiTheme="minorHAnsi" w:cstheme="minorHAnsi"/>
          <w:lang w:val="en-AU"/>
        </w:rPr>
        <w:t>alphanumeric</w:t>
      </w:r>
      <w:r w:rsidRPr="00A52120">
        <w:rPr>
          <w:rFonts w:asciiTheme="minorHAnsi" w:hAnsiTheme="minorHAnsi" w:cstheme="minorHAnsi"/>
          <w:lang w:val="en-AU"/>
        </w:rPr>
        <w:t xml:space="preserve"> field that accepts</w:t>
      </w:r>
      <w:r>
        <w:rPr>
          <w:rFonts w:asciiTheme="minorHAnsi" w:hAnsiTheme="minorHAnsi" w:cstheme="minorHAnsi"/>
          <w:lang w:val="en-AU"/>
        </w:rPr>
        <w:t xml:space="preserve"> letters (A-Z, a-z)</w:t>
      </w:r>
      <w:ins w:id="136" w:author="Han Xie CHAI (MAS)" w:date="2026-01-14T15:43:00Z" w16du:dateUtc="2026-01-14T07:43:00Z">
        <w:del w:id="137" w:author="Yichen GU from.TOPPAN (MAS)" w:date="2026-01-16T10:34:00Z" w16du:dateUtc="2026-01-16T02:34:00Z">
          <w:r w:rsidR="009D54E5" w:rsidDel="00982851">
            <w:rPr>
              <w:rFonts w:asciiTheme="minorHAnsi" w:hAnsiTheme="minorHAnsi" w:cstheme="minorHAnsi"/>
              <w:lang w:val="en-AU"/>
            </w:rPr>
            <w:delText xml:space="preserve"> and</w:delText>
          </w:r>
        </w:del>
      </w:ins>
      <w:ins w:id="138" w:author="Yichen GU from.TOPPAN (MAS)" w:date="2026-01-16T10:34:00Z" w16du:dateUtc="2026-01-16T02:34:00Z">
        <w:r w:rsidR="00982851">
          <w:rPr>
            <w:rFonts w:asciiTheme="minorHAnsi" w:hAnsiTheme="minorHAnsi" w:cstheme="minorHAnsi"/>
            <w:lang w:val="en-AU"/>
          </w:rPr>
          <w:t>,</w:t>
        </w:r>
      </w:ins>
      <w:ins w:id="139" w:author="Han Xie CHAI (MAS)" w:date="2026-01-14T15:43:00Z" w16du:dateUtc="2026-01-14T07:43:00Z">
        <w:r w:rsidR="009D54E5">
          <w:rPr>
            <w:rFonts w:asciiTheme="minorHAnsi" w:hAnsiTheme="minorHAnsi" w:cstheme="minorHAnsi"/>
            <w:lang w:val="en-AU"/>
          </w:rPr>
          <w:t xml:space="preserve"> numbers</w:t>
        </w:r>
        <w:r w:rsidR="009D54E5" w:rsidRPr="009E7C8E">
          <w:rPr>
            <w:rFonts w:asciiTheme="minorHAnsi" w:hAnsiTheme="minorHAnsi" w:cstheme="minorHAnsi"/>
            <w:lang w:val="en-AU"/>
          </w:rPr>
          <w:t xml:space="preserve"> (0-9</w:t>
        </w:r>
        <w:r>
          <w:rPr>
            <w:rFonts w:asciiTheme="minorHAnsi" w:hAnsiTheme="minorHAnsi" w:cstheme="minorHAnsi"/>
            <w:lang w:val="en-AU"/>
          </w:rPr>
          <w:t>)</w:t>
        </w:r>
      </w:ins>
      <w:ins w:id="140" w:author="Yichen GU from.TOPPAN (MAS)" w:date="2026-01-16T10:34:00Z" w16du:dateUtc="2026-01-16T02:34:00Z">
        <w:r w:rsidR="00982851">
          <w:rPr>
            <w:rFonts w:asciiTheme="minorHAnsi" w:hAnsiTheme="minorHAnsi" w:cstheme="minorHAnsi"/>
            <w:lang w:val="en-AU"/>
          </w:rPr>
          <w:t>, and space</w:t>
        </w:r>
      </w:ins>
      <w:ins w:id="141" w:author="Yichen GU from.TOPPAN (MAS)" w:date="2026-01-16T11:07:00Z" w16du:dateUtc="2026-01-16T03:07:00Z">
        <w:r w:rsidR="00396857">
          <w:rPr>
            <w:rFonts w:asciiTheme="minorHAnsi" w:hAnsiTheme="minorHAnsi" w:cstheme="minorHAnsi"/>
            <w:lang w:val="en-AU"/>
          </w:rPr>
          <w:t>s</w:t>
        </w:r>
      </w:ins>
      <w:r w:rsidRPr="00A52120">
        <w:rPr>
          <w:rFonts w:asciiTheme="minorHAnsi" w:hAnsiTheme="minorHAnsi" w:cstheme="minorHAnsi"/>
          <w:lang w:val="en-AU"/>
        </w:rPr>
        <w:t>.</w:t>
      </w:r>
    </w:p>
    <w:p w14:paraId="277B91DE" w14:textId="078C442E" w:rsidR="00566B86" w:rsidRPr="00A52120" w:rsidRDefault="00396857" w:rsidP="00566B86">
      <w:pPr>
        <w:pStyle w:val="Normalwithspace"/>
        <w:numPr>
          <w:ilvl w:val="1"/>
          <w:numId w:val="103"/>
        </w:numPr>
        <w:rPr>
          <w:rFonts w:asciiTheme="minorHAnsi" w:hAnsiTheme="minorHAnsi" w:cstheme="minorHAnsi"/>
          <w:lang w:val="en-AU"/>
        </w:rPr>
        <w:pPrChange w:id="142" w:author="Yichen GU from.TOPPAN (MAS)" w:date="2026-01-16T10:57:00Z" w16du:dateUtc="2026-01-16T02:57:00Z">
          <w:pPr>
            <w:pStyle w:val="Normalwithspace"/>
            <w:numPr>
              <w:numId w:val="103"/>
            </w:numPr>
            <w:ind w:left="720" w:hanging="360"/>
          </w:pPr>
        </w:pPrChange>
      </w:pPr>
      <w:ins w:id="143" w:author="Yichen GU from.TOPPAN (MAS)" w:date="2026-01-16T11:08:00Z" w16du:dateUtc="2026-01-16T03:08:00Z">
        <w:r>
          <w:rPr>
            <w:rFonts w:asciiTheme="minorHAnsi" w:hAnsiTheme="minorHAnsi" w:cstheme="minorHAnsi"/>
            <w:lang w:val="en-AU"/>
          </w:rPr>
          <w:t>‘X’</w:t>
        </w:r>
      </w:ins>
      <w:ins w:id="144" w:author="Yichen GU from.TOPPAN (MAS)" w:date="2026-01-16T10:57:00Z" w16du:dateUtc="2026-01-16T02:57:00Z">
        <w:r w:rsidR="00566B86">
          <w:rPr>
            <w:rFonts w:asciiTheme="minorHAnsi" w:hAnsiTheme="minorHAnsi" w:cstheme="minorHAnsi"/>
            <w:lang w:val="en-AU"/>
          </w:rPr>
          <w:t xml:space="preserve"> fields </w:t>
        </w:r>
      </w:ins>
      <w:ins w:id="145" w:author="Yichen GU from.TOPPAN (MAS)" w:date="2026-01-16T11:08:00Z" w16du:dateUtc="2026-01-16T03:08:00Z">
        <w:r>
          <w:rPr>
            <w:rFonts w:asciiTheme="minorHAnsi" w:hAnsiTheme="minorHAnsi" w:cstheme="minorHAnsi"/>
            <w:lang w:val="en-AU"/>
          </w:rPr>
          <w:t xml:space="preserve">that </w:t>
        </w:r>
      </w:ins>
      <w:ins w:id="146" w:author="Yichen GU from.TOPPAN (MAS)" w:date="2026-01-16T10:57:00Z" w16du:dateUtc="2026-01-16T02:57:00Z">
        <w:r w:rsidR="00566B86">
          <w:rPr>
            <w:rFonts w:asciiTheme="minorHAnsi" w:hAnsiTheme="minorHAnsi" w:cstheme="minorHAnsi"/>
            <w:lang w:val="en-AU"/>
          </w:rPr>
          <w:t xml:space="preserve">allow </w:t>
        </w:r>
      </w:ins>
      <w:ins w:id="147" w:author="Yichen GU from.TOPPAN (MAS)" w:date="2026-01-16T11:08:00Z" w16du:dateUtc="2026-01-16T03:08:00Z">
        <w:r>
          <w:rPr>
            <w:rFonts w:asciiTheme="minorHAnsi" w:hAnsiTheme="minorHAnsi" w:cstheme="minorHAnsi"/>
            <w:lang w:val="en-AU"/>
          </w:rPr>
          <w:t xml:space="preserve">additional </w:t>
        </w:r>
      </w:ins>
      <w:ins w:id="148" w:author="Yichen GU from.TOPPAN (MAS)" w:date="2026-01-16T10:57:00Z" w16du:dateUtc="2026-01-16T02:57:00Z">
        <w:r w:rsidR="00566B86">
          <w:rPr>
            <w:rFonts w:asciiTheme="minorHAnsi" w:hAnsiTheme="minorHAnsi" w:cstheme="minorHAnsi"/>
            <w:lang w:val="en-AU"/>
          </w:rPr>
          <w:t>special characters</w:t>
        </w:r>
      </w:ins>
      <w:ins w:id="149" w:author="Yichen GU from.TOPPAN (MAS)" w:date="2026-01-16T11:08:00Z" w16du:dateUtc="2026-01-16T03:08:00Z">
        <w:r>
          <w:rPr>
            <w:rFonts w:asciiTheme="minorHAnsi" w:hAnsiTheme="minorHAnsi" w:cstheme="minorHAnsi"/>
            <w:lang w:val="en-AU"/>
          </w:rPr>
          <w:t xml:space="preserve"> are explicitly identified</w:t>
        </w:r>
      </w:ins>
      <w:ins w:id="150" w:author="Yichen GU from.TOPPAN (MAS)" w:date="2026-01-16T11:09:00Z" w16du:dateUtc="2026-01-16T03:09:00Z">
        <w:r>
          <w:rPr>
            <w:rFonts w:asciiTheme="minorHAnsi" w:hAnsiTheme="minorHAnsi" w:cstheme="minorHAnsi"/>
            <w:lang w:val="en-AU"/>
          </w:rPr>
          <w:t xml:space="preserve"> in the </w:t>
        </w:r>
      </w:ins>
      <w:ins w:id="151" w:author="Yichen GU from.TOPPAN (MAS)" w:date="2026-01-16T10:58:00Z" w16du:dateUtc="2026-01-16T02:58:00Z">
        <w:r w:rsidR="00566B86">
          <w:rPr>
            <w:rFonts w:asciiTheme="minorHAnsi" w:hAnsiTheme="minorHAnsi" w:cstheme="minorHAnsi"/>
            <w:lang w:val="en-AU"/>
          </w:rPr>
          <w:t xml:space="preserve">Remarks column </w:t>
        </w:r>
      </w:ins>
      <w:ins w:id="152" w:author="Yichen GU from.TOPPAN (MAS)" w:date="2026-01-16T11:09:00Z" w16du:dateUtc="2026-01-16T03:09:00Z">
        <w:r>
          <w:rPr>
            <w:rFonts w:asciiTheme="minorHAnsi" w:hAnsiTheme="minorHAnsi" w:cstheme="minorHAnsi"/>
            <w:lang w:val="en-AU"/>
          </w:rPr>
          <w:t>of</w:t>
        </w:r>
      </w:ins>
      <w:ins w:id="153" w:author="Yichen GU from.TOPPAN (MAS)" w:date="2026-01-16T10:58:00Z" w16du:dateUtc="2026-01-16T02:58:00Z">
        <w:r w:rsidR="00566B86">
          <w:rPr>
            <w:rFonts w:asciiTheme="minorHAnsi" w:hAnsiTheme="minorHAnsi" w:cstheme="minorHAnsi"/>
            <w:lang w:val="en-AU"/>
          </w:rPr>
          <w:t xml:space="preserve"> </w:t>
        </w:r>
      </w:ins>
      <w:ins w:id="154" w:author="Yichen GU from.TOPPAN (MAS)" w:date="2026-01-16T11:06:00Z" w16du:dateUtc="2026-01-16T03:06:00Z">
        <w:r w:rsidR="00566B86">
          <w:rPr>
            <w:rFonts w:asciiTheme="minorHAnsi" w:hAnsiTheme="minorHAnsi" w:cstheme="minorHAnsi"/>
            <w:lang w:val="en-AU"/>
          </w:rPr>
          <w:fldChar w:fldCharType="begin"/>
        </w:r>
        <w:r w:rsidR="00566B86">
          <w:rPr>
            <w:rFonts w:asciiTheme="minorHAnsi" w:hAnsiTheme="minorHAnsi" w:cstheme="minorHAnsi"/>
            <w:lang w:val="en-AU"/>
          </w:rPr>
          <w:instrText>HYPERLINK  \l "_Appendix_A_-"</w:instrText>
        </w:r>
        <w:r w:rsidR="00566B86">
          <w:rPr>
            <w:rFonts w:asciiTheme="minorHAnsi" w:hAnsiTheme="minorHAnsi" w:cstheme="minorHAnsi"/>
            <w:lang w:val="en-AU"/>
          </w:rPr>
        </w:r>
        <w:r w:rsidR="00566B86">
          <w:rPr>
            <w:rFonts w:asciiTheme="minorHAnsi" w:hAnsiTheme="minorHAnsi" w:cstheme="minorHAnsi"/>
            <w:lang w:val="en-AU"/>
          </w:rPr>
          <w:fldChar w:fldCharType="separate"/>
        </w:r>
        <w:r w:rsidR="00566B86" w:rsidRPr="00566B86">
          <w:rPr>
            <w:rStyle w:val="Hyperlink"/>
            <w:rFonts w:asciiTheme="minorHAnsi" w:hAnsiTheme="minorHAnsi" w:cstheme="minorHAnsi"/>
            <w:lang w:val="en-AU"/>
          </w:rPr>
          <w:t>Appendix A - Data Dictionary</w:t>
        </w:r>
        <w:r w:rsidR="00566B86">
          <w:rPr>
            <w:rFonts w:asciiTheme="minorHAnsi" w:hAnsiTheme="minorHAnsi" w:cstheme="minorHAnsi"/>
            <w:lang w:val="en-AU"/>
          </w:rPr>
          <w:fldChar w:fldCharType="end"/>
        </w:r>
      </w:ins>
      <w:ins w:id="155" w:author="Yichen GU from.TOPPAN (MAS)" w:date="2026-01-16T10:59:00Z" w16du:dateUtc="2026-01-16T02:59:00Z">
        <w:r w:rsidR="00566B86">
          <w:rPr>
            <w:rFonts w:asciiTheme="minorHAnsi" w:hAnsiTheme="minorHAnsi" w:cstheme="minorHAnsi"/>
            <w:lang w:val="en-AU"/>
          </w:rPr>
          <w:t>.</w:t>
        </w:r>
      </w:ins>
    </w:p>
    <w:p w14:paraId="3BC42DC0" w14:textId="77777777" w:rsidR="002E1E12" w:rsidRDefault="002E1E12" w:rsidP="00857344">
      <w:pPr>
        <w:pStyle w:val="Normalwithspace"/>
        <w:numPr>
          <w:ilvl w:val="0"/>
          <w:numId w:val="103"/>
        </w:numPr>
        <w:rPr>
          <w:rFonts w:asciiTheme="minorHAnsi" w:hAnsiTheme="minorHAnsi" w:cstheme="minorHAnsi"/>
          <w:lang w:val="en-AU"/>
        </w:rPr>
      </w:pPr>
      <w:r w:rsidRPr="00857344">
        <w:rPr>
          <w:rFonts w:asciiTheme="minorHAnsi" w:hAnsiTheme="minorHAnsi" w:cstheme="minorHAnsi"/>
          <w:b/>
          <w:bCs/>
          <w:lang w:val="en-AU"/>
        </w:rPr>
        <w:t>‘9’</w:t>
      </w:r>
      <w:r>
        <w:rPr>
          <w:rFonts w:asciiTheme="minorHAnsi" w:hAnsiTheme="minorHAnsi" w:cstheme="minorHAnsi"/>
          <w:lang w:val="en-AU"/>
        </w:rPr>
        <w:t xml:space="preserve"> d</w:t>
      </w:r>
      <w:r w:rsidRPr="009E7C8E">
        <w:rPr>
          <w:rFonts w:asciiTheme="minorHAnsi" w:hAnsiTheme="minorHAnsi" w:cstheme="minorHAnsi"/>
          <w:lang w:val="en-AU"/>
        </w:rPr>
        <w:t>enotes a Numeric field</w:t>
      </w:r>
      <w:r>
        <w:rPr>
          <w:rFonts w:asciiTheme="minorHAnsi" w:hAnsiTheme="minorHAnsi" w:cstheme="minorHAnsi"/>
          <w:lang w:val="en-AU"/>
        </w:rPr>
        <w:t xml:space="preserve"> that accepts</w:t>
      </w:r>
      <w:r w:rsidRPr="009E7C8E">
        <w:rPr>
          <w:rFonts w:asciiTheme="minorHAnsi" w:hAnsiTheme="minorHAnsi" w:cstheme="minorHAnsi"/>
          <w:lang w:val="en-AU"/>
        </w:rPr>
        <w:t xml:space="preserve"> only </w:t>
      </w:r>
      <w:r>
        <w:rPr>
          <w:rFonts w:asciiTheme="minorHAnsi" w:hAnsiTheme="minorHAnsi" w:cstheme="minorHAnsi"/>
          <w:lang w:val="en-AU"/>
        </w:rPr>
        <w:t>numbers</w:t>
      </w:r>
      <w:r w:rsidRPr="009E7C8E">
        <w:rPr>
          <w:rFonts w:asciiTheme="minorHAnsi" w:hAnsiTheme="minorHAnsi" w:cstheme="minorHAnsi"/>
          <w:lang w:val="en-AU"/>
        </w:rPr>
        <w:t xml:space="preserve"> (0-9).</w:t>
      </w:r>
    </w:p>
    <w:p w14:paraId="701BEA6D" w14:textId="269345C0" w:rsidR="002E1E12" w:rsidRDefault="00EF42EF" w:rsidP="002E1E12">
      <w:pPr>
        <w:pStyle w:val="Normalwithspace"/>
        <w:rPr>
          <w:rFonts w:asciiTheme="minorHAnsi" w:hAnsiTheme="minorHAnsi" w:cstheme="minorHAnsi"/>
          <w:lang w:val="en-AU"/>
        </w:rPr>
      </w:pPr>
      <w:r>
        <w:rPr>
          <w:rFonts w:asciiTheme="minorHAnsi" w:hAnsiTheme="minorHAnsi" w:cstheme="minorHAnsi"/>
          <w:b/>
          <w:bCs/>
          <w:lang w:val="en-AU"/>
        </w:rPr>
        <w:t xml:space="preserve">Maximum </w:t>
      </w:r>
      <w:r w:rsidR="008D0552">
        <w:rPr>
          <w:rFonts w:asciiTheme="minorHAnsi" w:hAnsiTheme="minorHAnsi" w:cstheme="minorHAnsi"/>
          <w:b/>
          <w:bCs/>
          <w:lang w:val="en-AU"/>
        </w:rPr>
        <w:t>l</w:t>
      </w:r>
      <w:r w:rsidR="002E1E12">
        <w:rPr>
          <w:rFonts w:asciiTheme="minorHAnsi" w:hAnsiTheme="minorHAnsi" w:cstheme="minorHAnsi"/>
          <w:b/>
          <w:bCs/>
          <w:lang w:val="en-AU"/>
        </w:rPr>
        <w:t>ength notation</w:t>
      </w:r>
    </w:p>
    <w:p w14:paraId="79FD42F7" w14:textId="20DA2C0C" w:rsidR="002E1E12" w:rsidRPr="0001214D" w:rsidRDefault="002E1E12" w:rsidP="00857344">
      <w:pPr>
        <w:pStyle w:val="Normalwithspace"/>
        <w:numPr>
          <w:ilvl w:val="0"/>
          <w:numId w:val="103"/>
        </w:numPr>
        <w:rPr>
          <w:rFonts w:asciiTheme="minorHAnsi" w:hAnsiTheme="minorHAnsi" w:cstheme="minorHAnsi"/>
          <w:lang w:val="en-AU"/>
        </w:rPr>
      </w:pPr>
      <w:r w:rsidRPr="00857344">
        <w:rPr>
          <w:rFonts w:asciiTheme="minorHAnsi" w:hAnsiTheme="minorHAnsi" w:cstheme="minorHAnsi"/>
          <w:lang w:val="en-AU"/>
        </w:rPr>
        <w:t xml:space="preserve">The number in parentheses indicates the </w:t>
      </w:r>
      <w:r w:rsidR="00EF42EF" w:rsidRPr="00857344">
        <w:rPr>
          <w:rFonts w:asciiTheme="minorHAnsi" w:hAnsiTheme="minorHAnsi" w:cstheme="minorHAnsi"/>
          <w:lang w:val="en-AU"/>
        </w:rPr>
        <w:t>maximum field length</w:t>
      </w:r>
      <w:r w:rsidRPr="00857344">
        <w:rPr>
          <w:rFonts w:asciiTheme="minorHAnsi" w:hAnsiTheme="minorHAnsi" w:cstheme="minorHAnsi"/>
          <w:lang w:val="en-AU"/>
        </w:rPr>
        <w:t xml:space="preserve">. </w:t>
      </w:r>
    </w:p>
    <w:p w14:paraId="03FF092D" w14:textId="0A1799E4" w:rsidR="002E1E12" w:rsidRPr="00637AD1" w:rsidRDefault="002E1E12" w:rsidP="002E1E12">
      <w:pPr>
        <w:pStyle w:val="Normalwithspace"/>
        <w:numPr>
          <w:ilvl w:val="1"/>
          <w:numId w:val="38"/>
        </w:numPr>
        <w:rPr>
          <w:rFonts w:asciiTheme="minorHAnsi" w:hAnsiTheme="minorHAnsi" w:cstheme="minorHAnsi"/>
          <w:lang w:val="en-AU"/>
        </w:rPr>
      </w:pPr>
      <w:r w:rsidRPr="00121D75">
        <w:rPr>
          <w:rFonts w:asciiTheme="minorHAnsi" w:hAnsiTheme="minorHAnsi" w:cstheme="minorHAnsi"/>
          <w:b/>
          <w:bCs/>
          <w:lang w:val="en-AU"/>
        </w:rPr>
        <w:t>E.g.,</w:t>
      </w:r>
      <w:r>
        <w:rPr>
          <w:rFonts w:asciiTheme="minorHAnsi" w:hAnsiTheme="minorHAnsi" w:cstheme="minorHAnsi"/>
          <w:b/>
          <w:bCs/>
          <w:lang w:val="en-AU"/>
        </w:rPr>
        <w:t xml:space="preserve"> </w:t>
      </w:r>
      <w:proofErr w:type="gramStart"/>
      <w:r w:rsidRPr="000332E5">
        <w:rPr>
          <w:rFonts w:asciiTheme="minorHAnsi" w:hAnsiTheme="minorHAnsi" w:cstheme="minorHAnsi"/>
          <w:lang w:val="en-AU"/>
        </w:rPr>
        <w:t>X(</w:t>
      </w:r>
      <w:proofErr w:type="gramEnd"/>
      <w:r w:rsidR="00EF42EF">
        <w:rPr>
          <w:rFonts w:asciiTheme="minorHAnsi" w:hAnsiTheme="minorHAnsi" w:cstheme="minorHAnsi"/>
          <w:lang w:val="en-AU"/>
        </w:rPr>
        <w:t>8</w:t>
      </w:r>
      <w:r w:rsidRPr="000332E5">
        <w:rPr>
          <w:rFonts w:asciiTheme="minorHAnsi" w:hAnsiTheme="minorHAnsi" w:cstheme="minorHAnsi"/>
          <w:lang w:val="en-AU"/>
        </w:rPr>
        <w:t>) means</w:t>
      </w:r>
      <w:r w:rsidR="00EF42EF">
        <w:rPr>
          <w:rFonts w:asciiTheme="minorHAnsi" w:hAnsiTheme="minorHAnsi" w:cstheme="minorHAnsi"/>
          <w:lang w:val="en-AU"/>
        </w:rPr>
        <w:t xml:space="preserve"> </w:t>
      </w:r>
      <w:r w:rsidR="00F04C91">
        <w:rPr>
          <w:rFonts w:asciiTheme="minorHAnsi" w:hAnsiTheme="minorHAnsi" w:cstheme="minorHAnsi"/>
          <w:lang w:val="en-AU"/>
        </w:rPr>
        <w:t xml:space="preserve">that </w:t>
      </w:r>
      <w:r w:rsidR="00EF42EF">
        <w:rPr>
          <w:rFonts w:asciiTheme="minorHAnsi" w:hAnsiTheme="minorHAnsi" w:cstheme="minorHAnsi"/>
          <w:lang w:val="en-AU"/>
        </w:rPr>
        <w:t>this field allows a maximum of 8 characters</w:t>
      </w:r>
      <w:r w:rsidRPr="000332E5">
        <w:rPr>
          <w:rFonts w:asciiTheme="minorHAnsi" w:hAnsiTheme="minorHAnsi" w:cstheme="minorHAnsi"/>
          <w:lang w:val="en-AU"/>
        </w:rPr>
        <w:t>; 9(</w:t>
      </w:r>
      <w:r w:rsidR="00EF42EF">
        <w:rPr>
          <w:rFonts w:asciiTheme="minorHAnsi" w:hAnsiTheme="minorHAnsi" w:cstheme="minorHAnsi"/>
          <w:lang w:val="en-AU"/>
        </w:rPr>
        <w:t>4</w:t>
      </w:r>
      <w:r w:rsidRPr="000332E5">
        <w:rPr>
          <w:rFonts w:asciiTheme="minorHAnsi" w:hAnsiTheme="minorHAnsi" w:cstheme="minorHAnsi"/>
          <w:lang w:val="en-AU"/>
        </w:rPr>
        <w:t>) means</w:t>
      </w:r>
      <w:r w:rsidR="00EF42EF">
        <w:rPr>
          <w:rFonts w:asciiTheme="minorHAnsi" w:hAnsiTheme="minorHAnsi" w:cstheme="minorHAnsi"/>
          <w:lang w:val="en-AU"/>
        </w:rPr>
        <w:t xml:space="preserve"> this field allows a maximum of 4 digits</w:t>
      </w:r>
      <w:r w:rsidRPr="000332E5">
        <w:rPr>
          <w:rFonts w:asciiTheme="minorHAnsi" w:hAnsiTheme="minorHAnsi" w:cstheme="minorHAnsi"/>
          <w:lang w:val="en-AU"/>
        </w:rPr>
        <w:t>.</w:t>
      </w:r>
    </w:p>
    <w:p w14:paraId="6A0FB82B" w14:textId="5A7D9AED" w:rsidR="002E1E12" w:rsidRDefault="002E1E12" w:rsidP="002E1E12">
      <w:pPr>
        <w:pStyle w:val="Normalwithspace"/>
        <w:rPr>
          <w:rFonts w:asciiTheme="minorHAnsi" w:hAnsiTheme="minorHAnsi" w:cstheme="minorHAnsi"/>
          <w:b/>
          <w:bCs/>
          <w:lang w:val="en-AU"/>
        </w:rPr>
      </w:pPr>
      <w:r w:rsidRPr="00637AD1">
        <w:rPr>
          <w:rFonts w:asciiTheme="minorHAnsi" w:hAnsiTheme="minorHAnsi" w:cstheme="minorHAnsi"/>
          <w:b/>
          <w:bCs/>
          <w:lang w:val="en-AU"/>
        </w:rPr>
        <w:t>Decimal notation</w:t>
      </w:r>
    </w:p>
    <w:p w14:paraId="78194BFE" w14:textId="0D4656B1" w:rsidR="002E1E12" w:rsidRPr="00601B2C" w:rsidRDefault="008D0552" w:rsidP="00857344">
      <w:pPr>
        <w:pStyle w:val="Normalwithspace"/>
        <w:numPr>
          <w:ilvl w:val="0"/>
          <w:numId w:val="103"/>
        </w:numPr>
      </w:pPr>
      <w:r w:rsidRPr="00857344">
        <w:rPr>
          <w:rFonts w:asciiTheme="minorHAnsi" w:hAnsiTheme="minorHAnsi" w:cstheme="minorHAnsi"/>
          <w:b/>
          <w:bCs/>
          <w:lang w:val="en-AU"/>
        </w:rPr>
        <w:t>‘.’</w:t>
      </w:r>
      <w:r w:rsidRPr="00601B2C">
        <w:rPr>
          <w:rFonts w:asciiTheme="minorHAnsi" w:hAnsiTheme="minorHAnsi" w:cstheme="minorHAnsi"/>
          <w:lang w:val="en-AU"/>
        </w:rPr>
        <w:t xml:space="preserve"> denotes the decimal point physically present in the field.</w:t>
      </w:r>
      <w:r w:rsidR="002E1E12" w:rsidRPr="00601B2C">
        <w:rPr>
          <w:rFonts w:asciiTheme="minorHAnsi" w:hAnsiTheme="minorHAnsi" w:cstheme="minorHAnsi"/>
          <w:lang w:val="en-AU"/>
        </w:rPr>
        <w:t xml:space="preserve"> </w:t>
      </w:r>
    </w:p>
    <w:p w14:paraId="6E13C501" w14:textId="0CA76C9F" w:rsidR="0065459C" w:rsidRPr="00857344" w:rsidRDefault="0065459C" w:rsidP="00857344">
      <w:pPr>
        <w:pStyle w:val="Normalwithspace"/>
        <w:numPr>
          <w:ilvl w:val="0"/>
          <w:numId w:val="103"/>
        </w:numPr>
        <w:rPr>
          <w:rFonts w:asciiTheme="minorHAnsi" w:hAnsiTheme="minorHAnsi" w:cstheme="minorHAnsi"/>
          <w:lang w:val="en-AU"/>
        </w:rPr>
      </w:pPr>
      <w:r w:rsidRPr="00857344">
        <w:rPr>
          <w:rFonts w:asciiTheme="minorHAnsi" w:hAnsiTheme="minorHAnsi" w:cstheme="minorHAnsi"/>
          <w:lang w:val="en-AU"/>
        </w:rPr>
        <w:t xml:space="preserve">Each numeric field must </w:t>
      </w:r>
      <w:r w:rsidR="008D5426" w:rsidRPr="00857344">
        <w:rPr>
          <w:rFonts w:asciiTheme="minorHAnsi" w:hAnsiTheme="minorHAnsi" w:cstheme="minorHAnsi"/>
          <w:lang w:val="en-AU"/>
        </w:rPr>
        <w:t>adhere to a fixed decimal precision</w:t>
      </w:r>
      <w:r w:rsidR="00C8639B" w:rsidRPr="00857344">
        <w:rPr>
          <w:rFonts w:asciiTheme="minorHAnsi" w:hAnsiTheme="minorHAnsi" w:cstheme="minorHAnsi"/>
          <w:lang w:val="en-AU"/>
        </w:rPr>
        <w:t>.</w:t>
      </w:r>
    </w:p>
    <w:p w14:paraId="7D855192" w14:textId="68D9D9E4" w:rsidR="002E1E12" w:rsidRPr="00857344" w:rsidRDefault="004D7E8C" w:rsidP="002E1E12">
      <w:pPr>
        <w:pStyle w:val="Normalwithspace"/>
        <w:numPr>
          <w:ilvl w:val="1"/>
          <w:numId w:val="38"/>
        </w:numPr>
        <w:rPr>
          <w:rFonts w:asciiTheme="minorHAnsi" w:hAnsiTheme="minorHAnsi" w:cstheme="minorHAnsi"/>
          <w:b/>
          <w:bCs/>
          <w:lang w:val="en-AU"/>
        </w:rPr>
      </w:pPr>
      <w:r w:rsidRPr="00857344">
        <w:rPr>
          <w:rFonts w:asciiTheme="minorHAnsi" w:hAnsiTheme="minorHAnsi" w:cstheme="minorHAnsi"/>
          <w:b/>
          <w:bCs/>
          <w:lang w:val="en-AU"/>
        </w:rPr>
        <w:t>E.g.,</w:t>
      </w:r>
      <w:r w:rsidRPr="004D7E8C">
        <w:rPr>
          <w:rFonts w:asciiTheme="minorHAnsi" w:hAnsiTheme="minorHAnsi" w:cstheme="minorHAnsi"/>
          <w:lang w:val="en-AU"/>
        </w:rPr>
        <w:t xml:space="preserve"> 9(3).9(2) specifies a numeric field with a fixed precision of two decimal places and a maximum of three leading digits. Values must include the decimal point and required decimal padding (e.g., 0.00, 0.12, 12.30, or 123.00).</w:t>
      </w:r>
    </w:p>
    <w:p w14:paraId="5F46A4D4" w14:textId="434F60B4" w:rsidR="008D0552" w:rsidRPr="00637AD1" w:rsidRDefault="008D0552" w:rsidP="00857344">
      <w:pPr>
        <w:pStyle w:val="Normalwithspace"/>
        <w:rPr>
          <w:rFonts w:asciiTheme="minorHAnsi" w:hAnsiTheme="minorHAnsi" w:cstheme="minorHAnsi"/>
          <w:b/>
          <w:bCs/>
          <w:lang w:val="en-AU"/>
        </w:rPr>
      </w:pPr>
      <w:r>
        <w:rPr>
          <w:rFonts w:asciiTheme="minorHAnsi" w:hAnsiTheme="minorHAnsi" w:cstheme="minorHAnsi"/>
          <w:b/>
          <w:bCs/>
          <w:lang w:val="en-AU"/>
        </w:rPr>
        <w:t>Sign notation</w:t>
      </w:r>
    </w:p>
    <w:p w14:paraId="117CDA7B" w14:textId="184CEFB6" w:rsidR="008A64DC" w:rsidRPr="00601B2C" w:rsidRDefault="008D0552" w:rsidP="00857344">
      <w:pPr>
        <w:pStyle w:val="Normalwithspace"/>
        <w:numPr>
          <w:ilvl w:val="0"/>
          <w:numId w:val="103"/>
        </w:numPr>
      </w:pPr>
      <w:r w:rsidRPr="00857344">
        <w:rPr>
          <w:rFonts w:asciiTheme="minorHAnsi" w:hAnsiTheme="minorHAnsi" w:cstheme="minorHAnsi"/>
          <w:b/>
          <w:bCs/>
          <w:lang w:val="en-AU"/>
        </w:rPr>
        <w:t>‘S’</w:t>
      </w:r>
      <w:r w:rsidR="006C1519" w:rsidRPr="00601B2C">
        <w:rPr>
          <w:rFonts w:asciiTheme="minorHAnsi" w:hAnsiTheme="minorHAnsi" w:cstheme="minorHAnsi"/>
          <w:lang w:val="en-AU"/>
        </w:rPr>
        <w:t xml:space="preserve"> </w:t>
      </w:r>
      <w:r w:rsidR="00525D8E" w:rsidRPr="00601B2C">
        <w:rPr>
          <w:rFonts w:asciiTheme="minorHAnsi" w:hAnsiTheme="minorHAnsi" w:cstheme="minorHAnsi"/>
          <w:lang w:val="en-AU"/>
        </w:rPr>
        <w:t>specifie</w:t>
      </w:r>
      <w:r w:rsidR="005454B4">
        <w:rPr>
          <w:rFonts w:asciiTheme="minorHAnsi" w:hAnsiTheme="minorHAnsi" w:cstheme="minorHAnsi"/>
          <w:lang w:val="en-AU"/>
        </w:rPr>
        <w:t>s</w:t>
      </w:r>
      <w:r w:rsidR="00525D8E" w:rsidRPr="00601B2C">
        <w:rPr>
          <w:rFonts w:asciiTheme="minorHAnsi" w:hAnsiTheme="minorHAnsi" w:cstheme="minorHAnsi"/>
          <w:lang w:val="en-AU"/>
        </w:rPr>
        <w:t xml:space="preserve"> that the field is signed, </w:t>
      </w:r>
      <w:r w:rsidR="005454B4">
        <w:rPr>
          <w:rFonts w:asciiTheme="minorHAnsi" w:hAnsiTheme="minorHAnsi" w:cstheme="minorHAnsi"/>
          <w:lang w:val="en-AU"/>
        </w:rPr>
        <w:t>supporting</w:t>
      </w:r>
      <w:r w:rsidR="00525D8E" w:rsidRPr="00601B2C">
        <w:rPr>
          <w:rFonts w:asciiTheme="minorHAnsi" w:hAnsiTheme="minorHAnsi" w:cstheme="minorHAnsi"/>
          <w:lang w:val="en-AU"/>
        </w:rPr>
        <w:t xml:space="preserve"> both negative and positive numbers.</w:t>
      </w:r>
      <w:r w:rsidR="006C1519" w:rsidRPr="00601B2C">
        <w:rPr>
          <w:rFonts w:asciiTheme="minorHAnsi" w:hAnsiTheme="minorHAnsi" w:cstheme="minorHAnsi"/>
          <w:lang w:val="en-AU"/>
        </w:rPr>
        <w:t xml:space="preserve"> </w:t>
      </w:r>
    </w:p>
    <w:p w14:paraId="17821C95" w14:textId="4C18BDC4" w:rsidR="002A4E5E" w:rsidRDefault="006C1519" w:rsidP="002A4E5E">
      <w:pPr>
        <w:pStyle w:val="Normalwithspace"/>
        <w:numPr>
          <w:ilvl w:val="1"/>
          <w:numId w:val="103"/>
        </w:numPr>
        <w:rPr>
          <w:rFonts w:asciiTheme="minorHAnsi" w:hAnsiTheme="minorHAnsi" w:cstheme="minorHAnsi"/>
          <w:lang w:val="en-AU"/>
        </w:rPr>
      </w:pPr>
      <w:r w:rsidRPr="00857344">
        <w:rPr>
          <w:rFonts w:asciiTheme="minorHAnsi" w:hAnsiTheme="minorHAnsi" w:cstheme="minorHAnsi"/>
          <w:lang w:val="en-AU"/>
        </w:rPr>
        <w:t xml:space="preserve">For negative </w:t>
      </w:r>
      <w:r w:rsidR="00873D36" w:rsidRPr="00857344">
        <w:rPr>
          <w:rFonts w:asciiTheme="minorHAnsi" w:hAnsiTheme="minorHAnsi" w:cstheme="minorHAnsi"/>
          <w:lang w:val="en-AU"/>
        </w:rPr>
        <w:t>numbers</w:t>
      </w:r>
      <w:r w:rsidRPr="00857344">
        <w:rPr>
          <w:rFonts w:asciiTheme="minorHAnsi" w:hAnsiTheme="minorHAnsi" w:cstheme="minorHAnsi"/>
          <w:lang w:val="en-AU"/>
        </w:rPr>
        <w:t xml:space="preserve">, a </w:t>
      </w:r>
      <w:r w:rsidR="00873D36" w:rsidRPr="00857344">
        <w:rPr>
          <w:rFonts w:asciiTheme="minorHAnsi" w:hAnsiTheme="minorHAnsi" w:cstheme="minorHAnsi"/>
          <w:lang w:val="en-AU"/>
        </w:rPr>
        <w:t>‘-’ sign must be appended before the digits</w:t>
      </w:r>
      <w:r w:rsidR="002A4E5E">
        <w:rPr>
          <w:rFonts w:asciiTheme="minorHAnsi" w:hAnsiTheme="minorHAnsi" w:cstheme="minorHAnsi"/>
          <w:lang w:val="en-AU"/>
        </w:rPr>
        <w:t xml:space="preserve"> (e.g. -123.45).</w:t>
      </w:r>
    </w:p>
    <w:p w14:paraId="0D032DE0" w14:textId="3B4E1353" w:rsidR="006C1519" w:rsidRPr="00601B2C" w:rsidRDefault="00873D36" w:rsidP="00857344">
      <w:pPr>
        <w:pStyle w:val="Normalwithspace"/>
        <w:numPr>
          <w:ilvl w:val="1"/>
          <w:numId w:val="103"/>
        </w:numPr>
      </w:pPr>
      <w:r w:rsidRPr="00601B2C">
        <w:rPr>
          <w:rFonts w:asciiTheme="minorHAnsi" w:hAnsiTheme="minorHAnsi" w:cstheme="minorHAnsi"/>
          <w:lang w:val="en-AU"/>
        </w:rPr>
        <w:t xml:space="preserve">For positive numbers, </w:t>
      </w:r>
      <w:r w:rsidR="00807C06" w:rsidRPr="00807C06">
        <w:rPr>
          <w:rFonts w:asciiTheme="minorHAnsi" w:hAnsiTheme="minorHAnsi" w:cstheme="minorHAnsi"/>
          <w:lang w:val="en-AU"/>
        </w:rPr>
        <w:t>the plus sign is not required</w:t>
      </w:r>
      <w:r w:rsidR="002A4E5E">
        <w:rPr>
          <w:rFonts w:asciiTheme="minorHAnsi" w:hAnsiTheme="minorHAnsi" w:cstheme="minorHAnsi"/>
          <w:lang w:val="en-AU"/>
        </w:rPr>
        <w:t xml:space="preserve"> (e.g., 123.45)</w:t>
      </w:r>
      <w:r w:rsidRPr="00601B2C">
        <w:rPr>
          <w:rFonts w:asciiTheme="minorHAnsi" w:hAnsiTheme="minorHAnsi" w:cstheme="minorHAnsi"/>
          <w:lang w:val="en-AU"/>
        </w:rPr>
        <w:t>.</w:t>
      </w:r>
    </w:p>
    <w:p w14:paraId="30C19B82" w14:textId="7D9CF4A9" w:rsidR="008D0552" w:rsidRPr="00857344" w:rsidRDefault="00C6588E" w:rsidP="00857344">
      <w:pPr>
        <w:pStyle w:val="Normalwithspace"/>
        <w:numPr>
          <w:ilvl w:val="1"/>
          <w:numId w:val="103"/>
        </w:numPr>
        <w:rPr>
          <w:rFonts w:asciiTheme="minorHAnsi" w:hAnsiTheme="minorHAnsi"/>
        </w:rPr>
      </w:pPr>
      <w:r w:rsidRPr="00857344">
        <w:rPr>
          <w:rFonts w:asciiTheme="minorHAnsi" w:hAnsiTheme="minorHAnsi" w:cstheme="minorHAnsi"/>
          <w:b/>
          <w:bCs/>
          <w:lang w:val="en-AU"/>
        </w:rPr>
        <w:t>E.g.,</w:t>
      </w:r>
      <w:r w:rsidRPr="00857344">
        <w:rPr>
          <w:rFonts w:asciiTheme="minorHAnsi" w:hAnsiTheme="minorHAnsi" w:cstheme="minorHAnsi"/>
          <w:lang w:val="en-AU"/>
        </w:rPr>
        <w:t xml:space="preserve"> S9(3).9(2)</w:t>
      </w:r>
      <w:r w:rsidR="00F04C91" w:rsidRPr="00857344">
        <w:rPr>
          <w:rFonts w:asciiTheme="minorHAnsi" w:hAnsiTheme="minorHAnsi" w:cstheme="minorHAnsi"/>
          <w:lang w:val="en-AU"/>
        </w:rPr>
        <w:t xml:space="preserve"> </w:t>
      </w:r>
      <w:r w:rsidR="00A716F4">
        <w:rPr>
          <w:rFonts w:asciiTheme="minorHAnsi" w:hAnsiTheme="minorHAnsi" w:cstheme="minorHAnsi"/>
          <w:lang w:val="en-AU"/>
        </w:rPr>
        <w:t>specifies</w:t>
      </w:r>
      <w:r w:rsidR="00A716F4" w:rsidRPr="00A716F4">
        <w:rPr>
          <w:rFonts w:asciiTheme="minorHAnsi" w:hAnsiTheme="minorHAnsi" w:cstheme="minorHAnsi"/>
          <w:lang w:val="en-AU"/>
        </w:rPr>
        <w:t xml:space="preserve"> a signed numeric field with a maximum of three leading digits and exactly two decimal places</w:t>
      </w:r>
      <w:r w:rsidR="00A716F4">
        <w:rPr>
          <w:rFonts w:asciiTheme="minorHAnsi" w:hAnsiTheme="minorHAnsi" w:cstheme="minorHAnsi"/>
          <w:lang w:val="en-AU"/>
        </w:rPr>
        <w:t xml:space="preserve"> (e.g., -12</w:t>
      </w:r>
      <w:r w:rsidR="002D1F53">
        <w:rPr>
          <w:rFonts w:asciiTheme="minorHAnsi" w:hAnsiTheme="minorHAnsi" w:cstheme="minorHAnsi"/>
          <w:lang w:val="en-AU"/>
        </w:rPr>
        <w:t>3</w:t>
      </w:r>
      <w:r w:rsidR="00A716F4">
        <w:rPr>
          <w:rFonts w:asciiTheme="minorHAnsi" w:hAnsiTheme="minorHAnsi" w:cstheme="minorHAnsi"/>
          <w:lang w:val="en-AU"/>
        </w:rPr>
        <w:t>.</w:t>
      </w:r>
      <w:r w:rsidR="002D1F53">
        <w:rPr>
          <w:rFonts w:asciiTheme="minorHAnsi" w:hAnsiTheme="minorHAnsi" w:cstheme="minorHAnsi"/>
          <w:lang w:val="en-AU"/>
        </w:rPr>
        <w:t>4</w:t>
      </w:r>
      <w:r w:rsidR="00A716F4">
        <w:rPr>
          <w:rFonts w:asciiTheme="minorHAnsi" w:hAnsiTheme="minorHAnsi" w:cstheme="minorHAnsi"/>
          <w:lang w:val="en-AU"/>
        </w:rPr>
        <w:t>5, -12.30, -0.02, 0.00, 0.12, 123.00)</w:t>
      </w:r>
    </w:p>
    <w:p w14:paraId="30753158" w14:textId="04926C49" w:rsidR="00E06A2A" w:rsidRDefault="00BB4A30" w:rsidP="00634352">
      <w:pPr>
        <w:pStyle w:val="Heading2"/>
      </w:pPr>
      <w:bookmarkStart w:id="156" w:name="_Toc217999857"/>
      <w:r>
        <w:t>Encryption Method</w:t>
      </w:r>
      <w:bookmarkEnd w:id="131"/>
      <w:bookmarkEnd w:id="132"/>
      <w:bookmarkEnd w:id="156"/>
    </w:p>
    <w:p w14:paraId="101E7938" w14:textId="7220B532" w:rsidR="00FE1FF4" w:rsidRPr="00FA1746" w:rsidRDefault="00842F2F" w:rsidP="00E77FA4">
      <w:pPr>
        <w:pStyle w:val="Normalwithspace"/>
        <w:rPr>
          <w:rFonts w:asciiTheme="minorHAnsi" w:hAnsiTheme="minorHAnsi" w:cstheme="minorHAnsi"/>
          <w:lang w:val="en-AU"/>
        </w:rPr>
      </w:pPr>
      <w:r w:rsidRPr="00FA1746">
        <w:rPr>
          <w:rFonts w:asciiTheme="minorHAnsi" w:hAnsiTheme="minorHAnsi" w:cstheme="minorHAnsi"/>
          <w:lang w:val="en-AU"/>
        </w:rPr>
        <w:t xml:space="preserve">PGP is used </w:t>
      </w:r>
      <w:r w:rsidR="008667F1" w:rsidRPr="00FA1746">
        <w:rPr>
          <w:rFonts w:asciiTheme="minorHAnsi" w:hAnsiTheme="minorHAnsi" w:cstheme="minorHAnsi"/>
          <w:lang w:val="en-AU"/>
        </w:rPr>
        <w:t>as the encryption algorithm</w:t>
      </w:r>
      <w:r w:rsidRPr="00FA1746">
        <w:rPr>
          <w:rFonts w:asciiTheme="minorHAnsi" w:hAnsiTheme="minorHAnsi" w:cstheme="minorHAnsi"/>
          <w:lang w:val="en-AU"/>
        </w:rPr>
        <w:t>.</w:t>
      </w:r>
      <w:r w:rsidR="008667F1" w:rsidRPr="00FA1746">
        <w:rPr>
          <w:rFonts w:asciiTheme="minorHAnsi" w:hAnsiTheme="minorHAnsi" w:cstheme="minorHAnsi"/>
          <w:lang w:val="en-AU"/>
        </w:rPr>
        <w:t xml:space="preserve"> PGP encryption and decryption </w:t>
      </w:r>
      <w:bookmarkStart w:id="157" w:name="_Toc311770877"/>
      <w:r w:rsidR="008A23F9" w:rsidRPr="00FA1746">
        <w:rPr>
          <w:rFonts w:asciiTheme="minorHAnsi" w:hAnsiTheme="minorHAnsi" w:cstheme="minorHAnsi"/>
          <w:lang w:val="en-AU"/>
        </w:rPr>
        <w:t xml:space="preserve">are the responsibility of </w:t>
      </w:r>
      <w:del w:id="158" w:author="Han Xie CHAI (MAS)" w:date="2026-01-14T10:48:00Z" w16du:dateUtc="2026-01-14T02:48:00Z">
        <w:r w:rsidR="008A23F9" w:rsidRPr="00FA1746" w:rsidDel="00C2525B">
          <w:rPr>
            <w:rFonts w:asciiTheme="minorHAnsi" w:hAnsiTheme="minorHAnsi" w:cstheme="minorHAnsi"/>
            <w:lang w:val="en-AU"/>
          </w:rPr>
          <w:delText xml:space="preserve">respective </w:delText>
        </w:r>
      </w:del>
      <w:ins w:id="159" w:author="Han Xie CHAI (MAS)" w:date="2026-01-14T10:48:00Z" w16du:dateUtc="2026-01-14T02:48:00Z">
        <w:r w:rsidR="00C2525B">
          <w:rPr>
            <w:rFonts w:asciiTheme="minorHAnsi" w:hAnsiTheme="minorHAnsi" w:cstheme="minorHAnsi"/>
            <w:lang w:val="en-AU"/>
          </w:rPr>
          <w:t>the</w:t>
        </w:r>
        <w:r w:rsidR="00C2525B" w:rsidRPr="00FA1746">
          <w:rPr>
            <w:rFonts w:asciiTheme="minorHAnsi" w:hAnsiTheme="minorHAnsi" w:cstheme="minorHAnsi"/>
            <w:lang w:val="en-AU"/>
          </w:rPr>
          <w:t xml:space="preserve"> </w:t>
        </w:r>
      </w:ins>
      <w:r w:rsidR="008A23F9" w:rsidRPr="00FA1746">
        <w:rPr>
          <w:rFonts w:asciiTheme="minorHAnsi" w:hAnsiTheme="minorHAnsi" w:cstheme="minorHAnsi"/>
          <w:lang w:val="en-AU"/>
        </w:rPr>
        <w:t>Source and Destination systems</w:t>
      </w:r>
      <w:ins w:id="160" w:author="Han Xie CHAI (MAS)" w:date="2026-01-14T10:48:00Z" w16du:dateUtc="2026-01-14T02:48:00Z">
        <w:r w:rsidR="00C2525B">
          <w:rPr>
            <w:rFonts w:asciiTheme="minorHAnsi" w:hAnsiTheme="minorHAnsi" w:cstheme="minorHAnsi"/>
            <w:lang w:val="en-AU"/>
          </w:rPr>
          <w:t xml:space="preserve"> respectively</w:t>
        </w:r>
      </w:ins>
      <w:r w:rsidR="00EE53EF" w:rsidRPr="00FA1746">
        <w:rPr>
          <w:rFonts w:asciiTheme="minorHAnsi" w:hAnsiTheme="minorHAnsi" w:cstheme="minorHAnsi"/>
          <w:lang w:val="en-AU"/>
        </w:rPr>
        <w:t>, before Source pushes the file onto, and after Destination picks up the file from the MEFT folder</w:t>
      </w:r>
      <w:r w:rsidR="008A23F9" w:rsidRPr="00FA1746">
        <w:rPr>
          <w:rFonts w:asciiTheme="minorHAnsi" w:hAnsiTheme="minorHAnsi" w:cstheme="minorHAnsi"/>
          <w:lang w:val="en-AU"/>
        </w:rPr>
        <w:t>:</w:t>
      </w:r>
    </w:p>
    <w:p w14:paraId="5607D63F" w14:textId="0B96FA6C" w:rsidR="008A23F9" w:rsidRPr="00FA1746" w:rsidRDefault="008A23F9" w:rsidP="00450B41">
      <w:pPr>
        <w:pStyle w:val="Normalwithspace"/>
        <w:numPr>
          <w:ilvl w:val="0"/>
          <w:numId w:val="72"/>
        </w:numPr>
        <w:rPr>
          <w:rFonts w:asciiTheme="minorHAnsi" w:hAnsiTheme="minorHAnsi" w:cstheme="minorHAnsi"/>
          <w:lang w:val="en-AU"/>
        </w:rPr>
      </w:pPr>
      <w:r w:rsidRPr="00FA1746">
        <w:rPr>
          <w:rFonts w:asciiTheme="minorHAnsi" w:hAnsiTheme="minorHAnsi" w:cstheme="minorHAnsi"/>
          <w:lang w:val="en-AU"/>
        </w:rPr>
        <w:t>Key Exchange: The required public key must be securely exchanged prior to file transfer.</w:t>
      </w:r>
    </w:p>
    <w:p w14:paraId="0943DC8B" w14:textId="28BEA19B" w:rsidR="008A23F9" w:rsidRPr="00FA1746" w:rsidRDefault="008A23F9" w:rsidP="00450B41">
      <w:pPr>
        <w:pStyle w:val="Normalwithspace"/>
        <w:numPr>
          <w:ilvl w:val="0"/>
          <w:numId w:val="72"/>
        </w:numPr>
        <w:rPr>
          <w:rFonts w:asciiTheme="minorHAnsi" w:hAnsiTheme="minorHAnsi" w:cstheme="minorHAnsi"/>
          <w:lang w:val="en-AU"/>
        </w:rPr>
      </w:pPr>
      <w:r w:rsidRPr="00FA1746">
        <w:rPr>
          <w:rFonts w:asciiTheme="minorHAnsi" w:hAnsiTheme="minorHAnsi" w:cstheme="minorHAnsi"/>
          <w:lang w:val="en-AU"/>
        </w:rPr>
        <w:t>Encryption</w:t>
      </w:r>
      <w:ins w:id="161" w:author="Sin Fong TAN (MAS)" w:date="2025-12-30T15:59:00Z" w16du:dateUtc="2025-12-30T07:59:00Z">
        <w:r w:rsidR="002037B6">
          <w:rPr>
            <w:rFonts w:asciiTheme="minorHAnsi" w:hAnsiTheme="minorHAnsi" w:cstheme="minorHAnsi"/>
            <w:lang w:val="en-AU"/>
          </w:rPr>
          <w:t>:</w:t>
        </w:r>
      </w:ins>
      <w:r w:rsidR="00EE53EF" w:rsidRPr="00FA1746">
        <w:rPr>
          <w:rFonts w:asciiTheme="minorHAnsi" w:hAnsiTheme="minorHAnsi" w:cstheme="minorHAnsi"/>
          <w:lang w:val="en-AU"/>
        </w:rPr>
        <w:t xml:space="preserve"> Source must</w:t>
      </w:r>
      <w:r w:rsidR="00EA5C57" w:rsidRPr="00FA1746">
        <w:rPr>
          <w:rFonts w:asciiTheme="minorHAnsi" w:hAnsiTheme="minorHAnsi" w:cstheme="minorHAnsi"/>
          <w:lang w:val="en-AU"/>
        </w:rPr>
        <w:t xml:space="preserve"> encrypt the file with Destination’s public key. Source must append the PGP-related file extension (</w:t>
      </w:r>
      <w:r w:rsidR="00EA5C57" w:rsidRPr="00FA1746">
        <w:rPr>
          <w:rFonts w:asciiTheme="minorHAnsi" w:hAnsiTheme="minorHAnsi" w:cstheme="minorHAnsi"/>
          <w:b/>
          <w:bCs/>
          <w:lang w:val="en-AU"/>
        </w:rPr>
        <w:t>.</w:t>
      </w:r>
      <w:proofErr w:type="spellStart"/>
      <w:r w:rsidR="00EA5C57" w:rsidRPr="00FA1746">
        <w:rPr>
          <w:rFonts w:asciiTheme="minorHAnsi" w:hAnsiTheme="minorHAnsi" w:cstheme="minorHAnsi"/>
          <w:b/>
          <w:bCs/>
          <w:lang w:val="en-AU"/>
        </w:rPr>
        <w:t>pgp</w:t>
      </w:r>
      <w:proofErr w:type="spellEnd"/>
      <w:r w:rsidR="00EA5C57" w:rsidRPr="00FA1746">
        <w:rPr>
          <w:rFonts w:asciiTheme="minorHAnsi" w:hAnsiTheme="minorHAnsi" w:cstheme="minorHAnsi"/>
          <w:lang w:val="en-AU"/>
        </w:rPr>
        <w:t xml:space="preserve">) to the original </w:t>
      </w:r>
      <w:r w:rsidR="00EA5C57" w:rsidRPr="00FA1746">
        <w:rPr>
          <w:rFonts w:asciiTheme="minorHAnsi" w:hAnsiTheme="minorHAnsi" w:cstheme="minorHAnsi"/>
          <w:b/>
          <w:bCs/>
          <w:lang w:val="en-AU"/>
        </w:rPr>
        <w:t>.txt</w:t>
      </w:r>
      <w:r w:rsidR="00EA5C57" w:rsidRPr="00FA1746">
        <w:rPr>
          <w:rFonts w:asciiTheme="minorHAnsi" w:hAnsiTheme="minorHAnsi" w:cstheme="minorHAnsi"/>
          <w:lang w:val="en-AU"/>
        </w:rPr>
        <w:t xml:space="preserve"> file name</w:t>
      </w:r>
      <w:r w:rsidR="002D17E2" w:rsidRPr="00FA1746">
        <w:rPr>
          <w:rFonts w:asciiTheme="minorHAnsi" w:hAnsiTheme="minorHAnsi" w:cstheme="minorHAnsi"/>
          <w:lang w:val="en-AU"/>
        </w:rPr>
        <w:t xml:space="preserve"> or</w:t>
      </w:r>
      <w:r w:rsidR="002D17E2" w:rsidRPr="00857344">
        <w:rPr>
          <w:rFonts w:asciiTheme="minorHAnsi" w:hAnsiTheme="minorHAnsi" w:cstheme="minorHAnsi"/>
          <w:b/>
          <w:bCs/>
          <w:lang w:val="en-AU"/>
        </w:rPr>
        <w:t xml:space="preserve"> .csv </w:t>
      </w:r>
      <w:r w:rsidR="002D17E2" w:rsidRPr="00FA1746">
        <w:rPr>
          <w:rFonts w:asciiTheme="minorHAnsi" w:hAnsiTheme="minorHAnsi" w:cstheme="minorHAnsi"/>
          <w:lang w:val="en-AU"/>
        </w:rPr>
        <w:t>file name</w:t>
      </w:r>
      <w:r w:rsidR="00EA5C57" w:rsidRPr="00FA1746">
        <w:rPr>
          <w:rFonts w:asciiTheme="minorHAnsi" w:hAnsiTheme="minorHAnsi" w:cstheme="minorHAnsi"/>
          <w:lang w:val="en-AU"/>
        </w:rPr>
        <w:t>.</w:t>
      </w:r>
    </w:p>
    <w:p w14:paraId="5E1938FF" w14:textId="1C5DAF54" w:rsidR="00761BB0" w:rsidRPr="00857344" w:rsidRDefault="008A23F9" w:rsidP="00B308AD">
      <w:pPr>
        <w:pStyle w:val="Normalwithspace"/>
        <w:numPr>
          <w:ilvl w:val="0"/>
          <w:numId w:val="72"/>
        </w:numPr>
        <w:rPr>
          <w:rFonts w:asciiTheme="minorHAnsi" w:hAnsiTheme="minorHAnsi" w:cstheme="minorHAnsi"/>
        </w:rPr>
      </w:pPr>
      <w:r w:rsidRPr="00FA1746">
        <w:rPr>
          <w:rFonts w:asciiTheme="minorHAnsi" w:hAnsiTheme="minorHAnsi" w:cstheme="minorHAnsi"/>
          <w:lang w:val="en-AU"/>
        </w:rPr>
        <w:t>Decryption:</w:t>
      </w:r>
      <w:r w:rsidR="00EA5C57" w:rsidRPr="00FA1746">
        <w:rPr>
          <w:rFonts w:asciiTheme="minorHAnsi" w:hAnsiTheme="minorHAnsi" w:cstheme="minorHAnsi"/>
          <w:lang w:val="en-AU"/>
        </w:rPr>
        <w:t xml:space="preserve"> Destination must decrypt the received file with its private key </w:t>
      </w:r>
      <w:ins w:id="162" w:author="Yichen GU from.TOPPAN (MAS)" w:date="2026-01-14T17:32:00Z" w16du:dateUtc="2026-01-14T09:32:00Z">
        <w:r w:rsidR="00B82484">
          <w:rPr>
            <w:rFonts w:asciiTheme="minorHAnsi" w:hAnsiTheme="minorHAnsi" w:cstheme="minorHAnsi"/>
            <w:lang w:val="en-AU"/>
          </w:rPr>
          <w:t xml:space="preserve">and remove </w:t>
        </w:r>
        <w:proofErr w:type="gramStart"/>
        <w:r w:rsidR="00B82484">
          <w:rPr>
            <w:rFonts w:asciiTheme="minorHAnsi" w:hAnsiTheme="minorHAnsi" w:cstheme="minorHAnsi"/>
            <w:lang w:val="en-AU"/>
          </w:rPr>
          <w:t>the</w:t>
        </w:r>
      </w:ins>
      <w:ins w:id="163" w:author="Yichen GU from.TOPPAN (MAS)" w:date="2026-01-14T17:33:00Z" w16du:dateUtc="2026-01-14T09:33:00Z">
        <w:r w:rsidR="00B82484">
          <w:rPr>
            <w:rFonts w:asciiTheme="minorHAnsi" w:hAnsiTheme="minorHAnsi" w:cstheme="minorHAnsi"/>
            <w:lang w:val="en-AU"/>
          </w:rPr>
          <w:t xml:space="preserve"> </w:t>
        </w:r>
      </w:ins>
      <w:ins w:id="164" w:author="Yichen GU from.TOPPAN (MAS)" w:date="2026-01-14T17:32:00Z" w16du:dateUtc="2026-01-14T09:32:00Z">
        <w:r w:rsidR="00B82484" w:rsidRPr="00B82484">
          <w:rPr>
            <w:rFonts w:asciiTheme="minorHAnsi" w:hAnsiTheme="minorHAnsi" w:cstheme="minorHAnsi"/>
            <w:b/>
            <w:bCs/>
            <w:lang w:val="en-AU"/>
            <w:rPrChange w:id="165" w:author="Yichen GU from.TOPPAN (MAS)" w:date="2026-01-14T17:33:00Z" w16du:dateUtc="2026-01-14T09:33:00Z">
              <w:rPr>
                <w:rFonts w:asciiTheme="minorHAnsi" w:hAnsiTheme="minorHAnsi" w:cstheme="minorHAnsi"/>
                <w:lang w:val="en-AU"/>
              </w:rPr>
            </w:rPrChange>
          </w:rPr>
          <w:t>.</w:t>
        </w:r>
        <w:proofErr w:type="spellStart"/>
        <w:r w:rsidR="00B82484" w:rsidRPr="00B82484">
          <w:rPr>
            <w:rFonts w:asciiTheme="minorHAnsi" w:hAnsiTheme="minorHAnsi" w:cstheme="minorHAnsi"/>
            <w:b/>
            <w:bCs/>
            <w:lang w:val="en-AU"/>
            <w:rPrChange w:id="166" w:author="Yichen GU from.TOPPAN (MAS)" w:date="2026-01-14T17:33:00Z" w16du:dateUtc="2026-01-14T09:33:00Z">
              <w:rPr>
                <w:rFonts w:asciiTheme="minorHAnsi" w:hAnsiTheme="minorHAnsi" w:cstheme="minorHAnsi"/>
                <w:lang w:val="en-AU"/>
              </w:rPr>
            </w:rPrChange>
          </w:rPr>
          <w:t>pgp</w:t>
        </w:r>
        <w:proofErr w:type="spellEnd"/>
        <w:proofErr w:type="gramEnd"/>
        <w:r w:rsidR="00B82484">
          <w:rPr>
            <w:rFonts w:asciiTheme="minorHAnsi" w:hAnsiTheme="minorHAnsi" w:cstheme="minorHAnsi"/>
            <w:lang w:val="en-AU"/>
          </w:rPr>
          <w:t xml:space="preserve"> extension </w:t>
        </w:r>
      </w:ins>
      <w:r w:rsidR="00EA5C57" w:rsidRPr="00FA1746">
        <w:rPr>
          <w:rFonts w:asciiTheme="minorHAnsi" w:hAnsiTheme="minorHAnsi" w:cstheme="minorHAnsi"/>
          <w:lang w:val="en-AU"/>
        </w:rPr>
        <w:t xml:space="preserve">to </w:t>
      </w:r>
      <w:commentRangeStart w:id="167"/>
      <w:commentRangeStart w:id="168"/>
      <w:r w:rsidR="00EA5C57" w:rsidRPr="00FA1746">
        <w:rPr>
          <w:rFonts w:asciiTheme="minorHAnsi" w:hAnsiTheme="minorHAnsi" w:cstheme="minorHAnsi"/>
          <w:lang w:val="en-AU"/>
        </w:rPr>
        <w:t xml:space="preserve">retrieve </w:t>
      </w:r>
      <w:commentRangeEnd w:id="167"/>
      <w:r w:rsidR="001D6A1A">
        <w:rPr>
          <w:rStyle w:val="CommentReference"/>
          <w:lang w:val="en-US"/>
        </w:rPr>
        <w:commentReference w:id="167"/>
      </w:r>
      <w:commentRangeEnd w:id="168"/>
      <w:r w:rsidR="00A70693">
        <w:rPr>
          <w:rStyle w:val="CommentReference"/>
          <w:lang w:val="en-US"/>
        </w:rPr>
        <w:commentReference w:id="168"/>
      </w:r>
      <w:r w:rsidR="00EA5C57" w:rsidRPr="00FA1746">
        <w:rPr>
          <w:rFonts w:asciiTheme="minorHAnsi" w:hAnsiTheme="minorHAnsi" w:cstheme="minorHAnsi"/>
          <w:lang w:val="en-AU"/>
        </w:rPr>
        <w:t xml:space="preserve">the original </w:t>
      </w:r>
      <w:r w:rsidR="00EA5C57" w:rsidRPr="00FA1746">
        <w:rPr>
          <w:rFonts w:asciiTheme="minorHAnsi" w:hAnsiTheme="minorHAnsi" w:cstheme="minorHAnsi"/>
          <w:b/>
          <w:bCs/>
          <w:lang w:val="en-AU"/>
        </w:rPr>
        <w:t>.txt</w:t>
      </w:r>
      <w:r w:rsidR="00EA5C57" w:rsidRPr="00FA1746">
        <w:rPr>
          <w:rFonts w:asciiTheme="minorHAnsi" w:hAnsiTheme="minorHAnsi" w:cstheme="minorHAnsi"/>
          <w:lang w:val="en-AU"/>
        </w:rPr>
        <w:t xml:space="preserve"> file</w:t>
      </w:r>
      <w:r w:rsidR="009A1059" w:rsidRPr="00FA1746">
        <w:rPr>
          <w:rFonts w:asciiTheme="minorHAnsi" w:hAnsiTheme="minorHAnsi" w:cstheme="minorHAnsi"/>
          <w:lang w:val="en-AU"/>
        </w:rPr>
        <w:t xml:space="preserve"> or </w:t>
      </w:r>
      <w:r w:rsidR="009A1059" w:rsidRPr="00857344">
        <w:rPr>
          <w:rFonts w:asciiTheme="minorHAnsi" w:hAnsiTheme="minorHAnsi" w:cstheme="minorHAnsi"/>
          <w:b/>
          <w:bCs/>
          <w:lang w:val="en-AU"/>
        </w:rPr>
        <w:t>.csv</w:t>
      </w:r>
      <w:r w:rsidR="009A1059" w:rsidRPr="00FA1746">
        <w:rPr>
          <w:rFonts w:asciiTheme="minorHAnsi" w:hAnsiTheme="minorHAnsi" w:cstheme="minorHAnsi"/>
          <w:lang w:val="en-AU"/>
        </w:rPr>
        <w:t xml:space="preserve"> file</w:t>
      </w:r>
      <w:r w:rsidR="00EA5C57" w:rsidRPr="00FA1746">
        <w:rPr>
          <w:rFonts w:asciiTheme="minorHAnsi" w:hAnsiTheme="minorHAnsi" w:cstheme="minorHAnsi"/>
          <w:lang w:val="en-AU"/>
        </w:rPr>
        <w:t>.</w:t>
      </w:r>
      <w:bookmarkStart w:id="169" w:name="_Toc215758840"/>
      <w:bookmarkStart w:id="170" w:name="_Toc215759891"/>
      <w:bookmarkEnd w:id="157"/>
      <w:r w:rsidR="009D084B" w:rsidRPr="00857344">
        <w:rPr>
          <w:rFonts w:asciiTheme="minorHAnsi" w:hAnsiTheme="minorHAnsi" w:cstheme="minorHAnsi"/>
          <w:color w:val="454953"/>
          <w:sz w:val="23"/>
          <w:szCs w:val="23"/>
          <w:shd w:val="clear" w:color="auto" w:fill="FFFFFF"/>
        </w:rPr>
        <w:t xml:space="preserve"> </w:t>
      </w:r>
      <w:del w:id="171" w:author="Yichen GU from.TOPPAN (MAS)" w:date="2025-12-30T18:26:00Z" w16du:dateUtc="2025-12-30T10:26:00Z">
        <w:r w:rsidR="009D084B" w:rsidRPr="00FA1746">
          <w:rPr>
            <w:rFonts w:asciiTheme="minorHAnsi" w:hAnsiTheme="minorHAnsi" w:cstheme="minorHAnsi"/>
          </w:rPr>
          <w:delText xml:space="preserve">For the encryption method, do we need to consider addressing </w:delText>
        </w:r>
        <w:commentRangeStart w:id="172"/>
        <w:commentRangeStart w:id="173"/>
        <w:r w:rsidR="009D084B" w:rsidRPr="00FA1746">
          <w:rPr>
            <w:rFonts w:asciiTheme="minorHAnsi" w:hAnsiTheme="minorHAnsi" w:cstheme="minorHAnsi"/>
          </w:rPr>
          <w:delText xml:space="preserve">encryption error </w:delText>
        </w:r>
        <w:commentRangeEnd w:id="172"/>
        <w:r w:rsidR="002037B6">
          <w:rPr>
            <w:rStyle w:val="CommentReference"/>
            <w:lang w:val="en-US"/>
          </w:rPr>
          <w:commentReference w:id="172"/>
        </w:r>
      </w:del>
      <w:commentRangeEnd w:id="173"/>
      <w:r w:rsidR="00AB2429">
        <w:rPr>
          <w:rStyle w:val="CommentReference"/>
          <w:lang w:val="en-US"/>
        </w:rPr>
        <w:commentReference w:id="173"/>
      </w:r>
      <w:del w:id="174" w:author="Yichen GU from.TOPPAN (MAS)" w:date="2025-12-30T18:26:00Z" w16du:dateUtc="2025-12-30T10:26:00Z">
        <w:r w:rsidR="009D084B" w:rsidRPr="00FA1746">
          <w:rPr>
            <w:rFonts w:asciiTheme="minorHAnsi" w:hAnsiTheme="minorHAnsi" w:cstheme="minorHAnsi"/>
          </w:rPr>
          <w:delText>handling</w:delText>
        </w:r>
      </w:del>
    </w:p>
    <w:p w14:paraId="50AC8A2A" w14:textId="30E1B63E" w:rsidR="00587A02" w:rsidRPr="00AA37C1" w:rsidRDefault="00C64478" w:rsidP="00761BB0">
      <w:pPr>
        <w:pStyle w:val="Heading1"/>
      </w:pPr>
      <w:bookmarkStart w:id="175" w:name="_Toc217999858"/>
      <w:r w:rsidRPr="00AA37C1">
        <w:lastRenderedPageBreak/>
        <w:t>Functional</w:t>
      </w:r>
      <w:r w:rsidR="00587A02" w:rsidRPr="00AA37C1">
        <w:t xml:space="preserve"> Requirements</w:t>
      </w:r>
      <w:bookmarkEnd w:id="169"/>
      <w:bookmarkEnd w:id="170"/>
      <w:bookmarkEnd w:id="175"/>
    </w:p>
    <w:p w14:paraId="17603A61" w14:textId="1E25660D" w:rsidR="00BB4A30" w:rsidRDefault="006F4910" w:rsidP="00634352">
      <w:pPr>
        <w:pStyle w:val="Heading2"/>
      </w:pPr>
      <w:bookmarkStart w:id="176" w:name="_Toc215758841"/>
      <w:bookmarkStart w:id="177" w:name="_Toc215759892"/>
      <w:bookmarkStart w:id="178" w:name="_Toc217999859"/>
      <w:r w:rsidRPr="006F4910">
        <w:t>SSB/SGS</w:t>
      </w:r>
      <w:r w:rsidR="00C216AA">
        <w:t xml:space="preserve"> Bonds</w:t>
      </w:r>
      <w:r w:rsidRPr="006F4910">
        <w:t>/T-Bills Issuance Calendar File</w:t>
      </w:r>
      <w:bookmarkEnd w:id="176"/>
      <w:bookmarkEnd w:id="177"/>
      <w:bookmarkEnd w:id="178"/>
    </w:p>
    <w:p w14:paraId="6C29C8D6" w14:textId="73976F18" w:rsidR="002248CC" w:rsidRDefault="002248CC" w:rsidP="00634352">
      <w:pPr>
        <w:pStyle w:val="Heading3"/>
      </w:pPr>
      <w:bookmarkStart w:id="179" w:name="_Toc215758842"/>
      <w:bookmarkStart w:id="180" w:name="_Toc215759893"/>
      <w:bookmarkStart w:id="181" w:name="_Toc217999860"/>
      <w:r>
        <w:t>Description</w:t>
      </w:r>
      <w:bookmarkEnd w:id="179"/>
      <w:bookmarkEnd w:id="180"/>
      <w:bookmarkEnd w:id="181"/>
    </w:p>
    <w:p w14:paraId="3B81CE6B" w14:textId="634C24D6" w:rsidR="00AD287B" w:rsidRDefault="00033440" w:rsidP="003F15EB">
      <w:pPr>
        <w:pStyle w:val="Normalwithspace"/>
        <w:rPr>
          <w:rFonts w:asciiTheme="minorHAnsi" w:hAnsiTheme="minorHAnsi" w:cstheme="minorHAnsi"/>
          <w:lang w:val="en-AU"/>
        </w:rPr>
      </w:pPr>
      <w:r>
        <w:rPr>
          <w:rFonts w:asciiTheme="minorHAnsi" w:hAnsiTheme="minorHAnsi" w:cstheme="minorHAnsi"/>
          <w:lang w:val="en-AU"/>
        </w:rPr>
        <w:t>OMEGA</w:t>
      </w:r>
      <w:r w:rsidR="00FD7D90" w:rsidRPr="00FD7D90">
        <w:rPr>
          <w:rFonts w:asciiTheme="minorHAnsi" w:hAnsiTheme="minorHAnsi" w:cstheme="minorHAnsi"/>
          <w:lang w:val="en-AU"/>
        </w:rPr>
        <w:t xml:space="preserve"> provides</w:t>
      </w:r>
      <w:r w:rsidR="006B7805">
        <w:rPr>
          <w:rFonts w:asciiTheme="minorHAnsi" w:hAnsiTheme="minorHAnsi" w:cstheme="minorHAnsi"/>
          <w:lang w:val="en-AU"/>
        </w:rPr>
        <w:t xml:space="preserve"> retail banks and </w:t>
      </w:r>
      <w:commentRangeStart w:id="182"/>
      <w:commentRangeStart w:id="183"/>
      <w:commentRangeStart w:id="184"/>
      <w:commentRangeStart w:id="185"/>
      <w:r w:rsidR="006B7805" w:rsidRPr="00E36E66">
        <w:rPr>
          <w:rFonts w:asciiTheme="minorHAnsi" w:hAnsiTheme="minorHAnsi" w:cstheme="minorHAnsi"/>
          <w:lang w:val="en-AU"/>
        </w:rPr>
        <w:t>CDP</w:t>
      </w:r>
      <w:r w:rsidR="006B7805">
        <w:rPr>
          <w:rFonts w:asciiTheme="minorHAnsi" w:hAnsiTheme="minorHAnsi" w:cstheme="minorHAnsi"/>
          <w:lang w:val="en-AU"/>
        </w:rPr>
        <w:t xml:space="preserve"> with</w:t>
      </w:r>
      <w:r w:rsidR="00FD7D90" w:rsidRPr="00FD7D90">
        <w:rPr>
          <w:rFonts w:asciiTheme="minorHAnsi" w:hAnsiTheme="minorHAnsi" w:cstheme="minorHAnsi"/>
          <w:lang w:val="en-AU"/>
        </w:rPr>
        <w:t xml:space="preserve"> issuance calendar</w:t>
      </w:r>
      <w:commentRangeEnd w:id="182"/>
      <w:r w:rsidR="00C951DC">
        <w:rPr>
          <w:rStyle w:val="CommentReference"/>
          <w:lang w:val="en-US"/>
        </w:rPr>
        <w:commentReference w:id="182"/>
      </w:r>
      <w:commentRangeEnd w:id="183"/>
      <w:r w:rsidR="00040AB6">
        <w:rPr>
          <w:rStyle w:val="CommentReference"/>
          <w:lang w:val="en-US"/>
        </w:rPr>
        <w:commentReference w:id="183"/>
      </w:r>
      <w:commentRangeEnd w:id="184"/>
      <w:r w:rsidR="008F5CAA">
        <w:rPr>
          <w:rStyle w:val="CommentReference"/>
          <w:lang w:val="en-US"/>
        </w:rPr>
        <w:commentReference w:id="184"/>
      </w:r>
      <w:commentRangeEnd w:id="185"/>
      <w:r w:rsidR="00A177E1">
        <w:rPr>
          <w:rStyle w:val="CommentReference"/>
          <w:lang w:val="en-US"/>
        </w:rPr>
        <w:commentReference w:id="185"/>
      </w:r>
      <w:r w:rsidR="00FD7D90" w:rsidRPr="00FD7D90">
        <w:rPr>
          <w:rFonts w:asciiTheme="minorHAnsi" w:hAnsiTheme="minorHAnsi" w:cstheme="minorHAnsi"/>
          <w:lang w:val="en-AU"/>
        </w:rPr>
        <w:t xml:space="preserve"> </w:t>
      </w:r>
      <w:r w:rsidR="00D62ADB">
        <w:rPr>
          <w:rFonts w:asciiTheme="minorHAnsi" w:hAnsiTheme="minorHAnsi" w:cstheme="minorHAnsi"/>
          <w:lang w:val="en-AU"/>
        </w:rPr>
        <w:t xml:space="preserve">details </w:t>
      </w:r>
      <w:r w:rsidR="00FD7D90" w:rsidRPr="00FD7D90">
        <w:rPr>
          <w:rFonts w:asciiTheme="minorHAnsi" w:hAnsiTheme="minorHAnsi" w:cstheme="minorHAnsi"/>
          <w:lang w:val="en-AU"/>
        </w:rPr>
        <w:t>for</w:t>
      </w:r>
      <w:r w:rsidR="00D62ADB">
        <w:rPr>
          <w:rFonts w:asciiTheme="minorHAnsi" w:hAnsiTheme="minorHAnsi" w:cstheme="minorHAnsi"/>
          <w:lang w:val="en-AU"/>
        </w:rPr>
        <w:t xml:space="preserve"> </w:t>
      </w:r>
      <w:r w:rsidR="00E0201B">
        <w:rPr>
          <w:rFonts w:asciiTheme="minorHAnsi" w:hAnsiTheme="minorHAnsi" w:cstheme="minorHAnsi"/>
          <w:lang w:val="en-AU"/>
        </w:rPr>
        <w:t>upcoming bond and bill issuances</w:t>
      </w:r>
      <w:r w:rsidR="006B7805">
        <w:rPr>
          <w:rFonts w:asciiTheme="minorHAnsi" w:hAnsiTheme="minorHAnsi" w:cstheme="minorHAnsi"/>
          <w:lang w:val="en-AU"/>
        </w:rPr>
        <w:t xml:space="preserve"> with retail participation</w:t>
      </w:r>
      <w:r w:rsidR="00E0201B">
        <w:rPr>
          <w:rFonts w:asciiTheme="minorHAnsi" w:hAnsiTheme="minorHAnsi" w:cstheme="minorHAnsi"/>
          <w:lang w:val="en-AU"/>
        </w:rPr>
        <w:t>.</w:t>
      </w:r>
    </w:p>
    <w:p w14:paraId="5204BCD7" w14:textId="537D459D" w:rsidR="00E36E66" w:rsidRDefault="00E36E66" w:rsidP="003B5BCC">
      <w:pPr>
        <w:pStyle w:val="Normalwithspace"/>
        <w:rPr>
          <w:rFonts w:asciiTheme="minorHAnsi" w:hAnsiTheme="minorHAnsi" w:cstheme="minorHAnsi"/>
          <w:lang w:val="en-AU"/>
        </w:rPr>
      </w:pPr>
      <w:del w:id="186" w:author="Han Xie CHAI (MAS)" w:date="2026-01-14T10:52:00Z" w16du:dateUtc="2026-01-14T02:52:00Z">
        <w:r w:rsidRPr="00E36E66" w:rsidDel="00C2525B">
          <w:rPr>
            <w:rFonts w:asciiTheme="minorHAnsi" w:hAnsiTheme="minorHAnsi" w:cstheme="minorHAnsi"/>
            <w:lang w:val="en-AU"/>
          </w:rPr>
          <w:delText xml:space="preserve">Issuance Calendar </w:delText>
        </w:r>
        <w:r w:rsidDel="00C2525B">
          <w:rPr>
            <w:rFonts w:asciiTheme="minorHAnsi" w:hAnsiTheme="minorHAnsi" w:cstheme="minorHAnsi"/>
            <w:lang w:val="en-AU"/>
          </w:rPr>
          <w:delText>is</w:delText>
        </w:r>
        <w:r w:rsidRPr="00E36E66" w:rsidDel="00C2525B">
          <w:rPr>
            <w:rFonts w:asciiTheme="minorHAnsi" w:hAnsiTheme="minorHAnsi" w:cstheme="minorHAnsi"/>
            <w:lang w:val="en-AU"/>
          </w:rPr>
          <w:delText xml:space="preserve"> consolidated as</w:delText>
        </w:r>
      </w:del>
      <w:ins w:id="187" w:author="Han Xie CHAI (MAS)" w:date="2026-01-14T10:52:00Z" w16du:dateUtc="2026-01-14T02:52:00Z">
        <w:r w:rsidR="00C2525B">
          <w:rPr>
            <w:rFonts w:asciiTheme="minorHAnsi" w:hAnsiTheme="minorHAnsi" w:cstheme="minorHAnsi"/>
            <w:lang w:val="en-AU"/>
          </w:rPr>
          <w:t>OMEGA generates</w:t>
        </w:r>
      </w:ins>
      <w:r w:rsidRPr="00E36E66">
        <w:rPr>
          <w:rFonts w:asciiTheme="minorHAnsi" w:hAnsiTheme="minorHAnsi" w:cstheme="minorHAnsi"/>
          <w:lang w:val="en-AU"/>
        </w:rPr>
        <w:t xml:space="preserve"> one file per security type, </w:t>
      </w:r>
      <w:ins w:id="188" w:author="Han Xie CHAI (MAS)" w:date="2026-01-14T10:56:00Z" w16du:dateUtc="2026-01-14T02:56:00Z">
        <w:r w:rsidR="007E0A91">
          <w:rPr>
            <w:rFonts w:asciiTheme="minorHAnsi" w:hAnsiTheme="minorHAnsi" w:cstheme="minorHAnsi"/>
            <w:lang w:val="en-AU"/>
          </w:rPr>
          <w:t>year, and</w:t>
        </w:r>
      </w:ins>
      <w:ins w:id="189" w:author="Han Xie CHAI (MAS)" w:date="2026-01-14T10:57:00Z" w16du:dateUtc="2026-01-14T02:57:00Z">
        <w:r w:rsidR="007E0A91">
          <w:rPr>
            <w:rFonts w:asciiTheme="minorHAnsi" w:hAnsiTheme="minorHAnsi" w:cstheme="minorHAnsi"/>
            <w:lang w:val="en-AU"/>
          </w:rPr>
          <w:t xml:space="preserve"> period. </w:t>
        </w:r>
      </w:ins>
      <w:del w:id="190" w:author="Han Xie CHAI (MAS)" w:date="2026-01-14T10:56:00Z" w16du:dateUtc="2026-01-14T02:56:00Z">
        <w:r w:rsidRPr="00E36E66" w:rsidDel="007E0A91">
          <w:rPr>
            <w:rFonts w:asciiTheme="minorHAnsi" w:hAnsiTheme="minorHAnsi" w:cstheme="minorHAnsi"/>
            <w:lang w:val="en-AU"/>
          </w:rPr>
          <w:delText>and e</w:delText>
        </w:r>
      </w:del>
      <w:ins w:id="191" w:author="Han Xie CHAI (MAS)" w:date="2026-01-14T10:56:00Z" w16du:dateUtc="2026-01-14T02:56:00Z">
        <w:r w:rsidR="007E0A91">
          <w:rPr>
            <w:rFonts w:asciiTheme="minorHAnsi" w:hAnsiTheme="minorHAnsi" w:cstheme="minorHAnsi"/>
            <w:lang w:val="en-AU"/>
          </w:rPr>
          <w:t>E</w:t>
        </w:r>
      </w:ins>
      <w:r w:rsidRPr="00E36E66">
        <w:rPr>
          <w:rFonts w:asciiTheme="minorHAnsi" w:hAnsiTheme="minorHAnsi" w:cstheme="minorHAnsi"/>
          <w:lang w:val="en-AU"/>
        </w:rPr>
        <w:t>ach transmission of a file constitute</w:t>
      </w:r>
      <w:r>
        <w:rPr>
          <w:rFonts w:asciiTheme="minorHAnsi" w:hAnsiTheme="minorHAnsi" w:cstheme="minorHAnsi"/>
          <w:lang w:val="en-AU"/>
        </w:rPr>
        <w:t>s</w:t>
      </w:r>
      <w:r w:rsidRPr="00E36E66">
        <w:rPr>
          <w:rFonts w:asciiTheme="minorHAnsi" w:hAnsiTheme="minorHAnsi" w:cstheme="minorHAnsi"/>
          <w:lang w:val="en-AU"/>
        </w:rPr>
        <w:t xml:space="preserve"> all </w:t>
      </w:r>
      <w:del w:id="192" w:author="Han Xie CHAI (MAS)" w:date="2026-01-14T10:52:00Z" w16du:dateUtc="2026-01-14T02:52:00Z">
        <w:r w:rsidRPr="00E36E66" w:rsidDel="00C2525B">
          <w:rPr>
            <w:rFonts w:asciiTheme="minorHAnsi" w:hAnsiTheme="minorHAnsi" w:cstheme="minorHAnsi"/>
            <w:lang w:val="en-AU"/>
          </w:rPr>
          <w:delText xml:space="preserve">the </w:delText>
        </w:r>
      </w:del>
      <w:r>
        <w:rPr>
          <w:rFonts w:asciiTheme="minorHAnsi" w:hAnsiTheme="minorHAnsi" w:cstheme="minorHAnsi"/>
          <w:lang w:val="en-AU"/>
        </w:rPr>
        <w:t>scheduled</w:t>
      </w:r>
      <w:r w:rsidRPr="00E36E66">
        <w:rPr>
          <w:rFonts w:asciiTheme="minorHAnsi" w:hAnsiTheme="minorHAnsi" w:cstheme="minorHAnsi"/>
          <w:lang w:val="en-AU"/>
        </w:rPr>
        <w:t xml:space="preserve"> issuance</w:t>
      </w:r>
      <w:r w:rsidR="00AC3762">
        <w:rPr>
          <w:rFonts w:asciiTheme="minorHAnsi" w:hAnsiTheme="minorHAnsi" w:cstheme="minorHAnsi"/>
          <w:lang w:val="en-AU"/>
        </w:rPr>
        <w:t>s</w:t>
      </w:r>
      <w:r w:rsidRPr="00E36E66">
        <w:rPr>
          <w:rFonts w:asciiTheme="minorHAnsi" w:hAnsiTheme="minorHAnsi" w:cstheme="minorHAnsi"/>
          <w:lang w:val="en-AU"/>
        </w:rPr>
        <w:t xml:space="preserve"> </w:t>
      </w:r>
      <w:r>
        <w:rPr>
          <w:rFonts w:asciiTheme="minorHAnsi" w:hAnsiTheme="minorHAnsi" w:cstheme="minorHAnsi"/>
          <w:lang w:val="en-AU"/>
        </w:rPr>
        <w:t>of</w:t>
      </w:r>
      <w:r w:rsidRPr="00E36E66">
        <w:rPr>
          <w:rFonts w:asciiTheme="minorHAnsi" w:hAnsiTheme="minorHAnsi" w:cstheme="minorHAnsi"/>
          <w:lang w:val="en-AU"/>
        </w:rPr>
        <w:t xml:space="preserve"> that security type </w:t>
      </w:r>
      <w:r>
        <w:rPr>
          <w:rFonts w:asciiTheme="minorHAnsi" w:hAnsiTheme="minorHAnsi" w:cstheme="minorHAnsi"/>
          <w:lang w:val="en-AU"/>
        </w:rPr>
        <w:t>for</w:t>
      </w:r>
      <w:r w:rsidRPr="00E36E66">
        <w:rPr>
          <w:rFonts w:asciiTheme="minorHAnsi" w:hAnsiTheme="minorHAnsi" w:cstheme="minorHAnsi"/>
          <w:lang w:val="en-AU"/>
        </w:rPr>
        <w:t xml:space="preserve"> the </w:t>
      </w:r>
      <w:r>
        <w:rPr>
          <w:rFonts w:asciiTheme="minorHAnsi" w:hAnsiTheme="minorHAnsi" w:cstheme="minorHAnsi"/>
          <w:lang w:val="en-AU"/>
        </w:rPr>
        <w:t xml:space="preserve">entire </w:t>
      </w:r>
      <w:r w:rsidRPr="00E36E66">
        <w:rPr>
          <w:rFonts w:asciiTheme="minorHAnsi" w:hAnsiTheme="minorHAnsi" w:cstheme="minorHAnsi"/>
          <w:lang w:val="en-AU"/>
        </w:rPr>
        <w:t xml:space="preserve">calendar year. </w:t>
      </w:r>
      <w:r w:rsidR="00AC3762">
        <w:rPr>
          <w:rFonts w:asciiTheme="minorHAnsi" w:hAnsiTheme="minorHAnsi" w:cstheme="minorHAnsi"/>
          <w:lang w:val="en-AU"/>
        </w:rPr>
        <w:t xml:space="preserve">File transmissions for subsequent updates to any issuance detail </w:t>
      </w:r>
      <w:r w:rsidR="00BA3BF6">
        <w:rPr>
          <w:rFonts w:asciiTheme="minorHAnsi" w:hAnsiTheme="minorHAnsi" w:cstheme="minorHAnsi"/>
          <w:lang w:val="en-AU"/>
        </w:rPr>
        <w:t xml:space="preserve">must </w:t>
      </w:r>
      <w:r w:rsidR="00AC3762">
        <w:rPr>
          <w:rFonts w:asciiTheme="minorHAnsi" w:hAnsiTheme="minorHAnsi" w:cstheme="minorHAnsi"/>
          <w:lang w:val="en-AU"/>
        </w:rPr>
        <w:t xml:space="preserve">also </w:t>
      </w:r>
      <w:r w:rsidRPr="00E36E66">
        <w:rPr>
          <w:rFonts w:asciiTheme="minorHAnsi" w:hAnsiTheme="minorHAnsi" w:cstheme="minorHAnsi"/>
          <w:lang w:val="en-AU"/>
        </w:rPr>
        <w:t>c</w:t>
      </w:r>
      <w:r w:rsidR="00BA3BF6">
        <w:rPr>
          <w:rFonts w:asciiTheme="minorHAnsi" w:hAnsiTheme="minorHAnsi" w:cstheme="minorHAnsi"/>
          <w:lang w:val="en-AU"/>
        </w:rPr>
        <w:t>omprise</w:t>
      </w:r>
      <w:r w:rsidRPr="00E36E66">
        <w:rPr>
          <w:rFonts w:asciiTheme="minorHAnsi" w:hAnsiTheme="minorHAnsi" w:cstheme="minorHAnsi"/>
          <w:lang w:val="en-AU"/>
        </w:rPr>
        <w:t xml:space="preserve"> all </w:t>
      </w:r>
      <w:r w:rsidR="00AC3762">
        <w:rPr>
          <w:rFonts w:asciiTheme="minorHAnsi" w:hAnsiTheme="minorHAnsi" w:cstheme="minorHAnsi"/>
          <w:lang w:val="en-AU"/>
        </w:rPr>
        <w:t>records for that security type</w:t>
      </w:r>
      <w:r w:rsidRPr="00E36E66">
        <w:rPr>
          <w:rFonts w:asciiTheme="minorHAnsi" w:hAnsiTheme="minorHAnsi" w:cstheme="minorHAnsi"/>
          <w:lang w:val="en-AU"/>
        </w:rPr>
        <w:t xml:space="preserve"> </w:t>
      </w:r>
      <w:r>
        <w:rPr>
          <w:rFonts w:asciiTheme="minorHAnsi" w:hAnsiTheme="minorHAnsi" w:cstheme="minorHAnsi"/>
          <w:lang w:val="en-AU"/>
        </w:rPr>
        <w:t>within the calendar year</w:t>
      </w:r>
      <w:r w:rsidRPr="00E36E66">
        <w:rPr>
          <w:rFonts w:asciiTheme="minorHAnsi" w:hAnsiTheme="minorHAnsi" w:cstheme="minorHAnsi"/>
          <w:lang w:val="en-AU"/>
        </w:rPr>
        <w:t>.</w:t>
      </w:r>
    </w:p>
    <w:p w14:paraId="15D360D2" w14:textId="05E898A3" w:rsidR="0063177E" w:rsidRPr="008F5CAA" w:rsidDel="00A177E1" w:rsidRDefault="0063177E" w:rsidP="003B5BCC">
      <w:pPr>
        <w:pStyle w:val="Normalwithspace"/>
        <w:rPr>
          <w:del w:id="193" w:author="Yichen GU from.TOPPAN (MAS)" w:date="2026-01-16T16:48:00Z" w16du:dateUtc="2026-01-16T08:48:00Z"/>
          <w:rFonts w:asciiTheme="minorHAnsi" w:hAnsiTheme="minorHAnsi" w:cstheme="minorHAnsi"/>
          <w:strike/>
          <w:lang w:val="en-AU"/>
          <w:rPrChange w:id="194" w:author="Jasmine WL TEO (MAS)" w:date="2026-01-07T09:35:00Z" w16du:dateUtc="2026-01-07T01:35:00Z">
            <w:rPr>
              <w:del w:id="195" w:author="Yichen GU from.TOPPAN (MAS)" w:date="2026-01-16T16:48:00Z" w16du:dateUtc="2026-01-16T08:48:00Z"/>
              <w:rFonts w:asciiTheme="minorHAnsi" w:hAnsiTheme="minorHAnsi" w:cstheme="minorHAnsi"/>
              <w:lang w:val="en-AU"/>
            </w:rPr>
          </w:rPrChange>
        </w:rPr>
      </w:pPr>
      <w:del w:id="196" w:author="Yichen GU from.TOPPAN (MAS)" w:date="2026-01-16T16:48:00Z" w16du:dateUtc="2026-01-16T08:48:00Z">
        <w:r w:rsidRPr="008F5CAA" w:rsidDel="00A177E1">
          <w:rPr>
            <w:rFonts w:asciiTheme="minorHAnsi" w:hAnsiTheme="minorHAnsi" w:cstheme="minorHAnsi"/>
            <w:b/>
            <w:bCs/>
            <w:strike/>
            <w:highlight w:val="cyan"/>
            <w:lang w:val="en-AU"/>
            <w:rPrChange w:id="197" w:author="Jasmine WL TEO (MAS)" w:date="2026-01-07T09:35:00Z" w16du:dateUtc="2026-01-07T01:35:00Z">
              <w:rPr>
                <w:rFonts w:asciiTheme="minorHAnsi" w:hAnsiTheme="minorHAnsi" w:cstheme="minorHAnsi"/>
                <w:b/>
                <w:bCs/>
                <w:highlight w:val="cyan"/>
                <w:lang w:val="en-AU"/>
              </w:rPr>
            </w:rPrChange>
          </w:rPr>
          <w:delText xml:space="preserve">Note: </w:delText>
        </w:r>
        <w:r w:rsidR="00D45230" w:rsidRPr="008F5CAA" w:rsidDel="00A177E1">
          <w:rPr>
            <w:rFonts w:asciiTheme="minorHAnsi" w:hAnsiTheme="minorHAnsi" w:cstheme="minorHAnsi"/>
            <w:strike/>
            <w:highlight w:val="cyan"/>
            <w:lang w:val="en-AU"/>
            <w:rPrChange w:id="198" w:author="Jasmine WL TEO (MAS)" w:date="2026-01-07T09:35:00Z" w16du:dateUtc="2026-01-07T01:35:00Z">
              <w:rPr>
                <w:rFonts w:asciiTheme="minorHAnsi" w:hAnsiTheme="minorHAnsi" w:cstheme="minorHAnsi"/>
                <w:highlight w:val="cyan"/>
                <w:lang w:val="en-AU"/>
              </w:rPr>
            </w:rPrChange>
          </w:rPr>
          <w:delText>While OMEGA will generate the issuance calendar files for CDP, transmission will be deferred until CDP confirms system readiness for integration and file processing.</w:delText>
        </w:r>
      </w:del>
    </w:p>
    <w:p w14:paraId="78396FD9" w14:textId="7A25DFA7" w:rsidR="002248CC" w:rsidRDefault="002248CC" w:rsidP="00634352">
      <w:pPr>
        <w:pStyle w:val="Heading3"/>
      </w:pPr>
      <w:bookmarkStart w:id="199" w:name="_Toc215758843"/>
      <w:bookmarkStart w:id="200" w:name="_Toc215759894"/>
      <w:bookmarkStart w:id="201" w:name="_Toc217999861"/>
      <w:r>
        <w:t>Securities Involved</w:t>
      </w:r>
      <w:bookmarkEnd w:id="199"/>
      <w:bookmarkEnd w:id="200"/>
      <w:bookmarkEnd w:id="201"/>
    </w:p>
    <w:p w14:paraId="08325561" w14:textId="0FF966D9" w:rsidR="00DE7F53" w:rsidRDefault="009F2CB0" w:rsidP="00DE7F53">
      <w:pPr>
        <w:pStyle w:val="Normalwithspace"/>
        <w:rPr>
          <w:rFonts w:asciiTheme="minorHAnsi" w:hAnsiTheme="minorHAnsi" w:cstheme="minorHAnsi"/>
          <w:lang w:val="en-AU"/>
        </w:rPr>
      </w:pPr>
      <w:r>
        <w:rPr>
          <w:rFonts w:asciiTheme="minorHAnsi" w:hAnsiTheme="minorHAnsi" w:cstheme="minorHAnsi"/>
          <w:lang w:val="en-AU"/>
        </w:rPr>
        <w:t>This file only involves security types with retail participation, which are:</w:t>
      </w:r>
    </w:p>
    <w:p w14:paraId="1D49EF20" w14:textId="32647BB1" w:rsidR="009F2CB0" w:rsidRPr="007A004B" w:rsidRDefault="007A004B" w:rsidP="00425869">
      <w:pPr>
        <w:pStyle w:val="OrderedList"/>
        <w:numPr>
          <w:ilvl w:val="0"/>
          <w:numId w:val="21"/>
        </w:numPr>
        <w:rPr>
          <w:lang w:val="en-AU"/>
        </w:rPr>
      </w:pPr>
      <w:r>
        <w:rPr>
          <w:lang w:val="en-AU"/>
        </w:rPr>
        <w:t>SSB</w:t>
      </w:r>
    </w:p>
    <w:p w14:paraId="02D6A697" w14:textId="4E3A34D8" w:rsidR="007A004B" w:rsidRDefault="007A004B" w:rsidP="00425869">
      <w:pPr>
        <w:pStyle w:val="OrderedList"/>
        <w:numPr>
          <w:ilvl w:val="0"/>
          <w:numId w:val="21"/>
        </w:numPr>
        <w:rPr>
          <w:lang w:val="en-AU"/>
        </w:rPr>
      </w:pPr>
      <w:r w:rsidRPr="00F604F0">
        <w:rPr>
          <w:lang w:val="en-AU"/>
        </w:rPr>
        <w:t>SGS Bonds (auction</w:t>
      </w:r>
      <w:r w:rsidR="0021701E">
        <w:rPr>
          <w:lang w:val="en-AU"/>
        </w:rPr>
        <w:t xml:space="preserve">, </w:t>
      </w:r>
      <w:r w:rsidR="0021701E" w:rsidRPr="00857344">
        <w:rPr>
          <w:highlight w:val="yellow"/>
          <w:lang w:val="en-AU"/>
        </w:rPr>
        <w:t>mini-auction</w:t>
      </w:r>
      <w:r w:rsidRPr="00857344">
        <w:rPr>
          <w:highlight w:val="yellow"/>
          <w:lang w:val="en-AU"/>
        </w:rPr>
        <w:t xml:space="preserve"> &amp; </w:t>
      </w:r>
      <w:r w:rsidRPr="00434B78">
        <w:rPr>
          <w:highlight w:val="yellow"/>
          <w:lang w:val="en-AU"/>
        </w:rPr>
        <w:t>syndication</w:t>
      </w:r>
      <w:r w:rsidRPr="00F604F0">
        <w:rPr>
          <w:lang w:val="en-AU"/>
        </w:rPr>
        <w:t>)</w:t>
      </w:r>
    </w:p>
    <w:p w14:paraId="171C4B0E" w14:textId="6EDB21CB" w:rsidR="007A004B" w:rsidRPr="007A004B" w:rsidRDefault="007A004B" w:rsidP="00425869">
      <w:pPr>
        <w:pStyle w:val="OrderedList"/>
        <w:numPr>
          <w:ilvl w:val="0"/>
          <w:numId w:val="21"/>
        </w:numPr>
        <w:rPr>
          <w:lang w:val="en-AU"/>
        </w:rPr>
      </w:pPr>
      <w:r>
        <w:rPr>
          <w:lang w:val="en-AU"/>
        </w:rPr>
        <w:t>T-Bills</w:t>
      </w:r>
    </w:p>
    <w:p w14:paraId="7920A237" w14:textId="18482156" w:rsidR="00E0051A" w:rsidRPr="00C646A8" w:rsidRDefault="00E0051A" w:rsidP="00634352">
      <w:pPr>
        <w:pStyle w:val="Heading3"/>
      </w:pPr>
      <w:bookmarkStart w:id="202" w:name="_Toc217999862"/>
      <w:r>
        <w:t>File Names</w:t>
      </w:r>
      <w:bookmarkEnd w:id="202"/>
    </w:p>
    <w:p w14:paraId="1DBFE450" w14:textId="7D2B170F" w:rsidR="00137FD3" w:rsidRDefault="00137FD3" w:rsidP="00137FD3">
      <w:pPr>
        <w:pStyle w:val="Normalwithspace"/>
        <w:rPr>
          <w:rFonts w:asciiTheme="minorHAnsi" w:hAnsiTheme="minorHAnsi" w:cstheme="minorHAnsi"/>
          <w:lang w:val="en-AU"/>
        </w:rPr>
      </w:pPr>
      <w:r>
        <w:rPr>
          <w:rFonts w:asciiTheme="minorHAnsi" w:hAnsiTheme="minorHAnsi" w:cstheme="minorHAnsi"/>
          <w:lang w:val="en-AU"/>
        </w:rPr>
        <w:t xml:space="preserve">The following table details the designated file names for each security type. </w:t>
      </w:r>
      <w:r w:rsidRPr="00415ACB">
        <w:rPr>
          <w:rFonts w:asciiTheme="minorHAnsi" w:hAnsiTheme="minorHAnsi" w:cstheme="minorHAnsi"/>
          <w:lang w:val="en-AU"/>
        </w:rPr>
        <w:t xml:space="preserve">For the final file name construction, the </w:t>
      </w:r>
      <w:commentRangeStart w:id="203"/>
      <w:commentRangeStart w:id="204"/>
      <w:r w:rsidRPr="00415ACB">
        <w:rPr>
          <w:rFonts w:asciiTheme="minorHAnsi" w:hAnsiTheme="minorHAnsi" w:cstheme="minorHAnsi"/>
          <w:lang w:val="en-AU"/>
        </w:rPr>
        <w:t xml:space="preserve">placeholder </w:t>
      </w:r>
      <w:commentRangeEnd w:id="203"/>
      <w:r w:rsidR="009F23C8">
        <w:rPr>
          <w:rStyle w:val="CommentReference"/>
          <w:lang w:val="en-US"/>
        </w:rPr>
        <w:commentReference w:id="203"/>
      </w:r>
      <w:commentRangeEnd w:id="204"/>
      <w:r w:rsidR="00130773">
        <w:rPr>
          <w:rStyle w:val="CommentReference"/>
          <w:lang w:val="en-US"/>
        </w:rPr>
        <w:commentReference w:id="204"/>
      </w:r>
      <w:r w:rsidRPr="00415ACB">
        <w:rPr>
          <w:rFonts w:asciiTheme="minorHAnsi" w:hAnsiTheme="minorHAnsi" w:cstheme="minorHAnsi"/>
          <w:lang w:val="en-AU"/>
        </w:rPr>
        <w:t>[</w:t>
      </w:r>
      <w:r w:rsidRPr="006E582A">
        <w:rPr>
          <w:rFonts w:asciiTheme="minorHAnsi" w:hAnsiTheme="minorHAnsi" w:cstheme="minorHAnsi"/>
          <w:b/>
          <w:bCs/>
          <w:i/>
          <w:iCs/>
          <w:lang w:val="en-AU"/>
        </w:rPr>
        <w:t>acronym of FI/CDP</w:t>
      </w:r>
      <w:r w:rsidRPr="00415ACB">
        <w:rPr>
          <w:rFonts w:asciiTheme="minorHAnsi" w:hAnsiTheme="minorHAnsi" w:cstheme="minorHAnsi"/>
          <w:lang w:val="en-AU"/>
        </w:rPr>
        <w:t xml:space="preserve">] must be substituted with the specific acronym value associated with the applicable </w:t>
      </w:r>
      <w:r>
        <w:rPr>
          <w:rFonts w:asciiTheme="minorHAnsi" w:hAnsiTheme="minorHAnsi" w:cstheme="minorHAnsi"/>
          <w:lang w:val="en-AU"/>
        </w:rPr>
        <w:t>Destination</w:t>
      </w:r>
      <w:r w:rsidRPr="00415ACB">
        <w:rPr>
          <w:rFonts w:asciiTheme="minorHAnsi" w:hAnsiTheme="minorHAnsi" w:cstheme="minorHAnsi"/>
          <w:lang w:val="en-AU"/>
        </w:rPr>
        <w:t>.</w:t>
      </w:r>
    </w:p>
    <w:p w14:paraId="65A686C9" w14:textId="7B711E74" w:rsidR="00137FD3" w:rsidRDefault="00137FD3" w:rsidP="00137FD3">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408DAFED" w14:textId="77777777" w:rsidR="00137FD3" w:rsidRPr="00916AA4" w:rsidRDefault="00137FD3" w:rsidP="00137FD3">
      <w:pPr>
        <w:pStyle w:val="Normalwithspace"/>
        <w:rPr>
          <w:rFonts w:asciiTheme="minorHAnsi" w:hAnsiTheme="minorHAnsi" w:cstheme="minorHAnsi"/>
          <w:lang w:val="en-AU"/>
        </w:rPr>
      </w:pPr>
    </w:p>
    <w:tbl>
      <w:tblPr>
        <w:tblStyle w:val="TableGrid"/>
        <w:tblW w:w="9445" w:type="dxa"/>
        <w:tblLayout w:type="fixed"/>
        <w:tblLook w:val="04A0" w:firstRow="1" w:lastRow="0" w:firstColumn="1" w:lastColumn="0" w:noHBand="0" w:noVBand="1"/>
      </w:tblPr>
      <w:tblGrid>
        <w:gridCol w:w="798"/>
        <w:gridCol w:w="1182"/>
        <w:gridCol w:w="3071"/>
        <w:gridCol w:w="992"/>
        <w:gridCol w:w="2126"/>
        <w:gridCol w:w="1276"/>
      </w:tblGrid>
      <w:tr w:rsidR="00137FD3" w14:paraId="3EE67995" w14:textId="77777777" w:rsidTr="00C6268D">
        <w:tc>
          <w:tcPr>
            <w:tcW w:w="798" w:type="dxa"/>
            <w:shd w:val="clear" w:color="auto" w:fill="D9D9D9" w:themeFill="background1" w:themeFillShade="D9"/>
          </w:tcPr>
          <w:p w14:paraId="16A2E7F3" w14:textId="77777777" w:rsidR="00137FD3" w:rsidRPr="00796860" w:rsidRDefault="00137FD3" w:rsidP="00742B6B">
            <w:pPr>
              <w:pStyle w:val="TableHeading"/>
              <w:jc w:val="both"/>
              <w:rPr>
                <w:rFonts w:asciiTheme="minorHAnsi" w:hAnsiTheme="minorHAnsi" w:cstheme="minorHAnsi"/>
              </w:rPr>
            </w:pPr>
            <w:r w:rsidRPr="00796860">
              <w:rPr>
                <w:rFonts w:asciiTheme="minorHAnsi" w:hAnsiTheme="minorHAnsi" w:cstheme="minorHAnsi"/>
              </w:rPr>
              <w:t>S/N</w:t>
            </w:r>
          </w:p>
        </w:tc>
        <w:tc>
          <w:tcPr>
            <w:tcW w:w="1182" w:type="dxa"/>
            <w:shd w:val="clear" w:color="auto" w:fill="D9D9D9" w:themeFill="background1" w:themeFillShade="D9"/>
          </w:tcPr>
          <w:p w14:paraId="02A90862" w14:textId="77777777" w:rsidR="00137FD3" w:rsidRPr="00796860" w:rsidRDefault="00137FD3" w:rsidP="00742B6B">
            <w:pPr>
              <w:pStyle w:val="TableHeading"/>
              <w:rPr>
                <w:rFonts w:asciiTheme="minorHAnsi" w:hAnsiTheme="minorHAnsi" w:cstheme="minorHAnsi"/>
              </w:rPr>
            </w:pPr>
            <w:r w:rsidRPr="00796860">
              <w:rPr>
                <w:rFonts w:asciiTheme="minorHAnsi" w:hAnsiTheme="minorHAnsi" w:cstheme="minorHAnsi"/>
              </w:rPr>
              <w:t>Security Type</w:t>
            </w:r>
          </w:p>
        </w:tc>
        <w:tc>
          <w:tcPr>
            <w:tcW w:w="3071" w:type="dxa"/>
            <w:shd w:val="clear" w:color="auto" w:fill="D9D9D9" w:themeFill="background1" w:themeFillShade="D9"/>
          </w:tcPr>
          <w:p w14:paraId="29B3466F" w14:textId="77777777" w:rsidR="00137FD3" w:rsidRPr="00796860" w:rsidRDefault="00137FD3" w:rsidP="00742B6B">
            <w:pPr>
              <w:pStyle w:val="TableHeading"/>
              <w:rPr>
                <w:rFonts w:asciiTheme="minorHAnsi" w:hAnsiTheme="minorHAnsi" w:cstheme="minorHAnsi"/>
              </w:rPr>
            </w:pPr>
            <w:r w:rsidRPr="00796860">
              <w:rPr>
                <w:rFonts w:asciiTheme="minorHAnsi" w:hAnsiTheme="minorHAnsi" w:cstheme="minorHAnsi"/>
              </w:rPr>
              <w:t>File Name</w:t>
            </w:r>
          </w:p>
        </w:tc>
        <w:tc>
          <w:tcPr>
            <w:tcW w:w="992" w:type="dxa"/>
            <w:shd w:val="clear" w:color="auto" w:fill="D9D9D9" w:themeFill="background1" w:themeFillShade="D9"/>
          </w:tcPr>
          <w:p w14:paraId="5DA1D7F5" w14:textId="77777777" w:rsidR="00137FD3" w:rsidRDefault="00137FD3" w:rsidP="00742B6B">
            <w:pPr>
              <w:pStyle w:val="TableHeading"/>
              <w:rPr>
                <w:rFonts w:asciiTheme="minorHAnsi" w:hAnsiTheme="minorHAnsi" w:cstheme="minorHAnsi"/>
              </w:rPr>
            </w:pPr>
            <w:r>
              <w:rPr>
                <w:rFonts w:asciiTheme="minorHAnsi" w:hAnsiTheme="minorHAnsi" w:cstheme="minorHAnsi"/>
              </w:rPr>
              <w:t>Source</w:t>
            </w:r>
          </w:p>
        </w:tc>
        <w:tc>
          <w:tcPr>
            <w:tcW w:w="2126" w:type="dxa"/>
            <w:shd w:val="clear" w:color="auto" w:fill="D9D9D9" w:themeFill="background1" w:themeFillShade="D9"/>
          </w:tcPr>
          <w:p w14:paraId="24E6B55C" w14:textId="77777777" w:rsidR="00137FD3" w:rsidRDefault="00137FD3" w:rsidP="00742B6B">
            <w:pPr>
              <w:pStyle w:val="TableHeading"/>
              <w:rPr>
                <w:rFonts w:asciiTheme="minorHAnsi" w:hAnsiTheme="minorHAnsi" w:cstheme="minorHAnsi"/>
              </w:rPr>
            </w:pPr>
            <w:r>
              <w:rPr>
                <w:rFonts w:asciiTheme="minorHAnsi" w:hAnsiTheme="minorHAnsi" w:cstheme="minorHAnsi"/>
              </w:rPr>
              <w:t>Destination</w:t>
            </w:r>
          </w:p>
        </w:tc>
        <w:tc>
          <w:tcPr>
            <w:tcW w:w="1276" w:type="dxa"/>
            <w:shd w:val="clear" w:color="auto" w:fill="D9D9D9" w:themeFill="background1" w:themeFillShade="D9"/>
          </w:tcPr>
          <w:p w14:paraId="41C85EB7" w14:textId="48564B72" w:rsidR="00137FD3" w:rsidRDefault="00137FD3" w:rsidP="00742B6B">
            <w:pPr>
              <w:pStyle w:val="TableHeading"/>
              <w:rPr>
                <w:rFonts w:asciiTheme="minorHAnsi" w:hAnsiTheme="minorHAnsi" w:cstheme="minorHAnsi"/>
              </w:rPr>
            </w:pPr>
            <w:r>
              <w:rPr>
                <w:rFonts w:asciiTheme="minorHAnsi" w:hAnsiTheme="minorHAnsi" w:cstheme="minorHAnsi"/>
              </w:rPr>
              <w:t xml:space="preserve">Incoming/Outgoing </w:t>
            </w:r>
          </w:p>
        </w:tc>
      </w:tr>
      <w:tr w:rsidR="00137FD3" w14:paraId="2576A0B0" w14:textId="77777777" w:rsidTr="00C6268D">
        <w:tc>
          <w:tcPr>
            <w:tcW w:w="798" w:type="dxa"/>
          </w:tcPr>
          <w:p w14:paraId="2AD32092" w14:textId="77777777" w:rsidR="00137FD3" w:rsidRPr="00796860" w:rsidRDefault="00137FD3" w:rsidP="00857344">
            <w:pPr>
              <w:pStyle w:val="ListParagraph"/>
              <w:numPr>
                <w:ilvl w:val="0"/>
                <w:numId w:val="104"/>
              </w:numPr>
            </w:pPr>
          </w:p>
        </w:tc>
        <w:tc>
          <w:tcPr>
            <w:tcW w:w="1182" w:type="dxa"/>
          </w:tcPr>
          <w:p w14:paraId="009559E9" w14:textId="77777777" w:rsidR="00137FD3" w:rsidRPr="00857344" w:rsidRDefault="00137FD3" w:rsidP="00503C9F">
            <w:pPr>
              <w:spacing w:line="360" w:lineRule="auto"/>
              <w:jc w:val="left"/>
              <w:rPr>
                <w:rFonts w:asciiTheme="minorHAnsi" w:hAnsiTheme="minorHAnsi" w:cstheme="minorHAnsi"/>
                <w:iCs/>
                <w:szCs w:val="22"/>
                <w:highlight w:val="yellow"/>
              </w:rPr>
            </w:pPr>
            <w:r w:rsidRPr="00857344">
              <w:rPr>
                <w:rFonts w:asciiTheme="minorHAnsi" w:hAnsiTheme="minorHAnsi" w:cstheme="minorHAnsi"/>
                <w:iCs/>
                <w:szCs w:val="22"/>
                <w:highlight w:val="yellow"/>
              </w:rPr>
              <w:t>SSB</w:t>
            </w:r>
          </w:p>
        </w:tc>
        <w:tc>
          <w:tcPr>
            <w:tcW w:w="3071" w:type="dxa"/>
          </w:tcPr>
          <w:p w14:paraId="7CA6DD17" w14:textId="77777777" w:rsidR="00137FD3" w:rsidRPr="00050499" w:rsidRDefault="00137FD3" w:rsidP="00503C9F">
            <w:pPr>
              <w:spacing w:line="360" w:lineRule="auto"/>
              <w:jc w:val="left"/>
              <w:rPr>
                <w:rFonts w:asciiTheme="minorHAnsi" w:hAnsiTheme="minorHAnsi" w:cstheme="minorHAnsi"/>
                <w:iCs/>
                <w:szCs w:val="22"/>
                <w:highlight w:val="yellow"/>
              </w:rPr>
            </w:pPr>
            <w:proofErr w:type="spellStart"/>
            <w:r w:rsidRPr="00050499">
              <w:rPr>
                <w:rFonts w:asciiTheme="minorHAnsi" w:hAnsiTheme="minorHAnsi" w:cstheme="minorHAnsi"/>
                <w:iCs/>
                <w:szCs w:val="22"/>
                <w:highlight w:val="yellow"/>
              </w:rPr>
              <w:t>sb</w:t>
            </w:r>
            <w:proofErr w:type="spellEnd"/>
            <w:r w:rsidRPr="00050499">
              <w:rPr>
                <w:rFonts w:asciiTheme="minorHAnsi" w:hAnsiTheme="minorHAnsi" w:cstheme="minorHAnsi"/>
                <w:iCs/>
                <w:szCs w:val="22"/>
                <w:highlight w:val="yellow"/>
              </w:rPr>
              <w:t>_[</w:t>
            </w:r>
            <w:r w:rsidRPr="00050499">
              <w:rPr>
                <w:rFonts w:asciiTheme="minorHAnsi" w:hAnsiTheme="minorHAnsi" w:cstheme="minorHAnsi"/>
                <w:b/>
                <w:bCs/>
                <w:i/>
                <w:szCs w:val="22"/>
                <w:highlight w:val="yellow"/>
              </w:rPr>
              <w:t>acronym of FI/CDP</w:t>
            </w:r>
            <w:r w:rsidRPr="00050499">
              <w:rPr>
                <w:rFonts w:asciiTheme="minorHAnsi" w:hAnsiTheme="minorHAnsi" w:cstheme="minorHAnsi"/>
                <w:iCs/>
                <w:szCs w:val="22"/>
                <w:highlight w:val="yellow"/>
              </w:rPr>
              <w:t>]_cal.txt</w:t>
            </w:r>
          </w:p>
        </w:tc>
        <w:tc>
          <w:tcPr>
            <w:tcW w:w="992" w:type="dxa"/>
          </w:tcPr>
          <w:p w14:paraId="287CA3F5" w14:textId="77777777" w:rsidR="00137FD3" w:rsidRDefault="00137FD3" w:rsidP="00503C9F">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2126" w:type="dxa"/>
          </w:tcPr>
          <w:p w14:paraId="50AAC2E6" w14:textId="77777777" w:rsidR="00137FD3" w:rsidRDefault="00137FD3" w:rsidP="00503C9F">
            <w:pPr>
              <w:spacing w:line="360" w:lineRule="auto"/>
              <w:jc w:val="left"/>
              <w:rPr>
                <w:rFonts w:asciiTheme="minorHAnsi" w:hAnsiTheme="minorHAnsi" w:cstheme="minorHAnsi"/>
                <w:iCs/>
                <w:szCs w:val="22"/>
              </w:rPr>
            </w:pPr>
            <w:r>
              <w:rPr>
                <w:rFonts w:asciiTheme="minorHAnsi" w:hAnsiTheme="minorHAnsi" w:cstheme="minorHAnsi"/>
                <w:iCs/>
                <w:szCs w:val="22"/>
              </w:rPr>
              <w:t xml:space="preserve">Retail Banks </w:t>
            </w:r>
            <w:r w:rsidRPr="00050499">
              <w:rPr>
                <w:rFonts w:asciiTheme="minorHAnsi" w:hAnsiTheme="minorHAnsi" w:cstheme="minorHAnsi"/>
                <w:iCs/>
                <w:szCs w:val="22"/>
                <w:highlight w:val="yellow"/>
              </w:rPr>
              <w:t>and CDP</w:t>
            </w:r>
          </w:p>
        </w:tc>
        <w:tc>
          <w:tcPr>
            <w:tcW w:w="1276" w:type="dxa"/>
          </w:tcPr>
          <w:p w14:paraId="4203C3AD" w14:textId="77777777" w:rsidR="00137FD3" w:rsidRDefault="00137FD3" w:rsidP="00503C9F">
            <w:pPr>
              <w:spacing w:line="360" w:lineRule="auto"/>
              <w:jc w:val="left"/>
              <w:rPr>
                <w:rFonts w:asciiTheme="minorHAnsi" w:hAnsiTheme="minorHAnsi" w:cstheme="minorHAnsi"/>
                <w:iCs/>
                <w:szCs w:val="22"/>
              </w:rPr>
            </w:pPr>
            <w:r>
              <w:rPr>
                <w:rFonts w:asciiTheme="minorHAnsi" w:hAnsiTheme="minorHAnsi" w:cstheme="minorHAnsi"/>
                <w:iCs/>
                <w:szCs w:val="22"/>
              </w:rPr>
              <w:t xml:space="preserve">Outgoing </w:t>
            </w:r>
          </w:p>
        </w:tc>
      </w:tr>
      <w:tr w:rsidR="00137FD3" w14:paraId="380DDBA9" w14:textId="77777777" w:rsidTr="00C6268D">
        <w:tc>
          <w:tcPr>
            <w:tcW w:w="798" w:type="dxa"/>
          </w:tcPr>
          <w:p w14:paraId="52FF356F" w14:textId="77777777" w:rsidR="00137FD3" w:rsidRPr="00796860" w:rsidRDefault="00137FD3" w:rsidP="00D21035">
            <w:pPr>
              <w:pStyle w:val="ListParagraph"/>
            </w:pPr>
          </w:p>
        </w:tc>
        <w:tc>
          <w:tcPr>
            <w:tcW w:w="1182" w:type="dxa"/>
          </w:tcPr>
          <w:p w14:paraId="23B1D7B1" w14:textId="4CC430CE" w:rsidR="00137FD3" w:rsidRPr="00857344" w:rsidRDefault="00137FD3" w:rsidP="00503C9F">
            <w:pPr>
              <w:spacing w:line="360" w:lineRule="auto"/>
              <w:jc w:val="left"/>
              <w:rPr>
                <w:rFonts w:asciiTheme="minorHAnsi" w:hAnsiTheme="minorHAnsi" w:cstheme="minorHAnsi"/>
                <w:iCs/>
                <w:szCs w:val="22"/>
                <w:highlight w:val="yellow"/>
              </w:rPr>
            </w:pPr>
            <w:commentRangeStart w:id="205"/>
            <w:r w:rsidRPr="00857344">
              <w:rPr>
                <w:rFonts w:asciiTheme="minorHAnsi" w:hAnsiTheme="minorHAnsi" w:cstheme="minorHAnsi"/>
                <w:iCs/>
                <w:szCs w:val="22"/>
                <w:highlight w:val="yellow"/>
              </w:rPr>
              <w:t>SGS Bonds</w:t>
            </w:r>
            <w:commentRangeEnd w:id="205"/>
            <w:r w:rsidR="00C00AC4">
              <w:rPr>
                <w:rStyle w:val="CommentReference"/>
                <w:lang w:val="en-US"/>
              </w:rPr>
              <w:commentReference w:id="205"/>
            </w:r>
          </w:p>
        </w:tc>
        <w:tc>
          <w:tcPr>
            <w:tcW w:w="3071" w:type="dxa"/>
          </w:tcPr>
          <w:p w14:paraId="78AC5825" w14:textId="77777777" w:rsidR="00137FD3" w:rsidRPr="00050499" w:rsidRDefault="00137FD3" w:rsidP="00503C9F">
            <w:pPr>
              <w:spacing w:line="360" w:lineRule="auto"/>
              <w:jc w:val="left"/>
              <w:rPr>
                <w:rFonts w:asciiTheme="minorHAnsi" w:hAnsiTheme="minorHAnsi" w:cstheme="minorHAnsi"/>
                <w:iCs/>
                <w:szCs w:val="22"/>
                <w:highlight w:val="yellow"/>
              </w:rPr>
            </w:pPr>
            <w:r w:rsidRPr="00050499">
              <w:rPr>
                <w:rFonts w:asciiTheme="minorHAnsi" w:hAnsiTheme="minorHAnsi" w:cstheme="minorHAnsi"/>
                <w:iCs/>
                <w:szCs w:val="22"/>
                <w:highlight w:val="yellow"/>
              </w:rPr>
              <w:t>sg_[</w:t>
            </w:r>
            <w:r w:rsidRPr="00050499">
              <w:rPr>
                <w:rFonts w:asciiTheme="minorHAnsi" w:hAnsiTheme="minorHAnsi" w:cstheme="minorHAnsi"/>
                <w:b/>
                <w:bCs/>
                <w:i/>
                <w:szCs w:val="22"/>
                <w:highlight w:val="yellow"/>
              </w:rPr>
              <w:t>acronym of FI/CDP</w:t>
            </w:r>
            <w:r w:rsidRPr="00050499">
              <w:rPr>
                <w:rFonts w:asciiTheme="minorHAnsi" w:hAnsiTheme="minorHAnsi" w:cstheme="minorHAnsi"/>
                <w:iCs/>
                <w:szCs w:val="22"/>
                <w:highlight w:val="yellow"/>
              </w:rPr>
              <w:t>]_cal.txt</w:t>
            </w:r>
          </w:p>
        </w:tc>
        <w:tc>
          <w:tcPr>
            <w:tcW w:w="992" w:type="dxa"/>
          </w:tcPr>
          <w:p w14:paraId="06BE8226" w14:textId="77777777" w:rsidR="00137FD3" w:rsidRDefault="00137FD3" w:rsidP="00503C9F">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2126" w:type="dxa"/>
          </w:tcPr>
          <w:p w14:paraId="5593A546" w14:textId="77777777" w:rsidR="00137FD3" w:rsidRDefault="00137FD3" w:rsidP="00503C9F">
            <w:pPr>
              <w:spacing w:line="360" w:lineRule="auto"/>
              <w:jc w:val="left"/>
              <w:rPr>
                <w:rFonts w:asciiTheme="minorHAnsi" w:hAnsiTheme="minorHAnsi" w:cstheme="minorHAnsi"/>
                <w:iCs/>
                <w:szCs w:val="22"/>
              </w:rPr>
            </w:pPr>
            <w:r>
              <w:rPr>
                <w:rFonts w:asciiTheme="minorHAnsi" w:hAnsiTheme="minorHAnsi" w:cstheme="minorHAnsi"/>
                <w:iCs/>
                <w:szCs w:val="22"/>
              </w:rPr>
              <w:t xml:space="preserve">Retail Banks </w:t>
            </w:r>
            <w:r w:rsidRPr="00050499">
              <w:rPr>
                <w:rFonts w:asciiTheme="minorHAnsi" w:hAnsiTheme="minorHAnsi" w:cstheme="minorHAnsi"/>
                <w:iCs/>
                <w:szCs w:val="22"/>
                <w:highlight w:val="yellow"/>
              </w:rPr>
              <w:t>and CDP</w:t>
            </w:r>
          </w:p>
        </w:tc>
        <w:tc>
          <w:tcPr>
            <w:tcW w:w="1276" w:type="dxa"/>
          </w:tcPr>
          <w:p w14:paraId="1C38547C" w14:textId="77777777" w:rsidR="00137FD3" w:rsidRDefault="00137FD3" w:rsidP="00503C9F">
            <w:pPr>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r w:rsidR="00137FD3" w14:paraId="288DC0DE" w14:textId="77777777" w:rsidTr="00C6268D">
        <w:tc>
          <w:tcPr>
            <w:tcW w:w="798" w:type="dxa"/>
          </w:tcPr>
          <w:p w14:paraId="06B0A83B" w14:textId="77777777" w:rsidR="00137FD3" w:rsidRPr="00796860" w:rsidRDefault="00137FD3" w:rsidP="00D21035">
            <w:pPr>
              <w:pStyle w:val="ListParagraph"/>
            </w:pPr>
          </w:p>
        </w:tc>
        <w:tc>
          <w:tcPr>
            <w:tcW w:w="1182" w:type="dxa"/>
          </w:tcPr>
          <w:p w14:paraId="42329E00" w14:textId="77777777" w:rsidR="00137FD3" w:rsidRPr="00857344" w:rsidRDefault="00137FD3" w:rsidP="00503C9F">
            <w:pPr>
              <w:spacing w:line="360" w:lineRule="auto"/>
              <w:jc w:val="left"/>
              <w:rPr>
                <w:rFonts w:asciiTheme="minorHAnsi" w:hAnsiTheme="minorHAnsi" w:cstheme="minorHAnsi"/>
                <w:iCs/>
                <w:szCs w:val="22"/>
                <w:highlight w:val="yellow"/>
              </w:rPr>
            </w:pPr>
            <w:r w:rsidRPr="00857344">
              <w:rPr>
                <w:rFonts w:asciiTheme="minorHAnsi" w:hAnsiTheme="minorHAnsi" w:cstheme="minorHAnsi"/>
                <w:iCs/>
                <w:szCs w:val="22"/>
                <w:highlight w:val="yellow"/>
              </w:rPr>
              <w:t>T-Bills</w:t>
            </w:r>
          </w:p>
        </w:tc>
        <w:tc>
          <w:tcPr>
            <w:tcW w:w="3071" w:type="dxa"/>
          </w:tcPr>
          <w:p w14:paraId="2AE4332E" w14:textId="77777777" w:rsidR="00137FD3" w:rsidRPr="00050499" w:rsidRDefault="00137FD3" w:rsidP="00503C9F">
            <w:pPr>
              <w:spacing w:line="360" w:lineRule="auto"/>
              <w:jc w:val="left"/>
              <w:rPr>
                <w:rFonts w:asciiTheme="minorHAnsi" w:hAnsiTheme="minorHAnsi" w:cstheme="minorHAnsi"/>
                <w:iCs/>
                <w:szCs w:val="22"/>
                <w:highlight w:val="yellow"/>
              </w:rPr>
            </w:pPr>
            <w:r w:rsidRPr="00050499">
              <w:rPr>
                <w:rFonts w:asciiTheme="minorHAnsi" w:hAnsiTheme="minorHAnsi" w:cstheme="minorHAnsi"/>
                <w:iCs/>
                <w:szCs w:val="22"/>
                <w:highlight w:val="yellow"/>
              </w:rPr>
              <w:t>tb_[</w:t>
            </w:r>
            <w:r w:rsidRPr="00050499">
              <w:rPr>
                <w:rFonts w:asciiTheme="minorHAnsi" w:hAnsiTheme="minorHAnsi" w:cstheme="minorHAnsi"/>
                <w:b/>
                <w:bCs/>
                <w:i/>
                <w:szCs w:val="22"/>
                <w:highlight w:val="yellow"/>
              </w:rPr>
              <w:t>acronym of FI/CDP</w:t>
            </w:r>
            <w:r w:rsidRPr="00050499">
              <w:rPr>
                <w:rFonts w:asciiTheme="minorHAnsi" w:hAnsiTheme="minorHAnsi" w:cstheme="minorHAnsi"/>
                <w:iCs/>
                <w:szCs w:val="22"/>
                <w:highlight w:val="yellow"/>
              </w:rPr>
              <w:t>]_cal.txt</w:t>
            </w:r>
          </w:p>
        </w:tc>
        <w:tc>
          <w:tcPr>
            <w:tcW w:w="992" w:type="dxa"/>
          </w:tcPr>
          <w:p w14:paraId="0F8C22A3" w14:textId="77777777" w:rsidR="00137FD3" w:rsidRDefault="00137FD3" w:rsidP="00503C9F">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2126" w:type="dxa"/>
          </w:tcPr>
          <w:p w14:paraId="0E19802A" w14:textId="77777777" w:rsidR="00137FD3" w:rsidRDefault="00137FD3" w:rsidP="00503C9F">
            <w:pPr>
              <w:spacing w:line="360" w:lineRule="auto"/>
              <w:jc w:val="left"/>
              <w:rPr>
                <w:rFonts w:asciiTheme="minorHAnsi" w:hAnsiTheme="minorHAnsi" w:cstheme="minorHAnsi"/>
                <w:iCs/>
                <w:szCs w:val="22"/>
              </w:rPr>
            </w:pPr>
            <w:r>
              <w:rPr>
                <w:rFonts w:asciiTheme="minorHAnsi" w:hAnsiTheme="minorHAnsi" w:cstheme="minorHAnsi"/>
                <w:iCs/>
                <w:szCs w:val="22"/>
              </w:rPr>
              <w:t xml:space="preserve">Retail Banks </w:t>
            </w:r>
            <w:r w:rsidRPr="00050499">
              <w:rPr>
                <w:rFonts w:asciiTheme="minorHAnsi" w:hAnsiTheme="minorHAnsi" w:cstheme="minorHAnsi"/>
                <w:iCs/>
                <w:szCs w:val="22"/>
                <w:highlight w:val="yellow"/>
              </w:rPr>
              <w:t>and CDP</w:t>
            </w:r>
          </w:p>
        </w:tc>
        <w:tc>
          <w:tcPr>
            <w:tcW w:w="1276" w:type="dxa"/>
          </w:tcPr>
          <w:p w14:paraId="03568089" w14:textId="77777777" w:rsidR="00137FD3" w:rsidRDefault="00137FD3" w:rsidP="005B7717">
            <w:pPr>
              <w:keepNext/>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bl>
    <w:p w14:paraId="467BB28F" w14:textId="776EA93B" w:rsidR="00531C01" w:rsidRPr="00713D43" w:rsidRDefault="005B7717" w:rsidP="005B7717">
      <w:pPr>
        <w:pStyle w:val="Caption"/>
        <w:rPr>
          <w:rFonts w:cstheme="minorHAnsi"/>
        </w:rPr>
      </w:pPr>
      <w:r>
        <w:t xml:space="preserve">Table </w:t>
      </w:r>
      <w:r>
        <w:fldChar w:fldCharType="begin"/>
      </w:r>
      <w:r>
        <w:instrText xml:space="preserve"> SEQ Table \* ARABIC </w:instrText>
      </w:r>
      <w:r>
        <w:fldChar w:fldCharType="separate"/>
      </w:r>
      <w:r w:rsidR="00FB29C8">
        <w:t>2</w:t>
      </w:r>
      <w:r>
        <w:fldChar w:fldCharType="end"/>
      </w:r>
      <w:r>
        <w:t xml:space="preserve"> </w:t>
      </w:r>
      <w:r>
        <w:fldChar w:fldCharType="begin"/>
      </w:r>
      <w:r w:rsidRPr="005B7717">
        <w:instrText>STYLEREF "Heading 3"</w:instrText>
      </w:r>
      <w:r>
        <w:fldChar w:fldCharType="separate"/>
      </w:r>
      <w:r>
        <w:t>File Names</w:t>
      </w:r>
      <w:r>
        <w:fldChar w:fldCharType="end"/>
      </w:r>
      <w:r>
        <w:t xml:space="preserve"> of </w:t>
      </w:r>
      <w:r>
        <w:fldChar w:fldCharType="begin"/>
      </w:r>
      <w:r w:rsidRPr="005B7717">
        <w:instrText xml:space="preserve">STYLEREF "Heading </w:instrText>
      </w:r>
      <w:r>
        <w:instrText>2</w:instrText>
      </w:r>
      <w:r w:rsidRPr="005B7717">
        <w:instrText>"</w:instrText>
      </w:r>
      <w:r>
        <w:fldChar w:fldCharType="separate"/>
      </w:r>
      <w:r>
        <w:t>SSB/SGS</w:t>
      </w:r>
      <w:r w:rsidR="006D01EA">
        <w:t xml:space="preserve"> Bonds</w:t>
      </w:r>
      <w:r>
        <w:t>/T-Bills Issuance Calendar File</w:t>
      </w:r>
      <w:r>
        <w:fldChar w:fldCharType="end"/>
      </w:r>
    </w:p>
    <w:p w14:paraId="4784632D" w14:textId="0957FCC6" w:rsidR="003F15EB" w:rsidRDefault="009D1B23" w:rsidP="00634352">
      <w:pPr>
        <w:pStyle w:val="Heading3"/>
      </w:pPr>
      <w:bookmarkStart w:id="206" w:name="_Toc215758845"/>
      <w:bookmarkStart w:id="207" w:name="_Toc215759896"/>
      <w:bookmarkStart w:id="208" w:name="_Toc217999863"/>
      <w:commentRangeStart w:id="209"/>
      <w:commentRangeStart w:id="210"/>
      <w:r>
        <w:t>Time &amp; Frequency</w:t>
      </w:r>
      <w:bookmarkEnd w:id="206"/>
      <w:bookmarkEnd w:id="207"/>
      <w:commentRangeEnd w:id="209"/>
      <w:r w:rsidR="00651BBC">
        <w:rPr>
          <w:rStyle w:val="CommentReference"/>
          <w:rFonts w:ascii="Century Gothic" w:eastAsia="Times New Roman" w:hAnsi="Century Gothic"/>
          <w:b w:val="0"/>
          <w:bCs w:val="0"/>
          <w:smallCaps w:val="0"/>
          <w:lang w:val="en-US"/>
        </w:rPr>
        <w:commentReference w:id="209"/>
      </w:r>
      <w:commentRangeEnd w:id="210"/>
      <w:r w:rsidR="000A1FA5">
        <w:rPr>
          <w:rStyle w:val="CommentReference"/>
          <w:rFonts w:ascii="Century Gothic" w:eastAsia="Times New Roman" w:hAnsi="Century Gothic"/>
          <w:b w:val="0"/>
          <w:bCs w:val="0"/>
          <w:smallCaps w:val="0"/>
          <w:lang w:val="en-US"/>
        </w:rPr>
        <w:commentReference w:id="210"/>
      </w:r>
      <w:bookmarkEnd w:id="208"/>
    </w:p>
    <w:p w14:paraId="2DE1AFAE" w14:textId="33E4A22D" w:rsidR="006E08B1" w:rsidRDefault="00A8745C" w:rsidP="000A5CBC">
      <w:pPr>
        <w:pStyle w:val="Normalwithspace"/>
        <w:rPr>
          <w:rFonts w:asciiTheme="minorHAnsi" w:hAnsiTheme="minorHAnsi" w:cstheme="minorHAnsi"/>
          <w:lang w:val="en-AU"/>
        </w:rPr>
      </w:pPr>
      <w:commentRangeStart w:id="211"/>
      <w:commentRangeStart w:id="212"/>
      <w:r>
        <w:rPr>
          <w:rFonts w:asciiTheme="minorHAnsi" w:hAnsiTheme="minorHAnsi" w:cstheme="minorHAnsi"/>
          <w:lang w:val="en-AU"/>
        </w:rPr>
        <w:t>A</w:t>
      </w:r>
      <w:r w:rsidR="00A40734">
        <w:rPr>
          <w:rFonts w:asciiTheme="minorHAnsi" w:hAnsiTheme="minorHAnsi" w:cstheme="minorHAnsi"/>
          <w:lang w:val="en-AU"/>
        </w:rPr>
        <w:t>n</w:t>
      </w:r>
      <w:r>
        <w:rPr>
          <w:rFonts w:asciiTheme="minorHAnsi" w:hAnsiTheme="minorHAnsi" w:cstheme="minorHAnsi"/>
          <w:lang w:val="en-AU"/>
        </w:rPr>
        <w:t xml:space="preserve"> issuance calendar file </w:t>
      </w:r>
      <w:del w:id="213" w:author="Han Xie CHAI (MAS)" w:date="2026-01-14T10:57:00Z" w16du:dateUtc="2026-01-14T02:57:00Z">
        <w:r w:rsidDel="007E0A91">
          <w:rPr>
            <w:rFonts w:asciiTheme="minorHAnsi" w:hAnsiTheme="minorHAnsi" w:cstheme="minorHAnsi"/>
            <w:lang w:val="en-AU"/>
          </w:rPr>
          <w:delText>will be</w:delText>
        </w:r>
      </w:del>
      <w:ins w:id="214" w:author="Han Xie CHAI (MAS)" w:date="2026-01-14T10:57:00Z" w16du:dateUtc="2026-01-14T02:57:00Z">
        <w:r w:rsidR="007E0A91">
          <w:rPr>
            <w:rFonts w:asciiTheme="minorHAnsi" w:hAnsiTheme="minorHAnsi" w:cstheme="minorHAnsi"/>
            <w:lang w:val="en-AU"/>
          </w:rPr>
          <w:t>is</w:t>
        </w:r>
      </w:ins>
      <w:r>
        <w:rPr>
          <w:rFonts w:asciiTheme="minorHAnsi" w:hAnsiTheme="minorHAnsi" w:cstheme="minorHAnsi"/>
          <w:lang w:val="en-AU"/>
        </w:rPr>
        <w:t xml:space="preserve"> generated and placed onto MEFT</w:t>
      </w:r>
      <w:r w:rsidR="00A40734">
        <w:rPr>
          <w:rFonts w:asciiTheme="minorHAnsi" w:hAnsiTheme="minorHAnsi" w:cstheme="minorHAnsi"/>
          <w:lang w:val="en-AU"/>
        </w:rPr>
        <w:t xml:space="preserve"> by </w:t>
      </w:r>
      <w:r w:rsidR="003574F6">
        <w:rPr>
          <w:rFonts w:asciiTheme="minorHAnsi" w:hAnsiTheme="minorHAnsi" w:cstheme="minorHAnsi"/>
          <w:lang w:val="en-AU"/>
        </w:rPr>
        <w:t>OMEGA</w:t>
      </w:r>
      <w:r w:rsidR="00A40734">
        <w:rPr>
          <w:rFonts w:asciiTheme="minorHAnsi" w:hAnsiTheme="minorHAnsi" w:cstheme="minorHAnsi"/>
          <w:lang w:val="en-AU"/>
        </w:rPr>
        <w:t xml:space="preserve"> on an event-driven basis</w:t>
      </w:r>
      <w:r w:rsidR="00F531FC">
        <w:rPr>
          <w:rFonts w:asciiTheme="minorHAnsi" w:hAnsiTheme="minorHAnsi" w:cstheme="minorHAnsi"/>
          <w:lang w:val="en-AU"/>
        </w:rPr>
        <w:t xml:space="preserve"> according to the following criteria</w:t>
      </w:r>
      <w:del w:id="215" w:author="Han Xie CHAI (MAS)" w:date="2026-01-14T11:10:00Z" w16du:dateUtc="2026-01-14T03:10:00Z">
        <w:r w:rsidR="006E08B1" w:rsidDel="00D06A8C">
          <w:rPr>
            <w:rFonts w:asciiTheme="minorHAnsi" w:hAnsiTheme="minorHAnsi" w:cstheme="minorHAnsi"/>
            <w:lang w:val="en-AU"/>
          </w:rPr>
          <w:delText>:</w:delText>
        </w:r>
      </w:del>
      <w:commentRangeEnd w:id="211"/>
      <w:r w:rsidR="008F5CAA">
        <w:rPr>
          <w:rStyle w:val="CommentReference"/>
          <w:lang w:val="en-US"/>
        </w:rPr>
        <w:commentReference w:id="211"/>
      </w:r>
      <w:commentRangeEnd w:id="212"/>
      <w:r w:rsidR="007E0A91">
        <w:rPr>
          <w:rStyle w:val="CommentReference"/>
          <w:lang w:val="en-US"/>
        </w:rPr>
        <w:commentReference w:id="212"/>
      </w:r>
      <w:ins w:id="216" w:author="Han Xie CHAI (MAS)" w:date="2026-01-14T11:10:00Z" w16du:dateUtc="2026-01-14T03:10:00Z">
        <w:r w:rsidR="00D06A8C">
          <w:rPr>
            <w:rFonts w:asciiTheme="minorHAnsi" w:hAnsiTheme="minorHAnsi" w:cstheme="minorHAnsi"/>
            <w:lang w:val="en-AU"/>
          </w:rPr>
          <w:t>.</w:t>
        </w:r>
      </w:ins>
    </w:p>
    <w:p w14:paraId="424DAE51" w14:textId="4D23F5E8" w:rsidR="00091ADB" w:rsidRDefault="00091ADB" w:rsidP="00450B41">
      <w:pPr>
        <w:pStyle w:val="Normalwithspace"/>
        <w:numPr>
          <w:ilvl w:val="0"/>
          <w:numId w:val="28"/>
        </w:numPr>
        <w:rPr>
          <w:ins w:id="217" w:author="Han Xie CHAI (MAS)" w:date="2026-01-14T11:22:00Z" w16du:dateUtc="2026-01-14T03:22:00Z"/>
          <w:rFonts w:asciiTheme="minorHAnsi" w:hAnsiTheme="minorHAnsi" w:cstheme="minorHAnsi"/>
          <w:lang w:val="en-AU"/>
        </w:rPr>
      </w:pPr>
      <w:commentRangeStart w:id="218"/>
      <w:ins w:id="219" w:author="Han Xie CHAI (MAS)" w:date="2026-01-14T11:22:00Z" w16du:dateUtc="2026-01-14T03:22:00Z">
        <w:r>
          <w:rPr>
            <w:rFonts w:asciiTheme="minorHAnsi" w:hAnsiTheme="minorHAnsi" w:cstheme="minorHAnsi"/>
            <w:lang w:val="en-AU"/>
          </w:rPr>
          <w:t xml:space="preserve">The issuance </w:t>
        </w:r>
      </w:ins>
      <w:commentRangeEnd w:id="218"/>
      <w:ins w:id="220" w:author="Han Xie CHAI (MAS)" w:date="2026-01-14T11:35:00Z" w16du:dateUtc="2026-01-14T03:35:00Z">
        <w:r w:rsidR="00180E88">
          <w:rPr>
            <w:rStyle w:val="CommentReference"/>
            <w:lang w:val="en-US"/>
          </w:rPr>
          <w:commentReference w:id="218"/>
        </w:r>
      </w:ins>
      <w:ins w:id="221" w:author="Han Xie CHAI (MAS)" w:date="2026-01-14T11:22:00Z" w16du:dateUtc="2026-01-14T03:22:00Z">
        <w:r>
          <w:rPr>
            <w:rFonts w:asciiTheme="minorHAnsi" w:hAnsiTheme="minorHAnsi" w:cstheme="minorHAnsi"/>
            <w:lang w:val="en-AU"/>
          </w:rPr>
          <w:t>calendar file for a particular security type, year</w:t>
        </w:r>
      </w:ins>
      <w:ins w:id="222" w:author="Han Xie CHAI (MAS)" w:date="2026-01-14T11:36:00Z" w16du:dateUtc="2026-01-14T03:36:00Z">
        <w:r w:rsidR="00180E88">
          <w:rPr>
            <w:rFonts w:asciiTheme="minorHAnsi" w:hAnsiTheme="minorHAnsi" w:cstheme="minorHAnsi"/>
            <w:lang w:val="en-AU"/>
          </w:rPr>
          <w:t>,</w:t>
        </w:r>
      </w:ins>
      <w:ins w:id="223" w:author="Han Xie CHAI (MAS)" w:date="2026-01-14T11:22:00Z" w16du:dateUtc="2026-01-14T03:22:00Z">
        <w:r>
          <w:rPr>
            <w:rFonts w:asciiTheme="minorHAnsi" w:hAnsiTheme="minorHAnsi" w:cstheme="minorHAnsi"/>
            <w:lang w:val="en-AU"/>
          </w:rPr>
          <w:t xml:space="preserve"> and period is transmitted when</w:t>
        </w:r>
      </w:ins>
      <w:ins w:id="224" w:author="Han Xie CHAI (MAS)" w:date="2026-01-14T11:24:00Z" w16du:dateUtc="2026-01-14T03:24:00Z">
        <w:r>
          <w:rPr>
            <w:rFonts w:asciiTheme="minorHAnsi" w:hAnsiTheme="minorHAnsi" w:cstheme="minorHAnsi"/>
            <w:lang w:val="en-AU"/>
          </w:rPr>
          <w:t>:</w:t>
        </w:r>
      </w:ins>
    </w:p>
    <w:p w14:paraId="2FF0FD8F" w14:textId="1B22F978" w:rsidR="00091ADB" w:rsidRDefault="00091ADB" w:rsidP="00091ADB">
      <w:pPr>
        <w:pStyle w:val="Normalwithspace"/>
        <w:numPr>
          <w:ilvl w:val="1"/>
          <w:numId w:val="28"/>
        </w:numPr>
        <w:rPr>
          <w:ins w:id="225" w:author="Han Xie CHAI (MAS)" w:date="2026-01-14T11:22:00Z" w16du:dateUtc="2026-01-14T03:22:00Z"/>
          <w:rFonts w:asciiTheme="minorHAnsi" w:hAnsiTheme="minorHAnsi" w:cstheme="minorHAnsi"/>
          <w:lang w:val="en-AU"/>
        </w:rPr>
      </w:pPr>
      <w:ins w:id="226" w:author="Han Xie CHAI (MAS)" w:date="2026-01-14T11:22:00Z" w16du:dateUtc="2026-01-14T03:22:00Z">
        <w:r>
          <w:rPr>
            <w:rFonts w:asciiTheme="minorHAnsi" w:hAnsiTheme="minorHAnsi" w:cstheme="minorHAnsi"/>
            <w:lang w:val="en-AU"/>
          </w:rPr>
          <w:t>T</w:t>
        </w:r>
      </w:ins>
      <w:ins w:id="227" w:author="Han Xie CHAI (MAS)" w:date="2026-01-14T11:11:00Z" w16du:dateUtc="2026-01-14T03:11:00Z">
        <w:r w:rsidR="00D06A8C">
          <w:rPr>
            <w:rFonts w:asciiTheme="minorHAnsi" w:hAnsiTheme="minorHAnsi" w:cstheme="minorHAnsi"/>
            <w:lang w:val="en-AU"/>
          </w:rPr>
          <w:t>here is an update</w:t>
        </w:r>
      </w:ins>
      <w:ins w:id="228" w:author="Han Xie CHAI (MAS)" w:date="2026-01-14T11:33:00Z" w16du:dateUtc="2026-01-14T03:33:00Z">
        <w:r w:rsidR="00180E88">
          <w:rPr>
            <w:rFonts w:asciiTheme="minorHAnsi" w:hAnsiTheme="minorHAnsi" w:cstheme="minorHAnsi"/>
            <w:lang w:val="en-AU"/>
          </w:rPr>
          <w:t>/creation of</w:t>
        </w:r>
      </w:ins>
      <w:ins w:id="229" w:author="Han Xie CHAI (MAS)" w:date="2026-01-14T11:11:00Z" w16du:dateUtc="2026-01-14T03:11:00Z">
        <w:r w:rsidR="00D06A8C">
          <w:rPr>
            <w:rFonts w:asciiTheme="minorHAnsi" w:hAnsiTheme="minorHAnsi" w:cstheme="minorHAnsi"/>
            <w:lang w:val="en-AU"/>
          </w:rPr>
          <w:t xml:space="preserve"> </w:t>
        </w:r>
      </w:ins>
      <w:ins w:id="230" w:author="Han Xie CHAI (MAS)" w:date="2026-01-14T11:22:00Z" w16du:dateUtc="2026-01-14T03:22:00Z">
        <w:r>
          <w:rPr>
            <w:rFonts w:asciiTheme="minorHAnsi" w:hAnsiTheme="minorHAnsi" w:cstheme="minorHAnsi"/>
            <w:lang w:val="en-AU"/>
          </w:rPr>
          <w:t xml:space="preserve">at least one record </w:t>
        </w:r>
      </w:ins>
      <w:ins w:id="231" w:author="Han Xie CHAI (MAS)" w:date="2026-01-14T11:33:00Z" w16du:dateUtc="2026-01-14T03:33:00Z">
        <w:r w:rsidR="00180E88">
          <w:rPr>
            <w:rFonts w:asciiTheme="minorHAnsi" w:hAnsiTheme="minorHAnsi" w:cstheme="minorHAnsi"/>
            <w:lang w:val="en-AU"/>
          </w:rPr>
          <w:t>for</w:t>
        </w:r>
      </w:ins>
      <w:ins w:id="232" w:author="Han Xie CHAI (MAS)" w:date="2026-01-14T11:23:00Z" w16du:dateUtc="2026-01-14T03:23:00Z">
        <w:r>
          <w:rPr>
            <w:rFonts w:asciiTheme="minorHAnsi" w:hAnsiTheme="minorHAnsi" w:cstheme="minorHAnsi"/>
            <w:lang w:val="en-AU"/>
          </w:rPr>
          <w:t xml:space="preserve"> </w:t>
        </w:r>
      </w:ins>
      <w:ins w:id="233" w:author="Han Xie CHAI (MAS)" w:date="2026-01-14T11:11:00Z" w16du:dateUtc="2026-01-14T03:11:00Z">
        <w:r w:rsidR="00D06A8C">
          <w:rPr>
            <w:rFonts w:asciiTheme="minorHAnsi" w:hAnsiTheme="minorHAnsi" w:cstheme="minorHAnsi"/>
            <w:lang w:val="en-AU"/>
          </w:rPr>
          <w:t>that particular security type</w:t>
        </w:r>
      </w:ins>
      <w:ins w:id="234" w:author="Han Xie CHAI (MAS)" w:date="2026-01-14T11:32:00Z" w16du:dateUtc="2026-01-14T03:32:00Z">
        <w:r w:rsidR="00180E88">
          <w:rPr>
            <w:rFonts w:asciiTheme="minorHAnsi" w:hAnsiTheme="minorHAnsi" w:cstheme="minorHAnsi"/>
            <w:lang w:val="en-AU"/>
          </w:rPr>
          <w:t>, year</w:t>
        </w:r>
      </w:ins>
      <w:ins w:id="235" w:author="Han Xie CHAI (MAS)" w:date="2026-01-14T11:36:00Z" w16du:dateUtc="2026-01-14T03:36:00Z">
        <w:r w:rsidR="00180E88">
          <w:rPr>
            <w:rFonts w:asciiTheme="minorHAnsi" w:hAnsiTheme="minorHAnsi" w:cstheme="minorHAnsi"/>
            <w:lang w:val="en-AU"/>
          </w:rPr>
          <w:t>,</w:t>
        </w:r>
      </w:ins>
      <w:ins w:id="236" w:author="Han Xie CHAI (MAS)" w:date="2026-01-14T11:32:00Z" w16du:dateUtc="2026-01-14T03:32:00Z">
        <w:r w:rsidR="00180E88">
          <w:rPr>
            <w:rFonts w:asciiTheme="minorHAnsi" w:hAnsiTheme="minorHAnsi" w:cstheme="minorHAnsi"/>
            <w:lang w:val="en-AU"/>
          </w:rPr>
          <w:t xml:space="preserve"> and period</w:t>
        </w:r>
      </w:ins>
      <w:ins w:id="237" w:author="Han Xie CHAI (MAS)" w:date="2026-01-14T11:11:00Z" w16du:dateUtc="2026-01-14T03:11:00Z">
        <w:r w:rsidR="00D06A8C">
          <w:rPr>
            <w:rFonts w:asciiTheme="minorHAnsi" w:hAnsiTheme="minorHAnsi" w:cstheme="minorHAnsi"/>
            <w:lang w:val="en-AU"/>
          </w:rPr>
          <w:t xml:space="preserve">; </w:t>
        </w:r>
      </w:ins>
      <w:ins w:id="238" w:author="Han Xie CHAI (MAS)" w:date="2026-01-14T11:23:00Z" w16du:dateUtc="2026-01-14T03:23:00Z">
        <w:r w:rsidRPr="00180E88">
          <w:rPr>
            <w:rFonts w:asciiTheme="minorHAnsi" w:hAnsiTheme="minorHAnsi" w:cstheme="minorHAnsi"/>
            <w:b/>
            <w:bCs/>
            <w:lang w:val="en-AU"/>
            <w:rPrChange w:id="239" w:author="Han Xie CHAI (MAS)" w:date="2026-01-14T11:33:00Z" w16du:dateUtc="2026-01-14T03:33:00Z">
              <w:rPr>
                <w:rFonts w:asciiTheme="minorHAnsi" w:hAnsiTheme="minorHAnsi" w:cstheme="minorHAnsi"/>
                <w:lang w:val="en-AU"/>
              </w:rPr>
            </w:rPrChange>
          </w:rPr>
          <w:t>and</w:t>
        </w:r>
      </w:ins>
    </w:p>
    <w:p w14:paraId="635B812C" w14:textId="4F752F95" w:rsidR="00D06A8C" w:rsidRDefault="00091ADB" w:rsidP="00091ADB">
      <w:pPr>
        <w:pStyle w:val="Normalwithspace"/>
        <w:numPr>
          <w:ilvl w:val="1"/>
          <w:numId w:val="28"/>
        </w:numPr>
        <w:rPr>
          <w:ins w:id="240" w:author="Han Xie CHAI (MAS)" w:date="2026-01-14T11:34:00Z" w16du:dateUtc="2026-01-14T03:34:00Z"/>
          <w:rFonts w:asciiTheme="minorHAnsi" w:hAnsiTheme="minorHAnsi" w:cstheme="minorHAnsi"/>
          <w:lang w:val="en-AU"/>
        </w:rPr>
      </w:pPr>
      <w:ins w:id="241" w:author="Han Xie CHAI (MAS)" w:date="2026-01-14T11:22:00Z" w16du:dateUtc="2026-01-14T03:22:00Z">
        <w:r>
          <w:rPr>
            <w:rFonts w:asciiTheme="minorHAnsi" w:hAnsiTheme="minorHAnsi" w:cstheme="minorHAnsi"/>
            <w:lang w:val="en-AU"/>
          </w:rPr>
          <w:lastRenderedPageBreak/>
          <w:t>T</w:t>
        </w:r>
      </w:ins>
      <w:ins w:id="242" w:author="Han Xie CHAI (MAS)" w:date="2026-01-14T11:11:00Z" w16du:dateUtc="2026-01-14T03:11:00Z">
        <w:r w:rsidR="00D06A8C">
          <w:rPr>
            <w:rFonts w:asciiTheme="minorHAnsi" w:hAnsiTheme="minorHAnsi" w:cstheme="minorHAnsi"/>
            <w:lang w:val="en-AU"/>
          </w:rPr>
          <w:t xml:space="preserve">he </w:t>
        </w:r>
      </w:ins>
      <w:ins w:id="243" w:author="Han Xie CHAI (MAS)" w:date="2026-01-14T11:23:00Z" w16du:dateUtc="2026-01-14T03:23:00Z">
        <w:r>
          <w:rPr>
            <w:rFonts w:asciiTheme="minorHAnsi" w:hAnsiTheme="minorHAnsi" w:cstheme="minorHAnsi"/>
            <w:lang w:val="en-AU"/>
          </w:rPr>
          <w:t>updated</w:t>
        </w:r>
      </w:ins>
      <w:ins w:id="244" w:author="Han Xie CHAI (MAS)" w:date="2026-01-14T11:33:00Z" w16du:dateUtc="2026-01-14T03:33:00Z">
        <w:r w:rsidR="00180E88">
          <w:rPr>
            <w:rFonts w:asciiTheme="minorHAnsi" w:hAnsiTheme="minorHAnsi" w:cstheme="minorHAnsi"/>
            <w:lang w:val="en-AU"/>
          </w:rPr>
          <w:t>/created</w:t>
        </w:r>
      </w:ins>
      <w:ins w:id="245" w:author="Han Xie CHAI (MAS)" w:date="2026-01-14T11:23:00Z" w16du:dateUtc="2026-01-14T03:23:00Z">
        <w:r>
          <w:rPr>
            <w:rFonts w:asciiTheme="minorHAnsi" w:hAnsiTheme="minorHAnsi" w:cstheme="minorHAnsi"/>
            <w:lang w:val="en-AU"/>
          </w:rPr>
          <w:t xml:space="preserve"> </w:t>
        </w:r>
      </w:ins>
      <w:ins w:id="246" w:author="Han Xie CHAI (MAS)" w:date="2026-01-14T11:11:00Z" w16du:dateUtc="2026-01-14T03:11:00Z">
        <w:r w:rsidR="00D06A8C">
          <w:rPr>
            <w:rFonts w:asciiTheme="minorHAnsi" w:hAnsiTheme="minorHAnsi" w:cstheme="minorHAnsi"/>
            <w:lang w:val="en-AU"/>
          </w:rPr>
          <w:t>record</w:t>
        </w:r>
      </w:ins>
      <w:ins w:id="247" w:author="Han Xie CHAI (MAS)" w:date="2026-01-14T11:23:00Z" w16du:dateUtc="2026-01-14T03:23:00Z">
        <w:r>
          <w:rPr>
            <w:rFonts w:asciiTheme="minorHAnsi" w:hAnsiTheme="minorHAnsi" w:cstheme="minorHAnsi"/>
            <w:lang w:val="en-AU"/>
          </w:rPr>
          <w:t>(s)</w:t>
        </w:r>
      </w:ins>
      <w:ins w:id="248" w:author="Han Xie CHAI (MAS)" w:date="2026-01-14T11:11:00Z" w16du:dateUtc="2026-01-14T03:11:00Z">
        <w:r w:rsidR="00D06A8C">
          <w:rPr>
            <w:rFonts w:asciiTheme="minorHAnsi" w:hAnsiTheme="minorHAnsi" w:cstheme="minorHAnsi"/>
            <w:lang w:val="en-AU"/>
          </w:rPr>
          <w:t xml:space="preserve"> </w:t>
        </w:r>
      </w:ins>
      <w:ins w:id="249" w:author="Han Xie CHAI (MAS)" w:date="2026-01-14T11:12:00Z" w16du:dateUtc="2026-01-14T03:12:00Z">
        <w:r w:rsidR="00D06A8C">
          <w:rPr>
            <w:rFonts w:asciiTheme="minorHAnsi" w:hAnsiTheme="minorHAnsi" w:cstheme="minorHAnsi"/>
            <w:lang w:val="en-AU"/>
          </w:rPr>
          <w:t xml:space="preserve">does not have TBA or empty values in any fields, </w:t>
        </w:r>
      </w:ins>
      <w:ins w:id="250" w:author="Han Xie CHAI (MAS)" w:date="2026-01-14T11:23:00Z" w16du:dateUtc="2026-01-14T03:23:00Z">
        <w:r>
          <w:rPr>
            <w:rFonts w:asciiTheme="minorHAnsi" w:hAnsiTheme="minorHAnsi" w:cstheme="minorHAnsi"/>
            <w:lang w:val="en-AU"/>
          </w:rPr>
          <w:t>including both cutoff price and yield</w:t>
        </w:r>
      </w:ins>
      <w:ins w:id="251" w:author="Han Xie CHAI (MAS)" w:date="2026-01-14T11:12:00Z" w16du:dateUtc="2026-01-14T03:12:00Z">
        <w:r w:rsidR="00D06A8C">
          <w:rPr>
            <w:rFonts w:asciiTheme="minorHAnsi" w:hAnsiTheme="minorHAnsi" w:cstheme="minorHAnsi"/>
            <w:lang w:val="en-AU"/>
          </w:rPr>
          <w:t xml:space="preserve"> for syndication.</w:t>
        </w:r>
      </w:ins>
    </w:p>
    <w:p w14:paraId="54E206AC" w14:textId="6228A0EC" w:rsidR="00180E88" w:rsidRPr="00180E88" w:rsidRDefault="00180E88" w:rsidP="00180E88">
      <w:pPr>
        <w:pStyle w:val="Normalwithspace"/>
        <w:numPr>
          <w:ilvl w:val="0"/>
          <w:numId w:val="28"/>
        </w:numPr>
        <w:rPr>
          <w:ins w:id="252" w:author="Han Xie CHAI (MAS)" w:date="2026-01-14T11:10:00Z" w16du:dateUtc="2026-01-14T03:10:00Z"/>
          <w:rFonts w:asciiTheme="minorHAnsi" w:hAnsiTheme="minorHAnsi" w:cstheme="minorHAnsi"/>
          <w:lang w:val="en-AU"/>
          <w:rPrChange w:id="253" w:author="Han Xie CHAI (MAS)" w:date="2026-01-14T11:34:00Z" w16du:dateUtc="2026-01-14T03:34:00Z">
            <w:rPr>
              <w:ins w:id="254" w:author="Han Xie CHAI (MAS)" w:date="2026-01-14T11:10:00Z" w16du:dateUtc="2026-01-14T03:10:00Z"/>
              <w:rFonts w:asciiTheme="minorHAnsi" w:hAnsiTheme="minorHAnsi" w:cstheme="minorHAnsi"/>
              <w:b/>
              <w:bCs/>
              <w:lang w:val="en-AU"/>
            </w:rPr>
          </w:rPrChange>
        </w:rPr>
      </w:pPr>
      <w:ins w:id="255" w:author="Han Xie CHAI (MAS)" w:date="2026-01-14T11:34:00Z" w16du:dateUtc="2026-01-14T03:34:00Z">
        <w:r>
          <w:rPr>
            <w:rFonts w:asciiTheme="minorHAnsi" w:hAnsiTheme="minorHAnsi" w:cstheme="minorHAnsi"/>
            <w:lang w:val="en-AU"/>
          </w:rPr>
          <w:t xml:space="preserve">Only records with no TBA or empty values in any fields, including both cutoff price and yield for syndication, are </w:t>
        </w:r>
      </w:ins>
      <w:ins w:id="256" w:author="Han Xie CHAI (MAS)" w:date="2026-01-14T11:35:00Z" w16du:dateUtc="2026-01-14T03:35:00Z">
        <w:r>
          <w:rPr>
            <w:rFonts w:asciiTheme="minorHAnsi" w:hAnsiTheme="minorHAnsi" w:cstheme="minorHAnsi"/>
            <w:lang w:val="en-AU"/>
          </w:rPr>
          <w:t>included</w:t>
        </w:r>
      </w:ins>
      <w:ins w:id="257" w:author="Han Xie CHAI (MAS)" w:date="2026-01-14T11:34:00Z" w16du:dateUtc="2026-01-14T03:34:00Z">
        <w:r>
          <w:rPr>
            <w:rFonts w:asciiTheme="minorHAnsi" w:hAnsiTheme="minorHAnsi" w:cstheme="minorHAnsi"/>
            <w:lang w:val="en-AU"/>
          </w:rPr>
          <w:t xml:space="preserve"> in the issuance calendar file.</w:t>
        </w:r>
      </w:ins>
    </w:p>
    <w:p w14:paraId="6D27F0CA" w14:textId="0732E2E1" w:rsidR="006E08B1" w:rsidDel="00180E88" w:rsidRDefault="00F531FC" w:rsidP="00450B41">
      <w:pPr>
        <w:pStyle w:val="Normalwithspace"/>
        <w:numPr>
          <w:ilvl w:val="0"/>
          <w:numId w:val="28"/>
        </w:numPr>
        <w:rPr>
          <w:del w:id="258" w:author="Han Xie CHAI (MAS)" w:date="2026-01-14T11:34:00Z" w16du:dateUtc="2026-01-14T03:34:00Z"/>
          <w:rFonts w:asciiTheme="minorHAnsi" w:hAnsiTheme="minorHAnsi" w:cstheme="minorHAnsi"/>
          <w:lang w:val="en-AU"/>
        </w:rPr>
      </w:pPr>
      <w:del w:id="259" w:author="Han Xie CHAI (MAS)" w:date="2026-01-14T11:34:00Z" w16du:dateUtc="2026-01-14T03:34:00Z">
        <w:r w:rsidDel="00180E88">
          <w:rPr>
            <w:rFonts w:asciiTheme="minorHAnsi" w:hAnsiTheme="minorHAnsi" w:cstheme="minorHAnsi"/>
            <w:b/>
            <w:bCs/>
            <w:lang w:val="en-AU"/>
          </w:rPr>
          <w:delText>Standard Records</w:delText>
        </w:r>
        <w:r w:rsidR="001C5075" w:rsidDel="00180E88">
          <w:rPr>
            <w:rFonts w:asciiTheme="minorHAnsi" w:hAnsiTheme="minorHAnsi" w:cstheme="minorHAnsi"/>
            <w:b/>
            <w:bCs/>
            <w:lang w:val="en-AU"/>
          </w:rPr>
          <w:delText xml:space="preserve"> (Allotment/Auction)</w:delText>
        </w:r>
        <w:r w:rsidR="006E08B1" w:rsidDel="00180E88">
          <w:rPr>
            <w:rFonts w:asciiTheme="minorHAnsi" w:hAnsiTheme="minorHAnsi" w:cstheme="minorHAnsi"/>
            <w:lang w:val="en-AU"/>
          </w:rPr>
          <w:delText xml:space="preserve">: </w:delText>
        </w:r>
        <w:r w:rsidR="001C5075" w:rsidRPr="001C5075" w:rsidDel="00180E88">
          <w:rPr>
            <w:rFonts w:asciiTheme="minorHAnsi" w:hAnsiTheme="minorHAnsi" w:cstheme="minorHAnsi"/>
            <w:lang w:val="en-AU"/>
          </w:rPr>
          <w:delText xml:space="preserve">For all </w:delText>
        </w:r>
        <w:commentRangeStart w:id="260"/>
        <w:commentRangeStart w:id="261"/>
        <w:r w:rsidR="001C5075" w:rsidRPr="001C5075" w:rsidDel="00180E88">
          <w:rPr>
            <w:rFonts w:asciiTheme="minorHAnsi" w:hAnsiTheme="minorHAnsi" w:cstheme="minorHAnsi"/>
            <w:lang w:val="en-AU"/>
          </w:rPr>
          <w:delText xml:space="preserve">records </w:delText>
        </w:r>
        <w:commentRangeEnd w:id="260"/>
        <w:r w:rsidR="004649B9" w:rsidDel="00180E88">
          <w:rPr>
            <w:rStyle w:val="CommentReference"/>
            <w:lang w:val="en-US"/>
          </w:rPr>
          <w:commentReference w:id="260"/>
        </w:r>
      </w:del>
      <w:commentRangeEnd w:id="261"/>
      <w:r w:rsidR="00980225">
        <w:rPr>
          <w:rStyle w:val="CommentReference"/>
          <w:lang w:val="en-US"/>
        </w:rPr>
        <w:commentReference w:id="261"/>
      </w:r>
      <w:del w:id="262" w:author="Han Xie CHAI (MAS)" w:date="2026-01-14T11:34:00Z" w16du:dateUtc="2026-01-14T03:34:00Z">
        <w:r w:rsidR="001C5075" w:rsidRPr="001C5075" w:rsidDel="00180E88">
          <w:rPr>
            <w:rFonts w:asciiTheme="minorHAnsi" w:hAnsiTheme="minorHAnsi" w:cstheme="minorHAnsi"/>
            <w:lang w:val="en-AU"/>
          </w:rPr>
          <w:delText>except mini-auctions or syndications, transmission occurs immediately once</w:delText>
        </w:r>
        <w:r w:rsidR="001C5075" w:rsidDel="00180E88">
          <w:rPr>
            <w:rFonts w:asciiTheme="minorHAnsi" w:hAnsiTheme="minorHAnsi" w:cstheme="minorHAnsi"/>
            <w:lang w:val="en-AU"/>
          </w:rPr>
          <w:delText xml:space="preserve"> any issuance calendar entry reaches ‘Published’ status</w:delText>
        </w:r>
        <w:r w:rsidR="00167C5C" w:rsidDel="00180E88">
          <w:rPr>
            <w:rFonts w:asciiTheme="minorHAnsi" w:hAnsiTheme="minorHAnsi" w:cstheme="minorHAnsi"/>
            <w:lang w:val="en-AU"/>
          </w:rPr>
          <w:delText xml:space="preserve"> in OMEGA</w:delText>
        </w:r>
        <w:r w:rsidR="001C5075" w:rsidDel="00180E88">
          <w:rPr>
            <w:rFonts w:asciiTheme="minorHAnsi" w:hAnsiTheme="minorHAnsi" w:cstheme="minorHAnsi"/>
            <w:lang w:val="en-AU"/>
          </w:rPr>
          <w:delText>.</w:delText>
        </w:r>
      </w:del>
    </w:p>
    <w:p w14:paraId="323EED92" w14:textId="1BD56BED" w:rsidR="006E08B1" w:rsidRPr="00E966BD" w:rsidDel="00180E88" w:rsidRDefault="006E08B1" w:rsidP="00857344">
      <w:pPr>
        <w:pStyle w:val="ListParagraph"/>
        <w:numPr>
          <w:ilvl w:val="0"/>
          <w:numId w:val="28"/>
        </w:numPr>
        <w:rPr>
          <w:del w:id="263" w:author="Han Xie CHAI (MAS)" w:date="2026-01-14T11:34:00Z" w16du:dateUtc="2026-01-14T03:34:00Z"/>
          <w:highlight w:val="yellow"/>
        </w:rPr>
      </w:pPr>
      <w:del w:id="264" w:author="Han Xie CHAI (MAS)" w:date="2026-01-14T11:34:00Z" w16du:dateUtc="2026-01-14T03:34:00Z">
        <w:r w:rsidRPr="00857344" w:rsidDel="00180E88">
          <w:rPr>
            <w:b/>
            <w:bCs/>
            <w:highlight w:val="yellow"/>
          </w:rPr>
          <w:delText xml:space="preserve">Mini-auction </w:delText>
        </w:r>
        <w:r w:rsidR="00F531FC" w:rsidRPr="00857344" w:rsidDel="00180E88">
          <w:rPr>
            <w:b/>
            <w:bCs/>
            <w:highlight w:val="yellow"/>
          </w:rPr>
          <w:delText>R</w:delText>
        </w:r>
        <w:r w:rsidRPr="00857344" w:rsidDel="00180E88">
          <w:rPr>
            <w:b/>
            <w:bCs/>
            <w:highlight w:val="yellow"/>
          </w:rPr>
          <w:delText>ecords:</w:delText>
        </w:r>
        <w:r w:rsidR="004675C0" w:rsidRPr="00857344" w:rsidDel="00180E88">
          <w:rPr>
            <w:highlight w:val="yellow"/>
          </w:rPr>
          <w:delText xml:space="preserve"> </w:delText>
        </w:r>
        <w:r w:rsidR="00167C5C" w:rsidRPr="00857344" w:rsidDel="00180E88">
          <w:rPr>
            <w:highlight w:val="yellow"/>
          </w:rPr>
          <w:delText xml:space="preserve">A mini-auction record is transmitted only when </w:delText>
        </w:r>
        <w:commentRangeStart w:id="265"/>
        <w:commentRangeStart w:id="266"/>
        <w:r w:rsidR="00167C5C" w:rsidRPr="00857344" w:rsidDel="00180E88">
          <w:rPr>
            <w:highlight w:val="yellow"/>
          </w:rPr>
          <w:delText>it</w:delText>
        </w:r>
        <w:commentRangeEnd w:id="265"/>
        <w:r w:rsidR="004649B9" w:rsidDel="00180E88">
          <w:rPr>
            <w:rStyle w:val="CommentReference"/>
            <w:rFonts w:ascii="Century Gothic" w:hAnsi="Century Gothic" w:cs="Times New Roman"/>
            <w:lang w:val="en-US"/>
          </w:rPr>
          <w:commentReference w:id="265"/>
        </w:r>
      </w:del>
      <w:commentRangeEnd w:id="266"/>
      <w:r w:rsidR="00980225">
        <w:rPr>
          <w:rStyle w:val="CommentReference"/>
          <w:rFonts w:ascii="Century Gothic" w:hAnsi="Century Gothic" w:cs="Times New Roman"/>
          <w:lang w:val="en-US"/>
        </w:rPr>
        <w:commentReference w:id="266"/>
      </w:r>
      <w:del w:id="267" w:author="Han Xie CHAI (MAS)" w:date="2026-01-14T11:34:00Z" w16du:dateUtc="2026-01-14T03:34:00Z">
        <w:r w:rsidR="00167C5C" w:rsidRPr="00857344" w:rsidDel="00180E88">
          <w:rPr>
            <w:highlight w:val="yellow"/>
          </w:rPr>
          <w:delText xml:space="preserve"> reaches ‘Published’ status </w:delText>
        </w:r>
        <w:r w:rsidR="00167C5C" w:rsidRPr="00857344" w:rsidDel="00180E88">
          <w:rPr>
            <w:b/>
            <w:bCs/>
            <w:highlight w:val="yellow"/>
          </w:rPr>
          <w:delText>and</w:delText>
        </w:r>
        <w:r w:rsidR="00167C5C" w:rsidRPr="00857344" w:rsidDel="00180E88">
          <w:rPr>
            <w:highlight w:val="yellow"/>
          </w:rPr>
          <w:delText xml:space="preserve"> its issue code is available in OMEGA.</w:delText>
        </w:r>
      </w:del>
    </w:p>
    <w:p w14:paraId="391891FA" w14:textId="7ABDF1F5" w:rsidR="004675C0" w:rsidRPr="00E966BD" w:rsidDel="00180E88" w:rsidRDefault="006E08B1" w:rsidP="00450B41">
      <w:pPr>
        <w:pStyle w:val="Normalwithspace"/>
        <w:numPr>
          <w:ilvl w:val="0"/>
          <w:numId w:val="28"/>
        </w:numPr>
        <w:rPr>
          <w:del w:id="268" w:author="Han Xie CHAI (MAS)" w:date="2026-01-14T11:34:00Z" w16du:dateUtc="2026-01-14T03:34:00Z"/>
          <w:rFonts w:asciiTheme="minorHAnsi" w:hAnsiTheme="minorHAnsi" w:cstheme="minorHAnsi"/>
          <w:highlight w:val="yellow"/>
          <w:lang w:val="en-AU"/>
        </w:rPr>
      </w:pPr>
      <w:del w:id="269" w:author="Han Xie CHAI (MAS)" w:date="2026-01-14T11:34:00Z" w16du:dateUtc="2026-01-14T03:34:00Z">
        <w:r w:rsidRPr="00857344" w:rsidDel="00180E88">
          <w:rPr>
            <w:rFonts w:asciiTheme="minorHAnsi" w:hAnsiTheme="minorHAnsi" w:cstheme="minorHAnsi"/>
            <w:b/>
            <w:bCs/>
            <w:highlight w:val="yellow"/>
            <w:lang w:val="en-AU"/>
          </w:rPr>
          <w:delText>S</w:delText>
        </w:r>
        <w:r w:rsidR="004675C0" w:rsidRPr="00857344" w:rsidDel="00180E88">
          <w:rPr>
            <w:rFonts w:asciiTheme="minorHAnsi" w:hAnsiTheme="minorHAnsi" w:cstheme="minorHAnsi"/>
            <w:b/>
            <w:bCs/>
            <w:highlight w:val="yellow"/>
            <w:lang w:val="en-AU"/>
          </w:rPr>
          <w:delText>yndication</w:delText>
        </w:r>
        <w:r w:rsidRPr="00857344" w:rsidDel="00180E88">
          <w:rPr>
            <w:rFonts w:asciiTheme="minorHAnsi" w:hAnsiTheme="minorHAnsi" w:cstheme="minorHAnsi"/>
            <w:b/>
            <w:bCs/>
            <w:highlight w:val="yellow"/>
            <w:lang w:val="en-AU"/>
          </w:rPr>
          <w:delText xml:space="preserve"> </w:delText>
        </w:r>
        <w:r w:rsidR="00F531FC" w:rsidRPr="00857344" w:rsidDel="00180E88">
          <w:rPr>
            <w:rFonts w:asciiTheme="minorHAnsi" w:hAnsiTheme="minorHAnsi" w:cstheme="minorHAnsi"/>
            <w:b/>
            <w:bCs/>
            <w:highlight w:val="yellow"/>
            <w:lang w:val="en-AU"/>
          </w:rPr>
          <w:delText>R</w:delText>
        </w:r>
        <w:r w:rsidRPr="00857344" w:rsidDel="00180E88">
          <w:rPr>
            <w:rFonts w:asciiTheme="minorHAnsi" w:hAnsiTheme="minorHAnsi" w:cstheme="minorHAnsi"/>
            <w:b/>
            <w:bCs/>
            <w:highlight w:val="yellow"/>
            <w:lang w:val="en-AU"/>
          </w:rPr>
          <w:delText>ecords:</w:delText>
        </w:r>
        <w:r w:rsidR="00453681" w:rsidRPr="00857344" w:rsidDel="00180E88">
          <w:rPr>
            <w:rFonts w:asciiTheme="minorHAnsi" w:hAnsiTheme="minorHAnsi" w:cstheme="minorHAnsi"/>
            <w:highlight w:val="yellow"/>
            <w:lang w:val="en-AU"/>
          </w:rPr>
          <w:delText xml:space="preserve"> </w:delText>
        </w:r>
        <w:r w:rsidR="00167C5C" w:rsidRPr="00857344" w:rsidDel="00180E88">
          <w:rPr>
            <w:rFonts w:asciiTheme="minorHAnsi" w:hAnsiTheme="minorHAnsi" w:cstheme="minorHAnsi"/>
            <w:highlight w:val="yellow"/>
            <w:lang w:val="en-AU"/>
          </w:rPr>
          <w:delText xml:space="preserve">A syndication record is transmitted only when it reaches ‘Published’ status </w:delText>
        </w:r>
        <w:r w:rsidR="00167C5C" w:rsidRPr="00857344" w:rsidDel="00180E88">
          <w:rPr>
            <w:rFonts w:asciiTheme="minorHAnsi" w:hAnsiTheme="minorHAnsi" w:cstheme="minorHAnsi"/>
            <w:b/>
            <w:bCs/>
            <w:highlight w:val="yellow"/>
            <w:lang w:val="en-AU"/>
          </w:rPr>
          <w:delText>and</w:delText>
        </w:r>
        <w:r w:rsidR="00167C5C" w:rsidRPr="00857344" w:rsidDel="00180E88">
          <w:rPr>
            <w:rFonts w:asciiTheme="minorHAnsi" w:hAnsiTheme="minorHAnsi" w:cstheme="minorHAnsi"/>
            <w:highlight w:val="yellow"/>
            <w:lang w:val="en-AU"/>
          </w:rPr>
          <w:delText xml:space="preserve"> both its cutoff price and yield are available in OMEGA.</w:delText>
        </w:r>
      </w:del>
    </w:p>
    <w:p w14:paraId="0607F378" w14:textId="6A75BB84" w:rsidR="006C27A7" w:rsidRPr="00DE5396" w:rsidRDefault="0025680F" w:rsidP="003F15EB">
      <w:pPr>
        <w:pStyle w:val="Normalwithspace"/>
        <w:rPr>
          <w:rFonts w:asciiTheme="minorHAnsi" w:hAnsiTheme="minorHAnsi" w:cstheme="minorHAnsi"/>
          <w:lang w:val="en-AU"/>
        </w:rPr>
      </w:pPr>
      <w:r>
        <w:rPr>
          <w:rFonts w:asciiTheme="minorHAnsi" w:hAnsiTheme="minorHAnsi" w:cstheme="minorHAnsi"/>
          <w:lang w:val="en-AU"/>
        </w:rPr>
        <w:t>As the full dataset</w:t>
      </w:r>
      <w:r w:rsidR="00A8745C">
        <w:rPr>
          <w:rFonts w:asciiTheme="minorHAnsi" w:hAnsiTheme="minorHAnsi" w:cstheme="minorHAnsi"/>
          <w:lang w:val="en-AU"/>
        </w:rPr>
        <w:t xml:space="preserve"> of the respective security type</w:t>
      </w:r>
      <w:r>
        <w:rPr>
          <w:rFonts w:asciiTheme="minorHAnsi" w:hAnsiTheme="minorHAnsi" w:cstheme="minorHAnsi"/>
          <w:lang w:val="en-AU"/>
        </w:rPr>
        <w:t xml:space="preserve"> </w:t>
      </w:r>
      <w:r w:rsidR="00A8745C">
        <w:rPr>
          <w:rFonts w:asciiTheme="minorHAnsi" w:hAnsiTheme="minorHAnsi" w:cstheme="minorHAnsi"/>
          <w:lang w:val="en-AU"/>
        </w:rPr>
        <w:t xml:space="preserve">is provided for each file, </w:t>
      </w:r>
      <w:r w:rsidR="00D47C0D">
        <w:rPr>
          <w:rFonts w:asciiTheme="minorHAnsi" w:hAnsiTheme="minorHAnsi" w:cstheme="minorHAnsi"/>
          <w:lang w:val="en-AU"/>
        </w:rPr>
        <w:t>Destination</w:t>
      </w:r>
      <w:r w:rsidR="00237B72">
        <w:rPr>
          <w:rFonts w:asciiTheme="minorHAnsi" w:hAnsiTheme="minorHAnsi" w:cstheme="minorHAnsi"/>
          <w:lang w:val="en-AU"/>
        </w:rPr>
        <w:t>s</w:t>
      </w:r>
      <w:r w:rsidR="00A8745C">
        <w:rPr>
          <w:rFonts w:asciiTheme="minorHAnsi" w:hAnsiTheme="minorHAnsi" w:cstheme="minorHAnsi"/>
          <w:lang w:val="en-AU"/>
        </w:rPr>
        <w:t xml:space="preserve"> </w:t>
      </w:r>
      <w:r w:rsidR="00E90A3A">
        <w:rPr>
          <w:rFonts w:asciiTheme="minorHAnsi" w:hAnsiTheme="minorHAnsi" w:cstheme="minorHAnsi"/>
          <w:lang w:val="en-AU"/>
        </w:rPr>
        <w:t>must</w:t>
      </w:r>
      <w:r w:rsidR="00A8745C">
        <w:rPr>
          <w:rFonts w:asciiTheme="minorHAnsi" w:hAnsiTheme="minorHAnsi" w:cstheme="minorHAnsi"/>
          <w:lang w:val="en-AU"/>
        </w:rPr>
        <w:t xml:space="preserve"> implement a full replacement logic for all existing issuance calendar data within the </w:t>
      </w:r>
      <w:r w:rsidR="00FC378B">
        <w:rPr>
          <w:rFonts w:asciiTheme="minorHAnsi" w:hAnsiTheme="minorHAnsi" w:cstheme="minorHAnsi"/>
          <w:lang w:val="en-AU"/>
        </w:rPr>
        <w:t>calendar</w:t>
      </w:r>
      <w:r w:rsidR="00A8745C">
        <w:rPr>
          <w:rFonts w:asciiTheme="minorHAnsi" w:hAnsiTheme="minorHAnsi" w:cstheme="minorHAnsi"/>
          <w:lang w:val="en-AU"/>
        </w:rPr>
        <w:t xml:space="preserve"> year</w:t>
      </w:r>
      <w:r w:rsidR="00990B5D">
        <w:rPr>
          <w:rFonts w:asciiTheme="minorHAnsi" w:hAnsiTheme="minorHAnsi" w:cstheme="minorHAnsi"/>
          <w:lang w:val="en-AU"/>
        </w:rPr>
        <w:t xml:space="preserve"> upon receipt.</w:t>
      </w:r>
    </w:p>
    <w:p w14:paraId="267882AA" w14:textId="0C612F02" w:rsidR="002248CC" w:rsidRDefault="009D1B23" w:rsidP="00634352">
      <w:pPr>
        <w:pStyle w:val="Heading3"/>
      </w:pPr>
      <w:bookmarkStart w:id="270" w:name="_Toc215758847"/>
      <w:bookmarkStart w:id="271" w:name="_Toc215759898"/>
      <w:bookmarkStart w:id="272" w:name="_Toc217999864"/>
      <w:r>
        <w:t>Data Fields</w:t>
      </w:r>
      <w:bookmarkEnd w:id="270"/>
      <w:bookmarkEnd w:id="271"/>
      <w:r w:rsidR="00FF1E76">
        <w:t xml:space="preserve"> &amp; Validations</w:t>
      </w:r>
      <w:bookmarkEnd w:id="272"/>
    </w:p>
    <w:p w14:paraId="3990340E" w14:textId="3EE5738D" w:rsidR="002248CC" w:rsidRPr="002248CC" w:rsidRDefault="00C94844" w:rsidP="002248CC">
      <w:pPr>
        <w:pStyle w:val="Normalwithspace"/>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1_-" w:history="1">
        <w:r w:rsidRPr="00C94844">
          <w:rPr>
            <w:rStyle w:val="Hyperlink"/>
            <w:rFonts w:asciiTheme="minorHAnsi" w:hAnsiTheme="minorHAnsi" w:cstheme="minorHAnsi"/>
            <w:lang w:val="en-AU"/>
          </w:rPr>
          <w:t>Appendix A.1 - SSB/SGS/T-Bills Issuance Calendar File Data Dictionary</w:t>
        </w:r>
      </w:hyperlink>
      <w:r>
        <w:rPr>
          <w:rFonts w:asciiTheme="minorHAnsi" w:hAnsiTheme="minorHAnsi" w:cstheme="minorHAnsi"/>
          <w:lang w:val="en-AU"/>
        </w:rPr>
        <w:t xml:space="preserve"> for </w:t>
      </w:r>
      <w:r w:rsidR="001C1789" w:rsidRPr="001C1789">
        <w:rPr>
          <w:rFonts w:asciiTheme="minorHAnsi" w:hAnsiTheme="minorHAnsi" w:cstheme="minorHAnsi"/>
          <w:lang w:val="en-AU"/>
        </w:rPr>
        <w:t>the detailed data field descriptions</w:t>
      </w:r>
      <w:r w:rsidR="001C1789">
        <w:rPr>
          <w:rFonts w:asciiTheme="minorHAnsi" w:hAnsiTheme="minorHAnsi" w:cstheme="minorHAnsi"/>
          <w:lang w:val="en-AU"/>
        </w:rPr>
        <w:t>.</w:t>
      </w:r>
    </w:p>
    <w:p w14:paraId="5CD7F7D8" w14:textId="77777777" w:rsidR="002248CC" w:rsidRPr="002248CC" w:rsidRDefault="002248CC" w:rsidP="002248CC">
      <w:pPr>
        <w:pStyle w:val="Normalwithspace"/>
        <w:rPr>
          <w:lang w:val="en-AU"/>
        </w:rPr>
      </w:pPr>
    </w:p>
    <w:p w14:paraId="0E65E9CB" w14:textId="77777777" w:rsidR="006F4910" w:rsidRDefault="006F4910" w:rsidP="00634352">
      <w:pPr>
        <w:pStyle w:val="Heading2"/>
      </w:pPr>
      <w:bookmarkStart w:id="273" w:name="_Toc215758848"/>
      <w:bookmarkStart w:id="274" w:name="_Toc215759899"/>
      <w:bookmarkStart w:id="275" w:name="_Toc217999865"/>
      <w:r w:rsidRPr="006F4910">
        <w:t>SSB Subscription File</w:t>
      </w:r>
      <w:bookmarkEnd w:id="273"/>
      <w:bookmarkEnd w:id="274"/>
      <w:bookmarkEnd w:id="275"/>
    </w:p>
    <w:p w14:paraId="0846E7CE" w14:textId="77777777" w:rsidR="007A260D" w:rsidRDefault="007A260D" w:rsidP="00634352">
      <w:pPr>
        <w:pStyle w:val="Heading3"/>
      </w:pPr>
      <w:bookmarkStart w:id="276" w:name="_Toc217999866"/>
      <w:r>
        <w:t>Description</w:t>
      </w:r>
      <w:bookmarkEnd w:id="276"/>
    </w:p>
    <w:p w14:paraId="0BFFD3E4" w14:textId="2B5085D0" w:rsidR="00D47C0D" w:rsidRDefault="00655B1A" w:rsidP="00D47C0D">
      <w:pPr>
        <w:pStyle w:val="Normalwithspace"/>
        <w:rPr>
          <w:rFonts w:asciiTheme="minorHAnsi" w:hAnsiTheme="minorHAnsi" w:cstheme="minorHAnsi"/>
          <w:lang w:val="en-AU"/>
        </w:rPr>
      </w:pPr>
      <w:commentRangeStart w:id="277"/>
      <w:r>
        <w:rPr>
          <w:rFonts w:asciiTheme="minorHAnsi" w:hAnsiTheme="minorHAnsi" w:cstheme="minorHAnsi"/>
          <w:lang w:val="en-AU"/>
        </w:rPr>
        <w:t>Retail banks transmit this file to OMEGA</w:t>
      </w:r>
      <w:r w:rsidR="003F5A21">
        <w:rPr>
          <w:rFonts w:asciiTheme="minorHAnsi" w:hAnsiTheme="minorHAnsi" w:cstheme="minorHAnsi"/>
          <w:lang w:val="en-AU"/>
        </w:rPr>
        <w:t xml:space="preserve"> </w:t>
      </w:r>
      <w:r w:rsidR="00EE517E">
        <w:rPr>
          <w:rFonts w:asciiTheme="minorHAnsi" w:hAnsiTheme="minorHAnsi" w:cstheme="minorHAnsi"/>
          <w:lang w:val="en-AU"/>
        </w:rPr>
        <w:t xml:space="preserve">when the SSB subscription window is open </w:t>
      </w:r>
      <w:r w:rsidR="003F5A21">
        <w:rPr>
          <w:rFonts w:asciiTheme="minorHAnsi" w:hAnsiTheme="minorHAnsi" w:cstheme="minorHAnsi"/>
          <w:lang w:val="en-AU"/>
        </w:rPr>
        <w:t xml:space="preserve">to </w:t>
      </w:r>
      <w:r w:rsidR="00EE517E">
        <w:rPr>
          <w:rFonts w:asciiTheme="minorHAnsi" w:hAnsiTheme="minorHAnsi" w:cstheme="minorHAnsi"/>
          <w:lang w:val="en-AU"/>
        </w:rPr>
        <w:t xml:space="preserve">submit </w:t>
      </w:r>
      <w:r w:rsidR="003F5A21">
        <w:rPr>
          <w:rFonts w:asciiTheme="minorHAnsi" w:hAnsiTheme="minorHAnsi" w:cstheme="minorHAnsi"/>
          <w:lang w:val="en-AU"/>
        </w:rPr>
        <w:t xml:space="preserve">retail customers’ </w:t>
      </w:r>
      <w:r w:rsidR="00D1089B">
        <w:rPr>
          <w:rFonts w:asciiTheme="minorHAnsi" w:hAnsiTheme="minorHAnsi" w:cstheme="minorHAnsi"/>
          <w:lang w:val="en-AU"/>
        </w:rPr>
        <w:t xml:space="preserve">SSB subscription </w:t>
      </w:r>
      <w:commentRangeStart w:id="278"/>
      <w:r w:rsidR="00D1089B">
        <w:rPr>
          <w:rFonts w:asciiTheme="minorHAnsi" w:hAnsiTheme="minorHAnsi" w:cstheme="minorHAnsi"/>
          <w:lang w:val="en-AU"/>
        </w:rPr>
        <w:t>requests</w:t>
      </w:r>
      <w:commentRangeEnd w:id="278"/>
      <w:r w:rsidR="00A3093C">
        <w:rPr>
          <w:rStyle w:val="CommentReference"/>
          <w:lang w:val="en-US"/>
        </w:rPr>
        <w:commentReference w:id="278"/>
      </w:r>
      <w:r w:rsidR="003F5A21">
        <w:rPr>
          <w:rFonts w:asciiTheme="minorHAnsi" w:hAnsiTheme="minorHAnsi" w:cstheme="minorHAnsi"/>
          <w:lang w:val="en-AU"/>
        </w:rPr>
        <w:t>.</w:t>
      </w:r>
    </w:p>
    <w:p w14:paraId="40F35ADB" w14:textId="6224B4D3" w:rsidR="009F54A0" w:rsidRPr="002D7038" w:rsidRDefault="009F54A0" w:rsidP="00D47C0D">
      <w:pPr>
        <w:pStyle w:val="Normalwithspace"/>
        <w:rPr>
          <w:rFonts w:asciiTheme="minorHAnsi" w:hAnsiTheme="minorHAnsi" w:cstheme="minorHAnsi"/>
          <w:lang w:val="en-AU"/>
        </w:rPr>
      </w:pPr>
      <w:r>
        <w:rPr>
          <w:rFonts w:asciiTheme="minorHAnsi" w:hAnsiTheme="minorHAnsi" w:cstheme="minorHAnsi"/>
          <w:lang w:val="en-AU"/>
        </w:rPr>
        <w:t xml:space="preserve">Separate </w:t>
      </w:r>
      <w:r w:rsidR="00D11982">
        <w:rPr>
          <w:rFonts w:asciiTheme="minorHAnsi" w:hAnsiTheme="minorHAnsi" w:cstheme="minorHAnsi"/>
          <w:lang w:val="en-AU"/>
        </w:rPr>
        <w:t>files,</w:t>
      </w:r>
      <w:r w:rsidR="003F5A21">
        <w:rPr>
          <w:rFonts w:asciiTheme="minorHAnsi" w:hAnsiTheme="minorHAnsi" w:cstheme="minorHAnsi"/>
          <w:lang w:val="en-AU"/>
        </w:rPr>
        <w:t xml:space="preserve"> differentiated by the </w:t>
      </w:r>
      <w:ins w:id="279" w:author="Yichen GU from.TOPPAN (MAS)" w:date="2026-01-14T17:38:00Z" w16du:dateUtc="2026-01-14T09:38:00Z">
        <w:r w:rsidR="00AE6904">
          <w:rPr>
            <w:rFonts w:asciiTheme="minorHAnsi" w:hAnsiTheme="minorHAnsi" w:cstheme="minorHAnsi"/>
            <w:lang w:val="en-AU"/>
          </w:rPr>
          <w:t xml:space="preserve">application </w:t>
        </w:r>
      </w:ins>
      <w:del w:id="280" w:author="Han Xie CHAI (MAS)" w:date="2026-01-14T14:11:00Z" w16du:dateUtc="2026-01-14T06:11:00Z">
        <w:r w:rsidR="00490019" w:rsidDel="00F1668E">
          <w:rPr>
            <w:rFonts w:asciiTheme="minorHAnsi" w:hAnsiTheme="minorHAnsi" w:cstheme="minorHAnsi"/>
            <w:lang w:val="en-AU"/>
          </w:rPr>
          <w:delText>payment</w:delText>
        </w:r>
        <w:r w:rsidR="003F5A21" w:rsidDel="00F1668E">
          <w:rPr>
            <w:rFonts w:asciiTheme="minorHAnsi" w:hAnsiTheme="minorHAnsi" w:cstheme="minorHAnsi"/>
            <w:lang w:val="en-AU"/>
          </w:rPr>
          <w:delText xml:space="preserve"> </w:delText>
        </w:r>
      </w:del>
      <w:r w:rsidR="003F5A21">
        <w:rPr>
          <w:rFonts w:asciiTheme="minorHAnsi" w:hAnsiTheme="minorHAnsi" w:cstheme="minorHAnsi"/>
          <w:lang w:val="en-AU"/>
        </w:rPr>
        <w:t>type (CASH or SRS)</w:t>
      </w:r>
      <w:r w:rsidR="00D11982">
        <w:rPr>
          <w:rFonts w:asciiTheme="minorHAnsi" w:hAnsiTheme="minorHAnsi" w:cstheme="minorHAnsi"/>
          <w:lang w:val="en-AU"/>
        </w:rPr>
        <w:t>, must be provided</w:t>
      </w:r>
      <w:r w:rsidR="00C25519">
        <w:rPr>
          <w:rFonts w:asciiTheme="minorHAnsi" w:hAnsiTheme="minorHAnsi" w:cstheme="minorHAnsi"/>
          <w:lang w:val="en-AU"/>
        </w:rPr>
        <w:t xml:space="preserve"> by</w:t>
      </w:r>
      <w:r w:rsidR="00D11982">
        <w:rPr>
          <w:rFonts w:asciiTheme="minorHAnsi" w:hAnsiTheme="minorHAnsi" w:cstheme="minorHAnsi"/>
          <w:lang w:val="en-AU"/>
        </w:rPr>
        <w:t xml:space="preserve"> each </w:t>
      </w:r>
      <w:r w:rsidR="001B69AD">
        <w:rPr>
          <w:rFonts w:asciiTheme="minorHAnsi" w:hAnsiTheme="minorHAnsi" w:cstheme="minorHAnsi"/>
          <w:lang w:val="en-AU"/>
        </w:rPr>
        <w:t xml:space="preserve">retail </w:t>
      </w:r>
      <w:r w:rsidR="00D11982">
        <w:rPr>
          <w:rFonts w:asciiTheme="minorHAnsi" w:hAnsiTheme="minorHAnsi" w:cstheme="minorHAnsi"/>
          <w:lang w:val="en-AU"/>
        </w:rPr>
        <w:t>bank</w:t>
      </w:r>
      <w:r w:rsidR="003F5A21">
        <w:rPr>
          <w:rFonts w:asciiTheme="minorHAnsi" w:hAnsiTheme="minorHAnsi" w:cstheme="minorHAnsi"/>
          <w:lang w:val="en-AU"/>
        </w:rPr>
        <w:t xml:space="preserve">. </w:t>
      </w:r>
      <w:r w:rsidR="00D467CC">
        <w:rPr>
          <w:rFonts w:asciiTheme="minorHAnsi" w:hAnsiTheme="minorHAnsi" w:cstheme="minorHAnsi"/>
          <w:lang w:val="en-AU"/>
        </w:rPr>
        <w:t>Upon</w:t>
      </w:r>
      <w:r w:rsidR="000B00DF">
        <w:rPr>
          <w:rFonts w:asciiTheme="minorHAnsi" w:hAnsiTheme="minorHAnsi" w:cstheme="minorHAnsi"/>
          <w:lang w:val="en-AU"/>
        </w:rPr>
        <w:t xml:space="preserve"> </w:t>
      </w:r>
      <w:commentRangeStart w:id="281"/>
      <w:r w:rsidR="000B00DF">
        <w:rPr>
          <w:rFonts w:asciiTheme="minorHAnsi" w:hAnsiTheme="minorHAnsi" w:cstheme="minorHAnsi"/>
          <w:lang w:val="en-AU"/>
        </w:rPr>
        <w:t xml:space="preserve">processing </w:t>
      </w:r>
      <w:commentRangeEnd w:id="281"/>
      <w:r w:rsidR="008865A8">
        <w:rPr>
          <w:rStyle w:val="CommentReference"/>
          <w:lang w:val="en-US"/>
        </w:rPr>
        <w:commentReference w:id="281"/>
      </w:r>
      <w:r w:rsidR="00D467CC">
        <w:rPr>
          <w:rFonts w:asciiTheme="minorHAnsi" w:hAnsiTheme="minorHAnsi" w:cstheme="minorHAnsi"/>
          <w:lang w:val="en-AU"/>
        </w:rPr>
        <w:t xml:space="preserve">the </w:t>
      </w:r>
      <w:r w:rsidR="000B00DF">
        <w:rPr>
          <w:rFonts w:asciiTheme="minorHAnsi" w:hAnsiTheme="minorHAnsi" w:cstheme="minorHAnsi"/>
          <w:lang w:val="en-AU"/>
        </w:rPr>
        <w:t xml:space="preserve">received subscription files, </w:t>
      </w:r>
      <w:r w:rsidR="00D11982">
        <w:rPr>
          <w:rFonts w:asciiTheme="minorHAnsi" w:hAnsiTheme="minorHAnsi" w:cstheme="minorHAnsi"/>
          <w:lang w:val="en-AU"/>
        </w:rPr>
        <w:t>OMEGA will</w:t>
      </w:r>
      <w:r w:rsidR="004746B1">
        <w:rPr>
          <w:rFonts w:asciiTheme="minorHAnsi" w:hAnsiTheme="minorHAnsi" w:cstheme="minorHAnsi"/>
          <w:lang w:val="en-AU"/>
        </w:rPr>
        <w:t xml:space="preserve"> generate and </w:t>
      </w:r>
      <w:r w:rsidR="00D11982">
        <w:rPr>
          <w:rFonts w:asciiTheme="minorHAnsi" w:hAnsiTheme="minorHAnsi" w:cstheme="minorHAnsi"/>
          <w:lang w:val="en-AU"/>
        </w:rPr>
        <w:t>return the respective acknowledgement fil</w:t>
      </w:r>
      <w:r w:rsidR="004746B1">
        <w:rPr>
          <w:rFonts w:asciiTheme="minorHAnsi" w:hAnsiTheme="minorHAnsi" w:cstheme="minorHAnsi"/>
          <w:lang w:val="en-AU"/>
        </w:rPr>
        <w:t>e</w:t>
      </w:r>
      <w:r w:rsidR="003F5A21">
        <w:rPr>
          <w:rFonts w:asciiTheme="minorHAnsi" w:hAnsiTheme="minorHAnsi" w:cstheme="minorHAnsi"/>
          <w:lang w:val="en-AU"/>
        </w:rPr>
        <w:t>.</w:t>
      </w:r>
      <w:commentRangeEnd w:id="277"/>
      <w:r w:rsidR="00186CDD">
        <w:rPr>
          <w:rStyle w:val="CommentReference"/>
          <w:lang w:val="en-US"/>
        </w:rPr>
        <w:commentReference w:id="277"/>
      </w:r>
    </w:p>
    <w:p w14:paraId="570C7155" w14:textId="77777777" w:rsidR="00566D57" w:rsidRDefault="00566D57" w:rsidP="00634352">
      <w:pPr>
        <w:pStyle w:val="Heading3"/>
      </w:pPr>
      <w:bookmarkStart w:id="282" w:name="_Toc217999867"/>
      <w:r>
        <w:t>Securities Involved</w:t>
      </w:r>
      <w:bookmarkEnd w:id="282"/>
    </w:p>
    <w:p w14:paraId="2E04E09D" w14:textId="20A77CF8" w:rsidR="00D93923" w:rsidRDefault="00D93923" w:rsidP="00D93923">
      <w:pPr>
        <w:pStyle w:val="Normalwithspace"/>
        <w:rPr>
          <w:rFonts w:asciiTheme="minorHAnsi" w:hAnsiTheme="minorHAnsi" w:cstheme="minorHAnsi"/>
          <w:lang w:val="en-AU"/>
        </w:rPr>
      </w:pPr>
      <w:r>
        <w:rPr>
          <w:rFonts w:asciiTheme="minorHAnsi" w:hAnsiTheme="minorHAnsi" w:cstheme="minorHAnsi"/>
          <w:lang w:val="en-AU"/>
        </w:rPr>
        <w:t>This file only involves the specific security type:</w:t>
      </w:r>
    </w:p>
    <w:p w14:paraId="04F7C38B" w14:textId="30E2AA13" w:rsidR="00D93923" w:rsidRPr="002D7038" w:rsidRDefault="00D93923" w:rsidP="00450B41">
      <w:pPr>
        <w:pStyle w:val="OrderedList"/>
        <w:numPr>
          <w:ilvl w:val="0"/>
          <w:numId w:val="24"/>
        </w:numPr>
        <w:rPr>
          <w:lang w:val="en-AU"/>
        </w:rPr>
      </w:pPr>
      <w:r>
        <w:rPr>
          <w:lang w:val="en-AU"/>
        </w:rPr>
        <w:t>SSB</w:t>
      </w:r>
    </w:p>
    <w:p w14:paraId="7AB28C04" w14:textId="77777777" w:rsidR="00C969E9" w:rsidRDefault="00C969E9" w:rsidP="00634352">
      <w:pPr>
        <w:pStyle w:val="Heading3"/>
      </w:pPr>
      <w:bookmarkStart w:id="283" w:name="_Toc217999868"/>
      <w:r>
        <w:t>File Names</w:t>
      </w:r>
      <w:bookmarkEnd w:id="283"/>
    </w:p>
    <w:p w14:paraId="2EB26E50" w14:textId="63F9C856" w:rsidR="00C969E9" w:rsidRDefault="00C969E9" w:rsidP="00C969E9">
      <w:pPr>
        <w:pStyle w:val="Normalwithspace"/>
        <w:rPr>
          <w:rFonts w:asciiTheme="minorHAnsi" w:hAnsiTheme="minorHAnsi" w:cstheme="minorHAnsi"/>
          <w:lang w:val="en-AU"/>
        </w:rPr>
      </w:pPr>
      <w:r>
        <w:rPr>
          <w:rFonts w:asciiTheme="minorHAnsi" w:hAnsiTheme="minorHAnsi" w:cstheme="minorHAnsi"/>
          <w:lang w:val="en-AU"/>
        </w:rPr>
        <w:t xml:space="preserve">The following table details the designated file names for each </w:t>
      </w:r>
      <w:ins w:id="284" w:author="Han Xie CHAI (MAS)" w:date="2026-01-14T14:47:00Z" w16du:dateUtc="2026-01-14T06:47:00Z">
        <w:r w:rsidR="00F736B3">
          <w:rPr>
            <w:rFonts w:asciiTheme="minorHAnsi" w:hAnsiTheme="minorHAnsi" w:cstheme="minorHAnsi"/>
            <w:lang w:val="en-AU"/>
          </w:rPr>
          <w:t xml:space="preserve">application </w:t>
        </w:r>
      </w:ins>
      <w:del w:id="285" w:author="Han Xie CHAI (MAS)" w:date="2026-01-14T14:11:00Z" w16du:dateUtc="2026-01-14T06:11:00Z">
        <w:r w:rsidDel="00F1668E">
          <w:rPr>
            <w:rFonts w:asciiTheme="minorHAnsi" w:hAnsiTheme="minorHAnsi" w:cstheme="minorHAnsi"/>
            <w:lang w:val="en-AU"/>
          </w:rPr>
          <w:delText xml:space="preserve">payment </w:delText>
        </w:r>
      </w:del>
      <w:r>
        <w:rPr>
          <w:rFonts w:asciiTheme="minorHAnsi" w:hAnsiTheme="minorHAnsi" w:cstheme="minorHAnsi"/>
          <w:lang w:val="en-AU"/>
        </w:rPr>
        <w:t xml:space="preserve">type. </w:t>
      </w:r>
      <w:r w:rsidRPr="00415ACB">
        <w:rPr>
          <w:rFonts w:asciiTheme="minorHAnsi" w:hAnsiTheme="minorHAnsi" w:cstheme="minorHAnsi"/>
          <w:lang w:val="en-AU"/>
        </w:rPr>
        <w:t>For the final file name construction, the placeholder [</w:t>
      </w:r>
      <w:r w:rsidRPr="006E582A">
        <w:rPr>
          <w:rFonts w:asciiTheme="minorHAnsi" w:hAnsiTheme="minorHAnsi" w:cstheme="minorHAnsi"/>
          <w:b/>
          <w:bCs/>
          <w:i/>
          <w:iCs/>
          <w:lang w:val="en-AU"/>
        </w:rPr>
        <w:t>acronym of FI</w:t>
      </w:r>
      <w:r w:rsidR="00F47FE3">
        <w:rPr>
          <w:rFonts w:asciiTheme="minorHAnsi" w:hAnsiTheme="minorHAnsi" w:cstheme="minorHAnsi"/>
          <w:b/>
          <w:bCs/>
          <w:i/>
          <w:iCs/>
          <w:lang w:val="en-AU"/>
        </w:rPr>
        <w:t>/CDP</w:t>
      </w:r>
      <w:r w:rsidRPr="00415ACB">
        <w:rPr>
          <w:rFonts w:asciiTheme="minorHAnsi" w:hAnsiTheme="minorHAnsi" w:cstheme="minorHAnsi"/>
          <w:lang w:val="en-AU"/>
        </w:rPr>
        <w:t xml:space="preserve">] must be substituted with the specific acronym value associated with the applicable </w:t>
      </w:r>
      <w:r>
        <w:rPr>
          <w:rFonts w:asciiTheme="minorHAnsi" w:hAnsiTheme="minorHAnsi" w:cstheme="minorHAnsi"/>
          <w:lang w:val="en-AU"/>
        </w:rPr>
        <w:t>Source</w:t>
      </w:r>
      <w:r w:rsidRPr="00415ACB">
        <w:rPr>
          <w:rFonts w:asciiTheme="minorHAnsi" w:hAnsiTheme="minorHAnsi" w:cstheme="minorHAnsi"/>
          <w:lang w:val="en-AU"/>
        </w:rPr>
        <w:t>.</w:t>
      </w:r>
    </w:p>
    <w:p w14:paraId="0E3ECC75" w14:textId="17CBA512" w:rsidR="00C969E9" w:rsidRDefault="00C969E9" w:rsidP="00C969E9">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1A364C5E" w14:textId="77777777" w:rsidR="00C969E9" w:rsidRPr="003D648B" w:rsidRDefault="00C969E9" w:rsidP="00C969E9">
      <w:pPr>
        <w:pStyle w:val="Normalwithspace"/>
        <w:rPr>
          <w:rFonts w:asciiTheme="minorHAnsi" w:hAnsiTheme="minorHAnsi" w:cstheme="minorHAnsi"/>
          <w:lang w:val="en-AU"/>
        </w:rPr>
      </w:pPr>
    </w:p>
    <w:tbl>
      <w:tblPr>
        <w:tblStyle w:val="TableGrid"/>
        <w:tblW w:w="9134" w:type="dxa"/>
        <w:tblLook w:val="04A0" w:firstRow="1" w:lastRow="0" w:firstColumn="1" w:lastColumn="0" w:noHBand="0" w:noVBand="1"/>
      </w:tblPr>
      <w:tblGrid>
        <w:gridCol w:w="644"/>
        <w:gridCol w:w="2711"/>
        <w:gridCol w:w="2217"/>
        <w:gridCol w:w="1047"/>
        <w:gridCol w:w="1328"/>
        <w:gridCol w:w="1187"/>
      </w:tblGrid>
      <w:tr w:rsidR="00C969E9" w14:paraId="038E26EB" w14:textId="77777777" w:rsidTr="001D7FCF">
        <w:tc>
          <w:tcPr>
            <w:tcW w:w="796" w:type="dxa"/>
            <w:shd w:val="clear" w:color="auto" w:fill="D9D9D9" w:themeFill="background1" w:themeFillShade="D9"/>
          </w:tcPr>
          <w:p w14:paraId="301C7DE7" w14:textId="77777777" w:rsidR="00C969E9" w:rsidRPr="00796860" w:rsidRDefault="00C969E9" w:rsidP="00742B6B">
            <w:pPr>
              <w:pStyle w:val="TableHeading"/>
              <w:jc w:val="both"/>
              <w:rPr>
                <w:rFonts w:asciiTheme="minorHAnsi" w:hAnsiTheme="minorHAnsi" w:cstheme="minorHAnsi"/>
              </w:rPr>
            </w:pPr>
            <w:r w:rsidRPr="00796860">
              <w:rPr>
                <w:rFonts w:asciiTheme="minorHAnsi" w:hAnsiTheme="minorHAnsi" w:cstheme="minorHAnsi"/>
              </w:rPr>
              <w:lastRenderedPageBreak/>
              <w:t>S/N</w:t>
            </w:r>
          </w:p>
        </w:tc>
        <w:tc>
          <w:tcPr>
            <w:tcW w:w="1030" w:type="dxa"/>
            <w:shd w:val="clear" w:color="auto" w:fill="D9D9D9" w:themeFill="background1" w:themeFillShade="D9"/>
          </w:tcPr>
          <w:p w14:paraId="5016D2E5" w14:textId="26F2FE39" w:rsidR="00C969E9" w:rsidRPr="00796860" w:rsidRDefault="00C969E9" w:rsidP="00742B6B">
            <w:pPr>
              <w:pStyle w:val="TableHeading"/>
              <w:rPr>
                <w:rFonts w:asciiTheme="minorHAnsi" w:hAnsiTheme="minorHAnsi" w:cstheme="minorHAnsi"/>
              </w:rPr>
            </w:pPr>
            <w:commentRangeStart w:id="286"/>
            <w:commentRangeStart w:id="287"/>
            <w:commentRangeStart w:id="288"/>
            <w:commentRangeStart w:id="289"/>
            <w:del w:id="290" w:author="Han Xie CHAI (MAS)" w:date="2026-01-14T11:45:00Z" w16du:dateUtc="2026-01-14T03:45:00Z">
              <w:r w:rsidDel="00DE48AB">
                <w:rPr>
                  <w:rFonts w:asciiTheme="minorHAnsi" w:hAnsiTheme="minorHAnsi" w:cstheme="minorHAnsi"/>
                </w:rPr>
                <w:delText>Payment</w:delText>
              </w:r>
              <w:r w:rsidRPr="00796860" w:rsidDel="00DE48AB">
                <w:rPr>
                  <w:rFonts w:asciiTheme="minorHAnsi" w:hAnsiTheme="minorHAnsi" w:cstheme="minorHAnsi"/>
                </w:rPr>
                <w:delText xml:space="preserve"> </w:delText>
              </w:r>
            </w:del>
            <w:ins w:id="291" w:author="Han Xie CHAI (MAS)" w:date="2026-01-14T14:47:00Z" w16du:dateUtc="2026-01-14T06:47:00Z">
              <w:r w:rsidR="00F736B3">
                <w:rPr>
                  <w:rFonts w:asciiTheme="minorHAnsi" w:hAnsiTheme="minorHAnsi" w:cstheme="minorHAnsi"/>
                </w:rPr>
                <w:t>A</w:t>
              </w:r>
              <w:proofErr w:type="spellStart"/>
              <w:r w:rsidR="00F736B3">
                <w:rPr>
                  <w:rFonts w:asciiTheme="minorHAnsi" w:hAnsiTheme="minorHAnsi" w:cstheme="minorHAnsi"/>
                  <w:lang w:val="en-AU"/>
                </w:rPr>
                <w:t>pplication</w:t>
              </w:r>
            </w:ins>
            <w:proofErr w:type="spellEnd"/>
            <w:ins w:id="292" w:author="Han Xie CHAI (MAS)" w:date="2026-01-14T14:48:00Z" w16du:dateUtc="2026-01-14T06:48:00Z">
              <w:r w:rsidR="00F736B3">
                <w:rPr>
                  <w:rFonts w:asciiTheme="minorHAnsi" w:hAnsiTheme="minorHAnsi" w:cstheme="minorHAnsi"/>
                  <w:lang w:val="en-AU"/>
                </w:rPr>
                <w:t xml:space="preserve"> </w:t>
              </w:r>
            </w:ins>
            <w:r w:rsidRPr="00796860">
              <w:rPr>
                <w:rFonts w:asciiTheme="minorHAnsi" w:hAnsiTheme="minorHAnsi" w:cstheme="minorHAnsi"/>
              </w:rPr>
              <w:t>Type</w:t>
            </w:r>
            <w:commentRangeEnd w:id="286"/>
            <w:r w:rsidR="00E17693">
              <w:rPr>
                <w:rStyle w:val="CommentReference"/>
                <w:rFonts w:ascii="Century Gothic" w:hAnsi="Century Gothic"/>
                <w:b w:val="0"/>
                <w:lang w:val="en-US"/>
              </w:rPr>
              <w:commentReference w:id="286"/>
            </w:r>
            <w:commentRangeEnd w:id="287"/>
            <w:r w:rsidR="00DE48AB">
              <w:rPr>
                <w:rStyle w:val="CommentReference"/>
                <w:rFonts w:ascii="Century Gothic" w:hAnsi="Century Gothic"/>
                <w:b w:val="0"/>
                <w:lang w:val="en-US"/>
              </w:rPr>
              <w:commentReference w:id="287"/>
            </w:r>
            <w:commentRangeEnd w:id="288"/>
            <w:r w:rsidR="00232BE9">
              <w:rPr>
                <w:rStyle w:val="CommentReference"/>
                <w:rFonts w:ascii="Century Gothic" w:hAnsi="Century Gothic"/>
                <w:b w:val="0"/>
                <w:lang w:val="en-US"/>
              </w:rPr>
              <w:commentReference w:id="288"/>
            </w:r>
            <w:commentRangeEnd w:id="289"/>
            <w:r w:rsidR="009B5E4A">
              <w:rPr>
                <w:rStyle w:val="CommentReference"/>
                <w:rFonts w:ascii="Century Gothic" w:hAnsi="Century Gothic"/>
                <w:b w:val="0"/>
                <w:lang w:val="en-US"/>
              </w:rPr>
              <w:commentReference w:id="289"/>
            </w:r>
          </w:p>
        </w:tc>
        <w:tc>
          <w:tcPr>
            <w:tcW w:w="3225" w:type="dxa"/>
            <w:shd w:val="clear" w:color="auto" w:fill="D9D9D9" w:themeFill="background1" w:themeFillShade="D9"/>
          </w:tcPr>
          <w:p w14:paraId="16A57C14" w14:textId="77777777" w:rsidR="00C969E9" w:rsidRPr="00796860" w:rsidRDefault="00C969E9" w:rsidP="00742B6B">
            <w:pPr>
              <w:pStyle w:val="TableHeading"/>
              <w:rPr>
                <w:rFonts w:asciiTheme="minorHAnsi" w:hAnsiTheme="minorHAnsi" w:cstheme="minorHAnsi"/>
              </w:rPr>
            </w:pPr>
            <w:r w:rsidRPr="00796860">
              <w:rPr>
                <w:rFonts w:asciiTheme="minorHAnsi" w:hAnsiTheme="minorHAnsi" w:cstheme="minorHAnsi"/>
              </w:rPr>
              <w:t>File Name</w:t>
            </w:r>
          </w:p>
        </w:tc>
        <w:tc>
          <w:tcPr>
            <w:tcW w:w="1417" w:type="dxa"/>
            <w:shd w:val="clear" w:color="auto" w:fill="D9D9D9" w:themeFill="background1" w:themeFillShade="D9"/>
          </w:tcPr>
          <w:p w14:paraId="6595B96B" w14:textId="77777777" w:rsidR="00C969E9" w:rsidRDefault="00C969E9" w:rsidP="00742B6B">
            <w:pPr>
              <w:pStyle w:val="TableHeading"/>
              <w:rPr>
                <w:rFonts w:asciiTheme="minorHAnsi" w:hAnsiTheme="minorHAnsi" w:cstheme="minorHAnsi"/>
              </w:rPr>
            </w:pPr>
            <w:r>
              <w:rPr>
                <w:rFonts w:asciiTheme="minorHAnsi" w:hAnsiTheme="minorHAnsi" w:cstheme="minorHAnsi"/>
              </w:rPr>
              <w:t>Source</w:t>
            </w:r>
          </w:p>
        </w:tc>
        <w:tc>
          <w:tcPr>
            <w:tcW w:w="1418" w:type="dxa"/>
            <w:shd w:val="clear" w:color="auto" w:fill="D9D9D9" w:themeFill="background1" w:themeFillShade="D9"/>
          </w:tcPr>
          <w:p w14:paraId="3BF739E1" w14:textId="77777777" w:rsidR="00C969E9" w:rsidRDefault="00C969E9" w:rsidP="00742B6B">
            <w:pPr>
              <w:pStyle w:val="TableHeading"/>
              <w:rPr>
                <w:rFonts w:asciiTheme="minorHAnsi" w:hAnsiTheme="minorHAnsi" w:cstheme="minorHAnsi"/>
              </w:rPr>
            </w:pPr>
            <w:r>
              <w:rPr>
                <w:rFonts w:asciiTheme="minorHAnsi" w:hAnsiTheme="minorHAnsi" w:cstheme="minorHAnsi"/>
              </w:rPr>
              <w:t>Destination</w:t>
            </w:r>
          </w:p>
        </w:tc>
        <w:tc>
          <w:tcPr>
            <w:tcW w:w="1248" w:type="dxa"/>
            <w:shd w:val="clear" w:color="auto" w:fill="D9D9D9" w:themeFill="background1" w:themeFillShade="D9"/>
          </w:tcPr>
          <w:p w14:paraId="167437D2" w14:textId="269A251E" w:rsidR="00C969E9" w:rsidRDefault="00C969E9" w:rsidP="00742B6B">
            <w:pPr>
              <w:pStyle w:val="TableHeading"/>
              <w:rPr>
                <w:rFonts w:asciiTheme="minorHAnsi" w:hAnsiTheme="minorHAnsi" w:cstheme="minorHAnsi"/>
              </w:rPr>
            </w:pPr>
            <w:r>
              <w:rPr>
                <w:rFonts w:asciiTheme="minorHAnsi" w:hAnsiTheme="minorHAnsi" w:cstheme="minorHAnsi"/>
              </w:rPr>
              <w:t>Incoming/</w:t>
            </w:r>
            <w:r w:rsidR="00D165B2">
              <w:rPr>
                <w:rFonts w:asciiTheme="minorHAnsi" w:hAnsiTheme="minorHAnsi" w:cstheme="minorHAnsi"/>
              </w:rPr>
              <w:t xml:space="preserve"> </w:t>
            </w:r>
            <w:r>
              <w:rPr>
                <w:rFonts w:asciiTheme="minorHAnsi" w:hAnsiTheme="minorHAnsi" w:cstheme="minorHAnsi"/>
              </w:rPr>
              <w:t xml:space="preserve">Outgoing </w:t>
            </w:r>
          </w:p>
        </w:tc>
      </w:tr>
      <w:tr w:rsidR="00C969E9" w14:paraId="655008B2" w14:textId="77777777" w:rsidTr="001D7FCF">
        <w:tc>
          <w:tcPr>
            <w:tcW w:w="796" w:type="dxa"/>
          </w:tcPr>
          <w:p w14:paraId="7F77BE9D" w14:textId="77777777" w:rsidR="00C969E9" w:rsidRPr="00796860" w:rsidRDefault="00C969E9" w:rsidP="00857344">
            <w:pPr>
              <w:pStyle w:val="ListParagraph"/>
              <w:numPr>
                <w:ilvl w:val="0"/>
                <w:numId w:val="105"/>
              </w:numPr>
            </w:pPr>
          </w:p>
        </w:tc>
        <w:tc>
          <w:tcPr>
            <w:tcW w:w="1030" w:type="dxa"/>
          </w:tcPr>
          <w:p w14:paraId="2FD8848C" w14:textId="77777777" w:rsidR="00C969E9" w:rsidRPr="00796860" w:rsidRDefault="00C969E9" w:rsidP="00D165B2">
            <w:pPr>
              <w:spacing w:line="360" w:lineRule="auto"/>
              <w:jc w:val="left"/>
              <w:rPr>
                <w:rFonts w:asciiTheme="minorHAnsi" w:hAnsiTheme="minorHAnsi" w:cstheme="minorHAnsi"/>
                <w:iCs/>
                <w:szCs w:val="22"/>
              </w:rPr>
            </w:pPr>
            <w:r>
              <w:rPr>
                <w:rFonts w:asciiTheme="minorHAnsi" w:hAnsiTheme="minorHAnsi" w:cstheme="minorHAnsi"/>
                <w:iCs/>
                <w:szCs w:val="22"/>
              </w:rPr>
              <w:t>CASH</w:t>
            </w:r>
          </w:p>
        </w:tc>
        <w:tc>
          <w:tcPr>
            <w:tcW w:w="3225" w:type="dxa"/>
          </w:tcPr>
          <w:p w14:paraId="2061BDE9" w14:textId="4985B682" w:rsidR="00C969E9" w:rsidRPr="00796860" w:rsidRDefault="00C969E9" w:rsidP="00D165B2">
            <w:pPr>
              <w:spacing w:line="360" w:lineRule="auto"/>
              <w:jc w:val="left"/>
              <w:rPr>
                <w:rFonts w:asciiTheme="minorHAnsi" w:hAnsiTheme="minorHAnsi" w:cstheme="minorHAnsi"/>
                <w:iCs/>
                <w:szCs w:val="22"/>
              </w:rPr>
            </w:pPr>
            <w:proofErr w:type="spellStart"/>
            <w:r>
              <w:rPr>
                <w:rFonts w:asciiTheme="minorHAnsi" w:hAnsiTheme="minorHAnsi" w:cstheme="minorHAnsi"/>
                <w:iCs/>
                <w:szCs w:val="22"/>
              </w:rPr>
              <w:t>sb</w:t>
            </w:r>
            <w:proofErr w:type="spellEnd"/>
            <w:r>
              <w:rPr>
                <w:rFonts w:asciiTheme="minorHAnsi" w:hAnsiTheme="minorHAnsi" w:cstheme="minorHAnsi"/>
                <w:iCs/>
                <w:szCs w:val="22"/>
              </w:rPr>
              <w:t>_[</w:t>
            </w:r>
            <w:r w:rsidRPr="006432EF">
              <w:rPr>
                <w:rFonts w:asciiTheme="minorHAnsi" w:hAnsiTheme="minorHAnsi" w:cstheme="minorHAnsi"/>
                <w:b/>
                <w:bCs/>
                <w:i/>
                <w:szCs w:val="22"/>
              </w:rPr>
              <w:t xml:space="preserve">acronym of </w:t>
            </w:r>
            <w:r>
              <w:rPr>
                <w:rFonts w:asciiTheme="minorHAnsi" w:hAnsiTheme="minorHAnsi" w:cstheme="minorHAnsi"/>
                <w:b/>
                <w:bCs/>
                <w:i/>
                <w:szCs w:val="22"/>
              </w:rPr>
              <w:t>FI</w:t>
            </w:r>
            <w:r w:rsidR="00F47FE3">
              <w:rPr>
                <w:rFonts w:asciiTheme="minorHAnsi" w:hAnsiTheme="minorHAnsi" w:cstheme="minorHAnsi"/>
                <w:b/>
                <w:bCs/>
                <w:i/>
                <w:szCs w:val="22"/>
              </w:rPr>
              <w:t>/CDP</w:t>
            </w:r>
            <w:r>
              <w:rPr>
                <w:rFonts w:asciiTheme="minorHAnsi" w:hAnsiTheme="minorHAnsi" w:cstheme="minorHAnsi"/>
                <w:iCs/>
                <w:szCs w:val="22"/>
              </w:rPr>
              <w:t>]_ap1.txt</w:t>
            </w:r>
          </w:p>
        </w:tc>
        <w:tc>
          <w:tcPr>
            <w:tcW w:w="1417" w:type="dxa"/>
          </w:tcPr>
          <w:p w14:paraId="60BF5F52" w14:textId="77777777" w:rsidR="00C969E9" w:rsidRDefault="00C969E9" w:rsidP="00D165B2">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418" w:type="dxa"/>
          </w:tcPr>
          <w:p w14:paraId="28B8B82A" w14:textId="77777777" w:rsidR="00C969E9" w:rsidRDefault="00C969E9" w:rsidP="00D165B2">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248" w:type="dxa"/>
          </w:tcPr>
          <w:p w14:paraId="517DE1E6" w14:textId="77777777" w:rsidR="00C969E9" w:rsidRDefault="00C969E9" w:rsidP="00D165B2">
            <w:pPr>
              <w:spacing w:line="360" w:lineRule="auto"/>
              <w:jc w:val="left"/>
              <w:rPr>
                <w:rFonts w:asciiTheme="minorHAnsi" w:hAnsiTheme="minorHAnsi" w:cstheme="minorHAnsi"/>
                <w:iCs/>
                <w:szCs w:val="22"/>
              </w:rPr>
            </w:pPr>
            <w:r>
              <w:rPr>
                <w:rFonts w:asciiTheme="minorHAnsi" w:hAnsiTheme="minorHAnsi" w:cstheme="minorHAnsi"/>
                <w:iCs/>
                <w:szCs w:val="22"/>
              </w:rPr>
              <w:t>Incoming</w:t>
            </w:r>
          </w:p>
        </w:tc>
      </w:tr>
      <w:tr w:rsidR="00C969E9" w14:paraId="63119A6D" w14:textId="77777777" w:rsidTr="001D7FCF">
        <w:tc>
          <w:tcPr>
            <w:tcW w:w="796" w:type="dxa"/>
          </w:tcPr>
          <w:p w14:paraId="4A6A9431" w14:textId="77777777" w:rsidR="00C969E9" w:rsidRPr="00796860" w:rsidRDefault="00C969E9" w:rsidP="00D21035">
            <w:pPr>
              <w:pStyle w:val="ListParagraph"/>
            </w:pPr>
          </w:p>
        </w:tc>
        <w:tc>
          <w:tcPr>
            <w:tcW w:w="1030" w:type="dxa"/>
          </w:tcPr>
          <w:p w14:paraId="75C3FB7B" w14:textId="77777777" w:rsidR="00C969E9" w:rsidRPr="00796860" w:rsidRDefault="00C969E9" w:rsidP="00D165B2">
            <w:pPr>
              <w:spacing w:line="360" w:lineRule="auto"/>
              <w:jc w:val="left"/>
              <w:rPr>
                <w:rFonts w:asciiTheme="minorHAnsi" w:hAnsiTheme="minorHAnsi" w:cstheme="minorHAnsi"/>
                <w:iCs/>
                <w:szCs w:val="22"/>
              </w:rPr>
            </w:pPr>
            <w:r>
              <w:rPr>
                <w:rFonts w:asciiTheme="minorHAnsi" w:hAnsiTheme="minorHAnsi" w:cstheme="minorHAnsi"/>
                <w:iCs/>
                <w:szCs w:val="22"/>
              </w:rPr>
              <w:t>SRS</w:t>
            </w:r>
          </w:p>
        </w:tc>
        <w:tc>
          <w:tcPr>
            <w:tcW w:w="3225" w:type="dxa"/>
          </w:tcPr>
          <w:p w14:paraId="7A939C29" w14:textId="656C09DB" w:rsidR="00C969E9" w:rsidRPr="00796860" w:rsidRDefault="00C969E9" w:rsidP="00D165B2">
            <w:pPr>
              <w:spacing w:line="360" w:lineRule="auto"/>
              <w:jc w:val="left"/>
              <w:rPr>
                <w:rFonts w:asciiTheme="minorHAnsi" w:hAnsiTheme="minorHAnsi" w:cstheme="minorHAnsi"/>
                <w:iCs/>
                <w:szCs w:val="22"/>
              </w:rPr>
            </w:pPr>
            <w:proofErr w:type="spellStart"/>
            <w:r>
              <w:rPr>
                <w:rFonts w:asciiTheme="minorHAnsi" w:hAnsiTheme="minorHAnsi" w:cstheme="minorHAnsi"/>
                <w:iCs/>
                <w:szCs w:val="22"/>
              </w:rPr>
              <w:t>sb</w:t>
            </w:r>
            <w:proofErr w:type="spellEnd"/>
            <w:r>
              <w:rPr>
                <w:rFonts w:asciiTheme="minorHAnsi" w:hAnsiTheme="minorHAnsi" w:cstheme="minorHAnsi"/>
                <w:iCs/>
                <w:szCs w:val="22"/>
              </w:rPr>
              <w:t>_[</w:t>
            </w:r>
            <w:r w:rsidRPr="006432EF">
              <w:rPr>
                <w:rFonts w:asciiTheme="minorHAnsi" w:hAnsiTheme="minorHAnsi" w:cstheme="minorHAnsi"/>
                <w:b/>
                <w:bCs/>
                <w:i/>
                <w:szCs w:val="22"/>
              </w:rPr>
              <w:t>acronym of FI</w:t>
            </w:r>
            <w:r w:rsidR="00F47FE3">
              <w:rPr>
                <w:rFonts w:asciiTheme="minorHAnsi" w:hAnsiTheme="minorHAnsi" w:cstheme="minorHAnsi"/>
                <w:b/>
                <w:bCs/>
                <w:i/>
                <w:szCs w:val="22"/>
              </w:rPr>
              <w:t>/CDP</w:t>
            </w:r>
            <w:r>
              <w:rPr>
                <w:rFonts w:asciiTheme="minorHAnsi" w:hAnsiTheme="minorHAnsi" w:cstheme="minorHAnsi"/>
                <w:iCs/>
                <w:szCs w:val="22"/>
              </w:rPr>
              <w:t>]_ap3.txt</w:t>
            </w:r>
          </w:p>
        </w:tc>
        <w:tc>
          <w:tcPr>
            <w:tcW w:w="1417" w:type="dxa"/>
          </w:tcPr>
          <w:p w14:paraId="0BDAC21D" w14:textId="77777777" w:rsidR="00C969E9" w:rsidRDefault="00C969E9" w:rsidP="00D165B2">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418" w:type="dxa"/>
          </w:tcPr>
          <w:p w14:paraId="625597B1" w14:textId="77777777" w:rsidR="00C969E9" w:rsidRDefault="00C969E9" w:rsidP="00D165B2">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248" w:type="dxa"/>
          </w:tcPr>
          <w:p w14:paraId="08A9543F" w14:textId="77777777" w:rsidR="00C969E9" w:rsidRDefault="00C969E9" w:rsidP="00D84471">
            <w:pPr>
              <w:keepNext/>
              <w:spacing w:line="360" w:lineRule="auto"/>
              <w:jc w:val="left"/>
              <w:rPr>
                <w:rFonts w:asciiTheme="minorHAnsi" w:hAnsiTheme="minorHAnsi" w:cstheme="minorHAnsi"/>
                <w:iCs/>
                <w:szCs w:val="22"/>
              </w:rPr>
            </w:pPr>
            <w:r>
              <w:rPr>
                <w:rFonts w:asciiTheme="minorHAnsi" w:hAnsiTheme="minorHAnsi" w:cstheme="minorHAnsi"/>
                <w:iCs/>
                <w:szCs w:val="22"/>
              </w:rPr>
              <w:t>Incoming</w:t>
            </w:r>
          </w:p>
        </w:tc>
      </w:tr>
    </w:tbl>
    <w:p w14:paraId="778FEA0B" w14:textId="13294435" w:rsidR="00767321" w:rsidRPr="00767321" w:rsidRDefault="00D84471" w:rsidP="00D84471">
      <w:pPr>
        <w:pStyle w:val="Caption"/>
        <w:rPr>
          <w:lang w:val="en-AU"/>
        </w:rPr>
      </w:pPr>
      <w:r>
        <w:t xml:space="preserve">Table </w:t>
      </w:r>
      <w:r>
        <w:fldChar w:fldCharType="begin"/>
      </w:r>
      <w:r>
        <w:instrText xml:space="preserve"> SEQ Table \* ARABIC </w:instrText>
      </w:r>
      <w:r>
        <w:fldChar w:fldCharType="separate"/>
      </w:r>
      <w:r w:rsidR="00FB29C8">
        <w:t>3</w:t>
      </w:r>
      <w:r>
        <w:fldChar w:fldCharType="end"/>
      </w:r>
      <w:r>
        <w:t xml:space="preserve"> </w:t>
      </w:r>
      <w:r>
        <w:fldChar w:fldCharType="begin"/>
      </w:r>
      <w:r w:rsidRPr="00D84471">
        <w:instrText>STYLEREF "Heading 3"</w:instrText>
      </w:r>
      <w:r>
        <w:fldChar w:fldCharType="separate"/>
      </w:r>
      <w:r>
        <w:t>File Names</w:t>
      </w:r>
      <w:r>
        <w:fldChar w:fldCharType="end"/>
      </w:r>
      <w:r>
        <w:t xml:space="preserve"> of </w:t>
      </w:r>
      <w:r>
        <w:fldChar w:fldCharType="begin"/>
      </w:r>
      <w:r w:rsidRPr="00D84471">
        <w:instrText xml:space="preserve">STYLEREF "Heading </w:instrText>
      </w:r>
      <w:r>
        <w:instrText>2</w:instrText>
      </w:r>
      <w:r w:rsidRPr="00D84471">
        <w:instrText>"</w:instrText>
      </w:r>
      <w:r>
        <w:fldChar w:fldCharType="separate"/>
      </w:r>
      <w:r>
        <w:t>SSB Subscription File</w:t>
      </w:r>
      <w:r>
        <w:fldChar w:fldCharType="end"/>
      </w:r>
    </w:p>
    <w:p w14:paraId="608DF0DD" w14:textId="588F8CA4" w:rsidR="00566D57" w:rsidRDefault="00566D57" w:rsidP="00634352">
      <w:pPr>
        <w:pStyle w:val="Heading3"/>
      </w:pPr>
      <w:bookmarkStart w:id="293" w:name="_Toc217999869"/>
      <w:r>
        <w:t xml:space="preserve">Time &amp; </w:t>
      </w:r>
      <w:commentRangeStart w:id="294"/>
      <w:r>
        <w:t>Frequency</w:t>
      </w:r>
      <w:bookmarkEnd w:id="293"/>
      <w:commentRangeEnd w:id="294"/>
      <w:r w:rsidR="004649B9">
        <w:rPr>
          <w:rStyle w:val="CommentReference"/>
          <w:rFonts w:ascii="Century Gothic" w:eastAsia="Times New Roman" w:hAnsi="Century Gothic"/>
          <w:b w:val="0"/>
          <w:bCs w:val="0"/>
          <w:smallCaps w:val="0"/>
          <w:lang w:val="en-US"/>
        </w:rPr>
        <w:commentReference w:id="294"/>
      </w:r>
    </w:p>
    <w:p w14:paraId="6EB863A9" w14:textId="5FD76AAD" w:rsidR="00BB7454" w:rsidRPr="00857344" w:rsidRDefault="003F600F" w:rsidP="00BB7454">
      <w:pPr>
        <w:pStyle w:val="Normalwithspace"/>
        <w:rPr>
          <w:rFonts w:asciiTheme="minorHAnsi" w:hAnsiTheme="minorHAnsi" w:cstheme="minorHAnsi"/>
          <w:lang w:val="en-AU"/>
        </w:rPr>
      </w:pPr>
      <w:bookmarkStart w:id="295" w:name="_Hlk217900776"/>
      <w:r>
        <w:rPr>
          <w:rFonts w:asciiTheme="minorHAnsi" w:hAnsiTheme="minorHAnsi" w:cstheme="minorHAnsi"/>
          <w:lang w:val="en-AU"/>
        </w:rPr>
        <w:t>An SSB subscription file</w:t>
      </w:r>
      <w:r w:rsidR="00BB7454" w:rsidRPr="00857344">
        <w:rPr>
          <w:rFonts w:asciiTheme="minorHAnsi" w:hAnsiTheme="minorHAnsi" w:cstheme="minorHAnsi"/>
          <w:lang w:val="en-AU"/>
        </w:rPr>
        <w:t xml:space="preserve"> is generated and placed onto MEFT by </w:t>
      </w:r>
      <w:r w:rsidR="00F201C3">
        <w:rPr>
          <w:rFonts w:asciiTheme="minorHAnsi" w:hAnsiTheme="minorHAnsi" w:cstheme="minorHAnsi"/>
          <w:lang w:val="en-AU"/>
        </w:rPr>
        <w:t>Source</w:t>
      </w:r>
      <w:r w:rsidR="00BB7454" w:rsidRPr="00857344">
        <w:rPr>
          <w:rFonts w:asciiTheme="minorHAnsi" w:hAnsiTheme="minorHAnsi" w:cstheme="minorHAnsi"/>
          <w:lang w:val="en-AU"/>
        </w:rPr>
        <w:t xml:space="preserve"> each business day</w:t>
      </w:r>
      <w:r>
        <w:rPr>
          <w:rFonts w:asciiTheme="minorHAnsi" w:hAnsiTheme="minorHAnsi" w:cstheme="minorHAnsi"/>
          <w:lang w:val="en-AU"/>
        </w:rPr>
        <w:t xml:space="preserve"> when the subscription window is open</w:t>
      </w:r>
      <w:r w:rsidR="00BB7454" w:rsidRPr="00857344">
        <w:rPr>
          <w:rFonts w:asciiTheme="minorHAnsi" w:hAnsiTheme="minorHAnsi" w:cstheme="minorHAnsi"/>
          <w:lang w:val="en-AU"/>
        </w:rPr>
        <w:t>.</w:t>
      </w:r>
    </w:p>
    <w:p w14:paraId="4E0E2244" w14:textId="77777777" w:rsidR="00BB7454" w:rsidRDefault="00BB7454" w:rsidP="00BB7454">
      <w:pPr>
        <w:pStyle w:val="Normalwithspace"/>
        <w:rPr>
          <w:rFonts w:asciiTheme="minorHAnsi" w:hAnsiTheme="minorHAnsi" w:cstheme="minorHAnsi"/>
          <w:lang w:val="en-AU"/>
        </w:rPr>
      </w:pPr>
      <w:r w:rsidRPr="00857344">
        <w:rPr>
          <w:rFonts w:asciiTheme="minorHAnsi" w:hAnsiTheme="minorHAnsi" w:cstheme="minorHAnsi"/>
          <w:lang w:val="en-AU"/>
        </w:rPr>
        <w:t>Regardless of its generation time, OMEGA shall process the incoming file currently available in the MEFT folder as follows:</w:t>
      </w:r>
    </w:p>
    <w:p w14:paraId="2413A751" w14:textId="174C3309" w:rsidR="00BB7454" w:rsidRDefault="00BB7454" w:rsidP="00BB7454">
      <w:pPr>
        <w:pStyle w:val="Normalwithspace"/>
        <w:numPr>
          <w:ilvl w:val="0"/>
          <w:numId w:val="84"/>
        </w:numPr>
        <w:rPr>
          <w:rFonts w:asciiTheme="minorHAnsi" w:hAnsiTheme="minorHAnsi" w:cstheme="minorHAnsi"/>
          <w:lang w:val="en-AU"/>
        </w:rPr>
      </w:pPr>
      <w:r w:rsidRPr="00857344">
        <w:rPr>
          <w:rFonts w:asciiTheme="minorHAnsi" w:hAnsiTheme="minorHAnsi" w:cstheme="minorHAnsi"/>
          <w:b/>
          <w:bCs/>
          <w:lang w:val="en-AU"/>
        </w:rPr>
        <w:t>Scheduled processing:</w:t>
      </w:r>
      <w:r w:rsidRPr="00857344">
        <w:rPr>
          <w:rFonts w:asciiTheme="minorHAnsi" w:hAnsiTheme="minorHAnsi" w:cstheme="minorHAnsi"/>
          <w:lang w:val="en-AU"/>
        </w:rPr>
        <w:t xml:space="preserve"> Daily at </w:t>
      </w:r>
      <w:r w:rsidR="003F600F" w:rsidRPr="00857344">
        <w:rPr>
          <w:rFonts w:asciiTheme="minorHAnsi" w:hAnsiTheme="minorHAnsi" w:cstheme="minorHAnsi"/>
          <w:b/>
          <w:bCs/>
          <w:lang w:val="en-AU"/>
        </w:rPr>
        <w:t>9</w:t>
      </w:r>
      <w:r w:rsidRPr="00857344">
        <w:rPr>
          <w:rFonts w:asciiTheme="minorHAnsi" w:hAnsiTheme="minorHAnsi" w:cstheme="minorHAnsi"/>
          <w:b/>
          <w:bCs/>
          <w:lang w:val="en-AU"/>
        </w:rPr>
        <w:t xml:space="preserve"> AM,</w:t>
      </w:r>
      <w:r w:rsidRPr="00857344">
        <w:rPr>
          <w:rFonts w:asciiTheme="minorHAnsi" w:hAnsiTheme="minorHAnsi" w:cstheme="minorHAnsi"/>
          <w:lang w:val="en-AU"/>
        </w:rPr>
        <w:t xml:space="preserve"> Mon-Fri excluding PHs</w:t>
      </w:r>
      <w:r w:rsidR="00096495">
        <w:rPr>
          <w:rFonts w:asciiTheme="minorHAnsi" w:hAnsiTheme="minorHAnsi" w:cstheme="minorHAnsi"/>
          <w:lang w:val="en-AU"/>
        </w:rPr>
        <w:t>, within the subscription period</w:t>
      </w:r>
      <w:r w:rsidRPr="00857344">
        <w:rPr>
          <w:rFonts w:asciiTheme="minorHAnsi" w:hAnsiTheme="minorHAnsi" w:cstheme="minorHAnsi"/>
          <w:lang w:val="en-AU"/>
        </w:rPr>
        <w:t>.</w:t>
      </w:r>
    </w:p>
    <w:p w14:paraId="10C7D29F" w14:textId="7C1A9D5B" w:rsidR="003D648B" w:rsidRPr="00857344" w:rsidRDefault="00BB7454" w:rsidP="00857344">
      <w:pPr>
        <w:pStyle w:val="Normalwithspace"/>
        <w:numPr>
          <w:ilvl w:val="0"/>
          <w:numId w:val="84"/>
        </w:numPr>
        <w:rPr>
          <w:rFonts w:asciiTheme="minorHAnsi" w:hAnsiTheme="minorHAnsi" w:cstheme="minorHAnsi"/>
          <w:lang w:val="en-AU"/>
        </w:rPr>
      </w:pPr>
      <w:r w:rsidRPr="00857344">
        <w:rPr>
          <w:rFonts w:asciiTheme="minorHAnsi" w:hAnsiTheme="minorHAnsi" w:cstheme="minorHAnsi"/>
          <w:b/>
          <w:bCs/>
          <w:lang w:val="en-AU"/>
        </w:rPr>
        <w:t>Ad-hoc processing:</w:t>
      </w:r>
      <w:r w:rsidRPr="00857344">
        <w:rPr>
          <w:rFonts w:asciiTheme="minorHAnsi" w:hAnsiTheme="minorHAnsi" w:cstheme="minorHAnsi"/>
          <w:lang w:val="en-AU"/>
        </w:rPr>
        <w:t xml:space="preserve"> Triggered manually upon request.</w:t>
      </w:r>
    </w:p>
    <w:p w14:paraId="53896D44" w14:textId="460159CF" w:rsidR="008816E7" w:rsidRDefault="008816E7" w:rsidP="00634352">
      <w:pPr>
        <w:pStyle w:val="Heading3"/>
      </w:pPr>
      <w:bookmarkStart w:id="296" w:name="_Toc217999870"/>
      <w:bookmarkEnd w:id="295"/>
      <w:r>
        <w:t>Data Fields</w:t>
      </w:r>
      <w:r w:rsidR="008B180C">
        <w:t xml:space="preserve"> </w:t>
      </w:r>
      <w:r w:rsidR="001F6C36">
        <w:t xml:space="preserve">&amp; </w:t>
      </w:r>
      <w:r w:rsidR="008B180C">
        <w:t>Validations</w:t>
      </w:r>
      <w:bookmarkEnd w:id="296"/>
    </w:p>
    <w:p w14:paraId="67F7AF9E" w14:textId="3DD67807" w:rsidR="00AE0A9A" w:rsidRDefault="00203AF7" w:rsidP="00AE0A9A">
      <w:pPr>
        <w:pStyle w:val="Normalwithspace"/>
        <w:rPr>
          <w:rFonts w:asciiTheme="minorHAnsi" w:hAnsiTheme="minorHAnsi" w:cstheme="minorHAnsi"/>
          <w:lang w:val="en-AU"/>
        </w:r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2_-_1" w:history="1">
        <w:r>
          <w:rPr>
            <w:rStyle w:val="Hyperlink"/>
            <w:rFonts w:asciiTheme="minorHAnsi" w:hAnsiTheme="minorHAnsi" w:cstheme="minorHAnsi"/>
            <w:lang w:val="en-AU"/>
          </w:rPr>
          <w:t>Appendix A.2 - SSB Subscription File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bookmarkStart w:id="297" w:name="_Toc215758849"/>
      <w:bookmarkStart w:id="298" w:name="_Toc215759900"/>
    </w:p>
    <w:p w14:paraId="37D9ECEA" w14:textId="77777777" w:rsidR="00E90319" w:rsidRDefault="00E90319" w:rsidP="00AE0A9A">
      <w:pPr>
        <w:pStyle w:val="Normalwithspace"/>
        <w:rPr>
          <w:rFonts w:asciiTheme="minorHAnsi" w:hAnsiTheme="minorHAnsi" w:cstheme="minorHAnsi"/>
          <w:lang w:val="en-AU"/>
        </w:rPr>
      </w:pPr>
    </w:p>
    <w:p w14:paraId="43E97ECA" w14:textId="7DD8245B" w:rsidR="006F4910" w:rsidRPr="00AE0A9A" w:rsidRDefault="006F4910" w:rsidP="00634352">
      <w:pPr>
        <w:pStyle w:val="Heading2"/>
      </w:pPr>
      <w:bookmarkStart w:id="299" w:name="_Toc217999871"/>
      <w:r w:rsidRPr="006F4910">
        <w:t>SSB Redemption File</w:t>
      </w:r>
      <w:bookmarkEnd w:id="297"/>
      <w:bookmarkEnd w:id="298"/>
      <w:bookmarkEnd w:id="299"/>
    </w:p>
    <w:p w14:paraId="5A2D5EE5" w14:textId="77777777" w:rsidR="008816E7" w:rsidRDefault="008816E7" w:rsidP="00634352">
      <w:pPr>
        <w:pStyle w:val="Heading3"/>
      </w:pPr>
      <w:bookmarkStart w:id="300" w:name="_Toc217999872"/>
      <w:r>
        <w:t>Description</w:t>
      </w:r>
      <w:bookmarkEnd w:id="300"/>
    </w:p>
    <w:p w14:paraId="1695EA9F" w14:textId="2152F199" w:rsidR="00734B41" w:rsidRDefault="00734B41" w:rsidP="00683EC1">
      <w:pPr>
        <w:pStyle w:val="Normalwithspace"/>
        <w:rPr>
          <w:rFonts w:asciiTheme="minorHAnsi" w:hAnsiTheme="minorHAnsi" w:cstheme="minorHAnsi"/>
          <w:lang w:val="en-AU"/>
        </w:rPr>
      </w:pPr>
      <w:r>
        <w:rPr>
          <w:rFonts w:asciiTheme="minorHAnsi" w:hAnsiTheme="minorHAnsi" w:cstheme="minorHAnsi"/>
          <w:lang w:val="en-AU"/>
        </w:rPr>
        <w:t>This file is transmitted by</w:t>
      </w:r>
      <w:r w:rsidR="00DC1B08">
        <w:rPr>
          <w:rFonts w:asciiTheme="minorHAnsi" w:hAnsiTheme="minorHAnsi" w:cstheme="minorHAnsi"/>
          <w:lang w:val="en-AU"/>
        </w:rPr>
        <w:t xml:space="preserve"> CDP or</w:t>
      </w:r>
      <w:r>
        <w:rPr>
          <w:rFonts w:asciiTheme="minorHAnsi" w:hAnsiTheme="minorHAnsi" w:cstheme="minorHAnsi"/>
          <w:lang w:val="en-AU"/>
        </w:rPr>
        <w:t xml:space="preserve"> retail banks to OMEGA daily to communicate retail customers’ </w:t>
      </w:r>
      <w:commentRangeStart w:id="301"/>
      <w:commentRangeStart w:id="302"/>
      <w:r>
        <w:rPr>
          <w:rFonts w:asciiTheme="minorHAnsi" w:hAnsiTheme="minorHAnsi" w:cstheme="minorHAnsi"/>
          <w:lang w:val="en-AU"/>
        </w:rPr>
        <w:t xml:space="preserve">requests </w:t>
      </w:r>
      <w:commentRangeEnd w:id="301"/>
      <w:r w:rsidR="00A3093C">
        <w:rPr>
          <w:rStyle w:val="CommentReference"/>
          <w:lang w:val="en-US"/>
        </w:rPr>
        <w:commentReference w:id="301"/>
      </w:r>
      <w:commentRangeEnd w:id="302"/>
      <w:r w:rsidR="00AC6449">
        <w:rPr>
          <w:rStyle w:val="CommentReference"/>
          <w:lang w:val="en-US"/>
        </w:rPr>
        <w:commentReference w:id="302"/>
      </w:r>
      <w:r>
        <w:rPr>
          <w:rFonts w:asciiTheme="minorHAnsi" w:hAnsiTheme="minorHAnsi" w:cstheme="minorHAnsi"/>
          <w:lang w:val="en-AU"/>
        </w:rPr>
        <w:t xml:space="preserve">for SSB </w:t>
      </w:r>
      <w:r w:rsidR="00905A9E">
        <w:rPr>
          <w:rFonts w:asciiTheme="minorHAnsi" w:hAnsiTheme="minorHAnsi" w:cstheme="minorHAnsi"/>
          <w:lang w:val="en-AU"/>
        </w:rPr>
        <w:t>redemptions</w:t>
      </w:r>
      <w:r>
        <w:rPr>
          <w:rFonts w:asciiTheme="minorHAnsi" w:hAnsiTheme="minorHAnsi" w:cstheme="minorHAnsi"/>
          <w:lang w:val="en-AU"/>
        </w:rPr>
        <w:t xml:space="preserve">. The transmission must be conducted </w:t>
      </w:r>
      <w:r w:rsidR="000D193D">
        <w:rPr>
          <w:rFonts w:asciiTheme="minorHAnsi" w:hAnsiTheme="minorHAnsi" w:cstheme="minorHAnsi"/>
          <w:lang w:val="en-AU"/>
        </w:rPr>
        <w:t>when the redemption window is open</w:t>
      </w:r>
      <w:r w:rsidR="00A975E6">
        <w:rPr>
          <w:rFonts w:asciiTheme="minorHAnsi" w:hAnsiTheme="minorHAnsi" w:cstheme="minorHAnsi"/>
          <w:lang w:val="en-AU"/>
        </w:rPr>
        <w:t>, which aligns with the subscription window</w:t>
      </w:r>
      <w:r>
        <w:rPr>
          <w:rFonts w:asciiTheme="minorHAnsi" w:hAnsiTheme="minorHAnsi" w:cstheme="minorHAnsi"/>
          <w:lang w:val="en-AU"/>
        </w:rPr>
        <w:t>.</w:t>
      </w:r>
    </w:p>
    <w:p w14:paraId="1056838C" w14:textId="5339F35D" w:rsidR="00734B41" w:rsidRPr="002D7038" w:rsidRDefault="00683EC1" w:rsidP="00683EC1">
      <w:pPr>
        <w:pStyle w:val="Normalwithspace"/>
        <w:rPr>
          <w:rFonts w:asciiTheme="minorHAnsi" w:hAnsiTheme="minorHAnsi" w:cstheme="minorHAnsi"/>
          <w:lang w:val="en-AU"/>
        </w:rPr>
      </w:pPr>
      <w:r>
        <w:rPr>
          <w:rFonts w:asciiTheme="minorHAnsi" w:hAnsiTheme="minorHAnsi" w:cstheme="minorHAnsi"/>
          <w:lang w:val="en-AU"/>
        </w:rPr>
        <w:t>CDP</w:t>
      </w:r>
      <w:r w:rsidR="009C27C6">
        <w:rPr>
          <w:rFonts w:asciiTheme="minorHAnsi" w:hAnsiTheme="minorHAnsi" w:cstheme="minorHAnsi"/>
          <w:lang w:val="en-AU"/>
        </w:rPr>
        <w:t xml:space="preserve"> </w:t>
      </w:r>
      <w:r>
        <w:rPr>
          <w:rFonts w:asciiTheme="minorHAnsi" w:hAnsiTheme="minorHAnsi" w:cstheme="minorHAnsi"/>
          <w:lang w:val="en-AU"/>
        </w:rPr>
        <w:t>provide</w:t>
      </w:r>
      <w:r w:rsidR="009C27C6">
        <w:rPr>
          <w:rFonts w:asciiTheme="minorHAnsi" w:hAnsiTheme="minorHAnsi" w:cstheme="minorHAnsi"/>
          <w:lang w:val="en-AU"/>
        </w:rPr>
        <w:t>s</w:t>
      </w:r>
      <w:r>
        <w:rPr>
          <w:rFonts w:asciiTheme="minorHAnsi" w:hAnsiTheme="minorHAnsi" w:cstheme="minorHAnsi"/>
          <w:lang w:val="en-AU"/>
        </w:rPr>
        <w:t xml:space="preserve"> </w:t>
      </w:r>
      <w:r w:rsidR="009C27C6">
        <w:rPr>
          <w:rFonts w:asciiTheme="minorHAnsi" w:hAnsiTheme="minorHAnsi" w:cstheme="minorHAnsi"/>
          <w:lang w:val="en-AU"/>
        </w:rPr>
        <w:t>a</w:t>
      </w:r>
      <w:r>
        <w:rPr>
          <w:rFonts w:asciiTheme="minorHAnsi" w:hAnsiTheme="minorHAnsi" w:cstheme="minorHAnsi"/>
          <w:lang w:val="en-AU"/>
        </w:rPr>
        <w:t xml:space="preserve"> consolidated file</w:t>
      </w:r>
      <w:r w:rsidR="009C27C6">
        <w:rPr>
          <w:rFonts w:asciiTheme="minorHAnsi" w:hAnsiTheme="minorHAnsi" w:cstheme="minorHAnsi"/>
          <w:lang w:val="en-AU"/>
        </w:rPr>
        <w:t xml:space="preserve"> </w:t>
      </w:r>
      <w:r>
        <w:rPr>
          <w:rFonts w:asciiTheme="minorHAnsi" w:hAnsiTheme="minorHAnsi" w:cstheme="minorHAnsi"/>
          <w:lang w:val="en-AU"/>
        </w:rPr>
        <w:t>contain</w:t>
      </w:r>
      <w:r w:rsidR="009C27C6">
        <w:rPr>
          <w:rFonts w:asciiTheme="minorHAnsi" w:hAnsiTheme="minorHAnsi" w:cstheme="minorHAnsi"/>
          <w:lang w:val="en-AU"/>
        </w:rPr>
        <w:t>ing all</w:t>
      </w:r>
      <w:r>
        <w:rPr>
          <w:rFonts w:asciiTheme="minorHAnsi" w:hAnsiTheme="minorHAnsi" w:cstheme="minorHAnsi"/>
          <w:lang w:val="en-AU"/>
        </w:rPr>
        <w:t xml:space="preserve"> CASH redemptions from all retail banks</w:t>
      </w:r>
      <w:r w:rsidR="009C27C6">
        <w:rPr>
          <w:rFonts w:asciiTheme="minorHAnsi" w:hAnsiTheme="minorHAnsi" w:cstheme="minorHAnsi"/>
          <w:lang w:val="en-AU"/>
        </w:rPr>
        <w:t>, while each</w:t>
      </w:r>
      <w:r>
        <w:rPr>
          <w:rFonts w:asciiTheme="minorHAnsi" w:hAnsiTheme="minorHAnsi" w:cstheme="minorHAnsi"/>
          <w:lang w:val="en-AU"/>
        </w:rPr>
        <w:t xml:space="preserve"> retail bank </w:t>
      </w:r>
      <w:r w:rsidR="009C27C6">
        <w:rPr>
          <w:rFonts w:asciiTheme="minorHAnsi" w:hAnsiTheme="minorHAnsi" w:cstheme="minorHAnsi"/>
          <w:lang w:val="en-AU"/>
        </w:rPr>
        <w:t>provides</w:t>
      </w:r>
      <w:r>
        <w:rPr>
          <w:rFonts w:asciiTheme="minorHAnsi" w:hAnsiTheme="minorHAnsi" w:cstheme="minorHAnsi"/>
          <w:lang w:val="en-AU"/>
        </w:rPr>
        <w:t xml:space="preserve"> its own file of SRS redemptions. </w:t>
      </w:r>
      <w:r w:rsidR="006852CA">
        <w:rPr>
          <w:rFonts w:asciiTheme="minorHAnsi" w:hAnsiTheme="minorHAnsi" w:cstheme="minorHAnsi"/>
          <w:lang w:val="en-AU"/>
        </w:rPr>
        <w:t>Upon</w:t>
      </w:r>
      <w:r w:rsidR="009C27C6">
        <w:rPr>
          <w:rFonts w:asciiTheme="minorHAnsi" w:hAnsiTheme="minorHAnsi" w:cstheme="minorHAnsi"/>
          <w:lang w:val="en-AU"/>
        </w:rPr>
        <w:t xml:space="preserve"> processing</w:t>
      </w:r>
      <w:r w:rsidR="006852CA">
        <w:rPr>
          <w:rFonts w:asciiTheme="minorHAnsi" w:hAnsiTheme="minorHAnsi" w:cstheme="minorHAnsi"/>
          <w:lang w:val="en-AU"/>
        </w:rPr>
        <w:t xml:space="preserve"> the</w:t>
      </w:r>
      <w:r w:rsidR="009C27C6">
        <w:rPr>
          <w:rFonts w:asciiTheme="minorHAnsi" w:hAnsiTheme="minorHAnsi" w:cstheme="minorHAnsi"/>
          <w:lang w:val="en-AU"/>
        </w:rPr>
        <w:t xml:space="preserve"> received redemption files, </w:t>
      </w:r>
      <w:r w:rsidR="00734B41">
        <w:rPr>
          <w:rFonts w:asciiTheme="minorHAnsi" w:hAnsiTheme="minorHAnsi" w:cstheme="minorHAnsi"/>
          <w:lang w:val="en-AU"/>
        </w:rPr>
        <w:t xml:space="preserve">OMEGA will </w:t>
      </w:r>
      <w:r w:rsidR="009C27C6">
        <w:rPr>
          <w:rFonts w:asciiTheme="minorHAnsi" w:hAnsiTheme="minorHAnsi" w:cstheme="minorHAnsi"/>
          <w:lang w:val="en-AU"/>
        </w:rPr>
        <w:t xml:space="preserve">generate and </w:t>
      </w:r>
      <w:r w:rsidR="00734B41">
        <w:rPr>
          <w:rFonts w:asciiTheme="minorHAnsi" w:hAnsiTheme="minorHAnsi" w:cstheme="minorHAnsi"/>
          <w:lang w:val="en-AU"/>
        </w:rPr>
        <w:t>return the acknowledgement file</w:t>
      </w:r>
      <w:r w:rsidR="009C27C6">
        <w:rPr>
          <w:rFonts w:asciiTheme="minorHAnsi" w:hAnsiTheme="minorHAnsi" w:cstheme="minorHAnsi"/>
          <w:lang w:val="en-AU"/>
        </w:rPr>
        <w:t xml:space="preserve"> to the respective Source</w:t>
      </w:r>
      <w:r w:rsidR="0084083C">
        <w:rPr>
          <w:rFonts w:asciiTheme="minorHAnsi" w:hAnsiTheme="minorHAnsi" w:cstheme="minorHAnsi"/>
          <w:lang w:val="en-AU"/>
        </w:rPr>
        <w:t>.</w:t>
      </w:r>
    </w:p>
    <w:p w14:paraId="199E5228" w14:textId="77777777" w:rsidR="008816E7" w:rsidRDefault="008816E7" w:rsidP="00634352">
      <w:pPr>
        <w:pStyle w:val="Heading3"/>
      </w:pPr>
      <w:bookmarkStart w:id="303" w:name="_Toc217999873"/>
      <w:r>
        <w:t>Securities Involved</w:t>
      </w:r>
      <w:bookmarkEnd w:id="303"/>
    </w:p>
    <w:p w14:paraId="2AAF3D29" w14:textId="77777777" w:rsidR="006A24EA" w:rsidRDefault="006A24EA" w:rsidP="006A24EA">
      <w:pPr>
        <w:pStyle w:val="Normalwithspace"/>
        <w:rPr>
          <w:rFonts w:asciiTheme="minorHAnsi" w:hAnsiTheme="minorHAnsi" w:cstheme="minorHAnsi"/>
          <w:lang w:val="en-AU"/>
        </w:rPr>
      </w:pPr>
      <w:r>
        <w:rPr>
          <w:rFonts w:asciiTheme="minorHAnsi" w:hAnsiTheme="minorHAnsi" w:cstheme="minorHAnsi"/>
          <w:lang w:val="en-AU"/>
        </w:rPr>
        <w:t>This file only involves the specific security type:</w:t>
      </w:r>
    </w:p>
    <w:p w14:paraId="1FCA0532" w14:textId="77777777" w:rsidR="006A24EA" w:rsidDel="00471EA3" w:rsidRDefault="006A24EA" w:rsidP="00450B41">
      <w:pPr>
        <w:pStyle w:val="OrderedList"/>
        <w:numPr>
          <w:ilvl w:val="0"/>
          <w:numId w:val="29"/>
        </w:numPr>
        <w:rPr>
          <w:del w:id="304" w:author="Han Xie CHAI (MAS)" w:date="2026-01-14T11:49:00Z" w16du:dateUtc="2026-01-14T03:49:00Z"/>
          <w:lang w:val="en-AU"/>
        </w:rPr>
      </w:pPr>
      <w:r>
        <w:rPr>
          <w:lang w:val="en-AU"/>
        </w:rPr>
        <w:t>SSB</w:t>
      </w:r>
    </w:p>
    <w:p w14:paraId="33AAAA14" w14:textId="77777777" w:rsidR="006A24EA" w:rsidRPr="00471EA3" w:rsidRDefault="006A24EA">
      <w:pPr>
        <w:pStyle w:val="OrderedList"/>
        <w:numPr>
          <w:ilvl w:val="0"/>
          <w:numId w:val="29"/>
        </w:numPr>
        <w:rPr>
          <w:lang w:val="en-AU"/>
        </w:rPr>
        <w:pPrChange w:id="305" w:author="Han Xie CHAI (MAS)" w:date="2026-01-14T11:49:00Z" w16du:dateUtc="2026-01-14T03:49:00Z">
          <w:pPr>
            <w:pStyle w:val="Normalwithspace"/>
          </w:pPr>
        </w:pPrChange>
      </w:pPr>
    </w:p>
    <w:p w14:paraId="69C29B1A" w14:textId="1CE164EC" w:rsidR="008816E7" w:rsidRDefault="0028337E" w:rsidP="00634352">
      <w:pPr>
        <w:pStyle w:val="Heading3"/>
      </w:pPr>
      <w:bookmarkStart w:id="306" w:name="_Toc217999874"/>
      <w:r>
        <w:t>File Names</w:t>
      </w:r>
      <w:bookmarkEnd w:id="306"/>
    </w:p>
    <w:p w14:paraId="3A224E7F" w14:textId="3290ED44" w:rsidR="0028337E" w:rsidRDefault="0028337E" w:rsidP="0028337E">
      <w:pPr>
        <w:pStyle w:val="Normalwithspace"/>
        <w:rPr>
          <w:rFonts w:asciiTheme="minorHAnsi" w:hAnsiTheme="minorHAnsi" w:cstheme="minorHAnsi"/>
          <w:lang w:val="en-AU"/>
        </w:rPr>
      </w:pPr>
      <w:r>
        <w:rPr>
          <w:rFonts w:asciiTheme="minorHAnsi" w:hAnsiTheme="minorHAnsi" w:cstheme="minorHAnsi"/>
          <w:lang w:val="en-AU"/>
        </w:rPr>
        <w:t xml:space="preserve">The following table details the designated file names for each </w:t>
      </w:r>
      <w:ins w:id="307" w:author="Han Xie CHAI (MAS)" w:date="2026-01-14T14:48:00Z" w16du:dateUtc="2026-01-14T06:48:00Z">
        <w:r w:rsidR="00F736B3">
          <w:rPr>
            <w:rFonts w:asciiTheme="minorHAnsi" w:hAnsiTheme="minorHAnsi" w:cstheme="minorHAnsi"/>
            <w:lang w:val="en-AU"/>
          </w:rPr>
          <w:t xml:space="preserve">application </w:t>
        </w:r>
      </w:ins>
      <w:del w:id="308" w:author="Han Xie CHAI (MAS)" w:date="2026-01-14T14:10:00Z" w16du:dateUtc="2026-01-14T06:10:00Z">
        <w:r w:rsidDel="00F1668E">
          <w:rPr>
            <w:rFonts w:asciiTheme="minorHAnsi" w:hAnsiTheme="minorHAnsi" w:cstheme="minorHAnsi"/>
            <w:lang w:val="en-AU"/>
          </w:rPr>
          <w:delText xml:space="preserve">payment </w:delText>
        </w:r>
      </w:del>
      <w:r>
        <w:rPr>
          <w:rFonts w:asciiTheme="minorHAnsi" w:hAnsiTheme="minorHAnsi" w:cstheme="minorHAnsi"/>
          <w:lang w:val="en-AU"/>
        </w:rPr>
        <w:t xml:space="preserve">type. </w:t>
      </w:r>
      <w:r w:rsidRPr="00415ACB">
        <w:rPr>
          <w:rFonts w:asciiTheme="minorHAnsi" w:hAnsiTheme="minorHAnsi" w:cstheme="minorHAnsi"/>
          <w:lang w:val="en-AU"/>
        </w:rPr>
        <w:t>For the final file name construction, the placeholder [</w:t>
      </w:r>
      <w:r w:rsidRPr="006E582A">
        <w:rPr>
          <w:rFonts w:asciiTheme="minorHAnsi" w:hAnsiTheme="minorHAnsi" w:cstheme="minorHAnsi"/>
          <w:b/>
          <w:bCs/>
          <w:i/>
          <w:iCs/>
          <w:lang w:val="en-AU"/>
        </w:rPr>
        <w:t>acronym of FI</w:t>
      </w:r>
      <w:r>
        <w:rPr>
          <w:rFonts w:asciiTheme="minorHAnsi" w:hAnsiTheme="minorHAnsi" w:cstheme="minorHAnsi"/>
          <w:b/>
          <w:bCs/>
          <w:i/>
          <w:iCs/>
          <w:lang w:val="en-AU"/>
        </w:rPr>
        <w:t>/CDP</w:t>
      </w:r>
      <w:r w:rsidRPr="00415ACB">
        <w:rPr>
          <w:rFonts w:asciiTheme="minorHAnsi" w:hAnsiTheme="minorHAnsi" w:cstheme="minorHAnsi"/>
          <w:lang w:val="en-AU"/>
        </w:rPr>
        <w:t xml:space="preserve">] must be substituted with the specific acronym value associated with the applicable </w:t>
      </w:r>
      <w:r>
        <w:rPr>
          <w:rFonts w:asciiTheme="minorHAnsi" w:hAnsiTheme="minorHAnsi" w:cstheme="minorHAnsi"/>
          <w:lang w:val="en-AU"/>
        </w:rPr>
        <w:t>Source</w:t>
      </w:r>
      <w:r w:rsidRPr="00415ACB">
        <w:rPr>
          <w:rFonts w:asciiTheme="minorHAnsi" w:hAnsiTheme="minorHAnsi" w:cstheme="minorHAnsi"/>
          <w:lang w:val="en-AU"/>
        </w:rPr>
        <w:t>.</w:t>
      </w:r>
    </w:p>
    <w:p w14:paraId="512A34FA" w14:textId="7113B212" w:rsidR="0028337E" w:rsidRDefault="0028337E" w:rsidP="0028337E">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5B3F48AA" w14:textId="77777777" w:rsidR="0028337E" w:rsidRPr="003D648B" w:rsidRDefault="0028337E" w:rsidP="0028337E">
      <w:pPr>
        <w:pStyle w:val="Normalwithspace"/>
        <w:rPr>
          <w:rFonts w:asciiTheme="minorHAnsi" w:hAnsiTheme="minorHAnsi" w:cstheme="minorHAnsi"/>
          <w:lang w:val="en-AU"/>
        </w:rPr>
      </w:pPr>
    </w:p>
    <w:tbl>
      <w:tblPr>
        <w:tblStyle w:val="TableGrid"/>
        <w:tblW w:w="9134" w:type="dxa"/>
        <w:tblLook w:val="04A0" w:firstRow="1" w:lastRow="0" w:firstColumn="1" w:lastColumn="0" w:noHBand="0" w:noVBand="1"/>
      </w:tblPr>
      <w:tblGrid>
        <w:gridCol w:w="776"/>
        <w:gridCol w:w="1261"/>
        <w:gridCol w:w="3090"/>
        <w:gridCol w:w="1467"/>
        <w:gridCol w:w="1277"/>
        <w:gridCol w:w="1263"/>
      </w:tblGrid>
      <w:tr w:rsidR="0028337E" w14:paraId="063900BE" w14:textId="77777777" w:rsidTr="001D7FCF">
        <w:tc>
          <w:tcPr>
            <w:tcW w:w="796" w:type="dxa"/>
            <w:shd w:val="clear" w:color="auto" w:fill="D9D9D9" w:themeFill="background1" w:themeFillShade="D9"/>
          </w:tcPr>
          <w:p w14:paraId="25D3868A" w14:textId="77777777" w:rsidR="0028337E" w:rsidRPr="00796860" w:rsidRDefault="0028337E" w:rsidP="00742B6B">
            <w:pPr>
              <w:pStyle w:val="TableHeading"/>
              <w:jc w:val="both"/>
              <w:rPr>
                <w:rFonts w:asciiTheme="minorHAnsi" w:hAnsiTheme="minorHAnsi" w:cstheme="minorHAnsi"/>
              </w:rPr>
            </w:pPr>
            <w:r w:rsidRPr="00796860">
              <w:rPr>
                <w:rFonts w:asciiTheme="minorHAnsi" w:hAnsiTheme="minorHAnsi" w:cstheme="minorHAnsi"/>
              </w:rPr>
              <w:t>S/N</w:t>
            </w:r>
          </w:p>
        </w:tc>
        <w:tc>
          <w:tcPr>
            <w:tcW w:w="1030" w:type="dxa"/>
            <w:shd w:val="clear" w:color="auto" w:fill="D9D9D9" w:themeFill="background1" w:themeFillShade="D9"/>
          </w:tcPr>
          <w:p w14:paraId="3EDD1B5F" w14:textId="0D7F1BD8" w:rsidR="0028337E" w:rsidRPr="00796860" w:rsidRDefault="00F736B3" w:rsidP="00742B6B">
            <w:pPr>
              <w:pStyle w:val="TableHeading"/>
              <w:rPr>
                <w:rFonts w:asciiTheme="minorHAnsi" w:hAnsiTheme="minorHAnsi" w:cstheme="minorHAnsi"/>
              </w:rPr>
            </w:pPr>
            <w:ins w:id="309" w:author="Han Xie CHAI (MAS)" w:date="2026-01-14T14:48:00Z" w16du:dateUtc="2026-01-14T06:48:00Z">
              <w:r>
                <w:rPr>
                  <w:rFonts w:asciiTheme="minorHAnsi" w:hAnsiTheme="minorHAnsi" w:cstheme="minorHAnsi"/>
                </w:rPr>
                <w:t xml:space="preserve">Application </w:t>
              </w:r>
            </w:ins>
            <w:del w:id="310" w:author="Han Xie CHAI (MAS)" w:date="2026-01-14T14:10:00Z" w16du:dateUtc="2026-01-14T06:10:00Z">
              <w:r w:rsidR="0028337E" w:rsidDel="00F1668E">
                <w:rPr>
                  <w:rFonts w:asciiTheme="minorHAnsi" w:hAnsiTheme="minorHAnsi" w:cstheme="minorHAnsi"/>
                </w:rPr>
                <w:delText>Payment</w:delText>
              </w:r>
              <w:r w:rsidR="0028337E" w:rsidRPr="00796860" w:rsidDel="00F1668E">
                <w:rPr>
                  <w:rFonts w:asciiTheme="minorHAnsi" w:hAnsiTheme="minorHAnsi" w:cstheme="minorHAnsi"/>
                </w:rPr>
                <w:delText xml:space="preserve"> </w:delText>
              </w:r>
            </w:del>
            <w:r w:rsidR="0028337E" w:rsidRPr="00796860">
              <w:rPr>
                <w:rFonts w:asciiTheme="minorHAnsi" w:hAnsiTheme="minorHAnsi" w:cstheme="minorHAnsi"/>
              </w:rPr>
              <w:t>Type</w:t>
            </w:r>
          </w:p>
        </w:tc>
        <w:tc>
          <w:tcPr>
            <w:tcW w:w="3225" w:type="dxa"/>
            <w:shd w:val="clear" w:color="auto" w:fill="D9D9D9" w:themeFill="background1" w:themeFillShade="D9"/>
          </w:tcPr>
          <w:p w14:paraId="436FF10A" w14:textId="77777777" w:rsidR="0028337E" w:rsidRPr="00796860" w:rsidRDefault="0028337E" w:rsidP="00742B6B">
            <w:pPr>
              <w:pStyle w:val="TableHeading"/>
              <w:rPr>
                <w:rFonts w:asciiTheme="minorHAnsi" w:hAnsiTheme="minorHAnsi" w:cstheme="minorHAnsi"/>
              </w:rPr>
            </w:pPr>
            <w:r w:rsidRPr="00796860">
              <w:rPr>
                <w:rFonts w:asciiTheme="minorHAnsi" w:hAnsiTheme="minorHAnsi" w:cstheme="minorHAnsi"/>
              </w:rPr>
              <w:t>File Name</w:t>
            </w:r>
          </w:p>
        </w:tc>
        <w:tc>
          <w:tcPr>
            <w:tcW w:w="1524" w:type="dxa"/>
            <w:shd w:val="clear" w:color="auto" w:fill="D9D9D9" w:themeFill="background1" w:themeFillShade="D9"/>
          </w:tcPr>
          <w:p w14:paraId="387EEB31" w14:textId="77777777" w:rsidR="0028337E" w:rsidRDefault="0028337E" w:rsidP="00742B6B">
            <w:pPr>
              <w:pStyle w:val="TableHeading"/>
              <w:rPr>
                <w:rFonts w:asciiTheme="minorHAnsi" w:hAnsiTheme="minorHAnsi" w:cstheme="minorHAnsi"/>
              </w:rPr>
            </w:pPr>
            <w:r>
              <w:rPr>
                <w:rFonts w:asciiTheme="minorHAnsi" w:hAnsiTheme="minorHAnsi" w:cstheme="minorHAnsi"/>
              </w:rPr>
              <w:t>Source</w:t>
            </w:r>
          </w:p>
        </w:tc>
        <w:tc>
          <w:tcPr>
            <w:tcW w:w="1277" w:type="dxa"/>
            <w:shd w:val="clear" w:color="auto" w:fill="D9D9D9" w:themeFill="background1" w:themeFillShade="D9"/>
          </w:tcPr>
          <w:p w14:paraId="7811997A" w14:textId="77777777" w:rsidR="0028337E" w:rsidRDefault="0028337E" w:rsidP="00742B6B">
            <w:pPr>
              <w:pStyle w:val="TableHeading"/>
              <w:rPr>
                <w:rFonts w:asciiTheme="minorHAnsi" w:hAnsiTheme="minorHAnsi" w:cstheme="minorHAnsi"/>
              </w:rPr>
            </w:pPr>
            <w:r>
              <w:rPr>
                <w:rFonts w:asciiTheme="minorHAnsi" w:hAnsiTheme="minorHAnsi" w:cstheme="minorHAnsi"/>
              </w:rPr>
              <w:t>Destination</w:t>
            </w:r>
          </w:p>
        </w:tc>
        <w:tc>
          <w:tcPr>
            <w:tcW w:w="1282" w:type="dxa"/>
            <w:shd w:val="clear" w:color="auto" w:fill="D9D9D9" w:themeFill="background1" w:themeFillShade="D9"/>
          </w:tcPr>
          <w:p w14:paraId="5639E5FD" w14:textId="77777777" w:rsidR="0028337E" w:rsidRDefault="0028337E" w:rsidP="00742B6B">
            <w:pPr>
              <w:pStyle w:val="TableHeading"/>
              <w:rPr>
                <w:rFonts w:asciiTheme="minorHAnsi" w:hAnsiTheme="minorHAnsi" w:cstheme="minorHAnsi"/>
              </w:rPr>
            </w:pPr>
            <w:r>
              <w:rPr>
                <w:rFonts w:asciiTheme="minorHAnsi" w:hAnsiTheme="minorHAnsi" w:cstheme="minorHAnsi"/>
              </w:rPr>
              <w:t xml:space="preserve">Incoming / Outgoing </w:t>
            </w:r>
          </w:p>
        </w:tc>
      </w:tr>
      <w:tr w:rsidR="0028337E" w14:paraId="79EF94D9" w14:textId="77777777" w:rsidTr="001D7FCF">
        <w:tc>
          <w:tcPr>
            <w:tcW w:w="796" w:type="dxa"/>
          </w:tcPr>
          <w:p w14:paraId="53DE26BB" w14:textId="77777777" w:rsidR="0028337E" w:rsidRPr="00796860" w:rsidRDefault="0028337E" w:rsidP="00857344">
            <w:pPr>
              <w:pStyle w:val="ListParagraph"/>
              <w:numPr>
                <w:ilvl w:val="0"/>
                <w:numId w:val="106"/>
              </w:numPr>
            </w:pPr>
          </w:p>
        </w:tc>
        <w:tc>
          <w:tcPr>
            <w:tcW w:w="1030" w:type="dxa"/>
          </w:tcPr>
          <w:p w14:paraId="0C80A622" w14:textId="77777777" w:rsidR="0028337E" w:rsidRPr="00796860" w:rsidRDefault="0028337E" w:rsidP="00503C9F">
            <w:pPr>
              <w:spacing w:line="360" w:lineRule="auto"/>
              <w:jc w:val="left"/>
              <w:rPr>
                <w:rFonts w:asciiTheme="minorHAnsi" w:hAnsiTheme="minorHAnsi" w:cstheme="minorHAnsi"/>
                <w:iCs/>
                <w:szCs w:val="22"/>
              </w:rPr>
            </w:pPr>
            <w:r>
              <w:rPr>
                <w:rFonts w:asciiTheme="minorHAnsi" w:hAnsiTheme="minorHAnsi" w:cstheme="minorHAnsi"/>
                <w:iCs/>
                <w:szCs w:val="22"/>
              </w:rPr>
              <w:t>CASH</w:t>
            </w:r>
          </w:p>
        </w:tc>
        <w:tc>
          <w:tcPr>
            <w:tcW w:w="3225" w:type="dxa"/>
          </w:tcPr>
          <w:p w14:paraId="3E7223CB" w14:textId="25379E65" w:rsidR="0028337E" w:rsidRPr="00796860" w:rsidRDefault="0028337E" w:rsidP="00503C9F">
            <w:pPr>
              <w:spacing w:line="360" w:lineRule="auto"/>
              <w:jc w:val="left"/>
              <w:rPr>
                <w:rFonts w:asciiTheme="minorHAnsi" w:hAnsiTheme="minorHAnsi" w:cstheme="minorHAnsi"/>
                <w:iCs/>
                <w:szCs w:val="22"/>
              </w:rPr>
            </w:pPr>
            <w:proofErr w:type="spellStart"/>
            <w:r>
              <w:rPr>
                <w:rFonts w:asciiTheme="minorHAnsi" w:hAnsiTheme="minorHAnsi" w:cstheme="minorHAnsi"/>
                <w:iCs/>
                <w:szCs w:val="22"/>
              </w:rPr>
              <w:t>sb</w:t>
            </w:r>
            <w:proofErr w:type="spellEnd"/>
            <w:r>
              <w:rPr>
                <w:rFonts w:asciiTheme="minorHAnsi" w:hAnsiTheme="minorHAnsi" w:cstheme="minorHAnsi"/>
                <w:iCs/>
                <w:szCs w:val="22"/>
              </w:rPr>
              <w:t>_[</w:t>
            </w:r>
            <w:r w:rsidRPr="006432EF">
              <w:rPr>
                <w:rFonts w:asciiTheme="minorHAnsi" w:hAnsiTheme="minorHAnsi" w:cstheme="minorHAnsi"/>
                <w:b/>
                <w:bCs/>
                <w:i/>
                <w:szCs w:val="22"/>
              </w:rPr>
              <w:t xml:space="preserve">acronym of </w:t>
            </w:r>
            <w:r w:rsidR="003B2A30">
              <w:rPr>
                <w:rFonts w:asciiTheme="minorHAnsi" w:hAnsiTheme="minorHAnsi" w:cstheme="minorHAnsi"/>
                <w:b/>
                <w:bCs/>
                <w:i/>
                <w:szCs w:val="22"/>
              </w:rPr>
              <w:t>FI/</w:t>
            </w:r>
            <w:r>
              <w:rPr>
                <w:rFonts w:asciiTheme="minorHAnsi" w:hAnsiTheme="minorHAnsi" w:cstheme="minorHAnsi"/>
                <w:b/>
                <w:bCs/>
                <w:i/>
                <w:szCs w:val="22"/>
              </w:rPr>
              <w:t>CDP</w:t>
            </w:r>
            <w:r>
              <w:rPr>
                <w:rFonts w:asciiTheme="minorHAnsi" w:hAnsiTheme="minorHAnsi" w:cstheme="minorHAnsi"/>
                <w:iCs/>
                <w:szCs w:val="22"/>
              </w:rPr>
              <w:t>]_re1.txt</w:t>
            </w:r>
          </w:p>
        </w:tc>
        <w:tc>
          <w:tcPr>
            <w:tcW w:w="1524" w:type="dxa"/>
          </w:tcPr>
          <w:p w14:paraId="3BD3FA7D" w14:textId="77777777" w:rsidR="0028337E" w:rsidRDefault="0028337E" w:rsidP="00503C9F">
            <w:pPr>
              <w:spacing w:line="360" w:lineRule="auto"/>
              <w:jc w:val="left"/>
              <w:rPr>
                <w:rFonts w:asciiTheme="minorHAnsi" w:hAnsiTheme="minorHAnsi" w:cstheme="minorHAnsi"/>
                <w:iCs/>
                <w:szCs w:val="22"/>
              </w:rPr>
            </w:pPr>
            <w:r>
              <w:rPr>
                <w:rFonts w:asciiTheme="minorHAnsi" w:hAnsiTheme="minorHAnsi" w:cstheme="minorHAnsi"/>
                <w:iCs/>
                <w:szCs w:val="22"/>
              </w:rPr>
              <w:t>CDP</w:t>
            </w:r>
          </w:p>
        </w:tc>
        <w:tc>
          <w:tcPr>
            <w:tcW w:w="1277" w:type="dxa"/>
          </w:tcPr>
          <w:p w14:paraId="4E3D5BC9" w14:textId="77777777" w:rsidR="0028337E" w:rsidRDefault="0028337E" w:rsidP="00503C9F">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282" w:type="dxa"/>
          </w:tcPr>
          <w:p w14:paraId="22F707B6" w14:textId="77777777" w:rsidR="0028337E" w:rsidRDefault="0028337E" w:rsidP="00503C9F">
            <w:pPr>
              <w:spacing w:line="360" w:lineRule="auto"/>
              <w:jc w:val="left"/>
              <w:rPr>
                <w:rFonts w:asciiTheme="minorHAnsi" w:hAnsiTheme="minorHAnsi" w:cstheme="minorHAnsi"/>
                <w:iCs/>
                <w:szCs w:val="22"/>
              </w:rPr>
            </w:pPr>
            <w:r>
              <w:rPr>
                <w:rFonts w:asciiTheme="minorHAnsi" w:hAnsiTheme="minorHAnsi" w:cstheme="minorHAnsi"/>
                <w:iCs/>
                <w:szCs w:val="22"/>
              </w:rPr>
              <w:t>Incoming</w:t>
            </w:r>
          </w:p>
        </w:tc>
      </w:tr>
      <w:tr w:rsidR="0028337E" w14:paraId="57D1A476" w14:textId="77777777" w:rsidTr="001D7FCF">
        <w:tc>
          <w:tcPr>
            <w:tcW w:w="796" w:type="dxa"/>
          </w:tcPr>
          <w:p w14:paraId="772E50D3" w14:textId="77777777" w:rsidR="0028337E" w:rsidRPr="00796860" w:rsidRDefault="0028337E" w:rsidP="00D21035">
            <w:pPr>
              <w:pStyle w:val="ListParagraph"/>
            </w:pPr>
          </w:p>
        </w:tc>
        <w:tc>
          <w:tcPr>
            <w:tcW w:w="1030" w:type="dxa"/>
          </w:tcPr>
          <w:p w14:paraId="46DFA291" w14:textId="77777777" w:rsidR="0028337E" w:rsidRPr="00796860" w:rsidRDefault="0028337E" w:rsidP="00503C9F">
            <w:pPr>
              <w:spacing w:line="360" w:lineRule="auto"/>
              <w:jc w:val="left"/>
              <w:rPr>
                <w:rFonts w:asciiTheme="minorHAnsi" w:hAnsiTheme="minorHAnsi" w:cstheme="minorHAnsi"/>
                <w:iCs/>
                <w:szCs w:val="22"/>
              </w:rPr>
            </w:pPr>
            <w:r>
              <w:rPr>
                <w:rFonts w:asciiTheme="minorHAnsi" w:hAnsiTheme="minorHAnsi" w:cstheme="minorHAnsi"/>
                <w:iCs/>
                <w:szCs w:val="22"/>
              </w:rPr>
              <w:t>SRS</w:t>
            </w:r>
          </w:p>
        </w:tc>
        <w:tc>
          <w:tcPr>
            <w:tcW w:w="3225" w:type="dxa"/>
          </w:tcPr>
          <w:p w14:paraId="0C6C6E85" w14:textId="645DEAB7" w:rsidR="0028337E" w:rsidRPr="00796860" w:rsidRDefault="0028337E" w:rsidP="00503C9F">
            <w:pPr>
              <w:spacing w:line="360" w:lineRule="auto"/>
              <w:jc w:val="left"/>
              <w:rPr>
                <w:rFonts w:asciiTheme="minorHAnsi" w:hAnsiTheme="minorHAnsi" w:cstheme="minorHAnsi"/>
                <w:iCs/>
                <w:szCs w:val="22"/>
              </w:rPr>
            </w:pPr>
            <w:proofErr w:type="spellStart"/>
            <w:r>
              <w:rPr>
                <w:rFonts w:asciiTheme="minorHAnsi" w:hAnsiTheme="minorHAnsi" w:cstheme="minorHAnsi"/>
                <w:iCs/>
                <w:szCs w:val="22"/>
              </w:rPr>
              <w:t>sb</w:t>
            </w:r>
            <w:proofErr w:type="spellEnd"/>
            <w:r>
              <w:rPr>
                <w:rFonts w:asciiTheme="minorHAnsi" w:hAnsiTheme="minorHAnsi" w:cstheme="minorHAnsi"/>
                <w:iCs/>
                <w:szCs w:val="22"/>
              </w:rPr>
              <w:t>_[</w:t>
            </w:r>
            <w:r w:rsidRPr="006432EF">
              <w:rPr>
                <w:rFonts w:asciiTheme="minorHAnsi" w:hAnsiTheme="minorHAnsi" w:cstheme="minorHAnsi"/>
                <w:b/>
                <w:bCs/>
                <w:i/>
                <w:szCs w:val="22"/>
              </w:rPr>
              <w:t>acronym of FI</w:t>
            </w:r>
            <w:r w:rsidR="003B2A30">
              <w:rPr>
                <w:rFonts w:asciiTheme="minorHAnsi" w:hAnsiTheme="minorHAnsi" w:cstheme="minorHAnsi"/>
                <w:b/>
                <w:bCs/>
                <w:i/>
                <w:szCs w:val="22"/>
              </w:rPr>
              <w:t>/CDP</w:t>
            </w:r>
            <w:r>
              <w:rPr>
                <w:rFonts w:asciiTheme="minorHAnsi" w:hAnsiTheme="minorHAnsi" w:cstheme="minorHAnsi"/>
                <w:iCs/>
                <w:szCs w:val="22"/>
              </w:rPr>
              <w:t>]_re3.txt</w:t>
            </w:r>
          </w:p>
        </w:tc>
        <w:tc>
          <w:tcPr>
            <w:tcW w:w="1524" w:type="dxa"/>
          </w:tcPr>
          <w:p w14:paraId="36D88FA0" w14:textId="77777777" w:rsidR="0028337E" w:rsidRDefault="0028337E" w:rsidP="00503C9F">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277" w:type="dxa"/>
          </w:tcPr>
          <w:p w14:paraId="2D0AC684" w14:textId="77777777" w:rsidR="0028337E" w:rsidRDefault="0028337E" w:rsidP="00503C9F">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282" w:type="dxa"/>
          </w:tcPr>
          <w:p w14:paraId="116E842E" w14:textId="77777777" w:rsidR="0028337E" w:rsidRDefault="0028337E" w:rsidP="00F86BF5">
            <w:pPr>
              <w:keepNext/>
              <w:spacing w:line="360" w:lineRule="auto"/>
              <w:jc w:val="left"/>
              <w:rPr>
                <w:rFonts w:asciiTheme="minorHAnsi" w:hAnsiTheme="minorHAnsi" w:cstheme="minorHAnsi"/>
                <w:iCs/>
                <w:szCs w:val="22"/>
              </w:rPr>
            </w:pPr>
            <w:r>
              <w:rPr>
                <w:rFonts w:asciiTheme="minorHAnsi" w:hAnsiTheme="minorHAnsi" w:cstheme="minorHAnsi"/>
                <w:iCs/>
                <w:szCs w:val="22"/>
              </w:rPr>
              <w:t>Incoming</w:t>
            </w:r>
          </w:p>
        </w:tc>
      </w:tr>
    </w:tbl>
    <w:p w14:paraId="13877845" w14:textId="2F917211" w:rsidR="0028337E" w:rsidRPr="0028337E" w:rsidRDefault="00F86BF5" w:rsidP="00F86BF5">
      <w:pPr>
        <w:pStyle w:val="Caption"/>
        <w:rPr>
          <w:lang w:val="en-AU"/>
        </w:rPr>
      </w:pPr>
      <w:r>
        <w:t xml:space="preserve">Table </w:t>
      </w:r>
      <w:r>
        <w:fldChar w:fldCharType="begin"/>
      </w:r>
      <w:r>
        <w:instrText xml:space="preserve"> SEQ Table \* ARABIC </w:instrText>
      </w:r>
      <w:r>
        <w:fldChar w:fldCharType="separate"/>
      </w:r>
      <w:r w:rsidR="00FB29C8">
        <w:t>4</w:t>
      </w:r>
      <w:r>
        <w:fldChar w:fldCharType="end"/>
      </w:r>
      <w:r>
        <w:t xml:space="preserve"> </w:t>
      </w:r>
      <w:r>
        <w:fldChar w:fldCharType="begin"/>
      </w:r>
      <w:r w:rsidRPr="00F86BF5">
        <w:instrText>STYLEREF "Heading 3"</w:instrText>
      </w:r>
      <w:r>
        <w:fldChar w:fldCharType="separate"/>
      </w:r>
      <w:r>
        <w:t>File Names</w:t>
      </w:r>
      <w:r>
        <w:fldChar w:fldCharType="end"/>
      </w:r>
      <w:r>
        <w:t xml:space="preserve"> of </w:t>
      </w:r>
      <w:r>
        <w:fldChar w:fldCharType="begin"/>
      </w:r>
      <w:r>
        <w:instrText xml:space="preserve"> </w:instrText>
      </w:r>
      <w:r w:rsidRPr="00F86BF5">
        <w:instrText xml:space="preserve">STYLEREF "Heading </w:instrText>
      </w:r>
      <w:r>
        <w:instrText>2</w:instrText>
      </w:r>
      <w:r w:rsidRPr="00F86BF5">
        <w:instrText>"</w:instrText>
      </w:r>
      <w:r>
        <w:instrText xml:space="preserve"> </w:instrText>
      </w:r>
      <w:r>
        <w:fldChar w:fldCharType="separate"/>
      </w:r>
      <w:r>
        <w:t>SSB Redemption File</w:t>
      </w:r>
      <w:r>
        <w:fldChar w:fldCharType="end"/>
      </w:r>
    </w:p>
    <w:p w14:paraId="7FD1AEE8" w14:textId="50AE55FA" w:rsidR="00D55DDD" w:rsidRDefault="008816E7" w:rsidP="00634352">
      <w:pPr>
        <w:pStyle w:val="Heading3"/>
      </w:pPr>
      <w:bookmarkStart w:id="311" w:name="_Toc217999875"/>
      <w:r>
        <w:t>Time &amp; Frequency</w:t>
      </w:r>
      <w:bookmarkEnd w:id="311"/>
    </w:p>
    <w:p w14:paraId="0F6864FB" w14:textId="0817FFA8" w:rsidR="005C114F" w:rsidRPr="006D54D3" w:rsidRDefault="005C114F" w:rsidP="005C114F">
      <w:pPr>
        <w:pStyle w:val="Normalwithspace"/>
        <w:rPr>
          <w:rFonts w:asciiTheme="minorHAnsi" w:hAnsiTheme="minorHAnsi" w:cstheme="minorHAnsi"/>
          <w:lang w:val="en-AU"/>
        </w:rPr>
      </w:pPr>
      <w:r>
        <w:rPr>
          <w:rFonts w:asciiTheme="minorHAnsi" w:hAnsiTheme="minorHAnsi" w:cstheme="minorHAnsi"/>
          <w:lang w:val="en-AU"/>
        </w:rPr>
        <w:t>An SSB redemption file</w:t>
      </w:r>
      <w:r w:rsidRPr="006D54D3">
        <w:rPr>
          <w:rFonts w:asciiTheme="minorHAnsi" w:hAnsiTheme="minorHAnsi" w:cstheme="minorHAnsi"/>
          <w:lang w:val="en-AU"/>
        </w:rPr>
        <w:t xml:space="preserve"> is generated and placed onto MEFT by </w:t>
      </w:r>
      <w:r w:rsidR="007101A2">
        <w:rPr>
          <w:rFonts w:asciiTheme="minorHAnsi" w:hAnsiTheme="minorHAnsi" w:cstheme="minorHAnsi"/>
          <w:lang w:val="en-AU"/>
        </w:rPr>
        <w:t>Source</w:t>
      </w:r>
      <w:r w:rsidRPr="006D54D3">
        <w:rPr>
          <w:rFonts w:asciiTheme="minorHAnsi" w:hAnsiTheme="minorHAnsi" w:cstheme="minorHAnsi"/>
          <w:lang w:val="en-AU"/>
        </w:rPr>
        <w:t xml:space="preserve"> each business day</w:t>
      </w:r>
      <w:r>
        <w:rPr>
          <w:rFonts w:asciiTheme="minorHAnsi" w:hAnsiTheme="minorHAnsi" w:cstheme="minorHAnsi"/>
          <w:lang w:val="en-AU"/>
        </w:rPr>
        <w:t xml:space="preserve"> when the redemption window is open</w:t>
      </w:r>
      <w:r w:rsidRPr="006D54D3">
        <w:rPr>
          <w:rFonts w:asciiTheme="minorHAnsi" w:hAnsiTheme="minorHAnsi" w:cstheme="minorHAnsi"/>
          <w:lang w:val="en-AU"/>
        </w:rPr>
        <w:t>.</w:t>
      </w:r>
    </w:p>
    <w:p w14:paraId="32F6B1D9" w14:textId="77777777" w:rsidR="005C114F" w:rsidRDefault="005C114F" w:rsidP="005C114F">
      <w:pPr>
        <w:pStyle w:val="Normalwithspace"/>
        <w:rPr>
          <w:rFonts w:asciiTheme="minorHAnsi" w:hAnsiTheme="minorHAnsi" w:cstheme="minorHAnsi"/>
          <w:lang w:val="en-AU"/>
        </w:rPr>
      </w:pPr>
      <w:r w:rsidRPr="006D54D3">
        <w:rPr>
          <w:rFonts w:asciiTheme="minorHAnsi" w:hAnsiTheme="minorHAnsi" w:cstheme="minorHAnsi"/>
          <w:lang w:val="en-AU"/>
        </w:rPr>
        <w:t>Regardless of its generation time, OMEGA shall process the incoming file currently available in the MEFT folder as follows:</w:t>
      </w:r>
    </w:p>
    <w:p w14:paraId="3D11A24E" w14:textId="486F6F11" w:rsidR="005C114F" w:rsidRDefault="005C114F" w:rsidP="005C114F">
      <w:pPr>
        <w:pStyle w:val="Normalwithspace"/>
        <w:numPr>
          <w:ilvl w:val="0"/>
          <w:numId w:val="84"/>
        </w:numPr>
        <w:rPr>
          <w:rFonts w:asciiTheme="minorHAnsi" w:hAnsiTheme="minorHAnsi" w:cstheme="minorHAnsi"/>
          <w:lang w:val="en-AU"/>
        </w:rPr>
      </w:pPr>
      <w:r w:rsidRPr="006D54D3">
        <w:rPr>
          <w:rFonts w:asciiTheme="minorHAnsi" w:hAnsiTheme="minorHAnsi" w:cstheme="minorHAnsi"/>
          <w:b/>
          <w:bCs/>
          <w:lang w:val="en-AU"/>
        </w:rPr>
        <w:t>Scheduled processing:</w:t>
      </w:r>
      <w:r w:rsidRPr="006D54D3">
        <w:rPr>
          <w:rFonts w:asciiTheme="minorHAnsi" w:hAnsiTheme="minorHAnsi" w:cstheme="minorHAnsi"/>
          <w:lang w:val="en-AU"/>
        </w:rPr>
        <w:t xml:space="preserve"> Daily at </w:t>
      </w:r>
      <w:r w:rsidR="00E0736B">
        <w:rPr>
          <w:rFonts w:asciiTheme="minorHAnsi" w:hAnsiTheme="minorHAnsi" w:cstheme="minorHAnsi"/>
          <w:b/>
          <w:bCs/>
          <w:lang w:val="en-AU"/>
        </w:rPr>
        <w:t>8:30</w:t>
      </w:r>
      <w:r w:rsidRPr="006D54D3">
        <w:rPr>
          <w:rFonts w:asciiTheme="minorHAnsi" w:hAnsiTheme="minorHAnsi" w:cstheme="minorHAnsi"/>
          <w:b/>
          <w:bCs/>
          <w:lang w:val="en-AU"/>
        </w:rPr>
        <w:t xml:space="preserve"> AM,</w:t>
      </w:r>
      <w:r w:rsidRPr="006D54D3">
        <w:rPr>
          <w:rFonts w:asciiTheme="minorHAnsi" w:hAnsiTheme="minorHAnsi" w:cstheme="minorHAnsi"/>
          <w:lang w:val="en-AU"/>
        </w:rPr>
        <w:t xml:space="preserve"> Mon-Fri excluding PHs</w:t>
      </w:r>
      <w:r>
        <w:rPr>
          <w:rFonts w:asciiTheme="minorHAnsi" w:hAnsiTheme="minorHAnsi" w:cstheme="minorHAnsi"/>
          <w:lang w:val="en-AU"/>
        </w:rPr>
        <w:t xml:space="preserve">, within the </w:t>
      </w:r>
      <w:r w:rsidR="0038134A">
        <w:rPr>
          <w:rFonts w:asciiTheme="minorHAnsi" w:hAnsiTheme="minorHAnsi" w:cstheme="minorHAnsi"/>
          <w:lang w:val="en-AU"/>
        </w:rPr>
        <w:t>SSB redemption period (same as the</w:t>
      </w:r>
      <w:r w:rsidR="003368F2">
        <w:rPr>
          <w:rFonts w:asciiTheme="minorHAnsi" w:hAnsiTheme="minorHAnsi" w:cstheme="minorHAnsi"/>
          <w:lang w:val="en-AU"/>
        </w:rPr>
        <w:t xml:space="preserve"> </w:t>
      </w:r>
      <w:r w:rsidR="0038134A">
        <w:rPr>
          <w:rFonts w:asciiTheme="minorHAnsi" w:hAnsiTheme="minorHAnsi" w:cstheme="minorHAnsi"/>
          <w:lang w:val="en-AU"/>
        </w:rPr>
        <w:t>subscription period)</w:t>
      </w:r>
      <w:r w:rsidRPr="006D54D3">
        <w:rPr>
          <w:rFonts w:asciiTheme="minorHAnsi" w:hAnsiTheme="minorHAnsi" w:cstheme="minorHAnsi"/>
          <w:lang w:val="en-AU"/>
        </w:rPr>
        <w:t>.</w:t>
      </w:r>
    </w:p>
    <w:p w14:paraId="688C6752" w14:textId="77777777" w:rsidR="005C114F" w:rsidRPr="006D54D3" w:rsidRDefault="005C114F" w:rsidP="005C114F">
      <w:pPr>
        <w:pStyle w:val="Normalwithspace"/>
        <w:numPr>
          <w:ilvl w:val="0"/>
          <w:numId w:val="84"/>
        </w:numPr>
        <w:rPr>
          <w:rFonts w:asciiTheme="minorHAnsi" w:hAnsiTheme="minorHAnsi" w:cstheme="minorHAnsi"/>
          <w:lang w:val="en-AU"/>
        </w:rPr>
      </w:pPr>
      <w:r w:rsidRPr="006D54D3">
        <w:rPr>
          <w:rFonts w:asciiTheme="minorHAnsi" w:hAnsiTheme="minorHAnsi" w:cstheme="minorHAnsi"/>
          <w:b/>
          <w:bCs/>
          <w:lang w:val="en-AU"/>
        </w:rPr>
        <w:t>Ad-hoc processing:</w:t>
      </w:r>
      <w:r w:rsidRPr="006D54D3">
        <w:rPr>
          <w:rFonts w:asciiTheme="minorHAnsi" w:hAnsiTheme="minorHAnsi" w:cstheme="minorHAnsi"/>
          <w:lang w:val="en-AU"/>
        </w:rPr>
        <w:t xml:space="preserve"> Triggered manually upon request.</w:t>
      </w:r>
    </w:p>
    <w:p w14:paraId="7D9187B0" w14:textId="77777777" w:rsidR="00A76855" w:rsidRPr="00A76855" w:rsidRDefault="00A76855" w:rsidP="00A76855">
      <w:pPr>
        <w:pStyle w:val="Normalwithspace"/>
        <w:rPr>
          <w:lang w:val="en-AU"/>
        </w:rPr>
      </w:pPr>
    </w:p>
    <w:p w14:paraId="018136ED" w14:textId="3E57BC69" w:rsidR="008816E7" w:rsidRDefault="008816E7" w:rsidP="00634352">
      <w:pPr>
        <w:pStyle w:val="Heading3"/>
      </w:pPr>
      <w:bookmarkStart w:id="312" w:name="_Toc217999876"/>
      <w:r>
        <w:t>Data Fields</w:t>
      </w:r>
      <w:r w:rsidR="00FF1E76">
        <w:t xml:space="preserve"> &amp; Validations</w:t>
      </w:r>
      <w:bookmarkEnd w:id="312"/>
    </w:p>
    <w:p w14:paraId="50E4473D" w14:textId="7E547B95" w:rsidR="00CF0A77" w:rsidRPr="00CF0A77" w:rsidRDefault="00CF0A77" w:rsidP="00CF0A77">
      <w:pPr>
        <w:pStyle w:val="Normalwithspace"/>
        <w:rPr>
          <w:rFonts w:asciiTheme="minorHAnsi" w:hAnsiTheme="minorHAnsi" w:cstheme="minorHAnsi"/>
          <w:lang w:val="en-AU"/>
        </w:r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3_-" w:history="1">
        <w:r>
          <w:rPr>
            <w:rStyle w:val="Hyperlink"/>
            <w:rFonts w:asciiTheme="minorHAnsi" w:hAnsiTheme="minorHAnsi" w:cstheme="minorHAnsi"/>
            <w:lang w:val="en-AU"/>
          </w:rPr>
          <w:t>Appendix A.3 - SSB Redemption File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p>
    <w:p w14:paraId="6FB1F3E8" w14:textId="0D14BC40" w:rsidR="006F4910" w:rsidRDefault="006F4910" w:rsidP="00634352">
      <w:pPr>
        <w:pStyle w:val="Heading2"/>
      </w:pPr>
      <w:bookmarkStart w:id="313" w:name="_Toc215758850"/>
      <w:bookmarkStart w:id="314" w:name="_Toc215759901"/>
      <w:bookmarkStart w:id="315" w:name="_Toc217999877"/>
      <w:r w:rsidRPr="006F4910">
        <w:t xml:space="preserve">SSB Acknowledgement File for </w:t>
      </w:r>
      <w:r w:rsidR="00BB220A">
        <w:t>Subscription</w:t>
      </w:r>
      <w:r w:rsidR="006906D6">
        <w:t xml:space="preserve"> </w:t>
      </w:r>
      <w:r w:rsidR="00BB220A">
        <w:t>/</w:t>
      </w:r>
      <w:r w:rsidR="006906D6">
        <w:t xml:space="preserve"> </w:t>
      </w:r>
      <w:r w:rsidRPr="006F4910">
        <w:t>Redemption</w:t>
      </w:r>
      <w:bookmarkEnd w:id="313"/>
      <w:bookmarkEnd w:id="314"/>
      <w:bookmarkEnd w:id="315"/>
    </w:p>
    <w:p w14:paraId="507906A9" w14:textId="77777777" w:rsidR="003017E9" w:rsidRDefault="003017E9" w:rsidP="00634352">
      <w:pPr>
        <w:pStyle w:val="Heading3"/>
      </w:pPr>
      <w:bookmarkStart w:id="316" w:name="_Toc217999878"/>
      <w:r>
        <w:t>Description</w:t>
      </w:r>
      <w:bookmarkEnd w:id="316"/>
    </w:p>
    <w:p w14:paraId="5DFF3FFD" w14:textId="20E142BF" w:rsidR="00485944" w:rsidRDefault="002C131C" w:rsidP="002C131C">
      <w:pPr>
        <w:pStyle w:val="Normalwithspace"/>
        <w:rPr>
          <w:rFonts w:asciiTheme="minorHAnsi" w:hAnsiTheme="minorHAnsi" w:cstheme="minorHAnsi"/>
          <w:lang w:val="en-AU"/>
        </w:rPr>
      </w:pPr>
      <w:r w:rsidRPr="00A04B55">
        <w:rPr>
          <w:rFonts w:asciiTheme="minorHAnsi" w:hAnsiTheme="minorHAnsi" w:cstheme="minorHAnsi"/>
          <w:lang w:val="en-AU"/>
        </w:rPr>
        <w:t xml:space="preserve">OMEGA provides retail banks and CDP with the </w:t>
      </w:r>
      <w:r w:rsidR="00147042">
        <w:rPr>
          <w:rFonts w:asciiTheme="minorHAnsi" w:hAnsiTheme="minorHAnsi" w:cstheme="minorHAnsi"/>
          <w:lang w:val="en-AU"/>
        </w:rPr>
        <w:t xml:space="preserve">respective </w:t>
      </w:r>
      <w:commentRangeStart w:id="317"/>
      <w:commentRangeStart w:id="318"/>
      <w:commentRangeStart w:id="319"/>
      <w:r w:rsidRPr="00A04B55">
        <w:rPr>
          <w:rFonts w:asciiTheme="minorHAnsi" w:hAnsiTheme="minorHAnsi" w:cstheme="minorHAnsi"/>
          <w:lang w:val="en-AU"/>
        </w:rPr>
        <w:t>acknowledgment file</w:t>
      </w:r>
      <w:commentRangeEnd w:id="317"/>
      <w:r w:rsidR="000A1755">
        <w:rPr>
          <w:rStyle w:val="CommentReference"/>
          <w:lang w:val="en-US"/>
        </w:rPr>
        <w:commentReference w:id="317"/>
      </w:r>
      <w:commentRangeEnd w:id="318"/>
      <w:r w:rsidR="00E2476A">
        <w:rPr>
          <w:rStyle w:val="CommentReference"/>
          <w:lang w:val="en-US"/>
        </w:rPr>
        <w:commentReference w:id="318"/>
      </w:r>
      <w:commentRangeEnd w:id="319"/>
      <w:r w:rsidR="00716143">
        <w:rPr>
          <w:rStyle w:val="CommentReference"/>
          <w:lang w:val="en-US"/>
        </w:rPr>
        <w:commentReference w:id="319"/>
      </w:r>
      <w:r w:rsidRPr="00A04B55">
        <w:rPr>
          <w:rFonts w:asciiTheme="minorHAnsi" w:hAnsiTheme="minorHAnsi" w:cstheme="minorHAnsi"/>
          <w:lang w:val="en-AU"/>
        </w:rPr>
        <w:t xml:space="preserve"> </w:t>
      </w:r>
      <w:del w:id="320" w:author="Han Xie CHAI (MAS)" w:date="2026-01-14T14:12:00Z" w16du:dateUtc="2026-01-14T06:12:00Z">
        <w:r w:rsidR="00147042" w:rsidDel="00F1668E">
          <w:rPr>
            <w:rFonts w:asciiTheme="minorHAnsi" w:hAnsiTheme="minorHAnsi" w:cstheme="minorHAnsi"/>
            <w:lang w:val="en-AU"/>
          </w:rPr>
          <w:delText xml:space="preserve">upon </w:delText>
        </w:r>
      </w:del>
      <w:ins w:id="321" w:author="Han Xie CHAI (MAS)" w:date="2026-01-14T14:12:00Z" w16du:dateUtc="2026-01-14T06:12:00Z">
        <w:r w:rsidR="00F1668E">
          <w:rPr>
            <w:rFonts w:asciiTheme="minorHAnsi" w:hAnsiTheme="minorHAnsi" w:cstheme="minorHAnsi"/>
            <w:lang w:val="en-AU"/>
          </w:rPr>
          <w:t xml:space="preserve">after </w:t>
        </w:r>
      </w:ins>
      <w:r w:rsidR="00147042">
        <w:rPr>
          <w:rFonts w:asciiTheme="minorHAnsi" w:hAnsiTheme="minorHAnsi" w:cstheme="minorHAnsi"/>
          <w:lang w:val="en-AU"/>
        </w:rPr>
        <w:t>processing</w:t>
      </w:r>
      <w:r w:rsidRPr="00A04B55">
        <w:rPr>
          <w:rFonts w:asciiTheme="minorHAnsi" w:hAnsiTheme="minorHAnsi" w:cstheme="minorHAnsi"/>
          <w:lang w:val="en-AU"/>
        </w:rPr>
        <w:t xml:space="preserve"> the submitted </w:t>
      </w:r>
      <w:r w:rsidR="00147042">
        <w:rPr>
          <w:rFonts w:asciiTheme="minorHAnsi" w:hAnsiTheme="minorHAnsi" w:cstheme="minorHAnsi"/>
          <w:lang w:val="en-AU"/>
        </w:rPr>
        <w:t xml:space="preserve">SSB </w:t>
      </w:r>
      <w:r w:rsidRPr="00A04B55">
        <w:rPr>
          <w:rFonts w:asciiTheme="minorHAnsi" w:hAnsiTheme="minorHAnsi" w:cstheme="minorHAnsi"/>
          <w:lang w:val="en-AU"/>
        </w:rPr>
        <w:t>subscription/redemption records.</w:t>
      </w:r>
      <w:r w:rsidR="00485944">
        <w:rPr>
          <w:rFonts w:asciiTheme="minorHAnsi" w:hAnsiTheme="minorHAnsi" w:cstheme="minorHAnsi"/>
          <w:lang w:val="en-AU"/>
        </w:rPr>
        <w:t xml:space="preserve"> </w:t>
      </w:r>
      <w:r w:rsidR="00A04B55">
        <w:rPr>
          <w:rFonts w:asciiTheme="minorHAnsi" w:hAnsiTheme="minorHAnsi" w:cstheme="minorHAnsi"/>
          <w:lang w:val="en-AU"/>
        </w:rPr>
        <w:t>Th</w:t>
      </w:r>
      <w:r w:rsidR="00147042">
        <w:rPr>
          <w:rFonts w:asciiTheme="minorHAnsi" w:hAnsiTheme="minorHAnsi" w:cstheme="minorHAnsi"/>
          <w:lang w:val="en-AU"/>
        </w:rPr>
        <w:t>e purpose of this</w:t>
      </w:r>
      <w:r w:rsidR="00A04B55">
        <w:rPr>
          <w:rFonts w:asciiTheme="minorHAnsi" w:hAnsiTheme="minorHAnsi" w:cstheme="minorHAnsi"/>
          <w:lang w:val="en-AU"/>
        </w:rPr>
        <w:t xml:space="preserve"> file is to indicate the </w:t>
      </w:r>
      <w:r w:rsidR="00147042">
        <w:rPr>
          <w:rFonts w:asciiTheme="minorHAnsi" w:hAnsiTheme="minorHAnsi" w:cstheme="minorHAnsi"/>
          <w:lang w:val="en-AU"/>
        </w:rPr>
        <w:t xml:space="preserve">overall </w:t>
      </w:r>
      <w:r w:rsidR="00A04B55">
        <w:rPr>
          <w:rFonts w:asciiTheme="minorHAnsi" w:hAnsiTheme="minorHAnsi" w:cstheme="minorHAnsi"/>
          <w:lang w:val="en-AU"/>
        </w:rPr>
        <w:t>file processing status and the processing status of every detail record, regardless of success or failure.</w:t>
      </w:r>
    </w:p>
    <w:p w14:paraId="5D1B4BF8" w14:textId="2365DA09" w:rsidR="00A04B55" w:rsidRPr="00A04B55" w:rsidRDefault="00A04B55" w:rsidP="002C131C">
      <w:pPr>
        <w:pStyle w:val="Normalwithspace"/>
        <w:rPr>
          <w:rFonts w:asciiTheme="minorHAnsi" w:hAnsiTheme="minorHAnsi" w:cstheme="minorHAnsi"/>
          <w:lang w:val="en-AU"/>
        </w:rPr>
      </w:pPr>
      <w:r w:rsidRPr="00857344">
        <w:rPr>
          <w:rFonts w:asciiTheme="minorHAnsi" w:hAnsiTheme="minorHAnsi" w:cstheme="minorHAnsi"/>
          <w:highlight w:val="cyan"/>
          <w:lang w:val="en-AU"/>
        </w:rPr>
        <w:t xml:space="preserve">The redemption acknowledgement file to CDP </w:t>
      </w:r>
      <w:r w:rsidR="00164CEA" w:rsidRPr="00857344">
        <w:rPr>
          <w:rFonts w:asciiTheme="minorHAnsi" w:hAnsiTheme="minorHAnsi" w:cstheme="minorHAnsi"/>
          <w:highlight w:val="cyan"/>
          <w:lang w:val="en-AU"/>
        </w:rPr>
        <w:t>contains</w:t>
      </w:r>
      <w:r w:rsidRPr="00857344">
        <w:rPr>
          <w:rFonts w:asciiTheme="minorHAnsi" w:hAnsiTheme="minorHAnsi" w:cstheme="minorHAnsi"/>
          <w:highlight w:val="cyan"/>
          <w:lang w:val="en-AU"/>
        </w:rPr>
        <w:t xml:space="preserve"> </w:t>
      </w:r>
      <w:commentRangeStart w:id="322"/>
      <w:commentRangeStart w:id="323"/>
      <w:commentRangeStart w:id="324"/>
      <w:r w:rsidRPr="00857344">
        <w:rPr>
          <w:rFonts w:asciiTheme="minorHAnsi" w:hAnsiTheme="minorHAnsi" w:cstheme="minorHAnsi"/>
          <w:highlight w:val="cyan"/>
          <w:lang w:val="en-AU"/>
        </w:rPr>
        <w:t>only failed records</w:t>
      </w:r>
      <w:commentRangeEnd w:id="322"/>
      <w:r w:rsidR="00B0297E">
        <w:rPr>
          <w:rStyle w:val="CommentReference"/>
          <w:lang w:val="en-US"/>
        </w:rPr>
        <w:commentReference w:id="322"/>
      </w:r>
      <w:commentRangeEnd w:id="323"/>
      <w:r w:rsidR="00146CF8">
        <w:rPr>
          <w:rStyle w:val="CommentReference"/>
          <w:lang w:val="en-US"/>
        </w:rPr>
        <w:commentReference w:id="323"/>
      </w:r>
      <w:commentRangeEnd w:id="324"/>
      <w:r w:rsidR="00AC6449">
        <w:rPr>
          <w:rStyle w:val="CommentReference"/>
          <w:lang w:val="en-US"/>
        </w:rPr>
        <w:commentReference w:id="324"/>
      </w:r>
      <w:r w:rsidR="00100A42" w:rsidRPr="00857344">
        <w:rPr>
          <w:rFonts w:asciiTheme="minorHAnsi" w:hAnsiTheme="minorHAnsi" w:cstheme="minorHAnsi"/>
          <w:highlight w:val="cyan"/>
          <w:lang w:val="en-AU"/>
        </w:rPr>
        <w:t>. A file with only Header and Control Records will be sent</w:t>
      </w:r>
      <w:r w:rsidR="00976CB5" w:rsidRPr="00857344">
        <w:rPr>
          <w:rFonts w:asciiTheme="minorHAnsi" w:hAnsiTheme="minorHAnsi" w:cstheme="minorHAnsi"/>
          <w:highlight w:val="cyan"/>
          <w:lang w:val="en-AU"/>
        </w:rPr>
        <w:t xml:space="preserve"> to CDP</w:t>
      </w:r>
      <w:r w:rsidR="00100A42" w:rsidRPr="00857344">
        <w:rPr>
          <w:rFonts w:asciiTheme="minorHAnsi" w:hAnsiTheme="minorHAnsi" w:cstheme="minorHAnsi"/>
          <w:highlight w:val="cyan"/>
          <w:lang w:val="en-AU"/>
        </w:rPr>
        <w:t xml:space="preserve"> if there is no failed record.</w:t>
      </w:r>
      <w:r w:rsidR="00100A42">
        <w:rPr>
          <w:rFonts w:asciiTheme="minorHAnsi" w:hAnsiTheme="minorHAnsi" w:cstheme="minorHAnsi"/>
          <w:lang w:val="en-AU"/>
        </w:rPr>
        <w:t xml:space="preserve"> All</w:t>
      </w:r>
      <w:r>
        <w:rPr>
          <w:rFonts w:asciiTheme="minorHAnsi" w:hAnsiTheme="minorHAnsi" w:cstheme="minorHAnsi"/>
          <w:lang w:val="en-AU"/>
        </w:rPr>
        <w:t xml:space="preserve"> the other acknowledgement</w:t>
      </w:r>
      <w:r w:rsidR="00C445A0">
        <w:rPr>
          <w:rFonts w:asciiTheme="minorHAnsi" w:hAnsiTheme="minorHAnsi" w:cstheme="minorHAnsi"/>
          <w:lang w:val="en-AU"/>
        </w:rPr>
        <w:t xml:space="preserve"> files</w:t>
      </w:r>
      <w:r w:rsidR="00C23883">
        <w:rPr>
          <w:rFonts w:asciiTheme="minorHAnsi" w:hAnsiTheme="minorHAnsi" w:cstheme="minorHAnsi"/>
          <w:lang w:val="en-AU"/>
        </w:rPr>
        <w:t xml:space="preserve"> </w:t>
      </w:r>
      <w:r>
        <w:rPr>
          <w:rFonts w:asciiTheme="minorHAnsi" w:hAnsiTheme="minorHAnsi" w:cstheme="minorHAnsi"/>
          <w:lang w:val="en-AU"/>
        </w:rPr>
        <w:t>contain all submitted records.</w:t>
      </w:r>
      <w:r w:rsidR="00100A42">
        <w:rPr>
          <w:rFonts w:asciiTheme="minorHAnsi" w:hAnsiTheme="minorHAnsi" w:cstheme="minorHAnsi"/>
          <w:lang w:val="en-AU"/>
        </w:rPr>
        <w:t xml:space="preserve"> </w:t>
      </w:r>
    </w:p>
    <w:p w14:paraId="4E016B31" w14:textId="77777777" w:rsidR="003017E9" w:rsidRDefault="003017E9" w:rsidP="00634352">
      <w:pPr>
        <w:pStyle w:val="Heading3"/>
      </w:pPr>
      <w:bookmarkStart w:id="325" w:name="_Toc217999879"/>
      <w:r>
        <w:t>Securities Involved</w:t>
      </w:r>
      <w:bookmarkEnd w:id="325"/>
    </w:p>
    <w:p w14:paraId="4D4A02F8" w14:textId="77777777" w:rsidR="00272755" w:rsidRDefault="00272755" w:rsidP="00272755">
      <w:pPr>
        <w:pStyle w:val="Normalwithspace"/>
        <w:rPr>
          <w:rFonts w:asciiTheme="minorHAnsi" w:hAnsiTheme="minorHAnsi" w:cstheme="minorHAnsi"/>
          <w:lang w:val="en-AU"/>
        </w:rPr>
      </w:pPr>
      <w:r>
        <w:rPr>
          <w:rFonts w:asciiTheme="minorHAnsi" w:hAnsiTheme="minorHAnsi" w:cstheme="minorHAnsi"/>
          <w:lang w:val="en-AU"/>
        </w:rPr>
        <w:t>This file only involves the specific security type:</w:t>
      </w:r>
    </w:p>
    <w:p w14:paraId="17452DDF" w14:textId="4FD61704" w:rsidR="00272755" w:rsidRPr="00272755" w:rsidRDefault="00272755" w:rsidP="00450B41">
      <w:pPr>
        <w:pStyle w:val="OrderedList"/>
        <w:numPr>
          <w:ilvl w:val="0"/>
          <w:numId w:val="30"/>
        </w:numPr>
        <w:rPr>
          <w:lang w:val="en-AU"/>
        </w:rPr>
      </w:pPr>
      <w:r>
        <w:rPr>
          <w:lang w:val="en-AU"/>
        </w:rPr>
        <w:t>SSB</w:t>
      </w:r>
    </w:p>
    <w:p w14:paraId="1CBF4095" w14:textId="77777777" w:rsidR="00386C23" w:rsidRDefault="00386C23" w:rsidP="00634352">
      <w:pPr>
        <w:pStyle w:val="Heading3"/>
      </w:pPr>
      <w:bookmarkStart w:id="326" w:name="_Toc217999880"/>
      <w:r>
        <w:t>File Names</w:t>
      </w:r>
      <w:bookmarkEnd w:id="326"/>
    </w:p>
    <w:p w14:paraId="701D517E" w14:textId="77777777" w:rsidR="00386C23" w:rsidRDefault="00386C23" w:rsidP="00386C23">
      <w:pPr>
        <w:pStyle w:val="Normalwithspace"/>
        <w:rPr>
          <w:rFonts w:asciiTheme="minorHAnsi" w:hAnsiTheme="minorHAnsi" w:cstheme="minorHAnsi"/>
          <w:lang w:val="en-AU"/>
        </w:rPr>
      </w:pPr>
      <w:r>
        <w:rPr>
          <w:rFonts w:asciiTheme="minorHAnsi" w:hAnsiTheme="minorHAnsi" w:cstheme="minorHAnsi"/>
          <w:lang w:val="en-AU"/>
        </w:rPr>
        <w:t xml:space="preserve">The following table details the designated file names for each acknowledgement file type. </w:t>
      </w:r>
      <w:r w:rsidRPr="00415ACB">
        <w:rPr>
          <w:rFonts w:asciiTheme="minorHAnsi" w:hAnsiTheme="minorHAnsi" w:cstheme="minorHAnsi"/>
          <w:lang w:val="en-AU"/>
        </w:rPr>
        <w:t>For the final file name construction, the placeholder [</w:t>
      </w:r>
      <w:r w:rsidRPr="006E582A">
        <w:rPr>
          <w:rFonts w:asciiTheme="minorHAnsi" w:hAnsiTheme="minorHAnsi" w:cstheme="minorHAnsi"/>
          <w:b/>
          <w:bCs/>
          <w:i/>
          <w:iCs/>
          <w:lang w:val="en-AU"/>
        </w:rPr>
        <w:t>acronym of FI</w:t>
      </w:r>
      <w:r>
        <w:rPr>
          <w:rFonts w:asciiTheme="minorHAnsi" w:hAnsiTheme="minorHAnsi" w:cstheme="minorHAnsi"/>
          <w:b/>
          <w:bCs/>
          <w:i/>
          <w:iCs/>
          <w:lang w:val="en-AU"/>
        </w:rPr>
        <w:t>/CDP</w:t>
      </w:r>
      <w:r w:rsidRPr="00415ACB">
        <w:rPr>
          <w:rFonts w:asciiTheme="minorHAnsi" w:hAnsiTheme="minorHAnsi" w:cstheme="minorHAnsi"/>
          <w:lang w:val="en-AU"/>
        </w:rPr>
        <w:t xml:space="preserve">] must be substituted with the specific acronym value associated with the applicable </w:t>
      </w:r>
      <w:r>
        <w:rPr>
          <w:rFonts w:asciiTheme="minorHAnsi" w:hAnsiTheme="minorHAnsi" w:cstheme="minorHAnsi"/>
          <w:lang w:val="en-AU"/>
        </w:rPr>
        <w:t>Destination</w:t>
      </w:r>
      <w:r w:rsidRPr="00415ACB">
        <w:rPr>
          <w:rFonts w:asciiTheme="minorHAnsi" w:hAnsiTheme="minorHAnsi" w:cstheme="minorHAnsi"/>
          <w:lang w:val="en-AU"/>
        </w:rPr>
        <w:t>.</w:t>
      </w:r>
    </w:p>
    <w:p w14:paraId="2FCC45E9" w14:textId="0945A8BC" w:rsidR="00386C23" w:rsidRDefault="00386C23" w:rsidP="00386C23">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4AA2CE4A" w14:textId="77777777" w:rsidR="00386C23" w:rsidRPr="003D648B" w:rsidRDefault="00386C23" w:rsidP="00386C23">
      <w:pPr>
        <w:pStyle w:val="Normalwithspace"/>
        <w:rPr>
          <w:rFonts w:asciiTheme="minorHAnsi" w:hAnsiTheme="minorHAnsi" w:cstheme="minorHAnsi"/>
          <w:lang w:val="en-AU"/>
        </w:rPr>
      </w:pPr>
    </w:p>
    <w:tbl>
      <w:tblPr>
        <w:tblStyle w:val="TableGrid"/>
        <w:tblW w:w="9729" w:type="dxa"/>
        <w:tblLayout w:type="fixed"/>
        <w:tblLook w:val="04A0" w:firstRow="1" w:lastRow="0" w:firstColumn="1" w:lastColumn="0" w:noHBand="0" w:noVBand="1"/>
      </w:tblPr>
      <w:tblGrid>
        <w:gridCol w:w="798"/>
        <w:gridCol w:w="1607"/>
        <w:gridCol w:w="3496"/>
        <w:gridCol w:w="1134"/>
        <w:gridCol w:w="1418"/>
        <w:gridCol w:w="1276"/>
      </w:tblGrid>
      <w:tr w:rsidR="00B22A8F" w14:paraId="545315C0" w14:textId="77777777" w:rsidTr="00672487">
        <w:tc>
          <w:tcPr>
            <w:tcW w:w="798" w:type="dxa"/>
            <w:shd w:val="clear" w:color="auto" w:fill="D9D9D9" w:themeFill="background1" w:themeFillShade="D9"/>
          </w:tcPr>
          <w:p w14:paraId="62D0D422" w14:textId="77777777" w:rsidR="00386C23" w:rsidRPr="00796860" w:rsidRDefault="00386C23" w:rsidP="00742B6B">
            <w:pPr>
              <w:pStyle w:val="TableHeading"/>
              <w:jc w:val="both"/>
              <w:rPr>
                <w:rFonts w:asciiTheme="minorHAnsi" w:hAnsiTheme="minorHAnsi" w:cstheme="minorHAnsi"/>
              </w:rPr>
            </w:pPr>
            <w:r w:rsidRPr="00796860">
              <w:rPr>
                <w:rFonts w:asciiTheme="minorHAnsi" w:hAnsiTheme="minorHAnsi" w:cstheme="minorHAnsi"/>
              </w:rPr>
              <w:t>S/N</w:t>
            </w:r>
          </w:p>
        </w:tc>
        <w:tc>
          <w:tcPr>
            <w:tcW w:w="1607" w:type="dxa"/>
            <w:shd w:val="clear" w:color="auto" w:fill="D9D9D9" w:themeFill="background1" w:themeFillShade="D9"/>
          </w:tcPr>
          <w:p w14:paraId="006701BC" w14:textId="7D30D1D5" w:rsidR="00386C23" w:rsidRPr="00796860" w:rsidRDefault="00E51BF6" w:rsidP="00742B6B">
            <w:pPr>
              <w:pStyle w:val="TableHeading"/>
              <w:rPr>
                <w:rFonts w:asciiTheme="minorHAnsi" w:hAnsiTheme="minorHAnsi" w:cstheme="minorHAnsi"/>
              </w:rPr>
            </w:pPr>
            <w:del w:id="327" w:author="Han Xie CHAI (MAS)" w:date="2026-01-14T14:48:00Z" w16du:dateUtc="2026-01-14T06:48:00Z">
              <w:r w:rsidDel="00F736B3">
                <w:rPr>
                  <w:rFonts w:asciiTheme="minorHAnsi" w:hAnsiTheme="minorHAnsi" w:cstheme="minorHAnsi"/>
                </w:rPr>
                <w:delText>Payment</w:delText>
              </w:r>
              <w:r w:rsidR="00386C23" w:rsidRPr="00796860" w:rsidDel="00F736B3">
                <w:rPr>
                  <w:rFonts w:asciiTheme="minorHAnsi" w:hAnsiTheme="minorHAnsi" w:cstheme="minorHAnsi"/>
                </w:rPr>
                <w:delText xml:space="preserve"> </w:delText>
              </w:r>
            </w:del>
            <w:ins w:id="328" w:author="Han Xie CHAI (MAS)" w:date="2026-01-14T14:48:00Z" w16du:dateUtc="2026-01-14T06:48:00Z">
              <w:r w:rsidR="00F736B3">
                <w:rPr>
                  <w:rFonts w:asciiTheme="minorHAnsi" w:hAnsiTheme="minorHAnsi" w:cstheme="minorHAnsi"/>
                </w:rPr>
                <w:t>Application</w:t>
              </w:r>
              <w:r w:rsidR="00F736B3" w:rsidRPr="00796860">
                <w:rPr>
                  <w:rFonts w:asciiTheme="minorHAnsi" w:hAnsiTheme="minorHAnsi" w:cstheme="minorHAnsi"/>
                </w:rPr>
                <w:t xml:space="preserve"> </w:t>
              </w:r>
            </w:ins>
            <w:r w:rsidR="00386C23" w:rsidRPr="00796860">
              <w:rPr>
                <w:rFonts w:asciiTheme="minorHAnsi" w:hAnsiTheme="minorHAnsi" w:cstheme="minorHAnsi"/>
              </w:rPr>
              <w:t>Type</w:t>
            </w:r>
          </w:p>
        </w:tc>
        <w:tc>
          <w:tcPr>
            <w:tcW w:w="3496" w:type="dxa"/>
            <w:shd w:val="clear" w:color="auto" w:fill="D9D9D9" w:themeFill="background1" w:themeFillShade="D9"/>
          </w:tcPr>
          <w:p w14:paraId="0ABA338F" w14:textId="77777777" w:rsidR="00386C23" w:rsidRPr="00796860" w:rsidRDefault="00386C23" w:rsidP="00742B6B">
            <w:pPr>
              <w:pStyle w:val="TableHeading"/>
              <w:rPr>
                <w:rFonts w:asciiTheme="minorHAnsi" w:hAnsiTheme="minorHAnsi" w:cstheme="minorHAnsi"/>
              </w:rPr>
            </w:pPr>
            <w:r w:rsidRPr="00796860">
              <w:rPr>
                <w:rFonts w:asciiTheme="minorHAnsi" w:hAnsiTheme="minorHAnsi" w:cstheme="minorHAnsi"/>
              </w:rPr>
              <w:t>File Name</w:t>
            </w:r>
          </w:p>
        </w:tc>
        <w:tc>
          <w:tcPr>
            <w:tcW w:w="1134" w:type="dxa"/>
            <w:shd w:val="clear" w:color="auto" w:fill="D9D9D9" w:themeFill="background1" w:themeFillShade="D9"/>
          </w:tcPr>
          <w:p w14:paraId="2458B983" w14:textId="77777777" w:rsidR="00386C23" w:rsidRDefault="00386C23" w:rsidP="00742B6B">
            <w:pPr>
              <w:pStyle w:val="TableHeading"/>
              <w:rPr>
                <w:rFonts w:asciiTheme="minorHAnsi" w:hAnsiTheme="minorHAnsi" w:cstheme="minorHAnsi"/>
              </w:rPr>
            </w:pPr>
            <w:r>
              <w:rPr>
                <w:rFonts w:asciiTheme="minorHAnsi" w:hAnsiTheme="minorHAnsi" w:cstheme="minorHAnsi"/>
              </w:rPr>
              <w:t>Source</w:t>
            </w:r>
          </w:p>
        </w:tc>
        <w:tc>
          <w:tcPr>
            <w:tcW w:w="1418" w:type="dxa"/>
            <w:shd w:val="clear" w:color="auto" w:fill="D9D9D9" w:themeFill="background1" w:themeFillShade="D9"/>
          </w:tcPr>
          <w:p w14:paraId="7AD1A028" w14:textId="77777777" w:rsidR="00386C23" w:rsidRDefault="00386C23" w:rsidP="00742B6B">
            <w:pPr>
              <w:pStyle w:val="TableHeading"/>
              <w:rPr>
                <w:rFonts w:asciiTheme="minorHAnsi" w:hAnsiTheme="minorHAnsi" w:cstheme="minorHAnsi"/>
              </w:rPr>
            </w:pPr>
            <w:r>
              <w:rPr>
                <w:rFonts w:asciiTheme="minorHAnsi" w:hAnsiTheme="minorHAnsi" w:cstheme="minorHAnsi"/>
              </w:rPr>
              <w:t>Destination</w:t>
            </w:r>
          </w:p>
        </w:tc>
        <w:tc>
          <w:tcPr>
            <w:tcW w:w="1276" w:type="dxa"/>
            <w:shd w:val="clear" w:color="auto" w:fill="D9D9D9" w:themeFill="background1" w:themeFillShade="D9"/>
          </w:tcPr>
          <w:p w14:paraId="56FA1DB9" w14:textId="77777777" w:rsidR="00386C23" w:rsidRDefault="00386C23" w:rsidP="00742B6B">
            <w:pPr>
              <w:pStyle w:val="TableHeading"/>
              <w:rPr>
                <w:rFonts w:asciiTheme="minorHAnsi" w:hAnsiTheme="minorHAnsi" w:cstheme="minorHAnsi"/>
              </w:rPr>
            </w:pPr>
            <w:r>
              <w:rPr>
                <w:rFonts w:asciiTheme="minorHAnsi" w:hAnsiTheme="minorHAnsi" w:cstheme="minorHAnsi"/>
              </w:rPr>
              <w:t xml:space="preserve">Incoming / Outgoing </w:t>
            </w:r>
          </w:p>
        </w:tc>
      </w:tr>
      <w:tr w:rsidR="00E51BF6" w14:paraId="110A69E5" w14:textId="77777777" w:rsidTr="00DC56B2">
        <w:tc>
          <w:tcPr>
            <w:tcW w:w="9729" w:type="dxa"/>
            <w:gridSpan w:val="6"/>
          </w:tcPr>
          <w:p w14:paraId="69D75D5C" w14:textId="77777777" w:rsidR="00354548" w:rsidRDefault="00354548" w:rsidP="00E504CE">
            <w:pPr>
              <w:spacing w:line="276" w:lineRule="auto"/>
              <w:jc w:val="left"/>
              <w:rPr>
                <w:rFonts w:asciiTheme="minorHAnsi" w:hAnsiTheme="minorHAnsi" w:cstheme="minorHAnsi"/>
                <w:b/>
                <w:bCs/>
                <w:iCs/>
                <w:szCs w:val="22"/>
              </w:rPr>
            </w:pPr>
          </w:p>
          <w:p w14:paraId="3AF2D60C" w14:textId="0B48259B" w:rsidR="00E51BF6" w:rsidRPr="0085283E" w:rsidRDefault="00E51BF6" w:rsidP="00E504CE">
            <w:pPr>
              <w:spacing w:line="276" w:lineRule="auto"/>
              <w:jc w:val="left"/>
              <w:rPr>
                <w:rFonts w:asciiTheme="minorHAnsi" w:hAnsiTheme="minorHAnsi" w:cstheme="minorHAnsi"/>
                <w:b/>
                <w:bCs/>
                <w:iCs/>
                <w:szCs w:val="22"/>
              </w:rPr>
            </w:pPr>
            <w:r w:rsidRPr="0085283E">
              <w:rPr>
                <w:rFonts w:asciiTheme="minorHAnsi" w:hAnsiTheme="minorHAnsi" w:cstheme="minorHAnsi"/>
                <w:b/>
                <w:bCs/>
                <w:iCs/>
                <w:szCs w:val="22"/>
              </w:rPr>
              <w:t xml:space="preserve">Subscription acknowledgment </w:t>
            </w:r>
          </w:p>
        </w:tc>
      </w:tr>
      <w:tr w:rsidR="00B22A8F" w14:paraId="3EB6E926" w14:textId="77777777" w:rsidTr="00672487">
        <w:tc>
          <w:tcPr>
            <w:tcW w:w="798" w:type="dxa"/>
          </w:tcPr>
          <w:p w14:paraId="127654E6" w14:textId="77777777" w:rsidR="00386C23" w:rsidRPr="00796860" w:rsidRDefault="00386C23" w:rsidP="00857344">
            <w:pPr>
              <w:pStyle w:val="ListParagraph"/>
              <w:numPr>
                <w:ilvl w:val="0"/>
                <w:numId w:val="107"/>
              </w:numPr>
            </w:pPr>
          </w:p>
        </w:tc>
        <w:tc>
          <w:tcPr>
            <w:tcW w:w="1607" w:type="dxa"/>
          </w:tcPr>
          <w:p w14:paraId="60A3AF7A" w14:textId="4D13AF5A" w:rsidR="00386C23" w:rsidRPr="00796860" w:rsidRDefault="00386C23" w:rsidP="00E504CE">
            <w:pPr>
              <w:spacing w:line="276" w:lineRule="auto"/>
              <w:jc w:val="left"/>
              <w:rPr>
                <w:rFonts w:asciiTheme="minorHAnsi" w:hAnsiTheme="minorHAnsi" w:cstheme="minorHAnsi"/>
                <w:iCs/>
                <w:szCs w:val="22"/>
              </w:rPr>
            </w:pPr>
            <w:r>
              <w:rPr>
                <w:rFonts w:asciiTheme="minorHAnsi" w:hAnsiTheme="minorHAnsi" w:cstheme="minorHAnsi"/>
                <w:iCs/>
                <w:szCs w:val="22"/>
              </w:rPr>
              <w:t xml:space="preserve">CASH </w:t>
            </w:r>
          </w:p>
        </w:tc>
        <w:tc>
          <w:tcPr>
            <w:tcW w:w="3496" w:type="dxa"/>
          </w:tcPr>
          <w:p w14:paraId="028FD6CE" w14:textId="6A9818B8" w:rsidR="00386C23" w:rsidRPr="00C37899" w:rsidRDefault="00386C23" w:rsidP="00E504CE">
            <w:pPr>
              <w:spacing w:line="276" w:lineRule="auto"/>
              <w:jc w:val="left"/>
              <w:rPr>
                <w:rFonts w:asciiTheme="minorHAnsi" w:hAnsiTheme="minorHAnsi" w:cstheme="minorHAnsi"/>
                <w:iCs/>
                <w:szCs w:val="22"/>
                <w:highlight w:val="yellow"/>
              </w:rPr>
            </w:pPr>
            <w:proofErr w:type="spellStart"/>
            <w:r w:rsidRPr="00C37899">
              <w:rPr>
                <w:rFonts w:asciiTheme="minorHAnsi" w:hAnsiTheme="minorHAnsi" w:cstheme="minorHAnsi"/>
                <w:iCs/>
                <w:szCs w:val="22"/>
                <w:highlight w:val="yellow"/>
              </w:rPr>
              <w:t>sb</w:t>
            </w:r>
            <w:proofErr w:type="spellEnd"/>
            <w:r w:rsidRPr="00C37899">
              <w:rPr>
                <w:rFonts w:asciiTheme="minorHAnsi" w:hAnsiTheme="minorHAnsi" w:cstheme="minorHAnsi"/>
                <w:iCs/>
                <w:szCs w:val="22"/>
                <w:highlight w:val="yellow"/>
              </w:rPr>
              <w:t>_[</w:t>
            </w:r>
            <w:r w:rsidRPr="00C37899">
              <w:rPr>
                <w:rFonts w:asciiTheme="minorHAnsi" w:hAnsiTheme="minorHAnsi" w:cstheme="minorHAnsi"/>
                <w:b/>
                <w:bCs/>
                <w:i/>
                <w:szCs w:val="22"/>
                <w:highlight w:val="yellow"/>
              </w:rPr>
              <w:t>acronym of FI</w:t>
            </w:r>
            <w:r w:rsidR="00270698" w:rsidRPr="00C37899">
              <w:rPr>
                <w:rFonts w:asciiTheme="minorHAnsi" w:hAnsiTheme="minorHAnsi" w:cstheme="minorHAnsi"/>
                <w:b/>
                <w:bCs/>
                <w:i/>
                <w:szCs w:val="22"/>
                <w:highlight w:val="yellow"/>
              </w:rPr>
              <w:t>/CDP</w:t>
            </w:r>
            <w:r w:rsidRPr="00C37899">
              <w:rPr>
                <w:rFonts w:asciiTheme="minorHAnsi" w:hAnsiTheme="minorHAnsi" w:cstheme="minorHAnsi"/>
                <w:iCs/>
                <w:szCs w:val="22"/>
                <w:highlight w:val="yellow"/>
              </w:rPr>
              <w:t>]_aa1.txt</w:t>
            </w:r>
          </w:p>
        </w:tc>
        <w:tc>
          <w:tcPr>
            <w:tcW w:w="1134" w:type="dxa"/>
          </w:tcPr>
          <w:p w14:paraId="63305D7F" w14:textId="77777777" w:rsidR="00386C23" w:rsidRDefault="00386C23" w:rsidP="00E504CE">
            <w:pPr>
              <w:spacing w:line="276" w:lineRule="auto"/>
              <w:jc w:val="left"/>
              <w:rPr>
                <w:rFonts w:asciiTheme="minorHAnsi" w:hAnsiTheme="minorHAnsi" w:cstheme="minorHAnsi"/>
                <w:iCs/>
                <w:szCs w:val="22"/>
              </w:rPr>
            </w:pPr>
            <w:r>
              <w:rPr>
                <w:rFonts w:asciiTheme="minorHAnsi" w:hAnsiTheme="minorHAnsi" w:cstheme="minorHAnsi"/>
                <w:iCs/>
                <w:szCs w:val="22"/>
              </w:rPr>
              <w:t>OMEGA</w:t>
            </w:r>
          </w:p>
        </w:tc>
        <w:tc>
          <w:tcPr>
            <w:tcW w:w="1418" w:type="dxa"/>
          </w:tcPr>
          <w:p w14:paraId="517FC7F9" w14:textId="77777777" w:rsidR="00386C23" w:rsidRDefault="00386C23" w:rsidP="00E504CE">
            <w:pPr>
              <w:spacing w:line="276" w:lineRule="auto"/>
              <w:jc w:val="left"/>
              <w:rPr>
                <w:rFonts w:asciiTheme="minorHAnsi" w:hAnsiTheme="minorHAnsi" w:cstheme="minorHAnsi"/>
                <w:iCs/>
                <w:szCs w:val="22"/>
              </w:rPr>
            </w:pPr>
            <w:r>
              <w:rPr>
                <w:rFonts w:asciiTheme="minorHAnsi" w:hAnsiTheme="minorHAnsi" w:cstheme="minorHAnsi"/>
                <w:iCs/>
                <w:szCs w:val="22"/>
              </w:rPr>
              <w:t>Retail Banks</w:t>
            </w:r>
          </w:p>
        </w:tc>
        <w:tc>
          <w:tcPr>
            <w:tcW w:w="1276" w:type="dxa"/>
          </w:tcPr>
          <w:p w14:paraId="2E278F73" w14:textId="77777777" w:rsidR="00386C23" w:rsidRDefault="00386C23" w:rsidP="00E504CE">
            <w:pPr>
              <w:spacing w:line="276" w:lineRule="auto"/>
              <w:jc w:val="left"/>
              <w:rPr>
                <w:rFonts w:asciiTheme="minorHAnsi" w:hAnsiTheme="minorHAnsi" w:cstheme="minorHAnsi"/>
                <w:iCs/>
                <w:szCs w:val="22"/>
              </w:rPr>
            </w:pPr>
            <w:r>
              <w:rPr>
                <w:rFonts w:asciiTheme="minorHAnsi" w:hAnsiTheme="minorHAnsi" w:cstheme="minorHAnsi"/>
                <w:iCs/>
                <w:szCs w:val="22"/>
              </w:rPr>
              <w:t>Outgoing</w:t>
            </w:r>
          </w:p>
        </w:tc>
      </w:tr>
      <w:tr w:rsidR="00B22A8F" w14:paraId="71E4F0A9" w14:textId="77777777" w:rsidTr="00672487">
        <w:tc>
          <w:tcPr>
            <w:tcW w:w="798" w:type="dxa"/>
          </w:tcPr>
          <w:p w14:paraId="0A1B1D64" w14:textId="77777777" w:rsidR="00386C23" w:rsidRPr="00796860" w:rsidRDefault="00386C23" w:rsidP="00D21035">
            <w:pPr>
              <w:pStyle w:val="ListParagraph"/>
            </w:pPr>
          </w:p>
        </w:tc>
        <w:tc>
          <w:tcPr>
            <w:tcW w:w="1607" w:type="dxa"/>
          </w:tcPr>
          <w:p w14:paraId="4D433CD9" w14:textId="408934DC" w:rsidR="00386C23" w:rsidRPr="00796860" w:rsidRDefault="00386C23" w:rsidP="00E504CE">
            <w:pPr>
              <w:spacing w:line="276" w:lineRule="auto"/>
              <w:jc w:val="left"/>
              <w:rPr>
                <w:rFonts w:asciiTheme="minorHAnsi" w:hAnsiTheme="minorHAnsi" w:cstheme="minorHAnsi"/>
                <w:iCs/>
                <w:szCs w:val="22"/>
              </w:rPr>
            </w:pPr>
            <w:r>
              <w:rPr>
                <w:rFonts w:asciiTheme="minorHAnsi" w:hAnsiTheme="minorHAnsi" w:cstheme="minorHAnsi"/>
                <w:iCs/>
                <w:szCs w:val="22"/>
              </w:rPr>
              <w:t xml:space="preserve">SRS </w:t>
            </w:r>
          </w:p>
        </w:tc>
        <w:tc>
          <w:tcPr>
            <w:tcW w:w="3496" w:type="dxa"/>
          </w:tcPr>
          <w:p w14:paraId="27824187" w14:textId="5BA01C3C" w:rsidR="00386C23" w:rsidRPr="00C37899" w:rsidRDefault="00386C23" w:rsidP="00E504CE">
            <w:pPr>
              <w:spacing w:line="276" w:lineRule="auto"/>
              <w:jc w:val="left"/>
              <w:rPr>
                <w:rFonts w:asciiTheme="minorHAnsi" w:hAnsiTheme="minorHAnsi" w:cstheme="minorHAnsi"/>
                <w:iCs/>
                <w:szCs w:val="22"/>
                <w:highlight w:val="yellow"/>
              </w:rPr>
            </w:pPr>
            <w:proofErr w:type="spellStart"/>
            <w:r w:rsidRPr="00C37899">
              <w:rPr>
                <w:rFonts w:asciiTheme="minorHAnsi" w:hAnsiTheme="minorHAnsi" w:cstheme="minorHAnsi"/>
                <w:iCs/>
                <w:szCs w:val="22"/>
                <w:highlight w:val="yellow"/>
              </w:rPr>
              <w:t>sb</w:t>
            </w:r>
            <w:proofErr w:type="spellEnd"/>
            <w:r w:rsidRPr="00C37899">
              <w:rPr>
                <w:rFonts w:asciiTheme="minorHAnsi" w:hAnsiTheme="minorHAnsi" w:cstheme="minorHAnsi"/>
                <w:iCs/>
                <w:szCs w:val="22"/>
                <w:highlight w:val="yellow"/>
              </w:rPr>
              <w:t>_[</w:t>
            </w:r>
            <w:r w:rsidRPr="00C37899">
              <w:rPr>
                <w:rFonts w:asciiTheme="minorHAnsi" w:hAnsiTheme="minorHAnsi" w:cstheme="minorHAnsi"/>
                <w:b/>
                <w:bCs/>
                <w:i/>
                <w:szCs w:val="22"/>
                <w:highlight w:val="yellow"/>
              </w:rPr>
              <w:t>acronym of FI</w:t>
            </w:r>
            <w:r w:rsidR="00270698" w:rsidRPr="00C37899">
              <w:rPr>
                <w:rFonts w:asciiTheme="minorHAnsi" w:hAnsiTheme="minorHAnsi" w:cstheme="minorHAnsi"/>
                <w:b/>
                <w:bCs/>
                <w:i/>
                <w:szCs w:val="22"/>
                <w:highlight w:val="yellow"/>
              </w:rPr>
              <w:t>/CDP</w:t>
            </w:r>
            <w:r w:rsidRPr="00C37899">
              <w:rPr>
                <w:rFonts w:asciiTheme="minorHAnsi" w:hAnsiTheme="minorHAnsi" w:cstheme="minorHAnsi"/>
                <w:iCs/>
                <w:szCs w:val="22"/>
                <w:highlight w:val="yellow"/>
              </w:rPr>
              <w:t>]_aa3.txt</w:t>
            </w:r>
          </w:p>
        </w:tc>
        <w:tc>
          <w:tcPr>
            <w:tcW w:w="1134" w:type="dxa"/>
          </w:tcPr>
          <w:p w14:paraId="4B1892B6" w14:textId="77777777" w:rsidR="00386C23" w:rsidRDefault="00386C23" w:rsidP="00E504CE">
            <w:pPr>
              <w:spacing w:line="276" w:lineRule="auto"/>
              <w:jc w:val="left"/>
              <w:rPr>
                <w:rFonts w:asciiTheme="minorHAnsi" w:hAnsiTheme="minorHAnsi" w:cstheme="minorHAnsi"/>
                <w:iCs/>
                <w:szCs w:val="22"/>
              </w:rPr>
            </w:pPr>
            <w:r>
              <w:rPr>
                <w:rFonts w:asciiTheme="minorHAnsi" w:hAnsiTheme="minorHAnsi" w:cstheme="minorHAnsi"/>
                <w:iCs/>
                <w:szCs w:val="22"/>
              </w:rPr>
              <w:t>OMEGA</w:t>
            </w:r>
          </w:p>
        </w:tc>
        <w:tc>
          <w:tcPr>
            <w:tcW w:w="1418" w:type="dxa"/>
          </w:tcPr>
          <w:p w14:paraId="08C13294" w14:textId="77777777" w:rsidR="00386C23" w:rsidRDefault="00386C23" w:rsidP="00E504CE">
            <w:pPr>
              <w:spacing w:line="276" w:lineRule="auto"/>
              <w:jc w:val="left"/>
              <w:rPr>
                <w:rFonts w:asciiTheme="minorHAnsi" w:hAnsiTheme="minorHAnsi" w:cstheme="minorHAnsi"/>
                <w:iCs/>
                <w:szCs w:val="22"/>
              </w:rPr>
            </w:pPr>
            <w:r>
              <w:rPr>
                <w:rFonts w:asciiTheme="minorHAnsi" w:hAnsiTheme="minorHAnsi" w:cstheme="minorHAnsi"/>
                <w:iCs/>
                <w:szCs w:val="22"/>
              </w:rPr>
              <w:t>Retail Banks</w:t>
            </w:r>
          </w:p>
        </w:tc>
        <w:tc>
          <w:tcPr>
            <w:tcW w:w="1276" w:type="dxa"/>
          </w:tcPr>
          <w:p w14:paraId="76BDFECD" w14:textId="77777777" w:rsidR="00386C23" w:rsidRDefault="00386C23" w:rsidP="00E504CE">
            <w:pPr>
              <w:spacing w:line="276" w:lineRule="auto"/>
              <w:jc w:val="left"/>
              <w:rPr>
                <w:rFonts w:asciiTheme="minorHAnsi" w:hAnsiTheme="minorHAnsi" w:cstheme="minorHAnsi"/>
                <w:iCs/>
                <w:szCs w:val="22"/>
              </w:rPr>
            </w:pPr>
            <w:r>
              <w:rPr>
                <w:rFonts w:asciiTheme="minorHAnsi" w:hAnsiTheme="minorHAnsi" w:cstheme="minorHAnsi"/>
                <w:iCs/>
                <w:szCs w:val="22"/>
              </w:rPr>
              <w:t>Outgoing</w:t>
            </w:r>
          </w:p>
        </w:tc>
      </w:tr>
      <w:tr w:rsidR="00E51BF6" w14:paraId="314DC5BF" w14:textId="77777777" w:rsidTr="00596E60">
        <w:tc>
          <w:tcPr>
            <w:tcW w:w="9729" w:type="dxa"/>
            <w:gridSpan w:val="6"/>
          </w:tcPr>
          <w:p w14:paraId="47FB93C9" w14:textId="77777777" w:rsidR="00354548" w:rsidDel="00F736B3" w:rsidRDefault="00354548" w:rsidP="00E504CE">
            <w:pPr>
              <w:spacing w:line="276" w:lineRule="auto"/>
              <w:jc w:val="left"/>
              <w:rPr>
                <w:del w:id="329" w:author="Han Xie CHAI (MAS)" w:date="2026-01-14T14:48:00Z" w16du:dateUtc="2026-01-14T06:48:00Z"/>
                <w:rFonts w:asciiTheme="minorHAnsi" w:hAnsiTheme="minorHAnsi" w:cstheme="minorHAnsi"/>
                <w:b/>
                <w:bCs/>
                <w:iCs/>
                <w:szCs w:val="22"/>
              </w:rPr>
            </w:pPr>
          </w:p>
          <w:p w14:paraId="3DD50C83" w14:textId="767029AC" w:rsidR="00E51BF6" w:rsidRPr="0085283E" w:rsidRDefault="00E51BF6" w:rsidP="00E504CE">
            <w:pPr>
              <w:spacing w:line="276" w:lineRule="auto"/>
              <w:jc w:val="left"/>
              <w:rPr>
                <w:rFonts w:asciiTheme="minorHAnsi" w:hAnsiTheme="minorHAnsi" w:cstheme="minorHAnsi"/>
                <w:b/>
                <w:bCs/>
                <w:iCs/>
                <w:szCs w:val="22"/>
              </w:rPr>
            </w:pPr>
            <w:r w:rsidRPr="0085283E">
              <w:rPr>
                <w:rFonts w:asciiTheme="minorHAnsi" w:hAnsiTheme="minorHAnsi" w:cstheme="minorHAnsi"/>
                <w:b/>
                <w:bCs/>
                <w:iCs/>
                <w:szCs w:val="22"/>
              </w:rPr>
              <w:t>Redemption acknowledgement</w:t>
            </w:r>
          </w:p>
        </w:tc>
      </w:tr>
      <w:tr w:rsidR="00B22A8F" w14:paraId="62643E40" w14:textId="77777777" w:rsidTr="00672487">
        <w:tc>
          <w:tcPr>
            <w:tcW w:w="798" w:type="dxa"/>
          </w:tcPr>
          <w:p w14:paraId="76F17CB3" w14:textId="77777777" w:rsidR="00386C23" w:rsidRPr="00930B5A" w:rsidRDefault="00386C23" w:rsidP="00D21035">
            <w:pPr>
              <w:pStyle w:val="ListParagraph"/>
              <w:rPr>
                <w:highlight w:val="yellow"/>
              </w:rPr>
            </w:pPr>
            <w:commentRangeStart w:id="330"/>
          </w:p>
        </w:tc>
        <w:tc>
          <w:tcPr>
            <w:tcW w:w="1607" w:type="dxa"/>
          </w:tcPr>
          <w:p w14:paraId="2949E23A" w14:textId="0FC2A50B" w:rsidR="00386C23" w:rsidRPr="00930B5A" w:rsidRDefault="00386C23" w:rsidP="00E504CE">
            <w:pPr>
              <w:spacing w:line="276" w:lineRule="auto"/>
              <w:jc w:val="left"/>
              <w:rPr>
                <w:rFonts w:asciiTheme="minorHAnsi" w:hAnsiTheme="minorHAnsi" w:cstheme="minorHAnsi"/>
                <w:iCs/>
                <w:szCs w:val="22"/>
                <w:highlight w:val="yellow"/>
              </w:rPr>
            </w:pPr>
            <w:r w:rsidRPr="00930B5A">
              <w:rPr>
                <w:rFonts w:asciiTheme="minorHAnsi" w:hAnsiTheme="minorHAnsi" w:cstheme="minorHAnsi"/>
                <w:iCs/>
                <w:szCs w:val="22"/>
                <w:highlight w:val="yellow"/>
              </w:rPr>
              <w:t xml:space="preserve">CASH </w:t>
            </w:r>
          </w:p>
        </w:tc>
        <w:tc>
          <w:tcPr>
            <w:tcW w:w="3496" w:type="dxa"/>
          </w:tcPr>
          <w:p w14:paraId="1278A703" w14:textId="70D74AAF" w:rsidR="00386C23" w:rsidRPr="00930B5A" w:rsidRDefault="00386C23" w:rsidP="00E504CE">
            <w:pPr>
              <w:spacing w:line="276" w:lineRule="auto"/>
              <w:jc w:val="left"/>
              <w:rPr>
                <w:rFonts w:asciiTheme="minorHAnsi" w:hAnsiTheme="minorHAnsi" w:cstheme="minorHAnsi"/>
                <w:iCs/>
                <w:szCs w:val="22"/>
                <w:highlight w:val="yellow"/>
              </w:rPr>
            </w:pPr>
            <w:proofErr w:type="spellStart"/>
            <w:r w:rsidRPr="00930B5A">
              <w:rPr>
                <w:rFonts w:asciiTheme="minorHAnsi" w:hAnsiTheme="minorHAnsi" w:cstheme="minorHAnsi"/>
                <w:iCs/>
                <w:szCs w:val="22"/>
                <w:highlight w:val="yellow"/>
              </w:rPr>
              <w:t>sb</w:t>
            </w:r>
            <w:proofErr w:type="spellEnd"/>
            <w:r w:rsidRPr="00930B5A">
              <w:rPr>
                <w:rFonts w:asciiTheme="minorHAnsi" w:hAnsiTheme="minorHAnsi" w:cstheme="minorHAnsi"/>
                <w:iCs/>
                <w:szCs w:val="22"/>
                <w:highlight w:val="yellow"/>
              </w:rPr>
              <w:t>_[</w:t>
            </w:r>
            <w:r w:rsidRPr="00930B5A">
              <w:rPr>
                <w:rFonts w:asciiTheme="minorHAnsi" w:hAnsiTheme="minorHAnsi" w:cstheme="minorHAnsi"/>
                <w:b/>
                <w:bCs/>
                <w:i/>
                <w:szCs w:val="22"/>
                <w:highlight w:val="yellow"/>
              </w:rPr>
              <w:t xml:space="preserve">acronym of </w:t>
            </w:r>
            <w:r w:rsidR="00270698" w:rsidRPr="00930B5A">
              <w:rPr>
                <w:rFonts w:asciiTheme="minorHAnsi" w:hAnsiTheme="minorHAnsi" w:cstheme="minorHAnsi"/>
                <w:b/>
                <w:bCs/>
                <w:i/>
                <w:szCs w:val="22"/>
                <w:highlight w:val="yellow"/>
              </w:rPr>
              <w:t>FI/</w:t>
            </w:r>
            <w:r w:rsidRPr="00930B5A">
              <w:rPr>
                <w:rFonts w:asciiTheme="minorHAnsi" w:hAnsiTheme="minorHAnsi" w:cstheme="minorHAnsi"/>
                <w:b/>
                <w:bCs/>
                <w:i/>
                <w:szCs w:val="22"/>
                <w:highlight w:val="yellow"/>
              </w:rPr>
              <w:t>CDP</w:t>
            </w:r>
            <w:r w:rsidRPr="00930B5A">
              <w:rPr>
                <w:rFonts w:asciiTheme="minorHAnsi" w:hAnsiTheme="minorHAnsi" w:cstheme="minorHAnsi"/>
                <w:iCs/>
                <w:szCs w:val="22"/>
                <w:highlight w:val="yellow"/>
              </w:rPr>
              <w:t>]_ar1.txt</w:t>
            </w:r>
          </w:p>
        </w:tc>
        <w:tc>
          <w:tcPr>
            <w:tcW w:w="1134" w:type="dxa"/>
          </w:tcPr>
          <w:p w14:paraId="39ABCCB2" w14:textId="77777777" w:rsidR="00386C23" w:rsidRPr="00930B5A" w:rsidRDefault="00386C23" w:rsidP="00E504CE">
            <w:pPr>
              <w:spacing w:line="276" w:lineRule="auto"/>
              <w:jc w:val="left"/>
              <w:rPr>
                <w:rFonts w:asciiTheme="minorHAnsi" w:hAnsiTheme="minorHAnsi" w:cstheme="minorHAnsi"/>
                <w:iCs/>
                <w:szCs w:val="22"/>
                <w:highlight w:val="yellow"/>
              </w:rPr>
            </w:pPr>
            <w:r w:rsidRPr="00930B5A">
              <w:rPr>
                <w:rFonts w:asciiTheme="minorHAnsi" w:hAnsiTheme="minorHAnsi" w:cstheme="minorHAnsi"/>
                <w:iCs/>
                <w:szCs w:val="22"/>
                <w:highlight w:val="yellow"/>
              </w:rPr>
              <w:t>OMEGA</w:t>
            </w:r>
          </w:p>
        </w:tc>
        <w:tc>
          <w:tcPr>
            <w:tcW w:w="1418" w:type="dxa"/>
          </w:tcPr>
          <w:p w14:paraId="0ED8A1C2" w14:textId="77777777" w:rsidR="00386C23" w:rsidRPr="00930B5A" w:rsidRDefault="00386C23" w:rsidP="00E504CE">
            <w:pPr>
              <w:spacing w:line="276" w:lineRule="auto"/>
              <w:jc w:val="left"/>
              <w:rPr>
                <w:rFonts w:asciiTheme="minorHAnsi" w:hAnsiTheme="minorHAnsi" w:cstheme="minorHAnsi"/>
                <w:iCs/>
                <w:szCs w:val="22"/>
                <w:highlight w:val="yellow"/>
              </w:rPr>
            </w:pPr>
            <w:r w:rsidRPr="00930B5A">
              <w:rPr>
                <w:rFonts w:asciiTheme="minorHAnsi" w:hAnsiTheme="minorHAnsi" w:cstheme="minorHAnsi"/>
                <w:iCs/>
                <w:szCs w:val="22"/>
                <w:highlight w:val="yellow"/>
              </w:rPr>
              <w:t>CDP</w:t>
            </w:r>
          </w:p>
        </w:tc>
        <w:tc>
          <w:tcPr>
            <w:tcW w:w="1276" w:type="dxa"/>
          </w:tcPr>
          <w:p w14:paraId="27C241D5" w14:textId="77777777" w:rsidR="00386C23" w:rsidRPr="00930B5A" w:rsidRDefault="00386C23" w:rsidP="00E504CE">
            <w:pPr>
              <w:spacing w:line="276" w:lineRule="auto"/>
              <w:jc w:val="left"/>
              <w:rPr>
                <w:rFonts w:asciiTheme="minorHAnsi" w:hAnsiTheme="minorHAnsi" w:cstheme="minorHAnsi"/>
                <w:iCs/>
                <w:szCs w:val="22"/>
                <w:highlight w:val="yellow"/>
              </w:rPr>
            </w:pPr>
            <w:r w:rsidRPr="00930B5A">
              <w:rPr>
                <w:rFonts w:asciiTheme="minorHAnsi" w:hAnsiTheme="minorHAnsi" w:cstheme="minorHAnsi"/>
                <w:iCs/>
                <w:szCs w:val="22"/>
                <w:highlight w:val="yellow"/>
              </w:rPr>
              <w:t>Outgoing</w:t>
            </w:r>
            <w:commentRangeEnd w:id="330"/>
            <w:r w:rsidR="00146CF8">
              <w:rPr>
                <w:rStyle w:val="CommentReference"/>
                <w:lang w:val="en-US"/>
              </w:rPr>
              <w:commentReference w:id="330"/>
            </w:r>
          </w:p>
        </w:tc>
      </w:tr>
      <w:tr w:rsidR="00B22A8F" w14:paraId="3D1748E9" w14:textId="77777777" w:rsidTr="00672487">
        <w:tc>
          <w:tcPr>
            <w:tcW w:w="798" w:type="dxa"/>
          </w:tcPr>
          <w:p w14:paraId="3AB50E18" w14:textId="77777777" w:rsidR="00386C23" w:rsidRPr="00796860" w:rsidRDefault="00386C23" w:rsidP="00D21035">
            <w:pPr>
              <w:pStyle w:val="ListParagraph"/>
            </w:pPr>
          </w:p>
        </w:tc>
        <w:tc>
          <w:tcPr>
            <w:tcW w:w="1607" w:type="dxa"/>
          </w:tcPr>
          <w:p w14:paraId="4EEA7753" w14:textId="445879B9" w:rsidR="00386C23" w:rsidRDefault="00386C23" w:rsidP="00E504CE">
            <w:pPr>
              <w:spacing w:line="276" w:lineRule="auto"/>
              <w:jc w:val="left"/>
              <w:rPr>
                <w:rFonts w:asciiTheme="minorHAnsi" w:hAnsiTheme="minorHAnsi" w:cstheme="minorHAnsi"/>
                <w:iCs/>
                <w:szCs w:val="22"/>
              </w:rPr>
            </w:pPr>
            <w:r>
              <w:rPr>
                <w:rFonts w:asciiTheme="minorHAnsi" w:hAnsiTheme="minorHAnsi" w:cstheme="minorHAnsi"/>
                <w:iCs/>
                <w:szCs w:val="22"/>
              </w:rPr>
              <w:t>SRS</w:t>
            </w:r>
          </w:p>
        </w:tc>
        <w:tc>
          <w:tcPr>
            <w:tcW w:w="3496" w:type="dxa"/>
          </w:tcPr>
          <w:p w14:paraId="13F0855E" w14:textId="02EFFFDA" w:rsidR="00386C23" w:rsidRDefault="00386C23" w:rsidP="00E504CE">
            <w:pPr>
              <w:spacing w:line="276" w:lineRule="auto"/>
              <w:jc w:val="left"/>
              <w:rPr>
                <w:rFonts w:asciiTheme="minorHAnsi" w:hAnsiTheme="minorHAnsi" w:cstheme="minorHAnsi"/>
                <w:iCs/>
                <w:szCs w:val="22"/>
              </w:rPr>
            </w:pPr>
            <w:proofErr w:type="spellStart"/>
            <w:r w:rsidRPr="00C37899">
              <w:rPr>
                <w:rFonts w:asciiTheme="minorHAnsi" w:hAnsiTheme="minorHAnsi" w:cstheme="minorHAnsi"/>
                <w:iCs/>
                <w:szCs w:val="22"/>
                <w:highlight w:val="yellow"/>
              </w:rPr>
              <w:t>sb</w:t>
            </w:r>
            <w:proofErr w:type="spellEnd"/>
            <w:r w:rsidRPr="00C37899">
              <w:rPr>
                <w:rFonts w:asciiTheme="minorHAnsi" w:hAnsiTheme="minorHAnsi" w:cstheme="minorHAnsi"/>
                <w:iCs/>
                <w:szCs w:val="22"/>
                <w:highlight w:val="yellow"/>
              </w:rPr>
              <w:t>_[</w:t>
            </w:r>
            <w:r w:rsidRPr="00C37899">
              <w:rPr>
                <w:rFonts w:asciiTheme="minorHAnsi" w:hAnsiTheme="minorHAnsi" w:cstheme="minorHAnsi"/>
                <w:b/>
                <w:bCs/>
                <w:i/>
                <w:szCs w:val="22"/>
                <w:highlight w:val="yellow"/>
              </w:rPr>
              <w:t>acronym of FI</w:t>
            </w:r>
            <w:r w:rsidR="00270698" w:rsidRPr="00C37899">
              <w:rPr>
                <w:rFonts w:asciiTheme="minorHAnsi" w:hAnsiTheme="minorHAnsi" w:cstheme="minorHAnsi"/>
                <w:b/>
                <w:bCs/>
                <w:i/>
                <w:szCs w:val="22"/>
                <w:highlight w:val="yellow"/>
              </w:rPr>
              <w:t>/CDP</w:t>
            </w:r>
            <w:r w:rsidRPr="00C37899">
              <w:rPr>
                <w:rFonts w:asciiTheme="minorHAnsi" w:hAnsiTheme="minorHAnsi" w:cstheme="minorHAnsi"/>
                <w:iCs/>
                <w:szCs w:val="22"/>
                <w:highlight w:val="yellow"/>
              </w:rPr>
              <w:t>]_ar3.txt</w:t>
            </w:r>
          </w:p>
        </w:tc>
        <w:tc>
          <w:tcPr>
            <w:tcW w:w="1134" w:type="dxa"/>
          </w:tcPr>
          <w:p w14:paraId="0D39354D" w14:textId="77777777" w:rsidR="00386C23" w:rsidRDefault="00386C23" w:rsidP="00E504CE">
            <w:pPr>
              <w:spacing w:line="276" w:lineRule="auto"/>
              <w:jc w:val="left"/>
              <w:rPr>
                <w:rFonts w:asciiTheme="minorHAnsi" w:hAnsiTheme="minorHAnsi" w:cstheme="minorHAnsi"/>
                <w:iCs/>
                <w:szCs w:val="22"/>
              </w:rPr>
            </w:pPr>
            <w:r>
              <w:rPr>
                <w:rFonts w:asciiTheme="minorHAnsi" w:hAnsiTheme="minorHAnsi" w:cstheme="minorHAnsi"/>
                <w:iCs/>
                <w:szCs w:val="22"/>
              </w:rPr>
              <w:t>OMEGA</w:t>
            </w:r>
          </w:p>
        </w:tc>
        <w:tc>
          <w:tcPr>
            <w:tcW w:w="1418" w:type="dxa"/>
          </w:tcPr>
          <w:p w14:paraId="66BE8FC1" w14:textId="77777777" w:rsidR="00386C23" w:rsidRDefault="00386C23" w:rsidP="00E504CE">
            <w:pPr>
              <w:spacing w:line="276" w:lineRule="auto"/>
              <w:jc w:val="left"/>
              <w:rPr>
                <w:rFonts w:asciiTheme="minorHAnsi" w:hAnsiTheme="minorHAnsi" w:cstheme="minorHAnsi"/>
                <w:iCs/>
                <w:szCs w:val="22"/>
              </w:rPr>
            </w:pPr>
            <w:r>
              <w:rPr>
                <w:rFonts w:asciiTheme="minorHAnsi" w:hAnsiTheme="minorHAnsi" w:cstheme="minorHAnsi"/>
                <w:iCs/>
                <w:szCs w:val="22"/>
              </w:rPr>
              <w:t>Retail Banks</w:t>
            </w:r>
          </w:p>
        </w:tc>
        <w:tc>
          <w:tcPr>
            <w:tcW w:w="1276" w:type="dxa"/>
          </w:tcPr>
          <w:p w14:paraId="379DD593" w14:textId="77777777" w:rsidR="00386C23" w:rsidRDefault="00386C23" w:rsidP="009967E7">
            <w:pPr>
              <w:keepNext/>
              <w:spacing w:line="276" w:lineRule="auto"/>
              <w:jc w:val="left"/>
              <w:rPr>
                <w:rFonts w:asciiTheme="minorHAnsi" w:hAnsiTheme="minorHAnsi" w:cstheme="minorHAnsi"/>
                <w:iCs/>
                <w:szCs w:val="22"/>
              </w:rPr>
            </w:pPr>
            <w:r>
              <w:rPr>
                <w:rFonts w:asciiTheme="minorHAnsi" w:hAnsiTheme="minorHAnsi" w:cstheme="minorHAnsi"/>
                <w:iCs/>
                <w:szCs w:val="22"/>
              </w:rPr>
              <w:t>Outgoing</w:t>
            </w:r>
          </w:p>
        </w:tc>
      </w:tr>
    </w:tbl>
    <w:p w14:paraId="2755F6CF" w14:textId="568DFB59" w:rsidR="00AC144E" w:rsidRPr="00AC144E" w:rsidRDefault="009967E7" w:rsidP="009967E7">
      <w:pPr>
        <w:pStyle w:val="Caption"/>
        <w:rPr>
          <w:lang w:val="en-AU"/>
        </w:rPr>
      </w:pPr>
      <w:r>
        <w:t xml:space="preserve">Table </w:t>
      </w:r>
      <w:r>
        <w:fldChar w:fldCharType="begin"/>
      </w:r>
      <w:r>
        <w:instrText xml:space="preserve"> SEQ Table \* ARABIC </w:instrText>
      </w:r>
      <w:r>
        <w:fldChar w:fldCharType="separate"/>
      </w:r>
      <w:r w:rsidR="00FB29C8">
        <w:t>5</w:t>
      </w:r>
      <w:r>
        <w:fldChar w:fldCharType="end"/>
      </w:r>
      <w:r w:rsidR="00550FC3">
        <w:t xml:space="preserve"> </w:t>
      </w:r>
      <w:r w:rsidR="00550FC3">
        <w:fldChar w:fldCharType="begin"/>
      </w:r>
      <w:r w:rsidR="00550FC3">
        <w:instrText xml:space="preserve"> </w:instrText>
      </w:r>
      <w:r w:rsidR="00550FC3" w:rsidRPr="00550FC3">
        <w:instrText>STYLEREF "Heading 3"</w:instrText>
      </w:r>
      <w:r w:rsidR="00550FC3">
        <w:instrText xml:space="preserve"> </w:instrText>
      </w:r>
      <w:r w:rsidR="00550FC3">
        <w:fldChar w:fldCharType="separate"/>
      </w:r>
      <w:r w:rsidR="00550FC3">
        <w:t>File Names</w:t>
      </w:r>
      <w:r w:rsidR="00550FC3">
        <w:fldChar w:fldCharType="end"/>
      </w:r>
      <w:r w:rsidR="00550FC3">
        <w:t xml:space="preserve"> of </w:t>
      </w:r>
      <w:r w:rsidR="00550FC3">
        <w:fldChar w:fldCharType="begin"/>
      </w:r>
      <w:r w:rsidR="00550FC3">
        <w:instrText xml:space="preserve"> </w:instrText>
      </w:r>
      <w:r w:rsidR="00550FC3" w:rsidRPr="00550FC3">
        <w:instrText xml:space="preserve">STYLEREF "Heading </w:instrText>
      </w:r>
      <w:r w:rsidR="00550FC3">
        <w:instrText>2</w:instrText>
      </w:r>
      <w:r w:rsidR="00550FC3" w:rsidRPr="00550FC3">
        <w:instrText>"</w:instrText>
      </w:r>
      <w:r w:rsidR="00550FC3">
        <w:instrText xml:space="preserve"> </w:instrText>
      </w:r>
      <w:r w:rsidR="00550FC3">
        <w:fldChar w:fldCharType="separate"/>
      </w:r>
      <w:r w:rsidR="00550FC3">
        <w:t>SSB Acknowledgement File for Subscription / Redemption</w:t>
      </w:r>
      <w:r w:rsidR="00550FC3">
        <w:fldChar w:fldCharType="end"/>
      </w:r>
    </w:p>
    <w:p w14:paraId="139A95B3" w14:textId="77777777" w:rsidR="003017E9" w:rsidRDefault="003017E9" w:rsidP="00634352">
      <w:pPr>
        <w:pStyle w:val="Heading3"/>
      </w:pPr>
      <w:bookmarkStart w:id="331" w:name="_Toc217999881"/>
      <w:r>
        <w:t>Time &amp; Frequency</w:t>
      </w:r>
      <w:bookmarkEnd w:id="331"/>
    </w:p>
    <w:p w14:paraId="3F5768F5" w14:textId="01229D96" w:rsidR="00152D52" w:rsidRDefault="00F351C3" w:rsidP="00E221A4">
      <w:pPr>
        <w:pStyle w:val="Normalwithspace"/>
        <w:rPr>
          <w:rFonts w:asciiTheme="minorHAnsi" w:hAnsiTheme="minorHAnsi" w:cstheme="minorHAnsi"/>
          <w:lang w:val="en-AU"/>
        </w:rPr>
      </w:pPr>
      <w:r>
        <w:rPr>
          <w:rFonts w:asciiTheme="minorHAnsi" w:hAnsiTheme="minorHAnsi" w:cstheme="minorHAnsi"/>
          <w:lang w:val="en-AU"/>
        </w:rPr>
        <w:t xml:space="preserve">An acknowledgement file </w:t>
      </w:r>
      <w:del w:id="332" w:author="Han Xie CHAI (MAS)" w:date="2026-01-14T13:57:00Z" w16du:dateUtc="2026-01-14T05:57:00Z">
        <w:r w:rsidDel="00D078B3">
          <w:rPr>
            <w:rFonts w:asciiTheme="minorHAnsi" w:hAnsiTheme="minorHAnsi" w:cstheme="minorHAnsi"/>
            <w:lang w:val="en-AU"/>
          </w:rPr>
          <w:delText>will be</w:delText>
        </w:r>
      </w:del>
      <w:ins w:id="333" w:author="Han Xie CHAI (MAS)" w:date="2026-01-14T13:57:00Z" w16du:dateUtc="2026-01-14T05:57:00Z">
        <w:r w:rsidR="00D078B3">
          <w:rPr>
            <w:rFonts w:asciiTheme="minorHAnsi" w:hAnsiTheme="minorHAnsi" w:cstheme="minorHAnsi"/>
            <w:lang w:val="en-AU"/>
          </w:rPr>
          <w:t>is</w:t>
        </w:r>
      </w:ins>
      <w:r>
        <w:rPr>
          <w:rFonts w:asciiTheme="minorHAnsi" w:hAnsiTheme="minorHAnsi" w:cstheme="minorHAnsi"/>
          <w:lang w:val="en-AU"/>
        </w:rPr>
        <w:t xml:space="preserve"> generated and placed onto MEFT by OMEGA on an event-driven basis:</w:t>
      </w:r>
    </w:p>
    <w:p w14:paraId="2FA2EB22" w14:textId="0208F239" w:rsidR="00E221A4" w:rsidRPr="00152D52" w:rsidRDefault="00152D52">
      <w:pPr>
        <w:pStyle w:val="Normalwithspace"/>
        <w:numPr>
          <w:ilvl w:val="0"/>
          <w:numId w:val="149"/>
        </w:numPr>
        <w:rPr>
          <w:rFonts w:asciiTheme="minorHAnsi" w:hAnsiTheme="minorHAnsi" w:cstheme="minorHAnsi"/>
          <w:lang w:val="en-AU"/>
        </w:rPr>
        <w:pPrChange w:id="334" w:author="Han Xie CHAI (MAS)" w:date="2026-01-14T13:56:00Z" w16du:dateUtc="2026-01-14T05:56:00Z">
          <w:pPr>
            <w:pStyle w:val="Normalwithspace"/>
          </w:pPr>
        </w:pPrChange>
      </w:pPr>
      <w:commentRangeStart w:id="335"/>
      <w:r>
        <w:rPr>
          <w:rFonts w:asciiTheme="minorHAnsi" w:hAnsiTheme="minorHAnsi" w:cstheme="minorHAnsi"/>
          <w:lang w:val="en-AU"/>
        </w:rPr>
        <w:t xml:space="preserve">Whenever </w:t>
      </w:r>
      <w:commentRangeEnd w:id="335"/>
      <w:r w:rsidR="002657D6">
        <w:rPr>
          <w:rStyle w:val="CommentReference"/>
          <w:lang w:val="en-US"/>
        </w:rPr>
        <w:commentReference w:id="335"/>
      </w:r>
      <w:r>
        <w:rPr>
          <w:rFonts w:asciiTheme="minorHAnsi" w:hAnsiTheme="minorHAnsi" w:cstheme="minorHAnsi"/>
          <w:lang w:val="en-AU"/>
        </w:rPr>
        <w:t>a received SSB subscription file or redemption file finishes processing.</w:t>
      </w:r>
    </w:p>
    <w:p w14:paraId="2AF999A6" w14:textId="288C73A5" w:rsidR="003017E9" w:rsidRDefault="003017E9" w:rsidP="00634352">
      <w:pPr>
        <w:pStyle w:val="Heading3"/>
      </w:pPr>
      <w:bookmarkStart w:id="336" w:name="_Toc217999882"/>
      <w:r>
        <w:t>Data Fields</w:t>
      </w:r>
      <w:r w:rsidR="00FF1E76">
        <w:t xml:space="preserve"> &amp; Validations</w:t>
      </w:r>
      <w:bookmarkEnd w:id="336"/>
    </w:p>
    <w:p w14:paraId="6706BF56" w14:textId="657CB5C3" w:rsidR="004D64D4" w:rsidRPr="004D64D4" w:rsidRDefault="004D64D4" w:rsidP="004D64D4">
      <w:pPr>
        <w:pStyle w:val="Normalwithspace"/>
        <w:rPr>
          <w:rFonts w:asciiTheme="minorHAnsi" w:hAnsiTheme="minorHAnsi" w:cstheme="minorHAnsi"/>
          <w:lang w:val="en-AU"/>
        </w:r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4_-" w:history="1">
        <w:r>
          <w:rPr>
            <w:rStyle w:val="Hyperlink"/>
            <w:rFonts w:asciiTheme="minorHAnsi" w:hAnsiTheme="minorHAnsi" w:cstheme="minorHAnsi"/>
            <w:lang w:val="en-AU"/>
          </w:rPr>
          <w:t>Appendix A.4 - SSB Acknowledgement File for Subscription / Redemption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p>
    <w:p w14:paraId="18E6F409" w14:textId="77777777" w:rsidR="006F4910" w:rsidRDefault="006F4910" w:rsidP="00634352">
      <w:pPr>
        <w:pStyle w:val="Heading2"/>
      </w:pPr>
      <w:bookmarkStart w:id="337" w:name="_Toc215758851"/>
      <w:bookmarkStart w:id="338" w:name="_Toc215759902"/>
      <w:bookmarkStart w:id="339" w:name="_Toc217999883"/>
      <w:r w:rsidRPr="006F4910">
        <w:t>SSB Allotment Results File</w:t>
      </w:r>
      <w:bookmarkEnd w:id="337"/>
      <w:bookmarkEnd w:id="338"/>
      <w:bookmarkEnd w:id="339"/>
    </w:p>
    <w:p w14:paraId="7219A6C6" w14:textId="77777777" w:rsidR="00AE0A9A" w:rsidRDefault="00AE0A9A" w:rsidP="00634352">
      <w:pPr>
        <w:pStyle w:val="Heading3"/>
      </w:pPr>
      <w:bookmarkStart w:id="340" w:name="_Toc217999884"/>
      <w:r>
        <w:t>Description</w:t>
      </w:r>
      <w:bookmarkEnd w:id="340"/>
    </w:p>
    <w:p w14:paraId="0E9C1BDF" w14:textId="379CDE3D" w:rsidR="005F2B69" w:rsidRDefault="005F2B69" w:rsidP="002B6B7C">
      <w:pPr>
        <w:pStyle w:val="Normalwithspace"/>
        <w:rPr>
          <w:rFonts w:asciiTheme="minorHAnsi" w:hAnsiTheme="minorHAnsi" w:cstheme="minorHAnsi"/>
          <w:lang w:val="en-AU"/>
        </w:rPr>
      </w:pPr>
      <w:r w:rsidRPr="005F2B69">
        <w:rPr>
          <w:rFonts w:asciiTheme="minorHAnsi" w:hAnsiTheme="minorHAnsi" w:cstheme="minorHAnsi"/>
          <w:lang w:val="en-AU"/>
        </w:rPr>
        <w:t>OMEGA</w:t>
      </w:r>
      <w:r>
        <w:rPr>
          <w:rFonts w:asciiTheme="minorHAnsi" w:hAnsiTheme="minorHAnsi" w:cstheme="minorHAnsi"/>
          <w:lang w:val="en-AU"/>
        </w:rPr>
        <w:t xml:space="preserve"> provides retail banks and CDP with SSB allotment results file </w:t>
      </w:r>
      <w:r w:rsidR="00CE7FA1">
        <w:rPr>
          <w:rFonts w:asciiTheme="minorHAnsi" w:hAnsiTheme="minorHAnsi" w:cstheme="minorHAnsi"/>
          <w:lang w:val="en-AU"/>
        </w:rPr>
        <w:t xml:space="preserve">monthly </w:t>
      </w:r>
      <w:r>
        <w:rPr>
          <w:rFonts w:asciiTheme="minorHAnsi" w:hAnsiTheme="minorHAnsi" w:cstheme="minorHAnsi"/>
          <w:lang w:val="en-AU"/>
        </w:rPr>
        <w:t>after the results have been verified and published.</w:t>
      </w:r>
    </w:p>
    <w:p w14:paraId="7AB81EAE" w14:textId="681D5302" w:rsidR="005F2B69" w:rsidRPr="005F2B69" w:rsidRDefault="005F2B69" w:rsidP="002B6B7C">
      <w:pPr>
        <w:pStyle w:val="Normalwithspace"/>
        <w:rPr>
          <w:rFonts w:asciiTheme="minorHAnsi" w:hAnsiTheme="minorHAnsi" w:cstheme="minorHAnsi"/>
          <w:lang w:val="en-AU"/>
        </w:rPr>
      </w:pPr>
      <w:r w:rsidRPr="005F2B69">
        <w:rPr>
          <w:rFonts w:asciiTheme="minorHAnsi" w:hAnsiTheme="minorHAnsi" w:cstheme="minorHAnsi"/>
          <w:lang w:val="en-AU"/>
        </w:rPr>
        <w:t xml:space="preserve">A dedicated file is transmitted for each </w:t>
      </w:r>
      <w:ins w:id="341" w:author="Yichen GU from.TOPPAN (MAS)" w:date="2026-01-14T17:43:00Z" w16du:dateUtc="2026-01-14T09:43:00Z">
        <w:r w:rsidR="00107BE8">
          <w:rPr>
            <w:rFonts w:asciiTheme="minorHAnsi" w:hAnsiTheme="minorHAnsi" w:cstheme="minorHAnsi"/>
            <w:lang w:val="en-AU"/>
          </w:rPr>
          <w:t xml:space="preserve">application </w:t>
        </w:r>
      </w:ins>
      <w:del w:id="342" w:author="Han Xie CHAI (MAS)" w:date="2026-01-14T14:00:00Z" w16du:dateUtc="2026-01-14T06:00:00Z">
        <w:r w:rsidDel="00D078B3">
          <w:rPr>
            <w:rFonts w:asciiTheme="minorHAnsi" w:hAnsiTheme="minorHAnsi" w:cstheme="minorHAnsi"/>
            <w:lang w:val="en-AU"/>
          </w:rPr>
          <w:delText xml:space="preserve">payment </w:delText>
        </w:r>
      </w:del>
      <w:r>
        <w:rPr>
          <w:rFonts w:asciiTheme="minorHAnsi" w:hAnsiTheme="minorHAnsi" w:cstheme="minorHAnsi"/>
          <w:lang w:val="en-AU"/>
        </w:rPr>
        <w:t>type (CASH or SRS)</w:t>
      </w:r>
      <w:r w:rsidRPr="005F2B69">
        <w:rPr>
          <w:rFonts w:asciiTheme="minorHAnsi" w:hAnsiTheme="minorHAnsi" w:cstheme="minorHAnsi"/>
          <w:lang w:val="en-AU"/>
        </w:rPr>
        <w:t xml:space="preserve">. </w:t>
      </w:r>
      <w:r>
        <w:rPr>
          <w:rFonts w:asciiTheme="minorHAnsi" w:hAnsiTheme="minorHAnsi" w:cstheme="minorHAnsi"/>
          <w:lang w:val="en-AU"/>
        </w:rPr>
        <w:t>The allotment results file to CDP contains the consolidated results of all retail banks, while the allotment results file to each retail bank</w:t>
      </w:r>
      <w:r w:rsidR="00FB7708">
        <w:rPr>
          <w:rFonts w:asciiTheme="minorHAnsi" w:hAnsiTheme="minorHAnsi" w:cstheme="minorHAnsi"/>
          <w:lang w:val="en-AU"/>
        </w:rPr>
        <w:t xml:space="preserve"> </w:t>
      </w:r>
      <w:r>
        <w:rPr>
          <w:rFonts w:asciiTheme="minorHAnsi" w:hAnsiTheme="minorHAnsi" w:cstheme="minorHAnsi"/>
          <w:lang w:val="en-AU"/>
        </w:rPr>
        <w:t>contains</w:t>
      </w:r>
      <w:r w:rsidR="00217AB5">
        <w:rPr>
          <w:rFonts w:asciiTheme="minorHAnsi" w:hAnsiTheme="minorHAnsi" w:cstheme="minorHAnsi"/>
          <w:lang w:val="en-AU"/>
        </w:rPr>
        <w:t xml:space="preserve"> only</w:t>
      </w:r>
      <w:r>
        <w:rPr>
          <w:rFonts w:asciiTheme="minorHAnsi" w:hAnsiTheme="minorHAnsi" w:cstheme="minorHAnsi"/>
          <w:lang w:val="en-AU"/>
        </w:rPr>
        <w:t xml:space="preserve"> its respective results.</w:t>
      </w:r>
    </w:p>
    <w:p w14:paraId="5D1FF27D" w14:textId="77777777" w:rsidR="00AE0A9A" w:rsidRDefault="00AE0A9A" w:rsidP="00634352">
      <w:pPr>
        <w:pStyle w:val="Heading3"/>
      </w:pPr>
      <w:bookmarkStart w:id="343" w:name="_Toc217999885"/>
      <w:r>
        <w:t>Securities Involved</w:t>
      </w:r>
      <w:bookmarkEnd w:id="343"/>
    </w:p>
    <w:p w14:paraId="0F672C50" w14:textId="77777777" w:rsidR="001B19CE" w:rsidRDefault="001B19CE" w:rsidP="001B19CE">
      <w:pPr>
        <w:pStyle w:val="Normalwithspace"/>
        <w:rPr>
          <w:rFonts w:asciiTheme="minorHAnsi" w:hAnsiTheme="minorHAnsi" w:cstheme="minorHAnsi"/>
          <w:lang w:val="en-AU"/>
        </w:rPr>
      </w:pPr>
      <w:r>
        <w:rPr>
          <w:rFonts w:asciiTheme="minorHAnsi" w:hAnsiTheme="minorHAnsi" w:cstheme="minorHAnsi"/>
          <w:lang w:val="en-AU"/>
        </w:rPr>
        <w:t>This file only involves the specific security type:</w:t>
      </w:r>
    </w:p>
    <w:p w14:paraId="03A39235" w14:textId="70230CF0" w:rsidR="001B19CE" w:rsidRPr="001B19CE" w:rsidRDefault="001B19CE" w:rsidP="00450B41">
      <w:pPr>
        <w:pStyle w:val="OrderedList"/>
        <w:numPr>
          <w:ilvl w:val="0"/>
          <w:numId w:val="31"/>
        </w:numPr>
        <w:rPr>
          <w:lang w:val="en-AU"/>
        </w:rPr>
      </w:pPr>
      <w:r>
        <w:rPr>
          <w:lang w:val="en-AU"/>
        </w:rPr>
        <w:t>SSB</w:t>
      </w:r>
    </w:p>
    <w:p w14:paraId="43F25340" w14:textId="77777777" w:rsidR="00B832C7" w:rsidRDefault="00B832C7" w:rsidP="00634352">
      <w:pPr>
        <w:pStyle w:val="Heading3"/>
      </w:pPr>
      <w:bookmarkStart w:id="344" w:name="_Toc217999886"/>
      <w:r>
        <w:t>File Names</w:t>
      </w:r>
      <w:bookmarkEnd w:id="344"/>
    </w:p>
    <w:p w14:paraId="427087C1" w14:textId="406C119B" w:rsidR="00B832C7" w:rsidRDefault="00B832C7" w:rsidP="00B832C7">
      <w:pPr>
        <w:pStyle w:val="Normalwithspace"/>
        <w:rPr>
          <w:rFonts w:asciiTheme="minorHAnsi" w:hAnsiTheme="minorHAnsi" w:cstheme="minorHAnsi"/>
          <w:lang w:val="en-AU"/>
        </w:rPr>
      </w:pPr>
      <w:r>
        <w:rPr>
          <w:rFonts w:asciiTheme="minorHAnsi" w:hAnsiTheme="minorHAnsi" w:cstheme="minorHAnsi"/>
          <w:lang w:val="en-AU"/>
        </w:rPr>
        <w:t>The following table details the designated file names for each</w:t>
      </w:r>
      <w:ins w:id="345" w:author="Han Xie CHAI (MAS)" w:date="2026-01-14T14:48:00Z" w16du:dateUtc="2026-01-14T06:48:00Z">
        <w:r w:rsidR="00F736B3">
          <w:rPr>
            <w:rFonts w:asciiTheme="minorHAnsi" w:hAnsiTheme="minorHAnsi" w:cstheme="minorHAnsi"/>
            <w:lang w:val="en-AU"/>
          </w:rPr>
          <w:t xml:space="preserve"> application</w:t>
        </w:r>
      </w:ins>
      <w:r>
        <w:rPr>
          <w:rFonts w:asciiTheme="minorHAnsi" w:hAnsiTheme="minorHAnsi" w:cstheme="minorHAnsi"/>
          <w:lang w:val="en-AU"/>
        </w:rPr>
        <w:t xml:space="preserve"> </w:t>
      </w:r>
      <w:del w:id="346" w:author="Han Xie CHAI (MAS)" w:date="2026-01-14T14:10:00Z" w16du:dateUtc="2026-01-14T06:10:00Z">
        <w:r w:rsidDel="00F1668E">
          <w:rPr>
            <w:rFonts w:asciiTheme="minorHAnsi" w:hAnsiTheme="minorHAnsi" w:cstheme="minorHAnsi"/>
            <w:lang w:val="en-AU"/>
          </w:rPr>
          <w:delText xml:space="preserve">payment </w:delText>
        </w:r>
      </w:del>
      <w:r>
        <w:rPr>
          <w:rFonts w:asciiTheme="minorHAnsi" w:hAnsiTheme="minorHAnsi" w:cstheme="minorHAnsi"/>
          <w:lang w:val="en-AU"/>
        </w:rPr>
        <w:t xml:space="preserve">type. </w:t>
      </w:r>
      <w:r w:rsidRPr="00415ACB">
        <w:rPr>
          <w:rFonts w:asciiTheme="minorHAnsi" w:hAnsiTheme="minorHAnsi" w:cstheme="minorHAnsi"/>
          <w:lang w:val="en-AU"/>
        </w:rPr>
        <w:t>For the final file name construction, the placeholder [</w:t>
      </w:r>
      <w:r w:rsidRPr="006E582A">
        <w:rPr>
          <w:rFonts w:asciiTheme="minorHAnsi" w:hAnsiTheme="minorHAnsi" w:cstheme="minorHAnsi"/>
          <w:b/>
          <w:bCs/>
          <w:i/>
          <w:iCs/>
          <w:lang w:val="en-AU"/>
        </w:rPr>
        <w:t>acronym of FI</w:t>
      </w:r>
      <w:r>
        <w:rPr>
          <w:rFonts w:asciiTheme="minorHAnsi" w:hAnsiTheme="minorHAnsi" w:cstheme="minorHAnsi"/>
          <w:b/>
          <w:bCs/>
          <w:i/>
          <w:iCs/>
          <w:lang w:val="en-AU"/>
        </w:rPr>
        <w:t>/CDP</w:t>
      </w:r>
      <w:r w:rsidRPr="00415ACB">
        <w:rPr>
          <w:rFonts w:asciiTheme="minorHAnsi" w:hAnsiTheme="minorHAnsi" w:cstheme="minorHAnsi"/>
          <w:lang w:val="en-AU"/>
        </w:rPr>
        <w:t xml:space="preserve">] must be substituted with the specific acronym value associated with the applicable </w:t>
      </w:r>
      <w:r>
        <w:rPr>
          <w:rFonts w:asciiTheme="minorHAnsi" w:hAnsiTheme="minorHAnsi" w:cstheme="minorHAnsi"/>
          <w:lang w:val="en-AU"/>
        </w:rPr>
        <w:t>Destination</w:t>
      </w:r>
      <w:r w:rsidRPr="00415ACB">
        <w:rPr>
          <w:rFonts w:asciiTheme="minorHAnsi" w:hAnsiTheme="minorHAnsi" w:cstheme="minorHAnsi"/>
          <w:lang w:val="en-AU"/>
        </w:rPr>
        <w:t>.</w:t>
      </w:r>
    </w:p>
    <w:p w14:paraId="7214D838" w14:textId="0940EB5A" w:rsidR="00B832C7" w:rsidRDefault="00B832C7" w:rsidP="00B832C7">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24B7C5C5" w14:textId="77777777" w:rsidR="00B832C7" w:rsidRPr="003D648B" w:rsidRDefault="00B832C7" w:rsidP="00B832C7">
      <w:pPr>
        <w:pStyle w:val="Normalwithspace"/>
        <w:rPr>
          <w:rFonts w:asciiTheme="minorHAnsi" w:hAnsiTheme="minorHAnsi" w:cstheme="minorHAnsi"/>
          <w:lang w:val="en-AU"/>
        </w:rPr>
      </w:pPr>
    </w:p>
    <w:tbl>
      <w:tblPr>
        <w:tblStyle w:val="TableGrid"/>
        <w:tblW w:w="9197" w:type="dxa"/>
        <w:tblLook w:val="04A0" w:firstRow="1" w:lastRow="0" w:firstColumn="1" w:lastColumn="0" w:noHBand="0" w:noVBand="1"/>
      </w:tblPr>
      <w:tblGrid>
        <w:gridCol w:w="777"/>
        <w:gridCol w:w="1261"/>
        <w:gridCol w:w="2952"/>
        <w:gridCol w:w="924"/>
        <w:gridCol w:w="2034"/>
        <w:gridCol w:w="1249"/>
      </w:tblGrid>
      <w:tr w:rsidR="00B832C7" w14:paraId="248BE06C" w14:textId="77777777" w:rsidTr="0093305C">
        <w:tc>
          <w:tcPr>
            <w:tcW w:w="797" w:type="dxa"/>
            <w:shd w:val="clear" w:color="auto" w:fill="D9D9D9" w:themeFill="background1" w:themeFillShade="D9"/>
          </w:tcPr>
          <w:p w14:paraId="392ADFEC" w14:textId="77777777" w:rsidR="00B832C7" w:rsidRPr="00796860" w:rsidRDefault="00B832C7" w:rsidP="00742B6B">
            <w:pPr>
              <w:pStyle w:val="TableHeading"/>
              <w:jc w:val="both"/>
              <w:rPr>
                <w:rFonts w:asciiTheme="minorHAnsi" w:hAnsiTheme="minorHAnsi" w:cstheme="minorHAnsi"/>
              </w:rPr>
            </w:pPr>
            <w:r w:rsidRPr="00796860">
              <w:rPr>
                <w:rFonts w:asciiTheme="minorHAnsi" w:hAnsiTheme="minorHAnsi" w:cstheme="minorHAnsi"/>
              </w:rPr>
              <w:lastRenderedPageBreak/>
              <w:t>S/N</w:t>
            </w:r>
          </w:p>
        </w:tc>
        <w:tc>
          <w:tcPr>
            <w:tcW w:w="1030" w:type="dxa"/>
            <w:shd w:val="clear" w:color="auto" w:fill="D9D9D9" w:themeFill="background1" w:themeFillShade="D9"/>
          </w:tcPr>
          <w:p w14:paraId="3CDD33E8" w14:textId="78AFA538" w:rsidR="00B832C7" w:rsidRPr="00796860" w:rsidRDefault="00F736B3" w:rsidP="00742B6B">
            <w:pPr>
              <w:pStyle w:val="TableHeading"/>
              <w:rPr>
                <w:rFonts w:asciiTheme="minorHAnsi" w:hAnsiTheme="minorHAnsi" w:cstheme="minorHAnsi"/>
              </w:rPr>
            </w:pPr>
            <w:ins w:id="347" w:author="Han Xie CHAI (MAS)" w:date="2026-01-14T14:48:00Z" w16du:dateUtc="2026-01-14T06:48:00Z">
              <w:r>
                <w:rPr>
                  <w:rFonts w:asciiTheme="minorHAnsi" w:hAnsiTheme="minorHAnsi" w:cstheme="minorHAnsi"/>
                </w:rPr>
                <w:t xml:space="preserve">Application </w:t>
              </w:r>
            </w:ins>
            <w:del w:id="348" w:author="Han Xie CHAI (MAS)" w:date="2026-01-14T14:10:00Z" w16du:dateUtc="2026-01-14T06:10:00Z">
              <w:r w:rsidR="00B832C7" w:rsidDel="00F1668E">
                <w:rPr>
                  <w:rFonts w:asciiTheme="minorHAnsi" w:hAnsiTheme="minorHAnsi" w:cstheme="minorHAnsi"/>
                </w:rPr>
                <w:delText>Payment</w:delText>
              </w:r>
              <w:r w:rsidR="00B832C7" w:rsidRPr="00796860" w:rsidDel="00F1668E">
                <w:rPr>
                  <w:rFonts w:asciiTheme="minorHAnsi" w:hAnsiTheme="minorHAnsi" w:cstheme="minorHAnsi"/>
                </w:rPr>
                <w:delText xml:space="preserve"> </w:delText>
              </w:r>
            </w:del>
            <w:r w:rsidR="00B832C7" w:rsidRPr="00796860">
              <w:rPr>
                <w:rFonts w:asciiTheme="minorHAnsi" w:hAnsiTheme="minorHAnsi" w:cstheme="minorHAnsi"/>
              </w:rPr>
              <w:t>Type</w:t>
            </w:r>
          </w:p>
        </w:tc>
        <w:tc>
          <w:tcPr>
            <w:tcW w:w="3076" w:type="dxa"/>
            <w:shd w:val="clear" w:color="auto" w:fill="D9D9D9" w:themeFill="background1" w:themeFillShade="D9"/>
          </w:tcPr>
          <w:p w14:paraId="0D1D1696" w14:textId="77777777" w:rsidR="00B832C7" w:rsidRPr="00796860" w:rsidRDefault="00B832C7" w:rsidP="00742B6B">
            <w:pPr>
              <w:pStyle w:val="TableHeading"/>
              <w:rPr>
                <w:rFonts w:asciiTheme="minorHAnsi" w:hAnsiTheme="minorHAnsi" w:cstheme="minorHAnsi"/>
              </w:rPr>
            </w:pPr>
            <w:r w:rsidRPr="00796860">
              <w:rPr>
                <w:rFonts w:asciiTheme="minorHAnsi" w:hAnsiTheme="minorHAnsi" w:cstheme="minorHAnsi"/>
              </w:rPr>
              <w:t>File Name</w:t>
            </w:r>
          </w:p>
        </w:tc>
        <w:tc>
          <w:tcPr>
            <w:tcW w:w="924" w:type="dxa"/>
            <w:shd w:val="clear" w:color="auto" w:fill="D9D9D9" w:themeFill="background1" w:themeFillShade="D9"/>
          </w:tcPr>
          <w:p w14:paraId="2FF84106" w14:textId="77777777" w:rsidR="00B832C7" w:rsidRDefault="00B832C7" w:rsidP="00742B6B">
            <w:pPr>
              <w:pStyle w:val="TableHeading"/>
              <w:rPr>
                <w:rFonts w:asciiTheme="minorHAnsi" w:hAnsiTheme="minorHAnsi" w:cstheme="minorHAnsi"/>
              </w:rPr>
            </w:pPr>
            <w:r>
              <w:rPr>
                <w:rFonts w:asciiTheme="minorHAnsi" w:hAnsiTheme="minorHAnsi" w:cstheme="minorHAnsi"/>
              </w:rPr>
              <w:t>Source</w:t>
            </w:r>
          </w:p>
        </w:tc>
        <w:tc>
          <w:tcPr>
            <w:tcW w:w="2104" w:type="dxa"/>
            <w:shd w:val="clear" w:color="auto" w:fill="D9D9D9" w:themeFill="background1" w:themeFillShade="D9"/>
          </w:tcPr>
          <w:p w14:paraId="61E3566C" w14:textId="77777777" w:rsidR="00B832C7" w:rsidRDefault="00B832C7" w:rsidP="00742B6B">
            <w:pPr>
              <w:pStyle w:val="TableHeading"/>
              <w:rPr>
                <w:rFonts w:asciiTheme="minorHAnsi" w:hAnsiTheme="minorHAnsi" w:cstheme="minorHAnsi"/>
              </w:rPr>
            </w:pPr>
            <w:r>
              <w:rPr>
                <w:rFonts w:asciiTheme="minorHAnsi" w:hAnsiTheme="minorHAnsi" w:cstheme="minorHAnsi"/>
              </w:rPr>
              <w:t>Destination</w:t>
            </w:r>
          </w:p>
        </w:tc>
        <w:tc>
          <w:tcPr>
            <w:tcW w:w="1266" w:type="dxa"/>
            <w:shd w:val="clear" w:color="auto" w:fill="D9D9D9" w:themeFill="background1" w:themeFillShade="D9"/>
          </w:tcPr>
          <w:p w14:paraId="697765DE" w14:textId="77777777" w:rsidR="00B832C7" w:rsidRDefault="00B832C7" w:rsidP="00742B6B">
            <w:pPr>
              <w:pStyle w:val="TableHeading"/>
              <w:rPr>
                <w:rFonts w:asciiTheme="minorHAnsi" w:hAnsiTheme="minorHAnsi" w:cstheme="minorHAnsi"/>
              </w:rPr>
            </w:pPr>
            <w:r>
              <w:rPr>
                <w:rFonts w:asciiTheme="minorHAnsi" w:hAnsiTheme="minorHAnsi" w:cstheme="minorHAnsi"/>
              </w:rPr>
              <w:t xml:space="preserve">Incoming / Outgoing </w:t>
            </w:r>
          </w:p>
        </w:tc>
      </w:tr>
      <w:tr w:rsidR="00B832C7" w14:paraId="05C66E49" w14:textId="77777777" w:rsidTr="0093305C">
        <w:tc>
          <w:tcPr>
            <w:tcW w:w="797" w:type="dxa"/>
          </w:tcPr>
          <w:p w14:paraId="252D62DB" w14:textId="77777777" w:rsidR="00B832C7" w:rsidRPr="00796860" w:rsidRDefault="00B832C7" w:rsidP="00857344">
            <w:pPr>
              <w:pStyle w:val="ListParagraph"/>
              <w:numPr>
                <w:ilvl w:val="0"/>
                <w:numId w:val="108"/>
              </w:numPr>
            </w:pPr>
          </w:p>
        </w:tc>
        <w:tc>
          <w:tcPr>
            <w:tcW w:w="1030" w:type="dxa"/>
          </w:tcPr>
          <w:p w14:paraId="59363A4F" w14:textId="77777777" w:rsidR="00B832C7" w:rsidRPr="00796860" w:rsidRDefault="00B832C7" w:rsidP="00CB29BE">
            <w:pPr>
              <w:spacing w:line="360" w:lineRule="auto"/>
              <w:jc w:val="left"/>
              <w:rPr>
                <w:rFonts w:asciiTheme="minorHAnsi" w:hAnsiTheme="minorHAnsi" w:cstheme="minorHAnsi"/>
                <w:iCs/>
                <w:szCs w:val="22"/>
              </w:rPr>
            </w:pPr>
            <w:r>
              <w:rPr>
                <w:rFonts w:asciiTheme="minorHAnsi" w:hAnsiTheme="minorHAnsi" w:cstheme="minorHAnsi"/>
                <w:iCs/>
                <w:szCs w:val="22"/>
              </w:rPr>
              <w:t>CASH</w:t>
            </w:r>
          </w:p>
        </w:tc>
        <w:tc>
          <w:tcPr>
            <w:tcW w:w="3076" w:type="dxa"/>
          </w:tcPr>
          <w:p w14:paraId="1067BEDF" w14:textId="77777777" w:rsidR="00B832C7" w:rsidRPr="00C37899" w:rsidRDefault="00B832C7" w:rsidP="00CB29BE">
            <w:pPr>
              <w:spacing w:line="360" w:lineRule="auto"/>
              <w:jc w:val="left"/>
              <w:rPr>
                <w:rFonts w:asciiTheme="minorHAnsi" w:hAnsiTheme="minorHAnsi" w:cstheme="minorHAnsi"/>
                <w:iCs/>
                <w:szCs w:val="22"/>
                <w:highlight w:val="yellow"/>
              </w:rPr>
            </w:pPr>
            <w:proofErr w:type="spellStart"/>
            <w:r w:rsidRPr="00C37899">
              <w:rPr>
                <w:rFonts w:asciiTheme="minorHAnsi" w:hAnsiTheme="minorHAnsi" w:cstheme="minorHAnsi"/>
                <w:iCs/>
                <w:szCs w:val="22"/>
                <w:highlight w:val="yellow"/>
              </w:rPr>
              <w:t>sb</w:t>
            </w:r>
            <w:proofErr w:type="spellEnd"/>
            <w:r w:rsidRPr="00C37899">
              <w:rPr>
                <w:rFonts w:asciiTheme="minorHAnsi" w:hAnsiTheme="minorHAnsi" w:cstheme="minorHAnsi"/>
                <w:iCs/>
                <w:szCs w:val="22"/>
                <w:highlight w:val="yellow"/>
              </w:rPr>
              <w:t>_[</w:t>
            </w:r>
            <w:r w:rsidRPr="00C37899">
              <w:rPr>
                <w:rFonts w:asciiTheme="minorHAnsi" w:hAnsiTheme="minorHAnsi" w:cstheme="minorHAnsi"/>
                <w:b/>
                <w:bCs/>
                <w:i/>
                <w:szCs w:val="22"/>
                <w:highlight w:val="yellow"/>
              </w:rPr>
              <w:t>acronym of FI/CDP</w:t>
            </w:r>
            <w:r w:rsidRPr="00C37899">
              <w:rPr>
                <w:rFonts w:asciiTheme="minorHAnsi" w:hAnsiTheme="minorHAnsi" w:cstheme="minorHAnsi"/>
                <w:iCs/>
                <w:szCs w:val="22"/>
                <w:highlight w:val="yellow"/>
              </w:rPr>
              <w:t>]_ra1.txt</w:t>
            </w:r>
          </w:p>
        </w:tc>
        <w:tc>
          <w:tcPr>
            <w:tcW w:w="924" w:type="dxa"/>
          </w:tcPr>
          <w:p w14:paraId="77122023" w14:textId="77777777" w:rsidR="00B832C7" w:rsidRDefault="00B832C7" w:rsidP="00CB29BE">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2104" w:type="dxa"/>
          </w:tcPr>
          <w:p w14:paraId="0D67E896" w14:textId="77777777" w:rsidR="00B832C7" w:rsidRDefault="00B832C7" w:rsidP="00CB29BE">
            <w:pPr>
              <w:spacing w:line="360" w:lineRule="auto"/>
              <w:jc w:val="left"/>
              <w:rPr>
                <w:rFonts w:asciiTheme="minorHAnsi" w:hAnsiTheme="minorHAnsi" w:cstheme="minorHAnsi"/>
                <w:iCs/>
                <w:szCs w:val="22"/>
              </w:rPr>
            </w:pPr>
            <w:r>
              <w:rPr>
                <w:rFonts w:asciiTheme="minorHAnsi" w:hAnsiTheme="minorHAnsi" w:cstheme="minorHAnsi"/>
                <w:iCs/>
                <w:szCs w:val="22"/>
              </w:rPr>
              <w:t>Retail Banks and CDP</w:t>
            </w:r>
          </w:p>
        </w:tc>
        <w:tc>
          <w:tcPr>
            <w:tcW w:w="1266" w:type="dxa"/>
          </w:tcPr>
          <w:p w14:paraId="66527E5C" w14:textId="77777777" w:rsidR="00B832C7" w:rsidRDefault="00B832C7" w:rsidP="00CB29BE">
            <w:pPr>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r w:rsidR="00B832C7" w14:paraId="0F4F9EB3" w14:textId="77777777" w:rsidTr="0093305C">
        <w:tc>
          <w:tcPr>
            <w:tcW w:w="797" w:type="dxa"/>
          </w:tcPr>
          <w:p w14:paraId="28819859" w14:textId="77777777" w:rsidR="00B832C7" w:rsidRPr="00796860" w:rsidRDefault="00B832C7" w:rsidP="00D21035">
            <w:pPr>
              <w:pStyle w:val="ListParagraph"/>
            </w:pPr>
          </w:p>
        </w:tc>
        <w:tc>
          <w:tcPr>
            <w:tcW w:w="1030" w:type="dxa"/>
          </w:tcPr>
          <w:p w14:paraId="0EBE6028" w14:textId="77777777" w:rsidR="00B832C7" w:rsidRPr="00796860" w:rsidRDefault="00B832C7" w:rsidP="00CB29BE">
            <w:pPr>
              <w:spacing w:line="360" w:lineRule="auto"/>
              <w:jc w:val="left"/>
              <w:rPr>
                <w:rFonts w:asciiTheme="minorHAnsi" w:hAnsiTheme="minorHAnsi" w:cstheme="minorHAnsi"/>
                <w:iCs/>
                <w:szCs w:val="22"/>
              </w:rPr>
            </w:pPr>
            <w:r>
              <w:rPr>
                <w:rFonts w:asciiTheme="minorHAnsi" w:hAnsiTheme="minorHAnsi" w:cstheme="minorHAnsi"/>
                <w:iCs/>
                <w:szCs w:val="22"/>
              </w:rPr>
              <w:t>SRS</w:t>
            </w:r>
          </w:p>
        </w:tc>
        <w:tc>
          <w:tcPr>
            <w:tcW w:w="3076" w:type="dxa"/>
          </w:tcPr>
          <w:p w14:paraId="387B9F7F" w14:textId="77777777" w:rsidR="00B832C7" w:rsidRPr="00C37899" w:rsidRDefault="00B832C7" w:rsidP="00CB29BE">
            <w:pPr>
              <w:spacing w:line="360" w:lineRule="auto"/>
              <w:jc w:val="left"/>
              <w:rPr>
                <w:rFonts w:asciiTheme="minorHAnsi" w:hAnsiTheme="minorHAnsi" w:cstheme="minorHAnsi"/>
                <w:iCs/>
                <w:szCs w:val="22"/>
                <w:highlight w:val="yellow"/>
              </w:rPr>
            </w:pPr>
            <w:proofErr w:type="spellStart"/>
            <w:r w:rsidRPr="00C37899">
              <w:rPr>
                <w:rFonts w:asciiTheme="minorHAnsi" w:hAnsiTheme="minorHAnsi" w:cstheme="minorHAnsi"/>
                <w:iCs/>
                <w:szCs w:val="22"/>
                <w:highlight w:val="yellow"/>
              </w:rPr>
              <w:t>sb</w:t>
            </w:r>
            <w:proofErr w:type="spellEnd"/>
            <w:r w:rsidRPr="00C37899">
              <w:rPr>
                <w:rFonts w:asciiTheme="minorHAnsi" w:hAnsiTheme="minorHAnsi" w:cstheme="minorHAnsi"/>
                <w:iCs/>
                <w:szCs w:val="22"/>
                <w:highlight w:val="yellow"/>
              </w:rPr>
              <w:t>_[</w:t>
            </w:r>
            <w:r w:rsidRPr="00C37899">
              <w:rPr>
                <w:rFonts w:asciiTheme="minorHAnsi" w:hAnsiTheme="minorHAnsi" w:cstheme="minorHAnsi"/>
                <w:b/>
                <w:bCs/>
                <w:i/>
                <w:szCs w:val="22"/>
                <w:highlight w:val="yellow"/>
              </w:rPr>
              <w:t>acronym of FI/CDP</w:t>
            </w:r>
            <w:r w:rsidRPr="00C37899">
              <w:rPr>
                <w:rFonts w:asciiTheme="minorHAnsi" w:hAnsiTheme="minorHAnsi" w:cstheme="minorHAnsi"/>
                <w:iCs/>
                <w:szCs w:val="22"/>
                <w:highlight w:val="yellow"/>
              </w:rPr>
              <w:t>]_ra3.txt</w:t>
            </w:r>
          </w:p>
        </w:tc>
        <w:tc>
          <w:tcPr>
            <w:tcW w:w="924" w:type="dxa"/>
          </w:tcPr>
          <w:p w14:paraId="79A2911E" w14:textId="77777777" w:rsidR="00B832C7" w:rsidRDefault="00B832C7" w:rsidP="00CB29BE">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2104" w:type="dxa"/>
          </w:tcPr>
          <w:p w14:paraId="6CA61EC3" w14:textId="77777777" w:rsidR="00B832C7" w:rsidRDefault="00B832C7" w:rsidP="00CB29BE">
            <w:pPr>
              <w:spacing w:line="360" w:lineRule="auto"/>
              <w:jc w:val="left"/>
              <w:rPr>
                <w:rFonts w:asciiTheme="minorHAnsi" w:hAnsiTheme="minorHAnsi" w:cstheme="minorHAnsi"/>
                <w:iCs/>
                <w:szCs w:val="22"/>
              </w:rPr>
            </w:pPr>
            <w:r>
              <w:rPr>
                <w:rFonts w:asciiTheme="minorHAnsi" w:hAnsiTheme="minorHAnsi" w:cstheme="minorHAnsi"/>
                <w:iCs/>
                <w:szCs w:val="22"/>
              </w:rPr>
              <w:t>Retail Banks and CDP</w:t>
            </w:r>
          </w:p>
        </w:tc>
        <w:tc>
          <w:tcPr>
            <w:tcW w:w="1266" w:type="dxa"/>
          </w:tcPr>
          <w:p w14:paraId="3BF70A36" w14:textId="77777777" w:rsidR="00B832C7" w:rsidRDefault="00B832C7" w:rsidP="00AF396C">
            <w:pPr>
              <w:keepNext/>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bl>
    <w:p w14:paraId="5D883ADA" w14:textId="232F3ECB" w:rsidR="0020708D" w:rsidRPr="0020708D" w:rsidRDefault="00AF396C" w:rsidP="00AF396C">
      <w:pPr>
        <w:pStyle w:val="Caption"/>
        <w:rPr>
          <w:lang w:val="en-AU"/>
        </w:rPr>
      </w:pPr>
      <w:r>
        <w:t xml:space="preserve">Table </w:t>
      </w:r>
      <w:r>
        <w:fldChar w:fldCharType="begin"/>
      </w:r>
      <w:r>
        <w:instrText xml:space="preserve"> SEQ Table \* ARABIC </w:instrText>
      </w:r>
      <w:r>
        <w:fldChar w:fldCharType="separate"/>
      </w:r>
      <w:r w:rsidR="00FB29C8">
        <w:t>6</w:t>
      </w:r>
      <w:r>
        <w:fldChar w:fldCharType="end"/>
      </w:r>
      <w:r>
        <w:t xml:space="preserve"> </w:t>
      </w:r>
      <w:r>
        <w:fldChar w:fldCharType="begin"/>
      </w:r>
      <w:r>
        <w:instrText xml:space="preserve"> </w:instrText>
      </w:r>
      <w:r w:rsidRPr="00AF396C">
        <w:instrText>STYLEREF "Heading 3"</w:instrText>
      </w:r>
      <w:r>
        <w:instrText xml:space="preserve"> </w:instrText>
      </w:r>
      <w:r>
        <w:fldChar w:fldCharType="separate"/>
      </w:r>
      <w:r>
        <w:t>File Names</w:t>
      </w:r>
      <w:r>
        <w:fldChar w:fldCharType="end"/>
      </w:r>
      <w:r>
        <w:t xml:space="preserve"> of </w:t>
      </w:r>
      <w:r>
        <w:fldChar w:fldCharType="begin"/>
      </w:r>
      <w:r>
        <w:instrText xml:space="preserve"> </w:instrText>
      </w:r>
      <w:r w:rsidRPr="00AF396C">
        <w:instrText xml:space="preserve">STYLEREF "Heading </w:instrText>
      </w:r>
      <w:r>
        <w:instrText>2</w:instrText>
      </w:r>
      <w:r w:rsidRPr="00AF396C">
        <w:instrText>"</w:instrText>
      </w:r>
      <w:r>
        <w:instrText xml:space="preserve"> </w:instrText>
      </w:r>
      <w:r>
        <w:fldChar w:fldCharType="separate"/>
      </w:r>
      <w:r>
        <w:t>SSB Allotment Results File</w:t>
      </w:r>
      <w:r>
        <w:fldChar w:fldCharType="end"/>
      </w:r>
    </w:p>
    <w:p w14:paraId="68EDBA97" w14:textId="77777777" w:rsidR="00AE0A9A" w:rsidRDefault="00AE0A9A" w:rsidP="00634352">
      <w:pPr>
        <w:pStyle w:val="Heading3"/>
      </w:pPr>
      <w:bookmarkStart w:id="349" w:name="_Toc217999887"/>
      <w:r>
        <w:t>Time &amp; Frequency</w:t>
      </w:r>
      <w:bookmarkEnd w:id="349"/>
    </w:p>
    <w:p w14:paraId="58598ABA" w14:textId="594B102B" w:rsidR="00DF1D29" w:rsidRPr="00DF1D29" w:rsidRDefault="00DF1D29" w:rsidP="00DF1D29">
      <w:pPr>
        <w:pStyle w:val="Normalwithspace"/>
        <w:rPr>
          <w:rFonts w:asciiTheme="minorHAnsi" w:hAnsiTheme="minorHAnsi" w:cstheme="minorHAnsi"/>
          <w:lang w:val="en-AU"/>
        </w:rPr>
      </w:pPr>
      <w:r w:rsidRPr="00DF1D29">
        <w:rPr>
          <w:rFonts w:asciiTheme="minorHAnsi" w:hAnsiTheme="minorHAnsi" w:cstheme="minorHAnsi"/>
          <w:lang w:val="en-AU"/>
        </w:rPr>
        <w:t>A</w:t>
      </w:r>
      <w:del w:id="350" w:author="Han Xie CHAI (MAS)" w:date="2026-01-14T14:02:00Z" w16du:dateUtc="2026-01-14T06:02:00Z">
        <w:r w:rsidRPr="00DF1D29" w:rsidDel="00D078B3">
          <w:rPr>
            <w:rFonts w:asciiTheme="minorHAnsi" w:hAnsiTheme="minorHAnsi" w:cstheme="minorHAnsi"/>
            <w:lang w:val="en-AU"/>
          </w:rPr>
          <w:delText>n</w:delText>
        </w:r>
      </w:del>
      <w:r w:rsidRPr="00DF1D29">
        <w:rPr>
          <w:rFonts w:asciiTheme="minorHAnsi" w:hAnsiTheme="minorHAnsi" w:cstheme="minorHAnsi"/>
          <w:lang w:val="en-AU"/>
        </w:rPr>
        <w:t xml:space="preserve"> SSB allotment results file </w:t>
      </w:r>
      <w:del w:id="351" w:author="Han Xie CHAI (MAS)" w:date="2026-01-14T14:02:00Z" w16du:dateUtc="2026-01-14T06:02:00Z">
        <w:r w:rsidRPr="00DF1D29" w:rsidDel="00D078B3">
          <w:rPr>
            <w:rFonts w:asciiTheme="minorHAnsi" w:hAnsiTheme="minorHAnsi" w:cstheme="minorHAnsi"/>
            <w:lang w:val="en-AU"/>
          </w:rPr>
          <w:delText>will be</w:delText>
        </w:r>
      </w:del>
      <w:ins w:id="352" w:author="Han Xie CHAI (MAS)" w:date="2026-01-14T14:02:00Z" w16du:dateUtc="2026-01-14T06:02:00Z">
        <w:r w:rsidR="00D078B3">
          <w:rPr>
            <w:rFonts w:asciiTheme="minorHAnsi" w:hAnsiTheme="minorHAnsi" w:cstheme="minorHAnsi"/>
            <w:lang w:val="en-AU"/>
          </w:rPr>
          <w:t>is</w:t>
        </w:r>
      </w:ins>
      <w:r w:rsidRPr="00DF1D29">
        <w:rPr>
          <w:rFonts w:asciiTheme="minorHAnsi" w:hAnsiTheme="minorHAnsi" w:cstheme="minorHAnsi"/>
          <w:lang w:val="en-AU"/>
        </w:rPr>
        <w:t xml:space="preserve"> </w:t>
      </w:r>
      <w:r w:rsidR="00DF2B01">
        <w:rPr>
          <w:rFonts w:asciiTheme="minorHAnsi" w:hAnsiTheme="minorHAnsi" w:cstheme="minorHAnsi"/>
          <w:lang w:val="en-AU"/>
        </w:rPr>
        <w:t>generated and placed onto MEFT</w:t>
      </w:r>
      <w:r w:rsidRPr="00DF1D29">
        <w:rPr>
          <w:rFonts w:asciiTheme="minorHAnsi" w:hAnsiTheme="minorHAnsi" w:cstheme="minorHAnsi"/>
          <w:lang w:val="en-AU"/>
        </w:rPr>
        <w:t xml:space="preserve"> </w:t>
      </w:r>
      <w:commentRangeStart w:id="353"/>
      <w:commentRangeStart w:id="354"/>
      <w:r w:rsidRPr="00DF1D29">
        <w:rPr>
          <w:rFonts w:asciiTheme="minorHAnsi" w:hAnsiTheme="minorHAnsi" w:cstheme="minorHAnsi"/>
          <w:lang w:val="en-AU"/>
        </w:rPr>
        <w:t>monthly</w:t>
      </w:r>
      <w:r w:rsidR="00E20107">
        <w:rPr>
          <w:rFonts w:asciiTheme="minorHAnsi" w:hAnsiTheme="minorHAnsi" w:cstheme="minorHAnsi"/>
          <w:lang w:val="en-AU"/>
        </w:rPr>
        <w:t xml:space="preserve"> on the SSB allotment date</w:t>
      </w:r>
      <w:commentRangeEnd w:id="353"/>
      <w:r w:rsidR="002029EA">
        <w:rPr>
          <w:rStyle w:val="CommentReference"/>
          <w:lang w:val="en-US"/>
        </w:rPr>
        <w:commentReference w:id="353"/>
      </w:r>
      <w:commentRangeEnd w:id="354"/>
      <w:r w:rsidR="002029EA">
        <w:rPr>
          <w:rStyle w:val="CommentReference"/>
          <w:lang w:val="en-US"/>
        </w:rPr>
        <w:commentReference w:id="354"/>
      </w:r>
      <w:r w:rsidRPr="00DF1D29">
        <w:rPr>
          <w:rFonts w:asciiTheme="minorHAnsi" w:hAnsiTheme="minorHAnsi" w:cstheme="minorHAnsi"/>
          <w:lang w:val="en-AU"/>
        </w:rPr>
        <w:t>.</w:t>
      </w:r>
    </w:p>
    <w:p w14:paraId="7E2BE60C" w14:textId="2B9BF09B" w:rsidR="00DF1D29" w:rsidRPr="00DF1D29" w:rsidRDefault="00DF1D29" w:rsidP="00857344">
      <w:pPr>
        <w:pStyle w:val="Normalwithspace"/>
        <w:numPr>
          <w:ilvl w:val="0"/>
          <w:numId w:val="89"/>
        </w:numPr>
        <w:rPr>
          <w:rFonts w:asciiTheme="minorHAnsi" w:hAnsiTheme="minorHAnsi" w:cstheme="minorHAnsi"/>
          <w:lang w:val="en-AU"/>
        </w:rPr>
      </w:pPr>
      <w:r w:rsidRPr="00DF1D29">
        <w:rPr>
          <w:rFonts w:asciiTheme="minorHAnsi" w:hAnsiTheme="minorHAnsi" w:cstheme="minorHAnsi"/>
          <w:b/>
          <w:bCs/>
          <w:lang w:val="en-AU"/>
        </w:rPr>
        <w:t>Precondition:</w:t>
      </w:r>
      <w:r w:rsidRPr="00DF1D29">
        <w:rPr>
          <w:rFonts w:asciiTheme="minorHAnsi" w:hAnsiTheme="minorHAnsi" w:cstheme="minorHAnsi"/>
          <w:lang w:val="en-AU"/>
        </w:rPr>
        <w:t xml:space="preserve"> </w:t>
      </w:r>
      <w:r w:rsidR="00C307F4">
        <w:rPr>
          <w:rFonts w:asciiTheme="minorHAnsi" w:hAnsiTheme="minorHAnsi" w:cstheme="minorHAnsi"/>
          <w:lang w:val="en-AU"/>
        </w:rPr>
        <w:t xml:space="preserve">Allotment </w:t>
      </w:r>
      <w:r w:rsidRPr="00DF1D29">
        <w:rPr>
          <w:rFonts w:asciiTheme="minorHAnsi" w:hAnsiTheme="minorHAnsi" w:cstheme="minorHAnsi"/>
          <w:lang w:val="en-AU"/>
        </w:rPr>
        <w:t>Results</w:t>
      </w:r>
      <w:r w:rsidR="00041B7D">
        <w:rPr>
          <w:rFonts w:asciiTheme="minorHAnsi" w:hAnsiTheme="minorHAnsi" w:cstheme="minorHAnsi"/>
          <w:lang w:val="en-AU"/>
        </w:rPr>
        <w:t xml:space="preserve"> </w:t>
      </w:r>
      <w:r w:rsidR="00456EDB">
        <w:rPr>
          <w:rFonts w:asciiTheme="minorHAnsi" w:hAnsiTheme="minorHAnsi" w:cstheme="minorHAnsi"/>
          <w:lang w:val="en-AU"/>
        </w:rPr>
        <w:t>have been</w:t>
      </w:r>
      <w:r w:rsidR="00456EDB" w:rsidRPr="00DF1D29">
        <w:rPr>
          <w:rFonts w:asciiTheme="minorHAnsi" w:hAnsiTheme="minorHAnsi" w:cstheme="minorHAnsi"/>
          <w:lang w:val="en-AU"/>
        </w:rPr>
        <w:t xml:space="preserve"> </w:t>
      </w:r>
      <w:r w:rsidRPr="00DF1D29">
        <w:rPr>
          <w:rFonts w:asciiTheme="minorHAnsi" w:hAnsiTheme="minorHAnsi" w:cstheme="minorHAnsi"/>
          <w:lang w:val="en-AU"/>
        </w:rPr>
        <w:t>verified</w:t>
      </w:r>
      <w:r w:rsidR="00041B7D">
        <w:rPr>
          <w:rFonts w:asciiTheme="minorHAnsi" w:hAnsiTheme="minorHAnsi" w:cstheme="minorHAnsi"/>
          <w:lang w:val="en-AU"/>
        </w:rPr>
        <w:t xml:space="preserve"> by </w:t>
      </w:r>
      <w:r w:rsidR="00C20468">
        <w:rPr>
          <w:rFonts w:asciiTheme="minorHAnsi" w:hAnsiTheme="minorHAnsi" w:cstheme="minorHAnsi"/>
          <w:lang w:val="en-AU"/>
        </w:rPr>
        <w:t xml:space="preserve">an </w:t>
      </w:r>
      <w:r w:rsidR="00041B7D">
        <w:rPr>
          <w:rFonts w:asciiTheme="minorHAnsi" w:hAnsiTheme="minorHAnsi" w:cstheme="minorHAnsi"/>
          <w:lang w:val="en-AU"/>
        </w:rPr>
        <w:t>Auction Operator</w:t>
      </w:r>
      <w:r w:rsidR="00753D3C">
        <w:rPr>
          <w:rFonts w:asciiTheme="minorHAnsi" w:hAnsiTheme="minorHAnsi" w:cstheme="minorHAnsi"/>
          <w:lang w:val="en-AU"/>
        </w:rPr>
        <w:t>,</w:t>
      </w:r>
      <w:r w:rsidRPr="00DF1D29">
        <w:rPr>
          <w:rFonts w:asciiTheme="minorHAnsi" w:hAnsiTheme="minorHAnsi" w:cstheme="minorHAnsi"/>
          <w:lang w:val="en-AU"/>
        </w:rPr>
        <w:t xml:space="preserve"> and</w:t>
      </w:r>
      <w:r w:rsidR="00456EDB">
        <w:rPr>
          <w:rFonts w:asciiTheme="minorHAnsi" w:hAnsiTheme="minorHAnsi" w:cstheme="minorHAnsi"/>
          <w:lang w:val="en-AU"/>
        </w:rPr>
        <w:t xml:space="preserve"> the </w:t>
      </w:r>
      <w:del w:id="355" w:author="Han Xie CHAI (MAS)" w:date="2026-01-14T14:01:00Z" w16du:dateUtc="2026-01-14T06:01:00Z">
        <w:r w:rsidR="00456EDB" w:rsidDel="00D078B3">
          <w:rPr>
            <w:rFonts w:asciiTheme="minorHAnsi" w:hAnsiTheme="minorHAnsi" w:cstheme="minorHAnsi"/>
            <w:lang w:val="en-AU"/>
          </w:rPr>
          <w:delText xml:space="preserve">system </w:delText>
        </w:r>
      </w:del>
      <w:r w:rsidR="00456EDB">
        <w:rPr>
          <w:rFonts w:asciiTheme="minorHAnsi" w:hAnsiTheme="minorHAnsi" w:cstheme="minorHAnsi"/>
          <w:lang w:val="en-AU"/>
        </w:rPr>
        <w:t>status is</w:t>
      </w:r>
      <w:r w:rsidRPr="00DF1D29">
        <w:rPr>
          <w:rFonts w:asciiTheme="minorHAnsi" w:hAnsiTheme="minorHAnsi" w:cstheme="minorHAnsi"/>
          <w:lang w:val="en-AU"/>
        </w:rPr>
        <w:t xml:space="preserve"> </w:t>
      </w:r>
      <w:r w:rsidR="003A272D">
        <w:rPr>
          <w:rFonts w:asciiTheme="minorHAnsi" w:hAnsiTheme="minorHAnsi" w:cstheme="minorHAnsi"/>
          <w:lang w:val="en-AU"/>
        </w:rPr>
        <w:t>set to</w:t>
      </w:r>
      <w:r w:rsidRPr="00DF1D29">
        <w:rPr>
          <w:rFonts w:asciiTheme="minorHAnsi" w:hAnsiTheme="minorHAnsi" w:cstheme="minorHAnsi"/>
          <w:lang w:val="en-AU"/>
        </w:rPr>
        <w:t xml:space="preserve"> ‘Pending Publication’.</w:t>
      </w:r>
      <w:ins w:id="356" w:author="Sharmaine TAN (MAS)" w:date="2026-01-13T18:25:00Z" w16du:dateUtc="2026-01-13T10:25:00Z">
        <w:r w:rsidR="00A42337">
          <w:rPr>
            <w:rFonts w:asciiTheme="minorHAnsi" w:hAnsiTheme="minorHAnsi" w:cstheme="minorHAnsi"/>
            <w:lang w:val="en-AU"/>
          </w:rPr>
          <w:t xml:space="preserve"> </w:t>
        </w:r>
      </w:ins>
    </w:p>
    <w:p w14:paraId="00350285" w14:textId="214E668D" w:rsidR="00D04C28" w:rsidRPr="00095686" w:rsidRDefault="00D04C28" w:rsidP="00857344">
      <w:pPr>
        <w:pStyle w:val="Normalwithspace"/>
        <w:numPr>
          <w:ilvl w:val="0"/>
          <w:numId w:val="88"/>
        </w:numPr>
        <w:rPr>
          <w:rFonts w:asciiTheme="minorHAnsi" w:hAnsiTheme="minorHAnsi" w:cstheme="minorHAnsi"/>
          <w:lang w:val="en-AU"/>
        </w:rPr>
      </w:pPr>
      <w:r w:rsidRPr="004D59C5">
        <w:rPr>
          <w:rFonts w:asciiTheme="minorHAnsi" w:hAnsiTheme="minorHAnsi" w:cstheme="minorHAnsi"/>
          <w:b/>
          <w:bCs/>
          <w:lang w:val="en-AU"/>
        </w:rPr>
        <w:t xml:space="preserve">Scheduled processing: </w:t>
      </w:r>
      <w:r w:rsidR="008C519D">
        <w:rPr>
          <w:rFonts w:asciiTheme="minorHAnsi" w:hAnsiTheme="minorHAnsi" w:cstheme="minorHAnsi"/>
          <w:lang w:val="en-AU"/>
        </w:rPr>
        <w:t>At</w:t>
      </w:r>
      <w:r w:rsidRPr="004D59C5">
        <w:rPr>
          <w:rFonts w:asciiTheme="minorHAnsi" w:hAnsiTheme="minorHAnsi" w:cstheme="minorHAnsi"/>
          <w:lang w:val="en-AU"/>
        </w:rPr>
        <w:t xml:space="preserve"> </w:t>
      </w:r>
      <w:r w:rsidR="008C519D">
        <w:rPr>
          <w:rFonts w:asciiTheme="minorHAnsi" w:hAnsiTheme="minorHAnsi" w:cstheme="minorHAnsi"/>
          <w:lang w:val="en-AU"/>
        </w:rPr>
        <w:t xml:space="preserve">the </w:t>
      </w:r>
      <w:r w:rsidRPr="00857344">
        <w:rPr>
          <w:rFonts w:asciiTheme="minorHAnsi" w:hAnsiTheme="minorHAnsi" w:cstheme="minorHAnsi"/>
          <w:b/>
          <w:bCs/>
          <w:lang w:val="en-AU"/>
        </w:rPr>
        <w:t>[SSB results release time]</w:t>
      </w:r>
      <w:r w:rsidRPr="00C93B58">
        <w:rPr>
          <w:rFonts w:asciiTheme="minorHAnsi" w:hAnsiTheme="minorHAnsi" w:cstheme="minorHAnsi"/>
          <w:lang w:val="en-AU"/>
        </w:rPr>
        <w:t>,</w:t>
      </w:r>
      <w:r w:rsidRPr="004D59C5">
        <w:rPr>
          <w:rFonts w:asciiTheme="minorHAnsi" w:hAnsiTheme="minorHAnsi" w:cstheme="minorHAnsi"/>
          <w:lang w:val="en-AU"/>
        </w:rPr>
        <w:t xml:space="preserve"> </w:t>
      </w:r>
      <w:r w:rsidR="00DB7DFB">
        <w:rPr>
          <w:rFonts w:asciiTheme="minorHAnsi" w:hAnsiTheme="minorHAnsi" w:cstheme="minorHAnsi"/>
          <w:lang w:val="en-AU"/>
        </w:rPr>
        <w:t xml:space="preserve">status </w:t>
      </w:r>
      <w:del w:id="357" w:author="Han Xie CHAI (MAS)" w:date="2026-01-14T14:01:00Z" w16du:dateUtc="2026-01-14T06:01:00Z">
        <w:r w:rsidR="00DB7DFB" w:rsidDel="00D078B3">
          <w:rPr>
            <w:rFonts w:asciiTheme="minorHAnsi" w:hAnsiTheme="minorHAnsi" w:cstheme="minorHAnsi"/>
            <w:lang w:val="en-AU"/>
          </w:rPr>
          <w:delText>will be</w:delText>
        </w:r>
      </w:del>
      <w:ins w:id="358" w:author="Han Xie CHAI (MAS)" w:date="2026-01-14T14:01:00Z" w16du:dateUtc="2026-01-14T06:01:00Z">
        <w:r w:rsidR="00D078B3">
          <w:rPr>
            <w:rFonts w:asciiTheme="minorHAnsi" w:hAnsiTheme="minorHAnsi" w:cstheme="minorHAnsi"/>
            <w:lang w:val="en-AU"/>
          </w:rPr>
          <w:t>is</w:t>
        </w:r>
      </w:ins>
      <w:r w:rsidR="00DB7DFB">
        <w:rPr>
          <w:rFonts w:asciiTheme="minorHAnsi" w:hAnsiTheme="minorHAnsi" w:cstheme="minorHAnsi"/>
          <w:lang w:val="en-AU"/>
        </w:rPr>
        <w:t xml:space="preserve"> updated to ‘Published’ and verified results </w:t>
      </w:r>
      <w:ins w:id="359" w:author="Han Xie CHAI (MAS)" w:date="2026-01-14T14:01:00Z" w16du:dateUtc="2026-01-14T06:01:00Z">
        <w:r w:rsidR="00D078B3">
          <w:rPr>
            <w:rFonts w:asciiTheme="minorHAnsi" w:hAnsiTheme="minorHAnsi" w:cstheme="minorHAnsi"/>
            <w:lang w:val="en-AU"/>
          </w:rPr>
          <w:t>are</w:t>
        </w:r>
      </w:ins>
      <w:del w:id="360" w:author="Han Xie CHAI (MAS)" w:date="2026-01-14T14:01:00Z" w16du:dateUtc="2026-01-14T06:01:00Z">
        <w:r w:rsidR="00DB7DFB" w:rsidDel="00D078B3">
          <w:rPr>
            <w:rFonts w:asciiTheme="minorHAnsi" w:hAnsiTheme="minorHAnsi" w:cstheme="minorHAnsi"/>
            <w:lang w:val="en-AU"/>
          </w:rPr>
          <w:delText>will be</w:delText>
        </w:r>
      </w:del>
      <w:r w:rsidR="00DB7DFB">
        <w:rPr>
          <w:rFonts w:asciiTheme="minorHAnsi" w:hAnsiTheme="minorHAnsi" w:cstheme="minorHAnsi"/>
          <w:lang w:val="en-AU"/>
        </w:rPr>
        <w:t xml:space="preserve"> </w:t>
      </w:r>
      <w:commentRangeStart w:id="361"/>
      <w:r w:rsidR="00DB7DFB">
        <w:rPr>
          <w:rFonts w:asciiTheme="minorHAnsi" w:hAnsiTheme="minorHAnsi" w:cstheme="minorHAnsi"/>
          <w:lang w:val="en-AU"/>
        </w:rPr>
        <w:t xml:space="preserve">released </w:t>
      </w:r>
      <w:commentRangeEnd w:id="361"/>
      <w:r w:rsidR="008326DD">
        <w:rPr>
          <w:rStyle w:val="CommentReference"/>
          <w:lang w:val="en-US"/>
        </w:rPr>
        <w:commentReference w:id="361"/>
      </w:r>
      <w:r w:rsidR="00DB7DFB">
        <w:rPr>
          <w:rFonts w:asciiTheme="minorHAnsi" w:hAnsiTheme="minorHAnsi" w:cstheme="minorHAnsi"/>
          <w:lang w:val="en-AU"/>
        </w:rPr>
        <w:t>via this file:</w:t>
      </w:r>
    </w:p>
    <w:p w14:paraId="0CAE57D4" w14:textId="7AA4C832" w:rsidR="00D04C28" w:rsidRDefault="00D04C28" w:rsidP="00D04C28">
      <w:pPr>
        <w:pStyle w:val="Normalwithspace"/>
        <w:numPr>
          <w:ilvl w:val="1"/>
          <w:numId w:val="87"/>
        </w:numPr>
        <w:rPr>
          <w:rFonts w:asciiTheme="minorHAnsi" w:hAnsiTheme="minorHAnsi" w:cstheme="minorHAnsi"/>
          <w:lang w:val="en-AU"/>
        </w:rPr>
      </w:pPr>
      <w:r w:rsidRPr="00857344">
        <w:rPr>
          <w:rFonts w:asciiTheme="minorHAnsi" w:hAnsiTheme="minorHAnsi" w:cstheme="minorHAnsi"/>
          <w:lang w:val="en-AU"/>
        </w:rPr>
        <w:t xml:space="preserve">An individual </w:t>
      </w:r>
      <w:r>
        <w:rPr>
          <w:rFonts w:asciiTheme="minorHAnsi" w:hAnsiTheme="minorHAnsi" w:cstheme="minorHAnsi"/>
          <w:lang w:val="en-AU"/>
        </w:rPr>
        <w:t>allotment</w:t>
      </w:r>
      <w:r w:rsidRPr="00857344">
        <w:rPr>
          <w:rFonts w:asciiTheme="minorHAnsi" w:hAnsiTheme="minorHAnsi" w:cstheme="minorHAnsi"/>
          <w:lang w:val="en-AU"/>
        </w:rPr>
        <w:t xml:space="preserve"> results file is generated for each retail bank.</w:t>
      </w:r>
    </w:p>
    <w:p w14:paraId="176C0A46" w14:textId="775EB46D" w:rsidR="00D04C28" w:rsidRPr="00857344" w:rsidRDefault="00D04C28" w:rsidP="00857344">
      <w:pPr>
        <w:pStyle w:val="Normalwithspace"/>
        <w:numPr>
          <w:ilvl w:val="1"/>
          <w:numId w:val="87"/>
        </w:numPr>
        <w:rPr>
          <w:rFonts w:asciiTheme="minorHAnsi" w:hAnsiTheme="minorHAnsi" w:cstheme="minorHAnsi"/>
          <w:lang w:val="en-AU"/>
        </w:rPr>
      </w:pPr>
      <w:r w:rsidRPr="00483FCD">
        <w:rPr>
          <w:rFonts w:asciiTheme="minorHAnsi" w:hAnsiTheme="minorHAnsi" w:cstheme="minorHAnsi"/>
          <w:lang w:val="en-AU"/>
        </w:rPr>
        <w:t xml:space="preserve">A consolidated </w:t>
      </w:r>
      <w:r>
        <w:rPr>
          <w:rFonts w:asciiTheme="minorHAnsi" w:hAnsiTheme="minorHAnsi" w:cstheme="minorHAnsi"/>
          <w:lang w:val="en-AU"/>
        </w:rPr>
        <w:t>allotment</w:t>
      </w:r>
      <w:r w:rsidRPr="00483FCD">
        <w:rPr>
          <w:rFonts w:asciiTheme="minorHAnsi" w:hAnsiTheme="minorHAnsi" w:cstheme="minorHAnsi"/>
          <w:lang w:val="en-AU"/>
        </w:rPr>
        <w:t xml:space="preserve"> results file containing data for all retail banks is generated for CDP.</w:t>
      </w:r>
    </w:p>
    <w:p w14:paraId="26D2D3BE" w14:textId="24746713" w:rsidR="00D04C28" w:rsidRPr="00974745" w:rsidRDefault="00D04C28" w:rsidP="00857344">
      <w:pPr>
        <w:pStyle w:val="Normalwithspace"/>
        <w:numPr>
          <w:ilvl w:val="0"/>
          <w:numId w:val="87"/>
        </w:numPr>
        <w:rPr>
          <w:rFonts w:asciiTheme="minorHAnsi" w:hAnsiTheme="minorHAnsi" w:cstheme="minorHAnsi"/>
          <w:b/>
          <w:bCs/>
          <w:lang w:val="en-AU"/>
        </w:rPr>
      </w:pPr>
      <w:commentRangeStart w:id="362"/>
      <w:r w:rsidRPr="00974745">
        <w:rPr>
          <w:rFonts w:asciiTheme="minorHAnsi" w:hAnsiTheme="minorHAnsi" w:cstheme="minorHAnsi"/>
          <w:b/>
          <w:bCs/>
          <w:lang w:val="en-AU"/>
        </w:rPr>
        <w:t>Ad-hoc processing:</w:t>
      </w:r>
      <w:r>
        <w:rPr>
          <w:rFonts w:asciiTheme="minorHAnsi" w:hAnsiTheme="minorHAnsi" w:cstheme="minorHAnsi"/>
          <w:b/>
          <w:bCs/>
          <w:lang w:val="en-AU"/>
        </w:rPr>
        <w:t xml:space="preserve"> </w:t>
      </w:r>
      <w:commentRangeEnd w:id="362"/>
      <w:r w:rsidR="00482F4C">
        <w:rPr>
          <w:rStyle w:val="CommentReference"/>
          <w:lang w:val="en-US"/>
        </w:rPr>
        <w:commentReference w:id="362"/>
      </w:r>
      <w:r w:rsidRPr="00D04C28">
        <w:rPr>
          <w:rFonts w:asciiTheme="minorHAnsi" w:hAnsiTheme="minorHAnsi" w:cstheme="minorHAnsi"/>
          <w:lang w:val="en-AU"/>
        </w:rPr>
        <w:t>Triggered manually upon request, typically for any result verified after the scheduled publication time.</w:t>
      </w:r>
    </w:p>
    <w:p w14:paraId="0111DA82" w14:textId="4416F4A0" w:rsidR="00D04C28" w:rsidRPr="00256883" w:rsidDel="00D078B3" w:rsidRDefault="00D04C28" w:rsidP="00D04C28">
      <w:pPr>
        <w:pStyle w:val="Normalwithspace"/>
        <w:rPr>
          <w:del w:id="363" w:author="Han Xie CHAI (MAS)" w:date="2026-01-14T14:03:00Z" w16du:dateUtc="2026-01-14T06:03:00Z"/>
          <w:rFonts w:asciiTheme="minorHAnsi" w:hAnsiTheme="minorHAnsi" w:cstheme="minorHAnsi"/>
          <w:lang w:val="en-AU"/>
        </w:rPr>
      </w:pPr>
      <w:r w:rsidRPr="00857344">
        <w:rPr>
          <w:rFonts w:asciiTheme="minorHAnsi" w:hAnsiTheme="minorHAnsi" w:cstheme="minorHAnsi"/>
          <w:b/>
          <w:bCs/>
          <w:lang w:val="en-AU"/>
        </w:rPr>
        <w:t>[SSB results release time]</w:t>
      </w:r>
      <w:r>
        <w:rPr>
          <w:rFonts w:asciiTheme="minorHAnsi" w:hAnsiTheme="minorHAnsi" w:cstheme="minorHAnsi"/>
          <w:lang w:val="en-AU"/>
        </w:rPr>
        <w:t xml:space="preserve"> </w:t>
      </w:r>
      <w:r w:rsidR="00B87253">
        <w:rPr>
          <w:rFonts w:asciiTheme="minorHAnsi" w:hAnsiTheme="minorHAnsi" w:cstheme="minorHAnsi"/>
          <w:lang w:val="en-AU"/>
        </w:rPr>
        <w:t>is</w:t>
      </w:r>
      <w:r>
        <w:rPr>
          <w:rFonts w:asciiTheme="minorHAnsi" w:hAnsiTheme="minorHAnsi" w:cstheme="minorHAnsi"/>
          <w:lang w:val="en-AU"/>
        </w:rPr>
        <w:t xml:space="preserve"> </w:t>
      </w:r>
      <w:r w:rsidR="00D5478D" w:rsidRPr="00801D7E">
        <w:rPr>
          <w:rFonts w:asciiTheme="minorHAnsi" w:hAnsiTheme="minorHAnsi" w:cstheme="minorHAnsi"/>
          <w:szCs w:val="22"/>
        </w:rPr>
        <w:t xml:space="preserve">a </w:t>
      </w:r>
      <w:r w:rsidR="00D5478D">
        <w:rPr>
          <w:rFonts w:asciiTheme="minorHAnsi" w:hAnsiTheme="minorHAnsi" w:cstheme="minorHAnsi"/>
          <w:szCs w:val="22"/>
        </w:rPr>
        <w:t xml:space="preserve">configurable </w:t>
      </w:r>
      <w:r w:rsidR="00D5478D" w:rsidRPr="00801D7E">
        <w:rPr>
          <w:rFonts w:asciiTheme="minorHAnsi" w:hAnsiTheme="minorHAnsi" w:cstheme="minorHAnsi"/>
          <w:szCs w:val="22"/>
        </w:rPr>
        <w:t>system parameter</w:t>
      </w:r>
      <w:r>
        <w:rPr>
          <w:rFonts w:asciiTheme="minorHAnsi" w:hAnsiTheme="minorHAnsi" w:cstheme="minorHAnsi"/>
          <w:lang w:val="en-AU"/>
        </w:rPr>
        <w:t xml:space="preserve"> in OMEGA. For details on managing the parameter, refer to </w:t>
      </w:r>
      <w:r w:rsidRPr="00857344">
        <w:rPr>
          <w:rFonts w:asciiTheme="minorHAnsi" w:hAnsiTheme="minorHAnsi" w:cstheme="minorHAnsi"/>
          <w:i/>
          <w:iCs/>
          <w:lang w:val="en-AU"/>
        </w:rPr>
        <w:t>MAS_OMEGA – Functional Specifications Document (Administration)</w:t>
      </w:r>
      <w:r>
        <w:rPr>
          <w:rFonts w:asciiTheme="minorHAnsi" w:hAnsiTheme="minorHAnsi" w:cstheme="minorHAnsi"/>
          <w:lang w:val="en-AU"/>
        </w:rPr>
        <w:t>.</w:t>
      </w:r>
    </w:p>
    <w:p w14:paraId="46FCCDA2" w14:textId="3AE17EDC" w:rsidR="00D04C28" w:rsidRPr="002B69F4" w:rsidRDefault="00D04C28" w:rsidP="00DF1D29">
      <w:pPr>
        <w:pStyle w:val="Normalwithspace"/>
        <w:rPr>
          <w:rFonts w:asciiTheme="minorHAnsi" w:hAnsiTheme="minorHAnsi" w:cstheme="minorHAnsi"/>
          <w:lang w:val="en-AU"/>
        </w:rPr>
      </w:pPr>
    </w:p>
    <w:p w14:paraId="6BA26228" w14:textId="364E4FFF" w:rsidR="00AE0A9A" w:rsidRDefault="00AE0A9A" w:rsidP="00634352">
      <w:pPr>
        <w:pStyle w:val="Heading3"/>
      </w:pPr>
      <w:bookmarkStart w:id="364" w:name="_Toc217999888"/>
      <w:r>
        <w:t>Data Fields</w:t>
      </w:r>
      <w:r w:rsidR="00FF1E76">
        <w:t xml:space="preserve"> &amp; Validations</w:t>
      </w:r>
      <w:bookmarkEnd w:id="364"/>
    </w:p>
    <w:p w14:paraId="29BBBC69" w14:textId="2417834B" w:rsidR="00621A81" w:rsidRPr="00621A81" w:rsidRDefault="00621A81" w:rsidP="00621A81">
      <w:pPr>
        <w:pStyle w:val="Normalwithspace"/>
        <w:rPr>
          <w:rFonts w:asciiTheme="minorHAnsi" w:hAnsiTheme="minorHAnsi" w:cstheme="minorHAnsi"/>
          <w:lang w:val="en-AU"/>
        </w:r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5_-" w:history="1">
        <w:r>
          <w:rPr>
            <w:rStyle w:val="Hyperlink"/>
            <w:rFonts w:asciiTheme="minorHAnsi" w:hAnsiTheme="minorHAnsi" w:cstheme="minorHAnsi"/>
            <w:lang w:val="en-AU"/>
          </w:rPr>
          <w:t>Appendix A.5 - SSB Allotment Results File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p>
    <w:p w14:paraId="6F2CAE58" w14:textId="77777777" w:rsidR="006F4910" w:rsidRDefault="006F4910" w:rsidP="00634352">
      <w:pPr>
        <w:pStyle w:val="Heading2"/>
      </w:pPr>
      <w:bookmarkStart w:id="365" w:name="_Toc215758852"/>
      <w:bookmarkStart w:id="366" w:name="_Toc215759903"/>
      <w:bookmarkStart w:id="367" w:name="_Toc217999889"/>
      <w:r w:rsidRPr="006F4910">
        <w:t>SSB Redemption Results File</w:t>
      </w:r>
      <w:bookmarkEnd w:id="365"/>
      <w:bookmarkEnd w:id="366"/>
      <w:bookmarkEnd w:id="367"/>
    </w:p>
    <w:p w14:paraId="2DFC9A0F" w14:textId="77777777" w:rsidR="00AE0A9A" w:rsidRDefault="00AE0A9A" w:rsidP="00634352">
      <w:pPr>
        <w:pStyle w:val="Heading3"/>
      </w:pPr>
      <w:bookmarkStart w:id="368" w:name="_Toc217999890"/>
      <w:r>
        <w:t>Description</w:t>
      </w:r>
      <w:bookmarkEnd w:id="368"/>
    </w:p>
    <w:p w14:paraId="0250D8AF" w14:textId="579EF79F" w:rsidR="004B3B9A" w:rsidRDefault="004B3B9A" w:rsidP="004B3B9A">
      <w:pPr>
        <w:pStyle w:val="Normalwithspace"/>
        <w:rPr>
          <w:rFonts w:asciiTheme="minorHAnsi" w:hAnsiTheme="minorHAnsi" w:cstheme="minorHAnsi"/>
          <w:lang w:val="en-AU"/>
        </w:rPr>
      </w:pPr>
      <w:r w:rsidRPr="005F2B69">
        <w:rPr>
          <w:rFonts w:asciiTheme="minorHAnsi" w:hAnsiTheme="minorHAnsi" w:cstheme="minorHAnsi"/>
          <w:lang w:val="en-AU"/>
        </w:rPr>
        <w:t>OMEGA</w:t>
      </w:r>
      <w:r>
        <w:rPr>
          <w:rFonts w:asciiTheme="minorHAnsi" w:hAnsiTheme="minorHAnsi" w:cstheme="minorHAnsi"/>
          <w:lang w:val="en-AU"/>
        </w:rPr>
        <w:t xml:space="preserve"> provides retail banks and CDP with SSB redemption results file, after the </w:t>
      </w:r>
      <w:r w:rsidR="00F30B6B">
        <w:rPr>
          <w:rFonts w:asciiTheme="minorHAnsi" w:hAnsiTheme="minorHAnsi" w:cstheme="minorHAnsi"/>
          <w:lang w:val="en-AU"/>
        </w:rPr>
        <w:t xml:space="preserve">monthly </w:t>
      </w:r>
      <w:r>
        <w:rPr>
          <w:rFonts w:asciiTheme="minorHAnsi" w:hAnsiTheme="minorHAnsi" w:cstheme="minorHAnsi"/>
          <w:lang w:val="en-AU"/>
        </w:rPr>
        <w:t>redemption cutoff time,</w:t>
      </w:r>
      <w:r w:rsidR="00716143">
        <w:rPr>
          <w:rFonts w:asciiTheme="minorHAnsi" w:hAnsiTheme="minorHAnsi" w:cstheme="minorHAnsi"/>
          <w:lang w:val="en-AU"/>
        </w:rPr>
        <w:t xml:space="preserve"> simultaneously with the publication of SSB allotment results.</w:t>
      </w:r>
      <w:r w:rsidR="00716143" w:rsidDel="00716143">
        <w:rPr>
          <w:rFonts w:asciiTheme="minorHAnsi" w:hAnsiTheme="minorHAnsi" w:cstheme="minorHAnsi"/>
          <w:lang w:val="en-AU"/>
        </w:rPr>
        <w:t xml:space="preserve"> </w:t>
      </w:r>
    </w:p>
    <w:p w14:paraId="165C0592" w14:textId="2BB81AAD" w:rsidR="00005573" w:rsidRPr="004B3B9A" w:rsidRDefault="004B3B9A" w:rsidP="00005573">
      <w:pPr>
        <w:pStyle w:val="Normalwithspace"/>
        <w:rPr>
          <w:rFonts w:asciiTheme="minorHAnsi" w:hAnsiTheme="minorHAnsi" w:cstheme="minorHAnsi"/>
          <w:lang w:val="en-AU"/>
        </w:rPr>
      </w:pPr>
      <w:r w:rsidRPr="005F2B69">
        <w:rPr>
          <w:rFonts w:asciiTheme="minorHAnsi" w:hAnsiTheme="minorHAnsi" w:cstheme="minorHAnsi"/>
          <w:lang w:val="en-AU"/>
        </w:rPr>
        <w:t xml:space="preserve">A dedicated file is transmitted for each </w:t>
      </w:r>
      <w:ins w:id="369" w:author="Han Xie CHAI (MAS)" w:date="2026-01-14T14:49:00Z" w16du:dateUtc="2026-01-14T06:49:00Z">
        <w:r w:rsidR="00F736B3">
          <w:rPr>
            <w:rFonts w:asciiTheme="minorHAnsi" w:hAnsiTheme="minorHAnsi" w:cstheme="minorHAnsi"/>
            <w:lang w:val="en-AU"/>
          </w:rPr>
          <w:t xml:space="preserve">application </w:t>
        </w:r>
      </w:ins>
      <w:del w:id="370" w:author="Han Xie CHAI (MAS)" w:date="2026-01-14T14:06:00Z" w16du:dateUtc="2026-01-14T06:06:00Z">
        <w:r w:rsidDel="00D078B3">
          <w:rPr>
            <w:rFonts w:asciiTheme="minorHAnsi" w:hAnsiTheme="minorHAnsi" w:cstheme="minorHAnsi"/>
            <w:lang w:val="en-AU"/>
          </w:rPr>
          <w:delText xml:space="preserve">payment </w:delText>
        </w:r>
      </w:del>
      <w:r>
        <w:rPr>
          <w:rFonts w:asciiTheme="minorHAnsi" w:hAnsiTheme="minorHAnsi" w:cstheme="minorHAnsi"/>
          <w:lang w:val="en-AU"/>
        </w:rPr>
        <w:t>type (CASH or SRS)</w:t>
      </w:r>
      <w:r w:rsidRPr="005F2B69">
        <w:rPr>
          <w:rFonts w:asciiTheme="minorHAnsi" w:hAnsiTheme="minorHAnsi" w:cstheme="minorHAnsi"/>
          <w:lang w:val="en-AU"/>
        </w:rPr>
        <w:t xml:space="preserve">. </w:t>
      </w:r>
      <w:r w:rsidRPr="00096397">
        <w:rPr>
          <w:rFonts w:asciiTheme="minorHAnsi" w:hAnsiTheme="minorHAnsi" w:cstheme="minorHAnsi"/>
          <w:highlight w:val="yellow"/>
          <w:lang w:val="en-AU"/>
        </w:rPr>
        <w:t>The redemption results file to CDP contains the consolidated results of all retail banks,</w:t>
      </w:r>
      <w:r>
        <w:rPr>
          <w:rFonts w:asciiTheme="minorHAnsi" w:hAnsiTheme="minorHAnsi" w:cstheme="minorHAnsi"/>
          <w:lang w:val="en-AU"/>
        </w:rPr>
        <w:t xml:space="preserve"> while the redemption results file to each retail bank contains only its respective results.</w:t>
      </w:r>
    </w:p>
    <w:p w14:paraId="4EAF103C" w14:textId="77777777" w:rsidR="00AE0A9A" w:rsidRDefault="00AE0A9A" w:rsidP="00634352">
      <w:pPr>
        <w:pStyle w:val="Heading3"/>
      </w:pPr>
      <w:bookmarkStart w:id="371" w:name="_Toc217999891"/>
      <w:r>
        <w:t>Securities Involved</w:t>
      </w:r>
      <w:bookmarkEnd w:id="371"/>
    </w:p>
    <w:p w14:paraId="5895CE42" w14:textId="77777777" w:rsidR="008756B7" w:rsidRDefault="008756B7" w:rsidP="008756B7">
      <w:pPr>
        <w:pStyle w:val="Normalwithspace"/>
        <w:rPr>
          <w:rFonts w:asciiTheme="minorHAnsi" w:hAnsiTheme="minorHAnsi" w:cstheme="minorHAnsi"/>
          <w:lang w:val="en-AU"/>
        </w:rPr>
      </w:pPr>
      <w:r>
        <w:rPr>
          <w:rFonts w:asciiTheme="minorHAnsi" w:hAnsiTheme="minorHAnsi" w:cstheme="minorHAnsi"/>
          <w:lang w:val="en-AU"/>
        </w:rPr>
        <w:t>This file only involves the specific security type:</w:t>
      </w:r>
    </w:p>
    <w:p w14:paraId="20DE4AE5" w14:textId="2145BCF5" w:rsidR="008756B7" w:rsidRPr="008756B7" w:rsidRDefault="008756B7" w:rsidP="00450B41">
      <w:pPr>
        <w:pStyle w:val="OrderedList"/>
        <w:numPr>
          <w:ilvl w:val="0"/>
          <w:numId w:val="32"/>
        </w:numPr>
        <w:rPr>
          <w:lang w:val="en-AU"/>
        </w:rPr>
      </w:pPr>
      <w:r>
        <w:rPr>
          <w:lang w:val="en-AU"/>
        </w:rPr>
        <w:t>SSB</w:t>
      </w:r>
    </w:p>
    <w:p w14:paraId="557A39DC" w14:textId="77777777" w:rsidR="00720095" w:rsidRDefault="00720095" w:rsidP="00634352">
      <w:pPr>
        <w:pStyle w:val="Heading3"/>
      </w:pPr>
      <w:bookmarkStart w:id="372" w:name="_Toc217999892"/>
      <w:r>
        <w:lastRenderedPageBreak/>
        <w:t>File Names</w:t>
      </w:r>
      <w:bookmarkEnd w:id="372"/>
    </w:p>
    <w:p w14:paraId="4D0A8496" w14:textId="4A76B93C" w:rsidR="00720095" w:rsidRDefault="00720095" w:rsidP="00720095">
      <w:pPr>
        <w:pStyle w:val="Normalwithspace"/>
        <w:rPr>
          <w:rFonts w:asciiTheme="minorHAnsi" w:hAnsiTheme="minorHAnsi" w:cstheme="minorHAnsi"/>
          <w:lang w:val="en-AU"/>
        </w:rPr>
      </w:pPr>
      <w:r>
        <w:rPr>
          <w:rFonts w:asciiTheme="minorHAnsi" w:hAnsiTheme="minorHAnsi" w:cstheme="minorHAnsi"/>
          <w:lang w:val="en-AU"/>
        </w:rPr>
        <w:t xml:space="preserve">The following table details the designated file names for each </w:t>
      </w:r>
      <w:ins w:id="373" w:author="Han Xie CHAI (MAS)" w:date="2026-01-14T14:49:00Z" w16du:dateUtc="2026-01-14T06:49:00Z">
        <w:r w:rsidR="00F736B3">
          <w:rPr>
            <w:rFonts w:asciiTheme="minorHAnsi" w:hAnsiTheme="minorHAnsi" w:cstheme="minorHAnsi"/>
            <w:lang w:val="en-AU"/>
          </w:rPr>
          <w:t xml:space="preserve">application </w:t>
        </w:r>
      </w:ins>
      <w:del w:id="374" w:author="Han Xie CHAI (MAS)" w:date="2026-01-14T14:10:00Z" w16du:dateUtc="2026-01-14T06:10:00Z">
        <w:r w:rsidDel="00F1668E">
          <w:rPr>
            <w:rFonts w:asciiTheme="minorHAnsi" w:hAnsiTheme="minorHAnsi" w:cstheme="minorHAnsi"/>
            <w:lang w:val="en-AU"/>
          </w:rPr>
          <w:delText xml:space="preserve">payment </w:delText>
        </w:r>
      </w:del>
      <w:r>
        <w:rPr>
          <w:rFonts w:asciiTheme="minorHAnsi" w:hAnsiTheme="minorHAnsi" w:cstheme="minorHAnsi"/>
          <w:lang w:val="en-AU"/>
        </w:rPr>
        <w:t xml:space="preserve">type. </w:t>
      </w:r>
      <w:r w:rsidRPr="00415ACB">
        <w:rPr>
          <w:rFonts w:asciiTheme="minorHAnsi" w:hAnsiTheme="minorHAnsi" w:cstheme="minorHAnsi"/>
          <w:lang w:val="en-AU"/>
        </w:rPr>
        <w:t>For the final file name construction, the placeholder [</w:t>
      </w:r>
      <w:r w:rsidRPr="006E582A">
        <w:rPr>
          <w:rFonts w:asciiTheme="minorHAnsi" w:hAnsiTheme="minorHAnsi" w:cstheme="minorHAnsi"/>
          <w:b/>
          <w:bCs/>
          <w:i/>
          <w:iCs/>
          <w:lang w:val="en-AU"/>
        </w:rPr>
        <w:t>acronym of FI</w:t>
      </w:r>
      <w:r>
        <w:rPr>
          <w:rFonts w:asciiTheme="minorHAnsi" w:hAnsiTheme="minorHAnsi" w:cstheme="minorHAnsi"/>
          <w:b/>
          <w:bCs/>
          <w:i/>
          <w:iCs/>
          <w:lang w:val="en-AU"/>
        </w:rPr>
        <w:t>/CDP</w:t>
      </w:r>
      <w:r w:rsidRPr="00415ACB">
        <w:rPr>
          <w:rFonts w:asciiTheme="minorHAnsi" w:hAnsiTheme="minorHAnsi" w:cstheme="minorHAnsi"/>
          <w:lang w:val="en-AU"/>
        </w:rPr>
        <w:t xml:space="preserve">] must be substituted with the specific acronym value associated with the applicable </w:t>
      </w:r>
      <w:r>
        <w:rPr>
          <w:rFonts w:asciiTheme="minorHAnsi" w:hAnsiTheme="minorHAnsi" w:cstheme="minorHAnsi"/>
          <w:lang w:val="en-AU"/>
        </w:rPr>
        <w:t>Destination</w:t>
      </w:r>
      <w:r w:rsidRPr="00415ACB">
        <w:rPr>
          <w:rFonts w:asciiTheme="minorHAnsi" w:hAnsiTheme="minorHAnsi" w:cstheme="minorHAnsi"/>
          <w:lang w:val="en-AU"/>
        </w:rPr>
        <w:t>.</w:t>
      </w:r>
    </w:p>
    <w:p w14:paraId="278D5C44" w14:textId="73286D87" w:rsidR="00720095" w:rsidRDefault="00720095" w:rsidP="00720095">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75195426" w14:textId="77777777" w:rsidR="00720095" w:rsidRPr="003D648B" w:rsidRDefault="00720095" w:rsidP="00720095">
      <w:pPr>
        <w:pStyle w:val="Normalwithspace"/>
        <w:rPr>
          <w:rFonts w:asciiTheme="minorHAnsi" w:hAnsiTheme="minorHAnsi" w:cstheme="minorHAnsi"/>
          <w:lang w:val="en-AU"/>
        </w:rPr>
      </w:pPr>
    </w:p>
    <w:tbl>
      <w:tblPr>
        <w:tblStyle w:val="TableGrid"/>
        <w:tblW w:w="9196" w:type="dxa"/>
        <w:tblLook w:val="04A0" w:firstRow="1" w:lastRow="0" w:firstColumn="1" w:lastColumn="0" w:noHBand="0" w:noVBand="1"/>
      </w:tblPr>
      <w:tblGrid>
        <w:gridCol w:w="777"/>
        <w:gridCol w:w="1261"/>
        <w:gridCol w:w="2951"/>
        <w:gridCol w:w="924"/>
        <w:gridCol w:w="2124"/>
        <w:gridCol w:w="1159"/>
      </w:tblGrid>
      <w:tr w:rsidR="00720095" w14:paraId="0C670304" w14:textId="77777777" w:rsidTr="0093305C">
        <w:tc>
          <w:tcPr>
            <w:tcW w:w="797" w:type="dxa"/>
            <w:shd w:val="clear" w:color="auto" w:fill="D9D9D9" w:themeFill="background1" w:themeFillShade="D9"/>
          </w:tcPr>
          <w:p w14:paraId="67BE1F87" w14:textId="77777777" w:rsidR="00720095" w:rsidRPr="00796860" w:rsidRDefault="00720095" w:rsidP="00742B6B">
            <w:pPr>
              <w:pStyle w:val="TableHeading"/>
              <w:jc w:val="both"/>
              <w:rPr>
                <w:rFonts w:asciiTheme="minorHAnsi" w:hAnsiTheme="minorHAnsi" w:cstheme="minorHAnsi"/>
              </w:rPr>
            </w:pPr>
            <w:r w:rsidRPr="00796860">
              <w:rPr>
                <w:rFonts w:asciiTheme="minorHAnsi" w:hAnsiTheme="minorHAnsi" w:cstheme="minorHAnsi"/>
              </w:rPr>
              <w:t>S/N</w:t>
            </w:r>
          </w:p>
        </w:tc>
        <w:tc>
          <w:tcPr>
            <w:tcW w:w="1030" w:type="dxa"/>
            <w:shd w:val="clear" w:color="auto" w:fill="D9D9D9" w:themeFill="background1" w:themeFillShade="D9"/>
          </w:tcPr>
          <w:p w14:paraId="03CC6346" w14:textId="5BE6B6E2" w:rsidR="00720095" w:rsidRPr="00796860" w:rsidRDefault="00F736B3" w:rsidP="00742B6B">
            <w:pPr>
              <w:pStyle w:val="TableHeading"/>
              <w:rPr>
                <w:rFonts w:asciiTheme="minorHAnsi" w:hAnsiTheme="minorHAnsi" w:cstheme="minorHAnsi"/>
              </w:rPr>
            </w:pPr>
            <w:ins w:id="375" w:author="Han Xie CHAI (MAS)" w:date="2026-01-14T14:49:00Z" w16du:dateUtc="2026-01-14T06:49:00Z">
              <w:r>
                <w:rPr>
                  <w:rFonts w:asciiTheme="minorHAnsi" w:hAnsiTheme="minorHAnsi" w:cstheme="minorHAnsi"/>
                </w:rPr>
                <w:t xml:space="preserve">Application </w:t>
              </w:r>
            </w:ins>
            <w:del w:id="376" w:author="Han Xie CHAI (MAS)" w:date="2026-01-14T14:10:00Z" w16du:dateUtc="2026-01-14T06:10:00Z">
              <w:r w:rsidR="00720095" w:rsidDel="00F1668E">
                <w:rPr>
                  <w:rFonts w:asciiTheme="minorHAnsi" w:hAnsiTheme="minorHAnsi" w:cstheme="minorHAnsi"/>
                </w:rPr>
                <w:delText>Payment</w:delText>
              </w:r>
              <w:r w:rsidR="00720095" w:rsidRPr="00796860" w:rsidDel="00F1668E">
                <w:rPr>
                  <w:rFonts w:asciiTheme="minorHAnsi" w:hAnsiTheme="minorHAnsi" w:cstheme="minorHAnsi"/>
                </w:rPr>
                <w:delText xml:space="preserve"> </w:delText>
              </w:r>
            </w:del>
            <w:r w:rsidR="00720095" w:rsidRPr="00796860">
              <w:rPr>
                <w:rFonts w:asciiTheme="minorHAnsi" w:hAnsiTheme="minorHAnsi" w:cstheme="minorHAnsi"/>
              </w:rPr>
              <w:t>Type</w:t>
            </w:r>
          </w:p>
        </w:tc>
        <w:tc>
          <w:tcPr>
            <w:tcW w:w="3076" w:type="dxa"/>
            <w:shd w:val="clear" w:color="auto" w:fill="D9D9D9" w:themeFill="background1" w:themeFillShade="D9"/>
          </w:tcPr>
          <w:p w14:paraId="5309371D" w14:textId="77777777" w:rsidR="00720095" w:rsidRPr="00796860" w:rsidRDefault="00720095" w:rsidP="00742B6B">
            <w:pPr>
              <w:pStyle w:val="TableHeading"/>
              <w:rPr>
                <w:rFonts w:asciiTheme="minorHAnsi" w:hAnsiTheme="minorHAnsi" w:cstheme="minorHAnsi"/>
              </w:rPr>
            </w:pPr>
            <w:r w:rsidRPr="00796860">
              <w:rPr>
                <w:rFonts w:asciiTheme="minorHAnsi" w:hAnsiTheme="minorHAnsi" w:cstheme="minorHAnsi"/>
              </w:rPr>
              <w:t>File Name</w:t>
            </w:r>
          </w:p>
        </w:tc>
        <w:tc>
          <w:tcPr>
            <w:tcW w:w="924" w:type="dxa"/>
            <w:shd w:val="clear" w:color="auto" w:fill="D9D9D9" w:themeFill="background1" w:themeFillShade="D9"/>
          </w:tcPr>
          <w:p w14:paraId="239446B4" w14:textId="77777777" w:rsidR="00720095" w:rsidRDefault="00720095" w:rsidP="00742B6B">
            <w:pPr>
              <w:pStyle w:val="TableHeading"/>
              <w:rPr>
                <w:rFonts w:asciiTheme="minorHAnsi" w:hAnsiTheme="minorHAnsi" w:cstheme="minorHAnsi"/>
              </w:rPr>
            </w:pPr>
            <w:r>
              <w:rPr>
                <w:rFonts w:asciiTheme="minorHAnsi" w:hAnsiTheme="minorHAnsi" w:cstheme="minorHAnsi"/>
              </w:rPr>
              <w:t>Source</w:t>
            </w:r>
          </w:p>
        </w:tc>
        <w:tc>
          <w:tcPr>
            <w:tcW w:w="2201" w:type="dxa"/>
            <w:shd w:val="clear" w:color="auto" w:fill="D9D9D9" w:themeFill="background1" w:themeFillShade="D9"/>
          </w:tcPr>
          <w:p w14:paraId="0A6921D7" w14:textId="77777777" w:rsidR="00720095" w:rsidRDefault="00720095" w:rsidP="00742B6B">
            <w:pPr>
              <w:pStyle w:val="TableHeading"/>
              <w:rPr>
                <w:rFonts w:asciiTheme="minorHAnsi" w:hAnsiTheme="minorHAnsi" w:cstheme="minorHAnsi"/>
              </w:rPr>
            </w:pPr>
            <w:r>
              <w:rPr>
                <w:rFonts w:asciiTheme="minorHAnsi" w:hAnsiTheme="minorHAnsi" w:cstheme="minorHAnsi"/>
              </w:rPr>
              <w:t>Destination</w:t>
            </w:r>
          </w:p>
        </w:tc>
        <w:tc>
          <w:tcPr>
            <w:tcW w:w="1168" w:type="dxa"/>
            <w:shd w:val="clear" w:color="auto" w:fill="D9D9D9" w:themeFill="background1" w:themeFillShade="D9"/>
          </w:tcPr>
          <w:p w14:paraId="7E43DC4A" w14:textId="77777777" w:rsidR="00720095" w:rsidRDefault="00720095" w:rsidP="00742B6B">
            <w:pPr>
              <w:pStyle w:val="TableHeading"/>
              <w:rPr>
                <w:rFonts w:asciiTheme="minorHAnsi" w:hAnsiTheme="minorHAnsi" w:cstheme="minorHAnsi"/>
              </w:rPr>
            </w:pPr>
            <w:r>
              <w:rPr>
                <w:rFonts w:asciiTheme="minorHAnsi" w:hAnsiTheme="minorHAnsi" w:cstheme="minorHAnsi"/>
              </w:rPr>
              <w:t xml:space="preserve">Incoming / Outgoing </w:t>
            </w:r>
          </w:p>
        </w:tc>
      </w:tr>
      <w:tr w:rsidR="00720095" w14:paraId="5603C5B0" w14:textId="77777777" w:rsidTr="0093305C">
        <w:tc>
          <w:tcPr>
            <w:tcW w:w="797" w:type="dxa"/>
          </w:tcPr>
          <w:p w14:paraId="66EB54F1" w14:textId="77777777" w:rsidR="00720095" w:rsidRPr="00796860" w:rsidRDefault="00720095" w:rsidP="00857344">
            <w:pPr>
              <w:pStyle w:val="ListParagraph"/>
              <w:numPr>
                <w:ilvl w:val="0"/>
                <w:numId w:val="109"/>
              </w:numPr>
            </w:pPr>
          </w:p>
        </w:tc>
        <w:tc>
          <w:tcPr>
            <w:tcW w:w="1030" w:type="dxa"/>
          </w:tcPr>
          <w:p w14:paraId="6D268CFF" w14:textId="77777777" w:rsidR="00720095" w:rsidRPr="00796860" w:rsidRDefault="00720095" w:rsidP="0018666B">
            <w:pPr>
              <w:spacing w:line="360" w:lineRule="auto"/>
              <w:jc w:val="left"/>
              <w:rPr>
                <w:rFonts w:asciiTheme="minorHAnsi" w:hAnsiTheme="minorHAnsi" w:cstheme="minorHAnsi"/>
                <w:iCs/>
                <w:szCs w:val="22"/>
              </w:rPr>
            </w:pPr>
            <w:r>
              <w:rPr>
                <w:rFonts w:asciiTheme="minorHAnsi" w:hAnsiTheme="minorHAnsi" w:cstheme="minorHAnsi"/>
                <w:iCs/>
                <w:szCs w:val="22"/>
              </w:rPr>
              <w:t>CASH</w:t>
            </w:r>
          </w:p>
        </w:tc>
        <w:tc>
          <w:tcPr>
            <w:tcW w:w="3076" w:type="dxa"/>
          </w:tcPr>
          <w:p w14:paraId="7AFBFE9B" w14:textId="77777777" w:rsidR="00720095" w:rsidRPr="00C37899" w:rsidRDefault="00720095" w:rsidP="0018666B">
            <w:pPr>
              <w:spacing w:line="360" w:lineRule="auto"/>
              <w:jc w:val="left"/>
              <w:rPr>
                <w:rFonts w:asciiTheme="minorHAnsi" w:hAnsiTheme="minorHAnsi" w:cstheme="minorHAnsi"/>
                <w:iCs/>
                <w:szCs w:val="22"/>
                <w:highlight w:val="yellow"/>
              </w:rPr>
            </w:pPr>
            <w:proofErr w:type="spellStart"/>
            <w:r w:rsidRPr="00C37899">
              <w:rPr>
                <w:rFonts w:asciiTheme="minorHAnsi" w:hAnsiTheme="minorHAnsi" w:cstheme="minorHAnsi"/>
                <w:iCs/>
                <w:szCs w:val="22"/>
                <w:highlight w:val="yellow"/>
              </w:rPr>
              <w:t>sb</w:t>
            </w:r>
            <w:proofErr w:type="spellEnd"/>
            <w:r w:rsidRPr="00C37899">
              <w:rPr>
                <w:rFonts w:asciiTheme="minorHAnsi" w:hAnsiTheme="minorHAnsi" w:cstheme="minorHAnsi"/>
                <w:iCs/>
                <w:szCs w:val="22"/>
                <w:highlight w:val="yellow"/>
              </w:rPr>
              <w:t>_[</w:t>
            </w:r>
            <w:r w:rsidRPr="00C37899">
              <w:rPr>
                <w:rFonts w:asciiTheme="minorHAnsi" w:hAnsiTheme="minorHAnsi" w:cstheme="minorHAnsi"/>
                <w:b/>
                <w:bCs/>
                <w:i/>
                <w:szCs w:val="22"/>
                <w:highlight w:val="yellow"/>
              </w:rPr>
              <w:t>acronym of FI/CDP</w:t>
            </w:r>
            <w:r w:rsidRPr="00C37899">
              <w:rPr>
                <w:rFonts w:asciiTheme="minorHAnsi" w:hAnsiTheme="minorHAnsi" w:cstheme="minorHAnsi"/>
                <w:iCs/>
                <w:szCs w:val="22"/>
                <w:highlight w:val="yellow"/>
              </w:rPr>
              <w:t>]_rr1.txt</w:t>
            </w:r>
          </w:p>
        </w:tc>
        <w:tc>
          <w:tcPr>
            <w:tcW w:w="924" w:type="dxa"/>
          </w:tcPr>
          <w:p w14:paraId="306376C6" w14:textId="77777777" w:rsidR="00720095" w:rsidRDefault="00720095" w:rsidP="0018666B">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2201" w:type="dxa"/>
          </w:tcPr>
          <w:p w14:paraId="72D04425" w14:textId="77777777" w:rsidR="00720095" w:rsidRDefault="00720095" w:rsidP="0018666B">
            <w:pPr>
              <w:spacing w:line="360" w:lineRule="auto"/>
              <w:jc w:val="left"/>
              <w:rPr>
                <w:rFonts w:asciiTheme="minorHAnsi" w:hAnsiTheme="minorHAnsi" w:cstheme="minorHAnsi"/>
                <w:iCs/>
                <w:szCs w:val="22"/>
              </w:rPr>
            </w:pPr>
            <w:r>
              <w:rPr>
                <w:rFonts w:asciiTheme="minorHAnsi" w:hAnsiTheme="minorHAnsi" w:cstheme="minorHAnsi"/>
                <w:iCs/>
                <w:szCs w:val="22"/>
              </w:rPr>
              <w:t xml:space="preserve">Retail Banks </w:t>
            </w:r>
            <w:r w:rsidRPr="009B0681">
              <w:rPr>
                <w:rFonts w:asciiTheme="minorHAnsi" w:hAnsiTheme="minorHAnsi" w:cstheme="minorHAnsi"/>
                <w:iCs/>
                <w:szCs w:val="22"/>
                <w:highlight w:val="yellow"/>
              </w:rPr>
              <w:t>and CDP</w:t>
            </w:r>
          </w:p>
        </w:tc>
        <w:tc>
          <w:tcPr>
            <w:tcW w:w="1168" w:type="dxa"/>
          </w:tcPr>
          <w:p w14:paraId="3AD344D0" w14:textId="77777777" w:rsidR="00720095" w:rsidRDefault="00720095" w:rsidP="0018666B">
            <w:pPr>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r w:rsidR="00720095" w14:paraId="56FFF33E" w14:textId="77777777" w:rsidTr="0093305C">
        <w:tc>
          <w:tcPr>
            <w:tcW w:w="797" w:type="dxa"/>
          </w:tcPr>
          <w:p w14:paraId="69C3E0E1" w14:textId="77777777" w:rsidR="00720095" w:rsidRPr="00796860" w:rsidRDefault="00720095" w:rsidP="00D21035">
            <w:pPr>
              <w:pStyle w:val="ListParagraph"/>
            </w:pPr>
          </w:p>
        </w:tc>
        <w:tc>
          <w:tcPr>
            <w:tcW w:w="1030" w:type="dxa"/>
          </w:tcPr>
          <w:p w14:paraId="1A96FFD1" w14:textId="77777777" w:rsidR="00720095" w:rsidRPr="00796860" w:rsidRDefault="00720095" w:rsidP="0018666B">
            <w:pPr>
              <w:spacing w:line="360" w:lineRule="auto"/>
              <w:jc w:val="left"/>
              <w:rPr>
                <w:rFonts w:asciiTheme="minorHAnsi" w:hAnsiTheme="minorHAnsi" w:cstheme="minorHAnsi"/>
                <w:iCs/>
                <w:szCs w:val="22"/>
              </w:rPr>
            </w:pPr>
            <w:r>
              <w:rPr>
                <w:rFonts w:asciiTheme="minorHAnsi" w:hAnsiTheme="minorHAnsi" w:cstheme="minorHAnsi"/>
                <w:iCs/>
                <w:szCs w:val="22"/>
              </w:rPr>
              <w:t>SRS</w:t>
            </w:r>
          </w:p>
        </w:tc>
        <w:tc>
          <w:tcPr>
            <w:tcW w:w="3076" w:type="dxa"/>
          </w:tcPr>
          <w:p w14:paraId="2DE0B3DE" w14:textId="77777777" w:rsidR="00720095" w:rsidRPr="00C37899" w:rsidRDefault="00720095" w:rsidP="0018666B">
            <w:pPr>
              <w:spacing w:line="360" w:lineRule="auto"/>
              <w:jc w:val="left"/>
              <w:rPr>
                <w:rFonts w:asciiTheme="minorHAnsi" w:hAnsiTheme="minorHAnsi" w:cstheme="minorHAnsi"/>
                <w:iCs/>
                <w:szCs w:val="22"/>
                <w:highlight w:val="yellow"/>
              </w:rPr>
            </w:pPr>
            <w:proofErr w:type="spellStart"/>
            <w:r w:rsidRPr="00C37899">
              <w:rPr>
                <w:rFonts w:asciiTheme="minorHAnsi" w:hAnsiTheme="minorHAnsi" w:cstheme="minorHAnsi"/>
                <w:iCs/>
                <w:szCs w:val="22"/>
                <w:highlight w:val="yellow"/>
              </w:rPr>
              <w:t>sb</w:t>
            </w:r>
            <w:proofErr w:type="spellEnd"/>
            <w:r w:rsidRPr="00C37899">
              <w:rPr>
                <w:rFonts w:asciiTheme="minorHAnsi" w:hAnsiTheme="minorHAnsi" w:cstheme="minorHAnsi"/>
                <w:iCs/>
                <w:szCs w:val="22"/>
                <w:highlight w:val="yellow"/>
              </w:rPr>
              <w:t>_[</w:t>
            </w:r>
            <w:r w:rsidRPr="00C37899">
              <w:rPr>
                <w:rFonts w:asciiTheme="minorHAnsi" w:hAnsiTheme="minorHAnsi" w:cstheme="minorHAnsi"/>
                <w:b/>
                <w:bCs/>
                <w:i/>
                <w:szCs w:val="22"/>
                <w:highlight w:val="yellow"/>
              </w:rPr>
              <w:t>acronym of FI/CDP</w:t>
            </w:r>
            <w:r w:rsidRPr="00C37899">
              <w:rPr>
                <w:rFonts w:asciiTheme="minorHAnsi" w:hAnsiTheme="minorHAnsi" w:cstheme="minorHAnsi"/>
                <w:iCs/>
                <w:szCs w:val="22"/>
                <w:highlight w:val="yellow"/>
              </w:rPr>
              <w:t>]_rr3.txt</w:t>
            </w:r>
          </w:p>
        </w:tc>
        <w:tc>
          <w:tcPr>
            <w:tcW w:w="924" w:type="dxa"/>
          </w:tcPr>
          <w:p w14:paraId="2061154E" w14:textId="77777777" w:rsidR="00720095" w:rsidRDefault="00720095" w:rsidP="0018666B">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2201" w:type="dxa"/>
          </w:tcPr>
          <w:p w14:paraId="477B1A04" w14:textId="77777777" w:rsidR="00720095" w:rsidRDefault="00720095" w:rsidP="0018666B">
            <w:pPr>
              <w:spacing w:line="360" w:lineRule="auto"/>
              <w:jc w:val="left"/>
              <w:rPr>
                <w:rFonts w:asciiTheme="minorHAnsi" w:hAnsiTheme="minorHAnsi" w:cstheme="minorHAnsi"/>
                <w:iCs/>
                <w:szCs w:val="22"/>
              </w:rPr>
            </w:pPr>
            <w:r>
              <w:rPr>
                <w:rFonts w:asciiTheme="minorHAnsi" w:hAnsiTheme="minorHAnsi" w:cstheme="minorHAnsi"/>
                <w:iCs/>
                <w:szCs w:val="22"/>
              </w:rPr>
              <w:t xml:space="preserve">Retail Banks </w:t>
            </w:r>
            <w:r w:rsidRPr="009B0681">
              <w:rPr>
                <w:rFonts w:asciiTheme="minorHAnsi" w:hAnsiTheme="minorHAnsi" w:cstheme="minorHAnsi"/>
                <w:iCs/>
                <w:szCs w:val="22"/>
                <w:highlight w:val="yellow"/>
              </w:rPr>
              <w:t>and CDP</w:t>
            </w:r>
          </w:p>
        </w:tc>
        <w:tc>
          <w:tcPr>
            <w:tcW w:w="1168" w:type="dxa"/>
          </w:tcPr>
          <w:p w14:paraId="58A1ECA2" w14:textId="77777777" w:rsidR="00720095" w:rsidRDefault="00720095" w:rsidP="00AC10E2">
            <w:pPr>
              <w:keepNext/>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bl>
    <w:p w14:paraId="5CE6E936" w14:textId="0A001ACF" w:rsidR="00D739E8" w:rsidRPr="00D739E8" w:rsidRDefault="00AC10E2" w:rsidP="00AC10E2">
      <w:pPr>
        <w:pStyle w:val="Caption"/>
        <w:rPr>
          <w:lang w:val="en-AU"/>
        </w:rPr>
      </w:pPr>
      <w:r>
        <w:t xml:space="preserve">Table </w:t>
      </w:r>
      <w:r>
        <w:fldChar w:fldCharType="begin"/>
      </w:r>
      <w:r>
        <w:instrText xml:space="preserve"> SEQ Table \* ARABIC </w:instrText>
      </w:r>
      <w:r>
        <w:fldChar w:fldCharType="separate"/>
      </w:r>
      <w:r w:rsidR="00FB29C8">
        <w:t>7</w:t>
      </w:r>
      <w:r>
        <w:fldChar w:fldCharType="end"/>
      </w:r>
      <w:r>
        <w:t xml:space="preserve"> </w:t>
      </w:r>
      <w:r>
        <w:fldChar w:fldCharType="begin"/>
      </w:r>
      <w:r>
        <w:instrText xml:space="preserve"> </w:instrText>
      </w:r>
      <w:r w:rsidRPr="00AC10E2">
        <w:instrText>STYLEREF "Heading 3"</w:instrText>
      </w:r>
      <w:r>
        <w:instrText xml:space="preserve"> </w:instrText>
      </w:r>
      <w:r>
        <w:fldChar w:fldCharType="separate"/>
      </w:r>
      <w:r w:rsidR="00D06483">
        <w:t>File Names</w:t>
      </w:r>
      <w:r>
        <w:fldChar w:fldCharType="end"/>
      </w:r>
      <w:r>
        <w:t xml:space="preserve"> of</w:t>
      </w:r>
      <w:r w:rsidR="00D06483">
        <w:t xml:space="preserve"> </w:t>
      </w:r>
      <w:r w:rsidR="00D06483">
        <w:fldChar w:fldCharType="begin"/>
      </w:r>
      <w:r w:rsidR="00D06483">
        <w:instrText xml:space="preserve"> </w:instrText>
      </w:r>
      <w:r w:rsidR="00D06483" w:rsidRPr="00D06483">
        <w:instrText xml:space="preserve">STYLEREF "Heading </w:instrText>
      </w:r>
      <w:r w:rsidR="00D06483">
        <w:instrText>2</w:instrText>
      </w:r>
      <w:r w:rsidR="00D06483" w:rsidRPr="00D06483">
        <w:instrText>"</w:instrText>
      </w:r>
      <w:r w:rsidR="00D06483">
        <w:instrText xml:space="preserve"> </w:instrText>
      </w:r>
      <w:r w:rsidR="00D06483">
        <w:fldChar w:fldCharType="separate"/>
      </w:r>
      <w:r w:rsidR="00D06483">
        <w:t>SSB Redemption Results File</w:t>
      </w:r>
      <w:r w:rsidR="00D06483">
        <w:fldChar w:fldCharType="end"/>
      </w:r>
    </w:p>
    <w:p w14:paraId="24F758C3" w14:textId="77777777" w:rsidR="00AE0A9A" w:rsidRDefault="00AE0A9A" w:rsidP="00634352">
      <w:pPr>
        <w:pStyle w:val="Heading3"/>
      </w:pPr>
      <w:bookmarkStart w:id="377" w:name="_Toc217999893"/>
      <w:r>
        <w:t>Time &amp; Frequency</w:t>
      </w:r>
      <w:bookmarkEnd w:id="377"/>
    </w:p>
    <w:p w14:paraId="3D440964" w14:textId="10ADA783" w:rsidR="00EA777D" w:rsidRPr="00EA777D" w:rsidDel="00D078B3" w:rsidRDefault="00EA777D" w:rsidP="00EA777D">
      <w:pPr>
        <w:pStyle w:val="Normalwithspace"/>
        <w:rPr>
          <w:del w:id="378" w:author="Han Xie CHAI (MAS)" w:date="2026-01-14T14:06:00Z" w16du:dateUtc="2026-01-14T06:06:00Z"/>
          <w:rFonts w:asciiTheme="minorHAnsi" w:hAnsiTheme="minorHAnsi" w:cstheme="minorHAnsi"/>
          <w:lang w:val="en-AU"/>
        </w:rPr>
      </w:pPr>
      <w:r w:rsidRPr="00EA777D">
        <w:rPr>
          <w:rFonts w:asciiTheme="minorHAnsi" w:hAnsiTheme="minorHAnsi" w:cstheme="minorHAnsi"/>
          <w:lang w:val="en-AU"/>
        </w:rPr>
        <w:t>A</w:t>
      </w:r>
      <w:del w:id="379" w:author="Han Xie CHAI (MAS)" w:date="2026-01-14T14:06:00Z" w16du:dateUtc="2026-01-14T06:06:00Z">
        <w:r w:rsidRPr="00EA777D" w:rsidDel="00D078B3">
          <w:rPr>
            <w:rFonts w:asciiTheme="minorHAnsi" w:hAnsiTheme="minorHAnsi" w:cstheme="minorHAnsi"/>
            <w:lang w:val="en-AU"/>
          </w:rPr>
          <w:delText>n</w:delText>
        </w:r>
      </w:del>
      <w:r w:rsidRPr="00EA777D">
        <w:rPr>
          <w:rFonts w:asciiTheme="minorHAnsi" w:hAnsiTheme="minorHAnsi" w:cstheme="minorHAnsi"/>
          <w:lang w:val="en-AU"/>
        </w:rPr>
        <w:t xml:space="preserve"> SSB redemption results file </w:t>
      </w:r>
      <w:ins w:id="380" w:author="Han Xie CHAI (MAS)" w:date="2026-01-14T14:07:00Z" w16du:dateUtc="2026-01-14T06:07:00Z">
        <w:r w:rsidR="00D078B3">
          <w:rPr>
            <w:rFonts w:asciiTheme="minorHAnsi" w:hAnsiTheme="minorHAnsi" w:cstheme="minorHAnsi"/>
            <w:lang w:val="en-AU"/>
          </w:rPr>
          <w:t>is generated and placed onto MEFT</w:t>
        </w:r>
        <w:r w:rsidR="00D078B3" w:rsidRPr="00DF1D29">
          <w:rPr>
            <w:rFonts w:asciiTheme="minorHAnsi" w:hAnsiTheme="minorHAnsi" w:cstheme="minorHAnsi"/>
            <w:lang w:val="en-AU"/>
          </w:rPr>
          <w:t xml:space="preserve"> monthly</w:t>
        </w:r>
        <w:r w:rsidR="00D078B3">
          <w:rPr>
            <w:rFonts w:asciiTheme="minorHAnsi" w:hAnsiTheme="minorHAnsi" w:cstheme="minorHAnsi"/>
            <w:lang w:val="en-AU"/>
          </w:rPr>
          <w:t xml:space="preserve"> </w:t>
        </w:r>
      </w:ins>
      <w:del w:id="381" w:author="Han Xie CHAI (MAS)" w:date="2026-01-14T14:07:00Z" w16du:dateUtc="2026-01-14T06:07:00Z">
        <w:r w:rsidRPr="00EA777D" w:rsidDel="00D078B3">
          <w:rPr>
            <w:rFonts w:asciiTheme="minorHAnsi" w:hAnsiTheme="minorHAnsi" w:cstheme="minorHAnsi"/>
            <w:lang w:val="en-AU"/>
          </w:rPr>
          <w:delText>will be released monthly</w:delText>
        </w:r>
        <w:r w:rsidR="000105F7" w:rsidDel="00D078B3">
          <w:rPr>
            <w:rFonts w:asciiTheme="minorHAnsi" w:hAnsiTheme="minorHAnsi" w:cstheme="minorHAnsi"/>
            <w:lang w:val="en-AU"/>
          </w:rPr>
          <w:delText xml:space="preserve"> </w:delText>
        </w:r>
      </w:del>
      <w:r w:rsidR="000105F7">
        <w:rPr>
          <w:rFonts w:asciiTheme="minorHAnsi" w:hAnsiTheme="minorHAnsi" w:cstheme="minorHAnsi"/>
          <w:lang w:val="en-AU"/>
        </w:rPr>
        <w:t>on the SSB allotment date</w:t>
      </w:r>
      <w:r w:rsidRPr="00EA777D">
        <w:rPr>
          <w:rFonts w:asciiTheme="minorHAnsi" w:hAnsiTheme="minorHAnsi" w:cstheme="minorHAnsi"/>
          <w:lang w:val="en-AU"/>
        </w:rPr>
        <w:t>.</w:t>
      </w:r>
    </w:p>
    <w:p w14:paraId="1CAFDF82" w14:textId="1758E3F7" w:rsidR="00095686" w:rsidRDefault="00095686" w:rsidP="00095686">
      <w:pPr>
        <w:pStyle w:val="Normalwithspace"/>
        <w:rPr>
          <w:rFonts w:asciiTheme="minorHAnsi" w:hAnsiTheme="minorHAnsi" w:cstheme="minorHAnsi"/>
          <w:lang w:val="en-AU"/>
        </w:rPr>
      </w:pPr>
    </w:p>
    <w:p w14:paraId="2B7A9F41" w14:textId="787C6FC1" w:rsidR="00974745" w:rsidRPr="00095686" w:rsidRDefault="00974745" w:rsidP="00857344">
      <w:pPr>
        <w:pStyle w:val="Normalwithspace"/>
        <w:numPr>
          <w:ilvl w:val="0"/>
          <w:numId w:val="88"/>
        </w:numPr>
        <w:rPr>
          <w:rFonts w:asciiTheme="minorHAnsi" w:hAnsiTheme="minorHAnsi" w:cstheme="minorHAnsi"/>
          <w:lang w:val="en-AU"/>
        </w:rPr>
      </w:pPr>
      <w:r w:rsidRPr="004D59C5">
        <w:rPr>
          <w:rFonts w:asciiTheme="minorHAnsi" w:hAnsiTheme="minorHAnsi" w:cstheme="minorHAnsi"/>
          <w:b/>
          <w:bCs/>
          <w:lang w:val="en-AU"/>
        </w:rPr>
        <w:t xml:space="preserve">Scheduled processing: </w:t>
      </w:r>
      <w:r w:rsidR="00A11C00">
        <w:rPr>
          <w:rFonts w:asciiTheme="minorHAnsi" w:hAnsiTheme="minorHAnsi" w:cstheme="minorHAnsi"/>
          <w:lang w:val="en-AU"/>
        </w:rPr>
        <w:t>At</w:t>
      </w:r>
      <w:r w:rsidR="00A11C00" w:rsidRPr="004D59C5">
        <w:rPr>
          <w:rFonts w:asciiTheme="minorHAnsi" w:hAnsiTheme="minorHAnsi" w:cstheme="minorHAnsi"/>
          <w:lang w:val="en-AU"/>
        </w:rPr>
        <w:t xml:space="preserve"> </w:t>
      </w:r>
      <w:r w:rsidR="00A11C00">
        <w:rPr>
          <w:rFonts w:asciiTheme="minorHAnsi" w:hAnsiTheme="minorHAnsi" w:cstheme="minorHAnsi"/>
          <w:lang w:val="en-AU"/>
        </w:rPr>
        <w:t>the</w:t>
      </w:r>
      <w:r w:rsidR="00456A38">
        <w:rPr>
          <w:rFonts w:asciiTheme="minorHAnsi" w:hAnsiTheme="minorHAnsi" w:cstheme="minorHAnsi"/>
          <w:lang w:val="en-AU"/>
        </w:rPr>
        <w:t xml:space="preserve"> </w:t>
      </w:r>
      <w:r w:rsidR="00A11C00" w:rsidRPr="00AE2335">
        <w:rPr>
          <w:rFonts w:asciiTheme="minorHAnsi" w:hAnsiTheme="minorHAnsi" w:cstheme="minorHAnsi"/>
          <w:b/>
          <w:bCs/>
          <w:highlight w:val="yellow"/>
          <w:lang w:val="en-AU"/>
        </w:rPr>
        <w:t>[SSB results release time]</w:t>
      </w:r>
      <w:r w:rsidRPr="00C93B58">
        <w:rPr>
          <w:rFonts w:asciiTheme="minorHAnsi" w:hAnsiTheme="minorHAnsi" w:cstheme="minorHAnsi"/>
          <w:lang w:val="en-AU"/>
        </w:rPr>
        <w:t>,</w:t>
      </w:r>
      <w:r w:rsidRPr="004D59C5">
        <w:rPr>
          <w:rFonts w:asciiTheme="minorHAnsi" w:hAnsiTheme="minorHAnsi" w:cstheme="minorHAnsi"/>
          <w:lang w:val="en-AU"/>
        </w:rPr>
        <w:t xml:space="preserve"> </w:t>
      </w:r>
      <w:r w:rsidR="00483FCD" w:rsidRPr="00483FCD">
        <w:rPr>
          <w:rFonts w:asciiTheme="minorHAnsi" w:hAnsiTheme="minorHAnsi" w:cstheme="minorHAnsi"/>
          <w:lang w:val="en-AU"/>
        </w:rPr>
        <w:t>OMEGA generates and transmits the redemption results</w:t>
      </w:r>
      <w:r w:rsidR="00483FCD">
        <w:rPr>
          <w:rFonts w:asciiTheme="minorHAnsi" w:hAnsiTheme="minorHAnsi" w:cstheme="minorHAnsi"/>
          <w:lang w:val="en-AU"/>
        </w:rPr>
        <w:t xml:space="preserve"> file</w:t>
      </w:r>
      <w:r w:rsidR="00095686">
        <w:rPr>
          <w:rFonts w:asciiTheme="minorHAnsi" w:hAnsiTheme="minorHAnsi" w:cstheme="minorHAnsi"/>
          <w:lang w:val="en-AU"/>
        </w:rPr>
        <w:t xml:space="preserve"> to retail banks and CDP</w:t>
      </w:r>
      <w:r w:rsidR="00483FCD" w:rsidRPr="00483FCD">
        <w:rPr>
          <w:rFonts w:asciiTheme="minorHAnsi" w:hAnsiTheme="minorHAnsi" w:cstheme="minorHAnsi"/>
          <w:lang w:val="en-AU"/>
        </w:rPr>
        <w:t>:</w:t>
      </w:r>
    </w:p>
    <w:p w14:paraId="2DF61877" w14:textId="2389E793" w:rsidR="00483FCD" w:rsidRDefault="00483FCD" w:rsidP="00483FCD">
      <w:pPr>
        <w:pStyle w:val="Normalwithspace"/>
        <w:numPr>
          <w:ilvl w:val="1"/>
          <w:numId w:val="87"/>
        </w:numPr>
        <w:rPr>
          <w:rFonts w:asciiTheme="minorHAnsi" w:hAnsiTheme="minorHAnsi" w:cstheme="minorHAnsi"/>
          <w:lang w:val="en-AU"/>
        </w:rPr>
      </w:pPr>
      <w:r w:rsidRPr="00857344">
        <w:rPr>
          <w:rFonts w:asciiTheme="minorHAnsi" w:hAnsiTheme="minorHAnsi" w:cstheme="minorHAnsi"/>
          <w:lang w:val="en-AU"/>
        </w:rPr>
        <w:t>An individual redemption results file is generated for each retail bank.</w:t>
      </w:r>
    </w:p>
    <w:p w14:paraId="4CABA45E" w14:textId="3D3F921A" w:rsidR="00483FCD" w:rsidRPr="00857344" w:rsidRDefault="00483FCD" w:rsidP="00857344">
      <w:pPr>
        <w:pStyle w:val="Normalwithspace"/>
        <w:numPr>
          <w:ilvl w:val="1"/>
          <w:numId w:val="87"/>
        </w:numPr>
        <w:rPr>
          <w:rFonts w:asciiTheme="minorHAnsi" w:hAnsiTheme="minorHAnsi" w:cstheme="minorHAnsi"/>
          <w:lang w:val="en-AU"/>
        </w:rPr>
      </w:pPr>
      <w:r w:rsidRPr="00483FCD">
        <w:rPr>
          <w:rFonts w:asciiTheme="minorHAnsi" w:hAnsiTheme="minorHAnsi" w:cstheme="minorHAnsi"/>
          <w:lang w:val="en-AU"/>
        </w:rPr>
        <w:t>A consolidated redemption results file containing data for all retail banks is generated for CDP.</w:t>
      </w:r>
    </w:p>
    <w:p w14:paraId="3D27911F" w14:textId="6C30E97F" w:rsidR="00974745" w:rsidRPr="00974745" w:rsidRDefault="00974745" w:rsidP="00857344">
      <w:pPr>
        <w:pStyle w:val="Normalwithspace"/>
        <w:numPr>
          <w:ilvl w:val="0"/>
          <w:numId w:val="87"/>
        </w:numPr>
        <w:rPr>
          <w:rFonts w:asciiTheme="minorHAnsi" w:hAnsiTheme="minorHAnsi" w:cstheme="minorHAnsi"/>
          <w:b/>
          <w:bCs/>
          <w:lang w:val="en-AU"/>
        </w:rPr>
      </w:pPr>
      <w:r w:rsidRPr="00974745">
        <w:rPr>
          <w:rFonts w:asciiTheme="minorHAnsi" w:hAnsiTheme="minorHAnsi" w:cstheme="minorHAnsi"/>
          <w:b/>
          <w:bCs/>
          <w:lang w:val="en-AU"/>
        </w:rPr>
        <w:t xml:space="preserve">Ad-hoc processing: </w:t>
      </w:r>
      <w:r w:rsidRPr="00974745">
        <w:rPr>
          <w:rFonts w:asciiTheme="minorHAnsi" w:hAnsiTheme="minorHAnsi" w:cstheme="minorHAnsi"/>
          <w:lang w:val="en-AU"/>
        </w:rPr>
        <w:t>Triggered manually upon request.</w:t>
      </w:r>
    </w:p>
    <w:p w14:paraId="4F2F9615" w14:textId="77777777" w:rsidR="005F4D25" w:rsidRPr="00256883" w:rsidRDefault="005F4D25" w:rsidP="00857344">
      <w:pPr>
        <w:pStyle w:val="Normalwithspace"/>
        <w:rPr>
          <w:rFonts w:asciiTheme="minorHAnsi" w:hAnsiTheme="minorHAnsi" w:cstheme="minorHAnsi"/>
          <w:lang w:val="en-AU"/>
        </w:rPr>
      </w:pPr>
      <w:r w:rsidRPr="006D54D3">
        <w:rPr>
          <w:rFonts w:asciiTheme="minorHAnsi" w:hAnsiTheme="minorHAnsi" w:cstheme="minorHAnsi"/>
          <w:b/>
          <w:bCs/>
          <w:lang w:val="en-AU"/>
        </w:rPr>
        <w:t>[SSB results release time]</w:t>
      </w:r>
      <w:r>
        <w:rPr>
          <w:rFonts w:asciiTheme="minorHAnsi" w:hAnsiTheme="minorHAnsi" w:cstheme="minorHAnsi"/>
          <w:lang w:val="en-AU"/>
        </w:rPr>
        <w:t xml:space="preserve"> is </w:t>
      </w:r>
      <w:r w:rsidRPr="00801D7E">
        <w:rPr>
          <w:rFonts w:asciiTheme="minorHAnsi" w:hAnsiTheme="minorHAnsi" w:cstheme="minorHAnsi"/>
          <w:szCs w:val="22"/>
        </w:rPr>
        <w:t xml:space="preserve">a </w:t>
      </w:r>
      <w:r>
        <w:rPr>
          <w:rFonts w:asciiTheme="minorHAnsi" w:hAnsiTheme="minorHAnsi" w:cstheme="minorHAnsi"/>
          <w:szCs w:val="22"/>
        </w:rPr>
        <w:t xml:space="preserve">configurable </w:t>
      </w:r>
      <w:r w:rsidRPr="00801D7E">
        <w:rPr>
          <w:rFonts w:asciiTheme="minorHAnsi" w:hAnsiTheme="minorHAnsi" w:cstheme="minorHAnsi"/>
          <w:szCs w:val="22"/>
        </w:rPr>
        <w:t>system parameter</w:t>
      </w:r>
      <w:r>
        <w:rPr>
          <w:rFonts w:asciiTheme="minorHAnsi" w:hAnsiTheme="minorHAnsi" w:cstheme="minorHAnsi"/>
          <w:lang w:val="en-AU"/>
        </w:rPr>
        <w:t xml:space="preserve"> in OMEGA. For details on managing the parameter, refer to </w:t>
      </w:r>
      <w:r w:rsidRPr="006D54D3">
        <w:rPr>
          <w:rFonts w:asciiTheme="minorHAnsi" w:hAnsiTheme="minorHAnsi" w:cstheme="minorHAnsi"/>
          <w:i/>
          <w:iCs/>
          <w:lang w:val="en-AU"/>
        </w:rPr>
        <w:t>MAS_OMEGA – Functional Specifications Document (Administration)</w:t>
      </w:r>
      <w:r>
        <w:rPr>
          <w:rFonts w:asciiTheme="minorHAnsi" w:hAnsiTheme="minorHAnsi" w:cstheme="minorHAnsi"/>
          <w:lang w:val="en-AU"/>
        </w:rPr>
        <w:t>.</w:t>
      </w:r>
    </w:p>
    <w:p w14:paraId="6C2FE763" w14:textId="365ECCCD" w:rsidR="00AE0A9A" w:rsidRDefault="00AE0A9A" w:rsidP="00634352">
      <w:pPr>
        <w:pStyle w:val="Heading3"/>
      </w:pPr>
      <w:bookmarkStart w:id="382" w:name="_Toc217999894"/>
      <w:r>
        <w:t>Data Fields</w:t>
      </w:r>
      <w:r w:rsidR="00FF1E76">
        <w:t xml:space="preserve"> &amp; Validations</w:t>
      </w:r>
      <w:bookmarkEnd w:id="382"/>
    </w:p>
    <w:p w14:paraId="0B524FD2" w14:textId="4ACFDE52" w:rsidR="00EB6DAB" w:rsidRPr="009D7A11" w:rsidRDefault="009D7A11" w:rsidP="009D7A11">
      <w:pPr>
        <w:pStyle w:val="Normalwithspace"/>
        <w:rPr>
          <w:rFonts w:asciiTheme="minorHAnsi" w:hAnsiTheme="minorHAnsi" w:cstheme="minorHAnsi"/>
          <w:lang w:val="en-AU"/>
        </w:r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6_-" w:history="1">
        <w:r>
          <w:rPr>
            <w:rStyle w:val="Hyperlink"/>
            <w:rFonts w:asciiTheme="minorHAnsi" w:hAnsiTheme="minorHAnsi" w:cstheme="minorHAnsi"/>
            <w:lang w:val="en-AU"/>
          </w:rPr>
          <w:t>Appendix A.6 - SSB Redemption Results File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p>
    <w:p w14:paraId="20296533" w14:textId="77777777" w:rsidR="006F4910" w:rsidRDefault="006F4910" w:rsidP="00634352">
      <w:pPr>
        <w:pStyle w:val="Heading2"/>
      </w:pPr>
      <w:bookmarkStart w:id="383" w:name="_Toc215758853"/>
      <w:bookmarkStart w:id="384" w:name="_Toc215759904"/>
      <w:bookmarkStart w:id="385" w:name="_Toc217999895"/>
      <w:r w:rsidRPr="006F4910">
        <w:t xml:space="preserve">SSB </w:t>
      </w:r>
      <w:commentRangeStart w:id="386"/>
      <w:r w:rsidRPr="006F4910">
        <w:t xml:space="preserve">Holdings </w:t>
      </w:r>
      <w:commentRangeEnd w:id="386"/>
      <w:r w:rsidR="008865A8">
        <w:rPr>
          <w:rStyle w:val="CommentReference"/>
          <w:rFonts w:ascii="Century Gothic" w:hAnsi="Century Gothic" w:cs="Times New Roman"/>
          <w:b w:val="0"/>
          <w:bCs w:val="0"/>
          <w:iCs w:val="0"/>
          <w:smallCaps w:val="0"/>
          <w:kern w:val="0"/>
          <w:lang w:val="en-US"/>
        </w:rPr>
        <w:commentReference w:id="386"/>
      </w:r>
      <w:r w:rsidRPr="006F4910">
        <w:t>File</w:t>
      </w:r>
      <w:bookmarkEnd w:id="383"/>
      <w:bookmarkEnd w:id="384"/>
      <w:bookmarkEnd w:id="385"/>
    </w:p>
    <w:p w14:paraId="34294126" w14:textId="77777777" w:rsidR="00AE0A9A" w:rsidRDefault="00AE0A9A" w:rsidP="00634352">
      <w:pPr>
        <w:pStyle w:val="Heading3"/>
      </w:pPr>
      <w:bookmarkStart w:id="387" w:name="_Toc217999896"/>
      <w:r>
        <w:t>Description</w:t>
      </w:r>
      <w:bookmarkEnd w:id="387"/>
    </w:p>
    <w:p w14:paraId="737C2CB3" w14:textId="677141A9" w:rsidR="00374BAD" w:rsidRDefault="00374BAD" w:rsidP="00374BAD">
      <w:pPr>
        <w:pStyle w:val="Normalwithspace"/>
        <w:rPr>
          <w:rFonts w:asciiTheme="minorHAnsi" w:hAnsiTheme="minorHAnsi" w:cstheme="minorHAnsi"/>
          <w:lang w:val="en-AU"/>
        </w:rPr>
      </w:pPr>
      <w:r>
        <w:rPr>
          <w:rFonts w:asciiTheme="minorHAnsi" w:hAnsiTheme="minorHAnsi" w:cstheme="minorHAnsi"/>
          <w:lang w:val="en-AU"/>
        </w:rPr>
        <w:t xml:space="preserve">This file is transmitted by CDP or retail banks to OMEGA daily </w:t>
      </w:r>
      <w:r w:rsidR="00C50D89">
        <w:rPr>
          <w:rFonts w:asciiTheme="minorHAnsi" w:hAnsiTheme="minorHAnsi" w:cstheme="minorHAnsi"/>
          <w:lang w:val="en-AU"/>
        </w:rPr>
        <w:t>for</w:t>
      </w:r>
      <w:r>
        <w:rPr>
          <w:rFonts w:asciiTheme="minorHAnsi" w:hAnsiTheme="minorHAnsi" w:cstheme="minorHAnsi"/>
          <w:lang w:val="en-AU"/>
        </w:rPr>
        <w:t xml:space="preserve"> SSB retail holdings information.</w:t>
      </w:r>
    </w:p>
    <w:p w14:paraId="036A67BD" w14:textId="07518D76" w:rsidR="00374BAD" w:rsidRPr="00374BAD" w:rsidRDefault="00374BAD" w:rsidP="00374BAD">
      <w:pPr>
        <w:pStyle w:val="Normalwithspace"/>
        <w:rPr>
          <w:rFonts w:asciiTheme="minorHAnsi" w:hAnsiTheme="minorHAnsi" w:cstheme="minorHAnsi"/>
          <w:lang w:val="en-AU"/>
        </w:rPr>
      </w:pPr>
      <w:r>
        <w:rPr>
          <w:rFonts w:asciiTheme="minorHAnsi" w:hAnsiTheme="minorHAnsi" w:cstheme="minorHAnsi"/>
          <w:lang w:val="en-AU"/>
        </w:rPr>
        <w:t xml:space="preserve">CDP provides a consolidated file containing </w:t>
      </w:r>
      <w:del w:id="388" w:author="Han Xie CHAI (MAS)" w:date="2026-01-14T14:07:00Z" w16du:dateUtc="2026-01-14T06:07:00Z">
        <w:r w:rsidDel="00F1668E">
          <w:rPr>
            <w:rFonts w:asciiTheme="minorHAnsi" w:hAnsiTheme="minorHAnsi" w:cstheme="minorHAnsi"/>
            <w:lang w:val="en-AU"/>
          </w:rPr>
          <w:delText xml:space="preserve">all </w:delText>
        </w:r>
      </w:del>
      <w:r>
        <w:rPr>
          <w:rFonts w:asciiTheme="minorHAnsi" w:hAnsiTheme="minorHAnsi" w:cstheme="minorHAnsi"/>
          <w:lang w:val="en-AU"/>
        </w:rPr>
        <w:t xml:space="preserve">CASH </w:t>
      </w:r>
      <w:r w:rsidR="00C50D89">
        <w:rPr>
          <w:rFonts w:asciiTheme="minorHAnsi" w:hAnsiTheme="minorHAnsi" w:cstheme="minorHAnsi"/>
          <w:lang w:val="en-AU"/>
        </w:rPr>
        <w:t>holdings</w:t>
      </w:r>
      <w:r>
        <w:rPr>
          <w:rFonts w:asciiTheme="minorHAnsi" w:hAnsiTheme="minorHAnsi" w:cstheme="minorHAnsi"/>
          <w:lang w:val="en-AU"/>
        </w:rPr>
        <w:t xml:space="preserve"> from all retail banks, while each retail bank provides its own file of SRS </w:t>
      </w:r>
      <w:r w:rsidR="006C4827">
        <w:rPr>
          <w:rFonts w:asciiTheme="minorHAnsi" w:hAnsiTheme="minorHAnsi" w:cstheme="minorHAnsi"/>
          <w:lang w:val="en-AU"/>
        </w:rPr>
        <w:t>holdings</w:t>
      </w:r>
      <w:r>
        <w:rPr>
          <w:rFonts w:asciiTheme="minorHAnsi" w:hAnsiTheme="minorHAnsi" w:cstheme="minorHAnsi"/>
          <w:lang w:val="en-AU"/>
        </w:rPr>
        <w:t xml:space="preserve">. Upon processing the received </w:t>
      </w:r>
      <w:r w:rsidR="006C4827">
        <w:rPr>
          <w:rFonts w:asciiTheme="minorHAnsi" w:hAnsiTheme="minorHAnsi" w:cstheme="minorHAnsi"/>
          <w:lang w:val="en-AU"/>
        </w:rPr>
        <w:t>holdings</w:t>
      </w:r>
      <w:r>
        <w:rPr>
          <w:rFonts w:asciiTheme="minorHAnsi" w:hAnsiTheme="minorHAnsi" w:cstheme="minorHAnsi"/>
          <w:lang w:val="en-AU"/>
        </w:rPr>
        <w:t xml:space="preserve"> files, OMEGA </w:t>
      </w:r>
      <w:del w:id="389" w:author="Han Xie CHAI (MAS)" w:date="2026-01-14T14:08:00Z" w16du:dateUtc="2026-01-14T06:08:00Z">
        <w:r w:rsidDel="00F1668E">
          <w:rPr>
            <w:rFonts w:asciiTheme="minorHAnsi" w:hAnsiTheme="minorHAnsi" w:cstheme="minorHAnsi"/>
            <w:lang w:val="en-AU"/>
          </w:rPr>
          <w:delText xml:space="preserve">will </w:delText>
        </w:r>
      </w:del>
      <w:r>
        <w:rPr>
          <w:rFonts w:asciiTheme="minorHAnsi" w:hAnsiTheme="minorHAnsi" w:cstheme="minorHAnsi"/>
          <w:lang w:val="en-AU"/>
        </w:rPr>
        <w:t>generate</w:t>
      </w:r>
      <w:ins w:id="390" w:author="Han Xie CHAI (MAS)" w:date="2026-01-14T14:08:00Z" w16du:dateUtc="2026-01-14T06:08:00Z">
        <w:r w:rsidR="00F1668E">
          <w:rPr>
            <w:rFonts w:asciiTheme="minorHAnsi" w:hAnsiTheme="minorHAnsi" w:cstheme="minorHAnsi"/>
            <w:lang w:val="en-AU"/>
          </w:rPr>
          <w:t>s</w:t>
        </w:r>
      </w:ins>
      <w:r>
        <w:rPr>
          <w:rFonts w:asciiTheme="minorHAnsi" w:hAnsiTheme="minorHAnsi" w:cstheme="minorHAnsi"/>
          <w:lang w:val="en-AU"/>
        </w:rPr>
        <w:t xml:space="preserve"> and return</w:t>
      </w:r>
      <w:ins w:id="391" w:author="Han Xie CHAI (MAS)" w:date="2026-01-14T14:08:00Z" w16du:dateUtc="2026-01-14T06:08:00Z">
        <w:r w:rsidR="00F1668E">
          <w:rPr>
            <w:rFonts w:asciiTheme="minorHAnsi" w:hAnsiTheme="minorHAnsi" w:cstheme="minorHAnsi"/>
            <w:lang w:val="en-AU"/>
          </w:rPr>
          <w:t>s</w:t>
        </w:r>
      </w:ins>
      <w:r>
        <w:rPr>
          <w:rFonts w:asciiTheme="minorHAnsi" w:hAnsiTheme="minorHAnsi" w:cstheme="minorHAnsi"/>
          <w:lang w:val="en-AU"/>
        </w:rPr>
        <w:t xml:space="preserve"> the acknowledgement file to the respective Source.</w:t>
      </w:r>
    </w:p>
    <w:p w14:paraId="2DB51F94" w14:textId="77777777" w:rsidR="00AE0A9A" w:rsidRDefault="00AE0A9A" w:rsidP="00634352">
      <w:pPr>
        <w:pStyle w:val="Heading3"/>
      </w:pPr>
      <w:bookmarkStart w:id="392" w:name="_Toc217999897"/>
      <w:r>
        <w:lastRenderedPageBreak/>
        <w:t>Securities Involved</w:t>
      </w:r>
      <w:bookmarkEnd w:id="392"/>
    </w:p>
    <w:p w14:paraId="7FC2D579" w14:textId="77777777" w:rsidR="00DC4D88" w:rsidRDefault="00DC4D88" w:rsidP="00DC4D88">
      <w:pPr>
        <w:pStyle w:val="Normalwithspace"/>
        <w:rPr>
          <w:rFonts w:asciiTheme="minorHAnsi" w:hAnsiTheme="minorHAnsi" w:cstheme="minorHAnsi"/>
          <w:lang w:val="en-AU"/>
        </w:rPr>
      </w:pPr>
      <w:r>
        <w:rPr>
          <w:rFonts w:asciiTheme="minorHAnsi" w:hAnsiTheme="minorHAnsi" w:cstheme="minorHAnsi"/>
          <w:lang w:val="en-AU"/>
        </w:rPr>
        <w:t>This file only involves the specific security type:</w:t>
      </w:r>
    </w:p>
    <w:p w14:paraId="14470EF9" w14:textId="18D0CF15" w:rsidR="00DC4D88" w:rsidRPr="00DC4D88" w:rsidRDefault="00DC4D88" w:rsidP="00450B41">
      <w:pPr>
        <w:pStyle w:val="OrderedList"/>
        <w:numPr>
          <w:ilvl w:val="0"/>
          <w:numId w:val="33"/>
        </w:numPr>
        <w:rPr>
          <w:lang w:val="en-AU"/>
        </w:rPr>
      </w:pPr>
      <w:r>
        <w:rPr>
          <w:lang w:val="en-AU"/>
        </w:rPr>
        <w:t>SSB</w:t>
      </w:r>
    </w:p>
    <w:p w14:paraId="449EB6E9" w14:textId="77777777" w:rsidR="00CF05B1" w:rsidRDefault="00CF05B1" w:rsidP="00634352">
      <w:pPr>
        <w:pStyle w:val="Heading3"/>
      </w:pPr>
      <w:bookmarkStart w:id="393" w:name="_Toc217999898"/>
      <w:r>
        <w:t>File Names</w:t>
      </w:r>
      <w:bookmarkEnd w:id="393"/>
    </w:p>
    <w:p w14:paraId="17DBD620" w14:textId="0524816E" w:rsidR="00CF05B1" w:rsidRDefault="00CF05B1" w:rsidP="00CF05B1">
      <w:pPr>
        <w:pStyle w:val="Normalwithspace"/>
        <w:rPr>
          <w:rFonts w:asciiTheme="minorHAnsi" w:hAnsiTheme="minorHAnsi" w:cstheme="minorHAnsi"/>
          <w:lang w:val="en-AU"/>
        </w:rPr>
      </w:pPr>
      <w:r>
        <w:rPr>
          <w:rFonts w:asciiTheme="minorHAnsi" w:hAnsiTheme="minorHAnsi" w:cstheme="minorHAnsi"/>
          <w:lang w:val="en-AU"/>
        </w:rPr>
        <w:t xml:space="preserve">The following table details the designated file names for each </w:t>
      </w:r>
      <w:ins w:id="394" w:author="Han Xie CHAI (MAS)" w:date="2026-01-14T14:50:00Z" w16du:dateUtc="2026-01-14T06:50:00Z">
        <w:r w:rsidR="00F736B3">
          <w:rPr>
            <w:rFonts w:asciiTheme="minorHAnsi" w:hAnsiTheme="minorHAnsi" w:cstheme="minorHAnsi"/>
            <w:lang w:val="en-AU"/>
          </w:rPr>
          <w:t xml:space="preserve">application </w:t>
        </w:r>
      </w:ins>
      <w:del w:id="395" w:author="Han Xie CHAI (MAS)" w:date="2026-01-14T14:10:00Z" w16du:dateUtc="2026-01-14T06:10:00Z">
        <w:r w:rsidDel="00F1668E">
          <w:rPr>
            <w:rFonts w:asciiTheme="minorHAnsi" w:hAnsiTheme="minorHAnsi" w:cstheme="minorHAnsi"/>
            <w:lang w:val="en-AU"/>
          </w:rPr>
          <w:delText xml:space="preserve">payment </w:delText>
        </w:r>
      </w:del>
      <w:r>
        <w:rPr>
          <w:rFonts w:asciiTheme="minorHAnsi" w:hAnsiTheme="minorHAnsi" w:cstheme="minorHAnsi"/>
          <w:lang w:val="en-AU"/>
        </w:rPr>
        <w:t xml:space="preserve">type. </w:t>
      </w:r>
      <w:r w:rsidRPr="00415ACB">
        <w:rPr>
          <w:rFonts w:asciiTheme="minorHAnsi" w:hAnsiTheme="minorHAnsi" w:cstheme="minorHAnsi"/>
          <w:lang w:val="en-AU"/>
        </w:rPr>
        <w:t>For the final file name construction, the placeholder [</w:t>
      </w:r>
      <w:r w:rsidRPr="006E582A">
        <w:rPr>
          <w:rFonts w:asciiTheme="minorHAnsi" w:hAnsiTheme="minorHAnsi" w:cstheme="minorHAnsi"/>
          <w:b/>
          <w:bCs/>
          <w:i/>
          <w:iCs/>
          <w:lang w:val="en-AU"/>
        </w:rPr>
        <w:t>acronym of FI</w:t>
      </w:r>
      <w:r>
        <w:rPr>
          <w:rFonts w:asciiTheme="minorHAnsi" w:hAnsiTheme="minorHAnsi" w:cstheme="minorHAnsi"/>
          <w:b/>
          <w:bCs/>
          <w:i/>
          <w:iCs/>
          <w:lang w:val="en-AU"/>
        </w:rPr>
        <w:t>/CDP</w:t>
      </w:r>
      <w:r w:rsidRPr="00415ACB">
        <w:rPr>
          <w:rFonts w:asciiTheme="minorHAnsi" w:hAnsiTheme="minorHAnsi" w:cstheme="minorHAnsi"/>
          <w:lang w:val="en-AU"/>
        </w:rPr>
        <w:t xml:space="preserve">] must be substituted with the specific acronym value associated with the applicable </w:t>
      </w:r>
      <w:r>
        <w:rPr>
          <w:rFonts w:asciiTheme="minorHAnsi" w:hAnsiTheme="minorHAnsi" w:cstheme="minorHAnsi"/>
          <w:lang w:val="en-AU"/>
        </w:rPr>
        <w:t>Source</w:t>
      </w:r>
      <w:r w:rsidRPr="00415ACB">
        <w:rPr>
          <w:rFonts w:asciiTheme="minorHAnsi" w:hAnsiTheme="minorHAnsi" w:cstheme="minorHAnsi"/>
          <w:lang w:val="en-AU"/>
        </w:rPr>
        <w:t>.</w:t>
      </w:r>
    </w:p>
    <w:p w14:paraId="67B2360E" w14:textId="05828C6E" w:rsidR="00CF05B1" w:rsidRDefault="00CF05B1" w:rsidP="00CF05B1">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3AD0AC46" w14:textId="77777777" w:rsidR="00CF05B1" w:rsidRPr="003D648B" w:rsidRDefault="00CF05B1" w:rsidP="00CF05B1">
      <w:pPr>
        <w:pStyle w:val="Normalwithspace"/>
        <w:rPr>
          <w:rFonts w:asciiTheme="minorHAnsi" w:hAnsiTheme="minorHAnsi" w:cstheme="minorHAnsi"/>
          <w:lang w:val="en-AU"/>
        </w:rPr>
      </w:pPr>
    </w:p>
    <w:tbl>
      <w:tblPr>
        <w:tblStyle w:val="TableGrid"/>
        <w:tblW w:w="9134" w:type="dxa"/>
        <w:tblLook w:val="04A0" w:firstRow="1" w:lastRow="0" w:firstColumn="1" w:lastColumn="0" w:noHBand="0" w:noVBand="1"/>
      </w:tblPr>
      <w:tblGrid>
        <w:gridCol w:w="785"/>
        <w:gridCol w:w="1261"/>
        <w:gridCol w:w="2871"/>
        <w:gridCol w:w="1668"/>
        <w:gridCol w:w="1277"/>
        <w:gridCol w:w="1272"/>
      </w:tblGrid>
      <w:tr w:rsidR="00CF05B1" w14:paraId="0B2CBFB9" w14:textId="77777777" w:rsidTr="00E45B84">
        <w:tc>
          <w:tcPr>
            <w:tcW w:w="796" w:type="dxa"/>
            <w:shd w:val="clear" w:color="auto" w:fill="D9D9D9" w:themeFill="background1" w:themeFillShade="D9"/>
          </w:tcPr>
          <w:p w14:paraId="726DD690" w14:textId="77777777" w:rsidR="00CF05B1" w:rsidRPr="00796860" w:rsidRDefault="00CF05B1" w:rsidP="00742B6B">
            <w:pPr>
              <w:pStyle w:val="TableHeading"/>
              <w:jc w:val="both"/>
              <w:rPr>
                <w:rFonts w:asciiTheme="minorHAnsi" w:hAnsiTheme="minorHAnsi" w:cstheme="minorHAnsi"/>
              </w:rPr>
            </w:pPr>
            <w:r w:rsidRPr="00796860">
              <w:rPr>
                <w:rFonts w:asciiTheme="minorHAnsi" w:hAnsiTheme="minorHAnsi" w:cstheme="minorHAnsi"/>
              </w:rPr>
              <w:t>S/N</w:t>
            </w:r>
          </w:p>
        </w:tc>
        <w:tc>
          <w:tcPr>
            <w:tcW w:w="1136" w:type="dxa"/>
            <w:shd w:val="clear" w:color="auto" w:fill="D9D9D9" w:themeFill="background1" w:themeFillShade="D9"/>
          </w:tcPr>
          <w:p w14:paraId="7ACD4A0B" w14:textId="587BCC21" w:rsidR="00CF05B1" w:rsidRPr="00796860" w:rsidRDefault="00F736B3" w:rsidP="00742B6B">
            <w:pPr>
              <w:pStyle w:val="TableHeading"/>
              <w:rPr>
                <w:rFonts w:asciiTheme="minorHAnsi" w:hAnsiTheme="minorHAnsi" w:cstheme="minorHAnsi"/>
              </w:rPr>
            </w:pPr>
            <w:ins w:id="396" w:author="Han Xie CHAI (MAS)" w:date="2026-01-14T14:50:00Z" w16du:dateUtc="2026-01-14T06:50:00Z">
              <w:r>
                <w:rPr>
                  <w:rFonts w:asciiTheme="minorHAnsi" w:hAnsiTheme="minorHAnsi" w:cstheme="minorHAnsi"/>
                </w:rPr>
                <w:t xml:space="preserve">Application </w:t>
              </w:r>
            </w:ins>
            <w:del w:id="397" w:author="Han Xie CHAI (MAS)" w:date="2026-01-14T14:10:00Z" w16du:dateUtc="2026-01-14T06:10:00Z">
              <w:r w:rsidR="00CF05B1" w:rsidDel="00F1668E">
                <w:rPr>
                  <w:rFonts w:asciiTheme="minorHAnsi" w:hAnsiTheme="minorHAnsi" w:cstheme="minorHAnsi"/>
                </w:rPr>
                <w:delText>Payment</w:delText>
              </w:r>
              <w:r w:rsidR="00CF05B1" w:rsidRPr="00796860" w:rsidDel="00F1668E">
                <w:rPr>
                  <w:rFonts w:asciiTheme="minorHAnsi" w:hAnsiTheme="minorHAnsi" w:cstheme="minorHAnsi"/>
                </w:rPr>
                <w:delText xml:space="preserve"> </w:delText>
              </w:r>
            </w:del>
            <w:r w:rsidR="00CF05B1" w:rsidRPr="00796860">
              <w:rPr>
                <w:rFonts w:asciiTheme="minorHAnsi" w:hAnsiTheme="minorHAnsi" w:cstheme="minorHAnsi"/>
              </w:rPr>
              <w:t>Type</w:t>
            </w:r>
          </w:p>
        </w:tc>
        <w:tc>
          <w:tcPr>
            <w:tcW w:w="2931" w:type="dxa"/>
            <w:shd w:val="clear" w:color="auto" w:fill="D9D9D9" w:themeFill="background1" w:themeFillShade="D9"/>
          </w:tcPr>
          <w:p w14:paraId="309E9264" w14:textId="77777777" w:rsidR="00CF05B1" w:rsidRPr="00796860" w:rsidRDefault="00CF05B1" w:rsidP="00742B6B">
            <w:pPr>
              <w:pStyle w:val="TableHeading"/>
              <w:rPr>
                <w:rFonts w:asciiTheme="minorHAnsi" w:hAnsiTheme="minorHAnsi" w:cstheme="minorHAnsi"/>
              </w:rPr>
            </w:pPr>
            <w:r w:rsidRPr="00796860">
              <w:rPr>
                <w:rFonts w:asciiTheme="minorHAnsi" w:hAnsiTheme="minorHAnsi" w:cstheme="minorHAnsi"/>
              </w:rPr>
              <w:t>File Name</w:t>
            </w:r>
          </w:p>
        </w:tc>
        <w:tc>
          <w:tcPr>
            <w:tcW w:w="1711" w:type="dxa"/>
            <w:shd w:val="clear" w:color="auto" w:fill="D9D9D9" w:themeFill="background1" w:themeFillShade="D9"/>
          </w:tcPr>
          <w:p w14:paraId="4E62CCAF" w14:textId="77777777" w:rsidR="00CF05B1" w:rsidRDefault="00CF05B1" w:rsidP="00742B6B">
            <w:pPr>
              <w:pStyle w:val="TableHeading"/>
              <w:rPr>
                <w:rFonts w:asciiTheme="minorHAnsi" w:hAnsiTheme="minorHAnsi" w:cstheme="minorHAnsi"/>
              </w:rPr>
            </w:pPr>
            <w:r>
              <w:rPr>
                <w:rFonts w:asciiTheme="minorHAnsi" w:hAnsiTheme="minorHAnsi" w:cstheme="minorHAnsi"/>
              </w:rPr>
              <w:t>Source</w:t>
            </w:r>
          </w:p>
        </w:tc>
        <w:tc>
          <w:tcPr>
            <w:tcW w:w="1277" w:type="dxa"/>
            <w:shd w:val="clear" w:color="auto" w:fill="D9D9D9" w:themeFill="background1" w:themeFillShade="D9"/>
          </w:tcPr>
          <w:p w14:paraId="3F5344EB" w14:textId="77777777" w:rsidR="00CF05B1" w:rsidRDefault="00CF05B1" w:rsidP="00742B6B">
            <w:pPr>
              <w:pStyle w:val="TableHeading"/>
              <w:rPr>
                <w:rFonts w:asciiTheme="minorHAnsi" w:hAnsiTheme="minorHAnsi" w:cstheme="minorHAnsi"/>
              </w:rPr>
            </w:pPr>
            <w:r>
              <w:rPr>
                <w:rFonts w:asciiTheme="minorHAnsi" w:hAnsiTheme="minorHAnsi" w:cstheme="minorHAnsi"/>
              </w:rPr>
              <w:t>Destination</w:t>
            </w:r>
          </w:p>
        </w:tc>
        <w:tc>
          <w:tcPr>
            <w:tcW w:w="1283" w:type="dxa"/>
            <w:shd w:val="clear" w:color="auto" w:fill="D9D9D9" w:themeFill="background1" w:themeFillShade="D9"/>
          </w:tcPr>
          <w:p w14:paraId="7887C20F" w14:textId="77777777" w:rsidR="00CF05B1" w:rsidRDefault="00CF05B1" w:rsidP="00742B6B">
            <w:pPr>
              <w:pStyle w:val="TableHeading"/>
              <w:rPr>
                <w:rFonts w:asciiTheme="minorHAnsi" w:hAnsiTheme="minorHAnsi" w:cstheme="minorHAnsi"/>
              </w:rPr>
            </w:pPr>
            <w:r>
              <w:rPr>
                <w:rFonts w:asciiTheme="minorHAnsi" w:hAnsiTheme="minorHAnsi" w:cstheme="minorHAnsi"/>
              </w:rPr>
              <w:t xml:space="preserve">Incoming / Outgoing </w:t>
            </w:r>
          </w:p>
        </w:tc>
      </w:tr>
      <w:tr w:rsidR="00CF05B1" w14:paraId="645BA7E0" w14:textId="77777777" w:rsidTr="00E45B84">
        <w:tc>
          <w:tcPr>
            <w:tcW w:w="796" w:type="dxa"/>
          </w:tcPr>
          <w:p w14:paraId="4EC3E2DD" w14:textId="77777777" w:rsidR="00CF05B1" w:rsidRPr="00796860" w:rsidRDefault="00CF05B1" w:rsidP="00857344">
            <w:pPr>
              <w:pStyle w:val="ListParagraph"/>
              <w:numPr>
                <w:ilvl w:val="0"/>
                <w:numId w:val="110"/>
              </w:numPr>
            </w:pPr>
          </w:p>
        </w:tc>
        <w:tc>
          <w:tcPr>
            <w:tcW w:w="1136" w:type="dxa"/>
          </w:tcPr>
          <w:p w14:paraId="4BE31D23" w14:textId="77777777" w:rsidR="00CF05B1" w:rsidRPr="00587BCB" w:rsidRDefault="00CF05B1" w:rsidP="001236C3">
            <w:pPr>
              <w:spacing w:line="360" w:lineRule="auto"/>
              <w:jc w:val="left"/>
              <w:rPr>
                <w:rFonts w:asciiTheme="minorHAnsi" w:hAnsiTheme="minorHAnsi" w:cstheme="minorHAnsi"/>
                <w:iCs/>
                <w:szCs w:val="22"/>
              </w:rPr>
            </w:pPr>
            <w:r w:rsidRPr="00587BCB">
              <w:rPr>
                <w:rFonts w:asciiTheme="minorHAnsi" w:hAnsiTheme="minorHAnsi" w:cstheme="minorHAnsi"/>
                <w:iCs/>
                <w:szCs w:val="22"/>
              </w:rPr>
              <w:t>CASH</w:t>
            </w:r>
          </w:p>
        </w:tc>
        <w:tc>
          <w:tcPr>
            <w:tcW w:w="2931" w:type="dxa"/>
          </w:tcPr>
          <w:p w14:paraId="62E1B449" w14:textId="6340E49A" w:rsidR="00CF05B1" w:rsidRPr="00587BCB" w:rsidRDefault="00CF05B1" w:rsidP="001236C3">
            <w:pPr>
              <w:spacing w:line="360" w:lineRule="auto"/>
              <w:jc w:val="left"/>
              <w:rPr>
                <w:rFonts w:asciiTheme="minorHAnsi" w:hAnsiTheme="minorHAnsi" w:cstheme="minorHAnsi"/>
                <w:iCs/>
                <w:szCs w:val="22"/>
              </w:rPr>
            </w:pPr>
            <w:proofErr w:type="spellStart"/>
            <w:r w:rsidRPr="00587BCB">
              <w:rPr>
                <w:rFonts w:asciiTheme="minorHAnsi" w:hAnsiTheme="minorHAnsi" w:cstheme="minorHAnsi"/>
                <w:iCs/>
                <w:szCs w:val="22"/>
              </w:rPr>
              <w:t>sb</w:t>
            </w:r>
            <w:proofErr w:type="spellEnd"/>
            <w:r w:rsidRPr="00587BCB">
              <w:rPr>
                <w:rFonts w:asciiTheme="minorHAnsi" w:hAnsiTheme="minorHAnsi" w:cstheme="minorHAnsi"/>
                <w:iCs/>
                <w:szCs w:val="22"/>
              </w:rPr>
              <w:t>_[</w:t>
            </w:r>
            <w:r w:rsidRPr="00587BCB">
              <w:rPr>
                <w:rFonts w:asciiTheme="minorHAnsi" w:hAnsiTheme="minorHAnsi" w:cstheme="minorHAnsi"/>
                <w:b/>
                <w:bCs/>
                <w:i/>
                <w:szCs w:val="22"/>
              </w:rPr>
              <w:t xml:space="preserve">acronym of </w:t>
            </w:r>
            <w:r w:rsidR="002142EF">
              <w:rPr>
                <w:rFonts w:asciiTheme="minorHAnsi" w:hAnsiTheme="minorHAnsi" w:cstheme="minorHAnsi"/>
                <w:b/>
                <w:bCs/>
                <w:i/>
                <w:szCs w:val="22"/>
              </w:rPr>
              <w:t>FI/</w:t>
            </w:r>
            <w:r w:rsidRPr="00587BCB">
              <w:rPr>
                <w:rFonts w:asciiTheme="minorHAnsi" w:hAnsiTheme="minorHAnsi" w:cstheme="minorHAnsi"/>
                <w:b/>
                <w:bCs/>
                <w:i/>
                <w:szCs w:val="22"/>
              </w:rPr>
              <w:t>CDP</w:t>
            </w:r>
            <w:r w:rsidRPr="00587BCB">
              <w:rPr>
                <w:rFonts w:asciiTheme="minorHAnsi" w:hAnsiTheme="minorHAnsi" w:cstheme="minorHAnsi"/>
                <w:iCs/>
                <w:szCs w:val="22"/>
              </w:rPr>
              <w:t>]_hol1.txt</w:t>
            </w:r>
          </w:p>
        </w:tc>
        <w:tc>
          <w:tcPr>
            <w:tcW w:w="1711" w:type="dxa"/>
          </w:tcPr>
          <w:p w14:paraId="07CE35EE" w14:textId="77777777" w:rsidR="00CF05B1" w:rsidRPr="00587BCB" w:rsidRDefault="00CF05B1" w:rsidP="001236C3">
            <w:pPr>
              <w:spacing w:line="360" w:lineRule="auto"/>
              <w:jc w:val="left"/>
              <w:rPr>
                <w:rFonts w:asciiTheme="minorHAnsi" w:hAnsiTheme="minorHAnsi" w:cstheme="minorHAnsi"/>
                <w:iCs/>
                <w:szCs w:val="22"/>
              </w:rPr>
            </w:pPr>
            <w:r w:rsidRPr="00587BCB">
              <w:rPr>
                <w:rFonts w:asciiTheme="minorHAnsi" w:hAnsiTheme="minorHAnsi" w:cstheme="minorHAnsi"/>
                <w:iCs/>
                <w:szCs w:val="22"/>
              </w:rPr>
              <w:t>CDP</w:t>
            </w:r>
          </w:p>
        </w:tc>
        <w:tc>
          <w:tcPr>
            <w:tcW w:w="1277" w:type="dxa"/>
          </w:tcPr>
          <w:p w14:paraId="0CF7A409" w14:textId="77777777" w:rsidR="00CF05B1" w:rsidRDefault="00CF05B1" w:rsidP="001236C3">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283" w:type="dxa"/>
          </w:tcPr>
          <w:p w14:paraId="135CA611" w14:textId="77777777" w:rsidR="00CF05B1" w:rsidRDefault="00CF05B1" w:rsidP="001236C3">
            <w:pPr>
              <w:spacing w:line="360" w:lineRule="auto"/>
              <w:jc w:val="left"/>
              <w:rPr>
                <w:rFonts w:asciiTheme="minorHAnsi" w:hAnsiTheme="minorHAnsi" w:cstheme="minorHAnsi"/>
                <w:iCs/>
                <w:szCs w:val="22"/>
              </w:rPr>
            </w:pPr>
            <w:r>
              <w:rPr>
                <w:rFonts w:asciiTheme="minorHAnsi" w:hAnsiTheme="minorHAnsi" w:cstheme="minorHAnsi"/>
                <w:iCs/>
                <w:szCs w:val="22"/>
              </w:rPr>
              <w:t>Incoming</w:t>
            </w:r>
          </w:p>
        </w:tc>
      </w:tr>
      <w:tr w:rsidR="00CF05B1" w14:paraId="0EB0609A" w14:textId="77777777" w:rsidTr="00E45B84">
        <w:tc>
          <w:tcPr>
            <w:tcW w:w="796" w:type="dxa"/>
          </w:tcPr>
          <w:p w14:paraId="2B442414" w14:textId="77777777" w:rsidR="00CF05B1" w:rsidRPr="00796860" w:rsidRDefault="00CF05B1" w:rsidP="00D21035">
            <w:pPr>
              <w:pStyle w:val="ListParagraph"/>
            </w:pPr>
          </w:p>
        </w:tc>
        <w:tc>
          <w:tcPr>
            <w:tcW w:w="1136" w:type="dxa"/>
          </w:tcPr>
          <w:p w14:paraId="7028D5B9" w14:textId="77777777" w:rsidR="00CF05B1" w:rsidRPr="00796860" w:rsidRDefault="00CF05B1" w:rsidP="001236C3">
            <w:pPr>
              <w:spacing w:line="360" w:lineRule="auto"/>
              <w:jc w:val="left"/>
              <w:rPr>
                <w:rFonts w:asciiTheme="minorHAnsi" w:hAnsiTheme="minorHAnsi" w:cstheme="minorHAnsi"/>
                <w:iCs/>
                <w:szCs w:val="22"/>
              </w:rPr>
            </w:pPr>
            <w:r>
              <w:rPr>
                <w:rFonts w:asciiTheme="minorHAnsi" w:hAnsiTheme="minorHAnsi" w:cstheme="minorHAnsi"/>
                <w:iCs/>
                <w:szCs w:val="22"/>
              </w:rPr>
              <w:t>SRS</w:t>
            </w:r>
          </w:p>
        </w:tc>
        <w:tc>
          <w:tcPr>
            <w:tcW w:w="2931" w:type="dxa"/>
          </w:tcPr>
          <w:p w14:paraId="699C1ED4" w14:textId="3B2E73AF" w:rsidR="00CF05B1" w:rsidRPr="00796860" w:rsidRDefault="00CF05B1" w:rsidP="001236C3">
            <w:pPr>
              <w:spacing w:line="360" w:lineRule="auto"/>
              <w:jc w:val="left"/>
              <w:rPr>
                <w:rFonts w:asciiTheme="minorHAnsi" w:hAnsiTheme="minorHAnsi" w:cstheme="minorHAnsi"/>
                <w:iCs/>
                <w:szCs w:val="22"/>
              </w:rPr>
            </w:pPr>
            <w:proofErr w:type="spellStart"/>
            <w:r>
              <w:rPr>
                <w:rFonts w:asciiTheme="minorHAnsi" w:hAnsiTheme="minorHAnsi" w:cstheme="minorHAnsi"/>
                <w:iCs/>
                <w:szCs w:val="22"/>
              </w:rPr>
              <w:t>sb</w:t>
            </w:r>
            <w:proofErr w:type="spellEnd"/>
            <w:r>
              <w:rPr>
                <w:rFonts w:asciiTheme="minorHAnsi" w:hAnsiTheme="minorHAnsi" w:cstheme="minorHAnsi"/>
                <w:iCs/>
                <w:szCs w:val="22"/>
              </w:rPr>
              <w:t>_[</w:t>
            </w:r>
            <w:r w:rsidRPr="006432EF">
              <w:rPr>
                <w:rFonts w:asciiTheme="minorHAnsi" w:hAnsiTheme="minorHAnsi" w:cstheme="minorHAnsi"/>
                <w:b/>
                <w:bCs/>
                <w:i/>
                <w:szCs w:val="22"/>
              </w:rPr>
              <w:t>acronym of FI</w:t>
            </w:r>
            <w:r w:rsidR="002142EF">
              <w:rPr>
                <w:rFonts w:asciiTheme="minorHAnsi" w:hAnsiTheme="minorHAnsi" w:cstheme="minorHAnsi"/>
                <w:b/>
                <w:bCs/>
                <w:i/>
                <w:szCs w:val="22"/>
              </w:rPr>
              <w:t>/CDP</w:t>
            </w:r>
            <w:r>
              <w:rPr>
                <w:rFonts w:asciiTheme="minorHAnsi" w:hAnsiTheme="minorHAnsi" w:cstheme="minorHAnsi"/>
                <w:iCs/>
                <w:szCs w:val="22"/>
              </w:rPr>
              <w:t>]_hol3.txt</w:t>
            </w:r>
          </w:p>
        </w:tc>
        <w:tc>
          <w:tcPr>
            <w:tcW w:w="1711" w:type="dxa"/>
          </w:tcPr>
          <w:p w14:paraId="25579857" w14:textId="77777777" w:rsidR="00CF05B1" w:rsidRDefault="00CF05B1" w:rsidP="001236C3">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277" w:type="dxa"/>
          </w:tcPr>
          <w:p w14:paraId="2C7BF59B" w14:textId="77777777" w:rsidR="00CF05B1" w:rsidRDefault="00CF05B1" w:rsidP="001236C3">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283" w:type="dxa"/>
          </w:tcPr>
          <w:p w14:paraId="2A8A1766" w14:textId="77777777" w:rsidR="00CF05B1" w:rsidRDefault="00CF05B1" w:rsidP="00437A0A">
            <w:pPr>
              <w:keepNext/>
              <w:spacing w:line="360" w:lineRule="auto"/>
              <w:jc w:val="left"/>
              <w:rPr>
                <w:rFonts w:asciiTheme="minorHAnsi" w:hAnsiTheme="minorHAnsi" w:cstheme="minorHAnsi"/>
                <w:iCs/>
                <w:szCs w:val="22"/>
              </w:rPr>
            </w:pPr>
            <w:r>
              <w:rPr>
                <w:rFonts w:asciiTheme="minorHAnsi" w:hAnsiTheme="minorHAnsi" w:cstheme="minorHAnsi"/>
                <w:iCs/>
                <w:szCs w:val="22"/>
              </w:rPr>
              <w:t>Incoming</w:t>
            </w:r>
          </w:p>
        </w:tc>
      </w:tr>
    </w:tbl>
    <w:p w14:paraId="5D33D939" w14:textId="2E7DC606" w:rsidR="00430C9E" w:rsidRPr="00430C9E" w:rsidRDefault="00437A0A" w:rsidP="00437A0A">
      <w:pPr>
        <w:pStyle w:val="Caption"/>
        <w:rPr>
          <w:lang w:val="en-AU"/>
        </w:rPr>
      </w:pPr>
      <w:r>
        <w:t xml:space="preserve">Table </w:t>
      </w:r>
      <w:r>
        <w:fldChar w:fldCharType="begin"/>
      </w:r>
      <w:r>
        <w:instrText xml:space="preserve"> SEQ Table \* ARABIC </w:instrText>
      </w:r>
      <w:r>
        <w:fldChar w:fldCharType="separate"/>
      </w:r>
      <w:r w:rsidR="00FB29C8">
        <w:t>8</w:t>
      </w:r>
      <w:r>
        <w:fldChar w:fldCharType="end"/>
      </w:r>
      <w:r>
        <w:t xml:space="preserve"> </w:t>
      </w:r>
      <w:r>
        <w:fldChar w:fldCharType="begin"/>
      </w:r>
      <w:r>
        <w:instrText xml:space="preserve"> </w:instrText>
      </w:r>
      <w:r w:rsidRPr="00437A0A">
        <w:instrText>STYLEREF "Heading 3"</w:instrText>
      </w:r>
      <w:r>
        <w:instrText xml:space="preserve"> </w:instrText>
      </w:r>
      <w:r>
        <w:fldChar w:fldCharType="separate"/>
      </w:r>
      <w:r>
        <w:t>File Names</w:t>
      </w:r>
      <w:r>
        <w:fldChar w:fldCharType="end"/>
      </w:r>
      <w:r>
        <w:t xml:space="preserve"> of </w:t>
      </w:r>
      <w:r>
        <w:fldChar w:fldCharType="begin"/>
      </w:r>
      <w:r>
        <w:instrText xml:space="preserve"> </w:instrText>
      </w:r>
      <w:r w:rsidRPr="00437A0A">
        <w:instrText xml:space="preserve">STYLEREF "Heading </w:instrText>
      </w:r>
      <w:r>
        <w:instrText>2</w:instrText>
      </w:r>
      <w:r w:rsidRPr="00437A0A">
        <w:instrText>"</w:instrText>
      </w:r>
      <w:r>
        <w:instrText xml:space="preserve"> </w:instrText>
      </w:r>
      <w:r>
        <w:fldChar w:fldCharType="separate"/>
      </w:r>
      <w:r>
        <w:t>SSB Holdings File</w:t>
      </w:r>
      <w:r>
        <w:fldChar w:fldCharType="end"/>
      </w:r>
    </w:p>
    <w:p w14:paraId="64E63AA7" w14:textId="77777777" w:rsidR="00AE0A9A" w:rsidRDefault="00AE0A9A" w:rsidP="00634352">
      <w:pPr>
        <w:pStyle w:val="Heading3"/>
      </w:pPr>
      <w:bookmarkStart w:id="398" w:name="_Toc217999899"/>
      <w:r>
        <w:t>Time &amp; Frequency</w:t>
      </w:r>
      <w:bookmarkEnd w:id="398"/>
    </w:p>
    <w:p w14:paraId="30F1FD75" w14:textId="054F10D3" w:rsidR="00E71997" w:rsidRPr="006D54D3" w:rsidRDefault="00E71997" w:rsidP="00E71997">
      <w:pPr>
        <w:pStyle w:val="Normalwithspace"/>
        <w:rPr>
          <w:rFonts w:asciiTheme="minorHAnsi" w:hAnsiTheme="minorHAnsi" w:cstheme="minorHAnsi"/>
          <w:lang w:val="en-AU"/>
        </w:rPr>
      </w:pPr>
      <w:r>
        <w:rPr>
          <w:rFonts w:asciiTheme="minorHAnsi" w:hAnsiTheme="minorHAnsi" w:cstheme="minorHAnsi"/>
          <w:lang w:val="en-AU"/>
        </w:rPr>
        <w:t>An SSB holdings file</w:t>
      </w:r>
      <w:r w:rsidRPr="006D54D3">
        <w:rPr>
          <w:rFonts w:asciiTheme="minorHAnsi" w:hAnsiTheme="minorHAnsi" w:cstheme="minorHAnsi"/>
          <w:lang w:val="en-AU"/>
        </w:rPr>
        <w:t xml:space="preserve"> is generated and placed onto MEFT by </w:t>
      </w:r>
      <w:r>
        <w:rPr>
          <w:rFonts w:asciiTheme="minorHAnsi" w:hAnsiTheme="minorHAnsi" w:cstheme="minorHAnsi"/>
          <w:lang w:val="en-AU"/>
        </w:rPr>
        <w:t>Source</w:t>
      </w:r>
      <w:r w:rsidRPr="006D54D3">
        <w:rPr>
          <w:rFonts w:asciiTheme="minorHAnsi" w:hAnsiTheme="minorHAnsi" w:cstheme="minorHAnsi"/>
          <w:lang w:val="en-AU"/>
        </w:rPr>
        <w:t xml:space="preserve"> each business day.</w:t>
      </w:r>
    </w:p>
    <w:p w14:paraId="4E95377D" w14:textId="77777777" w:rsidR="00E71997" w:rsidRDefault="00E71997" w:rsidP="00E71997">
      <w:pPr>
        <w:pStyle w:val="Normalwithspace"/>
        <w:rPr>
          <w:rFonts w:asciiTheme="minorHAnsi" w:hAnsiTheme="minorHAnsi" w:cstheme="minorHAnsi"/>
          <w:lang w:val="en-AU"/>
        </w:rPr>
      </w:pPr>
      <w:r w:rsidRPr="006D54D3">
        <w:rPr>
          <w:rFonts w:asciiTheme="minorHAnsi" w:hAnsiTheme="minorHAnsi" w:cstheme="minorHAnsi"/>
          <w:lang w:val="en-AU"/>
        </w:rPr>
        <w:t>Regardless of its generation time, OMEGA shall process the incoming file currently available in the MEFT folder as follows:</w:t>
      </w:r>
    </w:p>
    <w:p w14:paraId="4D7E82E9" w14:textId="487624C5" w:rsidR="00E71997" w:rsidRDefault="00E71997" w:rsidP="00E71997">
      <w:pPr>
        <w:pStyle w:val="Normalwithspace"/>
        <w:numPr>
          <w:ilvl w:val="0"/>
          <w:numId w:val="84"/>
        </w:numPr>
        <w:rPr>
          <w:rFonts w:asciiTheme="minorHAnsi" w:hAnsiTheme="minorHAnsi" w:cstheme="minorHAnsi"/>
          <w:lang w:val="en-AU"/>
        </w:rPr>
      </w:pPr>
      <w:r w:rsidRPr="006D54D3">
        <w:rPr>
          <w:rFonts w:asciiTheme="minorHAnsi" w:hAnsiTheme="minorHAnsi" w:cstheme="minorHAnsi"/>
          <w:b/>
          <w:bCs/>
          <w:lang w:val="en-AU"/>
        </w:rPr>
        <w:t>Scheduled processing:</w:t>
      </w:r>
      <w:r w:rsidRPr="006D54D3">
        <w:rPr>
          <w:rFonts w:asciiTheme="minorHAnsi" w:hAnsiTheme="minorHAnsi" w:cstheme="minorHAnsi"/>
          <w:lang w:val="en-AU"/>
        </w:rPr>
        <w:t xml:space="preserve"> Daily at </w:t>
      </w:r>
      <w:r>
        <w:rPr>
          <w:rFonts w:asciiTheme="minorHAnsi" w:hAnsiTheme="minorHAnsi" w:cstheme="minorHAnsi"/>
          <w:b/>
          <w:bCs/>
          <w:lang w:val="en-AU"/>
        </w:rPr>
        <w:t>7</w:t>
      </w:r>
      <w:r w:rsidRPr="006D54D3">
        <w:rPr>
          <w:rFonts w:asciiTheme="minorHAnsi" w:hAnsiTheme="minorHAnsi" w:cstheme="minorHAnsi"/>
          <w:b/>
          <w:bCs/>
          <w:lang w:val="en-AU"/>
        </w:rPr>
        <w:t xml:space="preserve"> AM,</w:t>
      </w:r>
      <w:r w:rsidRPr="006D54D3">
        <w:rPr>
          <w:rFonts w:asciiTheme="minorHAnsi" w:hAnsiTheme="minorHAnsi" w:cstheme="minorHAnsi"/>
          <w:lang w:val="en-AU"/>
        </w:rPr>
        <w:t xml:space="preserve"> Mon-Fri excluding PHs</w:t>
      </w:r>
      <w:r>
        <w:rPr>
          <w:rFonts w:asciiTheme="minorHAnsi" w:hAnsiTheme="minorHAnsi" w:cstheme="minorHAnsi"/>
          <w:lang w:val="en-AU"/>
        </w:rPr>
        <w:t>.</w:t>
      </w:r>
    </w:p>
    <w:p w14:paraId="5FE8BB5A" w14:textId="2FE1D403" w:rsidR="00E71997" w:rsidRPr="00E71997" w:rsidRDefault="00E71997" w:rsidP="00857344">
      <w:pPr>
        <w:pStyle w:val="Normalwithspace"/>
        <w:numPr>
          <w:ilvl w:val="0"/>
          <w:numId w:val="84"/>
        </w:numPr>
        <w:rPr>
          <w:rFonts w:asciiTheme="minorHAnsi" w:hAnsiTheme="minorHAnsi" w:cstheme="minorHAnsi"/>
          <w:lang w:val="en-AU"/>
        </w:rPr>
      </w:pPr>
      <w:r w:rsidRPr="006D54D3">
        <w:rPr>
          <w:rFonts w:asciiTheme="minorHAnsi" w:hAnsiTheme="minorHAnsi" w:cstheme="minorHAnsi"/>
          <w:b/>
          <w:bCs/>
          <w:lang w:val="en-AU"/>
        </w:rPr>
        <w:t>Ad-hoc processing:</w:t>
      </w:r>
      <w:r w:rsidRPr="006D54D3">
        <w:rPr>
          <w:rFonts w:asciiTheme="minorHAnsi" w:hAnsiTheme="minorHAnsi" w:cstheme="minorHAnsi"/>
          <w:lang w:val="en-AU"/>
        </w:rPr>
        <w:t xml:space="preserve"> Triggered manually upon request.</w:t>
      </w:r>
    </w:p>
    <w:p w14:paraId="4C8AAEE6" w14:textId="0D2ECFF5" w:rsidR="00AE0A9A" w:rsidRDefault="00AE0A9A" w:rsidP="00634352">
      <w:pPr>
        <w:pStyle w:val="Heading3"/>
      </w:pPr>
      <w:bookmarkStart w:id="399" w:name="_Toc217999900"/>
      <w:r>
        <w:t>Data Fields</w:t>
      </w:r>
      <w:r w:rsidR="00FF1E76">
        <w:t xml:space="preserve"> &amp; Validations</w:t>
      </w:r>
      <w:bookmarkEnd w:id="399"/>
    </w:p>
    <w:p w14:paraId="7BC76BC9" w14:textId="0FB444E8" w:rsidR="00EB6DAB" w:rsidRPr="00330C38" w:rsidRDefault="00330C38" w:rsidP="00330C38">
      <w:pPr>
        <w:pStyle w:val="Normalwithspace"/>
        <w:rPr>
          <w:rFonts w:asciiTheme="minorHAnsi" w:hAnsiTheme="minorHAnsi" w:cstheme="minorHAnsi"/>
          <w:lang w:val="en-AU"/>
        </w:r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7_-" w:history="1">
        <w:r>
          <w:rPr>
            <w:rStyle w:val="Hyperlink"/>
            <w:rFonts w:asciiTheme="minorHAnsi" w:hAnsiTheme="minorHAnsi" w:cstheme="minorHAnsi"/>
            <w:lang w:val="en-AU"/>
          </w:rPr>
          <w:t>Appendix A.7 - SSB Holdings File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p>
    <w:p w14:paraId="6F1C197C" w14:textId="77777777" w:rsidR="006F4910" w:rsidRDefault="006F4910" w:rsidP="00634352">
      <w:pPr>
        <w:pStyle w:val="Heading2"/>
      </w:pPr>
      <w:bookmarkStart w:id="400" w:name="_Toc215758854"/>
      <w:bookmarkStart w:id="401" w:name="_Toc215759905"/>
      <w:bookmarkStart w:id="402" w:name="_Toc217999901"/>
      <w:commentRangeStart w:id="403"/>
      <w:r w:rsidRPr="006F4910">
        <w:t>SSB Acknowledgement File for Holdings</w:t>
      </w:r>
      <w:bookmarkEnd w:id="400"/>
      <w:bookmarkEnd w:id="401"/>
      <w:commentRangeEnd w:id="403"/>
      <w:r w:rsidR="003162A5">
        <w:rPr>
          <w:rStyle w:val="CommentReference"/>
          <w:rFonts w:ascii="Century Gothic" w:hAnsi="Century Gothic" w:cs="Times New Roman"/>
          <w:b w:val="0"/>
          <w:bCs w:val="0"/>
          <w:iCs w:val="0"/>
          <w:smallCaps w:val="0"/>
          <w:kern w:val="0"/>
          <w:lang w:val="en-US"/>
        </w:rPr>
        <w:commentReference w:id="403"/>
      </w:r>
      <w:bookmarkEnd w:id="402"/>
    </w:p>
    <w:p w14:paraId="1AD5DCCC" w14:textId="77777777" w:rsidR="00AE0A9A" w:rsidRDefault="00AE0A9A" w:rsidP="00634352">
      <w:pPr>
        <w:pStyle w:val="Heading3"/>
      </w:pPr>
      <w:bookmarkStart w:id="404" w:name="_Toc217999902"/>
      <w:r>
        <w:t>Description</w:t>
      </w:r>
      <w:bookmarkEnd w:id="404"/>
    </w:p>
    <w:p w14:paraId="2D564FC9" w14:textId="2C6892B8" w:rsidR="002351C2" w:rsidRPr="002351C2" w:rsidRDefault="002351C2" w:rsidP="00AE1AEF">
      <w:pPr>
        <w:pStyle w:val="Normalwithspace"/>
        <w:rPr>
          <w:rFonts w:asciiTheme="minorHAnsi" w:hAnsiTheme="minorHAnsi" w:cstheme="minorHAnsi"/>
          <w:lang w:val="en-AU"/>
        </w:rPr>
      </w:pPr>
      <w:r w:rsidRPr="00A04B55">
        <w:rPr>
          <w:rFonts w:asciiTheme="minorHAnsi" w:hAnsiTheme="minorHAnsi" w:cstheme="minorHAnsi"/>
          <w:lang w:val="en-AU"/>
        </w:rPr>
        <w:t xml:space="preserve">OMEGA provides retail banks and CDP with the </w:t>
      </w:r>
      <w:r>
        <w:rPr>
          <w:rFonts w:asciiTheme="minorHAnsi" w:hAnsiTheme="minorHAnsi" w:cstheme="minorHAnsi"/>
          <w:lang w:val="en-AU"/>
        </w:rPr>
        <w:t xml:space="preserve">respective </w:t>
      </w:r>
      <w:r w:rsidRPr="00A04B55">
        <w:rPr>
          <w:rFonts w:asciiTheme="minorHAnsi" w:hAnsiTheme="minorHAnsi" w:cstheme="minorHAnsi"/>
          <w:lang w:val="en-AU"/>
        </w:rPr>
        <w:t xml:space="preserve">acknowledgment file </w:t>
      </w:r>
      <w:del w:id="405" w:author="Han Xie CHAI (MAS)" w:date="2026-01-14T14:12:00Z" w16du:dateUtc="2026-01-14T06:12:00Z">
        <w:r w:rsidDel="00F1668E">
          <w:rPr>
            <w:rFonts w:asciiTheme="minorHAnsi" w:hAnsiTheme="minorHAnsi" w:cstheme="minorHAnsi"/>
            <w:lang w:val="en-AU"/>
          </w:rPr>
          <w:delText xml:space="preserve">upon </w:delText>
        </w:r>
      </w:del>
      <w:ins w:id="406" w:author="Han Xie CHAI (MAS)" w:date="2026-01-14T14:12:00Z" w16du:dateUtc="2026-01-14T06:12:00Z">
        <w:r w:rsidR="00F1668E">
          <w:rPr>
            <w:rFonts w:asciiTheme="minorHAnsi" w:hAnsiTheme="minorHAnsi" w:cstheme="minorHAnsi"/>
            <w:lang w:val="en-AU"/>
          </w:rPr>
          <w:t xml:space="preserve">after </w:t>
        </w:r>
      </w:ins>
      <w:r>
        <w:rPr>
          <w:rFonts w:asciiTheme="minorHAnsi" w:hAnsiTheme="minorHAnsi" w:cstheme="minorHAnsi"/>
          <w:lang w:val="en-AU"/>
        </w:rPr>
        <w:t>processing</w:t>
      </w:r>
      <w:r w:rsidRPr="00A04B55">
        <w:rPr>
          <w:rFonts w:asciiTheme="minorHAnsi" w:hAnsiTheme="minorHAnsi" w:cstheme="minorHAnsi"/>
          <w:lang w:val="en-AU"/>
        </w:rPr>
        <w:t xml:space="preserve"> the submitted </w:t>
      </w:r>
      <w:r>
        <w:rPr>
          <w:rFonts w:asciiTheme="minorHAnsi" w:hAnsiTheme="minorHAnsi" w:cstheme="minorHAnsi"/>
          <w:lang w:val="en-AU"/>
        </w:rPr>
        <w:t xml:space="preserve">SSB </w:t>
      </w:r>
      <w:r w:rsidR="0033509B">
        <w:rPr>
          <w:rFonts w:asciiTheme="minorHAnsi" w:hAnsiTheme="minorHAnsi" w:cstheme="minorHAnsi"/>
          <w:lang w:val="en-AU"/>
        </w:rPr>
        <w:t>holdings</w:t>
      </w:r>
      <w:r w:rsidRPr="00A04B55">
        <w:rPr>
          <w:rFonts w:asciiTheme="minorHAnsi" w:hAnsiTheme="minorHAnsi" w:cstheme="minorHAnsi"/>
          <w:lang w:val="en-AU"/>
        </w:rPr>
        <w:t xml:space="preserve"> records.</w:t>
      </w:r>
      <w:r>
        <w:rPr>
          <w:rFonts w:asciiTheme="minorHAnsi" w:hAnsiTheme="minorHAnsi" w:cstheme="minorHAnsi"/>
          <w:lang w:val="en-AU"/>
        </w:rPr>
        <w:t xml:space="preserve"> The purpose of this file is to indicate the overall file processing status and the processing status of every detail record, regardless of success or failure.</w:t>
      </w:r>
    </w:p>
    <w:p w14:paraId="0120C264" w14:textId="21880788" w:rsidR="00AE1AEF" w:rsidRPr="00AE1AEF" w:rsidDel="00943F97" w:rsidRDefault="00AE1AEF" w:rsidP="00AE1AEF">
      <w:pPr>
        <w:pStyle w:val="Normalwithspace"/>
        <w:rPr>
          <w:del w:id="407" w:author="Yichen GU from.TOPPAN (MAS)" w:date="2026-01-16T16:46:00Z" w16du:dateUtc="2026-01-16T08:46:00Z"/>
          <w:rFonts w:asciiTheme="minorHAnsi" w:hAnsiTheme="minorHAnsi" w:cstheme="minorHAnsi"/>
          <w:lang w:val="en-AU"/>
        </w:rPr>
      </w:pPr>
      <w:del w:id="408" w:author="Yichen GU from.TOPPAN (MAS)" w:date="2026-01-16T16:46:00Z" w16du:dateUtc="2026-01-16T08:46:00Z">
        <w:r w:rsidRPr="00857344" w:rsidDel="00943F97">
          <w:rPr>
            <w:rFonts w:asciiTheme="minorHAnsi" w:hAnsiTheme="minorHAnsi" w:cstheme="minorHAnsi"/>
            <w:b/>
            <w:bCs/>
            <w:highlight w:val="cyan"/>
            <w:lang w:val="en-AU"/>
          </w:rPr>
          <w:delText>Note</w:delText>
        </w:r>
        <w:r w:rsidR="0028697D" w:rsidRPr="00857344" w:rsidDel="00943F97">
          <w:rPr>
            <w:rFonts w:asciiTheme="minorHAnsi" w:hAnsiTheme="minorHAnsi" w:cstheme="minorHAnsi"/>
            <w:highlight w:val="cyan"/>
            <w:lang w:val="en-AU"/>
          </w:rPr>
          <w:delText xml:space="preserve">: the </w:delText>
        </w:r>
        <w:r w:rsidRPr="00857344" w:rsidDel="00943F97">
          <w:rPr>
            <w:rFonts w:asciiTheme="minorHAnsi" w:hAnsiTheme="minorHAnsi" w:cstheme="minorHAnsi"/>
            <w:highlight w:val="cyan"/>
            <w:lang w:val="en-AU"/>
          </w:rPr>
          <w:delText xml:space="preserve">holdings acknowledgement file </w:delText>
        </w:r>
        <w:r w:rsidR="00C8138B" w:rsidRPr="00857344" w:rsidDel="00943F97">
          <w:rPr>
            <w:rFonts w:asciiTheme="minorHAnsi" w:hAnsiTheme="minorHAnsi" w:cstheme="minorHAnsi"/>
            <w:highlight w:val="cyan"/>
            <w:lang w:val="en-AU"/>
          </w:rPr>
          <w:delText>designated for</w:delText>
        </w:r>
        <w:r w:rsidRPr="00857344" w:rsidDel="00943F97">
          <w:rPr>
            <w:rFonts w:asciiTheme="minorHAnsi" w:hAnsiTheme="minorHAnsi" w:cstheme="minorHAnsi"/>
            <w:highlight w:val="cyan"/>
            <w:lang w:val="en-AU"/>
          </w:rPr>
          <w:delText xml:space="preserve"> CDP will be generated by OMEGA </w:delText>
        </w:r>
        <w:commentRangeStart w:id="409"/>
        <w:commentRangeStart w:id="410"/>
        <w:commentRangeStart w:id="411"/>
        <w:r w:rsidRPr="00857344" w:rsidDel="00943F97">
          <w:rPr>
            <w:rFonts w:asciiTheme="minorHAnsi" w:hAnsiTheme="minorHAnsi" w:cstheme="minorHAnsi"/>
            <w:highlight w:val="cyan"/>
            <w:lang w:val="en-AU"/>
          </w:rPr>
          <w:delText>but not sent/processed by CDP</w:delText>
        </w:r>
        <w:r w:rsidR="00A63570" w:rsidRPr="00857344" w:rsidDel="00943F97">
          <w:rPr>
            <w:rFonts w:asciiTheme="minorHAnsi" w:hAnsiTheme="minorHAnsi" w:cstheme="minorHAnsi"/>
            <w:highlight w:val="cyan"/>
            <w:lang w:val="en-AU"/>
          </w:rPr>
          <w:delText xml:space="preserve"> currently</w:delText>
        </w:r>
        <w:commentRangeEnd w:id="409"/>
        <w:r w:rsidR="00B0297E" w:rsidDel="00943F97">
          <w:rPr>
            <w:rStyle w:val="CommentReference"/>
            <w:lang w:val="en-US"/>
          </w:rPr>
          <w:commentReference w:id="409"/>
        </w:r>
        <w:commentRangeEnd w:id="410"/>
        <w:r w:rsidR="00551046" w:rsidDel="00943F97">
          <w:rPr>
            <w:rStyle w:val="CommentReference"/>
            <w:lang w:val="en-US"/>
          </w:rPr>
          <w:commentReference w:id="410"/>
        </w:r>
        <w:commentRangeEnd w:id="411"/>
        <w:r w:rsidR="00943F97" w:rsidDel="00943F97">
          <w:rPr>
            <w:rStyle w:val="CommentReference"/>
            <w:lang w:val="en-US"/>
          </w:rPr>
          <w:commentReference w:id="411"/>
        </w:r>
        <w:r w:rsidRPr="00857344" w:rsidDel="00943F97">
          <w:rPr>
            <w:rFonts w:asciiTheme="minorHAnsi" w:hAnsiTheme="minorHAnsi" w:cstheme="minorHAnsi"/>
            <w:highlight w:val="cyan"/>
            <w:lang w:val="en-AU"/>
          </w:rPr>
          <w:delText>.</w:delText>
        </w:r>
      </w:del>
    </w:p>
    <w:p w14:paraId="19844F2F" w14:textId="77777777" w:rsidR="00AE0A9A" w:rsidRDefault="00AE0A9A" w:rsidP="00634352">
      <w:pPr>
        <w:pStyle w:val="Heading3"/>
      </w:pPr>
      <w:bookmarkStart w:id="412" w:name="_Toc217999903"/>
      <w:r>
        <w:lastRenderedPageBreak/>
        <w:t>Securities Involved</w:t>
      </w:r>
      <w:bookmarkEnd w:id="412"/>
    </w:p>
    <w:p w14:paraId="7DAB28C7" w14:textId="77777777" w:rsidR="00622DF3" w:rsidRDefault="00622DF3" w:rsidP="00622DF3">
      <w:pPr>
        <w:pStyle w:val="Normalwithspace"/>
        <w:rPr>
          <w:rFonts w:asciiTheme="minorHAnsi" w:hAnsiTheme="minorHAnsi" w:cstheme="minorHAnsi"/>
          <w:lang w:val="en-AU"/>
        </w:rPr>
      </w:pPr>
      <w:r>
        <w:rPr>
          <w:rFonts w:asciiTheme="minorHAnsi" w:hAnsiTheme="minorHAnsi" w:cstheme="minorHAnsi"/>
          <w:lang w:val="en-AU"/>
        </w:rPr>
        <w:t>This file only involves the specific security type:</w:t>
      </w:r>
    </w:p>
    <w:p w14:paraId="4B31E972" w14:textId="3B63D800" w:rsidR="00622DF3" w:rsidRPr="00622DF3" w:rsidRDefault="00622DF3" w:rsidP="00450B41">
      <w:pPr>
        <w:pStyle w:val="OrderedList"/>
        <w:numPr>
          <w:ilvl w:val="0"/>
          <w:numId w:val="34"/>
        </w:numPr>
        <w:rPr>
          <w:lang w:val="en-AU"/>
        </w:rPr>
      </w:pPr>
      <w:r>
        <w:rPr>
          <w:lang w:val="en-AU"/>
        </w:rPr>
        <w:t>SSB</w:t>
      </w:r>
    </w:p>
    <w:p w14:paraId="4C0C585B" w14:textId="77777777" w:rsidR="00D32109" w:rsidRDefault="00D32109" w:rsidP="00634352">
      <w:pPr>
        <w:pStyle w:val="Heading3"/>
      </w:pPr>
      <w:bookmarkStart w:id="413" w:name="_Toc217999904"/>
      <w:r>
        <w:t>File Names</w:t>
      </w:r>
      <w:bookmarkEnd w:id="413"/>
    </w:p>
    <w:p w14:paraId="10A67666" w14:textId="76E62023" w:rsidR="00D32109" w:rsidRDefault="00D32109" w:rsidP="00D32109">
      <w:pPr>
        <w:pStyle w:val="Normalwithspace"/>
        <w:rPr>
          <w:rFonts w:asciiTheme="minorHAnsi" w:hAnsiTheme="minorHAnsi" w:cstheme="minorHAnsi"/>
          <w:lang w:val="en-AU"/>
        </w:rPr>
      </w:pPr>
      <w:r>
        <w:rPr>
          <w:rFonts w:asciiTheme="minorHAnsi" w:hAnsiTheme="minorHAnsi" w:cstheme="minorHAnsi"/>
          <w:lang w:val="en-AU"/>
        </w:rPr>
        <w:t xml:space="preserve">The following table details the designated file names for each </w:t>
      </w:r>
      <w:ins w:id="414" w:author="Han Xie CHAI (MAS)" w:date="2026-01-14T14:50:00Z" w16du:dateUtc="2026-01-14T06:50:00Z">
        <w:r w:rsidR="00F736B3">
          <w:rPr>
            <w:rFonts w:asciiTheme="minorHAnsi" w:hAnsiTheme="minorHAnsi" w:cstheme="minorHAnsi"/>
            <w:lang w:val="en-AU"/>
          </w:rPr>
          <w:t xml:space="preserve">application </w:t>
        </w:r>
      </w:ins>
      <w:del w:id="415" w:author="Han Xie CHAI (MAS)" w:date="2026-01-14T14:12:00Z" w16du:dateUtc="2026-01-14T06:12:00Z">
        <w:r w:rsidDel="00F1668E">
          <w:rPr>
            <w:rFonts w:asciiTheme="minorHAnsi" w:hAnsiTheme="minorHAnsi" w:cstheme="minorHAnsi"/>
            <w:lang w:val="en-AU"/>
          </w:rPr>
          <w:delText xml:space="preserve">payment </w:delText>
        </w:r>
      </w:del>
      <w:r>
        <w:rPr>
          <w:rFonts w:asciiTheme="minorHAnsi" w:hAnsiTheme="minorHAnsi" w:cstheme="minorHAnsi"/>
          <w:lang w:val="en-AU"/>
        </w:rPr>
        <w:t xml:space="preserve">type. </w:t>
      </w:r>
      <w:r w:rsidRPr="00415ACB">
        <w:rPr>
          <w:rFonts w:asciiTheme="minorHAnsi" w:hAnsiTheme="minorHAnsi" w:cstheme="minorHAnsi"/>
          <w:lang w:val="en-AU"/>
        </w:rPr>
        <w:t>For the final file name construction, the placeholder [</w:t>
      </w:r>
      <w:r w:rsidRPr="006E582A">
        <w:rPr>
          <w:rFonts w:asciiTheme="minorHAnsi" w:hAnsiTheme="minorHAnsi" w:cstheme="minorHAnsi"/>
          <w:b/>
          <w:bCs/>
          <w:i/>
          <w:iCs/>
          <w:lang w:val="en-AU"/>
        </w:rPr>
        <w:t>acronym of FI</w:t>
      </w:r>
      <w:r>
        <w:rPr>
          <w:rFonts w:asciiTheme="minorHAnsi" w:hAnsiTheme="minorHAnsi" w:cstheme="minorHAnsi"/>
          <w:b/>
          <w:bCs/>
          <w:i/>
          <w:iCs/>
          <w:lang w:val="en-AU"/>
        </w:rPr>
        <w:t>/CDP</w:t>
      </w:r>
      <w:r w:rsidRPr="00415ACB">
        <w:rPr>
          <w:rFonts w:asciiTheme="minorHAnsi" w:hAnsiTheme="minorHAnsi" w:cstheme="minorHAnsi"/>
          <w:lang w:val="en-AU"/>
        </w:rPr>
        <w:t xml:space="preserve">] must be substituted with the specific acronym value associated with the applicable </w:t>
      </w:r>
      <w:r>
        <w:rPr>
          <w:rFonts w:asciiTheme="minorHAnsi" w:hAnsiTheme="minorHAnsi" w:cstheme="minorHAnsi"/>
          <w:lang w:val="en-AU"/>
        </w:rPr>
        <w:t>Destination</w:t>
      </w:r>
      <w:r w:rsidRPr="00415ACB">
        <w:rPr>
          <w:rFonts w:asciiTheme="minorHAnsi" w:hAnsiTheme="minorHAnsi" w:cstheme="minorHAnsi"/>
          <w:lang w:val="en-AU"/>
        </w:rPr>
        <w:t>.</w:t>
      </w:r>
    </w:p>
    <w:p w14:paraId="5D18EAA3" w14:textId="2CE3CDC1" w:rsidR="00D32109" w:rsidRDefault="00D32109" w:rsidP="00D32109">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1FEE6946" w14:textId="77777777" w:rsidR="00D32109" w:rsidRPr="003D648B" w:rsidRDefault="00D32109" w:rsidP="00D32109">
      <w:pPr>
        <w:pStyle w:val="Normalwithspace"/>
        <w:rPr>
          <w:rFonts w:asciiTheme="minorHAnsi" w:hAnsiTheme="minorHAnsi" w:cstheme="minorHAnsi"/>
          <w:lang w:val="en-AU"/>
        </w:rPr>
      </w:pPr>
    </w:p>
    <w:tbl>
      <w:tblPr>
        <w:tblStyle w:val="TableGrid"/>
        <w:tblW w:w="9134" w:type="dxa"/>
        <w:tblLook w:val="04A0" w:firstRow="1" w:lastRow="0" w:firstColumn="1" w:lastColumn="0" w:noHBand="0" w:noVBand="1"/>
      </w:tblPr>
      <w:tblGrid>
        <w:gridCol w:w="776"/>
        <w:gridCol w:w="1261"/>
        <w:gridCol w:w="3087"/>
        <w:gridCol w:w="1024"/>
        <w:gridCol w:w="1745"/>
        <w:gridCol w:w="1241"/>
      </w:tblGrid>
      <w:tr w:rsidR="00D32109" w14:paraId="5A5BF27D" w14:textId="77777777" w:rsidTr="00E45B84">
        <w:tc>
          <w:tcPr>
            <w:tcW w:w="796" w:type="dxa"/>
            <w:shd w:val="clear" w:color="auto" w:fill="D9D9D9" w:themeFill="background1" w:themeFillShade="D9"/>
          </w:tcPr>
          <w:p w14:paraId="18497827" w14:textId="77777777" w:rsidR="00D32109" w:rsidRPr="00796860" w:rsidRDefault="00D32109" w:rsidP="00742B6B">
            <w:pPr>
              <w:pStyle w:val="TableHeading"/>
              <w:jc w:val="both"/>
              <w:rPr>
                <w:rFonts w:asciiTheme="minorHAnsi" w:hAnsiTheme="minorHAnsi" w:cstheme="minorHAnsi"/>
              </w:rPr>
            </w:pPr>
            <w:r w:rsidRPr="00796860">
              <w:rPr>
                <w:rFonts w:asciiTheme="minorHAnsi" w:hAnsiTheme="minorHAnsi" w:cstheme="minorHAnsi"/>
              </w:rPr>
              <w:t>S/N</w:t>
            </w:r>
          </w:p>
        </w:tc>
        <w:tc>
          <w:tcPr>
            <w:tcW w:w="1030" w:type="dxa"/>
            <w:shd w:val="clear" w:color="auto" w:fill="D9D9D9" w:themeFill="background1" w:themeFillShade="D9"/>
          </w:tcPr>
          <w:p w14:paraId="55931BDA" w14:textId="77F72B9F" w:rsidR="00D32109" w:rsidRPr="00796860" w:rsidRDefault="00F736B3" w:rsidP="00742B6B">
            <w:pPr>
              <w:pStyle w:val="TableHeading"/>
              <w:rPr>
                <w:rFonts w:asciiTheme="minorHAnsi" w:hAnsiTheme="minorHAnsi" w:cstheme="minorHAnsi"/>
              </w:rPr>
            </w:pPr>
            <w:ins w:id="416" w:author="Han Xie CHAI (MAS)" w:date="2026-01-14T14:50:00Z" w16du:dateUtc="2026-01-14T06:50:00Z">
              <w:r>
                <w:rPr>
                  <w:rFonts w:asciiTheme="minorHAnsi" w:hAnsiTheme="minorHAnsi" w:cstheme="minorHAnsi"/>
                </w:rPr>
                <w:t xml:space="preserve">Application </w:t>
              </w:r>
            </w:ins>
            <w:del w:id="417" w:author="Han Xie CHAI (MAS)" w:date="2026-01-14T14:12:00Z" w16du:dateUtc="2026-01-14T06:12:00Z">
              <w:r w:rsidR="00D32109" w:rsidDel="00F1668E">
                <w:rPr>
                  <w:rFonts w:asciiTheme="minorHAnsi" w:hAnsiTheme="minorHAnsi" w:cstheme="minorHAnsi"/>
                </w:rPr>
                <w:delText>Payment</w:delText>
              </w:r>
              <w:r w:rsidR="00D32109" w:rsidRPr="00796860" w:rsidDel="00F1668E">
                <w:rPr>
                  <w:rFonts w:asciiTheme="minorHAnsi" w:hAnsiTheme="minorHAnsi" w:cstheme="minorHAnsi"/>
                </w:rPr>
                <w:delText xml:space="preserve"> </w:delText>
              </w:r>
            </w:del>
            <w:r w:rsidR="00D32109" w:rsidRPr="00796860">
              <w:rPr>
                <w:rFonts w:asciiTheme="minorHAnsi" w:hAnsiTheme="minorHAnsi" w:cstheme="minorHAnsi"/>
              </w:rPr>
              <w:t>Type</w:t>
            </w:r>
          </w:p>
        </w:tc>
        <w:tc>
          <w:tcPr>
            <w:tcW w:w="3225" w:type="dxa"/>
            <w:shd w:val="clear" w:color="auto" w:fill="D9D9D9" w:themeFill="background1" w:themeFillShade="D9"/>
          </w:tcPr>
          <w:p w14:paraId="07A05011" w14:textId="77777777" w:rsidR="00D32109" w:rsidRPr="00796860" w:rsidRDefault="00D32109" w:rsidP="00742B6B">
            <w:pPr>
              <w:pStyle w:val="TableHeading"/>
              <w:rPr>
                <w:rFonts w:asciiTheme="minorHAnsi" w:hAnsiTheme="minorHAnsi" w:cstheme="minorHAnsi"/>
              </w:rPr>
            </w:pPr>
            <w:r w:rsidRPr="00796860">
              <w:rPr>
                <w:rFonts w:asciiTheme="minorHAnsi" w:hAnsiTheme="minorHAnsi" w:cstheme="minorHAnsi"/>
              </w:rPr>
              <w:t>File Name</w:t>
            </w:r>
          </w:p>
        </w:tc>
        <w:tc>
          <w:tcPr>
            <w:tcW w:w="1034" w:type="dxa"/>
            <w:shd w:val="clear" w:color="auto" w:fill="D9D9D9" w:themeFill="background1" w:themeFillShade="D9"/>
          </w:tcPr>
          <w:p w14:paraId="2C2C55CC" w14:textId="77777777" w:rsidR="00D32109" w:rsidRDefault="00D32109" w:rsidP="00742B6B">
            <w:pPr>
              <w:pStyle w:val="TableHeading"/>
              <w:rPr>
                <w:rFonts w:asciiTheme="minorHAnsi" w:hAnsiTheme="minorHAnsi" w:cstheme="minorHAnsi"/>
              </w:rPr>
            </w:pPr>
            <w:r>
              <w:rPr>
                <w:rFonts w:asciiTheme="minorHAnsi" w:hAnsiTheme="minorHAnsi" w:cstheme="minorHAnsi"/>
              </w:rPr>
              <w:t>Source</w:t>
            </w:r>
          </w:p>
        </w:tc>
        <w:tc>
          <w:tcPr>
            <w:tcW w:w="1790" w:type="dxa"/>
            <w:shd w:val="clear" w:color="auto" w:fill="D9D9D9" w:themeFill="background1" w:themeFillShade="D9"/>
          </w:tcPr>
          <w:p w14:paraId="3BE440BC" w14:textId="77777777" w:rsidR="00D32109" w:rsidRDefault="00D32109" w:rsidP="00742B6B">
            <w:pPr>
              <w:pStyle w:val="TableHeading"/>
              <w:rPr>
                <w:rFonts w:asciiTheme="minorHAnsi" w:hAnsiTheme="minorHAnsi" w:cstheme="minorHAnsi"/>
              </w:rPr>
            </w:pPr>
            <w:r>
              <w:rPr>
                <w:rFonts w:asciiTheme="minorHAnsi" w:hAnsiTheme="minorHAnsi" w:cstheme="minorHAnsi"/>
              </w:rPr>
              <w:t>Destination</w:t>
            </w:r>
          </w:p>
        </w:tc>
        <w:tc>
          <w:tcPr>
            <w:tcW w:w="1259" w:type="dxa"/>
            <w:shd w:val="clear" w:color="auto" w:fill="D9D9D9" w:themeFill="background1" w:themeFillShade="D9"/>
          </w:tcPr>
          <w:p w14:paraId="3E944D08" w14:textId="77777777" w:rsidR="00D32109" w:rsidRDefault="00D32109" w:rsidP="00742B6B">
            <w:pPr>
              <w:pStyle w:val="TableHeading"/>
              <w:rPr>
                <w:rFonts w:asciiTheme="minorHAnsi" w:hAnsiTheme="minorHAnsi" w:cstheme="minorHAnsi"/>
              </w:rPr>
            </w:pPr>
            <w:r>
              <w:rPr>
                <w:rFonts w:asciiTheme="minorHAnsi" w:hAnsiTheme="minorHAnsi" w:cstheme="minorHAnsi"/>
              </w:rPr>
              <w:t xml:space="preserve">Incoming / Outgoing </w:t>
            </w:r>
          </w:p>
        </w:tc>
      </w:tr>
      <w:tr w:rsidR="00D32109" w14:paraId="4505FDD6" w14:textId="77777777" w:rsidTr="00E45B84">
        <w:tc>
          <w:tcPr>
            <w:tcW w:w="796" w:type="dxa"/>
          </w:tcPr>
          <w:p w14:paraId="1472834C" w14:textId="77777777" w:rsidR="00D32109" w:rsidRPr="00D21035" w:rsidRDefault="00D32109" w:rsidP="00857344">
            <w:pPr>
              <w:pStyle w:val="ListParagraph"/>
              <w:numPr>
                <w:ilvl w:val="0"/>
                <w:numId w:val="111"/>
              </w:numPr>
              <w:rPr>
                <w:highlight w:val="yellow"/>
              </w:rPr>
            </w:pPr>
          </w:p>
        </w:tc>
        <w:tc>
          <w:tcPr>
            <w:tcW w:w="1030" w:type="dxa"/>
          </w:tcPr>
          <w:p w14:paraId="0823C4F1" w14:textId="77777777" w:rsidR="00D32109" w:rsidRPr="00930B5A" w:rsidRDefault="00D32109" w:rsidP="00FA23BB">
            <w:pPr>
              <w:spacing w:line="360" w:lineRule="auto"/>
              <w:jc w:val="left"/>
              <w:rPr>
                <w:rFonts w:asciiTheme="minorHAnsi" w:hAnsiTheme="minorHAnsi" w:cstheme="minorHAnsi"/>
                <w:iCs/>
                <w:szCs w:val="22"/>
                <w:highlight w:val="yellow"/>
              </w:rPr>
            </w:pPr>
            <w:r w:rsidRPr="00930B5A">
              <w:rPr>
                <w:rFonts w:asciiTheme="minorHAnsi" w:hAnsiTheme="minorHAnsi" w:cstheme="minorHAnsi"/>
                <w:iCs/>
                <w:szCs w:val="22"/>
                <w:highlight w:val="yellow"/>
              </w:rPr>
              <w:t>CASH</w:t>
            </w:r>
          </w:p>
        </w:tc>
        <w:tc>
          <w:tcPr>
            <w:tcW w:w="3225" w:type="dxa"/>
          </w:tcPr>
          <w:p w14:paraId="5F470C38" w14:textId="77777777" w:rsidR="00D32109" w:rsidRPr="00930B5A" w:rsidRDefault="00D32109" w:rsidP="00FA23BB">
            <w:pPr>
              <w:spacing w:line="360" w:lineRule="auto"/>
              <w:jc w:val="left"/>
              <w:rPr>
                <w:rFonts w:asciiTheme="minorHAnsi" w:hAnsiTheme="minorHAnsi" w:cstheme="minorHAnsi"/>
                <w:iCs/>
                <w:szCs w:val="22"/>
                <w:highlight w:val="yellow"/>
              </w:rPr>
            </w:pPr>
            <w:proofErr w:type="spellStart"/>
            <w:r w:rsidRPr="00930B5A">
              <w:rPr>
                <w:rFonts w:asciiTheme="minorHAnsi" w:hAnsiTheme="minorHAnsi" w:cstheme="minorHAnsi"/>
                <w:iCs/>
                <w:szCs w:val="22"/>
                <w:highlight w:val="yellow"/>
              </w:rPr>
              <w:t>sb</w:t>
            </w:r>
            <w:proofErr w:type="spellEnd"/>
            <w:r w:rsidRPr="00930B5A">
              <w:rPr>
                <w:rFonts w:asciiTheme="minorHAnsi" w:hAnsiTheme="minorHAnsi" w:cstheme="minorHAnsi"/>
                <w:iCs/>
                <w:szCs w:val="22"/>
                <w:highlight w:val="yellow"/>
              </w:rPr>
              <w:t>_[</w:t>
            </w:r>
            <w:r w:rsidRPr="00930B5A">
              <w:rPr>
                <w:rFonts w:asciiTheme="minorHAnsi" w:hAnsiTheme="minorHAnsi" w:cstheme="minorHAnsi"/>
                <w:b/>
                <w:bCs/>
                <w:i/>
                <w:szCs w:val="22"/>
                <w:highlight w:val="yellow"/>
              </w:rPr>
              <w:t>acronym of FI/CDP</w:t>
            </w:r>
            <w:r w:rsidRPr="00930B5A">
              <w:rPr>
                <w:rFonts w:asciiTheme="minorHAnsi" w:hAnsiTheme="minorHAnsi" w:cstheme="minorHAnsi"/>
                <w:iCs/>
                <w:szCs w:val="22"/>
                <w:highlight w:val="yellow"/>
              </w:rPr>
              <w:t>]_ah1.txt</w:t>
            </w:r>
          </w:p>
        </w:tc>
        <w:tc>
          <w:tcPr>
            <w:tcW w:w="1034" w:type="dxa"/>
          </w:tcPr>
          <w:p w14:paraId="43ACA2CD" w14:textId="77777777" w:rsidR="00D32109" w:rsidRPr="00930B5A" w:rsidRDefault="00D32109" w:rsidP="00FA23BB">
            <w:pPr>
              <w:spacing w:line="360" w:lineRule="auto"/>
              <w:jc w:val="left"/>
              <w:rPr>
                <w:rFonts w:asciiTheme="minorHAnsi" w:hAnsiTheme="minorHAnsi" w:cstheme="minorHAnsi"/>
                <w:iCs/>
                <w:szCs w:val="22"/>
                <w:highlight w:val="yellow"/>
              </w:rPr>
            </w:pPr>
            <w:r w:rsidRPr="00930B5A">
              <w:rPr>
                <w:rFonts w:asciiTheme="minorHAnsi" w:hAnsiTheme="minorHAnsi" w:cstheme="minorHAnsi"/>
                <w:iCs/>
                <w:szCs w:val="22"/>
                <w:highlight w:val="yellow"/>
              </w:rPr>
              <w:t>OMEGA</w:t>
            </w:r>
          </w:p>
        </w:tc>
        <w:tc>
          <w:tcPr>
            <w:tcW w:w="1790" w:type="dxa"/>
          </w:tcPr>
          <w:p w14:paraId="50EE5FDF" w14:textId="77777777" w:rsidR="00D32109" w:rsidRPr="00930B5A" w:rsidRDefault="00D32109" w:rsidP="00FA23BB">
            <w:pPr>
              <w:spacing w:line="360" w:lineRule="auto"/>
              <w:jc w:val="left"/>
              <w:rPr>
                <w:rFonts w:asciiTheme="minorHAnsi" w:hAnsiTheme="minorHAnsi" w:cstheme="minorHAnsi"/>
                <w:iCs/>
                <w:szCs w:val="22"/>
                <w:highlight w:val="yellow"/>
              </w:rPr>
            </w:pPr>
            <w:r w:rsidRPr="00930B5A">
              <w:rPr>
                <w:rFonts w:asciiTheme="minorHAnsi" w:hAnsiTheme="minorHAnsi" w:cstheme="minorHAnsi"/>
                <w:iCs/>
                <w:szCs w:val="22"/>
                <w:highlight w:val="yellow"/>
              </w:rPr>
              <w:t>CDP</w:t>
            </w:r>
          </w:p>
        </w:tc>
        <w:tc>
          <w:tcPr>
            <w:tcW w:w="1259" w:type="dxa"/>
          </w:tcPr>
          <w:p w14:paraId="63E0E033" w14:textId="77777777" w:rsidR="00D32109" w:rsidRPr="00930B5A" w:rsidRDefault="00D32109" w:rsidP="00FA23BB">
            <w:pPr>
              <w:spacing w:line="360" w:lineRule="auto"/>
              <w:jc w:val="left"/>
              <w:rPr>
                <w:rFonts w:asciiTheme="minorHAnsi" w:hAnsiTheme="minorHAnsi" w:cstheme="minorHAnsi"/>
                <w:iCs/>
                <w:szCs w:val="22"/>
                <w:highlight w:val="yellow"/>
              </w:rPr>
            </w:pPr>
            <w:r w:rsidRPr="00930B5A">
              <w:rPr>
                <w:rFonts w:asciiTheme="minorHAnsi" w:hAnsiTheme="minorHAnsi" w:cstheme="minorHAnsi"/>
                <w:iCs/>
                <w:szCs w:val="22"/>
                <w:highlight w:val="yellow"/>
              </w:rPr>
              <w:t>Outgoing</w:t>
            </w:r>
          </w:p>
        </w:tc>
      </w:tr>
      <w:tr w:rsidR="00D32109" w14:paraId="35C22C49" w14:textId="77777777" w:rsidTr="00E45B84">
        <w:tc>
          <w:tcPr>
            <w:tcW w:w="796" w:type="dxa"/>
          </w:tcPr>
          <w:p w14:paraId="11E7D782" w14:textId="77777777" w:rsidR="00D32109" w:rsidRPr="00796860" w:rsidRDefault="00D32109" w:rsidP="00D21035">
            <w:pPr>
              <w:pStyle w:val="ListParagraph"/>
            </w:pPr>
          </w:p>
        </w:tc>
        <w:tc>
          <w:tcPr>
            <w:tcW w:w="1030" w:type="dxa"/>
          </w:tcPr>
          <w:p w14:paraId="064344C3" w14:textId="77777777" w:rsidR="00D32109" w:rsidRPr="00796860" w:rsidRDefault="00D32109" w:rsidP="00FA23BB">
            <w:pPr>
              <w:spacing w:line="360" w:lineRule="auto"/>
              <w:jc w:val="left"/>
              <w:rPr>
                <w:rFonts w:asciiTheme="minorHAnsi" w:hAnsiTheme="minorHAnsi" w:cstheme="minorHAnsi"/>
                <w:iCs/>
                <w:szCs w:val="22"/>
              </w:rPr>
            </w:pPr>
            <w:r>
              <w:rPr>
                <w:rFonts w:asciiTheme="minorHAnsi" w:hAnsiTheme="minorHAnsi" w:cstheme="minorHAnsi"/>
                <w:iCs/>
                <w:szCs w:val="22"/>
              </w:rPr>
              <w:t>SRS</w:t>
            </w:r>
          </w:p>
        </w:tc>
        <w:tc>
          <w:tcPr>
            <w:tcW w:w="3225" w:type="dxa"/>
          </w:tcPr>
          <w:p w14:paraId="5DB19899" w14:textId="77777777" w:rsidR="00D32109" w:rsidRPr="00796860" w:rsidRDefault="00D32109" w:rsidP="00FA23BB">
            <w:pPr>
              <w:spacing w:line="360" w:lineRule="auto"/>
              <w:jc w:val="left"/>
              <w:rPr>
                <w:rFonts w:asciiTheme="minorHAnsi" w:hAnsiTheme="minorHAnsi" w:cstheme="minorHAnsi"/>
                <w:iCs/>
                <w:szCs w:val="22"/>
              </w:rPr>
            </w:pPr>
            <w:proofErr w:type="spellStart"/>
            <w:r w:rsidRPr="007E6426">
              <w:rPr>
                <w:rFonts w:asciiTheme="minorHAnsi" w:hAnsiTheme="minorHAnsi" w:cstheme="minorHAnsi"/>
                <w:iCs/>
                <w:szCs w:val="22"/>
                <w:highlight w:val="yellow"/>
              </w:rPr>
              <w:t>sb</w:t>
            </w:r>
            <w:proofErr w:type="spellEnd"/>
            <w:r w:rsidRPr="007E6426">
              <w:rPr>
                <w:rFonts w:asciiTheme="minorHAnsi" w:hAnsiTheme="minorHAnsi" w:cstheme="minorHAnsi"/>
                <w:iCs/>
                <w:szCs w:val="22"/>
                <w:highlight w:val="yellow"/>
              </w:rPr>
              <w:t>_[</w:t>
            </w:r>
            <w:r w:rsidRPr="007E6426">
              <w:rPr>
                <w:rFonts w:asciiTheme="minorHAnsi" w:hAnsiTheme="minorHAnsi" w:cstheme="minorHAnsi"/>
                <w:b/>
                <w:bCs/>
                <w:i/>
                <w:szCs w:val="22"/>
                <w:highlight w:val="yellow"/>
              </w:rPr>
              <w:t>acronym of FI/CDP</w:t>
            </w:r>
            <w:r w:rsidRPr="007E6426">
              <w:rPr>
                <w:rFonts w:asciiTheme="minorHAnsi" w:hAnsiTheme="minorHAnsi" w:cstheme="minorHAnsi"/>
                <w:iCs/>
                <w:szCs w:val="22"/>
                <w:highlight w:val="yellow"/>
              </w:rPr>
              <w:t>]_ah3.txt</w:t>
            </w:r>
          </w:p>
        </w:tc>
        <w:tc>
          <w:tcPr>
            <w:tcW w:w="1034" w:type="dxa"/>
          </w:tcPr>
          <w:p w14:paraId="0138026C" w14:textId="77777777" w:rsidR="00D32109" w:rsidRDefault="00D32109" w:rsidP="00FA23BB">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790" w:type="dxa"/>
          </w:tcPr>
          <w:p w14:paraId="5CC19EBB" w14:textId="77777777" w:rsidR="00D32109" w:rsidRDefault="00D32109" w:rsidP="00FA23BB">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259" w:type="dxa"/>
          </w:tcPr>
          <w:p w14:paraId="0AF3604D" w14:textId="77777777" w:rsidR="00D32109" w:rsidRDefault="00D32109" w:rsidP="006C4200">
            <w:pPr>
              <w:keepNext/>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bl>
    <w:p w14:paraId="6336AFA3" w14:textId="3D51636B" w:rsidR="00E85024" w:rsidRPr="00E85024" w:rsidRDefault="006C4200" w:rsidP="006C4200">
      <w:pPr>
        <w:pStyle w:val="Caption"/>
        <w:rPr>
          <w:lang w:val="en-AU"/>
        </w:rPr>
      </w:pPr>
      <w:r>
        <w:t xml:space="preserve">Table </w:t>
      </w:r>
      <w:r>
        <w:fldChar w:fldCharType="begin"/>
      </w:r>
      <w:r>
        <w:instrText xml:space="preserve"> SEQ Table \* ARABIC </w:instrText>
      </w:r>
      <w:r>
        <w:fldChar w:fldCharType="separate"/>
      </w:r>
      <w:r w:rsidR="00FB29C8">
        <w:t>9</w:t>
      </w:r>
      <w:r>
        <w:fldChar w:fldCharType="end"/>
      </w:r>
      <w:r>
        <w:t xml:space="preserve"> </w:t>
      </w:r>
      <w:r>
        <w:fldChar w:fldCharType="begin"/>
      </w:r>
      <w:r>
        <w:instrText xml:space="preserve"> </w:instrText>
      </w:r>
      <w:r w:rsidRPr="006C4200">
        <w:instrText>STYLEREF "Heading 3"</w:instrText>
      </w:r>
      <w:r>
        <w:instrText xml:space="preserve"> </w:instrText>
      </w:r>
      <w:r>
        <w:fldChar w:fldCharType="separate"/>
      </w:r>
      <w:r>
        <w:t>File Names</w:t>
      </w:r>
      <w:r>
        <w:fldChar w:fldCharType="end"/>
      </w:r>
      <w:r>
        <w:t xml:space="preserve"> of </w:t>
      </w:r>
      <w:r>
        <w:fldChar w:fldCharType="begin"/>
      </w:r>
      <w:r>
        <w:instrText xml:space="preserve"> </w:instrText>
      </w:r>
      <w:r w:rsidRPr="006C4200">
        <w:instrText xml:space="preserve">STYLEREF "Heading </w:instrText>
      </w:r>
      <w:r>
        <w:instrText>2</w:instrText>
      </w:r>
      <w:r w:rsidRPr="006C4200">
        <w:instrText>"</w:instrText>
      </w:r>
      <w:r>
        <w:instrText xml:space="preserve"> </w:instrText>
      </w:r>
      <w:r>
        <w:fldChar w:fldCharType="separate"/>
      </w:r>
      <w:r>
        <w:t>SSB Acknowledgement File for Holdings</w:t>
      </w:r>
      <w:r>
        <w:fldChar w:fldCharType="end"/>
      </w:r>
    </w:p>
    <w:p w14:paraId="0ACA9C76" w14:textId="77777777" w:rsidR="00AE0A9A" w:rsidRDefault="00AE0A9A" w:rsidP="00634352">
      <w:pPr>
        <w:pStyle w:val="Heading3"/>
      </w:pPr>
      <w:bookmarkStart w:id="418" w:name="_Toc217999905"/>
      <w:r>
        <w:t>Time &amp; Frequency</w:t>
      </w:r>
      <w:bookmarkEnd w:id="418"/>
    </w:p>
    <w:p w14:paraId="69E39E1B" w14:textId="6D2431F8" w:rsidR="009C0989" w:rsidRDefault="009C0989" w:rsidP="009C0989">
      <w:pPr>
        <w:pStyle w:val="Normalwithspace"/>
        <w:rPr>
          <w:rFonts w:asciiTheme="minorHAnsi" w:hAnsiTheme="minorHAnsi" w:cstheme="minorHAnsi"/>
          <w:lang w:val="en-AU"/>
        </w:rPr>
      </w:pPr>
      <w:r>
        <w:rPr>
          <w:rFonts w:asciiTheme="minorHAnsi" w:hAnsiTheme="minorHAnsi" w:cstheme="minorHAnsi"/>
          <w:lang w:val="en-AU"/>
        </w:rPr>
        <w:t xml:space="preserve">An acknowledgement file </w:t>
      </w:r>
      <w:del w:id="419" w:author="Han Xie CHAI (MAS)" w:date="2026-01-14T14:12:00Z" w16du:dateUtc="2026-01-14T06:12:00Z">
        <w:r w:rsidDel="00F1668E">
          <w:rPr>
            <w:rFonts w:asciiTheme="minorHAnsi" w:hAnsiTheme="minorHAnsi" w:cstheme="minorHAnsi"/>
            <w:lang w:val="en-AU"/>
          </w:rPr>
          <w:delText>will be</w:delText>
        </w:r>
      </w:del>
      <w:ins w:id="420" w:author="Han Xie CHAI (MAS)" w:date="2026-01-14T14:12:00Z" w16du:dateUtc="2026-01-14T06:12:00Z">
        <w:r w:rsidR="00F1668E">
          <w:rPr>
            <w:rFonts w:asciiTheme="minorHAnsi" w:hAnsiTheme="minorHAnsi" w:cstheme="minorHAnsi"/>
            <w:lang w:val="en-AU"/>
          </w:rPr>
          <w:t>is</w:t>
        </w:r>
      </w:ins>
      <w:r>
        <w:rPr>
          <w:rFonts w:asciiTheme="minorHAnsi" w:hAnsiTheme="minorHAnsi" w:cstheme="minorHAnsi"/>
          <w:lang w:val="en-AU"/>
        </w:rPr>
        <w:t xml:space="preserve"> generated and placed onto MEFT by OMEGA on an event-driven basis:</w:t>
      </w:r>
    </w:p>
    <w:p w14:paraId="359F095B" w14:textId="7779C746" w:rsidR="004444AC" w:rsidRPr="009C0989" w:rsidRDefault="009C0989">
      <w:pPr>
        <w:pStyle w:val="Normalwithspace"/>
        <w:numPr>
          <w:ilvl w:val="0"/>
          <w:numId w:val="150"/>
        </w:numPr>
        <w:rPr>
          <w:rFonts w:asciiTheme="minorHAnsi" w:hAnsiTheme="minorHAnsi" w:cstheme="minorHAnsi"/>
          <w:lang w:val="en-AU"/>
        </w:rPr>
        <w:pPrChange w:id="421" w:author="Han Xie CHAI (MAS)" w:date="2026-01-14T14:12:00Z" w16du:dateUtc="2026-01-14T06:12:00Z">
          <w:pPr>
            <w:pStyle w:val="Normalwithspace"/>
          </w:pPr>
        </w:pPrChange>
      </w:pPr>
      <w:r>
        <w:rPr>
          <w:rFonts w:asciiTheme="minorHAnsi" w:hAnsiTheme="minorHAnsi" w:cstheme="minorHAnsi"/>
          <w:lang w:val="en-AU"/>
        </w:rPr>
        <w:t>Whenever a received SSB holdings file</w:t>
      </w:r>
      <w:r w:rsidR="00907EA1">
        <w:rPr>
          <w:rFonts w:asciiTheme="minorHAnsi" w:hAnsiTheme="minorHAnsi" w:cstheme="minorHAnsi"/>
          <w:lang w:val="en-AU"/>
        </w:rPr>
        <w:t xml:space="preserve"> </w:t>
      </w:r>
      <w:r>
        <w:rPr>
          <w:rFonts w:asciiTheme="minorHAnsi" w:hAnsiTheme="minorHAnsi" w:cstheme="minorHAnsi"/>
          <w:lang w:val="en-AU"/>
        </w:rPr>
        <w:t>finishes processing.</w:t>
      </w:r>
    </w:p>
    <w:p w14:paraId="6D2072E9" w14:textId="1EC0706B" w:rsidR="00AE0A9A" w:rsidRPr="0024320D" w:rsidRDefault="00AE0A9A" w:rsidP="00634352">
      <w:pPr>
        <w:pStyle w:val="Heading3"/>
      </w:pPr>
      <w:bookmarkStart w:id="422" w:name="_Toc217999906"/>
      <w:r>
        <w:t>Data Fields</w:t>
      </w:r>
      <w:r w:rsidR="00FF1E76">
        <w:t xml:space="preserve"> &amp; Validations</w:t>
      </w:r>
      <w:bookmarkEnd w:id="422"/>
    </w:p>
    <w:p w14:paraId="69307BD4" w14:textId="5743E05F" w:rsidR="00AE0A9A" w:rsidRPr="00835326" w:rsidRDefault="00835326" w:rsidP="00AE0A9A">
      <w:pPr>
        <w:pStyle w:val="Normalwithspace"/>
        <w:rPr>
          <w:rFonts w:asciiTheme="minorHAnsi" w:hAnsiTheme="minorHAnsi" w:cstheme="minorHAnsi"/>
          <w:lang w:val="en-AU"/>
        </w:r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8_-" w:history="1">
        <w:r>
          <w:rPr>
            <w:rStyle w:val="Hyperlink"/>
            <w:rFonts w:asciiTheme="minorHAnsi" w:hAnsiTheme="minorHAnsi" w:cstheme="minorHAnsi"/>
            <w:lang w:val="en-AU"/>
          </w:rPr>
          <w:t>Appendix A.8 - SSB Acknowledgement File for Holdings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p>
    <w:p w14:paraId="240AA096" w14:textId="6F8C6047" w:rsidR="006F4910" w:rsidRDefault="006F4910" w:rsidP="00634352">
      <w:pPr>
        <w:pStyle w:val="Heading2"/>
      </w:pPr>
      <w:bookmarkStart w:id="423" w:name="_Toc215758855"/>
      <w:bookmarkStart w:id="424" w:name="_Toc215759906"/>
      <w:bookmarkStart w:id="425" w:name="_Toc217999907"/>
      <w:commentRangeStart w:id="426"/>
      <w:commentRangeStart w:id="427"/>
      <w:commentRangeStart w:id="428"/>
      <w:r w:rsidRPr="006F4910">
        <w:t xml:space="preserve">SSB Coupon/Redemption </w:t>
      </w:r>
      <w:commentRangeStart w:id="429"/>
      <w:commentRangeStart w:id="430"/>
      <w:commentRangeStart w:id="431"/>
      <w:r w:rsidRPr="006F4910">
        <w:t xml:space="preserve">Rate </w:t>
      </w:r>
      <w:commentRangeEnd w:id="429"/>
      <w:r w:rsidR="00872E63">
        <w:rPr>
          <w:rStyle w:val="CommentReference"/>
          <w:rFonts w:ascii="Century Gothic" w:hAnsi="Century Gothic" w:cs="Times New Roman"/>
          <w:b w:val="0"/>
          <w:bCs w:val="0"/>
          <w:iCs w:val="0"/>
          <w:smallCaps w:val="0"/>
          <w:kern w:val="0"/>
          <w:lang w:val="en-US"/>
        </w:rPr>
        <w:commentReference w:id="429"/>
      </w:r>
      <w:commentRangeEnd w:id="430"/>
      <w:r w:rsidR="00765BB7">
        <w:rPr>
          <w:rStyle w:val="CommentReference"/>
          <w:rFonts w:ascii="Century Gothic" w:hAnsi="Century Gothic" w:cs="Times New Roman"/>
          <w:b w:val="0"/>
          <w:bCs w:val="0"/>
          <w:iCs w:val="0"/>
          <w:smallCaps w:val="0"/>
          <w:kern w:val="0"/>
          <w:lang w:val="en-US"/>
        </w:rPr>
        <w:commentReference w:id="430"/>
      </w:r>
      <w:commentRangeEnd w:id="431"/>
      <w:r w:rsidR="00D3096E">
        <w:rPr>
          <w:rStyle w:val="CommentReference"/>
          <w:rFonts w:ascii="Century Gothic" w:hAnsi="Century Gothic" w:cs="Times New Roman"/>
          <w:b w:val="0"/>
          <w:bCs w:val="0"/>
          <w:iCs w:val="0"/>
          <w:smallCaps w:val="0"/>
          <w:kern w:val="0"/>
          <w:lang w:val="en-US"/>
        </w:rPr>
        <w:commentReference w:id="431"/>
      </w:r>
      <w:r w:rsidRPr="006F4910">
        <w:t>File</w:t>
      </w:r>
      <w:bookmarkEnd w:id="423"/>
      <w:bookmarkEnd w:id="424"/>
      <w:commentRangeEnd w:id="426"/>
      <w:r w:rsidR="005A0888">
        <w:rPr>
          <w:rStyle w:val="CommentReference"/>
          <w:rFonts w:ascii="Century Gothic" w:hAnsi="Century Gothic" w:cs="Times New Roman"/>
          <w:b w:val="0"/>
          <w:bCs w:val="0"/>
          <w:iCs w:val="0"/>
          <w:smallCaps w:val="0"/>
          <w:kern w:val="0"/>
          <w:lang w:val="en-US"/>
        </w:rPr>
        <w:commentReference w:id="426"/>
      </w:r>
      <w:commentRangeEnd w:id="427"/>
      <w:r w:rsidR="0000443E">
        <w:rPr>
          <w:rStyle w:val="CommentReference"/>
          <w:rFonts w:ascii="Century Gothic" w:hAnsi="Century Gothic" w:cs="Times New Roman"/>
          <w:b w:val="0"/>
          <w:bCs w:val="0"/>
          <w:iCs w:val="0"/>
          <w:smallCaps w:val="0"/>
          <w:kern w:val="0"/>
          <w:lang w:val="en-US"/>
        </w:rPr>
        <w:commentReference w:id="427"/>
      </w:r>
      <w:bookmarkEnd w:id="425"/>
      <w:commentRangeEnd w:id="428"/>
      <w:r w:rsidR="00711173">
        <w:rPr>
          <w:rStyle w:val="CommentReference"/>
          <w:rFonts w:ascii="Century Gothic" w:hAnsi="Century Gothic" w:cs="Times New Roman"/>
          <w:b w:val="0"/>
          <w:bCs w:val="0"/>
          <w:iCs w:val="0"/>
          <w:smallCaps w:val="0"/>
          <w:kern w:val="0"/>
          <w:lang w:val="en-US"/>
        </w:rPr>
        <w:commentReference w:id="428"/>
      </w:r>
    </w:p>
    <w:p w14:paraId="307E6AE9" w14:textId="77777777" w:rsidR="00AE0A9A" w:rsidRDefault="00AE0A9A" w:rsidP="00634352">
      <w:pPr>
        <w:pStyle w:val="Heading3"/>
      </w:pPr>
      <w:bookmarkStart w:id="432" w:name="_Toc217999908"/>
      <w:r>
        <w:t>Description</w:t>
      </w:r>
      <w:bookmarkEnd w:id="432"/>
    </w:p>
    <w:p w14:paraId="49A3EF1A" w14:textId="0ED5095A" w:rsidR="00C23E4C" w:rsidRDefault="00FC107C" w:rsidP="00C23E4C">
      <w:pPr>
        <w:pStyle w:val="Normalwithspace"/>
        <w:rPr>
          <w:rFonts w:asciiTheme="minorHAnsi" w:hAnsiTheme="minorHAnsi" w:cstheme="minorHAnsi"/>
          <w:lang w:val="en-AU"/>
        </w:rPr>
      </w:pPr>
      <w:r>
        <w:rPr>
          <w:rFonts w:asciiTheme="minorHAnsi" w:hAnsiTheme="minorHAnsi" w:cstheme="minorHAnsi"/>
          <w:lang w:val="en-AU"/>
        </w:rPr>
        <w:t>OMEGA</w:t>
      </w:r>
      <w:r w:rsidR="00C23E4C">
        <w:rPr>
          <w:rFonts w:asciiTheme="minorHAnsi" w:hAnsiTheme="minorHAnsi" w:cstheme="minorHAnsi"/>
          <w:lang w:val="en-AU"/>
        </w:rPr>
        <w:t xml:space="preserve"> provides retail banks and CDP with SSB coupon/redemption rate file </w:t>
      </w:r>
      <w:r w:rsidR="008F0331">
        <w:rPr>
          <w:rFonts w:asciiTheme="minorHAnsi" w:hAnsiTheme="minorHAnsi" w:cstheme="minorHAnsi"/>
          <w:lang w:val="en-AU"/>
        </w:rPr>
        <w:t>monthly</w:t>
      </w:r>
      <w:r w:rsidR="007D1BD2">
        <w:rPr>
          <w:rFonts w:asciiTheme="minorHAnsi" w:hAnsiTheme="minorHAnsi" w:cstheme="minorHAnsi"/>
          <w:lang w:val="en-AU"/>
        </w:rPr>
        <w:t xml:space="preserve">. </w:t>
      </w:r>
      <w:commentRangeStart w:id="433"/>
      <w:r w:rsidR="007D1BD2">
        <w:rPr>
          <w:rFonts w:asciiTheme="minorHAnsi" w:hAnsiTheme="minorHAnsi" w:cstheme="minorHAnsi"/>
          <w:lang w:val="en-AU"/>
        </w:rPr>
        <w:t xml:space="preserve">This file is transmitted </w:t>
      </w:r>
      <w:del w:id="434" w:author="Han Xie CHAI (MAS)" w:date="2026-01-14T14:13:00Z" w16du:dateUtc="2026-01-14T06:13:00Z">
        <w:r w:rsidR="001C52DF" w:rsidDel="00F1668E">
          <w:rPr>
            <w:rFonts w:asciiTheme="minorHAnsi" w:hAnsiTheme="minorHAnsi" w:cstheme="minorHAnsi"/>
            <w:lang w:val="en-AU"/>
          </w:rPr>
          <w:delText xml:space="preserve">the </w:delText>
        </w:r>
        <w:commentRangeStart w:id="435"/>
        <w:commentRangeStart w:id="436"/>
        <w:commentRangeStart w:id="437"/>
        <w:r w:rsidR="001C52DF" w:rsidDel="00F1668E">
          <w:rPr>
            <w:rFonts w:asciiTheme="minorHAnsi" w:hAnsiTheme="minorHAnsi" w:cstheme="minorHAnsi"/>
            <w:lang w:val="en-AU"/>
          </w:rPr>
          <w:delText>following</w:delText>
        </w:r>
      </w:del>
      <w:ins w:id="438" w:author="Han Xie CHAI (MAS)" w:date="2026-01-14T14:13:00Z" w16du:dateUtc="2026-01-14T06:13:00Z">
        <w:r w:rsidR="00F1668E">
          <w:rPr>
            <w:rFonts w:asciiTheme="minorHAnsi" w:hAnsiTheme="minorHAnsi" w:cstheme="minorHAnsi"/>
            <w:lang w:val="en-AU"/>
          </w:rPr>
          <w:t>1</w:t>
        </w:r>
      </w:ins>
      <w:r w:rsidR="001C52DF">
        <w:rPr>
          <w:rFonts w:asciiTheme="minorHAnsi" w:hAnsiTheme="minorHAnsi" w:cstheme="minorHAnsi"/>
          <w:lang w:val="en-AU"/>
        </w:rPr>
        <w:t xml:space="preserve"> </w:t>
      </w:r>
      <w:commentRangeStart w:id="439"/>
      <w:commentRangeStart w:id="440"/>
      <w:del w:id="441" w:author="Han Xie CHAI (MAS)" w:date="2026-01-14T14:20:00Z" w16du:dateUtc="2026-01-14T06:20:00Z">
        <w:r w:rsidR="005B6B74" w:rsidDel="00545340">
          <w:rPr>
            <w:rFonts w:asciiTheme="minorHAnsi" w:hAnsiTheme="minorHAnsi" w:cstheme="minorHAnsi"/>
            <w:lang w:val="en-AU"/>
          </w:rPr>
          <w:delText xml:space="preserve">working </w:delText>
        </w:r>
      </w:del>
      <w:ins w:id="442" w:author="Han Xie CHAI (MAS)" w:date="2026-01-14T14:20:00Z" w16du:dateUtc="2026-01-14T06:20:00Z">
        <w:r w:rsidR="00545340">
          <w:rPr>
            <w:rFonts w:asciiTheme="minorHAnsi" w:hAnsiTheme="minorHAnsi" w:cstheme="minorHAnsi"/>
            <w:lang w:val="en-AU"/>
          </w:rPr>
          <w:t xml:space="preserve">business </w:t>
        </w:r>
      </w:ins>
      <w:r w:rsidR="001C52DF">
        <w:rPr>
          <w:rFonts w:asciiTheme="minorHAnsi" w:hAnsiTheme="minorHAnsi" w:cstheme="minorHAnsi"/>
          <w:lang w:val="en-AU"/>
        </w:rPr>
        <w:t xml:space="preserve">day </w:t>
      </w:r>
      <w:commentRangeEnd w:id="439"/>
      <w:r w:rsidR="00D3096E">
        <w:rPr>
          <w:rStyle w:val="CommentReference"/>
          <w:lang w:val="en-US"/>
        </w:rPr>
        <w:commentReference w:id="439"/>
      </w:r>
      <w:commentRangeEnd w:id="440"/>
      <w:r w:rsidR="00322F31">
        <w:rPr>
          <w:rStyle w:val="CommentReference"/>
          <w:lang w:val="en-US"/>
        </w:rPr>
        <w:commentReference w:id="440"/>
      </w:r>
      <w:r w:rsidR="001C52DF">
        <w:rPr>
          <w:rFonts w:asciiTheme="minorHAnsi" w:hAnsiTheme="minorHAnsi" w:cstheme="minorHAnsi"/>
          <w:lang w:val="en-AU"/>
        </w:rPr>
        <w:t>after the announcement date</w:t>
      </w:r>
      <w:r w:rsidR="007D1BD2">
        <w:rPr>
          <w:rFonts w:asciiTheme="minorHAnsi" w:hAnsiTheme="minorHAnsi" w:cstheme="minorHAnsi"/>
          <w:lang w:val="en-AU"/>
        </w:rPr>
        <w:t xml:space="preserve"> </w:t>
      </w:r>
      <w:commentRangeEnd w:id="435"/>
      <w:r w:rsidR="00D3096E">
        <w:rPr>
          <w:rStyle w:val="CommentReference"/>
          <w:lang w:val="en-US"/>
        </w:rPr>
        <w:commentReference w:id="435"/>
      </w:r>
      <w:commentRangeEnd w:id="436"/>
      <w:r w:rsidR="00372846">
        <w:rPr>
          <w:rStyle w:val="CommentReference"/>
          <w:lang w:val="en-US"/>
        </w:rPr>
        <w:commentReference w:id="436"/>
      </w:r>
      <w:commentRangeEnd w:id="437"/>
      <w:r w:rsidR="00372846">
        <w:rPr>
          <w:rStyle w:val="CommentReference"/>
          <w:lang w:val="en-US"/>
        </w:rPr>
        <w:commentReference w:id="437"/>
      </w:r>
      <w:r w:rsidR="007D1BD2">
        <w:rPr>
          <w:rFonts w:asciiTheme="minorHAnsi" w:hAnsiTheme="minorHAnsi" w:cstheme="minorHAnsi"/>
          <w:lang w:val="en-AU"/>
        </w:rPr>
        <w:t xml:space="preserve">and </w:t>
      </w:r>
      <w:del w:id="443" w:author="Han Xie CHAI (MAS)" w:date="2026-01-14T14:13:00Z" w16du:dateUtc="2026-01-14T06:13:00Z">
        <w:r w:rsidR="007D1BD2" w:rsidDel="00F1668E">
          <w:rPr>
            <w:rFonts w:asciiTheme="minorHAnsi" w:hAnsiTheme="minorHAnsi" w:cstheme="minorHAnsi"/>
            <w:lang w:val="en-AU"/>
          </w:rPr>
          <w:delText xml:space="preserve">will </w:delText>
        </w:r>
      </w:del>
      <w:r w:rsidR="007D1BD2">
        <w:rPr>
          <w:rFonts w:asciiTheme="minorHAnsi" w:hAnsiTheme="minorHAnsi" w:cstheme="minorHAnsi"/>
          <w:lang w:val="en-AU"/>
        </w:rPr>
        <w:t>include</w:t>
      </w:r>
      <w:ins w:id="444" w:author="Han Xie CHAI (MAS)" w:date="2026-01-14T14:13:00Z" w16du:dateUtc="2026-01-14T06:13:00Z">
        <w:r w:rsidR="00F1668E">
          <w:rPr>
            <w:rFonts w:asciiTheme="minorHAnsi" w:hAnsiTheme="minorHAnsi" w:cstheme="minorHAnsi"/>
            <w:lang w:val="en-AU"/>
          </w:rPr>
          <w:t>s</w:t>
        </w:r>
      </w:ins>
      <w:r w:rsidR="007D1BD2">
        <w:rPr>
          <w:rFonts w:asciiTheme="minorHAnsi" w:hAnsiTheme="minorHAnsi" w:cstheme="minorHAnsi"/>
          <w:lang w:val="en-AU"/>
        </w:rPr>
        <w:t xml:space="preserve"> data of all </w:t>
      </w:r>
      <w:del w:id="445" w:author="Han Xie CHAI (MAS)" w:date="2026-01-14T14:13:00Z" w16du:dateUtc="2026-01-14T06:13:00Z">
        <w:r w:rsidR="007D1BD2" w:rsidDel="00F1668E">
          <w:rPr>
            <w:rFonts w:asciiTheme="minorHAnsi" w:hAnsiTheme="minorHAnsi" w:cstheme="minorHAnsi"/>
            <w:lang w:val="en-AU"/>
          </w:rPr>
          <w:delText xml:space="preserve">the </w:delText>
        </w:r>
      </w:del>
      <w:commentRangeStart w:id="446"/>
      <w:commentRangeStart w:id="447"/>
      <w:del w:id="448" w:author="Jasmine WL TEO (MAS)" w:date="2026-01-06T17:43:00Z" w16du:dateUtc="2026-01-06T09:43:00Z">
        <w:r w:rsidR="00817BA7">
          <w:rPr>
            <w:rFonts w:asciiTheme="minorHAnsi" w:hAnsiTheme="minorHAnsi" w:cstheme="minorHAnsi"/>
            <w:lang w:val="en-AU"/>
          </w:rPr>
          <w:delText>immature</w:delText>
        </w:r>
        <w:r w:rsidR="007D1BD2">
          <w:rPr>
            <w:rFonts w:asciiTheme="minorHAnsi" w:hAnsiTheme="minorHAnsi" w:cstheme="minorHAnsi"/>
            <w:lang w:val="en-AU"/>
          </w:rPr>
          <w:delText xml:space="preserve"> </w:delText>
        </w:r>
      </w:del>
      <w:commentRangeEnd w:id="446"/>
      <w:commentRangeEnd w:id="447"/>
      <w:ins w:id="449" w:author="Jasmine WL TEO (MAS)" w:date="2026-01-06T17:43:00Z" w16du:dateUtc="2026-01-06T09:43:00Z">
        <w:r w:rsidR="00765BB7">
          <w:rPr>
            <w:rFonts w:asciiTheme="minorHAnsi" w:hAnsiTheme="minorHAnsi" w:cstheme="minorHAnsi"/>
            <w:lang w:val="en-AU"/>
          </w:rPr>
          <w:t xml:space="preserve">active </w:t>
        </w:r>
      </w:ins>
      <w:r w:rsidR="00872E63">
        <w:rPr>
          <w:rStyle w:val="CommentReference"/>
          <w:lang w:val="en-US"/>
        </w:rPr>
        <w:commentReference w:id="446"/>
      </w:r>
      <w:r w:rsidR="00B344C6">
        <w:rPr>
          <w:rStyle w:val="CommentReference"/>
          <w:lang w:val="en-US"/>
        </w:rPr>
        <w:commentReference w:id="447"/>
      </w:r>
      <w:r w:rsidR="007D1BD2">
        <w:rPr>
          <w:rFonts w:asciiTheme="minorHAnsi" w:hAnsiTheme="minorHAnsi" w:cstheme="minorHAnsi"/>
          <w:lang w:val="en-AU"/>
        </w:rPr>
        <w:t>SSB issues.</w:t>
      </w:r>
      <w:commentRangeEnd w:id="433"/>
      <w:r w:rsidR="00765BB7">
        <w:rPr>
          <w:rStyle w:val="CommentReference"/>
          <w:lang w:val="en-US"/>
        </w:rPr>
        <w:commentReference w:id="433"/>
      </w:r>
      <w:ins w:id="450" w:author="Jasmine WL TEO (MAS)" w:date="2026-01-07T09:23:00Z" w16du:dateUtc="2026-01-07T01:23:00Z">
        <w:r w:rsidR="00082EDC">
          <w:rPr>
            <w:rFonts w:asciiTheme="minorHAnsi" w:hAnsiTheme="minorHAnsi" w:cstheme="minorHAnsi"/>
            <w:lang w:val="en-AU"/>
          </w:rPr>
          <w:t xml:space="preserve"> </w:t>
        </w:r>
      </w:ins>
    </w:p>
    <w:p w14:paraId="7CD8304D" w14:textId="77777777" w:rsidR="00AE0A9A" w:rsidRDefault="00AE0A9A" w:rsidP="00634352">
      <w:pPr>
        <w:pStyle w:val="Heading3"/>
      </w:pPr>
      <w:bookmarkStart w:id="451" w:name="_Toc217999909"/>
      <w:r>
        <w:t>Securities Involved</w:t>
      </w:r>
      <w:bookmarkEnd w:id="451"/>
    </w:p>
    <w:p w14:paraId="2EC65D88" w14:textId="77777777" w:rsidR="00622DF3" w:rsidRDefault="00622DF3" w:rsidP="00622DF3">
      <w:pPr>
        <w:pStyle w:val="Normalwithspace"/>
        <w:rPr>
          <w:rFonts w:asciiTheme="minorHAnsi" w:hAnsiTheme="minorHAnsi" w:cstheme="minorHAnsi"/>
          <w:lang w:val="en-AU"/>
        </w:rPr>
      </w:pPr>
      <w:r>
        <w:rPr>
          <w:rFonts w:asciiTheme="minorHAnsi" w:hAnsiTheme="minorHAnsi" w:cstheme="minorHAnsi"/>
          <w:lang w:val="en-AU"/>
        </w:rPr>
        <w:t>This file only involves the specific security type:</w:t>
      </w:r>
    </w:p>
    <w:p w14:paraId="5363DF63" w14:textId="05A0213C" w:rsidR="00622DF3" w:rsidRPr="00622DF3" w:rsidRDefault="00622DF3" w:rsidP="00450B41">
      <w:pPr>
        <w:pStyle w:val="OrderedList"/>
        <w:numPr>
          <w:ilvl w:val="0"/>
          <w:numId w:val="35"/>
        </w:numPr>
        <w:rPr>
          <w:lang w:val="en-AU"/>
        </w:rPr>
      </w:pPr>
      <w:r>
        <w:rPr>
          <w:lang w:val="en-AU"/>
        </w:rPr>
        <w:t>SSB</w:t>
      </w:r>
    </w:p>
    <w:p w14:paraId="6A99157C" w14:textId="77777777" w:rsidR="009C5627" w:rsidRDefault="009C5627" w:rsidP="00634352">
      <w:pPr>
        <w:pStyle w:val="Heading3"/>
      </w:pPr>
      <w:bookmarkStart w:id="452" w:name="_Toc217999910"/>
      <w:r>
        <w:lastRenderedPageBreak/>
        <w:t>File Names</w:t>
      </w:r>
      <w:bookmarkEnd w:id="452"/>
    </w:p>
    <w:p w14:paraId="67EF11F7" w14:textId="35BB344C" w:rsidR="00067EEA" w:rsidRDefault="009C2571" w:rsidP="00067EEA">
      <w:pPr>
        <w:pStyle w:val="Normalwithspace"/>
        <w:rPr>
          <w:rFonts w:asciiTheme="minorHAnsi" w:hAnsiTheme="minorHAnsi" w:cstheme="minorHAnsi"/>
          <w:lang w:val="en-AU"/>
        </w:rPr>
      </w:pPr>
      <w:r>
        <w:rPr>
          <w:rFonts w:asciiTheme="minorHAnsi" w:hAnsiTheme="minorHAnsi" w:cstheme="minorHAnsi"/>
          <w:lang w:val="en-AU"/>
        </w:rPr>
        <w:t xml:space="preserve">The following table specifies the file name for SSB coupon/redemption rate file. </w:t>
      </w:r>
      <w:r w:rsidRPr="00415ACB">
        <w:rPr>
          <w:rFonts w:asciiTheme="minorHAnsi" w:hAnsiTheme="minorHAnsi" w:cstheme="minorHAnsi"/>
          <w:lang w:val="en-AU"/>
        </w:rPr>
        <w:t>For the final file name construction, the placeholder [</w:t>
      </w:r>
      <w:r w:rsidRPr="006E582A">
        <w:rPr>
          <w:rFonts w:asciiTheme="minorHAnsi" w:hAnsiTheme="minorHAnsi" w:cstheme="minorHAnsi"/>
          <w:b/>
          <w:bCs/>
          <w:i/>
          <w:iCs/>
          <w:lang w:val="en-AU"/>
        </w:rPr>
        <w:t>acronym of FI</w:t>
      </w:r>
      <w:r>
        <w:rPr>
          <w:rFonts w:asciiTheme="minorHAnsi" w:hAnsiTheme="minorHAnsi" w:cstheme="minorHAnsi"/>
          <w:b/>
          <w:bCs/>
          <w:i/>
          <w:iCs/>
          <w:lang w:val="en-AU"/>
        </w:rPr>
        <w:t>/CDP</w:t>
      </w:r>
      <w:r w:rsidRPr="00415ACB">
        <w:rPr>
          <w:rFonts w:asciiTheme="minorHAnsi" w:hAnsiTheme="minorHAnsi" w:cstheme="minorHAnsi"/>
          <w:lang w:val="en-AU"/>
        </w:rPr>
        <w:t xml:space="preserve">] must be substituted </w:t>
      </w:r>
      <w:r w:rsidR="00067EEA">
        <w:rPr>
          <w:rFonts w:asciiTheme="minorHAnsi" w:hAnsiTheme="minorHAnsi" w:cstheme="minorHAnsi"/>
          <w:lang w:val="en-AU"/>
        </w:rPr>
        <w:t xml:space="preserve">with </w:t>
      </w:r>
      <w:r w:rsidR="00067EEA" w:rsidRPr="00415ACB">
        <w:rPr>
          <w:rFonts w:asciiTheme="minorHAnsi" w:hAnsiTheme="minorHAnsi" w:cstheme="minorHAnsi"/>
          <w:lang w:val="en-AU"/>
        </w:rPr>
        <w:t xml:space="preserve">the specific acronym value associated with the applicable </w:t>
      </w:r>
      <w:r w:rsidR="00067EEA">
        <w:rPr>
          <w:rFonts w:asciiTheme="minorHAnsi" w:hAnsiTheme="minorHAnsi" w:cstheme="minorHAnsi"/>
          <w:lang w:val="en-AU"/>
        </w:rPr>
        <w:t>Destination</w:t>
      </w:r>
      <w:r w:rsidR="00067EEA" w:rsidRPr="00415ACB">
        <w:rPr>
          <w:rFonts w:asciiTheme="minorHAnsi" w:hAnsiTheme="minorHAnsi" w:cstheme="minorHAnsi"/>
          <w:lang w:val="en-AU"/>
        </w:rPr>
        <w:t>.</w:t>
      </w:r>
    </w:p>
    <w:p w14:paraId="59911FFF" w14:textId="3DC87F5D" w:rsidR="00067EEA" w:rsidRDefault="00067EEA" w:rsidP="00067EEA">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6F764DFB" w14:textId="2F856FBA" w:rsidR="009C2571" w:rsidRPr="003D648B" w:rsidRDefault="009C2571" w:rsidP="00067EEA">
      <w:pPr>
        <w:pStyle w:val="Normalwithspace"/>
        <w:rPr>
          <w:rFonts w:asciiTheme="minorHAnsi" w:hAnsiTheme="minorHAnsi" w:cstheme="minorHAnsi"/>
          <w:lang w:val="en-AU"/>
        </w:rPr>
      </w:pPr>
    </w:p>
    <w:tbl>
      <w:tblPr>
        <w:tblStyle w:val="TableGrid"/>
        <w:tblW w:w="9134" w:type="dxa"/>
        <w:tblLook w:val="04A0" w:firstRow="1" w:lastRow="0" w:firstColumn="1" w:lastColumn="0" w:noHBand="0" w:noVBand="1"/>
      </w:tblPr>
      <w:tblGrid>
        <w:gridCol w:w="797"/>
        <w:gridCol w:w="3262"/>
        <w:gridCol w:w="1417"/>
        <w:gridCol w:w="2247"/>
        <w:gridCol w:w="1411"/>
      </w:tblGrid>
      <w:tr w:rsidR="009C2571" w14:paraId="05AD8EAA" w14:textId="77777777" w:rsidTr="00E45B84">
        <w:tc>
          <w:tcPr>
            <w:tcW w:w="797" w:type="dxa"/>
            <w:shd w:val="clear" w:color="auto" w:fill="D9D9D9" w:themeFill="background1" w:themeFillShade="D9"/>
          </w:tcPr>
          <w:p w14:paraId="289A8BF9" w14:textId="77777777" w:rsidR="009C2571" w:rsidRPr="00796860" w:rsidRDefault="009C2571" w:rsidP="00742B6B">
            <w:pPr>
              <w:pStyle w:val="TableHeading"/>
              <w:jc w:val="both"/>
              <w:rPr>
                <w:rFonts w:asciiTheme="minorHAnsi" w:hAnsiTheme="minorHAnsi" w:cstheme="minorHAnsi"/>
              </w:rPr>
            </w:pPr>
            <w:r w:rsidRPr="00796860">
              <w:rPr>
                <w:rFonts w:asciiTheme="minorHAnsi" w:hAnsiTheme="minorHAnsi" w:cstheme="minorHAnsi"/>
              </w:rPr>
              <w:t>S/N</w:t>
            </w:r>
          </w:p>
        </w:tc>
        <w:tc>
          <w:tcPr>
            <w:tcW w:w="3262" w:type="dxa"/>
            <w:shd w:val="clear" w:color="auto" w:fill="D9D9D9" w:themeFill="background1" w:themeFillShade="D9"/>
          </w:tcPr>
          <w:p w14:paraId="4BF8979D" w14:textId="77777777" w:rsidR="009C2571" w:rsidRPr="00796860" w:rsidRDefault="009C2571" w:rsidP="00742B6B">
            <w:pPr>
              <w:pStyle w:val="TableHeading"/>
              <w:rPr>
                <w:rFonts w:asciiTheme="minorHAnsi" w:hAnsiTheme="minorHAnsi" w:cstheme="minorHAnsi"/>
              </w:rPr>
            </w:pPr>
            <w:r w:rsidRPr="00796860">
              <w:rPr>
                <w:rFonts w:asciiTheme="minorHAnsi" w:hAnsiTheme="minorHAnsi" w:cstheme="minorHAnsi"/>
              </w:rPr>
              <w:t>File Name</w:t>
            </w:r>
          </w:p>
        </w:tc>
        <w:tc>
          <w:tcPr>
            <w:tcW w:w="1417" w:type="dxa"/>
            <w:shd w:val="clear" w:color="auto" w:fill="D9D9D9" w:themeFill="background1" w:themeFillShade="D9"/>
          </w:tcPr>
          <w:p w14:paraId="1ADD38CE" w14:textId="77777777" w:rsidR="009C2571" w:rsidRDefault="009C2571" w:rsidP="00742B6B">
            <w:pPr>
              <w:pStyle w:val="TableHeading"/>
              <w:rPr>
                <w:rFonts w:asciiTheme="minorHAnsi" w:hAnsiTheme="minorHAnsi" w:cstheme="minorHAnsi"/>
              </w:rPr>
            </w:pPr>
            <w:r>
              <w:rPr>
                <w:rFonts w:asciiTheme="minorHAnsi" w:hAnsiTheme="minorHAnsi" w:cstheme="minorHAnsi"/>
              </w:rPr>
              <w:t>Source</w:t>
            </w:r>
          </w:p>
        </w:tc>
        <w:tc>
          <w:tcPr>
            <w:tcW w:w="2247" w:type="dxa"/>
            <w:shd w:val="clear" w:color="auto" w:fill="D9D9D9" w:themeFill="background1" w:themeFillShade="D9"/>
          </w:tcPr>
          <w:p w14:paraId="33D8F75A" w14:textId="77777777" w:rsidR="009C2571" w:rsidRDefault="009C2571" w:rsidP="00742B6B">
            <w:pPr>
              <w:pStyle w:val="TableHeading"/>
              <w:rPr>
                <w:rFonts w:asciiTheme="minorHAnsi" w:hAnsiTheme="minorHAnsi" w:cstheme="minorHAnsi"/>
              </w:rPr>
            </w:pPr>
            <w:r>
              <w:rPr>
                <w:rFonts w:asciiTheme="minorHAnsi" w:hAnsiTheme="minorHAnsi" w:cstheme="minorHAnsi"/>
              </w:rPr>
              <w:t>Destination</w:t>
            </w:r>
          </w:p>
        </w:tc>
        <w:tc>
          <w:tcPr>
            <w:tcW w:w="1411" w:type="dxa"/>
            <w:shd w:val="clear" w:color="auto" w:fill="D9D9D9" w:themeFill="background1" w:themeFillShade="D9"/>
          </w:tcPr>
          <w:p w14:paraId="2595FA3C" w14:textId="77777777" w:rsidR="009C2571" w:rsidRDefault="009C2571" w:rsidP="00742B6B">
            <w:pPr>
              <w:pStyle w:val="TableHeading"/>
              <w:rPr>
                <w:rFonts w:asciiTheme="minorHAnsi" w:hAnsiTheme="minorHAnsi" w:cstheme="minorHAnsi"/>
              </w:rPr>
            </w:pPr>
            <w:r>
              <w:rPr>
                <w:rFonts w:asciiTheme="minorHAnsi" w:hAnsiTheme="minorHAnsi" w:cstheme="minorHAnsi"/>
              </w:rPr>
              <w:t xml:space="preserve">Incoming / Outgoing </w:t>
            </w:r>
          </w:p>
        </w:tc>
      </w:tr>
      <w:tr w:rsidR="009C2571" w14:paraId="476A21C3" w14:textId="77777777" w:rsidTr="00E45B84">
        <w:tc>
          <w:tcPr>
            <w:tcW w:w="797" w:type="dxa"/>
          </w:tcPr>
          <w:p w14:paraId="6E46D271" w14:textId="77777777" w:rsidR="009C2571" w:rsidRPr="00796860" w:rsidRDefault="009C2571" w:rsidP="00857344">
            <w:pPr>
              <w:pStyle w:val="ListParagraph"/>
              <w:numPr>
                <w:ilvl w:val="0"/>
                <w:numId w:val="112"/>
              </w:numPr>
            </w:pPr>
          </w:p>
        </w:tc>
        <w:tc>
          <w:tcPr>
            <w:tcW w:w="3262" w:type="dxa"/>
          </w:tcPr>
          <w:p w14:paraId="2E042C38" w14:textId="2DD8881D" w:rsidR="009C2571" w:rsidRPr="00796860" w:rsidRDefault="009307F5" w:rsidP="00742B6B">
            <w:pPr>
              <w:spacing w:line="360" w:lineRule="auto"/>
              <w:jc w:val="left"/>
              <w:rPr>
                <w:rFonts w:asciiTheme="minorHAnsi" w:hAnsiTheme="minorHAnsi" w:cstheme="minorHAnsi"/>
                <w:iCs/>
                <w:szCs w:val="22"/>
              </w:rPr>
            </w:pPr>
            <w:proofErr w:type="spellStart"/>
            <w:r w:rsidRPr="0028697D">
              <w:rPr>
                <w:rFonts w:asciiTheme="minorHAnsi" w:hAnsiTheme="minorHAnsi" w:cstheme="minorHAnsi"/>
                <w:iCs/>
                <w:szCs w:val="22"/>
                <w:highlight w:val="yellow"/>
              </w:rPr>
              <w:t>sb</w:t>
            </w:r>
            <w:proofErr w:type="spellEnd"/>
            <w:r w:rsidR="009C2571" w:rsidRPr="0028697D">
              <w:rPr>
                <w:rFonts w:asciiTheme="minorHAnsi" w:hAnsiTheme="minorHAnsi" w:cstheme="minorHAnsi"/>
                <w:iCs/>
                <w:szCs w:val="22"/>
                <w:highlight w:val="yellow"/>
              </w:rPr>
              <w:t>_[</w:t>
            </w:r>
            <w:del w:id="453" w:author="Han Xie CHAI (MAS)" w:date="2026-01-14T14:19:00Z" w16du:dateUtc="2026-01-14T06:19:00Z">
              <w:r w:rsidRPr="0028697D" w:rsidDel="00545340">
                <w:rPr>
                  <w:rFonts w:asciiTheme="minorHAnsi" w:hAnsiTheme="minorHAnsi" w:cstheme="minorHAnsi"/>
                  <w:b/>
                  <w:bCs/>
                  <w:i/>
                  <w:iCs/>
                  <w:highlight w:val="yellow"/>
                  <w:lang w:val="en-AU"/>
                </w:rPr>
                <w:delText xml:space="preserve"> </w:delText>
              </w:r>
            </w:del>
            <w:r w:rsidRPr="0028697D">
              <w:rPr>
                <w:rFonts w:asciiTheme="minorHAnsi" w:hAnsiTheme="minorHAnsi" w:cstheme="minorHAnsi"/>
                <w:b/>
                <w:bCs/>
                <w:i/>
                <w:iCs/>
                <w:highlight w:val="yellow"/>
                <w:lang w:val="en-AU"/>
              </w:rPr>
              <w:t>acronym of FI/CDP</w:t>
            </w:r>
            <w:r w:rsidR="009C2571" w:rsidRPr="0028697D">
              <w:rPr>
                <w:rFonts w:asciiTheme="minorHAnsi" w:hAnsiTheme="minorHAnsi" w:cstheme="minorHAnsi"/>
                <w:iCs/>
                <w:szCs w:val="22"/>
                <w:highlight w:val="yellow"/>
              </w:rPr>
              <w:t>]_</w:t>
            </w:r>
            <w:r w:rsidRPr="0028697D">
              <w:rPr>
                <w:rFonts w:asciiTheme="minorHAnsi" w:hAnsiTheme="minorHAnsi" w:cstheme="minorHAnsi"/>
                <w:iCs/>
                <w:szCs w:val="22"/>
                <w:highlight w:val="yellow"/>
              </w:rPr>
              <w:t>cpn</w:t>
            </w:r>
            <w:r w:rsidR="009C2571" w:rsidRPr="0028697D">
              <w:rPr>
                <w:rFonts w:asciiTheme="minorHAnsi" w:hAnsiTheme="minorHAnsi" w:cstheme="minorHAnsi"/>
                <w:iCs/>
                <w:szCs w:val="22"/>
                <w:highlight w:val="yellow"/>
              </w:rPr>
              <w:t>.txt</w:t>
            </w:r>
          </w:p>
        </w:tc>
        <w:tc>
          <w:tcPr>
            <w:tcW w:w="1417" w:type="dxa"/>
          </w:tcPr>
          <w:p w14:paraId="71211ADC" w14:textId="77777777" w:rsidR="009C2571" w:rsidRDefault="009C2571" w:rsidP="00742B6B">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2247" w:type="dxa"/>
          </w:tcPr>
          <w:p w14:paraId="1E1064CF" w14:textId="21C3A7C5" w:rsidR="009C2571" w:rsidRDefault="009307F5" w:rsidP="00742B6B">
            <w:pPr>
              <w:spacing w:line="360" w:lineRule="auto"/>
              <w:jc w:val="left"/>
              <w:rPr>
                <w:rFonts w:asciiTheme="minorHAnsi" w:hAnsiTheme="minorHAnsi" w:cstheme="minorHAnsi"/>
                <w:iCs/>
                <w:szCs w:val="22"/>
              </w:rPr>
            </w:pPr>
            <w:r>
              <w:rPr>
                <w:rFonts w:asciiTheme="minorHAnsi" w:hAnsiTheme="minorHAnsi" w:cstheme="minorHAnsi"/>
                <w:iCs/>
                <w:szCs w:val="22"/>
              </w:rPr>
              <w:t>Retail Banks and CDP</w:t>
            </w:r>
          </w:p>
        </w:tc>
        <w:tc>
          <w:tcPr>
            <w:tcW w:w="1411" w:type="dxa"/>
          </w:tcPr>
          <w:p w14:paraId="75F8087A" w14:textId="77777777" w:rsidR="009C2571" w:rsidRDefault="009C2571" w:rsidP="00DC7231">
            <w:pPr>
              <w:keepNext/>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bl>
    <w:p w14:paraId="279B4DAE" w14:textId="40D52478" w:rsidR="00E21C87" w:rsidRPr="00E21C87" w:rsidRDefault="00DC7231" w:rsidP="00DC7231">
      <w:pPr>
        <w:pStyle w:val="Caption"/>
        <w:rPr>
          <w:lang w:val="en-AU"/>
        </w:rPr>
      </w:pPr>
      <w:r>
        <w:t xml:space="preserve">Table </w:t>
      </w:r>
      <w:r>
        <w:fldChar w:fldCharType="begin"/>
      </w:r>
      <w:r>
        <w:instrText xml:space="preserve"> SEQ Table \* ARABIC </w:instrText>
      </w:r>
      <w:r>
        <w:fldChar w:fldCharType="separate"/>
      </w:r>
      <w:r w:rsidR="00FB29C8">
        <w:t>10</w:t>
      </w:r>
      <w:r>
        <w:fldChar w:fldCharType="end"/>
      </w:r>
      <w:r>
        <w:t xml:space="preserve"> </w:t>
      </w:r>
      <w:r>
        <w:fldChar w:fldCharType="begin"/>
      </w:r>
      <w:r>
        <w:instrText xml:space="preserve"> </w:instrText>
      </w:r>
      <w:r w:rsidRPr="00DC7231">
        <w:instrText>STYLEREF "Heading 3"</w:instrText>
      </w:r>
      <w:r>
        <w:instrText xml:space="preserve"> </w:instrText>
      </w:r>
      <w:r>
        <w:fldChar w:fldCharType="separate"/>
      </w:r>
      <w:r>
        <w:t>File Names</w:t>
      </w:r>
      <w:r>
        <w:fldChar w:fldCharType="end"/>
      </w:r>
      <w:r>
        <w:t xml:space="preserve"> of </w:t>
      </w:r>
      <w:r>
        <w:fldChar w:fldCharType="begin"/>
      </w:r>
      <w:r>
        <w:instrText xml:space="preserve"> </w:instrText>
      </w:r>
      <w:r w:rsidRPr="00DC7231">
        <w:instrText xml:space="preserve">STYLEREF "Heading </w:instrText>
      </w:r>
      <w:r>
        <w:instrText>2</w:instrText>
      </w:r>
      <w:r w:rsidRPr="00DC7231">
        <w:instrText>"</w:instrText>
      </w:r>
      <w:r>
        <w:instrText xml:space="preserve"> </w:instrText>
      </w:r>
      <w:r>
        <w:fldChar w:fldCharType="separate"/>
      </w:r>
      <w:r>
        <w:t>SSB Coupon/Redemption Rate File</w:t>
      </w:r>
      <w:r>
        <w:fldChar w:fldCharType="end"/>
      </w:r>
    </w:p>
    <w:p w14:paraId="08C700C0" w14:textId="77777777" w:rsidR="00AE0A9A" w:rsidRDefault="00AE0A9A" w:rsidP="00634352">
      <w:pPr>
        <w:pStyle w:val="Heading3"/>
      </w:pPr>
      <w:bookmarkStart w:id="454" w:name="_Toc217999911"/>
      <w:r>
        <w:t>Time &amp; Frequency</w:t>
      </w:r>
      <w:bookmarkEnd w:id="454"/>
    </w:p>
    <w:p w14:paraId="5FF64ED0" w14:textId="51D0BD2F" w:rsidR="00C6622A" w:rsidRDefault="00C6622A" w:rsidP="00C6622A">
      <w:pPr>
        <w:pStyle w:val="Normalwithspace"/>
        <w:rPr>
          <w:rFonts w:asciiTheme="minorHAnsi" w:hAnsiTheme="minorHAnsi" w:cstheme="minorHAnsi"/>
          <w:lang w:val="en-AU"/>
        </w:rPr>
      </w:pPr>
      <w:r>
        <w:rPr>
          <w:rFonts w:asciiTheme="minorHAnsi" w:hAnsiTheme="minorHAnsi" w:cstheme="minorHAnsi"/>
          <w:lang w:val="en-AU"/>
        </w:rPr>
        <w:t>A</w:t>
      </w:r>
      <w:del w:id="455" w:author="Han Xie CHAI (MAS)" w:date="2026-01-14T14:20:00Z" w16du:dateUtc="2026-01-14T06:20:00Z">
        <w:r w:rsidDel="00545340">
          <w:rPr>
            <w:rFonts w:asciiTheme="minorHAnsi" w:hAnsiTheme="minorHAnsi" w:cstheme="minorHAnsi"/>
            <w:lang w:val="en-AU"/>
          </w:rPr>
          <w:delText>n</w:delText>
        </w:r>
      </w:del>
      <w:r>
        <w:rPr>
          <w:rFonts w:asciiTheme="minorHAnsi" w:hAnsiTheme="minorHAnsi" w:cstheme="minorHAnsi"/>
          <w:lang w:val="en-AU"/>
        </w:rPr>
        <w:t xml:space="preserve"> SSB </w:t>
      </w:r>
      <w:r w:rsidR="00E638BE">
        <w:rPr>
          <w:rFonts w:asciiTheme="minorHAnsi" w:hAnsiTheme="minorHAnsi" w:cstheme="minorHAnsi"/>
          <w:lang w:val="en-AU"/>
        </w:rPr>
        <w:t>coupon/redemption rate</w:t>
      </w:r>
      <w:r>
        <w:rPr>
          <w:rFonts w:asciiTheme="minorHAnsi" w:hAnsiTheme="minorHAnsi" w:cstheme="minorHAnsi"/>
          <w:lang w:val="en-AU"/>
        </w:rPr>
        <w:t xml:space="preserve"> file </w:t>
      </w:r>
      <w:ins w:id="456" w:author="Han Xie CHAI (MAS)" w:date="2026-01-14T14:20:00Z" w16du:dateUtc="2026-01-14T06:20:00Z">
        <w:r w:rsidR="00545340">
          <w:rPr>
            <w:rFonts w:asciiTheme="minorHAnsi" w:hAnsiTheme="minorHAnsi" w:cstheme="minorHAnsi"/>
            <w:lang w:val="en-AU"/>
          </w:rPr>
          <w:t>is</w:t>
        </w:r>
      </w:ins>
      <w:del w:id="457" w:author="Han Xie CHAI (MAS)" w:date="2026-01-14T14:20:00Z" w16du:dateUtc="2026-01-14T06:20:00Z">
        <w:r w:rsidDel="00545340">
          <w:rPr>
            <w:rFonts w:asciiTheme="minorHAnsi" w:hAnsiTheme="minorHAnsi" w:cstheme="minorHAnsi"/>
            <w:lang w:val="en-AU"/>
          </w:rPr>
          <w:delText xml:space="preserve">will </w:delText>
        </w:r>
        <w:r w:rsidR="003613FA" w:rsidDel="00545340">
          <w:rPr>
            <w:rFonts w:asciiTheme="minorHAnsi" w:hAnsiTheme="minorHAnsi" w:cstheme="minorHAnsi"/>
            <w:lang w:val="en-AU"/>
          </w:rPr>
          <w:delText>be</w:delText>
        </w:r>
      </w:del>
      <w:r w:rsidR="003613FA">
        <w:rPr>
          <w:rFonts w:asciiTheme="minorHAnsi" w:hAnsiTheme="minorHAnsi" w:cstheme="minorHAnsi"/>
          <w:lang w:val="en-AU"/>
        </w:rPr>
        <w:t xml:space="preserve"> </w:t>
      </w:r>
      <w:r>
        <w:rPr>
          <w:rFonts w:asciiTheme="minorHAnsi" w:hAnsiTheme="minorHAnsi" w:cstheme="minorHAnsi"/>
          <w:lang w:val="en-AU"/>
        </w:rPr>
        <w:t>generate</w:t>
      </w:r>
      <w:r w:rsidR="003613FA">
        <w:rPr>
          <w:rFonts w:asciiTheme="minorHAnsi" w:hAnsiTheme="minorHAnsi" w:cstheme="minorHAnsi"/>
          <w:lang w:val="en-AU"/>
        </w:rPr>
        <w:t>d</w:t>
      </w:r>
      <w:r>
        <w:rPr>
          <w:rFonts w:asciiTheme="minorHAnsi" w:hAnsiTheme="minorHAnsi" w:cstheme="minorHAnsi"/>
          <w:lang w:val="en-AU"/>
        </w:rPr>
        <w:t xml:space="preserve"> and place</w:t>
      </w:r>
      <w:r w:rsidR="003613FA">
        <w:rPr>
          <w:rFonts w:asciiTheme="minorHAnsi" w:hAnsiTheme="minorHAnsi" w:cstheme="minorHAnsi"/>
          <w:lang w:val="en-AU"/>
        </w:rPr>
        <w:t>d</w:t>
      </w:r>
      <w:r>
        <w:rPr>
          <w:rFonts w:asciiTheme="minorHAnsi" w:hAnsiTheme="minorHAnsi" w:cstheme="minorHAnsi"/>
          <w:lang w:val="en-AU"/>
        </w:rPr>
        <w:t xml:space="preserve"> onto MEFT by OMEGA</w:t>
      </w:r>
      <w:r w:rsidR="00BE4BEC">
        <w:rPr>
          <w:rFonts w:asciiTheme="minorHAnsi" w:hAnsiTheme="minorHAnsi" w:cstheme="minorHAnsi"/>
          <w:lang w:val="en-AU"/>
        </w:rPr>
        <w:t xml:space="preserve"> </w:t>
      </w:r>
      <w:r w:rsidR="005D5319">
        <w:rPr>
          <w:rFonts w:asciiTheme="minorHAnsi" w:hAnsiTheme="minorHAnsi" w:cstheme="minorHAnsi"/>
          <w:lang w:val="en-AU"/>
        </w:rPr>
        <w:t>as follows</w:t>
      </w:r>
      <w:r w:rsidR="00E530D0">
        <w:rPr>
          <w:rFonts w:asciiTheme="minorHAnsi" w:hAnsiTheme="minorHAnsi" w:cstheme="minorHAnsi"/>
          <w:lang w:val="en-AU"/>
        </w:rPr>
        <w:t>:</w:t>
      </w:r>
    </w:p>
    <w:p w14:paraId="1BD0E6B3" w14:textId="22F53C9A" w:rsidR="00E530D0" w:rsidRDefault="005D5319" w:rsidP="005D5319">
      <w:pPr>
        <w:pStyle w:val="Normalwithspace"/>
        <w:numPr>
          <w:ilvl w:val="0"/>
          <w:numId w:val="90"/>
        </w:numPr>
        <w:rPr>
          <w:rFonts w:asciiTheme="minorHAnsi" w:hAnsiTheme="minorHAnsi" w:cstheme="minorHAnsi"/>
          <w:lang w:val="en-AU"/>
        </w:rPr>
      </w:pPr>
      <w:r w:rsidRPr="005D5319">
        <w:rPr>
          <w:rFonts w:asciiTheme="minorHAnsi" w:hAnsiTheme="minorHAnsi" w:cstheme="minorHAnsi"/>
          <w:b/>
          <w:bCs/>
          <w:lang w:val="en-AU"/>
        </w:rPr>
        <w:t>Scheduled processing:</w:t>
      </w:r>
      <w:r>
        <w:rPr>
          <w:rFonts w:asciiTheme="minorHAnsi" w:hAnsiTheme="minorHAnsi" w:cstheme="minorHAnsi"/>
          <w:lang w:val="en-AU"/>
        </w:rPr>
        <w:t xml:space="preserve"> </w:t>
      </w:r>
      <w:r w:rsidR="0000443E">
        <w:rPr>
          <w:rFonts w:asciiTheme="minorHAnsi" w:hAnsiTheme="minorHAnsi" w:cstheme="minorHAnsi"/>
          <w:lang w:val="en-AU"/>
        </w:rPr>
        <w:t xml:space="preserve">At </w:t>
      </w:r>
      <w:r w:rsidR="0000443E" w:rsidRPr="0000443E">
        <w:rPr>
          <w:rFonts w:asciiTheme="minorHAnsi" w:hAnsiTheme="minorHAnsi" w:cstheme="minorHAnsi"/>
          <w:b/>
          <w:bCs/>
          <w:lang w:val="en-AU"/>
        </w:rPr>
        <w:t>7 AM</w:t>
      </w:r>
      <w:r w:rsidR="0000443E">
        <w:rPr>
          <w:rFonts w:asciiTheme="minorHAnsi" w:hAnsiTheme="minorHAnsi" w:cstheme="minorHAnsi"/>
          <w:lang w:val="en-AU"/>
        </w:rPr>
        <w:t xml:space="preserve">, </w:t>
      </w:r>
      <w:del w:id="458" w:author="Han Xie CHAI (MAS)" w:date="2026-01-14T14:20:00Z" w16du:dateUtc="2026-01-14T06:20:00Z">
        <w:r w:rsidR="0000443E" w:rsidDel="00545340">
          <w:rPr>
            <w:rFonts w:asciiTheme="minorHAnsi" w:hAnsiTheme="minorHAnsi" w:cstheme="minorHAnsi"/>
            <w:lang w:val="en-AU"/>
          </w:rPr>
          <w:delText>o</w:delText>
        </w:r>
        <w:r w:rsidR="00E530D0" w:rsidDel="00545340">
          <w:rPr>
            <w:rFonts w:asciiTheme="minorHAnsi" w:hAnsiTheme="minorHAnsi" w:cstheme="minorHAnsi"/>
            <w:lang w:val="en-AU"/>
          </w:rPr>
          <w:delText xml:space="preserve">n </w:delText>
        </w:r>
      </w:del>
      <w:ins w:id="459" w:author="Han Xie CHAI (MAS)" w:date="2026-01-14T14:20:00Z" w16du:dateUtc="2026-01-14T06:20:00Z">
        <w:r w:rsidR="00545340">
          <w:rPr>
            <w:rFonts w:asciiTheme="minorHAnsi" w:hAnsiTheme="minorHAnsi" w:cstheme="minorHAnsi"/>
            <w:lang w:val="en-AU"/>
          </w:rPr>
          <w:t>1 business</w:t>
        </w:r>
      </w:ins>
      <w:del w:id="460" w:author="Han Xie CHAI (MAS)" w:date="2026-01-14T14:20:00Z" w16du:dateUtc="2026-01-14T06:20:00Z">
        <w:r w:rsidR="00E530D0" w:rsidDel="00545340">
          <w:rPr>
            <w:rFonts w:asciiTheme="minorHAnsi" w:hAnsiTheme="minorHAnsi" w:cstheme="minorHAnsi"/>
            <w:lang w:val="en-AU"/>
          </w:rPr>
          <w:delText xml:space="preserve">the </w:delText>
        </w:r>
        <w:commentRangeStart w:id="461"/>
        <w:r w:rsidR="0000443E" w:rsidDel="00545340">
          <w:rPr>
            <w:rFonts w:asciiTheme="minorHAnsi" w:hAnsiTheme="minorHAnsi" w:cstheme="minorHAnsi"/>
            <w:lang w:val="en-AU"/>
          </w:rPr>
          <w:delText>next</w:delText>
        </w:r>
        <w:r w:rsidR="00E530D0" w:rsidDel="00545340">
          <w:rPr>
            <w:rFonts w:asciiTheme="minorHAnsi" w:hAnsiTheme="minorHAnsi" w:cstheme="minorHAnsi"/>
            <w:lang w:val="en-AU"/>
          </w:rPr>
          <w:delText xml:space="preserve"> </w:delText>
        </w:r>
        <w:r w:rsidR="00354BAA" w:rsidDel="00545340">
          <w:rPr>
            <w:rFonts w:asciiTheme="minorHAnsi" w:hAnsiTheme="minorHAnsi" w:cstheme="minorHAnsi"/>
            <w:lang w:val="en-AU"/>
          </w:rPr>
          <w:delText>working</w:delText>
        </w:r>
      </w:del>
      <w:r w:rsidR="00354BAA">
        <w:rPr>
          <w:rFonts w:asciiTheme="minorHAnsi" w:hAnsiTheme="minorHAnsi" w:cstheme="minorHAnsi"/>
          <w:lang w:val="en-AU"/>
        </w:rPr>
        <w:t xml:space="preserve"> </w:t>
      </w:r>
      <w:r w:rsidR="00E530D0">
        <w:rPr>
          <w:rFonts w:asciiTheme="minorHAnsi" w:hAnsiTheme="minorHAnsi" w:cstheme="minorHAnsi"/>
          <w:lang w:val="en-AU"/>
        </w:rPr>
        <w:t xml:space="preserve">day </w:t>
      </w:r>
      <w:r w:rsidR="00E07A0A">
        <w:rPr>
          <w:rFonts w:asciiTheme="minorHAnsi" w:hAnsiTheme="minorHAnsi" w:cstheme="minorHAnsi"/>
          <w:lang w:val="en-AU"/>
        </w:rPr>
        <w:t xml:space="preserve">after the </w:t>
      </w:r>
      <w:r w:rsidR="00873DF6" w:rsidRPr="00D764DF">
        <w:rPr>
          <w:rFonts w:asciiTheme="minorHAnsi" w:hAnsiTheme="minorHAnsi" w:cstheme="minorHAnsi"/>
          <w:lang w:val="en-AU"/>
        </w:rPr>
        <w:t xml:space="preserve">SSB </w:t>
      </w:r>
      <w:r w:rsidR="00E07A0A" w:rsidRPr="00D764DF">
        <w:rPr>
          <w:rFonts w:asciiTheme="minorHAnsi" w:hAnsiTheme="minorHAnsi" w:cstheme="minorHAnsi"/>
          <w:lang w:val="en-AU"/>
        </w:rPr>
        <w:t>announcement da</w:t>
      </w:r>
      <w:r w:rsidR="00202890" w:rsidRPr="00D764DF">
        <w:rPr>
          <w:rFonts w:asciiTheme="minorHAnsi" w:hAnsiTheme="minorHAnsi" w:cstheme="minorHAnsi"/>
          <w:lang w:val="en-AU"/>
        </w:rPr>
        <w:t>te</w:t>
      </w:r>
      <w:commentRangeEnd w:id="461"/>
      <w:r w:rsidR="00D3096E">
        <w:rPr>
          <w:rStyle w:val="CommentReference"/>
          <w:lang w:val="en-US"/>
        </w:rPr>
        <w:commentReference w:id="461"/>
      </w:r>
      <w:r w:rsidR="003D70CD" w:rsidRPr="003D70CD">
        <w:rPr>
          <w:rFonts w:asciiTheme="minorHAnsi" w:hAnsiTheme="minorHAnsi" w:cstheme="minorHAnsi"/>
          <w:lang w:val="en-AU"/>
        </w:rPr>
        <w:t>.</w:t>
      </w:r>
    </w:p>
    <w:p w14:paraId="46C71CFD" w14:textId="1307F59E" w:rsidR="005D5319" w:rsidRPr="005D5319" w:rsidRDefault="005D5319" w:rsidP="005D5319">
      <w:pPr>
        <w:pStyle w:val="Normalwithspace"/>
        <w:numPr>
          <w:ilvl w:val="0"/>
          <w:numId w:val="90"/>
        </w:numPr>
        <w:rPr>
          <w:rFonts w:asciiTheme="minorHAnsi" w:hAnsiTheme="minorHAnsi" w:cstheme="minorHAnsi"/>
          <w:b/>
          <w:bCs/>
          <w:lang w:val="en-AU"/>
        </w:rPr>
      </w:pPr>
      <w:commentRangeStart w:id="462"/>
      <w:commentRangeStart w:id="463"/>
      <w:r w:rsidRPr="005D5319">
        <w:rPr>
          <w:rFonts w:asciiTheme="minorHAnsi" w:hAnsiTheme="minorHAnsi" w:cstheme="minorHAnsi"/>
          <w:b/>
          <w:bCs/>
          <w:lang w:val="en-AU"/>
        </w:rPr>
        <w:t xml:space="preserve">Ad-hoc </w:t>
      </w:r>
      <w:commentRangeEnd w:id="462"/>
      <w:r w:rsidR="00872E63">
        <w:rPr>
          <w:rStyle w:val="CommentReference"/>
          <w:lang w:val="en-US"/>
        </w:rPr>
        <w:commentReference w:id="462"/>
      </w:r>
      <w:commentRangeEnd w:id="463"/>
      <w:r w:rsidR="00745424">
        <w:rPr>
          <w:rStyle w:val="CommentReference"/>
          <w:lang w:val="en-US"/>
        </w:rPr>
        <w:commentReference w:id="463"/>
      </w:r>
      <w:r w:rsidRPr="005D5319">
        <w:rPr>
          <w:rFonts w:asciiTheme="minorHAnsi" w:hAnsiTheme="minorHAnsi" w:cstheme="minorHAnsi"/>
          <w:b/>
          <w:bCs/>
          <w:lang w:val="en-AU"/>
        </w:rPr>
        <w:t>processing</w:t>
      </w:r>
      <w:r>
        <w:rPr>
          <w:rFonts w:asciiTheme="minorHAnsi" w:hAnsiTheme="minorHAnsi" w:cstheme="minorHAnsi"/>
          <w:b/>
          <w:bCs/>
          <w:lang w:val="en-AU"/>
        </w:rPr>
        <w:t xml:space="preserve">: </w:t>
      </w:r>
      <w:r w:rsidR="00A446C5" w:rsidRPr="00A446C5">
        <w:rPr>
          <w:rFonts w:asciiTheme="minorHAnsi" w:hAnsiTheme="minorHAnsi" w:cstheme="minorHAnsi"/>
          <w:lang w:val="en-AU"/>
        </w:rPr>
        <w:t>Triggered manually upon request.</w:t>
      </w:r>
    </w:p>
    <w:p w14:paraId="71558C7D" w14:textId="06E00508" w:rsidR="00AE0A9A" w:rsidRPr="0024320D" w:rsidRDefault="00AE0A9A" w:rsidP="00634352">
      <w:pPr>
        <w:pStyle w:val="Heading3"/>
      </w:pPr>
      <w:bookmarkStart w:id="464" w:name="_Toc217999912"/>
      <w:r>
        <w:t>Data Fields</w:t>
      </w:r>
      <w:r w:rsidR="00FF1E76">
        <w:t xml:space="preserve"> &amp; Validations</w:t>
      </w:r>
      <w:bookmarkEnd w:id="464"/>
    </w:p>
    <w:p w14:paraId="68F2C541" w14:textId="34912CBF" w:rsidR="00ED3818" w:rsidRDefault="00007677" w:rsidP="00AE0A9A">
      <w:pPr>
        <w:pStyle w:val="Normalwithspace"/>
        <w:rPr>
          <w:ins w:id="465" w:author="Jasmine WL TEO (MAS)" w:date="2026-01-07T09:25:00Z" w16du:dateUtc="2026-01-07T01:25:00Z"/>
          <w:rFonts w:asciiTheme="minorHAnsi" w:hAnsiTheme="minorHAnsi" w:cstheme="minorHAnsi"/>
          <w:lang w:val="en-AU"/>
        </w:r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9_-" w:history="1">
        <w:r>
          <w:rPr>
            <w:rStyle w:val="Hyperlink"/>
            <w:rFonts w:asciiTheme="minorHAnsi" w:hAnsiTheme="minorHAnsi" w:cstheme="minorHAnsi"/>
            <w:lang w:val="en-AU"/>
          </w:rPr>
          <w:t>Appendix A.9 - SSB Coupon/Redemption Rate File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p>
    <w:p w14:paraId="2671FF9F" w14:textId="35944AF6" w:rsidR="00ED3818" w:rsidRDefault="00ED3818" w:rsidP="00AE0A9A">
      <w:pPr>
        <w:pStyle w:val="Normalwithspace"/>
        <w:rPr>
          <w:ins w:id="466" w:author="Jasmine WL TEO (MAS)" w:date="2026-01-07T09:25:00Z" w16du:dateUtc="2026-01-07T01:25:00Z"/>
          <w:rFonts w:asciiTheme="minorHAnsi" w:hAnsiTheme="minorHAnsi" w:cstheme="minorHAnsi"/>
          <w:lang w:val="en-AU"/>
        </w:rPr>
      </w:pPr>
      <w:commentRangeStart w:id="467"/>
      <w:ins w:id="468" w:author="Jasmine WL TEO (MAS)" w:date="2026-01-07T09:25:00Z" w16du:dateUtc="2026-01-07T01:25:00Z">
        <w:r>
          <w:rPr>
            <w:rFonts w:asciiTheme="minorHAnsi" w:hAnsiTheme="minorHAnsi" w:cstheme="minorHAnsi"/>
            <w:lang w:val="en-AU"/>
          </w:rPr>
          <w:t>Retrieval criteria:</w:t>
        </w:r>
      </w:ins>
    </w:p>
    <w:p w14:paraId="2A1D9B3A" w14:textId="04075DF6" w:rsidR="00ED3818" w:rsidRDefault="00ED3818" w:rsidP="00ED3818">
      <w:pPr>
        <w:pStyle w:val="Normalwithspace"/>
        <w:numPr>
          <w:ilvl w:val="0"/>
          <w:numId w:val="148"/>
        </w:numPr>
        <w:rPr>
          <w:ins w:id="469" w:author="Jasmine WL TEO (MAS)" w:date="2026-01-07T09:29:00Z" w16du:dateUtc="2026-01-07T01:29:00Z"/>
          <w:rFonts w:asciiTheme="minorHAnsi" w:hAnsiTheme="minorHAnsi" w:cstheme="minorHAnsi"/>
          <w:lang w:val="en-AU"/>
        </w:rPr>
      </w:pPr>
      <w:ins w:id="470" w:author="Jasmine WL TEO (MAS)" w:date="2026-01-07T09:26:00Z" w16du:dateUtc="2026-01-07T01:26:00Z">
        <w:r>
          <w:rPr>
            <w:rFonts w:asciiTheme="minorHAnsi" w:hAnsiTheme="minorHAnsi" w:cstheme="minorHAnsi"/>
            <w:lang w:val="en-AU"/>
          </w:rPr>
          <w:t>I</w:t>
        </w:r>
      </w:ins>
      <w:ins w:id="471" w:author="Jasmine WL TEO (MAS)" w:date="2026-01-07T09:25:00Z" w16du:dateUtc="2026-01-07T01:25:00Z">
        <w:r>
          <w:rPr>
            <w:rFonts w:asciiTheme="minorHAnsi" w:hAnsiTheme="minorHAnsi" w:cstheme="minorHAnsi"/>
            <w:lang w:val="en-AU"/>
          </w:rPr>
          <w:t xml:space="preserve">nclude active SSB securities where issue date is </w:t>
        </w:r>
      </w:ins>
      <w:ins w:id="472" w:author="Jasmine WL TEO (MAS)" w:date="2026-01-07T09:27:00Z" w16du:dateUtc="2026-01-07T01:27:00Z">
        <w:r>
          <w:rPr>
            <w:rFonts w:asciiTheme="minorHAnsi" w:hAnsiTheme="minorHAnsi" w:cstheme="minorHAnsi"/>
            <w:lang w:val="en-AU"/>
          </w:rPr>
          <w:t>before</w:t>
        </w:r>
      </w:ins>
      <w:ins w:id="473" w:author="Jasmine WL TEO (MAS)" w:date="2026-01-07T09:26:00Z" w16du:dateUtc="2026-01-07T01:26:00Z">
        <w:r>
          <w:rPr>
            <w:rFonts w:asciiTheme="minorHAnsi" w:hAnsiTheme="minorHAnsi" w:cstheme="minorHAnsi"/>
            <w:lang w:val="en-AU"/>
          </w:rPr>
          <w:t xml:space="preserve"> the </w:t>
        </w:r>
      </w:ins>
      <w:ins w:id="474" w:author="Jasmine WL TEO (MAS)" w:date="2026-01-07T09:30:00Z" w16du:dateUtc="2026-01-07T01:30:00Z">
        <w:r>
          <w:rPr>
            <w:rFonts w:asciiTheme="minorHAnsi" w:hAnsiTheme="minorHAnsi" w:cstheme="minorHAnsi"/>
            <w:lang w:val="en-AU"/>
          </w:rPr>
          <w:t xml:space="preserve">early </w:t>
        </w:r>
      </w:ins>
      <w:ins w:id="475" w:author="Jasmine WL TEO (MAS)" w:date="2026-01-07T09:26:00Z" w16du:dateUtc="2026-01-07T01:26:00Z">
        <w:r>
          <w:rPr>
            <w:rFonts w:asciiTheme="minorHAnsi" w:hAnsiTheme="minorHAnsi" w:cstheme="minorHAnsi"/>
            <w:lang w:val="en-AU"/>
          </w:rPr>
          <w:t xml:space="preserve">redemption date and maturity date is </w:t>
        </w:r>
      </w:ins>
      <w:ins w:id="476" w:author="Jasmine WL TEO (MAS)" w:date="2026-01-07T09:28:00Z" w16du:dateUtc="2026-01-07T01:28:00Z">
        <w:r>
          <w:rPr>
            <w:rFonts w:asciiTheme="minorHAnsi" w:hAnsiTheme="minorHAnsi" w:cstheme="minorHAnsi"/>
            <w:lang w:val="en-AU"/>
          </w:rPr>
          <w:t>on or after the coupon payment date</w:t>
        </w:r>
      </w:ins>
      <w:ins w:id="477" w:author="Jasmine WL TEO (MAS)" w:date="2026-01-07T09:30:00Z" w16du:dateUtc="2026-01-07T01:30:00Z">
        <w:r>
          <w:rPr>
            <w:rFonts w:asciiTheme="minorHAnsi" w:hAnsiTheme="minorHAnsi" w:cstheme="minorHAnsi"/>
            <w:lang w:val="en-AU"/>
          </w:rPr>
          <w:t>.</w:t>
        </w:r>
      </w:ins>
    </w:p>
    <w:p w14:paraId="564F5813" w14:textId="305DE27A" w:rsidR="00ED3818" w:rsidRDefault="00ED3818" w:rsidP="00ED3818">
      <w:pPr>
        <w:pStyle w:val="Normalwithspace"/>
        <w:numPr>
          <w:ilvl w:val="0"/>
          <w:numId w:val="148"/>
        </w:numPr>
        <w:rPr>
          <w:ins w:id="478" w:author="Jasmine WL TEO (MAS)" w:date="2026-01-07T09:31:00Z" w16du:dateUtc="2026-01-07T01:31:00Z"/>
          <w:rFonts w:asciiTheme="minorHAnsi" w:hAnsiTheme="minorHAnsi" w:cstheme="minorHAnsi"/>
          <w:lang w:val="en-AU"/>
        </w:rPr>
      </w:pPr>
      <w:ins w:id="479" w:author="Jasmine WL TEO (MAS)" w:date="2026-01-07T09:30:00Z" w16du:dateUtc="2026-01-07T01:30:00Z">
        <w:r>
          <w:rPr>
            <w:rFonts w:asciiTheme="minorHAnsi" w:hAnsiTheme="minorHAnsi" w:cstheme="minorHAnsi"/>
            <w:lang w:val="en-AU"/>
          </w:rPr>
          <w:t>Exclude SSB securities where</w:t>
        </w:r>
      </w:ins>
      <w:ins w:id="480" w:author="Jasmine WL TEO (MAS)" w:date="2026-01-07T09:29:00Z" w16du:dateUtc="2026-01-07T01:29:00Z">
        <w:r w:rsidRPr="00ED3818">
          <w:rPr>
            <w:rFonts w:asciiTheme="minorHAnsi" w:hAnsiTheme="minorHAnsi" w:cstheme="minorHAnsi"/>
            <w:lang w:val="en-AU"/>
            <w:rPrChange w:id="481" w:author="Jasmine WL TEO (MAS)" w:date="2026-01-07T09:29:00Z" w16du:dateUtc="2026-01-07T01:29:00Z">
              <w:rPr/>
            </w:rPrChange>
          </w:rPr>
          <w:t xml:space="preserve"> early redemption date and issue date are equal</w:t>
        </w:r>
      </w:ins>
      <w:ins w:id="482" w:author="Jasmine WL TEO (MAS)" w:date="2026-01-07T09:30:00Z" w16du:dateUtc="2026-01-07T01:30:00Z">
        <w:r>
          <w:rPr>
            <w:rFonts w:asciiTheme="minorHAnsi" w:hAnsiTheme="minorHAnsi" w:cstheme="minorHAnsi"/>
            <w:lang w:val="en-AU"/>
          </w:rPr>
          <w:t>.</w:t>
        </w:r>
      </w:ins>
    </w:p>
    <w:p w14:paraId="2C76560A" w14:textId="184A8D3F" w:rsidR="00ED3818" w:rsidRPr="00007677" w:rsidRDefault="00ED3818">
      <w:pPr>
        <w:pStyle w:val="Normalwithspace"/>
        <w:numPr>
          <w:ilvl w:val="0"/>
          <w:numId w:val="148"/>
        </w:numPr>
        <w:rPr>
          <w:rFonts w:asciiTheme="minorHAnsi" w:hAnsiTheme="minorHAnsi" w:cstheme="minorHAnsi"/>
          <w:lang w:val="en-AU"/>
        </w:rPr>
        <w:pPrChange w:id="483" w:author="Jasmine WL TEO (MAS)" w:date="2026-01-07T09:25:00Z" w16du:dateUtc="2026-01-07T01:25:00Z">
          <w:pPr>
            <w:pStyle w:val="Normalwithspace"/>
          </w:pPr>
        </w:pPrChange>
      </w:pPr>
      <w:ins w:id="484" w:author="Jasmine WL TEO (MAS)" w:date="2026-01-07T09:31:00Z" w16du:dateUtc="2026-01-07T01:31:00Z">
        <w:r>
          <w:rPr>
            <w:rFonts w:asciiTheme="minorHAnsi" w:hAnsiTheme="minorHAnsi" w:cstheme="minorHAnsi"/>
            <w:lang w:val="en-AU"/>
          </w:rPr>
          <w:t xml:space="preserve">Sort by </w:t>
        </w:r>
        <w:r w:rsidRPr="00ED3818">
          <w:rPr>
            <w:rFonts w:asciiTheme="minorHAnsi" w:hAnsiTheme="minorHAnsi" w:cstheme="minorHAnsi"/>
            <w:lang w:val="en-AU"/>
            <w:rPrChange w:id="485" w:author="Jasmine WL TEO (MAS)" w:date="2026-01-07T09:31:00Z" w16du:dateUtc="2026-01-07T01:31:00Z">
              <w:rPr/>
            </w:rPrChange>
          </w:rPr>
          <w:t>issue code in ascending order</w:t>
        </w:r>
      </w:ins>
      <w:commentRangeEnd w:id="467"/>
      <w:ins w:id="486" w:author="Jasmine WL TEO (MAS)" w:date="2026-01-07T09:32:00Z" w16du:dateUtc="2026-01-07T01:32:00Z">
        <w:r w:rsidR="0055353C">
          <w:rPr>
            <w:rStyle w:val="CommentReference"/>
            <w:lang w:val="en-US"/>
          </w:rPr>
          <w:commentReference w:id="467"/>
        </w:r>
      </w:ins>
    </w:p>
    <w:p w14:paraId="46BF5BC1" w14:textId="1D484190" w:rsidR="006F4910" w:rsidRDefault="006F4910" w:rsidP="00634352">
      <w:pPr>
        <w:pStyle w:val="Heading2"/>
      </w:pPr>
      <w:bookmarkStart w:id="487" w:name="_Toc215758856"/>
      <w:bookmarkStart w:id="488" w:name="_Toc215759907"/>
      <w:bookmarkStart w:id="489" w:name="_Toc217999913"/>
      <w:r w:rsidRPr="006F4910">
        <w:t>SGS</w:t>
      </w:r>
      <w:r w:rsidR="00C216AA">
        <w:t xml:space="preserve"> Bonds</w:t>
      </w:r>
      <w:r w:rsidRPr="006F4910">
        <w:t xml:space="preserve">/T-Bills </w:t>
      </w:r>
      <w:ins w:id="490" w:author="Yichen GU from.TOPPAN (MAS)" w:date="2026-01-16T18:29:00Z" w16du:dateUtc="2026-01-16T10:29:00Z">
        <w:r w:rsidR="00F870CB">
          <w:t xml:space="preserve">Retail Auction/Syndication </w:t>
        </w:r>
      </w:ins>
      <w:r w:rsidRPr="006F4910">
        <w:t>Subscription File</w:t>
      </w:r>
      <w:bookmarkEnd w:id="487"/>
      <w:bookmarkEnd w:id="488"/>
      <w:bookmarkEnd w:id="489"/>
    </w:p>
    <w:p w14:paraId="1C27B63E" w14:textId="77777777" w:rsidR="00AE0A9A" w:rsidRDefault="00AE0A9A" w:rsidP="00634352">
      <w:pPr>
        <w:pStyle w:val="Heading3"/>
      </w:pPr>
      <w:bookmarkStart w:id="491" w:name="_Toc217999914"/>
      <w:r>
        <w:t>Description</w:t>
      </w:r>
      <w:bookmarkEnd w:id="491"/>
    </w:p>
    <w:p w14:paraId="61537D7B" w14:textId="40A153A0" w:rsidR="00015CA6" w:rsidRDefault="00015CA6" w:rsidP="00015CA6">
      <w:pPr>
        <w:pStyle w:val="Normalwithspace"/>
        <w:rPr>
          <w:rFonts w:asciiTheme="minorHAnsi" w:hAnsiTheme="minorHAnsi" w:cstheme="minorHAnsi"/>
          <w:lang w:val="en-AU"/>
        </w:rPr>
      </w:pPr>
      <w:r>
        <w:rPr>
          <w:rFonts w:asciiTheme="minorHAnsi" w:hAnsiTheme="minorHAnsi" w:cstheme="minorHAnsi"/>
          <w:lang w:val="en-AU"/>
        </w:rPr>
        <w:t xml:space="preserve">This file is transmitted by retail banks to OMEGA daily to </w:t>
      </w:r>
      <w:r w:rsidR="00DF050D">
        <w:rPr>
          <w:rFonts w:asciiTheme="minorHAnsi" w:hAnsiTheme="minorHAnsi" w:cstheme="minorHAnsi"/>
          <w:lang w:val="en-AU"/>
        </w:rPr>
        <w:t>submit</w:t>
      </w:r>
      <w:r>
        <w:rPr>
          <w:rFonts w:asciiTheme="minorHAnsi" w:hAnsiTheme="minorHAnsi" w:cstheme="minorHAnsi"/>
          <w:lang w:val="en-AU"/>
        </w:rPr>
        <w:t xml:space="preserve"> retail customers’ requests for </w:t>
      </w:r>
      <w:r w:rsidR="006338F6">
        <w:rPr>
          <w:rFonts w:asciiTheme="minorHAnsi" w:hAnsiTheme="minorHAnsi" w:cstheme="minorHAnsi"/>
          <w:lang w:val="en-AU"/>
        </w:rPr>
        <w:t>SGS</w:t>
      </w:r>
      <w:r w:rsidR="00C21FF0">
        <w:rPr>
          <w:rFonts w:asciiTheme="minorHAnsi" w:hAnsiTheme="minorHAnsi" w:cstheme="minorHAnsi"/>
          <w:lang w:val="en-AU"/>
        </w:rPr>
        <w:t xml:space="preserve"> Bonds</w:t>
      </w:r>
      <w:r w:rsidR="006338F6">
        <w:rPr>
          <w:rFonts w:asciiTheme="minorHAnsi" w:hAnsiTheme="minorHAnsi" w:cstheme="minorHAnsi"/>
          <w:lang w:val="en-AU"/>
        </w:rPr>
        <w:t>/T-Bills</w:t>
      </w:r>
      <w:r>
        <w:rPr>
          <w:rFonts w:asciiTheme="minorHAnsi" w:hAnsiTheme="minorHAnsi" w:cstheme="minorHAnsi"/>
          <w:lang w:val="en-AU"/>
        </w:rPr>
        <w:t xml:space="preserve"> subscriptions.</w:t>
      </w:r>
    </w:p>
    <w:p w14:paraId="3AB0B9BC" w14:textId="50C21D6D" w:rsidR="00015CA6" w:rsidRPr="00D338DA" w:rsidRDefault="00015CA6" w:rsidP="00015CA6">
      <w:pPr>
        <w:pStyle w:val="Normalwithspace"/>
        <w:rPr>
          <w:rFonts w:asciiTheme="minorHAnsi" w:hAnsiTheme="minorHAnsi" w:cstheme="minorHAnsi"/>
          <w:lang w:val="en-AU"/>
        </w:rPr>
      </w:pPr>
      <w:r>
        <w:rPr>
          <w:rFonts w:asciiTheme="minorHAnsi" w:hAnsiTheme="minorHAnsi" w:cstheme="minorHAnsi"/>
          <w:lang w:val="en-AU"/>
        </w:rPr>
        <w:t xml:space="preserve">Separate files, differentiated by the </w:t>
      </w:r>
      <w:ins w:id="492" w:author="Han Xie CHAI (MAS)" w:date="2026-01-14T14:50:00Z" w16du:dateUtc="2026-01-14T06:50:00Z">
        <w:r w:rsidR="00F736B3">
          <w:rPr>
            <w:rFonts w:asciiTheme="minorHAnsi" w:hAnsiTheme="minorHAnsi" w:cstheme="minorHAnsi"/>
            <w:lang w:val="en-AU"/>
          </w:rPr>
          <w:t xml:space="preserve">application </w:t>
        </w:r>
      </w:ins>
      <w:del w:id="493" w:author="Han Xie CHAI (MAS)" w:date="2026-01-14T14:25:00Z" w16du:dateUtc="2026-01-14T06:25:00Z">
        <w:r w:rsidDel="00545340">
          <w:rPr>
            <w:rFonts w:asciiTheme="minorHAnsi" w:hAnsiTheme="minorHAnsi" w:cstheme="minorHAnsi"/>
            <w:lang w:val="en-AU"/>
          </w:rPr>
          <w:delText xml:space="preserve">payment </w:delText>
        </w:r>
      </w:del>
      <w:r>
        <w:rPr>
          <w:rFonts w:asciiTheme="minorHAnsi" w:hAnsiTheme="minorHAnsi" w:cstheme="minorHAnsi"/>
          <w:lang w:val="en-AU"/>
        </w:rPr>
        <w:t>type (CASH</w:t>
      </w:r>
      <w:r w:rsidR="00380FEC">
        <w:rPr>
          <w:rFonts w:asciiTheme="minorHAnsi" w:hAnsiTheme="minorHAnsi" w:cstheme="minorHAnsi"/>
          <w:lang w:val="en-AU"/>
        </w:rPr>
        <w:t>, CPFIS</w:t>
      </w:r>
      <w:r>
        <w:rPr>
          <w:rFonts w:asciiTheme="minorHAnsi" w:hAnsiTheme="minorHAnsi" w:cstheme="minorHAnsi"/>
          <w:lang w:val="en-AU"/>
        </w:rPr>
        <w:t xml:space="preserve"> or SRS), must be provided by each retail bank. </w:t>
      </w:r>
      <w:r w:rsidR="00D338DA">
        <w:rPr>
          <w:rFonts w:asciiTheme="minorHAnsi" w:hAnsiTheme="minorHAnsi" w:cstheme="minorHAnsi"/>
          <w:lang w:val="en-AU"/>
        </w:rPr>
        <w:t xml:space="preserve">Each file </w:t>
      </w:r>
      <w:r w:rsidR="002A68F8">
        <w:rPr>
          <w:rFonts w:asciiTheme="minorHAnsi" w:hAnsiTheme="minorHAnsi" w:cstheme="minorHAnsi"/>
          <w:lang w:val="en-AU"/>
        </w:rPr>
        <w:t>may</w:t>
      </w:r>
      <w:r w:rsidR="00D338DA">
        <w:rPr>
          <w:rFonts w:asciiTheme="minorHAnsi" w:hAnsiTheme="minorHAnsi" w:cstheme="minorHAnsi"/>
          <w:lang w:val="en-AU"/>
        </w:rPr>
        <w:t xml:space="preserve"> </w:t>
      </w:r>
      <w:commentRangeStart w:id="494"/>
      <w:commentRangeStart w:id="495"/>
      <w:r w:rsidR="00D338DA">
        <w:rPr>
          <w:rFonts w:asciiTheme="minorHAnsi" w:hAnsiTheme="minorHAnsi" w:cstheme="minorHAnsi"/>
          <w:lang w:val="en-AU"/>
        </w:rPr>
        <w:t xml:space="preserve">contain </w:t>
      </w:r>
      <w:r w:rsidR="00F201C3">
        <w:rPr>
          <w:rFonts w:asciiTheme="minorHAnsi" w:hAnsiTheme="minorHAnsi" w:cstheme="minorHAnsi"/>
          <w:lang w:val="en-AU"/>
        </w:rPr>
        <w:t xml:space="preserve">retail </w:t>
      </w:r>
      <w:r w:rsidR="002A68F8">
        <w:rPr>
          <w:rFonts w:asciiTheme="minorHAnsi" w:hAnsiTheme="minorHAnsi" w:cstheme="minorHAnsi"/>
          <w:lang w:val="en-AU"/>
        </w:rPr>
        <w:t xml:space="preserve">subscription requests </w:t>
      </w:r>
      <w:commentRangeEnd w:id="494"/>
      <w:r w:rsidR="00C7106D">
        <w:rPr>
          <w:rStyle w:val="CommentReference"/>
          <w:lang w:val="en-US"/>
        </w:rPr>
        <w:commentReference w:id="494"/>
      </w:r>
      <w:commentRangeEnd w:id="495"/>
      <w:r w:rsidR="000631D0">
        <w:rPr>
          <w:rStyle w:val="CommentReference"/>
          <w:lang w:val="en-US"/>
        </w:rPr>
        <w:commentReference w:id="495"/>
      </w:r>
      <w:r w:rsidR="002A68F8">
        <w:rPr>
          <w:rFonts w:asciiTheme="minorHAnsi" w:hAnsiTheme="minorHAnsi" w:cstheme="minorHAnsi"/>
          <w:lang w:val="en-AU"/>
        </w:rPr>
        <w:t>on</w:t>
      </w:r>
      <w:r w:rsidR="00D338DA">
        <w:rPr>
          <w:rFonts w:asciiTheme="minorHAnsi" w:hAnsiTheme="minorHAnsi" w:cstheme="minorHAnsi"/>
          <w:lang w:val="en-AU"/>
        </w:rPr>
        <w:t xml:space="preserve"> multiple securities across </w:t>
      </w:r>
      <w:commentRangeStart w:id="496"/>
      <w:commentRangeStart w:id="497"/>
      <w:r w:rsidR="00D338DA">
        <w:rPr>
          <w:rFonts w:asciiTheme="minorHAnsi" w:hAnsiTheme="minorHAnsi" w:cstheme="minorHAnsi"/>
          <w:lang w:val="en-AU"/>
        </w:rPr>
        <w:t>different security types</w:t>
      </w:r>
      <w:r w:rsidR="00C4556B">
        <w:rPr>
          <w:rFonts w:asciiTheme="minorHAnsi" w:hAnsiTheme="minorHAnsi" w:cstheme="minorHAnsi"/>
          <w:lang w:val="en-AU"/>
        </w:rPr>
        <w:t xml:space="preserve">, </w:t>
      </w:r>
      <w:commentRangeEnd w:id="496"/>
      <w:r w:rsidR="003E2169">
        <w:rPr>
          <w:rStyle w:val="CommentReference"/>
          <w:lang w:val="en-US"/>
        </w:rPr>
        <w:commentReference w:id="496"/>
      </w:r>
      <w:commentRangeEnd w:id="497"/>
      <w:r w:rsidR="00F201C3">
        <w:rPr>
          <w:rStyle w:val="CommentReference"/>
          <w:lang w:val="en-US"/>
        </w:rPr>
        <w:commentReference w:id="497"/>
      </w:r>
      <w:r w:rsidR="00C4556B">
        <w:rPr>
          <w:rFonts w:asciiTheme="minorHAnsi" w:hAnsiTheme="minorHAnsi" w:cstheme="minorHAnsi"/>
          <w:lang w:val="en-AU"/>
        </w:rPr>
        <w:t xml:space="preserve">provided </w:t>
      </w:r>
      <w:r w:rsidR="00D338DA">
        <w:rPr>
          <w:rFonts w:asciiTheme="minorHAnsi" w:hAnsiTheme="minorHAnsi" w:cstheme="minorHAnsi"/>
          <w:lang w:val="en-AU"/>
        </w:rPr>
        <w:t xml:space="preserve">the necessary security information is </w:t>
      </w:r>
      <w:r w:rsidR="00FC6ED1">
        <w:rPr>
          <w:rFonts w:asciiTheme="minorHAnsi" w:hAnsiTheme="minorHAnsi" w:cstheme="minorHAnsi"/>
          <w:lang w:val="en-AU"/>
        </w:rPr>
        <w:t xml:space="preserve">clearly </w:t>
      </w:r>
      <w:r w:rsidR="00D338DA">
        <w:rPr>
          <w:rFonts w:asciiTheme="minorHAnsi" w:hAnsiTheme="minorHAnsi" w:cstheme="minorHAnsi"/>
          <w:lang w:val="en-AU"/>
        </w:rPr>
        <w:t xml:space="preserve">specified as the Detail Header Record(s). </w:t>
      </w:r>
      <w:r>
        <w:rPr>
          <w:rFonts w:asciiTheme="minorHAnsi" w:hAnsiTheme="minorHAnsi" w:cstheme="minorHAnsi"/>
          <w:lang w:val="en-AU"/>
        </w:rPr>
        <w:t xml:space="preserve">Upon processing the received subscription files, OMEGA </w:t>
      </w:r>
      <w:del w:id="498" w:author="Han Xie CHAI (MAS)" w:date="2026-01-14T14:27:00Z" w16du:dateUtc="2026-01-14T06:27:00Z">
        <w:r w:rsidDel="00545340">
          <w:rPr>
            <w:rFonts w:asciiTheme="minorHAnsi" w:hAnsiTheme="minorHAnsi" w:cstheme="minorHAnsi"/>
            <w:lang w:val="en-AU"/>
          </w:rPr>
          <w:delText xml:space="preserve">will </w:delText>
        </w:r>
      </w:del>
      <w:r>
        <w:rPr>
          <w:rFonts w:asciiTheme="minorHAnsi" w:hAnsiTheme="minorHAnsi" w:cstheme="minorHAnsi"/>
          <w:lang w:val="en-AU"/>
        </w:rPr>
        <w:t>generate</w:t>
      </w:r>
      <w:ins w:id="499" w:author="Han Xie CHAI (MAS)" w:date="2026-01-14T14:27:00Z" w16du:dateUtc="2026-01-14T06:27:00Z">
        <w:r w:rsidR="00545340">
          <w:rPr>
            <w:rFonts w:asciiTheme="minorHAnsi" w:hAnsiTheme="minorHAnsi" w:cstheme="minorHAnsi"/>
            <w:lang w:val="en-AU"/>
          </w:rPr>
          <w:t>s</w:t>
        </w:r>
      </w:ins>
      <w:r>
        <w:rPr>
          <w:rFonts w:asciiTheme="minorHAnsi" w:hAnsiTheme="minorHAnsi" w:cstheme="minorHAnsi"/>
          <w:lang w:val="en-AU"/>
        </w:rPr>
        <w:t xml:space="preserve"> and return</w:t>
      </w:r>
      <w:ins w:id="500" w:author="Han Xie CHAI (MAS)" w:date="2026-01-14T14:27:00Z" w16du:dateUtc="2026-01-14T06:27:00Z">
        <w:r w:rsidR="00545340">
          <w:rPr>
            <w:rFonts w:asciiTheme="minorHAnsi" w:hAnsiTheme="minorHAnsi" w:cstheme="minorHAnsi"/>
            <w:lang w:val="en-AU"/>
          </w:rPr>
          <w:t>s</w:t>
        </w:r>
      </w:ins>
      <w:r>
        <w:rPr>
          <w:rFonts w:asciiTheme="minorHAnsi" w:hAnsiTheme="minorHAnsi" w:cstheme="minorHAnsi"/>
          <w:lang w:val="en-AU"/>
        </w:rPr>
        <w:t xml:space="preserve"> the respective acknowledgement file.</w:t>
      </w:r>
    </w:p>
    <w:p w14:paraId="3A8719AD" w14:textId="77777777" w:rsidR="00AE0A9A" w:rsidRDefault="00AE0A9A" w:rsidP="00634352">
      <w:pPr>
        <w:pStyle w:val="Heading3"/>
      </w:pPr>
      <w:bookmarkStart w:id="501" w:name="_Toc217999915"/>
      <w:r>
        <w:t>Securities Involved</w:t>
      </w:r>
      <w:bookmarkEnd w:id="501"/>
    </w:p>
    <w:p w14:paraId="6F15A375" w14:textId="529B329D" w:rsidR="00622DF3" w:rsidRDefault="00622DF3" w:rsidP="00622DF3">
      <w:pPr>
        <w:pStyle w:val="Normalwithspace"/>
        <w:rPr>
          <w:rFonts w:asciiTheme="minorHAnsi" w:hAnsiTheme="minorHAnsi" w:cstheme="minorHAnsi"/>
          <w:lang w:val="en-AU"/>
        </w:rPr>
      </w:pPr>
      <w:r>
        <w:rPr>
          <w:rFonts w:asciiTheme="minorHAnsi" w:hAnsiTheme="minorHAnsi" w:cstheme="minorHAnsi"/>
          <w:lang w:val="en-AU"/>
        </w:rPr>
        <w:t>This file only involves the specific security type</w:t>
      </w:r>
      <w:r w:rsidR="003D4D7C">
        <w:rPr>
          <w:rFonts w:asciiTheme="minorHAnsi" w:hAnsiTheme="minorHAnsi" w:cstheme="minorHAnsi"/>
          <w:lang w:val="en-AU"/>
        </w:rPr>
        <w:t>s</w:t>
      </w:r>
      <w:r>
        <w:rPr>
          <w:rFonts w:asciiTheme="minorHAnsi" w:hAnsiTheme="minorHAnsi" w:cstheme="minorHAnsi"/>
          <w:lang w:val="en-AU"/>
        </w:rPr>
        <w:t>:</w:t>
      </w:r>
    </w:p>
    <w:p w14:paraId="6B69CFB4" w14:textId="5D81D336" w:rsidR="00622DF3" w:rsidRDefault="00964629" w:rsidP="00450B41">
      <w:pPr>
        <w:pStyle w:val="OrderedList"/>
        <w:numPr>
          <w:ilvl w:val="0"/>
          <w:numId w:val="36"/>
        </w:numPr>
        <w:rPr>
          <w:lang w:val="en-AU"/>
        </w:rPr>
      </w:pPr>
      <w:r>
        <w:rPr>
          <w:lang w:val="en-AU"/>
        </w:rPr>
        <w:t xml:space="preserve">SGS Bonds (auction, mini-auction &amp; </w:t>
      </w:r>
      <w:commentRangeStart w:id="502"/>
      <w:commentRangeStart w:id="503"/>
      <w:commentRangeStart w:id="504"/>
      <w:commentRangeStart w:id="505"/>
      <w:r w:rsidRPr="00015CA6">
        <w:rPr>
          <w:highlight w:val="yellow"/>
          <w:lang w:val="en-AU"/>
        </w:rPr>
        <w:t>syndication</w:t>
      </w:r>
      <w:commentRangeEnd w:id="502"/>
      <w:r w:rsidR="00AF1DDF">
        <w:rPr>
          <w:rStyle w:val="CommentReference"/>
          <w:rFonts w:ascii="Century Gothic" w:hAnsi="Century Gothic" w:cs="Times New Roman"/>
          <w:iCs w:val="0"/>
          <w:lang w:val="en-US"/>
        </w:rPr>
        <w:commentReference w:id="502"/>
      </w:r>
      <w:commentRangeEnd w:id="503"/>
      <w:r w:rsidR="009170C5">
        <w:rPr>
          <w:rStyle w:val="CommentReference"/>
          <w:rFonts w:ascii="Century Gothic" w:hAnsi="Century Gothic" w:cs="Times New Roman"/>
          <w:iCs w:val="0"/>
          <w:lang w:val="en-US"/>
        </w:rPr>
        <w:commentReference w:id="503"/>
      </w:r>
      <w:commentRangeEnd w:id="504"/>
      <w:r w:rsidR="001B09AB">
        <w:rPr>
          <w:rStyle w:val="CommentReference"/>
          <w:rFonts w:ascii="Century Gothic" w:hAnsi="Century Gothic" w:cs="Times New Roman"/>
          <w:iCs w:val="0"/>
          <w:lang w:val="en-US"/>
        </w:rPr>
        <w:commentReference w:id="504"/>
      </w:r>
      <w:commentRangeEnd w:id="505"/>
      <w:r w:rsidR="00F870CB">
        <w:rPr>
          <w:rStyle w:val="CommentReference"/>
          <w:rFonts w:ascii="Century Gothic" w:hAnsi="Century Gothic" w:cs="Times New Roman"/>
          <w:iCs w:val="0"/>
          <w:lang w:val="en-US"/>
        </w:rPr>
        <w:commentReference w:id="505"/>
      </w:r>
      <w:r>
        <w:rPr>
          <w:lang w:val="en-AU"/>
        </w:rPr>
        <w:t>)</w:t>
      </w:r>
    </w:p>
    <w:p w14:paraId="3A1E60D8" w14:textId="60A7B4EC" w:rsidR="00964629" w:rsidRPr="00622DF3" w:rsidRDefault="00964629" w:rsidP="00450B41">
      <w:pPr>
        <w:pStyle w:val="OrderedList"/>
        <w:numPr>
          <w:ilvl w:val="0"/>
          <w:numId w:val="36"/>
        </w:numPr>
        <w:rPr>
          <w:lang w:val="en-AU"/>
        </w:rPr>
      </w:pPr>
      <w:r>
        <w:rPr>
          <w:lang w:val="en-AU"/>
        </w:rPr>
        <w:lastRenderedPageBreak/>
        <w:t>T-Bills</w:t>
      </w:r>
    </w:p>
    <w:p w14:paraId="05C22A4E" w14:textId="77777777" w:rsidR="009C5627" w:rsidRDefault="009C5627" w:rsidP="00634352">
      <w:pPr>
        <w:pStyle w:val="Heading3"/>
      </w:pPr>
      <w:bookmarkStart w:id="506" w:name="_Toc217999916"/>
      <w:r>
        <w:t>File Names</w:t>
      </w:r>
      <w:bookmarkEnd w:id="506"/>
    </w:p>
    <w:p w14:paraId="546D5881" w14:textId="1B9B87B2" w:rsidR="009313B9" w:rsidRDefault="009313B9" w:rsidP="009313B9">
      <w:pPr>
        <w:pStyle w:val="Normalwithspace"/>
        <w:rPr>
          <w:rFonts w:asciiTheme="minorHAnsi" w:hAnsiTheme="minorHAnsi" w:cstheme="minorHAnsi"/>
          <w:lang w:val="en-AU"/>
        </w:rPr>
      </w:pPr>
      <w:r>
        <w:rPr>
          <w:rFonts w:asciiTheme="minorHAnsi" w:hAnsiTheme="minorHAnsi" w:cstheme="minorHAnsi"/>
          <w:lang w:val="en-AU"/>
        </w:rPr>
        <w:t xml:space="preserve">The following table details the designated file names for each </w:t>
      </w:r>
      <w:ins w:id="507" w:author="Han Xie CHAI (MAS)" w:date="2026-01-14T14:50:00Z" w16du:dateUtc="2026-01-14T06:50:00Z">
        <w:r w:rsidR="00F736B3">
          <w:rPr>
            <w:rFonts w:asciiTheme="minorHAnsi" w:hAnsiTheme="minorHAnsi" w:cstheme="minorHAnsi"/>
            <w:lang w:val="en-AU"/>
          </w:rPr>
          <w:t xml:space="preserve">application </w:t>
        </w:r>
      </w:ins>
      <w:del w:id="508" w:author="Han Xie CHAI (MAS)" w:date="2026-01-14T14:27:00Z" w16du:dateUtc="2026-01-14T06:27:00Z">
        <w:r w:rsidDel="00136D12">
          <w:rPr>
            <w:rFonts w:asciiTheme="minorHAnsi" w:hAnsiTheme="minorHAnsi" w:cstheme="minorHAnsi"/>
            <w:lang w:val="en-AU"/>
          </w:rPr>
          <w:delText xml:space="preserve">payment </w:delText>
        </w:r>
      </w:del>
      <w:r>
        <w:rPr>
          <w:rFonts w:asciiTheme="minorHAnsi" w:hAnsiTheme="minorHAnsi" w:cstheme="minorHAnsi"/>
          <w:lang w:val="en-AU"/>
        </w:rPr>
        <w:t xml:space="preserve">type. </w:t>
      </w:r>
      <w:r w:rsidRPr="00415ACB">
        <w:rPr>
          <w:rFonts w:asciiTheme="minorHAnsi" w:hAnsiTheme="minorHAnsi" w:cstheme="minorHAnsi"/>
          <w:lang w:val="en-AU"/>
        </w:rPr>
        <w:t>For the final file name construction, the placeholder [</w:t>
      </w:r>
      <w:r w:rsidRPr="006E582A">
        <w:rPr>
          <w:rFonts w:asciiTheme="minorHAnsi" w:hAnsiTheme="minorHAnsi" w:cstheme="minorHAnsi"/>
          <w:b/>
          <w:bCs/>
          <w:i/>
          <w:iCs/>
          <w:lang w:val="en-AU"/>
        </w:rPr>
        <w:t>acronym of FI</w:t>
      </w:r>
      <w:r>
        <w:rPr>
          <w:rFonts w:asciiTheme="minorHAnsi" w:hAnsiTheme="minorHAnsi" w:cstheme="minorHAnsi"/>
          <w:b/>
          <w:bCs/>
          <w:i/>
          <w:iCs/>
          <w:lang w:val="en-AU"/>
        </w:rPr>
        <w:t>/CDP</w:t>
      </w:r>
      <w:r w:rsidRPr="00415ACB">
        <w:rPr>
          <w:rFonts w:asciiTheme="minorHAnsi" w:hAnsiTheme="minorHAnsi" w:cstheme="minorHAnsi"/>
          <w:lang w:val="en-AU"/>
        </w:rPr>
        <w:t xml:space="preserve">] must be substituted with the specific acronym value associated with the applicable </w:t>
      </w:r>
      <w:r>
        <w:rPr>
          <w:rFonts w:asciiTheme="minorHAnsi" w:hAnsiTheme="minorHAnsi" w:cstheme="minorHAnsi"/>
          <w:lang w:val="en-AU"/>
        </w:rPr>
        <w:t>Source</w:t>
      </w:r>
      <w:r w:rsidRPr="00415ACB">
        <w:rPr>
          <w:rFonts w:asciiTheme="minorHAnsi" w:hAnsiTheme="minorHAnsi" w:cstheme="minorHAnsi"/>
          <w:lang w:val="en-AU"/>
        </w:rPr>
        <w:t>.</w:t>
      </w:r>
    </w:p>
    <w:p w14:paraId="01E93FE2" w14:textId="7F1F963B" w:rsidR="009313B9" w:rsidRDefault="009313B9" w:rsidP="009313B9">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6C446D9B" w14:textId="77777777" w:rsidR="009313B9" w:rsidRPr="003D648B" w:rsidRDefault="009313B9" w:rsidP="009313B9">
      <w:pPr>
        <w:pStyle w:val="Normalwithspace"/>
        <w:rPr>
          <w:rFonts w:asciiTheme="minorHAnsi" w:hAnsiTheme="minorHAnsi" w:cstheme="minorHAnsi"/>
          <w:lang w:val="en-AU"/>
        </w:rPr>
      </w:pPr>
    </w:p>
    <w:tbl>
      <w:tblPr>
        <w:tblStyle w:val="TableGrid"/>
        <w:tblW w:w="9134" w:type="dxa"/>
        <w:tblLook w:val="04A0" w:firstRow="1" w:lastRow="0" w:firstColumn="1" w:lastColumn="0" w:noHBand="0" w:noVBand="1"/>
      </w:tblPr>
      <w:tblGrid>
        <w:gridCol w:w="775"/>
        <w:gridCol w:w="1261"/>
        <w:gridCol w:w="3086"/>
        <w:gridCol w:w="1366"/>
        <w:gridCol w:w="1406"/>
        <w:gridCol w:w="1240"/>
      </w:tblGrid>
      <w:tr w:rsidR="009313B9" w14:paraId="6777D3F9" w14:textId="77777777" w:rsidTr="001D298F">
        <w:tc>
          <w:tcPr>
            <w:tcW w:w="796" w:type="dxa"/>
            <w:shd w:val="clear" w:color="auto" w:fill="D9D9D9" w:themeFill="background1" w:themeFillShade="D9"/>
          </w:tcPr>
          <w:p w14:paraId="182DCF78" w14:textId="77777777" w:rsidR="009313B9" w:rsidRPr="00796860" w:rsidRDefault="009313B9" w:rsidP="00742B6B">
            <w:pPr>
              <w:pStyle w:val="TableHeading"/>
              <w:jc w:val="both"/>
              <w:rPr>
                <w:rFonts w:asciiTheme="minorHAnsi" w:hAnsiTheme="minorHAnsi" w:cstheme="minorHAnsi"/>
              </w:rPr>
            </w:pPr>
            <w:r w:rsidRPr="00796860">
              <w:rPr>
                <w:rFonts w:asciiTheme="minorHAnsi" w:hAnsiTheme="minorHAnsi" w:cstheme="minorHAnsi"/>
              </w:rPr>
              <w:t>S/N</w:t>
            </w:r>
          </w:p>
        </w:tc>
        <w:tc>
          <w:tcPr>
            <w:tcW w:w="1030" w:type="dxa"/>
            <w:shd w:val="clear" w:color="auto" w:fill="D9D9D9" w:themeFill="background1" w:themeFillShade="D9"/>
          </w:tcPr>
          <w:p w14:paraId="307CF840" w14:textId="073128BB" w:rsidR="009313B9" w:rsidRPr="00796860" w:rsidRDefault="00F736B3" w:rsidP="00742B6B">
            <w:pPr>
              <w:pStyle w:val="TableHeading"/>
              <w:rPr>
                <w:rFonts w:asciiTheme="minorHAnsi" w:hAnsiTheme="minorHAnsi" w:cstheme="minorHAnsi"/>
              </w:rPr>
            </w:pPr>
            <w:ins w:id="509" w:author="Han Xie CHAI (MAS)" w:date="2026-01-14T14:50:00Z" w16du:dateUtc="2026-01-14T06:50:00Z">
              <w:r>
                <w:rPr>
                  <w:rFonts w:asciiTheme="minorHAnsi" w:hAnsiTheme="minorHAnsi" w:cstheme="minorHAnsi"/>
                </w:rPr>
                <w:t xml:space="preserve">Application </w:t>
              </w:r>
            </w:ins>
            <w:del w:id="510" w:author="Han Xie CHAI (MAS)" w:date="2026-01-14T14:31:00Z" w16du:dateUtc="2026-01-14T06:31:00Z">
              <w:r w:rsidR="009313B9" w:rsidDel="00136D12">
                <w:rPr>
                  <w:rFonts w:asciiTheme="minorHAnsi" w:hAnsiTheme="minorHAnsi" w:cstheme="minorHAnsi"/>
                </w:rPr>
                <w:delText>Payment</w:delText>
              </w:r>
              <w:r w:rsidR="009313B9" w:rsidRPr="00796860" w:rsidDel="00136D12">
                <w:rPr>
                  <w:rFonts w:asciiTheme="minorHAnsi" w:hAnsiTheme="minorHAnsi" w:cstheme="minorHAnsi"/>
                </w:rPr>
                <w:delText xml:space="preserve"> </w:delText>
              </w:r>
            </w:del>
            <w:r w:rsidR="009313B9" w:rsidRPr="00796860">
              <w:rPr>
                <w:rFonts w:asciiTheme="minorHAnsi" w:hAnsiTheme="minorHAnsi" w:cstheme="minorHAnsi"/>
              </w:rPr>
              <w:t>Type</w:t>
            </w:r>
          </w:p>
        </w:tc>
        <w:tc>
          <w:tcPr>
            <w:tcW w:w="3225" w:type="dxa"/>
            <w:shd w:val="clear" w:color="auto" w:fill="D9D9D9" w:themeFill="background1" w:themeFillShade="D9"/>
          </w:tcPr>
          <w:p w14:paraId="454C77EE" w14:textId="77777777" w:rsidR="009313B9" w:rsidRPr="00796860" w:rsidRDefault="009313B9" w:rsidP="00742B6B">
            <w:pPr>
              <w:pStyle w:val="TableHeading"/>
              <w:rPr>
                <w:rFonts w:asciiTheme="minorHAnsi" w:hAnsiTheme="minorHAnsi" w:cstheme="minorHAnsi"/>
              </w:rPr>
            </w:pPr>
            <w:r w:rsidRPr="00796860">
              <w:rPr>
                <w:rFonts w:asciiTheme="minorHAnsi" w:hAnsiTheme="minorHAnsi" w:cstheme="minorHAnsi"/>
              </w:rPr>
              <w:t>File Name</w:t>
            </w:r>
          </w:p>
        </w:tc>
        <w:tc>
          <w:tcPr>
            <w:tcW w:w="1417" w:type="dxa"/>
            <w:shd w:val="clear" w:color="auto" w:fill="D9D9D9" w:themeFill="background1" w:themeFillShade="D9"/>
          </w:tcPr>
          <w:p w14:paraId="21A1C6A5" w14:textId="77777777" w:rsidR="009313B9" w:rsidRDefault="009313B9" w:rsidP="00742B6B">
            <w:pPr>
              <w:pStyle w:val="TableHeading"/>
              <w:rPr>
                <w:rFonts w:asciiTheme="minorHAnsi" w:hAnsiTheme="minorHAnsi" w:cstheme="minorHAnsi"/>
              </w:rPr>
            </w:pPr>
            <w:r>
              <w:rPr>
                <w:rFonts w:asciiTheme="minorHAnsi" w:hAnsiTheme="minorHAnsi" w:cstheme="minorHAnsi"/>
              </w:rPr>
              <w:t>Source</w:t>
            </w:r>
          </w:p>
        </w:tc>
        <w:tc>
          <w:tcPr>
            <w:tcW w:w="1418" w:type="dxa"/>
            <w:shd w:val="clear" w:color="auto" w:fill="D9D9D9" w:themeFill="background1" w:themeFillShade="D9"/>
          </w:tcPr>
          <w:p w14:paraId="564E71F8" w14:textId="77777777" w:rsidR="009313B9" w:rsidRDefault="009313B9" w:rsidP="00742B6B">
            <w:pPr>
              <w:pStyle w:val="TableHeading"/>
              <w:rPr>
                <w:rFonts w:asciiTheme="minorHAnsi" w:hAnsiTheme="minorHAnsi" w:cstheme="minorHAnsi"/>
              </w:rPr>
            </w:pPr>
            <w:r>
              <w:rPr>
                <w:rFonts w:asciiTheme="minorHAnsi" w:hAnsiTheme="minorHAnsi" w:cstheme="minorHAnsi"/>
              </w:rPr>
              <w:t>Destination</w:t>
            </w:r>
          </w:p>
        </w:tc>
        <w:tc>
          <w:tcPr>
            <w:tcW w:w="1248" w:type="dxa"/>
            <w:shd w:val="clear" w:color="auto" w:fill="D9D9D9" w:themeFill="background1" w:themeFillShade="D9"/>
          </w:tcPr>
          <w:p w14:paraId="1A77229E" w14:textId="77777777" w:rsidR="009313B9" w:rsidRDefault="009313B9" w:rsidP="00742B6B">
            <w:pPr>
              <w:pStyle w:val="TableHeading"/>
              <w:rPr>
                <w:rFonts w:asciiTheme="minorHAnsi" w:hAnsiTheme="minorHAnsi" w:cstheme="minorHAnsi"/>
              </w:rPr>
            </w:pPr>
            <w:r>
              <w:rPr>
                <w:rFonts w:asciiTheme="minorHAnsi" w:hAnsiTheme="minorHAnsi" w:cstheme="minorHAnsi"/>
              </w:rPr>
              <w:t xml:space="preserve">Incoming/ Outgoing </w:t>
            </w:r>
          </w:p>
        </w:tc>
      </w:tr>
      <w:tr w:rsidR="009313B9" w14:paraId="52F0EB05" w14:textId="77777777" w:rsidTr="001D298F">
        <w:tc>
          <w:tcPr>
            <w:tcW w:w="796" w:type="dxa"/>
          </w:tcPr>
          <w:p w14:paraId="7B0BE9B8" w14:textId="77777777" w:rsidR="009313B9" w:rsidRPr="00796860" w:rsidRDefault="009313B9" w:rsidP="00857344">
            <w:pPr>
              <w:pStyle w:val="ListParagraph"/>
              <w:numPr>
                <w:ilvl w:val="0"/>
                <w:numId w:val="113"/>
              </w:numPr>
            </w:pPr>
          </w:p>
        </w:tc>
        <w:tc>
          <w:tcPr>
            <w:tcW w:w="1030" w:type="dxa"/>
          </w:tcPr>
          <w:p w14:paraId="13123820" w14:textId="77777777" w:rsidR="009313B9" w:rsidRPr="00796860" w:rsidRDefault="009313B9" w:rsidP="00742B6B">
            <w:pPr>
              <w:spacing w:line="360" w:lineRule="auto"/>
              <w:jc w:val="left"/>
              <w:rPr>
                <w:rFonts w:asciiTheme="minorHAnsi" w:hAnsiTheme="minorHAnsi" w:cstheme="minorHAnsi"/>
                <w:iCs/>
                <w:szCs w:val="22"/>
              </w:rPr>
            </w:pPr>
            <w:r>
              <w:rPr>
                <w:rFonts w:asciiTheme="minorHAnsi" w:hAnsiTheme="minorHAnsi" w:cstheme="minorHAnsi"/>
                <w:iCs/>
                <w:szCs w:val="22"/>
              </w:rPr>
              <w:t>CASH</w:t>
            </w:r>
          </w:p>
        </w:tc>
        <w:tc>
          <w:tcPr>
            <w:tcW w:w="3225" w:type="dxa"/>
          </w:tcPr>
          <w:p w14:paraId="3CFFD5E7" w14:textId="5E1B8330" w:rsidR="009313B9" w:rsidRPr="00796860" w:rsidRDefault="009313B9" w:rsidP="00742B6B">
            <w:pPr>
              <w:spacing w:line="360" w:lineRule="auto"/>
              <w:jc w:val="left"/>
              <w:rPr>
                <w:rFonts w:asciiTheme="minorHAnsi" w:hAnsiTheme="minorHAnsi" w:cstheme="minorHAnsi"/>
                <w:iCs/>
                <w:szCs w:val="22"/>
              </w:rPr>
            </w:pPr>
            <w:proofErr w:type="spellStart"/>
            <w:r>
              <w:rPr>
                <w:rFonts w:asciiTheme="minorHAnsi" w:hAnsiTheme="minorHAnsi" w:cstheme="minorHAnsi"/>
                <w:iCs/>
                <w:szCs w:val="22"/>
              </w:rPr>
              <w:t>ea</w:t>
            </w:r>
            <w:proofErr w:type="spellEnd"/>
            <w:r>
              <w:rPr>
                <w:rFonts w:asciiTheme="minorHAnsi" w:hAnsiTheme="minorHAnsi" w:cstheme="minorHAnsi"/>
                <w:iCs/>
                <w:szCs w:val="22"/>
              </w:rPr>
              <w:t>_[</w:t>
            </w:r>
            <w:r w:rsidRPr="006432EF">
              <w:rPr>
                <w:rFonts w:asciiTheme="minorHAnsi" w:hAnsiTheme="minorHAnsi" w:cstheme="minorHAnsi"/>
                <w:b/>
                <w:bCs/>
                <w:i/>
                <w:szCs w:val="22"/>
              </w:rPr>
              <w:t xml:space="preserve">acronym of </w:t>
            </w:r>
            <w:r>
              <w:rPr>
                <w:rFonts w:asciiTheme="minorHAnsi" w:hAnsiTheme="minorHAnsi" w:cstheme="minorHAnsi"/>
                <w:b/>
                <w:bCs/>
                <w:i/>
                <w:szCs w:val="22"/>
              </w:rPr>
              <w:t>FI/CDP</w:t>
            </w:r>
            <w:r>
              <w:rPr>
                <w:rFonts w:asciiTheme="minorHAnsi" w:hAnsiTheme="minorHAnsi" w:cstheme="minorHAnsi"/>
                <w:iCs/>
                <w:szCs w:val="22"/>
              </w:rPr>
              <w:t>]_ap1.txt</w:t>
            </w:r>
          </w:p>
        </w:tc>
        <w:tc>
          <w:tcPr>
            <w:tcW w:w="1417" w:type="dxa"/>
          </w:tcPr>
          <w:p w14:paraId="3DBDD430" w14:textId="77777777" w:rsidR="009313B9" w:rsidRDefault="009313B9" w:rsidP="00742B6B">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418" w:type="dxa"/>
          </w:tcPr>
          <w:p w14:paraId="3682040A" w14:textId="77777777" w:rsidR="009313B9" w:rsidRDefault="009313B9" w:rsidP="00742B6B">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248" w:type="dxa"/>
          </w:tcPr>
          <w:p w14:paraId="34E1BBDD" w14:textId="77777777" w:rsidR="009313B9" w:rsidRDefault="009313B9" w:rsidP="00742B6B">
            <w:pPr>
              <w:spacing w:line="360" w:lineRule="auto"/>
              <w:jc w:val="left"/>
              <w:rPr>
                <w:rFonts w:asciiTheme="minorHAnsi" w:hAnsiTheme="minorHAnsi" w:cstheme="minorHAnsi"/>
                <w:iCs/>
                <w:szCs w:val="22"/>
              </w:rPr>
            </w:pPr>
            <w:r>
              <w:rPr>
                <w:rFonts w:asciiTheme="minorHAnsi" w:hAnsiTheme="minorHAnsi" w:cstheme="minorHAnsi"/>
                <w:iCs/>
                <w:szCs w:val="22"/>
              </w:rPr>
              <w:t>Incoming</w:t>
            </w:r>
          </w:p>
        </w:tc>
      </w:tr>
      <w:tr w:rsidR="009313B9" w14:paraId="19C5A700" w14:textId="77777777" w:rsidTr="001D298F">
        <w:tc>
          <w:tcPr>
            <w:tcW w:w="796" w:type="dxa"/>
          </w:tcPr>
          <w:p w14:paraId="35B14822" w14:textId="77777777" w:rsidR="009313B9" w:rsidRPr="00796860" w:rsidRDefault="009313B9" w:rsidP="00D21035">
            <w:pPr>
              <w:pStyle w:val="ListParagraph"/>
            </w:pPr>
          </w:p>
        </w:tc>
        <w:tc>
          <w:tcPr>
            <w:tcW w:w="1030" w:type="dxa"/>
          </w:tcPr>
          <w:p w14:paraId="6D290908" w14:textId="41E1D37A" w:rsidR="009313B9" w:rsidRDefault="009313B9" w:rsidP="00742B6B">
            <w:pPr>
              <w:spacing w:line="360" w:lineRule="auto"/>
              <w:jc w:val="left"/>
              <w:rPr>
                <w:rFonts w:asciiTheme="minorHAnsi" w:hAnsiTheme="minorHAnsi" w:cstheme="minorHAnsi"/>
                <w:iCs/>
                <w:szCs w:val="22"/>
              </w:rPr>
            </w:pPr>
            <w:r>
              <w:rPr>
                <w:rFonts w:asciiTheme="minorHAnsi" w:hAnsiTheme="minorHAnsi" w:cstheme="minorHAnsi"/>
                <w:iCs/>
                <w:szCs w:val="22"/>
              </w:rPr>
              <w:t>CPFIS</w:t>
            </w:r>
          </w:p>
        </w:tc>
        <w:tc>
          <w:tcPr>
            <w:tcW w:w="3225" w:type="dxa"/>
          </w:tcPr>
          <w:p w14:paraId="5A4C5916" w14:textId="5BEC0BE3" w:rsidR="009313B9" w:rsidRDefault="004218F1" w:rsidP="00742B6B">
            <w:pPr>
              <w:spacing w:line="360" w:lineRule="auto"/>
              <w:jc w:val="left"/>
              <w:rPr>
                <w:rFonts w:asciiTheme="minorHAnsi" w:hAnsiTheme="minorHAnsi" w:cstheme="minorHAnsi"/>
                <w:iCs/>
                <w:szCs w:val="22"/>
              </w:rPr>
            </w:pPr>
            <w:proofErr w:type="spellStart"/>
            <w:r>
              <w:rPr>
                <w:rFonts w:asciiTheme="minorHAnsi" w:hAnsiTheme="minorHAnsi" w:cstheme="minorHAnsi"/>
                <w:iCs/>
                <w:szCs w:val="22"/>
              </w:rPr>
              <w:t>ea</w:t>
            </w:r>
            <w:proofErr w:type="spellEnd"/>
            <w:r>
              <w:rPr>
                <w:rFonts w:asciiTheme="minorHAnsi" w:hAnsiTheme="minorHAnsi" w:cstheme="minorHAnsi"/>
                <w:iCs/>
                <w:szCs w:val="22"/>
              </w:rPr>
              <w:t>_[</w:t>
            </w:r>
            <w:r w:rsidRPr="006432EF">
              <w:rPr>
                <w:rFonts w:asciiTheme="minorHAnsi" w:hAnsiTheme="minorHAnsi" w:cstheme="minorHAnsi"/>
                <w:b/>
                <w:bCs/>
                <w:i/>
                <w:szCs w:val="22"/>
              </w:rPr>
              <w:t xml:space="preserve">acronym of </w:t>
            </w:r>
            <w:r>
              <w:rPr>
                <w:rFonts w:asciiTheme="minorHAnsi" w:hAnsiTheme="minorHAnsi" w:cstheme="minorHAnsi"/>
                <w:b/>
                <w:bCs/>
                <w:i/>
                <w:szCs w:val="22"/>
              </w:rPr>
              <w:t>FI/CDP</w:t>
            </w:r>
            <w:r>
              <w:rPr>
                <w:rFonts w:asciiTheme="minorHAnsi" w:hAnsiTheme="minorHAnsi" w:cstheme="minorHAnsi"/>
                <w:iCs/>
                <w:szCs w:val="22"/>
              </w:rPr>
              <w:t>]_ap2.txt</w:t>
            </w:r>
          </w:p>
        </w:tc>
        <w:tc>
          <w:tcPr>
            <w:tcW w:w="1417" w:type="dxa"/>
          </w:tcPr>
          <w:p w14:paraId="3E029176" w14:textId="0B02F297" w:rsidR="009313B9" w:rsidRDefault="000D6343" w:rsidP="00742B6B">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418" w:type="dxa"/>
          </w:tcPr>
          <w:p w14:paraId="03932800" w14:textId="5C424160" w:rsidR="009313B9" w:rsidRDefault="000D6343" w:rsidP="00742B6B">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248" w:type="dxa"/>
          </w:tcPr>
          <w:p w14:paraId="3F722A18" w14:textId="6A496BBB" w:rsidR="009313B9" w:rsidRDefault="000D6343" w:rsidP="00742B6B">
            <w:pPr>
              <w:spacing w:line="360" w:lineRule="auto"/>
              <w:jc w:val="left"/>
              <w:rPr>
                <w:rFonts w:asciiTheme="minorHAnsi" w:hAnsiTheme="minorHAnsi" w:cstheme="minorHAnsi"/>
                <w:iCs/>
                <w:szCs w:val="22"/>
              </w:rPr>
            </w:pPr>
            <w:r>
              <w:rPr>
                <w:rFonts w:asciiTheme="minorHAnsi" w:hAnsiTheme="minorHAnsi" w:cstheme="minorHAnsi"/>
                <w:iCs/>
                <w:szCs w:val="22"/>
              </w:rPr>
              <w:t>Incoming</w:t>
            </w:r>
          </w:p>
        </w:tc>
      </w:tr>
      <w:tr w:rsidR="009313B9" w14:paraId="74D5FA8C" w14:textId="77777777" w:rsidTr="001D298F">
        <w:tc>
          <w:tcPr>
            <w:tcW w:w="796" w:type="dxa"/>
          </w:tcPr>
          <w:p w14:paraId="7F750191" w14:textId="77777777" w:rsidR="009313B9" w:rsidRPr="00796860" w:rsidRDefault="009313B9" w:rsidP="00D21035">
            <w:pPr>
              <w:pStyle w:val="ListParagraph"/>
            </w:pPr>
          </w:p>
        </w:tc>
        <w:tc>
          <w:tcPr>
            <w:tcW w:w="1030" w:type="dxa"/>
          </w:tcPr>
          <w:p w14:paraId="46CA2750" w14:textId="77777777" w:rsidR="009313B9" w:rsidRPr="00796860" w:rsidRDefault="009313B9" w:rsidP="00742B6B">
            <w:pPr>
              <w:spacing w:line="360" w:lineRule="auto"/>
              <w:jc w:val="left"/>
              <w:rPr>
                <w:rFonts w:asciiTheme="minorHAnsi" w:hAnsiTheme="minorHAnsi" w:cstheme="minorHAnsi"/>
                <w:iCs/>
                <w:szCs w:val="22"/>
              </w:rPr>
            </w:pPr>
            <w:r>
              <w:rPr>
                <w:rFonts w:asciiTheme="minorHAnsi" w:hAnsiTheme="minorHAnsi" w:cstheme="minorHAnsi"/>
                <w:iCs/>
                <w:szCs w:val="22"/>
              </w:rPr>
              <w:t>SRS</w:t>
            </w:r>
          </w:p>
        </w:tc>
        <w:tc>
          <w:tcPr>
            <w:tcW w:w="3225" w:type="dxa"/>
          </w:tcPr>
          <w:p w14:paraId="545309D8" w14:textId="7876AF39" w:rsidR="009313B9" w:rsidRPr="00796860" w:rsidRDefault="009313B9" w:rsidP="00742B6B">
            <w:pPr>
              <w:spacing w:line="360" w:lineRule="auto"/>
              <w:jc w:val="left"/>
              <w:rPr>
                <w:rFonts w:asciiTheme="minorHAnsi" w:hAnsiTheme="minorHAnsi" w:cstheme="minorHAnsi"/>
                <w:iCs/>
                <w:szCs w:val="22"/>
              </w:rPr>
            </w:pPr>
            <w:proofErr w:type="spellStart"/>
            <w:r>
              <w:rPr>
                <w:rFonts w:asciiTheme="minorHAnsi" w:hAnsiTheme="minorHAnsi" w:cstheme="minorHAnsi"/>
                <w:iCs/>
                <w:szCs w:val="22"/>
              </w:rPr>
              <w:t>ea</w:t>
            </w:r>
            <w:proofErr w:type="spellEnd"/>
            <w:r>
              <w:rPr>
                <w:rFonts w:asciiTheme="minorHAnsi" w:hAnsiTheme="minorHAnsi" w:cstheme="minorHAnsi"/>
                <w:iCs/>
                <w:szCs w:val="22"/>
              </w:rPr>
              <w:t>_[</w:t>
            </w:r>
            <w:r w:rsidRPr="006432EF">
              <w:rPr>
                <w:rFonts w:asciiTheme="minorHAnsi" w:hAnsiTheme="minorHAnsi" w:cstheme="minorHAnsi"/>
                <w:b/>
                <w:bCs/>
                <w:i/>
                <w:szCs w:val="22"/>
              </w:rPr>
              <w:t>acronym of FI</w:t>
            </w:r>
            <w:r>
              <w:rPr>
                <w:rFonts w:asciiTheme="minorHAnsi" w:hAnsiTheme="minorHAnsi" w:cstheme="minorHAnsi"/>
                <w:b/>
                <w:bCs/>
                <w:i/>
                <w:szCs w:val="22"/>
              </w:rPr>
              <w:t>/CDP</w:t>
            </w:r>
            <w:r>
              <w:rPr>
                <w:rFonts w:asciiTheme="minorHAnsi" w:hAnsiTheme="minorHAnsi" w:cstheme="minorHAnsi"/>
                <w:iCs/>
                <w:szCs w:val="22"/>
              </w:rPr>
              <w:t>]_ap3.txt</w:t>
            </w:r>
          </w:p>
        </w:tc>
        <w:tc>
          <w:tcPr>
            <w:tcW w:w="1417" w:type="dxa"/>
          </w:tcPr>
          <w:p w14:paraId="10AD7EE2" w14:textId="77777777" w:rsidR="009313B9" w:rsidRDefault="009313B9" w:rsidP="00742B6B">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418" w:type="dxa"/>
          </w:tcPr>
          <w:p w14:paraId="6AE96EA7" w14:textId="77777777" w:rsidR="009313B9" w:rsidRDefault="009313B9" w:rsidP="00742B6B">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248" w:type="dxa"/>
          </w:tcPr>
          <w:p w14:paraId="1846F29C" w14:textId="77777777" w:rsidR="009313B9" w:rsidRDefault="009313B9" w:rsidP="00DF3351">
            <w:pPr>
              <w:keepNext/>
              <w:spacing w:line="360" w:lineRule="auto"/>
              <w:jc w:val="left"/>
              <w:rPr>
                <w:rFonts w:asciiTheme="minorHAnsi" w:hAnsiTheme="minorHAnsi" w:cstheme="minorHAnsi"/>
                <w:iCs/>
                <w:szCs w:val="22"/>
              </w:rPr>
            </w:pPr>
            <w:r>
              <w:rPr>
                <w:rFonts w:asciiTheme="minorHAnsi" w:hAnsiTheme="minorHAnsi" w:cstheme="minorHAnsi"/>
                <w:iCs/>
                <w:szCs w:val="22"/>
              </w:rPr>
              <w:t>Incoming</w:t>
            </w:r>
          </w:p>
        </w:tc>
      </w:tr>
    </w:tbl>
    <w:p w14:paraId="4D8A5064" w14:textId="4CAABF22" w:rsidR="009313B9" w:rsidRPr="009313B9" w:rsidRDefault="00DF3351" w:rsidP="00DF3351">
      <w:pPr>
        <w:pStyle w:val="Caption"/>
        <w:rPr>
          <w:lang w:val="en-AU"/>
        </w:rPr>
      </w:pPr>
      <w:r>
        <w:t xml:space="preserve">Table </w:t>
      </w:r>
      <w:r>
        <w:fldChar w:fldCharType="begin"/>
      </w:r>
      <w:r>
        <w:instrText xml:space="preserve"> SEQ Table \* ARABIC </w:instrText>
      </w:r>
      <w:r>
        <w:fldChar w:fldCharType="separate"/>
      </w:r>
      <w:r w:rsidR="00FB29C8">
        <w:t>11</w:t>
      </w:r>
      <w:r>
        <w:fldChar w:fldCharType="end"/>
      </w:r>
      <w:r>
        <w:t xml:space="preserve"> </w:t>
      </w:r>
      <w:r>
        <w:fldChar w:fldCharType="begin"/>
      </w:r>
      <w:r>
        <w:instrText xml:space="preserve"> </w:instrText>
      </w:r>
      <w:r w:rsidRPr="00DF3351">
        <w:instrText>STYLEREF "Heading 3"</w:instrText>
      </w:r>
      <w:r>
        <w:instrText xml:space="preserve"> </w:instrText>
      </w:r>
      <w:r>
        <w:fldChar w:fldCharType="separate"/>
      </w:r>
      <w:r>
        <w:t>File Names</w:t>
      </w:r>
      <w:r>
        <w:fldChar w:fldCharType="end"/>
      </w:r>
      <w:r>
        <w:t xml:space="preserve"> of </w:t>
      </w:r>
      <w:r>
        <w:fldChar w:fldCharType="begin"/>
      </w:r>
      <w:r>
        <w:instrText xml:space="preserve"> </w:instrText>
      </w:r>
      <w:r w:rsidRPr="00DF3351">
        <w:instrText xml:space="preserve">STYLEREF "Heading </w:instrText>
      </w:r>
      <w:r>
        <w:instrText>2</w:instrText>
      </w:r>
      <w:r w:rsidRPr="00DF3351">
        <w:instrText>"</w:instrText>
      </w:r>
      <w:r>
        <w:instrText xml:space="preserve"> </w:instrText>
      </w:r>
      <w:r>
        <w:fldChar w:fldCharType="separate"/>
      </w:r>
      <w:r>
        <w:t>SGS</w:t>
      </w:r>
      <w:r w:rsidR="006D01EA">
        <w:t xml:space="preserve"> Bonds</w:t>
      </w:r>
      <w:r>
        <w:t>/T-Bills Subscription File</w:t>
      </w:r>
      <w:r>
        <w:fldChar w:fldCharType="end"/>
      </w:r>
    </w:p>
    <w:p w14:paraId="130EB644" w14:textId="77777777" w:rsidR="00AE0A9A" w:rsidRDefault="00AE0A9A" w:rsidP="00634352">
      <w:pPr>
        <w:pStyle w:val="Heading3"/>
      </w:pPr>
      <w:bookmarkStart w:id="511" w:name="_Toc217999917"/>
      <w:r>
        <w:t>Time &amp; Frequency</w:t>
      </w:r>
      <w:bookmarkEnd w:id="511"/>
    </w:p>
    <w:p w14:paraId="681C4AED" w14:textId="2F3ECDD5" w:rsidR="00AD27EF" w:rsidDel="00136D12" w:rsidRDefault="00AD27EF" w:rsidP="00193668">
      <w:pPr>
        <w:pStyle w:val="Normalwithspace"/>
        <w:rPr>
          <w:del w:id="512" w:author="Han Xie CHAI (MAS)" w:date="2026-01-14T14:27:00Z" w16du:dateUtc="2026-01-14T06:27:00Z"/>
          <w:rFonts w:asciiTheme="minorHAnsi" w:hAnsiTheme="minorHAnsi" w:cstheme="minorHAnsi"/>
          <w:lang w:val="en-AU"/>
        </w:rPr>
      </w:pPr>
    </w:p>
    <w:p w14:paraId="1EBC2765" w14:textId="543AA016" w:rsidR="00193668" w:rsidRPr="006D54D3" w:rsidRDefault="00193668" w:rsidP="00193668">
      <w:pPr>
        <w:pStyle w:val="Normalwithspace"/>
        <w:rPr>
          <w:rFonts w:asciiTheme="minorHAnsi" w:hAnsiTheme="minorHAnsi" w:cstheme="minorHAnsi"/>
          <w:lang w:val="en-AU"/>
        </w:rPr>
      </w:pPr>
      <w:r>
        <w:rPr>
          <w:rFonts w:asciiTheme="minorHAnsi" w:hAnsiTheme="minorHAnsi" w:cstheme="minorHAnsi"/>
          <w:lang w:val="en-AU"/>
        </w:rPr>
        <w:t>A</w:t>
      </w:r>
      <w:del w:id="513" w:author="Han Xie CHAI (MAS)" w:date="2026-01-14T14:28:00Z" w16du:dateUtc="2026-01-14T06:28:00Z">
        <w:r w:rsidDel="00136D12">
          <w:rPr>
            <w:rFonts w:asciiTheme="minorHAnsi" w:hAnsiTheme="minorHAnsi" w:cstheme="minorHAnsi"/>
            <w:lang w:val="en-AU"/>
          </w:rPr>
          <w:delText>n</w:delText>
        </w:r>
      </w:del>
      <w:r>
        <w:rPr>
          <w:rFonts w:asciiTheme="minorHAnsi" w:hAnsiTheme="minorHAnsi" w:cstheme="minorHAnsi"/>
          <w:lang w:val="en-AU"/>
        </w:rPr>
        <w:t xml:space="preserve"> </w:t>
      </w:r>
      <w:r w:rsidR="00AD27EF">
        <w:rPr>
          <w:rFonts w:asciiTheme="minorHAnsi" w:hAnsiTheme="minorHAnsi" w:cstheme="minorHAnsi"/>
          <w:lang w:val="en-AU"/>
        </w:rPr>
        <w:t>SGS Bonds/T-Bills</w:t>
      </w:r>
      <w:r>
        <w:rPr>
          <w:rFonts w:asciiTheme="minorHAnsi" w:hAnsiTheme="minorHAnsi" w:cstheme="minorHAnsi"/>
          <w:lang w:val="en-AU"/>
        </w:rPr>
        <w:t xml:space="preserve"> subscription file</w:t>
      </w:r>
      <w:r w:rsidRPr="006D54D3">
        <w:rPr>
          <w:rFonts w:asciiTheme="minorHAnsi" w:hAnsiTheme="minorHAnsi" w:cstheme="minorHAnsi"/>
          <w:lang w:val="en-AU"/>
        </w:rPr>
        <w:t xml:space="preserve"> is generated and placed onto MEFT by </w:t>
      </w:r>
      <w:r>
        <w:rPr>
          <w:rFonts w:asciiTheme="minorHAnsi" w:hAnsiTheme="minorHAnsi" w:cstheme="minorHAnsi"/>
          <w:lang w:val="en-AU"/>
        </w:rPr>
        <w:t>Source</w:t>
      </w:r>
      <w:r w:rsidRPr="006D54D3">
        <w:rPr>
          <w:rFonts w:asciiTheme="minorHAnsi" w:hAnsiTheme="minorHAnsi" w:cstheme="minorHAnsi"/>
          <w:lang w:val="en-AU"/>
        </w:rPr>
        <w:t xml:space="preserve"> each business day</w:t>
      </w:r>
      <w:r>
        <w:rPr>
          <w:rFonts w:asciiTheme="minorHAnsi" w:hAnsiTheme="minorHAnsi" w:cstheme="minorHAnsi"/>
          <w:lang w:val="en-AU"/>
        </w:rPr>
        <w:t xml:space="preserve"> when the subscription window is open</w:t>
      </w:r>
      <w:r w:rsidRPr="006D54D3">
        <w:rPr>
          <w:rFonts w:asciiTheme="minorHAnsi" w:hAnsiTheme="minorHAnsi" w:cstheme="minorHAnsi"/>
          <w:lang w:val="en-AU"/>
        </w:rPr>
        <w:t>.</w:t>
      </w:r>
    </w:p>
    <w:p w14:paraId="3340110E" w14:textId="77777777" w:rsidR="00193668" w:rsidRDefault="00193668" w:rsidP="00193668">
      <w:pPr>
        <w:pStyle w:val="Normalwithspace"/>
        <w:rPr>
          <w:rFonts w:asciiTheme="minorHAnsi" w:hAnsiTheme="minorHAnsi" w:cstheme="minorHAnsi"/>
          <w:lang w:val="en-AU"/>
        </w:rPr>
      </w:pPr>
      <w:r w:rsidRPr="006D54D3">
        <w:rPr>
          <w:rFonts w:asciiTheme="minorHAnsi" w:hAnsiTheme="minorHAnsi" w:cstheme="minorHAnsi"/>
          <w:lang w:val="en-AU"/>
        </w:rPr>
        <w:t>Regardless of its generation time, OMEGA shall process the incoming file currently available in the MEFT folder as follows:</w:t>
      </w:r>
    </w:p>
    <w:p w14:paraId="3BDB04E0" w14:textId="29A67F51" w:rsidR="00193668" w:rsidRDefault="00193668" w:rsidP="00193668">
      <w:pPr>
        <w:pStyle w:val="Normalwithspace"/>
        <w:numPr>
          <w:ilvl w:val="0"/>
          <w:numId w:val="84"/>
        </w:numPr>
        <w:rPr>
          <w:rFonts w:asciiTheme="minorHAnsi" w:hAnsiTheme="minorHAnsi" w:cstheme="minorHAnsi"/>
          <w:lang w:val="en-AU"/>
        </w:rPr>
      </w:pPr>
      <w:commentRangeStart w:id="514"/>
      <w:r w:rsidRPr="006D54D3">
        <w:rPr>
          <w:rFonts w:asciiTheme="minorHAnsi" w:hAnsiTheme="minorHAnsi" w:cstheme="minorHAnsi"/>
          <w:b/>
          <w:bCs/>
          <w:lang w:val="en-AU"/>
        </w:rPr>
        <w:t>Scheduled processing:</w:t>
      </w:r>
      <w:r w:rsidRPr="006D54D3">
        <w:rPr>
          <w:rFonts w:asciiTheme="minorHAnsi" w:hAnsiTheme="minorHAnsi" w:cstheme="minorHAnsi"/>
          <w:lang w:val="en-AU"/>
        </w:rPr>
        <w:t xml:space="preserve"> Daily at </w:t>
      </w:r>
      <w:r w:rsidR="00AD27EF">
        <w:rPr>
          <w:rFonts w:asciiTheme="minorHAnsi" w:hAnsiTheme="minorHAnsi" w:cstheme="minorHAnsi"/>
          <w:b/>
          <w:bCs/>
          <w:lang w:val="en-AU"/>
        </w:rPr>
        <w:t>8</w:t>
      </w:r>
      <w:r w:rsidRPr="006D54D3">
        <w:rPr>
          <w:rFonts w:asciiTheme="minorHAnsi" w:hAnsiTheme="minorHAnsi" w:cstheme="minorHAnsi"/>
          <w:b/>
          <w:bCs/>
          <w:lang w:val="en-AU"/>
        </w:rPr>
        <w:t xml:space="preserve"> AM,</w:t>
      </w:r>
      <w:r w:rsidRPr="006D54D3">
        <w:rPr>
          <w:rFonts w:asciiTheme="minorHAnsi" w:hAnsiTheme="minorHAnsi" w:cstheme="minorHAnsi"/>
          <w:lang w:val="en-AU"/>
        </w:rPr>
        <w:t xml:space="preserve"> Mon-Fri excluding PHs</w:t>
      </w:r>
      <w:commentRangeEnd w:id="514"/>
      <w:r w:rsidR="00136D12">
        <w:rPr>
          <w:rStyle w:val="CommentReference"/>
          <w:lang w:val="en-US"/>
        </w:rPr>
        <w:commentReference w:id="514"/>
      </w:r>
      <w:r w:rsidR="00AD27EF">
        <w:rPr>
          <w:rFonts w:asciiTheme="minorHAnsi" w:hAnsiTheme="minorHAnsi" w:cstheme="minorHAnsi"/>
          <w:lang w:val="en-AU"/>
        </w:rPr>
        <w:t>.</w:t>
      </w:r>
    </w:p>
    <w:p w14:paraId="7EF13E33" w14:textId="1055D319" w:rsidR="00193668" w:rsidRPr="00193668" w:rsidRDefault="00193668" w:rsidP="00857344">
      <w:pPr>
        <w:pStyle w:val="Normalwithspace"/>
        <w:numPr>
          <w:ilvl w:val="0"/>
          <w:numId w:val="84"/>
        </w:numPr>
        <w:rPr>
          <w:rFonts w:asciiTheme="minorHAnsi" w:hAnsiTheme="minorHAnsi" w:cstheme="minorHAnsi"/>
          <w:lang w:val="en-AU"/>
        </w:rPr>
      </w:pPr>
      <w:r w:rsidRPr="006D54D3">
        <w:rPr>
          <w:rFonts w:asciiTheme="minorHAnsi" w:hAnsiTheme="minorHAnsi" w:cstheme="minorHAnsi"/>
          <w:b/>
          <w:bCs/>
          <w:lang w:val="en-AU"/>
        </w:rPr>
        <w:t>Ad-hoc processing:</w:t>
      </w:r>
      <w:r w:rsidRPr="006D54D3">
        <w:rPr>
          <w:rFonts w:asciiTheme="minorHAnsi" w:hAnsiTheme="minorHAnsi" w:cstheme="minorHAnsi"/>
          <w:lang w:val="en-AU"/>
        </w:rPr>
        <w:t xml:space="preserve"> Triggered manually upon request.</w:t>
      </w:r>
    </w:p>
    <w:p w14:paraId="7771D5FF" w14:textId="13BC986D" w:rsidR="00AE0A9A" w:rsidRPr="0024320D" w:rsidRDefault="00AE0A9A" w:rsidP="00634352">
      <w:pPr>
        <w:pStyle w:val="Heading3"/>
      </w:pPr>
      <w:bookmarkStart w:id="515" w:name="_Toc217999918"/>
      <w:r>
        <w:t>Data Fields</w:t>
      </w:r>
      <w:r w:rsidR="00FF1E76">
        <w:t xml:space="preserve"> &amp; Validations</w:t>
      </w:r>
      <w:bookmarkEnd w:id="515"/>
    </w:p>
    <w:p w14:paraId="41E62B60" w14:textId="5E83945B" w:rsidR="00AE0A9A" w:rsidRPr="00896BEA" w:rsidRDefault="00896BEA" w:rsidP="00AE0A9A">
      <w:pPr>
        <w:pStyle w:val="Normalwithspace"/>
        <w:rPr>
          <w:rFonts w:asciiTheme="minorHAnsi" w:hAnsiTheme="minorHAnsi" w:cstheme="minorHAnsi"/>
          <w:lang w:val="en-AU"/>
        </w:r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10_-" w:history="1">
        <w:r>
          <w:rPr>
            <w:rStyle w:val="Hyperlink"/>
            <w:rFonts w:asciiTheme="minorHAnsi" w:hAnsiTheme="minorHAnsi" w:cstheme="minorHAnsi"/>
            <w:lang w:val="en-AU"/>
          </w:rPr>
          <w:t>Appendix A.10 - SGS/T-Bills Subscription File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p>
    <w:p w14:paraId="362FDCF8" w14:textId="7775E205" w:rsidR="006F4910" w:rsidRDefault="006F4910" w:rsidP="00634352">
      <w:pPr>
        <w:pStyle w:val="Heading2"/>
      </w:pPr>
      <w:bookmarkStart w:id="516" w:name="_Toc215758857"/>
      <w:bookmarkStart w:id="517" w:name="_Toc215759908"/>
      <w:bookmarkStart w:id="518" w:name="_Toc217999919"/>
      <w:r w:rsidRPr="006F4910">
        <w:t>SGS</w:t>
      </w:r>
      <w:r w:rsidR="00C216AA">
        <w:t xml:space="preserve"> Bonds</w:t>
      </w:r>
      <w:r w:rsidRPr="006F4910">
        <w:t>/T-Bills Acknowledgement File for Subscription</w:t>
      </w:r>
      <w:bookmarkEnd w:id="516"/>
      <w:bookmarkEnd w:id="517"/>
      <w:bookmarkEnd w:id="518"/>
    </w:p>
    <w:p w14:paraId="508F0E73" w14:textId="77777777" w:rsidR="00AE0A9A" w:rsidRDefault="00AE0A9A" w:rsidP="00634352">
      <w:pPr>
        <w:pStyle w:val="Heading3"/>
      </w:pPr>
      <w:bookmarkStart w:id="519" w:name="_Toc217999920"/>
      <w:r>
        <w:t>Description</w:t>
      </w:r>
      <w:bookmarkEnd w:id="519"/>
    </w:p>
    <w:p w14:paraId="0A75DBF3" w14:textId="16A7DCFB" w:rsidR="000C04A8" w:rsidRPr="00853C29" w:rsidRDefault="00853C29" w:rsidP="00853C29">
      <w:pPr>
        <w:pStyle w:val="Normalwithspace"/>
        <w:rPr>
          <w:rFonts w:asciiTheme="minorHAnsi" w:hAnsiTheme="minorHAnsi" w:cstheme="minorHAnsi"/>
          <w:lang w:val="en-AU"/>
        </w:rPr>
      </w:pPr>
      <w:r w:rsidRPr="00A04B55">
        <w:rPr>
          <w:rFonts w:asciiTheme="minorHAnsi" w:hAnsiTheme="minorHAnsi" w:cstheme="minorHAnsi"/>
          <w:lang w:val="en-AU"/>
        </w:rPr>
        <w:t xml:space="preserve">OMEGA provides retail banks with the </w:t>
      </w:r>
      <w:r>
        <w:rPr>
          <w:rFonts w:asciiTheme="minorHAnsi" w:hAnsiTheme="minorHAnsi" w:cstheme="minorHAnsi"/>
          <w:lang w:val="en-AU"/>
        </w:rPr>
        <w:t xml:space="preserve">respective </w:t>
      </w:r>
      <w:r w:rsidRPr="00A04B55">
        <w:rPr>
          <w:rFonts w:asciiTheme="minorHAnsi" w:hAnsiTheme="minorHAnsi" w:cstheme="minorHAnsi"/>
          <w:lang w:val="en-AU"/>
        </w:rPr>
        <w:t xml:space="preserve">acknowledgment file </w:t>
      </w:r>
      <w:r>
        <w:rPr>
          <w:rFonts w:asciiTheme="minorHAnsi" w:hAnsiTheme="minorHAnsi" w:cstheme="minorHAnsi"/>
          <w:lang w:val="en-AU"/>
        </w:rPr>
        <w:t>upon processing</w:t>
      </w:r>
      <w:r w:rsidRPr="00A04B55">
        <w:rPr>
          <w:rFonts w:asciiTheme="minorHAnsi" w:hAnsiTheme="minorHAnsi" w:cstheme="minorHAnsi"/>
          <w:lang w:val="en-AU"/>
        </w:rPr>
        <w:t xml:space="preserve"> the submitted </w:t>
      </w:r>
      <w:r>
        <w:rPr>
          <w:rFonts w:asciiTheme="minorHAnsi" w:hAnsiTheme="minorHAnsi" w:cstheme="minorHAnsi"/>
          <w:lang w:val="en-AU"/>
        </w:rPr>
        <w:t>SGS</w:t>
      </w:r>
      <w:r w:rsidR="009170C5">
        <w:rPr>
          <w:rFonts w:asciiTheme="minorHAnsi" w:hAnsiTheme="minorHAnsi" w:cstheme="minorHAnsi"/>
          <w:lang w:val="en-AU"/>
        </w:rPr>
        <w:t xml:space="preserve"> Bonds</w:t>
      </w:r>
      <w:r>
        <w:rPr>
          <w:rFonts w:asciiTheme="minorHAnsi" w:hAnsiTheme="minorHAnsi" w:cstheme="minorHAnsi"/>
          <w:lang w:val="en-AU"/>
        </w:rPr>
        <w:t xml:space="preserve">/T-Bills </w:t>
      </w:r>
      <w:r w:rsidR="007F541F">
        <w:rPr>
          <w:rFonts w:asciiTheme="minorHAnsi" w:hAnsiTheme="minorHAnsi" w:cstheme="minorHAnsi"/>
          <w:lang w:val="en-AU"/>
        </w:rPr>
        <w:t xml:space="preserve">retail </w:t>
      </w:r>
      <w:r w:rsidRPr="00A04B55">
        <w:rPr>
          <w:rFonts w:asciiTheme="minorHAnsi" w:hAnsiTheme="minorHAnsi" w:cstheme="minorHAnsi"/>
          <w:lang w:val="en-AU"/>
        </w:rPr>
        <w:t>subscription records.</w:t>
      </w:r>
      <w:r>
        <w:rPr>
          <w:rFonts w:asciiTheme="minorHAnsi" w:hAnsiTheme="minorHAnsi" w:cstheme="minorHAnsi"/>
          <w:lang w:val="en-AU"/>
        </w:rPr>
        <w:t xml:space="preserve"> The purpose of this file is to indicate the overall file processing status and the processing status of every detail record, regardless of success or failure.</w:t>
      </w:r>
    </w:p>
    <w:p w14:paraId="1B2A30DD" w14:textId="77777777" w:rsidR="00AE0A9A" w:rsidRDefault="00AE0A9A" w:rsidP="00634352">
      <w:pPr>
        <w:pStyle w:val="Heading3"/>
      </w:pPr>
      <w:bookmarkStart w:id="520" w:name="_Toc217999921"/>
      <w:r>
        <w:lastRenderedPageBreak/>
        <w:t>Securities Involved</w:t>
      </w:r>
      <w:bookmarkEnd w:id="520"/>
    </w:p>
    <w:p w14:paraId="67146920" w14:textId="77777777" w:rsidR="00C27CFF" w:rsidRDefault="00C27CFF" w:rsidP="00C27CFF">
      <w:pPr>
        <w:pStyle w:val="Normalwithspace"/>
        <w:rPr>
          <w:rFonts w:asciiTheme="minorHAnsi" w:hAnsiTheme="minorHAnsi" w:cstheme="minorHAnsi"/>
          <w:lang w:val="en-AU"/>
        </w:rPr>
      </w:pPr>
      <w:r>
        <w:rPr>
          <w:rFonts w:asciiTheme="minorHAnsi" w:hAnsiTheme="minorHAnsi" w:cstheme="minorHAnsi"/>
          <w:lang w:val="en-AU"/>
        </w:rPr>
        <w:t>This file only involves the specific security types:</w:t>
      </w:r>
    </w:p>
    <w:p w14:paraId="1511F121" w14:textId="77777777" w:rsidR="00C27CFF" w:rsidRDefault="00C27CFF" w:rsidP="00450B41">
      <w:pPr>
        <w:pStyle w:val="OrderedList"/>
        <w:numPr>
          <w:ilvl w:val="0"/>
          <w:numId w:val="39"/>
        </w:numPr>
        <w:rPr>
          <w:lang w:val="en-AU"/>
        </w:rPr>
      </w:pPr>
      <w:r>
        <w:rPr>
          <w:lang w:val="en-AU"/>
        </w:rPr>
        <w:t xml:space="preserve">SGS Bonds (auction, mini-auction &amp; </w:t>
      </w:r>
      <w:commentRangeStart w:id="521"/>
      <w:commentRangeStart w:id="522"/>
      <w:r>
        <w:rPr>
          <w:lang w:val="en-AU"/>
        </w:rPr>
        <w:t>syndication</w:t>
      </w:r>
      <w:commentRangeEnd w:id="521"/>
      <w:r w:rsidR="00AF1DDF">
        <w:rPr>
          <w:rStyle w:val="CommentReference"/>
          <w:rFonts w:ascii="Century Gothic" w:hAnsi="Century Gothic" w:cs="Times New Roman"/>
          <w:iCs w:val="0"/>
          <w:lang w:val="en-US"/>
        </w:rPr>
        <w:commentReference w:id="521"/>
      </w:r>
      <w:commentRangeEnd w:id="522"/>
      <w:r w:rsidR="00F201C3">
        <w:rPr>
          <w:rStyle w:val="CommentReference"/>
          <w:rFonts w:ascii="Century Gothic" w:hAnsi="Century Gothic" w:cs="Times New Roman"/>
          <w:iCs w:val="0"/>
          <w:lang w:val="en-US"/>
        </w:rPr>
        <w:commentReference w:id="522"/>
      </w:r>
      <w:r>
        <w:rPr>
          <w:lang w:val="en-AU"/>
        </w:rPr>
        <w:t>)</w:t>
      </w:r>
    </w:p>
    <w:p w14:paraId="28B32FC2" w14:textId="135A3DFD" w:rsidR="00356A55" w:rsidRPr="00356A55" w:rsidRDefault="00C27CFF" w:rsidP="00356A55">
      <w:pPr>
        <w:pStyle w:val="OrderedList"/>
        <w:numPr>
          <w:ilvl w:val="0"/>
          <w:numId w:val="39"/>
        </w:numPr>
        <w:rPr>
          <w:lang w:val="en-AU"/>
        </w:rPr>
      </w:pPr>
      <w:r>
        <w:rPr>
          <w:lang w:val="en-AU"/>
        </w:rPr>
        <w:t>T-Bills</w:t>
      </w:r>
    </w:p>
    <w:p w14:paraId="1F25E130" w14:textId="77777777" w:rsidR="00700AF1" w:rsidRDefault="00700AF1" w:rsidP="00634352">
      <w:pPr>
        <w:pStyle w:val="Heading3"/>
      </w:pPr>
      <w:bookmarkStart w:id="523" w:name="_Toc217999922"/>
      <w:r>
        <w:t>File Names</w:t>
      </w:r>
      <w:bookmarkEnd w:id="523"/>
    </w:p>
    <w:p w14:paraId="4C5DDA2B" w14:textId="1C508A96" w:rsidR="00FA67B0" w:rsidRDefault="00FA67B0" w:rsidP="00FA67B0">
      <w:pPr>
        <w:pStyle w:val="Normalwithspace"/>
        <w:rPr>
          <w:rFonts w:asciiTheme="minorHAnsi" w:hAnsiTheme="minorHAnsi" w:cstheme="minorHAnsi"/>
          <w:lang w:val="en-AU"/>
        </w:rPr>
      </w:pPr>
      <w:r>
        <w:rPr>
          <w:rFonts w:asciiTheme="minorHAnsi" w:hAnsiTheme="minorHAnsi" w:cstheme="minorHAnsi"/>
          <w:lang w:val="en-AU"/>
        </w:rPr>
        <w:t xml:space="preserve">The following table details the designated file names for each </w:t>
      </w:r>
      <w:ins w:id="524" w:author="Han Xie CHAI (MAS)" w:date="2026-01-14T14:50:00Z" w16du:dateUtc="2026-01-14T06:50:00Z">
        <w:r w:rsidR="00F736B3">
          <w:rPr>
            <w:rFonts w:asciiTheme="minorHAnsi" w:hAnsiTheme="minorHAnsi" w:cstheme="minorHAnsi"/>
            <w:lang w:val="en-AU"/>
          </w:rPr>
          <w:t xml:space="preserve">application </w:t>
        </w:r>
      </w:ins>
      <w:del w:id="525" w:author="Han Xie CHAI (MAS)" w:date="2026-01-14T14:31:00Z" w16du:dateUtc="2026-01-14T06:31:00Z">
        <w:r w:rsidDel="00136D12">
          <w:rPr>
            <w:rFonts w:asciiTheme="minorHAnsi" w:hAnsiTheme="minorHAnsi" w:cstheme="minorHAnsi"/>
            <w:lang w:val="en-AU"/>
          </w:rPr>
          <w:delText xml:space="preserve">payment </w:delText>
        </w:r>
      </w:del>
      <w:r>
        <w:rPr>
          <w:rFonts w:asciiTheme="minorHAnsi" w:hAnsiTheme="minorHAnsi" w:cstheme="minorHAnsi"/>
          <w:lang w:val="en-AU"/>
        </w:rPr>
        <w:t xml:space="preserve">type. </w:t>
      </w:r>
      <w:r w:rsidRPr="00415ACB">
        <w:rPr>
          <w:rFonts w:asciiTheme="minorHAnsi" w:hAnsiTheme="minorHAnsi" w:cstheme="minorHAnsi"/>
          <w:lang w:val="en-AU"/>
        </w:rPr>
        <w:t>For the final file name construction, the placeholder [</w:t>
      </w:r>
      <w:r w:rsidRPr="006E582A">
        <w:rPr>
          <w:rFonts w:asciiTheme="minorHAnsi" w:hAnsiTheme="minorHAnsi" w:cstheme="minorHAnsi"/>
          <w:b/>
          <w:bCs/>
          <w:i/>
          <w:iCs/>
          <w:lang w:val="en-AU"/>
        </w:rPr>
        <w:t>acronym of FI</w:t>
      </w:r>
      <w:r>
        <w:rPr>
          <w:rFonts w:asciiTheme="minorHAnsi" w:hAnsiTheme="minorHAnsi" w:cstheme="minorHAnsi"/>
          <w:b/>
          <w:bCs/>
          <w:i/>
          <w:iCs/>
          <w:lang w:val="en-AU"/>
        </w:rPr>
        <w:t>/CDP</w:t>
      </w:r>
      <w:r w:rsidRPr="00415ACB">
        <w:rPr>
          <w:rFonts w:asciiTheme="minorHAnsi" w:hAnsiTheme="minorHAnsi" w:cstheme="minorHAnsi"/>
          <w:lang w:val="en-AU"/>
        </w:rPr>
        <w:t xml:space="preserve">] must be substituted with the specific acronym value associated with the applicable </w:t>
      </w:r>
      <w:r>
        <w:rPr>
          <w:rFonts w:asciiTheme="minorHAnsi" w:hAnsiTheme="minorHAnsi" w:cstheme="minorHAnsi"/>
          <w:lang w:val="en-AU"/>
        </w:rPr>
        <w:t>Destination</w:t>
      </w:r>
      <w:r w:rsidRPr="00415ACB">
        <w:rPr>
          <w:rFonts w:asciiTheme="minorHAnsi" w:hAnsiTheme="minorHAnsi" w:cstheme="minorHAnsi"/>
          <w:lang w:val="en-AU"/>
        </w:rPr>
        <w:t>.</w:t>
      </w:r>
    </w:p>
    <w:p w14:paraId="47877538" w14:textId="2B58C03B" w:rsidR="00FA67B0" w:rsidRDefault="00FA67B0" w:rsidP="00FA67B0">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32A8CEC5" w14:textId="77777777" w:rsidR="00FA67B0" w:rsidRPr="003D648B" w:rsidRDefault="00FA67B0" w:rsidP="00FA67B0">
      <w:pPr>
        <w:pStyle w:val="Normalwithspace"/>
        <w:rPr>
          <w:rFonts w:asciiTheme="minorHAnsi" w:hAnsiTheme="minorHAnsi" w:cstheme="minorHAnsi"/>
          <w:lang w:val="en-AU"/>
        </w:rPr>
      </w:pPr>
    </w:p>
    <w:tbl>
      <w:tblPr>
        <w:tblStyle w:val="TableGrid"/>
        <w:tblW w:w="9134" w:type="dxa"/>
        <w:tblLook w:val="04A0" w:firstRow="1" w:lastRow="0" w:firstColumn="1" w:lastColumn="0" w:noHBand="0" w:noVBand="1"/>
      </w:tblPr>
      <w:tblGrid>
        <w:gridCol w:w="776"/>
        <w:gridCol w:w="1261"/>
        <w:gridCol w:w="3086"/>
        <w:gridCol w:w="1024"/>
        <w:gridCol w:w="1745"/>
        <w:gridCol w:w="1242"/>
      </w:tblGrid>
      <w:tr w:rsidR="00FA67B0" w14:paraId="3003DD45" w14:textId="77777777" w:rsidTr="00E45B84">
        <w:tc>
          <w:tcPr>
            <w:tcW w:w="796" w:type="dxa"/>
            <w:shd w:val="clear" w:color="auto" w:fill="D9D9D9" w:themeFill="background1" w:themeFillShade="D9"/>
          </w:tcPr>
          <w:p w14:paraId="111124D9" w14:textId="77777777" w:rsidR="00FA67B0" w:rsidRPr="00796860" w:rsidRDefault="00FA67B0" w:rsidP="00742B6B">
            <w:pPr>
              <w:pStyle w:val="TableHeading"/>
              <w:jc w:val="both"/>
              <w:rPr>
                <w:rFonts w:asciiTheme="minorHAnsi" w:hAnsiTheme="minorHAnsi" w:cstheme="minorHAnsi"/>
              </w:rPr>
            </w:pPr>
            <w:r w:rsidRPr="00796860">
              <w:rPr>
                <w:rFonts w:asciiTheme="minorHAnsi" w:hAnsiTheme="minorHAnsi" w:cstheme="minorHAnsi"/>
              </w:rPr>
              <w:t>S/N</w:t>
            </w:r>
          </w:p>
        </w:tc>
        <w:tc>
          <w:tcPr>
            <w:tcW w:w="1030" w:type="dxa"/>
            <w:shd w:val="clear" w:color="auto" w:fill="D9D9D9" w:themeFill="background1" w:themeFillShade="D9"/>
          </w:tcPr>
          <w:p w14:paraId="59BF6508" w14:textId="6F7779A7" w:rsidR="00FA67B0" w:rsidRPr="00796860" w:rsidRDefault="00F736B3" w:rsidP="00742B6B">
            <w:pPr>
              <w:pStyle w:val="TableHeading"/>
              <w:rPr>
                <w:rFonts w:asciiTheme="minorHAnsi" w:hAnsiTheme="minorHAnsi" w:cstheme="minorHAnsi"/>
              </w:rPr>
            </w:pPr>
            <w:ins w:id="526" w:author="Han Xie CHAI (MAS)" w:date="2026-01-14T14:50:00Z" w16du:dateUtc="2026-01-14T06:50:00Z">
              <w:r>
                <w:rPr>
                  <w:rFonts w:asciiTheme="minorHAnsi" w:hAnsiTheme="minorHAnsi" w:cstheme="minorHAnsi"/>
                </w:rPr>
                <w:t xml:space="preserve">Application </w:t>
              </w:r>
            </w:ins>
            <w:del w:id="527" w:author="Han Xie CHAI (MAS)" w:date="2026-01-14T14:31:00Z" w16du:dateUtc="2026-01-14T06:31:00Z">
              <w:r w:rsidR="00FA67B0" w:rsidDel="00136D12">
                <w:rPr>
                  <w:rFonts w:asciiTheme="minorHAnsi" w:hAnsiTheme="minorHAnsi" w:cstheme="minorHAnsi"/>
                </w:rPr>
                <w:delText>Payment</w:delText>
              </w:r>
              <w:r w:rsidR="00FA67B0" w:rsidRPr="00796860" w:rsidDel="00136D12">
                <w:rPr>
                  <w:rFonts w:asciiTheme="minorHAnsi" w:hAnsiTheme="minorHAnsi" w:cstheme="minorHAnsi"/>
                </w:rPr>
                <w:delText xml:space="preserve"> </w:delText>
              </w:r>
            </w:del>
            <w:r w:rsidR="00FA67B0" w:rsidRPr="00796860">
              <w:rPr>
                <w:rFonts w:asciiTheme="minorHAnsi" w:hAnsiTheme="minorHAnsi" w:cstheme="minorHAnsi"/>
              </w:rPr>
              <w:t>Type</w:t>
            </w:r>
          </w:p>
        </w:tc>
        <w:tc>
          <w:tcPr>
            <w:tcW w:w="3225" w:type="dxa"/>
            <w:shd w:val="clear" w:color="auto" w:fill="D9D9D9" w:themeFill="background1" w:themeFillShade="D9"/>
          </w:tcPr>
          <w:p w14:paraId="1E93D9B2" w14:textId="77777777" w:rsidR="00FA67B0" w:rsidRPr="00796860" w:rsidRDefault="00FA67B0" w:rsidP="00742B6B">
            <w:pPr>
              <w:pStyle w:val="TableHeading"/>
              <w:rPr>
                <w:rFonts w:asciiTheme="minorHAnsi" w:hAnsiTheme="minorHAnsi" w:cstheme="minorHAnsi"/>
              </w:rPr>
            </w:pPr>
            <w:r w:rsidRPr="00796860">
              <w:rPr>
                <w:rFonts w:asciiTheme="minorHAnsi" w:hAnsiTheme="minorHAnsi" w:cstheme="minorHAnsi"/>
              </w:rPr>
              <w:t>File Name</w:t>
            </w:r>
          </w:p>
        </w:tc>
        <w:tc>
          <w:tcPr>
            <w:tcW w:w="1034" w:type="dxa"/>
            <w:shd w:val="clear" w:color="auto" w:fill="D9D9D9" w:themeFill="background1" w:themeFillShade="D9"/>
          </w:tcPr>
          <w:p w14:paraId="291349D2" w14:textId="77777777" w:rsidR="00FA67B0" w:rsidRDefault="00FA67B0" w:rsidP="00742B6B">
            <w:pPr>
              <w:pStyle w:val="TableHeading"/>
              <w:rPr>
                <w:rFonts w:asciiTheme="minorHAnsi" w:hAnsiTheme="minorHAnsi" w:cstheme="minorHAnsi"/>
              </w:rPr>
            </w:pPr>
            <w:r>
              <w:rPr>
                <w:rFonts w:asciiTheme="minorHAnsi" w:hAnsiTheme="minorHAnsi" w:cstheme="minorHAnsi"/>
              </w:rPr>
              <w:t>Source</w:t>
            </w:r>
          </w:p>
        </w:tc>
        <w:tc>
          <w:tcPr>
            <w:tcW w:w="1790" w:type="dxa"/>
            <w:shd w:val="clear" w:color="auto" w:fill="D9D9D9" w:themeFill="background1" w:themeFillShade="D9"/>
          </w:tcPr>
          <w:p w14:paraId="6403D40E" w14:textId="77777777" w:rsidR="00FA67B0" w:rsidRDefault="00FA67B0" w:rsidP="00742B6B">
            <w:pPr>
              <w:pStyle w:val="TableHeading"/>
              <w:rPr>
                <w:rFonts w:asciiTheme="minorHAnsi" w:hAnsiTheme="minorHAnsi" w:cstheme="minorHAnsi"/>
              </w:rPr>
            </w:pPr>
            <w:r>
              <w:rPr>
                <w:rFonts w:asciiTheme="minorHAnsi" w:hAnsiTheme="minorHAnsi" w:cstheme="minorHAnsi"/>
              </w:rPr>
              <w:t>Destination</w:t>
            </w:r>
          </w:p>
        </w:tc>
        <w:tc>
          <w:tcPr>
            <w:tcW w:w="1259" w:type="dxa"/>
            <w:shd w:val="clear" w:color="auto" w:fill="D9D9D9" w:themeFill="background1" w:themeFillShade="D9"/>
          </w:tcPr>
          <w:p w14:paraId="01EB03F7" w14:textId="77777777" w:rsidR="00FA67B0" w:rsidRDefault="00FA67B0" w:rsidP="00742B6B">
            <w:pPr>
              <w:pStyle w:val="TableHeading"/>
              <w:rPr>
                <w:rFonts w:asciiTheme="minorHAnsi" w:hAnsiTheme="minorHAnsi" w:cstheme="minorHAnsi"/>
              </w:rPr>
            </w:pPr>
            <w:r>
              <w:rPr>
                <w:rFonts w:asciiTheme="minorHAnsi" w:hAnsiTheme="minorHAnsi" w:cstheme="minorHAnsi"/>
              </w:rPr>
              <w:t xml:space="preserve">Incoming / Outgoing </w:t>
            </w:r>
          </w:p>
        </w:tc>
      </w:tr>
      <w:tr w:rsidR="00FA67B0" w14:paraId="50537493" w14:textId="77777777" w:rsidTr="00E45B84">
        <w:tc>
          <w:tcPr>
            <w:tcW w:w="796" w:type="dxa"/>
          </w:tcPr>
          <w:p w14:paraId="1F4C5EF0" w14:textId="77777777" w:rsidR="00FA67B0" w:rsidRPr="00796860" w:rsidRDefault="00FA67B0" w:rsidP="00857344">
            <w:pPr>
              <w:pStyle w:val="ListParagraph"/>
              <w:numPr>
                <w:ilvl w:val="0"/>
                <w:numId w:val="114"/>
              </w:numPr>
            </w:pPr>
          </w:p>
        </w:tc>
        <w:tc>
          <w:tcPr>
            <w:tcW w:w="1030" w:type="dxa"/>
          </w:tcPr>
          <w:p w14:paraId="4FE2D083" w14:textId="77777777" w:rsidR="00FA67B0" w:rsidRPr="00796860" w:rsidRDefault="00FA67B0" w:rsidP="00742B6B">
            <w:pPr>
              <w:spacing w:line="360" w:lineRule="auto"/>
              <w:jc w:val="left"/>
              <w:rPr>
                <w:rFonts w:asciiTheme="minorHAnsi" w:hAnsiTheme="minorHAnsi" w:cstheme="minorHAnsi"/>
                <w:iCs/>
                <w:szCs w:val="22"/>
              </w:rPr>
            </w:pPr>
            <w:r>
              <w:rPr>
                <w:rFonts w:asciiTheme="minorHAnsi" w:hAnsiTheme="minorHAnsi" w:cstheme="minorHAnsi"/>
                <w:iCs/>
                <w:szCs w:val="22"/>
              </w:rPr>
              <w:t>CASH</w:t>
            </w:r>
          </w:p>
        </w:tc>
        <w:tc>
          <w:tcPr>
            <w:tcW w:w="3225" w:type="dxa"/>
          </w:tcPr>
          <w:p w14:paraId="4B661BB0" w14:textId="4C8D3D50" w:rsidR="00FA67B0" w:rsidRPr="000F6D87" w:rsidRDefault="008E694C" w:rsidP="00742B6B">
            <w:pPr>
              <w:spacing w:line="360" w:lineRule="auto"/>
              <w:jc w:val="left"/>
              <w:rPr>
                <w:rFonts w:asciiTheme="minorHAnsi" w:hAnsiTheme="minorHAnsi" w:cstheme="minorHAnsi"/>
                <w:iCs/>
                <w:szCs w:val="22"/>
                <w:highlight w:val="yellow"/>
              </w:rPr>
            </w:pPr>
            <w:proofErr w:type="spellStart"/>
            <w:r w:rsidRPr="000F6D87">
              <w:rPr>
                <w:rFonts w:asciiTheme="minorHAnsi" w:hAnsiTheme="minorHAnsi" w:cstheme="minorHAnsi"/>
                <w:iCs/>
                <w:szCs w:val="22"/>
                <w:highlight w:val="yellow"/>
              </w:rPr>
              <w:t>ea</w:t>
            </w:r>
            <w:proofErr w:type="spellEnd"/>
            <w:r w:rsidR="00FA67B0" w:rsidRPr="000F6D87">
              <w:rPr>
                <w:rFonts w:asciiTheme="minorHAnsi" w:hAnsiTheme="minorHAnsi" w:cstheme="minorHAnsi"/>
                <w:iCs/>
                <w:szCs w:val="22"/>
                <w:highlight w:val="yellow"/>
              </w:rPr>
              <w:t>_[</w:t>
            </w:r>
            <w:r w:rsidR="00FA67B0" w:rsidRPr="000F6D87">
              <w:rPr>
                <w:rFonts w:asciiTheme="minorHAnsi" w:hAnsiTheme="minorHAnsi" w:cstheme="minorHAnsi"/>
                <w:b/>
                <w:bCs/>
                <w:i/>
                <w:szCs w:val="22"/>
                <w:highlight w:val="yellow"/>
              </w:rPr>
              <w:t>acronym of FI/CDP</w:t>
            </w:r>
            <w:r w:rsidR="00FA67B0" w:rsidRPr="000F6D87">
              <w:rPr>
                <w:rFonts w:asciiTheme="minorHAnsi" w:hAnsiTheme="minorHAnsi" w:cstheme="minorHAnsi"/>
                <w:iCs/>
                <w:szCs w:val="22"/>
                <w:highlight w:val="yellow"/>
              </w:rPr>
              <w:t>]_a</w:t>
            </w:r>
            <w:r w:rsidRPr="000F6D87">
              <w:rPr>
                <w:rFonts w:asciiTheme="minorHAnsi" w:hAnsiTheme="minorHAnsi" w:cstheme="minorHAnsi"/>
                <w:iCs/>
                <w:szCs w:val="22"/>
                <w:highlight w:val="yellow"/>
              </w:rPr>
              <w:t>a</w:t>
            </w:r>
            <w:r w:rsidR="00FA67B0" w:rsidRPr="000F6D87">
              <w:rPr>
                <w:rFonts w:asciiTheme="minorHAnsi" w:hAnsiTheme="minorHAnsi" w:cstheme="minorHAnsi"/>
                <w:iCs/>
                <w:szCs w:val="22"/>
                <w:highlight w:val="yellow"/>
              </w:rPr>
              <w:t>1.txt</w:t>
            </w:r>
          </w:p>
        </w:tc>
        <w:tc>
          <w:tcPr>
            <w:tcW w:w="1034" w:type="dxa"/>
          </w:tcPr>
          <w:p w14:paraId="27411092" w14:textId="4A2463BF" w:rsidR="00FA67B0" w:rsidRDefault="00FA67B0" w:rsidP="00742B6B">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790" w:type="dxa"/>
          </w:tcPr>
          <w:p w14:paraId="06257E85" w14:textId="3802682D" w:rsidR="00FA67B0" w:rsidRDefault="00FA67B0" w:rsidP="00742B6B">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259" w:type="dxa"/>
          </w:tcPr>
          <w:p w14:paraId="677360BF" w14:textId="77777777" w:rsidR="00FA67B0" w:rsidRDefault="00FA67B0" w:rsidP="00742B6B">
            <w:pPr>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r w:rsidR="00FA67B0" w14:paraId="51E05783" w14:textId="77777777" w:rsidTr="00E45B84">
        <w:tc>
          <w:tcPr>
            <w:tcW w:w="796" w:type="dxa"/>
          </w:tcPr>
          <w:p w14:paraId="54154316" w14:textId="77777777" w:rsidR="00FA67B0" w:rsidRPr="00796860" w:rsidRDefault="00FA67B0" w:rsidP="00D21035">
            <w:pPr>
              <w:pStyle w:val="ListParagraph"/>
            </w:pPr>
          </w:p>
        </w:tc>
        <w:tc>
          <w:tcPr>
            <w:tcW w:w="1030" w:type="dxa"/>
          </w:tcPr>
          <w:p w14:paraId="4EBB8AFE" w14:textId="131A0D94" w:rsidR="00FA67B0" w:rsidRDefault="008E694C" w:rsidP="00FA67B0">
            <w:pPr>
              <w:spacing w:line="360" w:lineRule="auto"/>
              <w:jc w:val="left"/>
              <w:rPr>
                <w:rFonts w:asciiTheme="minorHAnsi" w:hAnsiTheme="minorHAnsi" w:cstheme="minorHAnsi"/>
                <w:iCs/>
                <w:szCs w:val="22"/>
              </w:rPr>
            </w:pPr>
            <w:r>
              <w:rPr>
                <w:rFonts w:asciiTheme="minorHAnsi" w:hAnsiTheme="minorHAnsi" w:cstheme="minorHAnsi"/>
                <w:iCs/>
                <w:szCs w:val="22"/>
              </w:rPr>
              <w:t>CPFIS</w:t>
            </w:r>
          </w:p>
        </w:tc>
        <w:tc>
          <w:tcPr>
            <w:tcW w:w="3225" w:type="dxa"/>
          </w:tcPr>
          <w:p w14:paraId="0BD0109D" w14:textId="01623FE2" w:rsidR="00FA67B0" w:rsidRPr="000F6D87" w:rsidRDefault="008E694C" w:rsidP="00FA67B0">
            <w:pPr>
              <w:spacing w:line="360" w:lineRule="auto"/>
              <w:jc w:val="left"/>
              <w:rPr>
                <w:rFonts w:asciiTheme="minorHAnsi" w:hAnsiTheme="minorHAnsi" w:cstheme="minorHAnsi"/>
                <w:iCs/>
                <w:szCs w:val="22"/>
                <w:highlight w:val="yellow"/>
              </w:rPr>
            </w:pPr>
            <w:proofErr w:type="spellStart"/>
            <w:r w:rsidRPr="000F6D87">
              <w:rPr>
                <w:rFonts w:asciiTheme="minorHAnsi" w:hAnsiTheme="minorHAnsi" w:cstheme="minorHAnsi"/>
                <w:iCs/>
                <w:szCs w:val="22"/>
                <w:highlight w:val="yellow"/>
              </w:rPr>
              <w:t>ea</w:t>
            </w:r>
            <w:proofErr w:type="spellEnd"/>
            <w:r w:rsidRPr="000F6D87">
              <w:rPr>
                <w:rFonts w:asciiTheme="minorHAnsi" w:hAnsiTheme="minorHAnsi" w:cstheme="minorHAnsi"/>
                <w:iCs/>
                <w:szCs w:val="22"/>
                <w:highlight w:val="yellow"/>
              </w:rPr>
              <w:t>_[</w:t>
            </w:r>
            <w:r w:rsidRPr="000F6D87">
              <w:rPr>
                <w:rFonts w:asciiTheme="minorHAnsi" w:hAnsiTheme="minorHAnsi" w:cstheme="minorHAnsi"/>
                <w:b/>
                <w:bCs/>
                <w:i/>
                <w:szCs w:val="22"/>
                <w:highlight w:val="yellow"/>
              </w:rPr>
              <w:t>acronym of FI/CDP</w:t>
            </w:r>
            <w:r w:rsidRPr="000F6D87">
              <w:rPr>
                <w:rFonts w:asciiTheme="minorHAnsi" w:hAnsiTheme="minorHAnsi" w:cstheme="minorHAnsi"/>
                <w:iCs/>
                <w:szCs w:val="22"/>
                <w:highlight w:val="yellow"/>
              </w:rPr>
              <w:t>]_aa2.txt</w:t>
            </w:r>
          </w:p>
        </w:tc>
        <w:tc>
          <w:tcPr>
            <w:tcW w:w="1034" w:type="dxa"/>
          </w:tcPr>
          <w:p w14:paraId="4819FE73" w14:textId="71138547" w:rsidR="00FA67B0" w:rsidRDefault="00FA67B0" w:rsidP="00FA67B0">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790" w:type="dxa"/>
          </w:tcPr>
          <w:p w14:paraId="28434A16" w14:textId="2BBB0DC5" w:rsidR="00FA67B0" w:rsidRPr="00FA67B0" w:rsidRDefault="00FA67B0" w:rsidP="00FA67B0">
            <w:pPr>
              <w:spacing w:line="360" w:lineRule="auto"/>
              <w:jc w:val="left"/>
              <w:rPr>
                <w:rFonts w:asciiTheme="minorHAnsi" w:hAnsiTheme="minorHAnsi" w:cstheme="minorHAnsi"/>
                <w:b/>
                <w:bCs/>
                <w:iCs/>
                <w:szCs w:val="22"/>
              </w:rPr>
            </w:pPr>
            <w:r>
              <w:rPr>
                <w:rFonts w:asciiTheme="minorHAnsi" w:hAnsiTheme="minorHAnsi" w:cstheme="minorHAnsi"/>
                <w:iCs/>
                <w:szCs w:val="22"/>
              </w:rPr>
              <w:t>Retail Banks</w:t>
            </w:r>
          </w:p>
        </w:tc>
        <w:tc>
          <w:tcPr>
            <w:tcW w:w="1259" w:type="dxa"/>
          </w:tcPr>
          <w:p w14:paraId="387DEC55" w14:textId="6F346419" w:rsidR="00FA67B0" w:rsidRDefault="00FA67B0" w:rsidP="00FA67B0">
            <w:pPr>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r w:rsidR="00FA67B0" w14:paraId="15A8F219" w14:textId="77777777" w:rsidTr="00E45B84">
        <w:tc>
          <w:tcPr>
            <w:tcW w:w="796" w:type="dxa"/>
          </w:tcPr>
          <w:p w14:paraId="2CAC088A" w14:textId="77777777" w:rsidR="00FA67B0" w:rsidRPr="00796860" w:rsidRDefault="00FA67B0" w:rsidP="00D21035">
            <w:pPr>
              <w:pStyle w:val="ListParagraph"/>
            </w:pPr>
          </w:p>
        </w:tc>
        <w:tc>
          <w:tcPr>
            <w:tcW w:w="1030" w:type="dxa"/>
          </w:tcPr>
          <w:p w14:paraId="5ED06781" w14:textId="77777777" w:rsidR="00FA67B0" w:rsidRPr="00796860" w:rsidRDefault="00FA67B0" w:rsidP="00FA67B0">
            <w:pPr>
              <w:spacing w:line="360" w:lineRule="auto"/>
              <w:jc w:val="left"/>
              <w:rPr>
                <w:rFonts w:asciiTheme="minorHAnsi" w:hAnsiTheme="minorHAnsi" w:cstheme="minorHAnsi"/>
                <w:iCs/>
                <w:szCs w:val="22"/>
              </w:rPr>
            </w:pPr>
            <w:r>
              <w:rPr>
                <w:rFonts w:asciiTheme="minorHAnsi" w:hAnsiTheme="minorHAnsi" w:cstheme="minorHAnsi"/>
                <w:iCs/>
                <w:szCs w:val="22"/>
              </w:rPr>
              <w:t>SRS</w:t>
            </w:r>
          </w:p>
        </w:tc>
        <w:tc>
          <w:tcPr>
            <w:tcW w:w="3225" w:type="dxa"/>
          </w:tcPr>
          <w:p w14:paraId="7C1FA3BD" w14:textId="3328D688" w:rsidR="00FA67B0" w:rsidRPr="000F6D87" w:rsidRDefault="008E694C" w:rsidP="00FA67B0">
            <w:pPr>
              <w:spacing w:line="360" w:lineRule="auto"/>
              <w:jc w:val="left"/>
              <w:rPr>
                <w:rFonts w:asciiTheme="minorHAnsi" w:hAnsiTheme="minorHAnsi" w:cstheme="minorHAnsi"/>
                <w:iCs/>
                <w:szCs w:val="22"/>
                <w:highlight w:val="yellow"/>
              </w:rPr>
            </w:pPr>
            <w:proofErr w:type="spellStart"/>
            <w:r w:rsidRPr="000F6D87">
              <w:rPr>
                <w:rFonts w:asciiTheme="minorHAnsi" w:hAnsiTheme="minorHAnsi" w:cstheme="minorHAnsi"/>
                <w:iCs/>
                <w:szCs w:val="22"/>
                <w:highlight w:val="yellow"/>
              </w:rPr>
              <w:t>ea</w:t>
            </w:r>
            <w:proofErr w:type="spellEnd"/>
            <w:r w:rsidR="00FA67B0" w:rsidRPr="000F6D87">
              <w:rPr>
                <w:rFonts w:asciiTheme="minorHAnsi" w:hAnsiTheme="minorHAnsi" w:cstheme="minorHAnsi"/>
                <w:iCs/>
                <w:szCs w:val="22"/>
                <w:highlight w:val="yellow"/>
              </w:rPr>
              <w:t>_[</w:t>
            </w:r>
            <w:r w:rsidR="00FA67B0" w:rsidRPr="000F6D87">
              <w:rPr>
                <w:rFonts w:asciiTheme="minorHAnsi" w:hAnsiTheme="minorHAnsi" w:cstheme="minorHAnsi"/>
                <w:b/>
                <w:bCs/>
                <w:i/>
                <w:szCs w:val="22"/>
                <w:highlight w:val="yellow"/>
              </w:rPr>
              <w:t>acronym of FI/CDP</w:t>
            </w:r>
            <w:r w:rsidR="00FA67B0" w:rsidRPr="000F6D87">
              <w:rPr>
                <w:rFonts w:asciiTheme="minorHAnsi" w:hAnsiTheme="minorHAnsi" w:cstheme="minorHAnsi"/>
                <w:iCs/>
                <w:szCs w:val="22"/>
                <w:highlight w:val="yellow"/>
              </w:rPr>
              <w:t>]_a</w:t>
            </w:r>
            <w:r w:rsidRPr="000F6D87">
              <w:rPr>
                <w:rFonts w:asciiTheme="minorHAnsi" w:hAnsiTheme="minorHAnsi" w:cstheme="minorHAnsi"/>
                <w:iCs/>
                <w:szCs w:val="22"/>
                <w:highlight w:val="yellow"/>
              </w:rPr>
              <w:t>a3</w:t>
            </w:r>
            <w:r w:rsidR="00FA67B0" w:rsidRPr="000F6D87">
              <w:rPr>
                <w:rFonts w:asciiTheme="minorHAnsi" w:hAnsiTheme="minorHAnsi" w:cstheme="minorHAnsi"/>
                <w:iCs/>
                <w:szCs w:val="22"/>
                <w:highlight w:val="yellow"/>
              </w:rPr>
              <w:t>.txt</w:t>
            </w:r>
          </w:p>
        </w:tc>
        <w:tc>
          <w:tcPr>
            <w:tcW w:w="1034" w:type="dxa"/>
          </w:tcPr>
          <w:p w14:paraId="64D98EBB" w14:textId="77777777" w:rsidR="00FA67B0" w:rsidRDefault="00FA67B0" w:rsidP="00FA67B0">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790" w:type="dxa"/>
          </w:tcPr>
          <w:p w14:paraId="09458C8E" w14:textId="77777777" w:rsidR="00FA67B0" w:rsidRDefault="00FA67B0" w:rsidP="00FA67B0">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259" w:type="dxa"/>
          </w:tcPr>
          <w:p w14:paraId="4C2DD749" w14:textId="77777777" w:rsidR="00FA67B0" w:rsidRDefault="00FA67B0" w:rsidP="00D01F54">
            <w:pPr>
              <w:keepNext/>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bl>
    <w:p w14:paraId="788B1228" w14:textId="26E84BFB" w:rsidR="00FA67B0" w:rsidRPr="00FA67B0" w:rsidRDefault="00D01F54" w:rsidP="00D01F54">
      <w:pPr>
        <w:pStyle w:val="Caption"/>
        <w:rPr>
          <w:lang w:val="en-AU"/>
        </w:rPr>
      </w:pPr>
      <w:r>
        <w:t xml:space="preserve">Table </w:t>
      </w:r>
      <w:r>
        <w:fldChar w:fldCharType="begin"/>
      </w:r>
      <w:r>
        <w:instrText xml:space="preserve"> SEQ Table \* ARABIC </w:instrText>
      </w:r>
      <w:r>
        <w:fldChar w:fldCharType="separate"/>
      </w:r>
      <w:r w:rsidR="00FB29C8">
        <w:t>12</w:t>
      </w:r>
      <w:r>
        <w:fldChar w:fldCharType="end"/>
      </w:r>
      <w:r>
        <w:t xml:space="preserve"> </w:t>
      </w:r>
      <w:r>
        <w:fldChar w:fldCharType="begin"/>
      </w:r>
      <w:r>
        <w:instrText xml:space="preserve"> </w:instrText>
      </w:r>
      <w:r w:rsidRPr="00D01F54">
        <w:instrText>STYLEREF "Heading 3"</w:instrText>
      </w:r>
      <w:r>
        <w:instrText xml:space="preserve"> </w:instrText>
      </w:r>
      <w:r>
        <w:fldChar w:fldCharType="separate"/>
      </w:r>
      <w:r>
        <w:t>File Names</w:t>
      </w:r>
      <w:r>
        <w:fldChar w:fldCharType="end"/>
      </w:r>
      <w:r>
        <w:t xml:space="preserve"> of </w:t>
      </w:r>
      <w:r>
        <w:fldChar w:fldCharType="begin"/>
      </w:r>
      <w:r>
        <w:instrText xml:space="preserve"> </w:instrText>
      </w:r>
      <w:r w:rsidRPr="00D01F54">
        <w:instrText xml:space="preserve">STYLEREF "Heading </w:instrText>
      </w:r>
      <w:r>
        <w:instrText>2</w:instrText>
      </w:r>
      <w:r w:rsidRPr="00D01F54">
        <w:instrText>"</w:instrText>
      </w:r>
      <w:r>
        <w:instrText xml:space="preserve"> </w:instrText>
      </w:r>
      <w:r>
        <w:fldChar w:fldCharType="separate"/>
      </w:r>
      <w:r>
        <w:t>SGS</w:t>
      </w:r>
      <w:r w:rsidR="006D01EA">
        <w:t xml:space="preserve"> Bonds</w:t>
      </w:r>
      <w:r>
        <w:t>/T-Bills Acknowledgement File for Subscription</w:t>
      </w:r>
      <w:r>
        <w:fldChar w:fldCharType="end"/>
      </w:r>
    </w:p>
    <w:p w14:paraId="14476647" w14:textId="77777777" w:rsidR="00AE0A9A" w:rsidRDefault="00AE0A9A" w:rsidP="00634352">
      <w:pPr>
        <w:pStyle w:val="Heading3"/>
      </w:pPr>
      <w:bookmarkStart w:id="528" w:name="_Toc217999923"/>
      <w:r>
        <w:t>Time &amp; Frequency</w:t>
      </w:r>
      <w:bookmarkEnd w:id="528"/>
    </w:p>
    <w:p w14:paraId="67116DD3" w14:textId="5F7BB44C" w:rsidR="00D14636" w:rsidRDefault="00D14636" w:rsidP="00D14636">
      <w:pPr>
        <w:pStyle w:val="Normalwithspace"/>
        <w:rPr>
          <w:rFonts w:asciiTheme="minorHAnsi" w:hAnsiTheme="minorHAnsi" w:cstheme="minorHAnsi"/>
          <w:lang w:val="en-AU"/>
        </w:rPr>
      </w:pPr>
      <w:r>
        <w:rPr>
          <w:rFonts w:asciiTheme="minorHAnsi" w:hAnsiTheme="minorHAnsi" w:cstheme="minorHAnsi"/>
          <w:lang w:val="en-AU"/>
        </w:rPr>
        <w:t xml:space="preserve">An acknowledgement file </w:t>
      </w:r>
      <w:del w:id="529" w:author="Han Xie CHAI (MAS)" w:date="2026-01-14T14:32:00Z" w16du:dateUtc="2026-01-14T06:32:00Z">
        <w:r w:rsidDel="00136D12">
          <w:rPr>
            <w:rFonts w:asciiTheme="minorHAnsi" w:hAnsiTheme="minorHAnsi" w:cstheme="minorHAnsi"/>
            <w:lang w:val="en-AU"/>
          </w:rPr>
          <w:delText>will be</w:delText>
        </w:r>
      </w:del>
      <w:ins w:id="530" w:author="Han Xie CHAI (MAS)" w:date="2026-01-14T14:32:00Z" w16du:dateUtc="2026-01-14T06:32:00Z">
        <w:r w:rsidR="00136D12">
          <w:rPr>
            <w:rFonts w:asciiTheme="minorHAnsi" w:hAnsiTheme="minorHAnsi" w:cstheme="minorHAnsi"/>
            <w:lang w:val="en-AU"/>
          </w:rPr>
          <w:t>is</w:t>
        </w:r>
      </w:ins>
      <w:r>
        <w:rPr>
          <w:rFonts w:asciiTheme="minorHAnsi" w:hAnsiTheme="minorHAnsi" w:cstheme="minorHAnsi"/>
          <w:lang w:val="en-AU"/>
        </w:rPr>
        <w:t xml:space="preserve"> generated and placed onto MEFT by OMEGA on an event-driven basis:</w:t>
      </w:r>
    </w:p>
    <w:p w14:paraId="6ECCD5E5" w14:textId="7298A688" w:rsidR="00D14636" w:rsidRPr="00D14636" w:rsidRDefault="00D14636">
      <w:pPr>
        <w:pStyle w:val="Normalwithspace"/>
        <w:numPr>
          <w:ilvl w:val="0"/>
          <w:numId w:val="151"/>
        </w:numPr>
        <w:rPr>
          <w:rFonts w:asciiTheme="minorHAnsi" w:hAnsiTheme="minorHAnsi" w:cstheme="minorHAnsi"/>
          <w:lang w:val="en-AU"/>
        </w:rPr>
        <w:pPrChange w:id="531" w:author="Han Xie CHAI (MAS)" w:date="2026-01-14T14:32:00Z" w16du:dateUtc="2026-01-14T06:32:00Z">
          <w:pPr>
            <w:pStyle w:val="Normalwithspace"/>
          </w:pPr>
        </w:pPrChange>
      </w:pPr>
      <w:r>
        <w:rPr>
          <w:rFonts w:asciiTheme="minorHAnsi" w:hAnsiTheme="minorHAnsi" w:cstheme="minorHAnsi"/>
          <w:lang w:val="en-AU"/>
        </w:rPr>
        <w:t xml:space="preserve">Whenever a received </w:t>
      </w:r>
      <w:r w:rsidR="00D11059">
        <w:rPr>
          <w:rFonts w:asciiTheme="minorHAnsi" w:hAnsiTheme="minorHAnsi" w:cstheme="minorHAnsi"/>
          <w:lang w:val="en-AU"/>
        </w:rPr>
        <w:t>SGS</w:t>
      </w:r>
      <w:r w:rsidR="00330676">
        <w:rPr>
          <w:rFonts w:asciiTheme="minorHAnsi" w:hAnsiTheme="minorHAnsi" w:cstheme="minorHAnsi"/>
          <w:lang w:val="en-AU"/>
        </w:rPr>
        <w:t xml:space="preserve"> Bonds</w:t>
      </w:r>
      <w:r w:rsidR="00D11059">
        <w:rPr>
          <w:rFonts w:asciiTheme="minorHAnsi" w:hAnsiTheme="minorHAnsi" w:cstheme="minorHAnsi"/>
          <w:lang w:val="en-AU"/>
        </w:rPr>
        <w:t xml:space="preserve">/T-Bills </w:t>
      </w:r>
      <w:r>
        <w:rPr>
          <w:rFonts w:asciiTheme="minorHAnsi" w:hAnsiTheme="minorHAnsi" w:cstheme="minorHAnsi"/>
          <w:lang w:val="en-AU"/>
        </w:rPr>
        <w:t>subscription file finishes processing.</w:t>
      </w:r>
    </w:p>
    <w:p w14:paraId="28096086" w14:textId="42AACE72" w:rsidR="00AE0A9A" w:rsidRPr="0024320D" w:rsidRDefault="00AE0A9A" w:rsidP="00634352">
      <w:pPr>
        <w:pStyle w:val="Heading3"/>
      </w:pPr>
      <w:bookmarkStart w:id="532" w:name="_Toc217999924"/>
      <w:r>
        <w:t>Data Fields</w:t>
      </w:r>
      <w:r w:rsidR="00FF1E76">
        <w:t xml:space="preserve"> &amp; Validations</w:t>
      </w:r>
      <w:bookmarkEnd w:id="532"/>
    </w:p>
    <w:p w14:paraId="54DA1FF0" w14:textId="76BB64CB" w:rsidR="00AE0A9A" w:rsidRPr="007E1AE9" w:rsidRDefault="007E1AE9" w:rsidP="00AE0A9A">
      <w:pPr>
        <w:pStyle w:val="Normalwithspace"/>
        <w:rPr>
          <w:rFonts w:asciiTheme="minorHAnsi" w:hAnsiTheme="minorHAnsi" w:cstheme="minorHAnsi"/>
          <w:lang w:val="en-AU"/>
        </w:r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11_-" w:history="1">
        <w:r>
          <w:rPr>
            <w:rStyle w:val="Hyperlink"/>
            <w:rFonts w:asciiTheme="minorHAnsi" w:hAnsiTheme="minorHAnsi" w:cstheme="minorHAnsi"/>
            <w:lang w:val="en-AU"/>
          </w:rPr>
          <w:t>Appendix A.11 - SGS/T-Bills Acknowledgement File for Subscription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p>
    <w:p w14:paraId="653CF879" w14:textId="4E5D4AC3" w:rsidR="006F4910" w:rsidRDefault="006F4910" w:rsidP="00634352">
      <w:pPr>
        <w:pStyle w:val="Heading2"/>
      </w:pPr>
      <w:bookmarkStart w:id="533" w:name="_Toc215758858"/>
      <w:bookmarkStart w:id="534" w:name="_Toc215759909"/>
      <w:bookmarkStart w:id="535" w:name="_Toc217999925"/>
      <w:r w:rsidRPr="006F4910">
        <w:t>SGS</w:t>
      </w:r>
      <w:r w:rsidR="00C216AA">
        <w:t xml:space="preserve"> Bonds</w:t>
      </w:r>
      <w:r w:rsidRPr="006F4910">
        <w:t xml:space="preserve">/T-Bills </w:t>
      </w:r>
      <w:ins w:id="536" w:author="Yichen GU from.TOPPAN (MAS)" w:date="2026-01-16T18:29:00Z" w16du:dateUtc="2026-01-16T10:29:00Z">
        <w:r w:rsidR="00E06A03">
          <w:t xml:space="preserve">Retail </w:t>
        </w:r>
      </w:ins>
      <w:commentRangeStart w:id="537"/>
      <w:commentRangeStart w:id="538"/>
      <w:r w:rsidRPr="006F4910">
        <w:t>Auction</w:t>
      </w:r>
      <w:commentRangeEnd w:id="537"/>
      <w:r w:rsidR="00261453">
        <w:rPr>
          <w:rStyle w:val="CommentReference"/>
          <w:rFonts w:ascii="Century Gothic" w:hAnsi="Century Gothic" w:cs="Times New Roman"/>
          <w:b w:val="0"/>
          <w:bCs w:val="0"/>
          <w:iCs w:val="0"/>
          <w:smallCaps w:val="0"/>
          <w:kern w:val="0"/>
          <w:lang w:val="en-US"/>
        </w:rPr>
        <w:commentReference w:id="537"/>
      </w:r>
      <w:commentRangeEnd w:id="538"/>
      <w:r w:rsidR="00F201C3">
        <w:rPr>
          <w:rStyle w:val="CommentReference"/>
          <w:rFonts w:ascii="Century Gothic" w:hAnsi="Century Gothic" w:cs="Times New Roman"/>
          <w:b w:val="0"/>
          <w:bCs w:val="0"/>
          <w:iCs w:val="0"/>
          <w:smallCaps w:val="0"/>
          <w:kern w:val="0"/>
          <w:lang w:val="en-US"/>
        </w:rPr>
        <w:commentReference w:id="538"/>
      </w:r>
      <w:r w:rsidR="002803E6">
        <w:t>/Syndication</w:t>
      </w:r>
      <w:r w:rsidRPr="006F4910">
        <w:t xml:space="preserve"> Results File</w:t>
      </w:r>
      <w:bookmarkEnd w:id="533"/>
      <w:bookmarkEnd w:id="534"/>
      <w:bookmarkEnd w:id="535"/>
    </w:p>
    <w:p w14:paraId="0DFF5A1B" w14:textId="77777777" w:rsidR="00AE0A9A" w:rsidRDefault="00AE0A9A" w:rsidP="00634352">
      <w:pPr>
        <w:pStyle w:val="Heading3"/>
      </w:pPr>
      <w:bookmarkStart w:id="539" w:name="_Toc217999926"/>
      <w:r>
        <w:t>Description</w:t>
      </w:r>
      <w:bookmarkEnd w:id="539"/>
    </w:p>
    <w:p w14:paraId="479B839E" w14:textId="2CDB6086" w:rsidR="004A4ACF" w:rsidRDefault="004A4ACF" w:rsidP="004A4ACF">
      <w:pPr>
        <w:pStyle w:val="Normalwithspace"/>
        <w:rPr>
          <w:rFonts w:asciiTheme="minorHAnsi" w:hAnsiTheme="minorHAnsi" w:cstheme="minorHAnsi"/>
          <w:lang w:val="en-AU"/>
        </w:rPr>
      </w:pPr>
      <w:r w:rsidRPr="005F2B69">
        <w:rPr>
          <w:rFonts w:asciiTheme="minorHAnsi" w:hAnsiTheme="minorHAnsi" w:cstheme="minorHAnsi"/>
          <w:lang w:val="en-AU"/>
        </w:rPr>
        <w:t>OMEGA</w:t>
      </w:r>
      <w:r>
        <w:rPr>
          <w:rFonts w:asciiTheme="minorHAnsi" w:hAnsiTheme="minorHAnsi" w:cstheme="minorHAnsi"/>
          <w:lang w:val="en-AU"/>
        </w:rPr>
        <w:t xml:space="preserve"> provides retail banks with </w:t>
      </w:r>
      <w:r w:rsidR="001D3268">
        <w:rPr>
          <w:rFonts w:asciiTheme="minorHAnsi" w:hAnsiTheme="minorHAnsi" w:cstheme="minorHAnsi"/>
          <w:lang w:val="en-AU"/>
        </w:rPr>
        <w:t>SGS</w:t>
      </w:r>
      <w:r w:rsidR="00F203C5">
        <w:rPr>
          <w:rFonts w:asciiTheme="minorHAnsi" w:hAnsiTheme="minorHAnsi" w:cstheme="minorHAnsi"/>
          <w:lang w:val="en-AU"/>
        </w:rPr>
        <w:t xml:space="preserve"> Bonds</w:t>
      </w:r>
      <w:r w:rsidR="001D3268">
        <w:rPr>
          <w:rFonts w:asciiTheme="minorHAnsi" w:hAnsiTheme="minorHAnsi" w:cstheme="minorHAnsi"/>
          <w:lang w:val="en-AU"/>
        </w:rPr>
        <w:t>/T-Bills</w:t>
      </w:r>
      <w:commentRangeStart w:id="540"/>
      <w:r>
        <w:rPr>
          <w:rFonts w:asciiTheme="minorHAnsi" w:hAnsiTheme="minorHAnsi" w:cstheme="minorHAnsi"/>
          <w:lang w:val="en-AU"/>
        </w:rPr>
        <w:t xml:space="preserve"> </w:t>
      </w:r>
      <w:commentRangeEnd w:id="540"/>
      <w:r w:rsidR="00C66AEC">
        <w:rPr>
          <w:rStyle w:val="CommentReference"/>
          <w:lang w:val="en-US"/>
        </w:rPr>
        <w:commentReference w:id="540"/>
      </w:r>
      <w:r>
        <w:rPr>
          <w:rFonts w:asciiTheme="minorHAnsi" w:hAnsiTheme="minorHAnsi" w:cstheme="minorHAnsi"/>
          <w:lang w:val="en-AU"/>
        </w:rPr>
        <w:t xml:space="preserve">results file after the </w:t>
      </w:r>
      <w:r w:rsidR="00CE6403">
        <w:rPr>
          <w:rFonts w:asciiTheme="minorHAnsi" w:hAnsiTheme="minorHAnsi" w:cstheme="minorHAnsi"/>
          <w:lang w:val="en-AU"/>
        </w:rPr>
        <w:t xml:space="preserve">retail </w:t>
      </w:r>
      <w:r>
        <w:rPr>
          <w:rFonts w:asciiTheme="minorHAnsi" w:hAnsiTheme="minorHAnsi" w:cstheme="minorHAnsi"/>
          <w:lang w:val="en-AU"/>
        </w:rPr>
        <w:t>results have been verified and published.</w:t>
      </w:r>
    </w:p>
    <w:p w14:paraId="174CA88C" w14:textId="7E60DD95" w:rsidR="004A4ACF" w:rsidRPr="004A4ACF" w:rsidRDefault="004A4ACF" w:rsidP="004A4ACF">
      <w:pPr>
        <w:pStyle w:val="Normalwithspace"/>
        <w:rPr>
          <w:rFonts w:asciiTheme="minorHAnsi" w:hAnsiTheme="minorHAnsi" w:cstheme="minorHAnsi"/>
          <w:lang w:val="en-AU"/>
        </w:rPr>
      </w:pPr>
      <w:r w:rsidRPr="005F2B69">
        <w:rPr>
          <w:rFonts w:asciiTheme="minorHAnsi" w:hAnsiTheme="minorHAnsi" w:cstheme="minorHAnsi"/>
          <w:lang w:val="en-AU"/>
        </w:rPr>
        <w:t xml:space="preserve">A dedicated file is transmitted for each </w:t>
      </w:r>
      <w:ins w:id="541" w:author="Han Xie CHAI (MAS)" w:date="2026-01-14T14:50:00Z" w16du:dateUtc="2026-01-14T06:50:00Z">
        <w:r w:rsidR="00F736B3">
          <w:rPr>
            <w:rFonts w:asciiTheme="minorHAnsi" w:hAnsiTheme="minorHAnsi" w:cstheme="minorHAnsi"/>
            <w:lang w:val="en-AU"/>
          </w:rPr>
          <w:t>application</w:t>
        </w:r>
      </w:ins>
      <w:ins w:id="542" w:author="Han Xie CHAI (MAS)" w:date="2026-01-14T14:51:00Z" w16du:dateUtc="2026-01-14T06:51:00Z">
        <w:r w:rsidR="00F736B3">
          <w:rPr>
            <w:rFonts w:asciiTheme="minorHAnsi" w:hAnsiTheme="minorHAnsi" w:cstheme="minorHAnsi"/>
            <w:lang w:val="en-AU"/>
          </w:rPr>
          <w:t xml:space="preserve"> </w:t>
        </w:r>
      </w:ins>
      <w:del w:id="543" w:author="Han Xie CHAI (MAS)" w:date="2026-01-14T14:32:00Z" w16du:dateUtc="2026-01-14T06:32:00Z">
        <w:r w:rsidDel="00136D12">
          <w:rPr>
            <w:rFonts w:asciiTheme="minorHAnsi" w:hAnsiTheme="minorHAnsi" w:cstheme="minorHAnsi"/>
            <w:lang w:val="en-AU"/>
          </w:rPr>
          <w:delText xml:space="preserve">payment </w:delText>
        </w:r>
      </w:del>
      <w:r>
        <w:rPr>
          <w:rFonts w:asciiTheme="minorHAnsi" w:hAnsiTheme="minorHAnsi" w:cstheme="minorHAnsi"/>
          <w:lang w:val="en-AU"/>
        </w:rPr>
        <w:t>type (CASH</w:t>
      </w:r>
      <w:r w:rsidR="00325AC3">
        <w:rPr>
          <w:rFonts w:asciiTheme="minorHAnsi" w:hAnsiTheme="minorHAnsi" w:cstheme="minorHAnsi"/>
          <w:lang w:val="en-AU"/>
        </w:rPr>
        <w:t>, CPFIS</w:t>
      </w:r>
      <w:r>
        <w:rPr>
          <w:rFonts w:asciiTheme="minorHAnsi" w:hAnsiTheme="minorHAnsi" w:cstheme="minorHAnsi"/>
          <w:lang w:val="en-AU"/>
        </w:rPr>
        <w:t xml:space="preserve"> or SRS</w:t>
      </w:r>
      <w:r w:rsidR="00565AD8">
        <w:rPr>
          <w:rFonts w:asciiTheme="minorHAnsi" w:hAnsiTheme="minorHAnsi" w:cstheme="minorHAnsi"/>
          <w:lang w:val="en-AU"/>
        </w:rPr>
        <w:t>) and</w:t>
      </w:r>
      <w:r w:rsidR="001D3268">
        <w:rPr>
          <w:rFonts w:asciiTheme="minorHAnsi" w:hAnsiTheme="minorHAnsi" w:cstheme="minorHAnsi"/>
          <w:lang w:val="en-AU"/>
        </w:rPr>
        <w:t xml:space="preserve"> </w:t>
      </w:r>
      <w:del w:id="544" w:author="Han Xie CHAI (MAS)" w:date="2026-01-14T14:34:00Z" w16du:dateUtc="2026-01-14T06:34:00Z">
        <w:r w:rsidR="00192D66" w:rsidDel="00136D12">
          <w:rPr>
            <w:rFonts w:asciiTheme="minorHAnsi" w:hAnsiTheme="minorHAnsi" w:cstheme="minorHAnsi"/>
            <w:lang w:val="en-AU"/>
          </w:rPr>
          <w:delText xml:space="preserve">is </w:delText>
        </w:r>
        <w:commentRangeStart w:id="545"/>
        <w:commentRangeStart w:id="546"/>
        <w:r w:rsidR="00192D66" w:rsidDel="00136D12">
          <w:rPr>
            <w:rFonts w:asciiTheme="minorHAnsi" w:hAnsiTheme="minorHAnsi" w:cstheme="minorHAnsi"/>
            <w:lang w:val="en-AU"/>
          </w:rPr>
          <w:delText xml:space="preserve">further differentiated </w:delText>
        </w:r>
        <w:commentRangeEnd w:id="545"/>
        <w:r w:rsidR="001231F8" w:rsidDel="00136D12">
          <w:rPr>
            <w:rStyle w:val="CommentReference"/>
            <w:lang w:val="en-US"/>
          </w:rPr>
          <w:commentReference w:id="545"/>
        </w:r>
      </w:del>
      <w:commentRangeEnd w:id="546"/>
      <w:r w:rsidR="00626309">
        <w:rPr>
          <w:rStyle w:val="CommentReference"/>
          <w:lang w:val="en-US"/>
        </w:rPr>
        <w:commentReference w:id="546"/>
      </w:r>
      <w:del w:id="547" w:author="Han Xie CHAI (MAS)" w:date="2026-01-14T14:34:00Z" w16du:dateUtc="2026-01-14T06:34:00Z">
        <w:r w:rsidR="00192D66" w:rsidDel="00136D12">
          <w:rPr>
            <w:rFonts w:asciiTheme="minorHAnsi" w:hAnsiTheme="minorHAnsi" w:cstheme="minorHAnsi"/>
            <w:lang w:val="en-AU"/>
          </w:rPr>
          <w:delText xml:space="preserve">by the </w:delText>
        </w:r>
      </w:del>
      <w:del w:id="548" w:author="Han Xie CHAI (MAS)" w:date="2026-01-14T14:32:00Z" w16du:dateUtc="2026-01-14T06:32:00Z">
        <w:r w:rsidR="00192D66" w:rsidDel="00136D12">
          <w:rPr>
            <w:rFonts w:asciiTheme="minorHAnsi" w:hAnsiTheme="minorHAnsi" w:cstheme="minorHAnsi"/>
            <w:lang w:val="en-AU"/>
          </w:rPr>
          <w:delText>process</w:delText>
        </w:r>
      </w:del>
      <w:ins w:id="549" w:author="Han Xie CHAI (MAS)" w:date="2026-01-14T14:34:00Z" w16du:dateUtc="2026-01-14T06:34:00Z">
        <w:r w:rsidR="00136D12">
          <w:rPr>
            <w:rFonts w:asciiTheme="minorHAnsi" w:hAnsiTheme="minorHAnsi" w:cstheme="minorHAnsi"/>
            <w:lang w:val="en-AU"/>
          </w:rPr>
          <w:t>each</w:t>
        </w:r>
      </w:ins>
      <w:r w:rsidR="00192D66">
        <w:rPr>
          <w:rFonts w:asciiTheme="minorHAnsi" w:hAnsiTheme="minorHAnsi" w:cstheme="minorHAnsi"/>
          <w:lang w:val="en-AU"/>
        </w:rPr>
        <w:t xml:space="preserve"> </w:t>
      </w:r>
      <w:ins w:id="550" w:author="Han Xie CHAI (MAS)" w:date="2026-01-14T14:32:00Z" w16du:dateUtc="2026-01-14T06:32:00Z">
        <w:r w:rsidR="00136D12">
          <w:rPr>
            <w:rFonts w:asciiTheme="minorHAnsi" w:hAnsiTheme="minorHAnsi" w:cstheme="minorHAnsi"/>
            <w:lang w:val="en-AU"/>
          </w:rPr>
          <w:t xml:space="preserve">issuance </w:t>
        </w:r>
      </w:ins>
      <w:r w:rsidR="00192D66">
        <w:rPr>
          <w:rFonts w:asciiTheme="minorHAnsi" w:hAnsiTheme="minorHAnsi" w:cstheme="minorHAnsi"/>
          <w:lang w:val="en-AU"/>
        </w:rPr>
        <w:t xml:space="preserve">type (Auction or </w:t>
      </w:r>
      <w:commentRangeStart w:id="551"/>
      <w:commentRangeStart w:id="552"/>
      <w:r w:rsidR="00192D66">
        <w:rPr>
          <w:rFonts w:asciiTheme="minorHAnsi" w:hAnsiTheme="minorHAnsi" w:cstheme="minorHAnsi"/>
          <w:lang w:val="en-AU"/>
        </w:rPr>
        <w:t>Syndication</w:t>
      </w:r>
      <w:commentRangeEnd w:id="551"/>
      <w:r w:rsidR="00BF18E8">
        <w:rPr>
          <w:rStyle w:val="CommentReference"/>
          <w:lang w:val="en-US"/>
        </w:rPr>
        <w:commentReference w:id="551"/>
      </w:r>
      <w:commentRangeEnd w:id="552"/>
      <w:r w:rsidR="00E87BBD">
        <w:rPr>
          <w:rStyle w:val="CommentReference"/>
          <w:lang w:val="en-US"/>
        </w:rPr>
        <w:commentReference w:id="552"/>
      </w:r>
      <w:r w:rsidR="00192D66">
        <w:rPr>
          <w:rFonts w:asciiTheme="minorHAnsi" w:hAnsiTheme="minorHAnsi" w:cstheme="minorHAnsi"/>
          <w:lang w:val="en-AU"/>
        </w:rPr>
        <w:t xml:space="preserve">). </w:t>
      </w:r>
      <w:r w:rsidR="00074E8A">
        <w:rPr>
          <w:rFonts w:asciiTheme="minorHAnsi" w:hAnsiTheme="minorHAnsi" w:cstheme="minorHAnsi"/>
          <w:lang w:val="en-AU"/>
        </w:rPr>
        <w:t xml:space="preserve">Each file may contain the </w:t>
      </w:r>
      <w:r w:rsidR="00074E8A">
        <w:rPr>
          <w:rFonts w:asciiTheme="minorHAnsi" w:hAnsiTheme="minorHAnsi" w:cstheme="minorHAnsi"/>
          <w:lang w:val="en-AU"/>
        </w:rPr>
        <w:lastRenderedPageBreak/>
        <w:t>results on multiple securities across different security types, provided the necessary security information is clearly specified as the Detail Header Record(s).</w:t>
      </w:r>
    </w:p>
    <w:p w14:paraId="18307F13" w14:textId="77777777" w:rsidR="00AE0A9A" w:rsidRDefault="00AE0A9A" w:rsidP="00634352">
      <w:pPr>
        <w:pStyle w:val="Heading3"/>
      </w:pPr>
      <w:bookmarkStart w:id="553" w:name="_Toc217999927"/>
      <w:r>
        <w:t>Securities Involved</w:t>
      </w:r>
      <w:bookmarkEnd w:id="553"/>
    </w:p>
    <w:p w14:paraId="36866E6F" w14:textId="77777777" w:rsidR="006F444A" w:rsidRDefault="006F444A" w:rsidP="006F444A">
      <w:pPr>
        <w:pStyle w:val="Normalwithspace"/>
        <w:rPr>
          <w:rFonts w:asciiTheme="minorHAnsi" w:hAnsiTheme="minorHAnsi" w:cstheme="minorHAnsi"/>
          <w:lang w:val="en-AU"/>
        </w:rPr>
      </w:pPr>
      <w:r>
        <w:rPr>
          <w:rFonts w:asciiTheme="minorHAnsi" w:hAnsiTheme="minorHAnsi" w:cstheme="minorHAnsi"/>
          <w:lang w:val="en-AU"/>
        </w:rPr>
        <w:t>This file only involves the specific security types:</w:t>
      </w:r>
    </w:p>
    <w:p w14:paraId="5E47704A" w14:textId="77777777" w:rsidR="006F444A" w:rsidRDefault="006F444A" w:rsidP="00450B41">
      <w:pPr>
        <w:pStyle w:val="OrderedList"/>
        <w:numPr>
          <w:ilvl w:val="0"/>
          <w:numId w:val="40"/>
        </w:numPr>
        <w:rPr>
          <w:lang w:val="en-AU"/>
        </w:rPr>
      </w:pPr>
      <w:r>
        <w:rPr>
          <w:lang w:val="en-AU"/>
        </w:rPr>
        <w:t xml:space="preserve">SGS Bonds (auction, mini-auction &amp; </w:t>
      </w:r>
      <w:r w:rsidRPr="00B24DFD">
        <w:rPr>
          <w:lang w:val="en-AU"/>
        </w:rPr>
        <w:t>syndication</w:t>
      </w:r>
      <w:r>
        <w:rPr>
          <w:lang w:val="en-AU"/>
        </w:rPr>
        <w:t>)</w:t>
      </w:r>
    </w:p>
    <w:p w14:paraId="71D1443A" w14:textId="3798EE40" w:rsidR="00356A55" w:rsidRPr="00356A55" w:rsidRDefault="006F444A" w:rsidP="00356A55">
      <w:pPr>
        <w:pStyle w:val="OrderedList"/>
        <w:numPr>
          <w:ilvl w:val="0"/>
          <w:numId w:val="40"/>
        </w:numPr>
        <w:rPr>
          <w:lang w:val="en-AU"/>
        </w:rPr>
      </w:pPr>
      <w:r>
        <w:rPr>
          <w:lang w:val="en-AU"/>
        </w:rPr>
        <w:t>T-Bills</w:t>
      </w:r>
    </w:p>
    <w:p w14:paraId="623B48B7" w14:textId="77777777" w:rsidR="00A759C9" w:rsidRDefault="00A759C9" w:rsidP="00634352">
      <w:pPr>
        <w:pStyle w:val="Heading3"/>
      </w:pPr>
      <w:bookmarkStart w:id="554" w:name="_Toc217999928"/>
      <w:r>
        <w:t>File Names</w:t>
      </w:r>
      <w:bookmarkEnd w:id="554"/>
    </w:p>
    <w:p w14:paraId="0305CEB6" w14:textId="77777777" w:rsidR="00A37996" w:rsidRDefault="00A37996" w:rsidP="00A37996">
      <w:pPr>
        <w:pStyle w:val="Normalwithspace"/>
        <w:rPr>
          <w:rFonts w:asciiTheme="minorHAnsi" w:hAnsiTheme="minorHAnsi" w:cstheme="minorHAnsi"/>
          <w:lang w:val="en-AU"/>
        </w:rPr>
      </w:pPr>
      <w:r>
        <w:rPr>
          <w:rFonts w:asciiTheme="minorHAnsi" w:hAnsiTheme="minorHAnsi" w:cstheme="minorHAnsi"/>
          <w:lang w:val="en-AU"/>
        </w:rPr>
        <w:t xml:space="preserve">The following table details the designated file names for each payment type. </w:t>
      </w:r>
      <w:r w:rsidRPr="00415ACB">
        <w:rPr>
          <w:rFonts w:asciiTheme="minorHAnsi" w:hAnsiTheme="minorHAnsi" w:cstheme="minorHAnsi"/>
          <w:lang w:val="en-AU"/>
        </w:rPr>
        <w:t>For the final file name construction, the placeholder [</w:t>
      </w:r>
      <w:r w:rsidRPr="006E582A">
        <w:rPr>
          <w:rFonts w:asciiTheme="minorHAnsi" w:hAnsiTheme="minorHAnsi" w:cstheme="minorHAnsi"/>
          <w:b/>
          <w:bCs/>
          <w:i/>
          <w:iCs/>
          <w:lang w:val="en-AU"/>
        </w:rPr>
        <w:t>acronym of FI</w:t>
      </w:r>
      <w:r>
        <w:rPr>
          <w:rFonts w:asciiTheme="minorHAnsi" w:hAnsiTheme="minorHAnsi" w:cstheme="minorHAnsi"/>
          <w:b/>
          <w:bCs/>
          <w:i/>
          <w:iCs/>
          <w:lang w:val="en-AU"/>
        </w:rPr>
        <w:t>/CDP</w:t>
      </w:r>
      <w:r w:rsidRPr="00415ACB">
        <w:rPr>
          <w:rFonts w:asciiTheme="minorHAnsi" w:hAnsiTheme="minorHAnsi" w:cstheme="minorHAnsi"/>
          <w:lang w:val="en-AU"/>
        </w:rPr>
        <w:t xml:space="preserve">] must be substituted with the specific acronym value associated with the applicable </w:t>
      </w:r>
      <w:r>
        <w:rPr>
          <w:rFonts w:asciiTheme="minorHAnsi" w:hAnsiTheme="minorHAnsi" w:cstheme="minorHAnsi"/>
          <w:lang w:val="en-AU"/>
        </w:rPr>
        <w:t>Destination</w:t>
      </w:r>
      <w:r w:rsidRPr="00415ACB">
        <w:rPr>
          <w:rFonts w:asciiTheme="minorHAnsi" w:hAnsiTheme="minorHAnsi" w:cstheme="minorHAnsi"/>
          <w:lang w:val="en-AU"/>
        </w:rPr>
        <w:t>.</w:t>
      </w:r>
    </w:p>
    <w:p w14:paraId="10D7C542" w14:textId="19B4C044" w:rsidR="00A37996" w:rsidRDefault="00A37996" w:rsidP="00A37996">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1_–" w:history="1">
        <w:r>
          <w:rPr>
            <w:rStyle w:val="Hyperlink"/>
            <w:rFonts w:asciiTheme="minorHAnsi" w:hAnsiTheme="minorHAnsi" w:cstheme="minorHAnsi"/>
            <w:lang w:val="en-AU"/>
          </w:rPr>
          <w:t>Appendix C.1 – Acronyms of Retail Banks &amp; CDP</w:t>
        </w:r>
      </w:hyperlink>
      <w:r>
        <w:rPr>
          <w:rFonts w:asciiTheme="minorHAnsi" w:hAnsiTheme="minorHAnsi" w:cstheme="minorHAnsi"/>
          <w:lang w:val="en-AU"/>
        </w:rPr>
        <w:t xml:space="preserve"> for the complete list of valid acronym values for file names.</w:t>
      </w:r>
    </w:p>
    <w:p w14:paraId="40B71DBD" w14:textId="77777777" w:rsidR="00A37996" w:rsidRPr="003D648B" w:rsidRDefault="00A37996" w:rsidP="00A37996">
      <w:pPr>
        <w:pStyle w:val="Normalwithspace"/>
        <w:rPr>
          <w:rFonts w:asciiTheme="minorHAnsi" w:hAnsiTheme="minorHAnsi" w:cstheme="minorHAnsi"/>
          <w:lang w:val="en-AU"/>
        </w:rPr>
      </w:pPr>
    </w:p>
    <w:tbl>
      <w:tblPr>
        <w:tblStyle w:val="TableGrid"/>
        <w:tblW w:w="9134" w:type="dxa"/>
        <w:tblLook w:val="04A0" w:firstRow="1" w:lastRow="0" w:firstColumn="1" w:lastColumn="0" w:noHBand="0" w:noVBand="1"/>
      </w:tblPr>
      <w:tblGrid>
        <w:gridCol w:w="903"/>
        <w:gridCol w:w="1261"/>
        <w:gridCol w:w="3000"/>
        <w:gridCol w:w="1019"/>
        <w:gridCol w:w="1719"/>
        <w:gridCol w:w="1232"/>
      </w:tblGrid>
      <w:tr w:rsidR="00A37996" w14:paraId="28932256" w14:textId="77777777" w:rsidTr="0067476F">
        <w:tc>
          <w:tcPr>
            <w:tcW w:w="936" w:type="dxa"/>
            <w:shd w:val="clear" w:color="auto" w:fill="D9D9D9" w:themeFill="background1" w:themeFillShade="D9"/>
          </w:tcPr>
          <w:p w14:paraId="4BFCC54F" w14:textId="77777777" w:rsidR="00A37996" w:rsidRPr="00796860" w:rsidRDefault="00A37996" w:rsidP="00742B6B">
            <w:pPr>
              <w:pStyle w:val="TableHeading"/>
              <w:jc w:val="both"/>
              <w:rPr>
                <w:rFonts w:asciiTheme="minorHAnsi" w:hAnsiTheme="minorHAnsi" w:cstheme="minorHAnsi"/>
              </w:rPr>
            </w:pPr>
            <w:r w:rsidRPr="00796860">
              <w:rPr>
                <w:rFonts w:asciiTheme="minorHAnsi" w:hAnsiTheme="minorHAnsi" w:cstheme="minorHAnsi"/>
              </w:rPr>
              <w:t>S/N</w:t>
            </w:r>
          </w:p>
        </w:tc>
        <w:tc>
          <w:tcPr>
            <w:tcW w:w="1030" w:type="dxa"/>
            <w:shd w:val="clear" w:color="auto" w:fill="D9D9D9" w:themeFill="background1" w:themeFillShade="D9"/>
          </w:tcPr>
          <w:p w14:paraId="3B2A45E2" w14:textId="293472E9" w:rsidR="00A37996" w:rsidRPr="00796860" w:rsidRDefault="00A37996" w:rsidP="00742B6B">
            <w:pPr>
              <w:pStyle w:val="TableHeading"/>
              <w:rPr>
                <w:rFonts w:asciiTheme="minorHAnsi" w:hAnsiTheme="minorHAnsi" w:cstheme="minorHAnsi"/>
              </w:rPr>
            </w:pPr>
            <w:del w:id="555" w:author="Han Xie CHAI (MAS)" w:date="2026-01-14T14:51:00Z" w16du:dateUtc="2026-01-14T06:51:00Z">
              <w:r w:rsidDel="00F736B3">
                <w:rPr>
                  <w:rFonts w:asciiTheme="minorHAnsi" w:hAnsiTheme="minorHAnsi" w:cstheme="minorHAnsi"/>
                </w:rPr>
                <w:delText>Payment</w:delText>
              </w:r>
              <w:r w:rsidRPr="00796860" w:rsidDel="00F736B3">
                <w:rPr>
                  <w:rFonts w:asciiTheme="minorHAnsi" w:hAnsiTheme="minorHAnsi" w:cstheme="minorHAnsi"/>
                </w:rPr>
                <w:delText xml:space="preserve"> </w:delText>
              </w:r>
            </w:del>
            <w:ins w:id="556" w:author="Han Xie CHAI (MAS)" w:date="2026-01-14T14:51:00Z" w16du:dateUtc="2026-01-14T06:51:00Z">
              <w:r w:rsidR="00F736B3">
                <w:rPr>
                  <w:rFonts w:asciiTheme="minorHAnsi" w:hAnsiTheme="minorHAnsi" w:cstheme="minorHAnsi"/>
                </w:rPr>
                <w:t>Application</w:t>
              </w:r>
              <w:r w:rsidR="00F736B3" w:rsidRPr="00796860">
                <w:rPr>
                  <w:rFonts w:asciiTheme="minorHAnsi" w:hAnsiTheme="minorHAnsi" w:cstheme="minorHAnsi"/>
                </w:rPr>
                <w:t xml:space="preserve"> </w:t>
              </w:r>
            </w:ins>
            <w:r w:rsidRPr="00796860">
              <w:rPr>
                <w:rFonts w:asciiTheme="minorHAnsi" w:hAnsiTheme="minorHAnsi" w:cstheme="minorHAnsi"/>
              </w:rPr>
              <w:t>Type</w:t>
            </w:r>
          </w:p>
        </w:tc>
        <w:tc>
          <w:tcPr>
            <w:tcW w:w="3131" w:type="dxa"/>
            <w:shd w:val="clear" w:color="auto" w:fill="D9D9D9" w:themeFill="background1" w:themeFillShade="D9"/>
          </w:tcPr>
          <w:p w14:paraId="5FC7D54D" w14:textId="77777777" w:rsidR="00A37996" w:rsidRPr="00796860" w:rsidRDefault="00A37996" w:rsidP="00742B6B">
            <w:pPr>
              <w:pStyle w:val="TableHeading"/>
              <w:rPr>
                <w:rFonts w:asciiTheme="minorHAnsi" w:hAnsiTheme="minorHAnsi" w:cstheme="minorHAnsi"/>
              </w:rPr>
            </w:pPr>
            <w:commentRangeStart w:id="557"/>
            <w:r w:rsidRPr="00796860">
              <w:rPr>
                <w:rFonts w:asciiTheme="minorHAnsi" w:hAnsiTheme="minorHAnsi" w:cstheme="minorHAnsi"/>
              </w:rPr>
              <w:t>File Name</w:t>
            </w:r>
            <w:commentRangeEnd w:id="557"/>
            <w:r w:rsidR="007D158A">
              <w:rPr>
                <w:rStyle w:val="CommentReference"/>
                <w:rFonts w:ascii="Century Gothic" w:hAnsi="Century Gothic"/>
                <w:b w:val="0"/>
                <w:lang w:val="en-US"/>
              </w:rPr>
              <w:commentReference w:id="557"/>
            </w:r>
          </w:p>
        </w:tc>
        <w:tc>
          <w:tcPr>
            <w:tcW w:w="1028" w:type="dxa"/>
            <w:shd w:val="clear" w:color="auto" w:fill="D9D9D9" w:themeFill="background1" w:themeFillShade="D9"/>
          </w:tcPr>
          <w:p w14:paraId="104EE1E3" w14:textId="77777777" w:rsidR="00A37996" w:rsidRDefault="00A37996" w:rsidP="00742B6B">
            <w:pPr>
              <w:pStyle w:val="TableHeading"/>
              <w:rPr>
                <w:rFonts w:asciiTheme="minorHAnsi" w:hAnsiTheme="minorHAnsi" w:cstheme="minorHAnsi"/>
              </w:rPr>
            </w:pPr>
            <w:r>
              <w:rPr>
                <w:rFonts w:asciiTheme="minorHAnsi" w:hAnsiTheme="minorHAnsi" w:cstheme="minorHAnsi"/>
              </w:rPr>
              <w:t>Source</w:t>
            </w:r>
          </w:p>
        </w:tc>
        <w:tc>
          <w:tcPr>
            <w:tcW w:w="1761" w:type="dxa"/>
            <w:shd w:val="clear" w:color="auto" w:fill="D9D9D9" w:themeFill="background1" w:themeFillShade="D9"/>
          </w:tcPr>
          <w:p w14:paraId="3D3C7F0E" w14:textId="77777777" w:rsidR="00A37996" w:rsidRDefault="00A37996" w:rsidP="00742B6B">
            <w:pPr>
              <w:pStyle w:val="TableHeading"/>
              <w:rPr>
                <w:rFonts w:asciiTheme="minorHAnsi" w:hAnsiTheme="minorHAnsi" w:cstheme="minorHAnsi"/>
              </w:rPr>
            </w:pPr>
            <w:r>
              <w:rPr>
                <w:rFonts w:asciiTheme="minorHAnsi" w:hAnsiTheme="minorHAnsi" w:cstheme="minorHAnsi"/>
              </w:rPr>
              <w:t>Destination</w:t>
            </w:r>
          </w:p>
        </w:tc>
        <w:tc>
          <w:tcPr>
            <w:tcW w:w="1248" w:type="dxa"/>
            <w:shd w:val="clear" w:color="auto" w:fill="D9D9D9" w:themeFill="background1" w:themeFillShade="D9"/>
          </w:tcPr>
          <w:p w14:paraId="54E321C3" w14:textId="77777777" w:rsidR="00A37996" w:rsidRDefault="00A37996" w:rsidP="00742B6B">
            <w:pPr>
              <w:pStyle w:val="TableHeading"/>
              <w:rPr>
                <w:rFonts w:asciiTheme="minorHAnsi" w:hAnsiTheme="minorHAnsi" w:cstheme="minorHAnsi"/>
              </w:rPr>
            </w:pPr>
            <w:r>
              <w:rPr>
                <w:rFonts w:asciiTheme="minorHAnsi" w:hAnsiTheme="minorHAnsi" w:cstheme="minorHAnsi"/>
              </w:rPr>
              <w:t xml:space="preserve">Incoming / Outgoing </w:t>
            </w:r>
          </w:p>
        </w:tc>
      </w:tr>
      <w:tr w:rsidR="0067476F" w14:paraId="284A7CF9" w14:textId="77777777" w:rsidTr="00047A0E">
        <w:tc>
          <w:tcPr>
            <w:tcW w:w="9134" w:type="dxa"/>
            <w:gridSpan w:val="6"/>
          </w:tcPr>
          <w:p w14:paraId="0D4F3527" w14:textId="77777777" w:rsidR="00C36E27" w:rsidRDefault="00C36E27" w:rsidP="0067476F">
            <w:pPr>
              <w:rPr>
                <w:rFonts w:asciiTheme="minorHAnsi" w:hAnsiTheme="minorHAnsi" w:cstheme="minorHAnsi"/>
                <w:b/>
                <w:bCs/>
              </w:rPr>
            </w:pPr>
          </w:p>
          <w:p w14:paraId="583FF297" w14:textId="162E67C2" w:rsidR="0067476F" w:rsidRPr="0067476F" w:rsidRDefault="0067476F" w:rsidP="0067476F">
            <w:pPr>
              <w:rPr>
                <w:rFonts w:asciiTheme="minorHAnsi" w:hAnsiTheme="minorHAnsi" w:cstheme="minorHAnsi"/>
                <w:b/>
                <w:bCs/>
              </w:rPr>
            </w:pPr>
            <w:r w:rsidRPr="0067476F">
              <w:rPr>
                <w:rFonts w:asciiTheme="minorHAnsi" w:hAnsiTheme="minorHAnsi" w:cstheme="minorHAnsi"/>
                <w:b/>
                <w:bCs/>
              </w:rPr>
              <w:t>Auction results</w:t>
            </w:r>
          </w:p>
        </w:tc>
      </w:tr>
      <w:tr w:rsidR="00A37996" w14:paraId="47193A67" w14:textId="77777777" w:rsidTr="0067476F">
        <w:tc>
          <w:tcPr>
            <w:tcW w:w="936" w:type="dxa"/>
          </w:tcPr>
          <w:p w14:paraId="2F9917AF" w14:textId="77777777" w:rsidR="00A37996" w:rsidRPr="00796860" w:rsidRDefault="00A37996" w:rsidP="00857344">
            <w:pPr>
              <w:pStyle w:val="ListParagraph"/>
              <w:numPr>
                <w:ilvl w:val="0"/>
                <w:numId w:val="115"/>
              </w:numPr>
            </w:pPr>
          </w:p>
        </w:tc>
        <w:tc>
          <w:tcPr>
            <w:tcW w:w="1030" w:type="dxa"/>
          </w:tcPr>
          <w:p w14:paraId="1F2E5145" w14:textId="77777777" w:rsidR="00A37996" w:rsidRPr="00796860" w:rsidRDefault="00A37996" w:rsidP="00742B6B">
            <w:pPr>
              <w:spacing w:line="360" w:lineRule="auto"/>
              <w:jc w:val="left"/>
              <w:rPr>
                <w:rFonts w:asciiTheme="minorHAnsi" w:hAnsiTheme="minorHAnsi" w:cstheme="minorHAnsi"/>
                <w:iCs/>
                <w:szCs w:val="22"/>
              </w:rPr>
            </w:pPr>
            <w:r>
              <w:rPr>
                <w:rFonts w:asciiTheme="minorHAnsi" w:hAnsiTheme="minorHAnsi" w:cstheme="minorHAnsi"/>
                <w:iCs/>
                <w:szCs w:val="22"/>
              </w:rPr>
              <w:t>CASH</w:t>
            </w:r>
          </w:p>
        </w:tc>
        <w:tc>
          <w:tcPr>
            <w:tcW w:w="3131" w:type="dxa"/>
          </w:tcPr>
          <w:p w14:paraId="4EF07C7D" w14:textId="18B86358" w:rsidR="00A37996" w:rsidRPr="00B0185B" w:rsidRDefault="00A37996" w:rsidP="00742B6B">
            <w:pPr>
              <w:spacing w:line="360" w:lineRule="auto"/>
              <w:jc w:val="left"/>
              <w:rPr>
                <w:rFonts w:asciiTheme="minorHAnsi" w:hAnsiTheme="minorHAnsi" w:cstheme="minorHAnsi"/>
                <w:iCs/>
                <w:szCs w:val="22"/>
                <w:highlight w:val="yellow"/>
              </w:rPr>
            </w:pPr>
            <w:proofErr w:type="spellStart"/>
            <w:r w:rsidRPr="00B0185B">
              <w:rPr>
                <w:rFonts w:asciiTheme="minorHAnsi" w:hAnsiTheme="minorHAnsi" w:cstheme="minorHAnsi"/>
                <w:iCs/>
                <w:szCs w:val="22"/>
                <w:highlight w:val="yellow"/>
              </w:rPr>
              <w:t>ea</w:t>
            </w:r>
            <w:proofErr w:type="spellEnd"/>
            <w:r w:rsidRPr="00B0185B">
              <w:rPr>
                <w:rFonts w:asciiTheme="minorHAnsi" w:hAnsiTheme="minorHAnsi" w:cstheme="minorHAnsi"/>
                <w:iCs/>
                <w:szCs w:val="22"/>
                <w:highlight w:val="yellow"/>
              </w:rPr>
              <w:t>_[</w:t>
            </w:r>
            <w:r w:rsidRPr="00B0185B">
              <w:rPr>
                <w:rFonts w:asciiTheme="minorHAnsi" w:hAnsiTheme="minorHAnsi" w:cstheme="minorHAnsi"/>
                <w:b/>
                <w:bCs/>
                <w:i/>
                <w:szCs w:val="22"/>
                <w:highlight w:val="yellow"/>
              </w:rPr>
              <w:t>acronym of FI/CDP</w:t>
            </w:r>
            <w:r w:rsidRPr="00B0185B">
              <w:rPr>
                <w:rFonts w:asciiTheme="minorHAnsi" w:hAnsiTheme="minorHAnsi" w:cstheme="minorHAnsi"/>
                <w:iCs/>
                <w:szCs w:val="22"/>
                <w:highlight w:val="yellow"/>
              </w:rPr>
              <w:t>]_ra1.txt</w:t>
            </w:r>
          </w:p>
        </w:tc>
        <w:tc>
          <w:tcPr>
            <w:tcW w:w="1028" w:type="dxa"/>
          </w:tcPr>
          <w:p w14:paraId="7AE498A1" w14:textId="77777777" w:rsidR="00A37996" w:rsidRDefault="00A37996" w:rsidP="00742B6B">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761" w:type="dxa"/>
          </w:tcPr>
          <w:p w14:paraId="2EC054CC" w14:textId="77777777" w:rsidR="00A37996" w:rsidRDefault="00A37996" w:rsidP="00742B6B">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248" w:type="dxa"/>
          </w:tcPr>
          <w:p w14:paraId="2381D6C6" w14:textId="77777777" w:rsidR="00A37996" w:rsidRDefault="00A37996" w:rsidP="00742B6B">
            <w:pPr>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r w:rsidR="00A37996" w14:paraId="2054CBE8" w14:textId="77777777" w:rsidTr="0067476F">
        <w:tc>
          <w:tcPr>
            <w:tcW w:w="936" w:type="dxa"/>
          </w:tcPr>
          <w:p w14:paraId="2DE25E68" w14:textId="77777777" w:rsidR="00A37996" w:rsidRPr="00796860" w:rsidRDefault="00A37996" w:rsidP="00D21035">
            <w:pPr>
              <w:pStyle w:val="ListParagraph"/>
            </w:pPr>
          </w:p>
        </w:tc>
        <w:tc>
          <w:tcPr>
            <w:tcW w:w="1030" w:type="dxa"/>
          </w:tcPr>
          <w:p w14:paraId="604C7F37" w14:textId="77777777" w:rsidR="00A37996" w:rsidRDefault="00A37996" w:rsidP="00742B6B">
            <w:pPr>
              <w:spacing w:line="360" w:lineRule="auto"/>
              <w:jc w:val="left"/>
              <w:rPr>
                <w:rFonts w:asciiTheme="minorHAnsi" w:hAnsiTheme="minorHAnsi" w:cstheme="minorHAnsi"/>
                <w:iCs/>
                <w:szCs w:val="22"/>
              </w:rPr>
            </w:pPr>
            <w:r>
              <w:rPr>
                <w:rFonts w:asciiTheme="minorHAnsi" w:hAnsiTheme="minorHAnsi" w:cstheme="minorHAnsi"/>
                <w:iCs/>
                <w:szCs w:val="22"/>
              </w:rPr>
              <w:t>CPFIS</w:t>
            </w:r>
          </w:p>
        </w:tc>
        <w:tc>
          <w:tcPr>
            <w:tcW w:w="3131" w:type="dxa"/>
          </w:tcPr>
          <w:p w14:paraId="71B94D19" w14:textId="0746895B" w:rsidR="00A37996" w:rsidRPr="00B0185B" w:rsidRDefault="00A37996" w:rsidP="00742B6B">
            <w:pPr>
              <w:spacing w:line="360" w:lineRule="auto"/>
              <w:jc w:val="left"/>
              <w:rPr>
                <w:rFonts w:asciiTheme="minorHAnsi" w:hAnsiTheme="minorHAnsi" w:cstheme="minorHAnsi"/>
                <w:iCs/>
                <w:szCs w:val="22"/>
                <w:highlight w:val="yellow"/>
              </w:rPr>
            </w:pPr>
            <w:proofErr w:type="spellStart"/>
            <w:r w:rsidRPr="00B0185B">
              <w:rPr>
                <w:rFonts w:asciiTheme="minorHAnsi" w:hAnsiTheme="minorHAnsi" w:cstheme="minorHAnsi"/>
                <w:iCs/>
                <w:szCs w:val="22"/>
                <w:highlight w:val="yellow"/>
              </w:rPr>
              <w:t>ea</w:t>
            </w:r>
            <w:proofErr w:type="spellEnd"/>
            <w:r w:rsidRPr="00B0185B">
              <w:rPr>
                <w:rFonts w:asciiTheme="minorHAnsi" w:hAnsiTheme="minorHAnsi" w:cstheme="minorHAnsi"/>
                <w:iCs/>
                <w:szCs w:val="22"/>
                <w:highlight w:val="yellow"/>
              </w:rPr>
              <w:t>_[</w:t>
            </w:r>
            <w:r w:rsidRPr="00B0185B">
              <w:rPr>
                <w:rFonts w:asciiTheme="minorHAnsi" w:hAnsiTheme="minorHAnsi" w:cstheme="minorHAnsi"/>
                <w:b/>
                <w:bCs/>
                <w:i/>
                <w:szCs w:val="22"/>
                <w:highlight w:val="yellow"/>
              </w:rPr>
              <w:t>acronym of FI/CDP</w:t>
            </w:r>
            <w:r w:rsidRPr="00B0185B">
              <w:rPr>
                <w:rFonts w:asciiTheme="minorHAnsi" w:hAnsiTheme="minorHAnsi" w:cstheme="minorHAnsi"/>
                <w:iCs/>
                <w:szCs w:val="22"/>
                <w:highlight w:val="yellow"/>
              </w:rPr>
              <w:t>]_ra2.txt</w:t>
            </w:r>
          </w:p>
        </w:tc>
        <w:tc>
          <w:tcPr>
            <w:tcW w:w="1028" w:type="dxa"/>
          </w:tcPr>
          <w:p w14:paraId="6CCFBC67" w14:textId="77777777" w:rsidR="00A37996" w:rsidRDefault="00A37996" w:rsidP="00742B6B">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761" w:type="dxa"/>
          </w:tcPr>
          <w:p w14:paraId="787BB33A" w14:textId="77777777" w:rsidR="00A37996" w:rsidRPr="00FA67B0" w:rsidRDefault="00A37996" w:rsidP="00742B6B">
            <w:pPr>
              <w:spacing w:line="360" w:lineRule="auto"/>
              <w:jc w:val="left"/>
              <w:rPr>
                <w:rFonts w:asciiTheme="minorHAnsi" w:hAnsiTheme="minorHAnsi" w:cstheme="minorHAnsi"/>
                <w:b/>
                <w:bCs/>
                <w:iCs/>
                <w:szCs w:val="22"/>
              </w:rPr>
            </w:pPr>
            <w:r>
              <w:rPr>
                <w:rFonts w:asciiTheme="minorHAnsi" w:hAnsiTheme="minorHAnsi" w:cstheme="minorHAnsi"/>
                <w:iCs/>
                <w:szCs w:val="22"/>
              </w:rPr>
              <w:t>Retail Banks</w:t>
            </w:r>
          </w:p>
        </w:tc>
        <w:tc>
          <w:tcPr>
            <w:tcW w:w="1248" w:type="dxa"/>
          </w:tcPr>
          <w:p w14:paraId="3C97A2FE" w14:textId="77777777" w:rsidR="00A37996" w:rsidRDefault="00A37996" w:rsidP="00742B6B">
            <w:pPr>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r w:rsidR="00A37996" w14:paraId="65349E5B" w14:textId="77777777" w:rsidTr="0067476F">
        <w:tc>
          <w:tcPr>
            <w:tcW w:w="936" w:type="dxa"/>
          </w:tcPr>
          <w:p w14:paraId="701F50C1" w14:textId="77777777" w:rsidR="00A37996" w:rsidRPr="00796860" w:rsidRDefault="00A37996" w:rsidP="00D21035">
            <w:pPr>
              <w:pStyle w:val="ListParagraph"/>
            </w:pPr>
          </w:p>
        </w:tc>
        <w:tc>
          <w:tcPr>
            <w:tcW w:w="1030" w:type="dxa"/>
          </w:tcPr>
          <w:p w14:paraId="7C69F545" w14:textId="77777777" w:rsidR="00A37996" w:rsidRPr="00796860" w:rsidRDefault="00A37996" w:rsidP="00742B6B">
            <w:pPr>
              <w:spacing w:line="360" w:lineRule="auto"/>
              <w:jc w:val="left"/>
              <w:rPr>
                <w:rFonts w:asciiTheme="minorHAnsi" w:hAnsiTheme="minorHAnsi" w:cstheme="minorHAnsi"/>
                <w:iCs/>
                <w:szCs w:val="22"/>
              </w:rPr>
            </w:pPr>
            <w:r>
              <w:rPr>
                <w:rFonts w:asciiTheme="minorHAnsi" w:hAnsiTheme="minorHAnsi" w:cstheme="minorHAnsi"/>
                <w:iCs/>
                <w:szCs w:val="22"/>
              </w:rPr>
              <w:t>SRS</w:t>
            </w:r>
          </w:p>
        </w:tc>
        <w:tc>
          <w:tcPr>
            <w:tcW w:w="3131" w:type="dxa"/>
          </w:tcPr>
          <w:p w14:paraId="07F34D55" w14:textId="6B0CB0CA" w:rsidR="00A37996" w:rsidRPr="00B0185B" w:rsidRDefault="00A37996" w:rsidP="00742B6B">
            <w:pPr>
              <w:spacing w:line="360" w:lineRule="auto"/>
              <w:jc w:val="left"/>
              <w:rPr>
                <w:rFonts w:asciiTheme="minorHAnsi" w:hAnsiTheme="minorHAnsi" w:cstheme="minorHAnsi"/>
                <w:iCs/>
                <w:szCs w:val="22"/>
                <w:highlight w:val="yellow"/>
              </w:rPr>
            </w:pPr>
            <w:proofErr w:type="spellStart"/>
            <w:r w:rsidRPr="00B0185B">
              <w:rPr>
                <w:rFonts w:asciiTheme="minorHAnsi" w:hAnsiTheme="minorHAnsi" w:cstheme="minorHAnsi"/>
                <w:iCs/>
                <w:szCs w:val="22"/>
                <w:highlight w:val="yellow"/>
              </w:rPr>
              <w:t>ea</w:t>
            </w:r>
            <w:proofErr w:type="spellEnd"/>
            <w:r w:rsidRPr="00B0185B">
              <w:rPr>
                <w:rFonts w:asciiTheme="minorHAnsi" w:hAnsiTheme="minorHAnsi" w:cstheme="minorHAnsi"/>
                <w:iCs/>
                <w:szCs w:val="22"/>
                <w:highlight w:val="yellow"/>
              </w:rPr>
              <w:t>_[</w:t>
            </w:r>
            <w:r w:rsidRPr="00B0185B">
              <w:rPr>
                <w:rFonts w:asciiTheme="minorHAnsi" w:hAnsiTheme="minorHAnsi" w:cstheme="minorHAnsi"/>
                <w:b/>
                <w:bCs/>
                <w:i/>
                <w:szCs w:val="22"/>
                <w:highlight w:val="yellow"/>
              </w:rPr>
              <w:t>acronym of FI/CDP</w:t>
            </w:r>
            <w:r w:rsidRPr="00B0185B">
              <w:rPr>
                <w:rFonts w:asciiTheme="minorHAnsi" w:hAnsiTheme="minorHAnsi" w:cstheme="minorHAnsi"/>
                <w:iCs/>
                <w:szCs w:val="22"/>
                <w:highlight w:val="yellow"/>
              </w:rPr>
              <w:t>]_ra3.txt</w:t>
            </w:r>
          </w:p>
        </w:tc>
        <w:tc>
          <w:tcPr>
            <w:tcW w:w="1028" w:type="dxa"/>
          </w:tcPr>
          <w:p w14:paraId="1BEA73B3" w14:textId="77777777" w:rsidR="00A37996" w:rsidRDefault="00A37996" w:rsidP="00742B6B">
            <w:pPr>
              <w:spacing w:line="360" w:lineRule="auto"/>
              <w:jc w:val="left"/>
              <w:rPr>
                <w:rFonts w:asciiTheme="minorHAnsi" w:hAnsiTheme="minorHAnsi" w:cstheme="minorHAnsi"/>
                <w:iCs/>
                <w:szCs w:val="22"/>
              </w:rPr>
            </w:pPr>
            <w:r>
              <w:rPr>
                <w:rFonts w:asciiTheme="minorHAnsi" w:hAnsiTheme="minorHAnsi" w:cstheme="minorHAnsi"/>
                <w:iCs/>
                <w:szCs w:val="22"/>
              </w:rPr>
              <w:t>OMEGA</w:t>
            </w:r>
          </w:p>
        </w:tc>
        <w:tc>
          <w:tcPr>
            <w:tcW w:w="1761" w:type="dxa"/>
          </w:tcPr>
          <w:p w14:paraId="0C6547E3" w14:textId="77777777" w:rsidR="00A37996" w:rsidRDefault="00A37996" w:rsidP="00742B6B">
            <w:pPr>
              <w:spacing w:line="360" w:lineRule="auto"/>
              <w:jc w:val="left"/>
              <w:rPr>
                <w:rFonts w:asciiTheme="minorHAnsi" w:hAnsiTheme="minorHAnsi" w:cstheme="minorHAnsi"/>
                <w:iCs/>
                <w:szCs w:val="22"/>
              </w:rPr>
            </w:pPr>
            <w:r>
              <w:rPr>
                <w:rFonts w:asciiTheme="minorHAnsi" w:hAnsiTheme="minorHAnsi" w:cstheme="minorHAnsi"/>
                <w:iCs/>
                <w:szCs w:val="22"/>
              </w:rPr>
              <w:t>Retail Banks</w:t>
            </w:r>
          </w:p>
        </w:tc>
        <w:tc>
          <w:tcPr>
            <w:tcW w:w="1248" w:type="dxa"/>
          </w:tcPr>
          <w:p w14:paraId="2483893D" w14:textId="77777777" w:rsidR="00A37996" w:rsidRDefault="00A37996" w:rsidP="00742B6B">
            <w:pPr>
              <w:spacing w:line="360" w:lineRule="auto"/>
              <w:jc w:val="left"/>
              <w:rPr>
                <w:rFonts w:asciiTheme="minorHAnsi" w:hAnsiTheme="minorHAnsi" w:cstheme="minorHAnsi"/>
                <w:iCs/>
                <w:szCs w:val="22"/>
              </w:rPr>
            </w:pPr>
            <w:r>
              <w:rPr>
                <w:rFonts w:asciiTheme="minorHAnsi" w:hAnsiTheme="minorHAnsi" w:cstheme="minorHAnsi"/>
                <w:iCs/>
                <w:szCs w:val="22"/>
              </w:rPr>
              <w:t>Outgoing</w:t>
            </w:r>
          </w:p>
        </w:tc>
      </w:tr>
      <w:tr w:rsidR="0067476F" w14:paraId="2A81112E" w14:textId="77777777" w:rsidTr="004547A5">
        <w:tc>
          <w:tcPr>
            <w:tcW w:w="9134" w:type="dxa"/>
            <w:gridSpan w:val="6"/>
          </w:tcPr>
          <w:p w14:paraId="465C8E91" w14:textId="77777777" w:rsidR="00C36E27" w:rsidRPr="00325AC3" w:rsidRDefault="00C36E27" w:rsidP="0067476F">
            <w:pPr>
              <w:rPr>
                <w:rFonts w:asciiTheme="minorHAnsi" w:hAnsiTheme="minorHAnsi" w:cstheme="minorHAnsi"/>
                <w:b/>
                <w:bCs/>
                <w:highlight w:val="yellow"/>
              </w:rPr>
            </w:pPr>
          </w:p>
          <w:p w14:paraId="08A12E7C" w14:textId="272839FF" w:rsidR="0067476F" w:rsidRPr="00325AC3" w:rsidRDefault="0067476F" w:rsidP="0067476F">
            <w:pPr>
              <w:rPr>
                <w:rFonts w:asciiTheme="minorHAnsi" w:hAnsiTheme="minorHAnsi" w:cstheme="minorHAnsi"/>
                <w:b/>
                <w:bCs/>
                <w:highlight w:val="yellow"/>
              </w:rPr>
            </w:pPr>
            <w:commentRangeStart w:id="558"/>
            <w:r w:rsidRPr="00325AC3">
              <w:rPr>
                <w:rFonts w:asciiTheme="minorHAnsi" w:hAnsiTheme="minorHAnsi" w:cstheme="minorHAnsi"/>
                <w:b/>
                <w:bCs/>
                <w:highlight w:val="yellow"/>
              </w:rPr>
              <w:t>Syndication results</w:t>
            </w:r>
            <w:r w:rsidR="00E87BBD">
              <w:rPr>
                <w:rFonts w:asciiTheme="minorHAnsi" w:hAnsiTheme="minorHAnsi" w:cstheme="minorHAnsi"/>
                <w:b/>
                <w:bCs/>
                <w:highlight w:val="yellow"/>
              </w:rPr>
              <w:t xml:space="preserve"> </w:t>
            </w:r>
            <w:commentRangeEnd w:id="558"/>
            <w:r w:rsidR="008113D1">
              <w:rPr>
                <w:rStyle w:val="CommentReference"/>
                <w:lang w:val="en-US"/>
              </w:rPr>
              <w:commentReference w:id="558"/>
            </w:r>
            <w:del w:id="559" w:author="Yichen GU from.TOPPAN (MAS)" w:date="2026-01-14T15:18:00Z" w16du:dateUtc="2026-01-14T07:18:00Z">
              <w:r w:rsidR="00E87BBD" w:rsidDel="00656638">
                <w:rPr>
                  <w:rFonts w:asciiTheme="minorHAnsi" w:hAnsiTheme="minorHAnsi" w:cstheme="minorHAnsi"/>
                  <w:b/>
                  <w:bCs/>
                  <w:highlight w:val="yellow"/>
                </w:rPr>
                <w:delText>(Only appli</w:delText>
              </w:r>
              <w:r w:rsidR="00BC2ADD" w:rsidDel="00656638">
                <w:rPr>
                  <w:rFonts w:asciiTheme="minorHAnsi" w:hAnsiTheme="minorHAnsi" w:cstheme="minorHAnsi"/>
                  <w:b/>
                  <w:bCs/>
                  <w:highlight w:val="yellow"/>
                </w:rPr>
                <w:delText>c</w:delText>
              </w:r>
              <w:r w:rsidR="00E87BBD" w:rsidDel="00656638">
                <w:rPr>
                  <w:rFonts w:asciiTheme="minorHAnsi" w:hAnsiTheme="minorHAnsi" w:cstheme="minorHAnsi"/>
                  <w:b/>
                  <w:bCs/>
                  <w:highlight w:val="yellow"/>
                </w:rPr>
                <w:delText>able to CASH)</w:delText>
              </w:r>
            </w:del>
          </w:p>
        </w:tc>
      </w:tr>
      <w:tr w:rsidR="0006633D" w14:paraId="4109E77A" w14:textId="77777777" w:rsidTr="0067476F">
        <w:tc>
          <w:tcPr>
            <w:tcW w:w="936" w:type="dxa"/>
          </w:tcPr>
          <w:p w14:paraId="3275D485" w14:textId="77777777" w:rsidR="0006633D" w:rsidRPr="00325AC3" w:rsidRDefault="0006633D" w:rsidP="00D21035">
            <w:pPr>
              <w:pStyle w:val="ListParagraph"/>
              <w:rPr>
                <w:highlight w:val="yellow"/>
              </w:rPr>
            </w:pPr>
          </w:p>
        </w:tc>
        <w:tc>
          <w:tcPr>
            <w:tcW w:w="1030" w:type="dxa"/>
          </w:tcPr>
          <w:p w14:paraId="6D66CC9A" w14:textId="77777777" w:rsidR="0006633D" w:rsidRPr="00325AC3" w:rsidRDefault="0006633D" w:rsidP="002C45C3">
            <w:pPr>
              <w:spacing w:line="360" w:lineRule="auto"/>
              <w:jc w:val="left"/>
              <w:rPr>
                <w:rFonts w:asciiTheme="minorHAnsi" w:hAnsiTheme="minorHAnsi" w:cstheme="minorHAnsi"/>
                <w:iCs/>
                <w:szCs w:val="22"/>
                <w:highlight w:val="yellow"/>
              </w:rPr>
            </w:pPr>
            <w:r w:rsidRPr="00325AC3">
              <w:rPr>
                <w:rFonts w:asciiTheme="minorHAnsi" w:hAnsiTheme="minorHAnsi" w:cstheme="minorHAnsi"/>
                <w:iCs/>
                <w:szCs w:val="22"/>
                <w:highlight w:val="yellow"/>
              </w:rPr>
              <w:t>CASH</w:t>
            </w:r>
          </w:p>
        </w:tc>
        <w:tc>
          <w:tcPr>
            <w:tcW w:w="3131" w:type="dxa"/>
          </w:tcPr>
          <w:p w14:paraId="1BC42B6E" w14:textId="77777777" w:rsidR="0006633D" w:rsidRPr="00325AC3" w:rsidRDefault="0006633D" w:rsidP="002C45C3">
            <w:pPr>
              <w:spacing w:line="360" w:lineRule="auto"/>
              <w:jc w:val="left"/>
              <w:rPr>
                <w:rFonts w:asciiTheme="minorHAnsi" w:hAnsiTheme="minorHAnsi" w:cstheme="minorHAnsi"/>
                <w:iCs/>
                <w:szCs w:val="22"/>
                <w:highlight w:val="yellow"/>
              </w:rPr>
            </w:pPr>
            <w:r w:rsidRPr="00325AC3">
              <w:rPr>
                <w:rFonts w:asciiTheme="minorHAnsi" w:hAnsiTheme="minorHAnsi" w:cstheme="minorHAnsi"/>
                <w:iCs/>
                <w:szCs w:val="22"/>
                <w:highlight w:val="yellow"/>
              </w:rPr>
              <w:t>es_[</w:t>
            </w:r>
            <w:r w:rsidRPr="00325AC3">
              <w:rPr>
                <w:rFonts w:asciiTheme="minorHAnsi" w:hAnsiTheme="minorHAnsi" w:cstheme="minorHAnsi"/>
                <w:b/>
                <w:bCs/>
                <w:i/>
                <w:szCs w:val="22"/>
                <w:highlight w:val="yellow"/>
              </w:rPr>
              <w:t>acronym of FI/CDP</w:t>
            </w:r>
            <w:r w:rsidRPr="00325AC3">
              <w:rPr>
                <w:rFonts w:asciiTheme="minorHAnsi" w:hAnsiTheme="minorHAnsi" w:cstheme="minorHAnsi"/>
                <w:iCs/>
                <w:szCs w:val="22"/>
                <w:highlight w:val="yellow"/>
              </w:rPr>
              <w:t>]_ra1.txt</w:t>
            </w:r>
          </w:p>
        </w:tc>
        <w:tc>
          <w:tcPr>
            <w:tcW w:w="1028" w:type="dxa"/>
          </w:tcPr>
          <w:p w14:paraId="4FC2DBA0" w14:textId="77777777" w:rsidR="0006633D" w:rsidRPr="00325AC3" w:rsidRDefault="0006633D" w:rsidP="002C45C3">
            <w:pPr>
              <w:spacing w:line="360" w:lineRule="auto"/>
              <w:jc w:val="left"/>
              <w:rPr>
                <w:rFonts w:asciiTheme="minorHAnsi" w:hAnsiTheme="minorHAnsi" w:cstheme="minorHAnsi"/>
                <w:iCs/>
                <w:szCs w:val="22"/>
                <w:highlight w:val="yellow"/>
              </w:rPr>
            </w:pPr>
            <w:r w:rsidRPr="00325AC3">
              <w:rPr>
                <w:rFonts w:asciiTheme="minorHAnsi" w:hAnsiTheme="minorHAnsi" w:cstheme="minorHAnsi"/>
                <w:iCs/>
                <w:szCs w:val="22"/>
                <w:highlight w:val="yellow"/>
              </w:rPr>
              <w:t>OMEGA</w:t>
            </w:r>
          </w:p>
        </w:tc>
        <w:tc>
          <w:tcPr>
            <w:tcW w:w="1761" w:type="dxa"/>
          </w:tcPr>
          <w:p w14:paraId="0170599A" w14:textId="77777777" w:rsidR="0006633D" w:rsidRPr="00325AC3" w:rsidRDefault="0006633D" w:rsidP="002C45C3">
            <w:pPr>
              <w:spacing w:line="360" w:lineRule="auto"/>
              <w:jc w:val="left"/>
              <w:rPr>
                <w:rFonts w:asciiTheme="minorHAnsi" w:hAnsiTheme="minorHAnsi" w:cstheme="minorHAnsi"/>
                <w:iCs/>
                <w:szCs w:val="22"/>
                <w:highlight w:val="yellow"/>
              </w:rPr>
            </w:pPr>
            <w:r w:rsidRPr="00325AC3">
              <w:rPr>
                <w:rFonts w:asciiTheme="minorHAnsi" w:hAnsiTheme="minorHAnsi" w:cstheme="minorHAnsi"/>
                <w:iCs/>
                <w:szCs w:val="22"/>
                <w:highlight w:val="yellow"/>
              </w:rPr>
              <w:t>Retail Banks</w:t>
            </w:r>
          </w:p>
        </w:tc>
        <w:tc>
          <w:tcPr>
            <w:tcW w:w="1248" w:type="dxa"/>
          </w:tcPr>
          <w:p w14:paraId="4E2A1F91" w14:textId="77777777" w:rsidR="0006633D" w:rsidRPr="00325AC3" w:rsidRDefault="0006633D" w:rsidP="002C45C3">
            <w:pPr>
              <w:spacing w:line="360" w:lineRule="auto"/>
              <w:jc w:val="left"/>
              <w:rPr>
                <w:rFonts w:asciiTheme="minorHAnsi" w:hAnsiTheme="minorHAnsi" w:cstheme="minorHAnsi"/>
                <w:iCs/>
                <w:szCs w:val="22"/>
                <w:highlight w:val="yellow"/>
              </w:rPr>
            </w:pPr>
            <w:r w:rsidRPr="00325AC3">
              <w:rPr>
                <w:rFonts w:asciiTheme="minorHAnsi" w:hAnsiTheme="minorHAnsi" w:cstheme="minorHAnsi"/>
                <w:iCs/>
                <w:szCs w:val="22"/>
                <w:highlight w:val="yellow"/>
              </w:rPr>
              <w:t>Outgoing</w:t>
            </w:r>
          </w:p>
        </w:tc>
      </w:tr>
      <w:tr w:rsidR="000631D0" w14:paraId="57B0D90C" w14:textId="77777777" w:rsidTr="0067476F">
        <w:trPr>
          <w:ins w:id="560" w:author="Jasmine WL TEO (MAS)" w:date="2026-01-14T14:25:00Z"/>
        </w:trPr>
        <w:tc>
          <w:tcPr>
            <w:tcW w:w="936" w:type="dxa"/>
          </w:tcPr>
          <w:p w14:paraId="6F7EFC13" w14:textId="26774F35" w:rsidR="000631D0" w:rsidRPr="00325AC3" w:rsidRDefault="000631D0" w:rsidP="000631D0">
            <w:pPr>
              <w:pStyle w:val="ListParagraph"/>
              <w:rPr>
                <w:ins w:id="561" w:author="Jasmine WL TEO (MAS)" w:date="2026-01-14T14:25:00Z" w16du:dateUtc="2026-01-14T06:25:00Z"/>
                <w:highlight w:val="yellow"/>
              </w:rPr>
            </w:pPr>
          </w:p>
        </w:tc>
        <w:tc>
          <w:tcPr>
            <w:tcW w:w="1030" w:type="dxa"/>
          </w:tcPr>
          <w:p w14:paraId="759969D2" w14:textId="7B4B8446" w:rsidR="000631D0" w:rsidRPr="00325AC3" w:rsidRDefault="000631D0" w:rsidP="000631D0">
            <w:pPr>
              <w:spacing w:line="360" w:lineRule="auto"/>
              <w:jc w:val="left"/>
              <w:rPr>
                <w:ins w:id="562" w:author="Jasmine WL TEO (MAS)" w:date="2026-01-14T14:25:00Z" w16du:dateUtc="2026-01-14T06:25:00Z"/>
                <w:rFonts w:asciiTheme="minorHAnsi" w:hAnsiTheme="minorHAnsi" w:cstheme="minorHAnsi"/>
                <w:iCs/>
                <w:szCs w:val="22"/>
                <w:highlight w:val="yellow"/>
              </w:rPr>
            </w:pPr>
            <w:ins w:id="563" w:author="Jasmine WL TEO (MAS)" w:date="2026-01-14T14:25:00Z" w16du:dateUtc="2026-01-14T06:25:00Z">
              <w:r>
                <w:rPr>
                  <w:rFonts w:asciiTheme="minorHAnsi" w:hAnsiTheme="minorHAnsi" w:cstheme="minorHAnsi"/>
                  <w:iCs/>
                  <w:szCs w:val="22"/>
                  <w:highlight w:val="yellow"/>
                </w:rPr>
                <w:t>CPFIS</w:t>
              </w:r>
            </w:ins>
          </w:p>
        </w:tc>
        <w:tc>
          <w:tcPr>
            <w:tcW w:w="3131" w:type="dxa"/>
          </w:tcPr>
          <w:p w14:paraId="197DA67C" w14:textId="2AC896F0" w:rsidR="000631D0" w:rsidRPr="00325AC3" w:rsidRDefault="000631D0" w:rsidP="000631D0">
            <w:pPr>
              <w:spacing w:line="360" w:lineRule="auto"/>
              <w:jc w:val="left"/>
              <w:rPr>
                <w:ins w:id="564" w:author="Jasmine WL TEO (MAS)" w:date="2026-01-14T14:25:00Z" w16du:dateUtc="2026-01-14T06:25:00Z"/>
                <w:rFonts w:asciiTheme="minorHAnsi" w:hAnsiTheme="minorHAnsi" w:cstheme="minorHAnsi"/>
                <w:iCs/>
                <w:szCs w:val="22"/>
                <w:highlight w:val="yellow"/>
              </w:rPr>
            </w:pPr>
            <w:ins w:id="565" w:author="Jasmine WL TEO (MAS)" w:date="2026-01-14T14:25:00Z" w16du:dateUtc="2026-01-14T06:25:00Z">
              <w:r w:rsidRPr="00325AC3">
                <w:rPr>
                  <w:rFonts w:asciiTheme="minorHAnsi" w:hAnsiTheme="minorHAnsi" w:cstheme="minorHAnsi"/>
                  <w:iCs/>
                  <w:szCs w:val="22"/>
                  <w:highlight w:val="yellow"/>
                </w:rPr>
                <w:t>es_[</w:t>
              </w:r>
              <w:r w:rsidRPr="00325AC3">
                <w:rPr>
                  <w:rFonts w:asciiTheme="minorHAnsi" w:hAnsiTheme="minorHAnsi" w:cstheme="minorHAnsi"/>
                  <w:b/>
                  <w:bCs/>
                  <w:i/>
                  <w:szCs w:val="22"/>
                  <w:highlight w:val="yellow"/>
                </w:rPr>
                <w:t>acronym of FI/CDP</w:t>
              </w:r>
              <w:r w:rsidRPr="00325AC3">
                <w:rPr>
                  <w:rFonts w:asciiTheme="minorHAnsi" w:hAnsiTheme="minorHAnsi" w:cstheme="minorHAnsi"/>
                  <w:iCs/>
                  <w:szCs w:val="22"/>
                  <w:highlight w:val="yellow"/>
                </w:rPr>
                <w:t>]_ra</w:t>
              </w:r>
            </w:ins>
            <w:ins w:id="566" w:author="Jasmine WL TEO (MAS)" w:date="2026-01-14T14:26:00Z" w16du:dateUtc="2026-01-14T06:26:00Z">
              <w:r>
                <w:rPr>
                  <w:rFonts w:asciiTheme="minorHAnsi" w:hAnsiTheme="minorHAnsi" w:cstheme="minorHAnsi"/>
                  <w:iCs/>
                  <w:szCs w:val="22"/>
                  <w:highlight w:val="yellow"/>
                </w:rPr>
                <w:t>2</w:t>
              </w:r>
            </w:ins>
            <w:ins w:id="567" w:author="Jasmine WL TEO (MAS)" w:date="2026-01-14T14:25:00Z" w16du:dateUtc="2026-01-14T06:25:00Z">
              <w:r w:rsidRPr="00325AC3">
                <w:rPr>
                  <w:rFonts w:asciiTheme="minorHAnsi" w:hAnsiTheme="minorHAnsi" w:cstheme="minorHAnsi"/>
                  <w:iCs/>
                  <w:szCs w:val="22"/>
                  <w:highlight w:val="yellow"/>
                </w:rPr>
                <w:t>.txt</w:t>
              </w:r>
            </w:ins>
          </w:p>
        </w:tc>
        <w:tc>
          <w:tcPr>
            <w:tcW w:w="1028" w:type="dxa"/>
          </w:tcPr>
          <w:p w14:paraId="0468AD01" w14:textId="7337F45A" w:rsidR="000631D0" w:rsidRPr="00325AC3" w:rsidRDefault="000631D0" w:rsidP="000631D0">
            <w:pPr>
              <w:spacing w:line="360" w:lineRule="auto"/>
              <w:jc w:val="left"/>
              <w:rPr>
                <w:ins w:id="568" w:author="Jasmine WL TEO (MAS)" w:date="2026-01-14T14:25:00Z" w16du:dateUtc="2026-01-14T06:25:00Z"/>
                <w:rFonts w:asciiTheme="minorHAnsi" w:hAnsiTheme="minorHAnsi" w:cstheme="minorHAnsi"/>
                <w:iCs/>
                <w:szCs w:val="22"/>
                <w:highlight w:val="yellow"/>
              </w:rPr>
            </w:pPr>
            <w:ins w:id="569" w:author="Jasmine WL TEO (MAS)" w:date="2026-01-14T14:25:00Z" w16du:dateUtc="2026-01-14T06:25:00Z">
              <w:r w:rsidRPr="00325AC3">
                <w:rPr>
                  <w:rFonts w:asciiTheme="minorHAnsi" w:hAnsiTheme="minorHAnsi" w:cstheme="minorHAnsi"/>
                  <w:iCs/>
                  <w:szCs w:val="22"/>
                  <w:highlight w:val="yellow"/>
                </w:rPr>
                <w:t>OMEGA</w:t>
              </w:r>
            </w:ins>
          </w:p>
        </w:tc>
        <w:tc>
          <w:tcPr>
            <w:tcW w:w="1761" w:type="dxa"/>
          </w:tcPr>
          <w:p w14:paraId="3EC1BD8E" w14:textId="44A60519" w:rsidR="000631D0" w:rsidRPr="00325AC3" w:rsidRDefault="000631D0" w:rsidP="000631D0">
            <w:pPr>
              <w:spacing w:line="360" w:lineRule="auto"/>
              <w:jc w:val="left"/>
              <w:rPr>
                <w:ins w:id="570" w:author="Jasmine WL TEO (MAS)" w:date="2026-01-14T14:25:00Z" w16du:dateUtc="2026-01-14T06:25:00Z"/>
                <w:rFonts w:asciiTheme="minorHAnsi" w:hAnsiTheme="minorHAnsi" w:cstheme="minorHAnsi"/>
                <w:iCs/>
                <w:szCs w:val="22"/>
                <w:highlight w:val="yellow"/>
              </w:rPr>
            </w:pPr>
            <w:ins w:id="571" w:author="Jasmine WL TEO (MAS)" w:date="2026-01-14T14:25:00Z" w16du:dateUtc="2026-01-14T06:25:00Z">
              <w:r w:rsidRPr="00325AC3">
                <w:rPr>
                  <w:rFonts w:asciiTheme="minorHAnsi" w:hAnsiTheme="minorHAnsi" w:cstheme="minorHAnsi"/>
                  <w:iCs/>
                  <w:szCs w:val="22"/>
                  <w:highlight w:val="yellow"/>
                </w:rPr>
                <w:t>Retail Banks</w:t>
              </w:r>
            </w:ins>
          </w:p>
        </w:tc>
        <w:tc>
          <w:tcPr>
            <w:tcW w:w="1248" w:type="dxa"/>
          </w:tcPr>
          <w:p w14:paraId="2991C149" w14:textId="2477E41F" w:rsidR="000631D0" w:rsidRPr="00325AC3" w:rsidRDefault="000631D0" w:rsidP="000631D0">
            <w:pPr>
              <w:spacing w:line="360" w:lineRule="auto"/>
              <w:jc w:val="left"/>
              <w:rPr>
                <w:ins w:id="572" w:author="Jasmine WL TEO (MAS)" w:date="2026-01-14T14:25:00Z" w16du:dateUtc="2026-01-14T06:25:00Z"/>
                <w:rFonts w:asciiTheme="minorHAnsi" w:hAnsiTheme="minorHAnsi" w:cstheme="minorHAnsi"/>
                <w:iCs/>
                <w:szCs w:val="22"/>
                <w:highlight w:val="yellow"/>
              </w:rPr>
            </w:pPr>
            <w:ins w:id="573" w:author="Jasmine WL TEO (MAS)" w:date="2026-01-14T14:25:00Z" w16du:dateUtc="2026-01-14T06:25:00Z">
              <w:r w:rsidRPr="00325AC3">
                <w:rPr>
                  <w:rFonts w:asciiTheme="minorHAnsi" w:hAnsiTheme="minorHAnsi" w:cstheme="minorHAnsi"/>
                  <w:iCs/>
                  <w:szCs w:val="22"/>
                  <w:highlight w:val="yellow"/>
                </w:rPr>
                <w:t>Outgoing</w:t>
              </w:r>
            </w:ins>
          </w:p>
        </w:tc>
      </w:tr>
      <w:tr w:rsidR="000631D0" w14:paraId="37E412BC" w14:textId="77777777" w:rsidTr="0067476F">
        <w:trPr>
          <w:ins w:id="574" w:author="Jasmine WL TEO (MAS)" w:date="2026-01-14T14:26:00Z"/>
        </w:trPr>
        <w:tc>
          <w:tcPr>
            <w:tcW w:w="936" w:type="dxa"/>
          </w:tcPr>
          <w:p w14:paraId="179A7ECF" w14:textId="53EB3164" w:rsidR="000631D0" w:rsidRDefault="000631D0" w:rsidP="000631D0">
            <w:pPr>
              <w:pStyle w:val="ListParagraph"/>
              <w:rPr>
                <w:ins w:id="575" w:author="Jasmine WL TEO (MAS)" w:date="2026-01-14T14:26:00Z" w16du:dateUtc="2026-01-14T06:26:00Z"/>
                <w:highlight w:val="yellow"/>
              </w:rPr>
            </w:pPr>
          </w:p>
        </w:tc>
        <w:tc>
          <w:tcPr>
            <w:tcW w:w="1030" w:type="dxa"/>
          </w:tcPr>
          <w:p w14:paraId="1CFF80A0" w14:textId="3C68A8D9" w:rsidR="000631D0" w:rsidRDefault="000631D0" w:rsidP="000631D0">
            <w:pPr>
              <w:spacing w:line="360" w:lineRule="auto"/>
              <w:jc w:val="left"/>
              <w:rPr>
                <w:ins w:id="576" w:author="Jasmine WL TEO (MAS)" w:date="2026-01-14T14:26:00Z" w16du:dateUtc="2026-01-14T06:26:00Z"/>
                <w:rFonts w:asciiTheme="minorHAnsi" w:hAnsiTheme="minorHAnsi" w:cstheme="minorHAnsi"/>
                <w:iCs/>
                <w:szCs w:val="22"/>
                <w:highlight w:val="yellow"/>
              </w:rPr>
            </w:pPr>
            <w:ins w:id="577" w:author="Jasmine WL TEO (MAS)" w:date="2026-01-14T14:26:00Z" w16du:dateUtc="2026-01-14T06:26:00Z">
              <w:r>
                <w:rPr>
                  <w:rFonts w:asciiTheme="minorHAnsi" w:hAnsiTheme="minorHAnsi" w:cstheme="minorHAnsi"/>
                  <w:iCs/>
                  <w:szCs w:val="22"/>
                  <w:highlight w:val="yellow"/>
                </w:rPr>
                <w:t>SRS</w:t>
              </w:r>
            </w:ins>
          </w:p>
        </w:tc>
        <w:tc>
          <w:tcPr>
            <w:tcW w:w="3131" w:type="dxa"/>
          </w:tcPr>
          <w:p w14:paraId="10F64129" w14:textId="06A1861C" w:rsidR="000631D0" w:rsidRPr="00325AC3" w:rsidRDefault="000631D0" w:rsidP="000631D0">
            <w:pPr>
              <w:spacing w:line="360" w:lineRule="auto"/>
              <w:jc w:val="left"/>
              <w:rPr>
                <w:ins w:id="578" w:author="Jasmine WL TEO (MAS)" w:date="2026-01-14T14:26:00Z" w16du:dateUtc="2026-01-14T06:26:00Z"/>
                <w:rFonts w:asciiTheme="minorHAnsi" w:hAnsiTheme="minorHAnsi" w:cstheme="minorHAnsi"/>
                <w:iCs/>
                <w:szCs w:val="22"/>
                <w:highlight w:val="yellow"/>
              </w:rPr>
            </w:pPr>
            <w:ins w:id="579" w:author="Jasmine WL TEO (MAS)" w:date="2026-01-14T14:26:00Z" w16du:dateUtc="2026-01-14T06:26:00Z">
              <w:r w:rsidRPr="00325AC3">
                <w:rPr>
                  <w:rFonts w:asciiTheme="minorHAnsi" w:hAnsiTheme="minorHAnsi" w:cstheme="minorHAnsi"/>
                  <w:iCs/>
                  <w:szCs w:val="22"/>
                  <w:highlight w:val="yellow"/>
                </w:rPr>
                <w:t>es_[</w:t>
              </w:r>
              <w:r w:rsidRPr="00325AC3">
                <w:rPr>
                  <w:rFonts w:asciiTheme="minorHAnsi" w:hAnsiTheme="minorHAnsi" w:cstheme="minorHAnsi"/>
                  <w:b/>
                  <w:bCs/>
                  <w:i/>
                  <w:szCs w:val="22"/>
                  <w:highlight w:val="yellow"/>
                </w:rPr>
                <w:t>acronym of FI/CDP</w:t>
              </w:r>
              <w:r w:rsidRPr="00325AC3">
                <w:rPr>
                  <w:rFonts w:asciiTheme="minorHAnsi" w:hAnsiTheme="minorHAnsi" w:cstheme="minorHAnsi"/>
                  <w:iCs/>
                  <w:szCs w:val="22"/>
                  <w:highlight w:val="yellow"/>
                </w:rPr>
                <w:t>]_ra</w:t>
              </w:r>
              <w:r>
                <w:rPr>
                  <w:rFonts w:asciiTheme="minorHAnsi" w:hAnsiTheme="minorHAnsi" w:cstheme="minorHAnsi"/>
                  <w:iCs/>
                  <w:szCs w:val="22"/>
                  <w:highlight w:val="yellow"/>
                </w:rPr>
                <w:t>3</w:t>
              </w:r>
              <w:r w:rsidRPr="00325AC3">
                <w:rPr>
                  <w:rFonts w:asciiTheme="minorHAnsi" w:hAnsiTheme="minorHAnsi" w:cstheme="minorHAnsi"/>
                  <w:iCs/>
                  <w:szCs w:val="22"/>
                  <w:highlight w:val="yellow"/>
                </w:rPr>
                <w:t>.txt</w:t>
              </w:r>
            </w:ins>
          </w:p>
        </w:tc>
        <w:tc>
          <w:tcPr>
            <w:tcW w:w="1028" w:type="dxa"/>
          </w:tcPr>
          <w:p w14:paraId="522E7CDD" w14:textId="1E074BB2" w:rsidR="000631D0" w:rsidRPr="00325AC3" w:rsidRDefault="000631D0" w:rsidP="000631D0">
            <w:pPr>
              <w:spacing w:line="360" w:lineRule="auto"/>
              <w:jc w:val="left"/>
              <w:rPr>
                <w:ins w:id="580" w:author="Jasmine WL TEO (MAS)" w:date="2026-01-14T14:26:00Z" w16du:dateUtc="2026-01-14T06:26:00Z"/>
                <w:rFonts w:asciiTheme="minorHAnsi" w:hAnsiTheme="minorHAnsi" w:cstheme="minorHAnsi"/>
                <w:iCs/>
                <w:szCs w:val="22"/>
                <w:highlight w:val="yellow"/>
              </w:rPr>
            </w:pPr>
            <w:ins w:id="581" w:author="Jasmine WL TEO (MAS)" w:date="2026-01-14T14:26:00Z" w16du:dateUtc="2026-01-14T06:26:00Z">
              <w:r w:rsidRPr="00325AC3">
                <w:rPr>
                  <w:rFonts w:asciiTheme="minorHAnsi" w:hAnsiTheme="minorHAnsi" w:cstheme="minorHAnsi"/>
                  <w:iCs/>
                  <w:szCs w:val="22"/>
                  <w:highlight w:val="yellow"/>
                </w:rPr>
                <w:t>OMEGA</w:t>
              </w:r>
            </w:ins>
          </w:p>
        </w:tc>
        <w:tc>
          <w:tcPr>
            <w:tcW w:w="1761" w:type="dxa"/>
          </w:tcPr>
          <w:p w14:paraId="5C790240" w14:textId="18EFA67C" w:rsidR="000631D0" w:rsidRPr="00325AC3" w:rsidRDefault="000631D0" w:rsidP="000631D0">
            <w:pPr>
              <w:spacing w:line="360" w:lineRule="auto"/>
              <w:jc w:val="left"/>
              <w:rPr>
                <w:ins w:id="582" w:author="Jasmine WL TEO (MAS)" w:date="2026-01-14T14:26:00Z" w16du:dateUtc="2026-01-14T06:26:00Z"/>
                <w:rFonts w:asciiTheme="minorHAnsi" w:hAnsiTheme="minorHAnsi" w:cstheme="minorHAnsi"/>
                <w:iCs/>
                <w:szCs w:val="22"/>
                <w:highlight w:val="yellow"/>
              </w:rPr>
            </w:pPr>
            <w:ins w:id="583" w:author="Jasmine WL TEO (MAS)" w:date="2026-01-14T14:26:00Z" w16du:dateUtc="2026-01-14T06:26:00Z">
              <w:r w:rsidRPr="00325AC3">
                <w:rPr>
                  <w:rFonts w:asciiTheme="minorHAnsi" w:hAnsiTheme="minorHAnsi" w:cstheme="minorHAnsi"/>
                  <w:iCs/>
                  <w:szCs w:val="22"/>
                  <w:highlight w:val="yellow"/>
                </w:rPr>
                <w:t>Retail Banks</w:t>
              </w:r>
            </w:ins>
          </w:p>
        </w:tc>
        <w:tc>
          <w:tcPr>
            <w:tcW w:w="1248" w:type="dxa"/>
          </w:tcPr>
          <w:p w14:paraId="29583488" w14:textId="177A8FCC" w:rsidR="000631D0" w:rsidRPr="00325AC3" w:rsidRDefault="000631D0" w:rsidP="000631D0">
            <w:pPr>
              <w:spacing w:line="360" w:lineRule="auto"/>
              <w:jc w:val="left"/>
              <w:rPr>
                <w:ins w:id="584" w:author="Jasmine WL TEO (MAS)" w:date="2026-01-14T14:26:00Z" w16du:dateUtc="2026-01-14T06:26:00Z"/>
                <w:rFonts w:asciiTheme="minorHAnsi" w:hAnsiTheme="minorHAnsi" w:cstheme="minorHAnsi"/>
                <w:iCs/>
                <w:szCs w:val="22"/>
                <w:highlight w:val="yellow"/>
              </w:rPr>
            </w:pPr>
            <w:ins w:id="585" w:author="Jasmine WL TEO (MAS)" w:date="2026-01-14T14:26:00Z" w16du:dateUtc="2026-01-14T06:26:00Z">
              <w:r w:rsidRPr="00325AC3">
                <w:rPr>
                  <w:rFonts w:asciiTheme="minorHAnsi" w:hAnsiTheme="minorHAnsi" w:cstheme="minorHAnsi"/>
                  <w:iCs/>
                  <w:szCs w:val="22"/>
                  <w:highlight w:val="yellow"/>
                </w:rPr>
                <w:t>Outgoing</w:t>
              </w:r>
            </w:ins>
          </w:p>
        </w:tc>
      </w:tr>
    </w:tbl>
    <w:p w14:paraId="07CACC27" w14:textId="4FE2F1A5" w:rsidR="0006633D" w:rsidRPr="00A37996" w:rsidRDefault="006E185E" w:rsidP="006E185E">
      <w:pPr>
        <w:pStyle w:val="Caption"/>
        <w:rPr>
          <w:lang w:val="en-AU"/>
        </w:rPr>
      </w:pPr>
      <w:r>
        <w:t xml:space="preserve">Table </w:t>
      </w:r>
      <w:r>
        <w:fldChar w:fldCharType="begin"/>
      </w:r>
      <w:r>
        <w:instrText xml:space="preserve"> SEQ Table \* ARABIC </w:instrText>
      </w:r>
      <w:r>
        <w:fldChar w:fldCharType="separate"/>
      </w:r>
      <w:r w:rsidR="00FB29C8">
        <w:t>13</w:t>
      </w:r>
      <w:r>
        <w:fldChar w:fldCharType="end"/>
      </w:r>
      <w:r>
        <w:t xml:space="preserve"> </w:t>
      </w:r>
      <w:r>
        <w:fldChar w:fldCharType="begin"/>
      </w:r>
      <w:r>
        <w:instrText xml:space="preserve"> </w:instrText>
      </w:r>
      <w:r w:rsidRPr="006E185E">
        <w:instrText>STYLEREF "Heading 3"</w:instrText>
      </w:r>
      <w:r>
        <w:instrText xml:space="preserve"> </w:instrText>
      </w:r>
      <w:r>
        <w:fldChar w:fldCharType="separate"/>
      </w:r>
      <w:r>
        <w:t>File Names</w:t>
      </w:r>
      <w:r>
        <w:fldChar w:fldCharType="end"/>
      </w:r>
      <w:r>
        <w:t xml:space="preserve"> of </w:t>
      </w:r>
      <w:r>
        <w:fldChar w:fldCharType="begin"/>
      </w:r>
      <w:r>
        <w:instrText xml:space="preserve"> </w:instrText>
      </w:r>
      <w:r w:rsidRPr="006E185E">
        <w:instrText xml:space="preserve">STYLEREF "Heading </w:instrText>
      </w:r>
      <w:r>
        <w:instrText>2</w:instrText>
      </w:r>
      <w:r w:rsidRPr="006E185E">
        <w:instrText>"</w:instrText>
      </w:r>
      <w:r>
        <w:instrText xml:space="preserve"> </w:instrText>
      </w:r>
      <w:r>
        <w:fldChar w:fldCharType="separate"/>
      </w:r>
      <w:r>
        <w:t>SGS</w:t>
      </w:r>
      <w:r w:rsidR="006D01EA">
        <w:t xml:space="preserve"> Bonds</w:t>
      </w:r>
      <w:r>
        <w:t>/T-Bills Auction/Syndication Results File</w:t>
      </w:r>
      <w:r>
        <w:fldChar w:fldCharType="end"/>
      </w:r>
    </w:p>
    <w:p w14:paraId="7AD0F077" w14:textId="3D237BB5" w:rsidR="009B750F" w:rsidRPr="007E5AF0" w:rsidRDefault="00AE0A9A" w:rsidP="007E5AF0">
      <w:pPr>
        <w:pStyle w:val="Heading3"/>
      </w:pPr>
      <w:bookmarkStart w:id="586" w:name="_Toc217999929"/>
      <w:r>
        <w:t>Time &amp; Frequency</w:t>
      </w:r>
      <w:bookmarkEnd w:id="586"/>
    </w:p>
    <w:p w14:paraId="56C41785" w14:textId="4468EFFD" w:rsidR="009B750F" w:rsidRPr="004D59C5" w:rsidRDefault="009B750F" w:rsidP="009B750F">
      <w:pPr>
        <w:pStyle w:val="Normalwithspace"/>
        <w:numPr>
          <w:ilvl w:val="0"/>
          <w:numId w:val="92"/>
        </w:numPr>
        <w:rPr>
          <w:rFonts w:asciiTheme="minorHAnsi" w:hAnsiTheme="minorHAnsi" w:cstheme="minorHAnsi"/>
          <w:lang w:val="en-AU"/>
        </w:rPr>
      </w:pPr>
      <w:r w:rsidRPr="004D59C5">
        <w:rPr>
          <w:rFonts w:asciiTheme="minorHAnsi" w:hAnsiTheme="minorHAnsi" w:cstheme="minorHAnsi"/>
          <w:b/>
          <w:bCs/>
          <w:lang w:val="en-AU"/>
        </w:rPr>
        <w:t>For auction,</w:t>
      </w:r>
      <w:r w:rsidRPr="004D59C5">
        <w:rPr>
          <w:rFonts w:asciiTheme="minorHAnsi" w:hAnsiTheme="minorHAnsi" w:cstheme="minorHAnsi"/>
          <w:lang w:val="en-AU"/>
        </w:rPr>
        <w:t xml:space="preserve"> the file </w:t>
      </w:r>
      <w:del w:id="587" w:author="Han Xie CHAI (MAS)" w:date="2026-01-14T14:36:00Z" w16du:dateUtc="2026-01-14T06:36:00Z">
        <w:r w:rsidRPr="004D59C5" w:rsidDel="00136D12">
          <w:rPr>
            <w:rFonts w:asciiTheme="minorHAnsi" w:hAnsiTheme="minorHAnsi" w:cstheme="minorHAnsi"/>
            <w:lang w:val="en-AU"/>
          </w:rPr>
          <w:delText>will be</w:delText>
        </w:r>
      </w:del>
      <w:ins w:id="588" w:author="Han Xie CHAI (MAS)" w:date="2026-01-14T14:36:00Z" w16du:dateUtc="2026-01-14T06:36:00Z">
        <w:r w:rsidR="00136D12">
          <w:rPr>
            <w:rFonts w:asciiTheme="minorHAnsi" w:hAnsiTheme="minorHAnsi" w:cstheme="minorHAnsi"/>
            <w:lang w:val="en-AU"/>
          </w:rPr>
          <w:t>is</w:t>
        </w:r>
      </w:ins>
      <w:r w:rsidRPr="004D59C5">
        <w:rPr>
          <w:rFonts w:asciiTheme="minorHAnsi" w:hAnsiTheme="minorHAnsi" w:cstheme="minorHAnsi"/>
          <w:lang w:val="en-AU"/>
        </w:rPr>
        <w:t xml:space="preserve"> </w:t>
      </w:r>
      <w:commentRangeStart w:id="589"/>
      <w:r w:rsidRPr="004D59C5">
        <w:rPr>
          <w:rFonts w:asciiTheme="minorHAnsi" w:hAnsiTheme="minorHAnsi" w:cstheme="minorHAnsi"/>
          <w:lang w:val="en-AU"/>
        </w:rPr>
        <w:t xml:space="preserve">generated </w:t>
      </w:r>
      <w:commentRangeEnd w:id="589"/>
      <w:r w:rsidR="006D4AEB">
        <w:rPr>
          <w:rStyle w:val="CommentReference"/>
          <w:lang w:val="en-US"/>
        </w:rPr>
        <w:commentReference w:id="589"/>
      </w:r>
      <w:r w:rsidRPr="004D59C5">
        <w:rPr>
          <w:rFonts w:asciiTheme="minorHAnsi" w:hAnsiTheme="minorHAnsi" w:cstheme="minorHAnsi"/>
          <w:lang w:val="en-AU"/>
        </w:rPr>
        <w:t>and placed onto MEFT on the auction date:</w:t>
      </w:r>
    </w:p>
    <w:p w14:paraId="3BC722B5" w14:textId="65078C99" w:rsidR="009B750F" w:rsidRPr="004D59C5" w:rsidRDefault="009B750F" w:rsidP="009B750F">
      <w:pPr>
        <w:pStyle w:val="Normalwithspace"/>
        <w:numPr>
          <w:ilvl w:val="1"/>
          <w:numId w:val="92"/>
        </w:numPr>
        <w:rPr>
          <w:rFonts w:asciiTheme="minorHAnsi" w:hAnsiTheme="minorHAnsi" w:cstheme="minorHAnsi"/>
          <w:b/>
          <w:bCs/>
          <w:lang w:val="en-AU"/>
        </w:rPr>
      </w:pPr>
      <w:r w:rsidRPr="004D59C5">
        <w:rPr>
          <w:rFonts w:asciiTheme="minorHAnsi" w:hAnsiTheme="minorHAnsi" w:cstheme="minorHAnsi"/>
          <w:b/>
          <w:bCs/>
          <w:lang w:val="en-AU"/>
        </w:rPr>
        <w:t xml:space="preserve">Precondition: </w:t>
      </w:r>
      <w:r w:rsidRPr="004D59C5">
        <w:rPr>
          <w:rFonts w:asciiTheme="minorHAnsi" w:hAnsiTheme="minorHAnsi" w:cstheme="minorHAnsi"/>
          <w:lang w:val="en-AU"/>
        </w:rPr>
        <w:t xml:space="preserve">Auction results </w:t>
      </w:r>
      <w:r w:rsidR="00CD6271">
        <w:rPr>
          <w:rFonts w:asciiTheme="minorHAnsi" w:hAnsiTheme="minorHAnsi" w:cstheme="minorHAnsi"/>
          <w:lang w:val="en-AU"/>
        </w:rPr>
        <w:t>have been</w:t>
      </w:r>
      <w:r w:rsidRPr="004D59C5">
        <w:rPr>
          <w:rFonts w:asciiTheme="minorHAnsi" w:hAnsiTheme="minorHAnsi" w:cstheme="minorHAnsi"/>
          <w:lang w:val="en-AU"/>
        </w:rPr>
        <w:t xml:space="preserve"> verified</w:t>
      </w:r>
      <w:r w:rsidR="00041B7D">
        <w:rPr>
          <w:rFonts w:asciiTheme="minorHAnsi" w:hAnsiTheme="minorHAnsi" w:cstheme="minorHAnsi"/>
          <w:lang w:val="en-AU"/>
        </w:rPr>
        <w:t xml:space="preserve"> by </w:t>
      </w:r>
      <w:r w:rsidR="00CD6271">
        <w:rPr>
          <w:rFonts w:asciiTheme="minorHAnsi" w:hAnsiTheme="minorHAnsi" w:cstheme="minorHAnsi"/>
          <w:lang w:val="en-AU"/>
        </w:rPr>
        <w:t xml:space="preserve">an </w:t>
      </w:r>
      <w:r w:rsidR="00041B7D">
        <w:rPr>
          <w:rFonts w:asciiTheme="minorHAnsi" w:hAnsiTheme="minorHAnsi" w:cstheme="minorHAnsi"/>
          <w:lang w:val="en-AU"/>
        </w:rPr>
        <w:t xml:space="preserve">Auction </w:t>
      </w:r>
      <w:r w:rsidR="000F4118">
        <w:rPr>
          <w:rFonts w:asciiTheme="minorHAnsi" w:hAnsiTheme="minorHAnsi" w:cstheme="minorHAnsi"/>
          <w:lang w:val="en-AU"/>
        </w:rPr>
        <w:t>Operator,</w:t>
      </w:r>
      <w:r w:rsidRPr="004D59C5">
        <w:rPr>
          <w:rFonts w:asciiTheme="minorHAnsi" w:hAnsiTheme="minorHAnsi" w:cstheme="minorHAnsi"/>
          <w:lang w:val="en-AU"/>
        </w:rPr>
        <w:t xml:space="preserve"> and </w:t>
      </w:r>
      <w:r w:rsidR="00CD6271">
        <w:rPr>
          <w:rFonts w:asciiTheme="minorHAnsi" w:hAnsiTheme="minorHAnsi" w:cstheme="minorHAnsi"/>
          <w:lang w:val="en-AU"/>
        </w:rPr>
        <w:t xml:space="preserve">the system status is </w:t>
      </w:r>
      <w:r w:rsidRPr="004D59C5">
        <w:rPr>
          <w:rFonts w:asciiTheme="minorHAnsi" w:hAnsiTheme="minorHAnsi" w:cstheme="minorHAnsi"/>
          <w:lang w:val="en-AU"/>
        </w:rPr>
        <w:t>set to ‘</w:t>
      </w:r>
      <w:commentRangeStart w:id="590"/>
      <w:r w:rsidRPr="004D59C5">
        <w:rPr>
          <w:rFonts w:asciiTheme="minorHAnsi" w:hAnsiTheme="minorHAnsi" w:cstheme="minorHAnsi"/>
          <w:lang w:val="en-AU"/>
        </w:rPr>
        <w:t>Pending Publication</w:t>
      </w:r>
      <w:commentRangeEnd w:id="590"/>
      <w:r w:rsidR="008113D1">
        <w:rPr>
          <w:rStyle w:val="CommentReference"/>
          <w:lang w:val="en-US"/>
        </w:rPr>
        <w:commentReference w:id="590"/>
      </w:r>
      <w:r w:rsidRPr="004D59C5">
        <w:rPr>
          <w:rFonts w:asciiTheme="minorHAnsi" w:hAnsiTheme="minorHAnsi" w:cstheme="minorHAnsi"/>
          <w:lang w:val="en-AU"/>
        </w:rPr>
        <w:t>’.</w:t>
      </w:r>
    </w:p>
    <w:p w14:paraId="618B47FA" w14:textId="25A93450" w:rsidR="009B750F" w:rsidRPr="004D59C5" w:rsidRDefault="009B750F" w:rsidP="009B750F">
      <w:pPr>
        <w:pStyle w:val="Normalwithspace"/>
        <w:numPr>
          <w:ilvl w:val="1"/>
          <w:numId w:val="92"/>
        </w:numPr>
        <w:rPr>
          <w:rFonts w:asciiTheme="minorHAnsi" w:hAnsiTheme="minorHAnsi" w:cstheme="minorHAnsi"/>
          <w:b/>
          <w:bCs/>
          <w:lang w:val="en-AU"/>
        </w:rPr>
      </w:pPr>
      <w:commentRangeStart w:id="591"/>
      <w:r w:rsidRPr="004D59C5">
        <w:rPr>
          <w:rFonts w:asciiTheme="minorHAnsi" w:hAnsiTheme="minorHAnsi" w:cstheme="minorHAnsi"/>
          <w:b/>
          <w:bCs/>
          <w:lang w:val="en-AU"/>
        </w:rPr>
        <w:lastRenderedPageBreak/>
        <w:t xml:space="preserve">Scheduled processing: </w:t>
      </w:r>
      <w:r w:rsidRPr="004D59C5">
        <w:rPr>
          <w:rFonts w:asciiTheme="minorHAnsi" w:hAnsiTheme="minorHAnsi" w:cstheme="minorHAnsi"/>
          <w:lang w:val="en-AU"/>
        </w:rPr>
        <w:t xml:space="preserve">At the </w:t>
      </w:r>
      <w:r w:rsidRPr="000B25D9">
        <w:rPr>
          <w:rFonts w:asciiTheme="minorHAnsi" w:hAnsiTheme="minorHAnsi" w:cstheme="minorHAnsi"/>
          <w:b/>
          <w:bCs/>
          <w:highlight w:val="yellow"/>
          <w:lang w:val="en-AU"/>
        </w:rPr>
        <w:t>[Auction results release time]</w:t>
      </w:r>
      <w:r w:rsidRPr="00156F97">
        <w:rPr>
          <w:rFonts w:asciiTheme="minorHAnsi" w:hAnsiTheme="minorHAnsi" w:cstheme="minorHAnsi"/>
          <w:lang w:val="en-AU"/>
        </w:rPr>
        <w:t xml:space="preserve">, </w:t>
      </w:r>
      <w:r w:rsidRPr="004D59C5">
        <w:rPr>
          <w:rFonts w:asciiTheme="minorHAnsi" w:hAnsiTheme="minorHAnsi" w:cstheme="minorHAnsi"/>
          <w:lang w:val="en-AU"/>
        </w:rPr>
        <w:t xml:space="preserve">status </w:t>
      </w:r>
      <w:del w:id="592" w:author="Han Xie CHAI (MAS)" w:date="2026-01-14T14:39:00Z" w16du:dateUtc="2026-01-14T06:39:00Z">
        <w:r w:rsidRPr="004D59C5" w:rsidDel="002029EA">
          <w:rPr>
            <w:rFonts w:asciiTheme="minorHAnsi" w:hAnsiTheme="minorHAnsi" w:cstheme="minorHAnsi"/>
            <w:lang w:val="en-AU"/>
          </w:rPr>
          <w:delText>will be</w:delText>
        </w:r>
      </w:del>
      <w:ins w:id="593" w:author="Han Xie CHAI (MAS)" w:date="2026-01-14T14:39:00Z" w16du:dateUtc="2026-01-14T06:39:00Z">
        <w:r w:rsidR="002029EA">
          <w:rPr>
            <w:rFonts w:asciiTheme="minorHAnsi" w:hAnsiTheme="minorHAnsi" w:cstheme="minorHAnsi"/>
            <w:lang w:val="en-AU"/>
          </w:rPr>
          <w:t>is</w:t>
        </w:r>
      </w:ins>
      <w:r w:rsidRPr="004D59C5">
        <w:rPr>
          <w:rFonts w:asciiTheme="minorHAnsi" w:hAnsiTheme="minorHAnsi" w:cstheme="minorHAnsi"/>
          <w:lang w:val="en-AU"/>
        </w:rPr>
        <w:t xml:space="preserve"> updated to ‘Published’ and verified results </w:t>
      </w:r>
      <w:del w:id="594" w:author="Han Xie CHAI (MAS)" w:date="2026-01-14T14:39:00Z" w16du:dateUtc="2026-01-14T06:39:00Z">
        <w:r w:rsidRPr="004D59C5" w:rsidDel="002029EA">
          <w:rPr>
            <w:rFonts w:asciiTheme="minorHAnsi" w:hAnsiTheme="minorHAnsi" w:cstheme="minorHAnsi"/>
            <w:lang w:val="en-AU"/>
          </w:rPr>
          <w:delText>will be</w:delText>
        </w:r>
      </w:del>
      <w:ins w:id="595" w:author="Han Xie CHAI (MAS)" w:date="2026-01-14T14:39:00Z" w16du:dateUtc="2026-01-14T06:39:00Z">
        <w:r w:rsidR="002029EA">
          <w:rPr>
            <w:rFonts w:asciiTheme="minorHAnsi" w:hAnsiTheme="minorHAnsi" w:cstheme="minorHAnsi"/>
            <w:lang w:val="en-AU"/>
          </w:rPr>
          <w:t>are</w:t>
        </w:r>
      </w:ins>
      <w:r w:rsidRPr="004D59C5">
        <w:rPr>
          <w:rFonts w:asciiTheme="minorHAnsi" w:hAnsiTheme="minorHAnsi" w:cstheme="minorHAnsi"/>
          <w:lang w:val="en-AU"/>
        </w:rPr>
        <w:t xml:space="preserve"> released via this file.</w:t>
      </w:r>
      <w:commentRangeEnd w:id="591"/>
      <w:r w:rsidR="008F6825">
        <w:rPr>
          <w:rStyle w:val="CommentReference"/>
          <w:lang w:val="en-US"/>
        </w:rPr>
        <w:commentReference w:id="591"/>
      </w:r>
    </w:p>
    <w:p w14:paraId="375533F0" w14:textId="77777777" w:rsidR="009B750F" w:rsidRPr="004D59C5" w:rsidRDefault="009B750F" w:rsidP="009B750F">
      <w:pPr>
        <w:pStyle w:val="Normalwithspace"/>
        <w:numPr>
          <w:ilvl w:val="1"/>
          <w:numId w:val="92"/>
        </w:numPr>
        <w:rPr>
          <w:rFonts w:asciiTheme="minorHAnsi" w:hAnsiTheme="minorHAnsi" w:cstheme="minorHAnsi"/>
          <w:b/>
          <w:bCs/>
          <w:lang w:val="en-AU"/>
        </w:rPr>
      </w:pPr>
      <w:r w:rsidRPr="004D59C5">
        <w:rPr>
          <w:rFonts w:asciiTheme="minorHAnsi" w:hAnsiTheme="minorHAnsi" w:cstheme="minorHAnsi"/>
          <w:b/>
          <w:bCs/>
          <w:lang w:val="en-AU"/>
        </w:rPr>
        <w:t xml:space="preserve">Ad-hoc processing: </w:t>
      </w:r>
      <w:r w:rsidRPr="004D59C5">
        <w:rPr>
          <w:rFonts w:asciiTheme="minorHAnsi" w:hAnsiTheme="minorHAnsi" w:cstheme="minorHAnsi"/>
          <w:lang w:val="en-AU"/>
        </w:rPr>
        <w:t>Triggered manually upon request, typically for any result verified after the scheduled publication time.</w:t>
      </w:r>
    </w:p>
    <w:p w14:paraId="5AB64A2A" w14:textId="6DCC5D53" w:rsidR="009B750F" w:rsidRPr="004D59C5" w:rsidRDefault="009B750F" w:rsidP="009B750F">
      <w:pPr>
        <w:pStyle w:val="Normalwithspace"/>
        <w:numPr>
          <w:ilvl w:val="0"/>
          <w:numId w:val="92"/>
        </w:numPr>
        <w:rPr>
          <w:rFonts w:asciiTheme="minorHAnsi" w:hAnsiTheme="minorHAnsi" w:cstheme="minorHAnsi"/>
          <w:lang w:val="en-AU"/>
        </w:rPr>
      </w:pPr>
      <w:r w:rsidRPr="004D59C5">
        <w:rPr>
          <w:rFonts w:asciiTheme="minorHAnsi" w:hAnsiTheme="minorHAnsi" w:cstheme="minorHAnsi"/>
          <w:b/>
          <w:bCs/>
          <w:lang w:val="en-AU"/>
        </w:rPr>
        <w:t>For syndication,</w:t>
      </w:r>
      <w:r w:rsidRPr="004D59C5">
        <w:rPr>
          <w:rFonts w:asciiTheme="minorHAnsi" w:hAnsiTheme="minorHAnsi" w:cstheme="minorHAnsi"/>
          <w:lang w:val="en-AU"/>
        </w:rPr>
        <w:t xml:space="preserve"> the file </w:t>
      </w:r>
      <w:del w:id="596" w:author="Han Xie CHAI (MAS)" w:date="2026-01-14T14:43:00Z" w16du:dateUtc="2026-01-14T06:43:00Z">
        <w:r w:rsidRPr="004D59C5" w:rsidDel="002029EA">
          <w:rPr>
            <w:rFonts w:asciiTheme="minorHAnsi" w:hAnsiTheme="minorHAnsi" w:cstheme="minorHAnsi"/>
            <w:lang w:val="en-AU"/>
          </w:rPr>
          <w:delText>will be</w:delText>
        </w:r>
      </w:del>
      <w:ins w:id="597" w:author="Han Xie CHAI (MAS)" w:date="2026-01-14T14:43:00Z" w16du:dateUtc="2026-01-14T06:43:00Z">
        <w:r w:rsidR="002029EA">
          <w:rPr>
            <w:rFonts w:asciiTheme="minorHAnsi" w:hAnsiTheme="minorHAnsi" w:cstheme="minorHAnsi"/>
            <w:lang w:val="en-AU"/>
          </w:rPr>
          <w:t>is</w:t>
        </w:r>
      </w:ins>
      <w:r w:rsidRPr="004D59C5">
        <w:rPr>
          <w:rFonts w:asciiTheme="minorHAnsi" w:hAnsiTheme="minorHAnsi" w:cstheme="minorHAnsi"/>
          <w:lang w:val="en-AU"/>
        </w:rPr>
        <w:t xml:space="preserve"> generated and placed onto MEFT on the syndication allotment date:</w:t>
      </w:r>
    </w:p>
    <w:p w14:paraId="4A99B95A" w14:textId="62C7E50A" w:rsidR="00D97A49" w:rsidRPr="004D59C5" w:rsidRDefault="00D97A49" w:rsidP="00D97A49">
      <w:pPr>
        <w:pStyle w:val="Normalwithspace"/>
        <w:numPr>
          <w:ilvl w:val="1"/>
          <w:numId w:val="92"/>
        </w:numPr>
        <w:rPr>
          <w:rFonts w:asciiTheme="minorHAnsi" w:hAnsiTheme="minorHAnsi" w:cstheme="minorHAnsi"/>
          <w:b/>
          <w:bCs/>
          <w:lang w:val="en-AU"/>
        </w:rPr>
      </w:pPr>
      <w:r w:rsidRPr="004D59C5">
        <w:rPr>
          <w:rFonts w:asciiTheme="minorHAnsi" w:hAnsiTheme="minorHAnsi" w:cstheme="minorHAnsi"/>
          <w:b/>
          <w:bCs/>
          <w:lang w:val="en-AU"/>
        </w:rPr>
        <w:t xml:space="preserve">Precondition: </w:t>
      </w:r>
      <w:r>
        <w:rPr>
          <w:rFonts w:asciiTheme="minorHAnsi" w:hAnsiTheme="minorHAnsi" w:cstheme="minorHAnsi"/>
          <w:lang w:val="en-AU"/>
        </w:rPr>
        <w:t>Retail syndication</w:t>
      </w:r>
      <w:r w:rsidRPr="004D59C5">
        <w:rPr>
          <w:rFonts w:asciiTheme="minorHAnsi" w:hAnsiTheme="minorHAnsi" w:cstheme="minorHAnsi"/>
          <w:lang w:val="en-AU"/>
        </w:rPr>
        <w:t xml:space="preserve"> results </w:t>
      </w:r>
      <w:r>
        <w:rPr>
          <w:rFonts w:asciiTheme="minorHAnsi" w:hAnsiTheme="minorHAnsi" w:cstheme="minorHAnsi"/>
          <w:lang w:val="en-AU"/>
        </w:rPr>
        <w:t>have been</w:t>
      </w:r>
      <w:r w:rsidRPr="004D59C5">
        <w:rPr>
          <w:rFonts w:asciiTheme="minorHAnsi" w:hAnsiTheme="minorHAnsi" w:cstheme="minorHAnsi"/>
          <w:lang w:val="en-AU"/>
        </w:rPr>
        <w:t xml:space="preserve"> verified</w:t>
      </w:r>
      <w:r>
        <w:rPr>
          <w:rFonts w:asciiTheme="minorHAnsi" w:hAnsiTheme="minorHAnsi" w:cstheme="minorHAnsi"/>
          <w:lang w:val="en-AU"/>
        </w:rPr>
        <w:t xml:space="preserve"> by a Syndication Operator,</w:t>
      </w:r>
      <w:r w:rsidRPr="004D59C5">
        <w:rPr>
          <w:rFonts w:asciiTheme="minorHAnsi" w:hAnsiTheme="minorHAnsi" w:cstheme="minorHAnsi"/>
          <w:lang w:val="en-AU"/>
        </w:rPr>
        <w:t xml:space="preserve"> and </w:t>
      </w:r>
      <w:r>
        <w:rPr>
          <w:rFonts w:asciiTheme="minorHAnsi" w:hAnsiTheme="minorHAnsi" w:cstheme="minorHAnsi"/>
          <w:lang w:val="en-AU"/>
        </w:rPr>
        <w:t xml:space="preserve">the </w:t>
      </w:r>
      <w:del w:id="598" w:author="Han Xie CHAI (MAS)" w:date="2026-01-14T14:44:00Z" w16du:dateUtc="2026-01-14T06:44:00Z">
        <w:r w:rsidDel="00F736B3">
          <w:rPr>
            <w:rFonts w:asciiTheme="minorHAnsi" w:hAnsiTheme="minorHAnsi" w:cstheme="minorHAnsi"/>
            <w:lang w:val="en-AU"/>
          </w:rPr>
          <w:delText xml:space="preserve">system </w:delText>
        </w:r>
      </w:del>
      <w:r>
        <w:rPr>
          <w:rFonts w:asciiTheme="minorHAnsi" w:hAnsiTheme="minorHAnsi" w:cstheme="minorHAnsi"/>
          <w:lang w:val="en-AU"/>
        </w:rPr>
        <w:t xml:space="preserve">status is </w:t>
      </w:r>
      <w:r w:rsidRPr="004D59C5">
        <w:rPr>
          <w:rFonts w:asciiTheme="minorHAnsi" w:hAnsiTheme="minorHAnsi" w:cstheme="minorHAnsi"/>
          <w:lang w:val="en-AU"/>
        </w:rPr>
        <w:t>set to ‘Pending Publication’.</w:t>
      </w:r>
    </w:p>
    <w:p w14:paraId="06689594" w14:textId="08F0627A" w:rsidR="00D97A49" w:rsidRPr="004D59C5" w:rsidRDefault="00D97A49" w:rsidP="00D97A49">
      <w:pPr>
        <w:pStyle w:val="Normalwithspace"/>
        <w:numPr>
          <w:ilvl w:val="1"/>
          <w:numId w:val="92"/>
        </w:numPr>
        <w:rPr>
          <w:rFonts w:asciiTheme="minorHAnsi" w:hAnsiTheme="minorHAnsi" w:cstheme="minorHAnsi"/>
          <w:b/>
          <w:bCs/>
          <w:lang w:val="en-AU"/>
        </w:rPr>
      </w:pPr>
      <w:r w:rsidRPr="004D59C5">
        <w:rPr>
          <w:rFonts w:asciiTheme="minorHAnsi" w:hAnsiTheme="minorHAnsi" w:cstheme="minorHAnsi"/>
          <w:b/>
          <w:bCs/>
          <w:lang w:val="en-AU"/>
        </w:rPr>
        <w:t xml:space="preserve">Scheduled processing: </w:t>
      </w:r>
      <w:r w:rsidRPr="004D59C5">
        <w:rPr>
          <w:rFonts w:asciiTheme="minorHAnsi" w:hAnsiTheme="minorHAnsi" w:cstheme="minorHAnsi"/>
          <w:lang w:val="en-AU"/>
        </w:rPr>
        <w:t xml:space="preserve">At the </w:t>
      </w:r>
      <w:r w:rsidR="00575179" w:rsidRPr="000B25D9">
        <w:rPr>
          <w:rFonts w:asciiTheme="minorHAnsi" w:hAnsiTheme="minorHAnsi" w:cstheme="minorHAnsi"/>
          <w:b/>
          <w:bCs/>
          <w:highlight w:val="yellow"/>
          <w:lang w:val="en-AU"/>
        </w:rPr>
        <w:t>[Syndication retail results release time]</w:t>
      </w:r>
      <w:r w:rsidRPr="00156F97">
        <w:rPr>
          <w:rFonts w:asciiTheme="minorHAnsi" w:hAnsiTheme="minorHAnsi" w:cstheme="minorHAnsi"/>
          <w:lang w:val="en-AU"/>
        </w:rPr>
        <w:t xml:space="preserve">, </w:t>
      </w:r>
      <w:r w:rsidRPr="004D59C5">
        <w:rPr>
          <w:rFonts w:asciiTheme="minorHAnsi" w:hAnsiTheme="minorHAnsi" w:cstheme="minorHAnsi"/>
          <w:lang w:val="en-AU"/>
        </w:rPr>
        <w:t xml:space="preserve">status </w:t>
      </w:r>
      <w:del w:id="599" w:author="Han Xie CHAI (MAS)" w:date="2026-01-14T14:44:00Z" w16du:dateUtc="2026-01-14T06:44:00Z">
        <w:r w:rsidRPr="004D59C5" w:rsidDel="00F736B3">
          <w:rPr>
            <w:rFonts w:asciiTheme="minorHAnsi" w:hAnsiTheme="minorHAnsi" w:cstheme="minorHAnsi"/>
            <w:lang w:val="en-AU"/>
          </w:rPr>
          <w:delText>will be</w:delText>
        </w:r>
      </w:del>
      <w:ins w:id="600" w:author="Han Xie CHAI (MAS)" w:date="2026-01-14T14:44:00Z" w16du:dateUtc="2026-01-14T06:44:00Z">
        <w:r w:rsidR="00F736B3">
          <w:rPr>
            <w:rFonts w:asciiTheme="minorHAnsi" w:hAnsiTheme="minorHAnsi" w:cstheme="minorHAnsi"/>
            <w:lang w:val="en-AU"/>
          </w:rPr>
          <w:t>is</w:t>
        </w:r>
      </w:ins>
      <w:r w:rsidRPr="004D59C5">
        <w:rPr>
          <w:rFonts w:asciiTheme="minorHAnsi" w:hAnsiTheme="minorHAnsi" w:cstheme="minorHAnsi"/>
          <w:lang w:val="en-AU"/>
        </w:rPr>
        <w:t xml:space="preserve"> updated to ‘Published’ and verified results </w:t>
      </w:r>
      <w:del w:id="601" w:author="Han Xie CHAI (MAS)" w:date="2026-01-14T14:44:00Z" w16du:dateUtc="2026-01-14T06:44:00Z">
        <w:r w:rsidRPr="004D59C5" w:rsidDel="00F736B3">
          <w:rPr>
            <w:rFonts w:asciiTheme="minorHAnsi" w:hAnsiTheme="minorHAnsi" w:cstheme="minorHAnsi"/>
            <w:lang w:val="en-AU"/>
          </w:rPr>
          <w:delText>will be</w:delText>
        </w:r>
      </w:del>
      <w:ins w:id="602" w:author="Han Xie CHAI (MAS)" w:date="2026-01-14T14:44:00Z" w16du:dateUtc="2026-01-14T06:44:00Z">
        <w:r w:rsidR="00F736B3">
          <w:rPr>
            <w:rFonts w:asciiTheme="minorHAnsi" w:hAnsiTheme="minorHAnsi" w:cstheme="minorHAnsi"/>
            <w:lang w:val="en-AU"/>
          </w:rPr>
          <w:t>are</w:t>
        </w:r>
      </w:ins>
      <w:r w:rsidRPr="004D59C5">
        <w:rPr>
          <w:rFonts w:asciiTheme="minorHAnsi" w:hAnsiTheme="minorHAnsi" w:cstheme="minorHAnsi"/>
          <w:lang w:val="en-AU"/>
        </w:rPr>
        <w:t xml:space="preserve"> released via this file.</w:t>
      </w:r>
    </w:p>
    <w:p w14:paraId="753F071C" w14:textId="1983E1C1" w:rsidR="00D97A49" w:rsidRPr="004D59C5" w:rsidRDefault="00D97A49" w:rsidP="00D97A49">
      <w:pPr>
        <w:pStyle w:val="Normalwithspace"/>
        <w:numPr>
          <w:ilvl w:val="1"/>
          <w:numId w:val="92"/>
        </w:numPr>
        <w:rPr>
          <w:rFonts w:asciiTheme="minorHAnsi" w:hAnsiTheme="minorHAnsi" w:cstheme="minorHAnsi"/>
          <w:b/>
          <w:bCs/>
          <w:lang w:val="en-AU"/>
        </w:rPr>
      </w:pPr>
      <w:r w:rsidRPr="004D59C5">
        <w:rPr>
          <w:rFonts w:asciiTheme="minorHAnsi" w:hAnsiTheme="minorHAnsi" w:cstheme="minorHAnsi"/>
          <w:b/>
          <w:bCs/>
          <w:lang w:val="en-AU"/>
        </w:rPr>
        <w:t xml:space="preserve">Ad-hoc processing: </w:t>
      </w:r>
      <w:r w:rsidRPr="004D59C5">
        <w:rPr>
          <w:rFonts w:asciiTheme="minorHAnsi" w:hAnsiTheme="minorHAnsi" w:cstheme="minorHAnsi"/>
          <w:lang w:val="en-AU"/>
        </w:rPr>
        <w:t>Triggered manually upon request, typically for any</w:t>
      </w:r>
      <w:r w:rsidR="004A4A90">
        <w:rPr>
          <w:rFonts w:asciiTheme="minorHAnsi" w:hAnsiTheme="minorHAnsi" w:cstheme="minorHAnsi"/>
          <w:lang w:val="en-AU"/>
        </w:rPr>
        <w:t xml:space="preserve"> </w:t>
      </w:r>
      <w:r w:rsidRPr="004D59C5">
        <w:rPr>
          <w:rFonts w:asciiTheme="minorHAnsi" w:hAnsiTheme="minorHAnsi" w:cstheme="minorHAnsi"/>
          <w:lang w:val="en-AU"/>
        </w:rPr>
        <w:t>result verified after the scheduled publication time.</w:t>
      </w:r>
    </w:p>
    <w:p w14:paraId="690D1F31" w14:textId="0413CB39" w:rsidR="006C7722" w:rsidRPr="00256883" w:rsidDel="00F736B3" w:rsidRDefault="00E76163" w:rsidP="00857344">
      <w:pPr>
        <w:pStyle w:val="Normalwithspace"/>
        <w:rPr>
          <w:del w:id="603" w:author="Han Xie CHAI (MAS)" w:date="2026-01-14T14:46:00Z" w16du:dateUtc="2026-01-14T06:46:00Z"/>
          <w:rFonts w:asciiTheme="minorHAnsi" w:hAnsiTheme="minorHAnsi" w:cstheme="minorHAnsi"/>
          <w:lang w:val="en-AU"/>
        </w:rPr>
      </w:pPr>
      <w:r w:rsidRPr="006D54D3">
        <w:rPr>
          <w:rFonts w:asciiTheme="minorHAnsi" w:hAnsiTheme="minorHAnsi" w:cstheme="minorHAnsi"/>
          <w:b/>
          <w:bCs/>
          <w:lang w:val="en-AU"/>
        </w:rPr>
        <w:t>[Auction results release time]</w:t>
      </w:r>
      <w:r>
        <w:rPr>
          <w:rFonts w:asciiTheme="minorHAnsi" w:hAnsiTheme="minorHAnsi" w:cstheme="minorHAnsi"/>
          <w:b/>
          <w:bCs/>
          <w:lang w:val="en-AU"/>
        </w:rPr>
        <w:t xml:space="preserve"> </w:t>
      </w:r>
      <w:r w:rsidRPr="00857344">
        <w:rPr>
          <w:rFonts w:asciiTheme="minorHAnsi" w:hAnsiTheme="minorHAnsi" w:cstheme="minorHAnsi"/>
          <w:lang w:val="en-AU"/>
        </w:rPr>
        <w:t>and</w:t>
      </w:r>
      <w:r>
        <w:rPr>
          <w:rFonts w:asciiTheme="minorHAnsi" w:hAnsiTheme="minorHAnsi" w:cstheme="minorHAnsi"/>
          <w:b/>
          <w:bCs/>
          <w:lang w:val="en-AU"/>
        </w:rPr>
        <w:t xml:space="preserve"> </w:t>
      </w:r>
      <w:r w:rsidRPr="006D54D3">
        <w:rPr>
          <w:rFonts w:asciiTheme="minorHAnsi" w:hAnsiTheme="minorHAnsi" w:cstheme="minorHAnsi"/>
          <w:b/>
          <w:bCs/>
          <w:lang w:val="en-AU"/>
        </w:rPr>
        <w:t>[Syndication retail results release time]</w:t>
      </w:r>
      <w:r w:rsidRPr="004D59C5">
        <w:rPr>
          <w:rFonts w:asciiTheme="minorHAnsi" w:hAnsiTheme="minorHAnsi" w:cstheme="minorHAnsi"/>
          <w:lang w:val="en-AU"/>
        </w:rPr>
        <w:t xml:space="preserve"> </w:t>
      </w:r>
      <w:r w:rsidRPr="00857344">
        <w:rPr>
          <w:rFonts w:asciiTheme="minorHAnsi" w:hAnsiTheme="minorHAnsi" w:cstheme="minorHAnsi"/>
          <w:lang w:val="en-AU"/>
        </w:rPr>
        <w:t>are</w:t>
      </w:r>
      <w:r w:rsidR="006C7722" w:rsidRPr="00801D7E">
        <w:rPr>
          <w:rFonts w:asciiTheme="minorHAnsi" w:hAnsiTheme="minorHAnsi" w:cstheme="minorHAnsi"/>
          <w:szCs w:val="22"/>
        </w:rPr>
        <w:t xml:space="preserve"> </w:t>
      </w:r>
      <w:r w:rsidR="006C7722">
        <w:rPr>
          <w:rFonts w:asciiTheme="minorHAnsi" w:hAnsiTheme="minorHAnsi" w:cstheme="minorHAnsi"/>
          <w:szCs w:val="22"/>
        </w:rPr>
        <w:t xml:space="preserve">configurable </w:t>
      </w:r>
      <w:r w:rsidR="006C7722" w:rsidRPr="00801D7E">
        <w:rPr>
          <w:rFonts w:asciiTheme="minorHAnsi" w:hAnsiTheme="minorHAnsi" w:cstheme="minorHAnsi"/>
          <w:szCs w:val="22"/>
        </w:rPr>
        <w:t>system parameter</w:t>
      </w:r>
      <w:r>
        <w:rPr>
          <w:rFonts w:asciiTheme="minorHAnsi" w:hAnsiTheme="minorHAnsi" w:cstheme="minorHAnsi"/>
          <w:szCs w:val="22"/>
        </w:rPr>
        <w:t>s</w:t>
      </w:r>
      <w:r w:rsidR="006C7722">
        <w:rPr>
          <w:rFonts w:asciiTheme="minorHAnsi" w:hAnsiTheme="minorHAnsi" w:cstheme="minorHAnsi"/>
          <w:lang w:val="en-AU"/>
        </w:rPr>
        <w:t xml:space="preserve"> in OMEGA. For details on managing the parameter</w:t>
      </w:r>
      <w:r>
        <w:rPr>
          <w:rFonts w:asciiTheme="minorHAnsi" w:hAnsiTheme="minorHAnsi" w:cstheme="minorHAnsi"/>
          <w:lang w:val="en-AU"/>
        </w:rPr>
        <w:t>s</w:t>
      </w:r>
      <w:r w:rsidR="006C7722">
        <w:rPr>
          <w:rFonts w:asciiTheme="minorHAnsi" w:hAnsiTheme="minorHAnsi" w:cstheme="minorHAnsi"/>
          <w:lang w:val="en-AU"/>
        </w:rPr>
        <w:t xml:space="preserve">, refer to </w:t>
      </w:r>
      <w:r w:rsidR="006C7722" w:rsidRPr="006D54D3">
        <w:rPr>
          <w:rFonts w:asciiTheme="minorHAnsi" w:hAnsiTheme="minorHAnsi" w:cstheme="minorHAnsi"/>
          <w:i/>
          <w:iCs/>
          <w:lang w:val="en-AU"/>
        </w:rPr>
        <w:t>MAS_OMEGA – Functional Specifications Document (Administration)</w:t>
      </w:r>
      <w:r w:rsidR="006C7722">
        <w:rPr>
          <w:rFonts w:asciiTheme="minorHAnsi" w:hAnsiTheme="minorHAnsi" w:cstheme="minorHAnsi"/>
          <w:lang w:val="en-AU"/>
        </w:rPr>
        <w:t>.</w:t>
      </w:r>
    </w:p>
    <w:p w14:paraId="1E464A38" w14:textId="77777777" w:rsidR="006C7722" w:rsidRPr="009B750F" w:rsidRDefault="006C7722" w:rsidP="006C7722">
      <w:pPr>
        <w:pStyle w:val="Normalwithspace"/>
        <w:rPr>
          <w:rFonts w:asciiTheme="minorHAnsi" w:hAnsiTheme="minorHAnsi" w:cstheme="minorHAnsi"/>
          <w:lang w:val="en-AU"/>
        </w:rPr>
      </w:pPr>
    </w:p>
    <w:p w14:paraId="46AFF631" w14:textId="6A219DE3" w:rsidR="00AE0A9A" w:rsidRPr="0024320D" w:rsidRDefault="00AE0A9A" w:rsidP="00634352">
      <w:pPr>
        <w:pStyle w:val="Heading3"/>
      </w:pPr>
      <w:bookmarkStart w:id="604" w:name="_Toc217999930"/>
      <w:r>
        <w:t>Data Fields</w:t>
      </w:r>
      <w:r w:rsidR="00FF1E76">
        <w:t xml:space="preserve"> &amp; Validations</w:t>
      </w:r>
      <w:bookmarkEnd w:id="604"/>
    </w:p>
    <w:p w14:paraId="627084CB" w14:textId="209700A2" w:rsidR="00AE0A9A" w:rsidRPr="007E1AE9" w:rsidRDefault="007E1AE9" w:rsidP="00AE0A9A">
      <w:pPr>
        <w:pStyle w:val="Normalwithspace"/>
        <w:rPr>
          <w:rFonts w:asciiTheme="minorHAnsi" w:hAnsiTheme="minorHAnsi" w:cstheme="minorHAnsi"/>
          <w:lang w:val="en-AU"/>
        </w:r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12_-" w:history="1">
        <w:r>
          <w:rPr>
            <w:rStyle w:val="Hyperlink"/>
            <w:rFonts w:asciiTheme="minorHAnsi" w:hAnsiTheme="minorHAnsi" w:cstheme="minorHAnsi"/>
            <w:lang w:val="en-AU"/>
          </w:rPr>
          <w:t>Appendix A.12 - SGS/T-Bills Auction/Syndication Results File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p>
    <w:p w14:paraId="5FEA21F7" w14:textId="0D50CCCF" w:rsidR="00D7001F" w:rsidRPr="00005F88" w:rsidRDefault="006F4910" w:rsidP="00634352">
      <w:pPr>
        <w:pStyle w:val="Heading2"/>
        <w:rPr>
          <w:highlight w:val="yellow"/>
        </w:rPr>
      </w:pPr>
      <w:bookmarkStart w:id="605" w:name="_Toc215758860"/>
      <w:bookmarkStart w:id="606" w:name="_Toc215759911"/>
      <w:bookmarkStart w:id="607" w:name="_Toc217999931"/>
      <w:r w:rsidRPr="00005F88">
        <w:rPr>
          <w:highlight w:val="yellow"/>
        </w:rPr>
        <w:t>Institutional A</w:t>
      </w:r>
      <w:r w:rsidR="00DA21BA">
        <w:rPr>
          <w:highlight w:val="yellow"/>
        </w:rPr>
        <w:t>uction</w:t>
      </w:r>
      <w:r w:rsidRPr="00005F88">
        <w:rPr>
          <w:highlight w:val="yellow"/>
        </w:rPr>
        <w:t xml:space="preserve"> Results File</w:t>
      </w:r>
      <w:bookmarkStart w:id="608" w:name="_Toc215758861"/>
      <w:bookmarkStart w:id="609" w:name="_Toc215759912"/>
      <w:bookmarkEnd w:id="605"/>
      <w:bookmarkEnd w:id="606"/>
      <w:bookmarkEnd w:id="607"/>
    </w:p>
    <w:p w14:paraId="3425DEB1" w14:textId="77777777" w:rsidR="00AE0A9A" w:rsidRDefault="00AE0A9A" w:rsidP="00634352">
      <w:pPr>
        <w:pStyle w:val="Heading3"/>
      </w:pPr>
      <w:bookmarkStart w:id="610" w:name="_Toc217999932"/>
      <w:r>
        <w:t>Description</w:t>
      </w:r>
      <w:bookmarkEnd w:id="610"/>
    </w:p>
    <w:p w14:paraId="7E05DDF6" w14:textId="47B112DC" w:rsidR="000C04A8" w:rsidRDefault="000C04A8" w:rsidP="000C04A8">
      <w:pPr>
        <w:pStyle w:val="Normalwithspace"/>
        <w:rPr>
          <w:rFonts w:asciiTheme="minorHAnsi" w:hAnsiTheme="minorHAnsi" w:cstheme="minorHAnsi"/>
          <w:lang w:val="en-AU"/>
        </w:rPr>
      </w:pPr>
      <w:r w:rsidRPr="000C04A8">
        <w:rPr>
          <w:rFonts w:asciiTheme="minorHAnsi" w:hAnsiTheme="minorHAnsi" w:cstheme="minorHAnsi"/>
          <w:lang w:val="en-AU"/>
        </w:rPr>
        <w:t xml:space="preserve">OMEGA provides </w:t>
      </w:r>
      <w:commentRangeStart w:id="611"/>
      <w:commentRangeStart w:id="612"/>
      <w:r w:rsidR="00E82E25">
        <w:rPr>
          <w:rFonts w:asciiTheme="minorHAnsi" w:hAnsiTheme="minorHAnsi" w:cstheme="minorHAnsi"/>
          <w:lang w:val="en-AU"/>
        </w:rPr>
        <w:t>PD</w:t>
      </w:r>
      <w:commentRangeEnd w:id="611"/>
      <w:r w:rsidR="000E0118">
        <w:rPr>
          <w:rStyle w:val="CommentReference"/>
          <w:lang w:val="en-US"/>
        </w:rPr>
        <w:commentReference w:id="611"/>
      </w:r>
      <w:commentRangeEnd w:id="612"/>
      <w:r w:rsidR="00040AB6">
        <w:rPr>
          <w:rStyle w:val="CommentReference"/>
          <w:lang w:val="en-US"/>
        </w:rPr>
        <w:commentReference w:id="612"/>
      </w:r>
      <w:r w:rsidR="00E82E25">
        <w:rPr>
          <w:rFonts w:asciiTheme="minorHAnsi" w:hAnsiTheme="minorHAnsi" w:cstheme="minorHAnsi"/>
          <w:lang w:val="en-AU"/>
        </w:rPr>
        <w:t>s</w:t>
      </w:r>
      <w:r w:rsidRPr="000C04A8">
        <w:rPr>
          <w:rFonts w:asciiTheme="minorHAnsi" w:hAnsiTheme="minorHAnsi" w:cstheme="minorHAnsi"/>
          <w:lang w:val="en-AU"/>
        </w:rPr>
        <w:t xml:space="preserve"> with</w:t>
      </w:r>
      <w:r w:rsidR="00DD58FB">
        <w:rPr>
          <w:rFonts w:asciiTheme="minorHAnsi" w:hAnsiTheme="minorHAnsi" w:cstheme="minorHAnsi"/>
          <w:lang w:val="en-AU"/>
        </w:rPr>
        <w:t xml:space="preserve"> the</w:t>
      </w:r>
      <w:r w:rsidRPr="000C04A8">
        <w:rPr>
          <w:rFonts w:asciiTheme="minorHAnsi" w:hAnsiTheme="minorHAnsi" w:cstheme="minorHAnsi"/>
          <w:lang w:val="en-AU"/>
        </w:rPr>
        <w:t xml:space="preserve"> </w:t>
      </w:r>
      <w:r w:rsidR="00E82E25">
        <w:rPr>
          <w:rFonts w:asciiTheme="minorHAnsi" w:hAnsiTheme="minorHAnsi" w:cstheme="minorHAnsi"/>
          <w:lang w:val="en-AU"/>
        </w:rPr>
        <w:t xml:space="preserve">institutional </w:t>
      </w:r>
      <w:r w:rsidRPr="000C04A8">
        <w:rPr>
          <w:rFonts w:asciiTheme="minorHAnsi" w:hAnsiTheme="minorHAnsi" w:cstheme="minorHAnsi"/>
          <w:lang w:val="en-AU"/>
        </w:rPr>
        <w:t xml:space="preserve">results file </w:t>
      </w:r>
      <w:r w:rsidR="00DD58FB">
        <w:rPr>
          <w:rFonts w:asciiTheme="minorHAnsi" w:hAnsiTheme="minorHAnsi" w:cstheme="minorHAnsi"/>
          <w:lang w:val="en-AU"/>
        </w:rPr>
        <w:t xml:space="preserve">in .csv format </w:t>
      </w:r>
      <w:r w:rsidRPr="000C04A8">
        <w:rPr>
          <w:rFonts w:asciiTheme="minorHAnsi" w:hAnsiTheme="minorHAnsi" w:cstheme="minorHAnsi"/>
          <w:lang w:val="en-AU"/>
        </w:rPr>
        <w:t xml:space="preserve">after the </w:t>
      </w:r>
      <w:r w:rsidR="00D00118">
        <w:rPr>
          <w:rFonts w:asciiTheme="minorHAnsi" w:hAnsiTheme="minorHAnsi" w:cstheme="minorHAnsi"/>
          <w:lang w:val="en-AU"/>
        </w:rPr>
        <w:t>institutional</w:t>
      </w:r>
      <w:r w:rsidRPr="000C04A8">
        <w:rPr>
          <w:rFonts w:asciiTheme="minorHAnsi" w:hAnsiTheme="minorHAnsi" w:cstheme="minorHAnsi"/>
          <w:lang w:val="en-AU"/>
        </w:rPr>
        <w:t xml:space="preserve"> results have been verified and published.</w:t>
      </w:r>
    </w:p>
    <w:p w14:paraId="76B79806" w14:textId="7E420A35" w:rsidR="00C549CE" w:rsidRPr="000C04A8" w:rsidRDefault="006B159B" w:rsidP="000C04A8">
      <w:pPr>
        <w:pStyle w:val="Normalwithspace"/>
        <w:rPr>
          <w:rFonts w:asciiTheme="minorHAnsi" w:hAnsiTheme="minorHAnsi" w:cstheme="minorHAnsi"/>
          <w:lang w:val="en-AU"/>
        </w:rPr>
      </w:pPr>
      <w:r>
        <w:rPr>
          <w:rFonts w:asciiTheme="minorHAnsi" w:hAnsiTheme="minorHAnsi" w:cstheme="minorHAnsi"/>
          <w:lang w:val="en-AU"/>
        </w:rPr>
        <w:t xml:space="preserve">Only CASH </w:t>
      </w:r>
      <w:del w:id="613" w:author="Han Xie CHAI (MAS)" w:date="2026-01-14T14:46:00Z" w16du:dateUtc="2026-01-14T06:46:00Z">
        <w:r w:rsidDel="00F736B3">
          <w:rPr>
            <w:rFonts w:asciiTheme="minorHAnsi" w:hAnsiTheme="minorHAnsi" w:cstheme="minorHAnsi"/>
            <w:lang w:val="en-AU"/>
          </w:rPr>
          <w:delText xml:space="preserve">payment </w:delText>
        </w:r>
      </w:del>
      <w:ins w:id="614" w:author="Han Xie CHAI (MAS)" w:date="2026-01-14T14:46:00Z" w16du:dateUtc="2026-01-14T06:46:00Z">
        <w:r w:rsidR="00F736B3">
          <w:rPr>
            <w:rFonts w:asciiTheme="minorHAnsi" w:hAnsiTheme="minorHAnsi" w:cstheme="minorHAnsi"/>
            <w:lang w:val="en-AU"/>
          </w:rPr>
          <w:t>applic</w:t>
        </w:r>
      </w:ins>
      <w:ins w:id="615" w:author="Han Xie CHAI (MAS)" w:date="2026-01-14T14:47:00Z" w16du:dateUtc="2026-01-14T06:47:00Z">
        <w:r w:rsidR="00F736B3">
          <w:rPr>
            <w:rFonts w:asciiTheme="minorHAnsi" w:hAnsiTheme="minorHAnsi" w:cstheme="minorHAnsi"/>
            <w:lang w:val="en-AU"/>
          </w:rPr>
          <w:t>ation</w:t>
        </w:r>
      </w:ins>
      <w:ins w:id="616" w:author="Han Xie CHAI (MAS)" w:date="2026-01-14T14:46:00Z" w16du:dateUtc="2026-01-14T06:46:00Z">
        <w:r w:rsidR="00F736B3">
          <w:rPr>
            <w:rFonts w:asciiTheme="minorHAnsi" w:hAnsiTheme="minorHAnsi" w:cstheme="minorHAnsi"/>
            <w:lang w:val="en-AU"/>
          </w:rPr>
          <w:t xml:space="preserve"> </w:t>
        </w:r>
      </w:ins>
      <w:r>
        <w:rPr>
          <w:rFonts w:asciiTheme="minorHAnsi" w:hAnsiTheme="minorHAnsi" w:cstheme="minorHAnsi"/>
          <w:lang w:val="en-AU"/>
        </w:rPr>
        <w:t>type is applicable to institutional results.</w:t>
      </w:r>
      <w:r w:rsidR="006F6776">
        <w:rPr>
          <w:rFonts w:asciiTheme="minorHAnsi" w:hAnsiTheme="minorHAnsi" w:cstheme="minorHAnsi"/>
          <w:lang w:val="en-AU"/>
        </w:rPr>
        <w:t xml:space="preserve"> Each file may contain the results on multiple securities across different security types</w:t>
      </w:r>
      <w:r w:rsidR="00D64825">
        <w:rPr>
          <w:rFonts w:asciiTheme="minorHAnsi" w:hAnsiTheme="minorHAnsi" w:cstheme="minorHAnsi"/>
          <w:lang w:val="en-AU"/>
        </w:rPr>
        <w:t>.</w:t>
      </w:r>
    </w:p>
    <w:p w14:paraId="2BDCFD99" w14:textId="77777777" w:rsidR="00AE0A9A" w:rsidRDefault="00AE0A9A" w:rsidP="00634352">
      <w:pPr>
        <w:pStyle w:val="Heading3"/>
      </w:pPr>
      <w:bookmarkStart w:id="617" w:name="_Toc217999933"/>
      <w:r>
        <w:t>Securities Involved</w:t>
      </w:r>
      <w:bookmarkEnd w:id="617"/>
    </w:p>
    <w:p w14:paraId="55304256" w14:textId="74395C8E" w:rsidR="00ED0039" w:rsidRDefault="00ED0039" w:rsidP="00ED0039">
      <w:pPr>
        <w:pStyle w:val="Normalwithspace"/>
        <w:rPr>
          <w:rFonts w:asciiTheme="minorHAnsi" w:hAnsiTheme="minorHAnsi" w:cstheme="minorHAnsi"/>
          <w:lang w:val="en-AU"/>
        </w:rPr>
      </w:pPr>
      <w:commentRangeStart w:id="618"/>
      <w:r>
        <w:rPr>
          <w:rFonts w:asciiTheme="minorHAnsi" w:hAnsiTheme="minorHAnsi" w:cstheme="minorHAnsi"/>
          <w:lang w:val="en-AU"/>
        </w:rPr>
        <w:t>This file only involves the specific security types</w:t>
      </w:r>
      <w:commentRangeEnd w:id="618"/>
      <w:r w:rsidR="003E34B0">
        <w:rPr>
          <w:rStyle w:val="CommentReference"/>
          <w:lang w:val="en-US"/>
        </w:rPr>
        <w:commentReference w:id="618"/>
      </w:r>
      <w:r>
        <w:rPr>
          <w:rFonts w:asciiTheme="minorHAnsi" w:hAnsiTheme="minorHAnsi" w:cstheme="minorHAnsi"/>
          <w:lang w:val="en-AU"/>
        </w:rPr>
        <w:t>:</w:t>
      </w:r>
    </w:p>
    <w:p w14:paraId="376DBDD3" w14:textId="617567F6" w:rsidR="00ED0039" w:rsidRDefault="00ED0039" w:rsidP="00450B41">
      <w:pPr>
        <w:pStyle w:val="OrderedList"/>
        <w:numPr>
          <w:ilvl w:val="0"/>
          <w:numId w:val="41"/>
        </w:numPr>
        <w:rPr>
          <w:lang w:val="en-AU"/>
        </w:rPr>
      </w:pPr>
      <w:r>
        <w:rPr>
          <w:lang w:val="en-AU"/>
        </w:rPr>
        <w:t>SGS Bonds (auction &amp; mini-auction)</w:t>
      </w:r>
    </w:p>
    <w:p w14:paraId="081826AA" w14:textId="77777777" w:rsidR="00ED0039" w:rsidRDefault="00ED0039" w:rsidP="00450B41">
      <w:pPr>
        <w:pStyle w:val="OrderedList"/>
        <w:numPr>
          <w:ilvl w:val="0"/>
          <w:numId w:val="41"/>
        </w:numPr>
        <w:rPr>
          <w:lang w:val="en-AU"/>
        </w:rPr>
      </w:pPr>
      <w:r>
        <w:rPr>
          <w:lang w:val="en-AU"/>
        </w:rPr>
        <w:t>T-Bills</w:t>
      </w:r>
    </w:p>
    <w:p w14:paraId="2A836ADD" w14:textId="285D95DA" w:rsidR="0006530B" w:rsidRDefault="0006530B" w:rsidP="00450B41">
      <w:pPr>
        <w:pStyle w:val="OrderedList"/>
        <w:numPr>
          <w:ilvl w:val="0"/>
          <w:numId w:val="41"/>
        </w:numPr>
        <w:rPr>
          <w:lang w:val="en-AU"/>
        </w:rPr>
      </w:pPr>
      <w:r>
        <w:rPr>
          <w:lang w:val="en-AU"/>
        </w:rPr>
        <w:t>CMTB</w:t>
      </w:r>
      <w:r w:rsidR="004D5F80">
        <w:rPr>
          <w:lang w:val="en-AU"/>
        </w:rPr>
        <w:t>s</w:t>
      </w:r>
      <w:r w:rsidR="000C4FB5">
        <w:rPr>
          <w:lang w:val="en-AU"/>
        </w:rPr>
        <w:t xml:space="preserve"> </w:t>
      </w:r>
    </w:p>
    <w:p w14:paraId="0CE80A68" w14:textId="7D4D9AF0" w:rsidR="00ED0039" w:rsidRPr="00D165BB" w:rsidRDefault="0006530B" w:rsidP="00450B41">
      <w:pPr>
        <w:pStyle w:val="OrderedList"/>
        <w:numPr>
          <w:ilvl w:val="0"/>
          <w:numId w:val="41"/>
        </w:numPr>
        <w:rPr>
          <w:lang w:val="en-AU"/>
        </w:rPr>
      </w:pPr>
      <w:r>
        <w:rPr>
          <w:lang w:val="en-AU"/>
        </w:rPr>
        <w:t>MAS-Bills</w:t>
      </w:r>
    </w:p>
    <w:p w14:paraId="23D3F7CF" w14:textId="77777777" w:rsidR="000451CD" w:rsidRDefault="000451CD" w:rsidP="00634352">
      <w:pPr>
        <w:pStyle w:val="Heading3"/>
      </w:pPr>
      <w:bookmarkStart w:id="619" w:name="_Toc217999934"/>
      <w:r>
        <w:t>File Names</w:t>
      </w:r>
      <w:bookmarkEnd w:id="619"/>
    </w:p>
    <w:p w14:paraId="15D67A6C" w14:textId="77777777" w:rsidR="000451CD" w:rsidRDefault="000451CD" w:rsidP="000451CD">
      <w:pPr>
        <w:pStyle w:val="Normalwithspace"/>
        <w:rPr>
          <w:rFonts w:asciiTheme="minorHAnsi" w:hAnsiTheme="minorHAnsi" w:cstheme="minorHAnsi"/>
          <w:lang w:val="en-AU"/>
        </w:rPr>
      </w:pPr>
      <w:r>
        <w:rPr>
          <w:rFonts w:asciiTheme="minorHAnsi" w:hAnsiTheme="minorHAnsi" w:cstheme="minorHAnsi"/>
          <w:lang w:val="en-AU"/>
        </w:rPr>
        <w:t xml:space="preserve">The following table specifies the file name for the institutional allotment results file. </w:t>
      </w:r>
      <w:r w:rsidRPr="00415ACB">
        <w:rPr>
          <w:rFonts w:asciiTheme="minorHAnsi" w:hAnsiTheme="minorHAnsi" w:cstheme="minorHAnsi"/>
          <w:lang w:val="en-AU"/>
        </w:rPr>
        <w:t>For the final file name construction, the placeholder [</w:t>
      </w:r>
      <w:r>
        <w:rPr>
          <w:rFonts w:asciiTheme="minorHAnsi" w:hAnsiTheme="minorHAnsi" w:cstheme="minorHAnsi"/>
          <w:b/>
          <w:bCs/>
          <w:i/>
          <w:iCs/>
          <w:lang w:val="en-AU"/>
        </w:rPr>
        <w:t>bank code</w:t>
      </w:r>
      <w:r w:rsidRPr="006E582A">
        <w:rPr>
          <w:rFonts w:asciiTheme="minorHAnsi" w:hAnsiTheme="minorHAnsi" w:cstheme="minorHAnsi"/>
          <w:b/>
          <w:bCs/>
          <w:i/>
          <w:iCs/>
          <w:lang w:val="en-AU"/>
        </w:rPr>
        <w:t xml:space="preserve"> of </w:t>
      </w:r>
      <w:r>
        <w:rPr>
          <w:rFonts w:asciiTheme="minorHAnsi" w:hAnsiTheme="minorHAnsi" w:cstheme="minorHAnsi"/>
          <w:b/>
          <w:bCs/>
          <w:i/>
          <w:iCs/>
          <w:lang w:val="en-AU"/>
        </w:rPr>
        <w:t>PD</w:t>
      </w:r>
      <w:r w:rsidRPr="00415ACB">
        <w:rPr>
          <w:rFonts w:asciiTheme="minorHAnsi" w:hAnsiTheme="minorHAnsi" w:cstheme="minorHAnsi"/>
          <w:lang w:val="en-AU"/>
        </w:rPr>
        <w:t xml:space="preserve">] must be substituted with the specific </w:t>
      </w:r>
      <w:r>
        <w:rPr>
          <w:rFonts w:asciiTheme="minorHAnsi" w:hAnsiTheme="minorHAnsi" w:cstheme="minorHAnsi"/>
          <w:lang w:val="en-AU"/>
        </w:rPr>
        <w:t xml:space="preserve">bank code </w:t>
      </w:r>
      <w:r w:rsidRPr="00415ACB">
        <w:rPr>
          <w:rFonts w:asciiTheme="minorHAnsi" w:hAnsiTheme="minorHAnsi" w:cstheme="minorHAnsi"/>
          <w:lang w:val="en-AU"/>
        </w:rPr>
        <w:t xml:space="preserve">associated with the applicable </w:t>
      </w:r>
      <w:r>
        <w:rPr>
          <w:rFonts w:asciiTheme="minorHAnsi" w:hAnsiTheme="minorHAnsi" w:cstheme="minorHAnsi"/>
          <w:lang w:val="en-AU"/>
        </w:rPr>
        <w:t>Destination</w:t>
      </w:r>
      <w:r w:rsidRPr="00415ACB">
        <w:rPr>
          <w:rFonts w:asciiTheme="minorHAnsi" w:hAnsiTheme="minorHAnsi" w:cstheme="minorHAnsi"/>
          <w:lang w:val="en-AU"/>
        </w:rPr>
        <w:t>.</w:t>
      </w:r>
    </w:p>
    <w:p w14:paraId="602339E1" w14:textId="05CE9EB8" w:rsidR="000451CD" w:rsidRDefault="000451CD" w:rsidP="000451CD">
      <w:pPr>
        <w:pStyle w:val="Normalwithspace"/>
        <w:rPr>
          <w:rFonts w:asciiTheme="minorHAnsi" w:hAnsiTheme="minorHAnsi" w:cstheme="minorHAnsi"/>
          <w:lang w:val="en-AU"/>
        </w:rPr>
      </w:pPr>
      <w:r>
        <w:rPr>
          <w:rFonts w:asciiTheme="minorHAnsi" w:hAnsiTheme="minorHAnsi" w:cstheme="minorHAnsi"/>
          <w:lang w:val="en-AU"/>
        </w:rPr>
        <w:t xml:space="preserve">Refer to </w:t>
      </w:r>
      <w:hyperlink w:anchor="_Appendix_C.2_–" w:history="1">
        <w:r>
          <w:rPr>
            <w:rStyle w:val="Hyperlink"/>
            <w:rFonts w:asciiTheme="minorHAnsi" w:hAnsiTheme="minorHAnsi" w:cstheme="minorHAnsi"/>
            <w:lang w:val="en-AU"/>
          </w:rPr>
          <w:t>Appendix C.2 – Bank Codes of PDs</w:t>
        </w:r>
      </w:hyperlink>
      <w:r>
        <w:rPr>
          <w:rFonts w:asciiTheme="minorHAnsi" w:hAnsiTheme="minorHAnsi" w:cstheme="minorHAnsi"/>
          <w:lang w:val="en-AU"/>
        </w:rPr>
        <w:t xml:space="preserve"> for the complete list of valid PDs’ bank codes for file names.</w:t>
      </w:r>
    </w:p>
    <w:p w14:paraId="427052DE" w14:textId="77777777" w:rsidR="000451CD" w:rsidRPr="003D648B" w:rsidRDefault="000451CD" w:rsidP="000451CD">
      <w:pPr>
        <w:pStyle w:val="Normalwithspace"/>
        <w:rPr>
          <w:rFonts w:asciiTheme="minorHAnsi" w:hAnsiTheme="minorHAnsi" w:cstheme="minorHAnsi"/>
          <w:lang w:val="en-AU"/>
        </w:rPr>
      </w:pPr>
    </w:p>
    <w:tbl>
      <w:tblPr>
        <w:tblStyle w:val="TableGrid"/>
        <w:tblW w:w="9134" w:type="dxa"/>
        <w:tblLook w:val="04A0" w:firstRow="1" w:lastRow="0" w:firstColumn="1" w:lastColumn="0" w:noHBand="0" w:noVBand="1"/>
      </w:tblPr>
      <w:tblGrid>
        <w:gridCol w:w="797"/>
        <w:gridCol w:w="3262"/>
        <w:gridCol w:w="1661"/>
        <w:gridCol w:w="2003"/>
        <w:gridCol w:w="1411"/>
      </w:tblGrid>
      <w:tr w:rsidR="000451CD" w14:paraId="56514607" w14:textId="77777777" w:rsidTr="001D298F">
        <w:tc>
          <w:tcPr>
            <w:tcW w:w="797" w:type="dxa"/>
            <w:shd w:val="clear" w:color="auto" w:fill="D9D9D9" w:themeFill="background1" w:themeFillShade="D9"/>
          </w:tcPr>
          <w:p w14:paraId="6A27D83A" w14:textId="77777777" w:rsidR="000451CD" w:rsidRPr="00796860" w:rsidRDefault="000451CD" w:rsidP="00742B6B">
            <w:pPr>
              <w:pStyle w:val="TableHeading"/>
              <w:jc w:val="both"/>
              <w:rPr>
                <w:rFonts w:asciiTheme="minorHAnsi" w:hAnsiTheme="minorHAnsi" w:cstheme="minorHAnsi"/>
              </w:rPr>
            </w:pPr>
            <w:r w:rsidRPr="00796860">
              <w:rPr>
                <w:rFonts w:asciiTheme="minorHAnsi" w:hAnsiTheme="minorHAnsi" w:cstheme="minorHAnsi"/>
              </w:rPr>
              <w:t>S/N</w:t>
            </w:r>
          </w:p>
        </w:tc>
        <w:tc>
          <w:tcPr>
            <w:tcW w:w="3262" w:type="dxa"/>
            <w:shd w:val="clear" w:color="auto" w:fill="D9D9D9" w:themeFill="background1" w:themeFillShade="D9"/>
          </w:tcPr>
          <w:p w14:paraId="159F1126" w14:textId="77777777" w:rsidR="000451CD" w:rsidRPr="00796860" w:rsidRDefault="000451CD" w:rsidP="00742B6B">
            <w:pPr>
              <w:pStyle w:val="TableHeading"/>
              <w:rPr>
                <w:rFonts w:asciiTheme="minorHAnsi" w:hAnsiTheme="minorHAnsi" w:cstheme="minorHAnsi"/>
              </w:rPr>
            </w:pPr>
            <w:r w:rsidRPr="00796860">
              <w:rPr>
                <w:rFonts w:asciiTheme="minorHAnsi" w:hAnsiTheme="minorHAnsi" w:cstheme="minorHAnsi"/>
              </w:rPr>
              <w:t>File Name</w:t>
            </w:r>
          </w:p>
        </w:tc>
        <w:tc>
          <w:tcPr>
            <w:tcW w:w="1661" w:type="dxa"/>
            <w:shd w:val="clear" w:color="auto" w:fill="D9D9D9" w:themeFill="background1" w:themeFillShade="D9"/>
          </w:tcPr>
          <w:p w14:paraId="12619DBF" w14:textId="77777777" w:rsidR="000451CD" w:rsidRDefault="000451CD" w:rsidP="00742B6B">
            <w:pPr>
              <w:pStyle w:val="TableHeading"/>
              <w:rPr>
                <w:rFonts w:asciiTheme="minorHAnsi" w:hAnsiTheme="minorHAnsi" w:cstheme="minorHAnsi"/>
              </w:rPr>
            </w:pPr>
            <w:r>
              <w:rPr>
                <w:rFonts w:asciiTheme="minorHAnsi" w:hAnsiTheme="minorHAnsi" w:cstheme="minorHAnsi"/>
              </w:rPr>
              <w:t>Source</w:t>
            </w:r>
          </w:p>
        </w:tc>
        <w:tc>
          <w:tcPr>
            <w:tcW w:w="2003" w:type="dxa"/>
            <w:shd w:val="clear" w:color="auto" w:fill="D9D9D9" w:themeFill="background1" w:themeFillShade="D9"/>
          </w:tcPr>
          <w:p w14:paraId="45ED720B" w14:textId="77777777" w:rsidR="000451CD" w:rsidRDefault="000451CD" w:rsidP="00742B6B">
            <w:pPr>
              <w:pStyle w:val="TableHeading"/>
              <w:rPr>
                <w:rFonts w:asciiTheme="minorHAnsi" w:hAnsiTheme="minorHAnsi" w:cstheme="minorHAnsi"/>
              </w:rPr>
            </w:pPr>
            <w:r>
              <w:rPr>
                <w:rFonts w:asciiTheme="minorHAnsi" w:hAnsiTheme="minorHAnsi" w:cstheme="minorHAnsi"/>
              </w:rPr>
              <w:t>Destination</w:t>
            </w:r>
          </w:p>
        </w:tc>
        <w:tc>
          <w:tcPr>
            <w:tcW w:w="1411" w:type="dxa"/>
            <w:shd w:val="clear" w:color="auto" w:fill="D9D9D9" w:themeFill="background1" w:themeFillShade="D9"/>
          </w:tcPr>
          <w:p w14:paraId="413CD8AD" w14:textId="77777777" w:rsidR="000451CD" w:rsidRDefault="000451CD" w:rsidP="00742B6B">
            <w:pPr>
              <w:pStyle w:val="TableHeading"/>
              <w:rPr>
                <w:rFonts w:asciiTheme="minorHAnsi" w:hAnsiTheme="minorHAnsi" w:cstheme="minorHAnsi"/>
              </w:rPr>
            </w:pPr>
            <w:r>
              <w:rPr>
                <w:rFonts w:asciiTheme="minorHAnsi" w:hAnsiTheme="minorHAnsi" w:cstheme="minorHAnsi"/>
              </w:rPr>
              <w:t xml:space="preserve">Incoming / Outgoing </w:t>
            </w:r>
          </w:p>
        </w:tc>
      </w:tr>
      <w:tr w:rsidR="000451CD" w14:paraId="0F852EDF" w14:textId="77777777" w:rsidTr="001D298F">
        <w:tc>
          <w:tcPr>
            <w:tcW w:w="797" w:type="dxa"/>
          </w:tcPr>
          <w:p w14:paraId="06F86AF0" w14:textId="77777777" w:rsidR="000451CD" w:rsidRPr="00D21035" w:rsidRDefault="000451CD" w:rsidP="00857344">
            <w:pPr>
              <w:pStyle w:val="ListParagraph"/>
              <w:numPr>
                <w:ilvl w:val="0"/>
                <w:numId w:val="116"/>
              </w:numPr>
              <w:rPr>
                <w:highlight w:val="yellow"/>
              </w:rPr>
            </w:pPr>
          </w:p>
        </w:tc>
        <w:tc>
          <w:tcPr>
            <w:tcW w:w="3262" w:type="dxa"/>
          </w:tcPr>
          <w:p w14:paraId="032B3E5A" w14:textId="102CB924" w:rsidR="00F07144" w:rsidRPr="0032267C" w:rsidRDefault="000451CD" w:rsidP="00742B6B">
            <w:pPr>
              <w:spacing w:line="360" w:lineRule="auto"/>
              <w:jc w:val="left"/>
              <w:rPr>
                <w:rFonts w:asciiTheme="minorHAnsi" w:hAnsiTheme="minorHAnsi" w:cstheme="minorHAnsi"/>
                <w:iCs/>
                <w:szCs w:val="22"/>
                <w:highlight w:val="yellow"/>
              </w:rPr>
            </w:pPr>
            <w:proofErr w:type="spellStart"/>
            <w:r w:rsidRPr="0032267C">
              <w:rPr>
                <w:rFonts w:asciiTheme="minorHAnsi" w:hAnsiTheme="minorHAnsi" w:cstheme="minorHAnsi"/>
                <w:iCs/>
                <w:szCs w:val="22"/>
                <w:highlight w:val="yellow"/>
              </w:rPr>
              <w:t>ins_ea</w:t>
            </w:r>
            <w:proofErr w:type="spellEnd"/>
            <w:r w:rsidRPr="0032267C">
              <w:rPr>
                <w:rFonts w:asciiTheme="minorHAnsi" w:hAnsiTheme="minorHAnsi" w:cstheme="minorHAnsi"/>
                <w:iCs/>
                <w:szCs w:val="22"/>
                <w:highlight w:val="yellow"/>
              </w:rPr>
              <w:t>_[</w:t>
            </w:r>
            <w:r w:rsidRPr="0032267C">
              <w:rPr>
                <w:rFonts w:asciiTheme="minorHAnsi" w:hAnsiTheme="minorHAnsi" w:cstheme="minorHAnsi"/>
                <w:b/>
                <w:iCs/>
                <w:szCs w:val="22"/>
                <w:highlight w:val="yellow"/>
              </w:rPr>
              <w:t>bank code</w:t>
            </w:r>
            <w:r w:rsidRPr="0032267C">
              <w:rPr>
                <w:rFonts w:asciiTheme="minorHAnsi" w:hAnsiTheme="minorHAnsi" w:cstheme="minorHAnsi"/>
                <w:b/>
                <w:bCs/>
                <w:i/>
                <w:szCs w:val="22"/>
                <w:highlight w:val="yellow"/>
              </w:rPr>
              <w:t xml:space="preserve"> of PD</w:t>
            </w:r>
            <w:r w:rsidRPr="0032267C">
              <w:rPr>
                <w:rFonts w:asciiTheme="minorHAnsi" w:hAnsiTheme="minorHAnsi" w:cstheme="minorHAnsi"/>
                <w:iCs/>
                <w:szCs w:val="22"/>
                <w:highlight w:val="yellow"/>
              </w:rPr>
              <w:t>]_ra1.</w:t>
            </w:r>
            <w:r w:rsidR="00F07144" w:rsidRPr="0032267C" w:rsidDel="00F07144">
              <w:rPr>
                <w:rFonts w:asciiTheme="minorHAnsi" w:hAnsiTheme="minorHAnsi" w:cstheme="minorHAnsi"/>
                <w:iCs/>
                <w:szCs w:val="22"/>
                <w:highlight w:val="yellow"/>
              </w:rPr>
              <w:t xml:space="preserve"> </w:t>
            </w:r>
            <w:r w:rsidR="00F07144">
              <w:rPr>
                <w:rFonts w:asciiTheme="minorHAnsi" w:hAnsiTheme="minorHAnsi" w:cstheme="minorHAnsi"/>
                <w:iCs/>
                <w:szCs w:val="22"/>
                <w:highlight w:val="yellow"/>
              </w:rPr>
              <w:t>csv</w:t>
            </w:r>
          </w:p>
        </w:tc>
        <w:tc>
          <w:tcPr>
            <w:tcW w:w="1661" w:type="dxa"/>
          </w:tcPr>
          <w:p w14:paraId="2D03A8E9" w14:textId="77777777" w:rsidR="000451CD" w:rsidRPr="0032267C" w:rsidRDefault="000451CD" w:rsidP="00742B6B">
            <w:pPr>
              <w:spacing w:line="360" w:lineRule="auto"/>
              <w:jc w:val="left"/>
              <w:rPr>
                <w:rFonts w:asciiTheme="minorHAnsi" w:hAnsiTheme="minorHAnsi" w:cstheme="minorHAnsi"/>
                <w:iCs/>
                <w:szCs w:val="22"/>
                <w:highlight w:val="yellow"/>
              </w:rPr>
            </w:pPr>
            <w:r w:rsidRPr="0032267C">
              <w:rPr>
                <w:rFonts w:asciiTheme="minorHAnsi" w:hAnsiTheme="minorHAnsi" w:cstheme="minorHAnsi"/>
                <w:iCs/>
                <w:szCs w:val="22"/>
                <w:highlight w:val="yellow"/>
              </w:rPr>
              <w:t>OMEGA</w:t>
            </w:r>
          </w:p>
        </w:tc>
        <w:tc>
          <w:tcPr>
            <w:tcW w:w="2003" w:type="dxa"/>
          </w:tcPr>
          <w:p w14:paraId="0073BE8E" w14:textId="77777777" w:rsidR="000451CD" w:rsidRPr="0032267C" w:rsidRDefault="000451CD" w:rsidP="00742B6B">
            <w:pPr>
              <w:spacing w:line="360" w:lineRule="auto"/>
              <w:jc w:val="left"/>
              <w:rPr>
                <w:rFonts w:asciiTheme="minorHAnsi" w:hAnsiTheme="minorHAnsi" w:cstheme="minorHAnsi"/>
                <w:iCs/>
                <w:szCs w:val="22"/>
                <w:highlight w:val="yellow"/>
              </w:rPr>
            </w:pPr>
            <w:r w:rsidRPr="0032267C">
              <w:rPr>
                <w:rFonts w:asciiTheme="minorHAnsi" w:hAnsiTheme="minorHAnsi" w:cstheme="minorHAnsi"/>
                <w:iCs/>
                <w:szCs w:val="22"/>
                <w:highlight w:val="yellow"/>
              </w:rPr>
              <w:t>PDs</w:t>
            </w:r>
          </w:p>
        </w:tc>
        <w:tc>
          <w:tcPr>
            <w:tcW w:w="1411" w:type="dxa"/>
          </w:tcPr>
          <w:p w14:paraId="7361F1C6" w14:textId="77777777" w:rsidR="000451CD" w:rsidRPr="0032267C" w:rsidRDefault="000451CD" w:rsidP="00F87880">
            <w:pPr>
              <w:keepNext/>
              <w:spacing w:line="360" w:lineRule="auto"/>
              <w:jc w:val="left"/>
              <w:rPr>
                <w:rFonts w:asciiTheme="minorHAnsi" w:hAnsiTheme="minorHAnsi" w:cstheme="minorHAnsi"/>
                <w:iCs/>
                <w:szCs w:val="22"/>
                <w:highlight w:val="yellow"/>
              </w:rPr>
            </w:pPr>
            <w:r w:rsidRPr="0032267C">
              <w:rPr>
                <w:rFonts w:asciiTheme="minorHAnsi" w:hAnsiTheme="minorHAnsi" w:cstheme="minorHAnsi"/>
                <w:iCs/>
                <w:szCs w:val="22"/>
                <w:highlight w:val="yellow"/>
              </w:rPr>
              <w:t>Outgoing</w:t>
            </w:r>
          </w:p>
        </w:tc>
      </w:tr>
    </w:tbl>
    <w:p w14:paraId="61A3DCE0" w14:textId="644C7B0D" w:rsidR="003F5A91" w:rsidRPr="003F5A91" w:rsidRDefault="00F87880" w:rsidP="00F87880">
      <w:pPr>
        <w:pStyle w:val="Caption"/>
        <w:rPr>
          <w:lang w:val="en-AU"/>
        </w:rPr>
      </w:pPr>
      <w:r>
        <w:t xml:space="preserve">Table </w:t>
      </w:r>
      <w:r>
        <w:fldChar w:fldCharType="begin"/>
      </w:r>
      <w:r>
        <w:instrText xml:space="preserve"> SEQ Table \* ARABIC </w:instrText>
      </w:r>
      <w:r>
        <w:fldChar w:fldCharType="separate"/>
      </w:r>
      <w:r w:rsidR="00FB29C8">
        <w:t>14</w:t>
      </w:r>
      <w:r>
        <w:fldChar w:fldCharType="end"/>
      </w:r>
      <w:r>
        <w:t xml:space="preserve"> </w:t>
      </w:r>
      <w:r>
        <w:fldChar w:fldCharType="begin"/>
      </w:r>
      <w:r>
        <w:instrText xml:space="preserve"> </w:instrText>
      </w:r>
      <w:r w:rsidRPr="00F87880">
        <w:instrText>STYLEREF "Heading 3"</w:instrText>
      </w:r>
      <w:r>
        <w:instrText xml:space="preserve"> </w:instrText>
      </w:r>
      <w:r>
        <w:fldChar w:fldCharType="separate"/>
      </w:r>
      <w:r>
        <w:t>File Names</w:t>
      </w:r>
      <w:r>
        <w:fldChar w:fldCharType="end"/>
      </w:r>
      <w:r>
        <w:t xml:space="preserve"> of </w:t>
      </w:r>
      <w:r>
        <w:fldChar w:fldCharType="begin"/>
      </w:r>
      <w:r>
        <w:instrText xml:space="preserve"> </w:instrText>
      </w:r>
      <w:r w:rsidRPr="00F87880">
        <w:instrText xml:space="preserve">STYLEREF "Heading </w:instrText>
      </w:r>
      <w:r>
        <w:instrText>2</w:instrText>
      </w:r>
      <w:r w:rsidRPr="00F87880">
        <w:instrText>"</w:instrText>
      </w:r>
      <w:r>
        <w:instrText xml:space="preserve"> </w:instrText>
      </w:r>
      <w:r>
        <w:fldChar w:fldCharType="separate"/>
      </w:r>
      <w:r>
        <w:t xml:space="preserve">Institutional </w:t>
      </w:r>
      <w:r w:rsidR="006D01EA">
        <w:t>Auction</w:t>
      </w:r>
      <w:r>
        <w:t xml:space="preserve"> Results File</w:t>
      </w:r>
      <w:r>
        <w:fldChar w:fldCharType="end"/>
      </w:r>
    </w:p>
    <w:p w14:paraId="2167CB9B" w14:textId="77777777" w:rsidR="00AE0A9A" w:rsidRDefault="00AE0A9A" w:rsidP="00634352">
      <w:pPr>
        <w:pStyle w:val="Heading3"/>
      </w:pPr>
      <w:bookmarkStart w:id="620" w:name="_Toc217999935"/>
      <w:r>
        <w:t>Time &amp; Frequency</w:t>
      </w:r>
      <w:bookmarkEnd w:id="620"/>
    </w:p>
    <w:p w14:paraId="581F3E5E" w14:textId="24D10CB2" w:rsidR="00F37940" w:rsidRDefault="00F37940" w:rsidP="00F37940">
      <w:pPr>
        <w:pStyle w:val="Normalwithspace"/>
        <w:rPr>
          <w:rFonts w:asciiTheme="minorHAnsi" w:hAnsiTheme="minorHAnsi" w:cstheme="minorHAnsi"/>
          <w:lang w:val="en-AU"/>
        </w:rPr>
      </w:pPr>
    </w:p>
    <w:p w14:paraId="29B7B97D" w14:textId="472366D8" w:rsidR="00F37940" w:rsidRPr="004D59C5" w:rsidRDefault="00F37940" w:rsidP="00857344">
      <w:pPr>
        <w:pStyle w:val="Normalwithspace"/>
        <w:rPr>
          <w:rFonts w:asciiTheme="minorHAnsi" w:hAnsiTheme="minorHAnsi" w:cstheme="minorHAnsi"/>
          <w:lang w:val="en-AU"/>
        </w:rPr>
      </w:pPr>
      <w:r w:rsidRPr="00857344">
        <w:rPr>
          <w:rFonts w:asciiTheme="minorHAnsi" w:hAnsiTheme="minorHAnsi" w:cstheme="minorHAnsi"/>
          <w:lang w:val="en-AU"/>
        </w:rPr>
        <w:t>The institutional auction results</w:t>
      </w:r>
      <w:r w:rsidRPr="00F37940">
        <w:rPr>
          <w:rFonts w:asciiTheme="minorHAnsi" w:hAnsiTheme="minorHAnsi" w:cstheme="minorHAnsi"/>
          <w:b/>
          <w:bCs/>
          <w:lang w:val="en-AU"/>
        </w:rPr>
        <w:t xml:space="preserve"> </w:t>
      </w:r>
      <w:r w:rsidRPr="004D59C5">
        <w:rPr>
          <w:rFonts w:asciiTheme="minorHAnsi" w:hAnsiTheme="minorHAnsi" w:cstheme="minorHAnsi"/>
          <w:lang w:val="en-AU"/>
        </w:rPr>
        <w:t xml:space="preserve">file </w:t>
      </w:r>
      <w:del w:id="621" w:author="Han Xie CHAI (MAS)" w:date="2026-01-14T14:51:00Z" w16du:dateUtc="2026-01-14T06:51:00Z">
        <w:r w:rsidRPr="004D59C5" w:rsidDel="00F736B3">
          <w:rPr>
            <w:rFonts w:asciiTheme="minorHAnsi" w:hAnsiTheme="minorHAnsi" w:cstheme="minorHAnsi"/>
            <w:lang w:val="en-AU"/>
          </w:rPr>
          <w:delText xml:space="preserve">will </w:delText>
        </w:r>
      </w:del>
      <w:ins w:id="622" w:author="Han Xie CHAI (MAS)" w:date="2026-01-14T14:51:00Z" w16du:dateUtc="2026-01-14T06:51:00Z">
        <w:r w:rsidR="00F736B3">
          <w:rPr>
            <w:rFonts w:asciiTheme="minorHAnsi" w:hAnsiTheme="minorHAnsi" w:cstheme="minorHAnsi"/>
            <w:lang w:val="en-AU"/>
          </w:rPr>
          <w:t>is</w:t>
        </w:r>
      </w:ins>
      <w:del w:id="623" w:author="Han Xie CHAI (MAS)" w:date="2026-01-14T14:51:00Z" w16du:dateUtc="2026-01-14T06:51:00Z">
        <w:r w:rsidRPr="004D59C5" w:rsidDel="00F736B3">
          <w:rPr>
            <w:rFonts w:asciiTheme="minorHAnsi" w:hAnsiTheme="minorHAnsi" w:cstheme="minorHAnsi"/>
            <w:lang w:val="en-AU"/>
          </w:rPr>
          <w:delText>be</w:delText>
        </w:r>
      </w:del>
      <w:r w:rsidRPr="004D59C5">
        <w:rPr>
          <w:rFonts w:asciiTheme="minorHAnsi" w:hAnsiTheme="minorHAnsi" w:cstheme="minorHAnsi"/>
          <w:lang w:val="en-AU"/>
        </w:rPr>
        <w:t xml:space="preserve"> generated and placed onto MEFT on the auction date:</w:t>
      </w:r>
    </w:p>
    <w:p w14:paraId="0853A7C9" w14:textId="52C073BE" w:rsidR="00F37940" w:rsidRPr="004D59C5" w:rsidRDefault="00F37940" w:rsidP="00857344">
      <w:pPr>
        <w:pStyle w:val="Normalwithspace"/>
        <w:numPr>
          <w:ilvl w:val="1"/>
          <w:numId w:val="94"/>
        </w:numPr>
        <w:rPr>
          <w:rFonts w:asciiTheme="minorHAnsi" w:hAnsiTheme="minorHAnsi" w:cstheme="minorHAnsi"/>
          <w:b/>
          <w:bCs/>
          <w:lang w:val="en-AU"/>
        </w:rPr>
      </w:pPr>
      <w:r w:rsidRPr="004D59C5">
        <w:rPr>
          <w:rFonts w:asciiTheme="minorHAnsi" w:hAnsiTheme="minorHAnsi" w:cstheme="minorHAnsi"/>
          <w:b/>
          <w:bCs/>
          <w:lang w:val="en-AU"/>
        </w:rPr>
        <w:t xml:space="preserve">Precondition: </w:t>
      </w:r>
      <w:r w:rsidRPr="004D59C5">
        <w:rPr>
          <w:rFonts w:asciiTheme="minorHAnsi" w:hAnsiTheme="minorHAnsi" w:cstheme="minorHAnsi"/>
          <w:lang w:val="en-AU"/>
        </w:rPr>
        <w:t xml:space="preserve">Auction results </w:t>
      </w:r>
      <w:r w:rsidR="00E8583C">
        <w:rPr>
          <w:rFonts w:asciiTheme="minorHAnsi" w:hAnsiTheme="minorHAnsi" w:cstheme="minorHAnsi"/>
          <w:lang w:val="en-AU"/>
        </w:rPr>
        <w:t>have been</w:t>
      </w:r>
      <w:r w:rsidRPr="004D59C5">
        <w:rPr>
          <w:rFonts w:asciiTheme="minorHAnsi" w:hAnsiTheme="minorHAnsi" w:cstheme="minorHAnsi"/>
          <w:lang w:val="en-AU"/>
        </w:rPr>
        <w:t xml:space="preserve"> verified </w:t>
      </w:r>
      <w:r w:rsidR="00041B7D">
        <w:rPr>
          <w:rFonts w:asciiTheme="minorHAnsi" w:hAnsiTheme="minorHAnsi" w:cstheme="minorHAnsi"/>
          <w:lang w:val="en-AU"/>
        </w:rPr>
        <w:t xml:space="preserve">by </w:t>
      </w:r>
      <w:r w:rsidR="00E8583C">
        <w:rPr>
          <w:rFonts w:asciiTheme="minorHAnsi" w:hAnsiTheme="minorHAnsi" w:cstheme="minorHAnsi"/>
          <w:lang w:val="en-AU"/>
        </w:rPr>
        <w:t xml:space="preserve">an </w:t>
      </w:r>
      <w:r w:rsidR="00041B7D">
        <w:rPr>
          <w:rFonts w:asciiTheme="minorHAnsi" w:hAnsiTheme="minorHAnsi" w:cstheme="minorHAnsi"/>
          <w:lang w:val="en-AU"/>
        </w:rPr>
        <w:t xml:space="preserve">Auction </w:t>
      </w:r>
      <w:r w:rsidR="00BF4BE2">
        <w:rPr>
          <w:rFonts w:asciiTheme="minorHAnsi" w:hAnsiTheme="minorHAnsi" w:cstheme="minorHAnsi"/>
          <w:lang w:val="en-AU"/>
        </w:rPr>
        <w:t>Operator, and</w:t>
      </w:r>
      <w:r w:rsidRPr="004D59C5">
        <w:rPr>
          <w:rFonts w:asciiTheme="minorHAnsi" w:hAnsiTheme="minorHAnsi" w:cstheme="minorHAnsi"/>
          <w:lang w:val="en-AU"/>
        </w:rPr>
        <w:t xml:space="preserve"> </w:t>
      </w:r>
      <w:r w:rsidR="00E8583C">
        <w:rPr>
          <w:rFonts w:asciiTheme="minorHAnsi" w:hAnsiTheme="minorHAnsi" w:cstheme="minorHAnsi"/>
          <w:lang w:val="en-AU"/>
        </w:rPr>
        <w:t xml:space="preserve">the system status is </w:t>
      </w:r>
      <w:r w:rsidRPr="004D59C5">
        <w:rPr>
          <w:rFonts w:asciiTheme="minorHAnsi" w:hAnsiTheme="minorHAnsi" w:cstheme="minorHAnsi"/>
          <w:lang w:val="en-AU"/>
        </w:rPr>
        <w:t>set to ‘</w:t>
      </w:r>
      <w:commentRangeStart w:id="624"/>
      <w:r w:rsidRPr="004D59C5">
        <w:rPr>
          <w:rFonts w:asciiTheme="minorHAnsi" w:hAnsiTheme="minorHAnsi" w:cstheme="minorHAnsi"/>
          <w:lang w:val="en-AU"/>
        </w:rPr>
        <w:t>Pending Publication’.</w:t>
      </w:r>
      <w:commentRangeEnd w:id="624"/>
      <w:r w:rsidR="007D158A">
        <w:rPr>
          <w:rStyle w:val="CommentReference"/>
          <w:lang w:val="en-US"/>
        </w:rPr>
        <w:commentReference w:id="624"/>
      </w:r>
    </w:p>
    <w:p w14:paraId="0C58866A" w14:textId="7BB2965F" w:rsidR="00F37940" w:rsidRPr="004D59C5" w:rsidRDefault="00F37940" w:rsidP="00857344">
      <w:pPr>
        <w:pStyle w:val="Normalwithspace"/>
        <w:numPr>
          <w:ilvl w:val="1"/>
          <w:numId w:val="94"/>
        </w:numPr>
        <w:rPr>
          <w:rFonts w:asciiTheme="minorHAnsi" w:hAnsiTheme="minorHAnsi" w:cstheme="minorHAnsi"/>
          <w:b/>
          <w:bCs/>
          <w:lang w:val="en-AU"/>
        </w:rPr>
      </w:pPr>
      <w:r w:rsidRPr="004D59C5">
        <w:rPr>
          <w:rFonts w:asciiTheme="minorHAnsi" w:hAnsiTheme="minorHAnsi" w:cstheme="minorHAnsi"/>
          <w:b/>
          <w:bCs/>
          <w:lang w:val="en-AU"/>
        </w:rPr>
        <w:t xml:space="preserve">Scheduled processing: </w:t>
      </w:r>
      <w:r w:rsidRPr="004D59C5">
        <w:rPr>
          <w:rFonts w:asciiTheme="minorHAnsi" w:hAnsiTheme="minorHAnsi" w:cstheme="minorHAnsi"/>
          <w:lang w:val="en-AU"/>
        </w:rPr>
        <w:t xml:space="preserve">At the configurable </w:t>
      </w:r>
      <w:r w:rsidRPr="00AE2335">
        <w:rPr>
          <w:rFonts w:asciiTheme="minorHAnsi" w:hAnsiTheme="minorHAnsi" w:cstheme="minorHAnsi"/>
          <w:b/>
          <w:bCs/>
          <w:highlight w:val="yellow"/>
          <w:lang w:val="en-AU"/>
        </w:rPr>
        <w:t>[Auction results release time]</w:t>
      </w:r>
      <w:r w:rsidRPr="00156F97">
        <w:rPr>
          <w:rFonts w:asciiTheme="minorHAnsi" w:hAnsiTheme="minorHAnsi" w:cstheme="minorHAnsi"/>
          <w:lang w:val="en-AU"/>
        </w:rPr>
        <w:t xml:space="preserve">, </w:t>
      </w:r>
      <w:r w:rsidRPr="004D59C5">
        <w:rPr>
          <w:rFonts w:asciiTheme="minorHAnsi" w:hAnsiTheme="minorHAnsi" w:cstheme="minorHAnsi"/>
          <w:lang w:val="en-AU"/>
        </w:rPr>
        <w:t>status will be updated to ‘Published’ and verified results will be released via this file.</w:t>
      </w:r>
    </w:p>
    <w:p w14:paraId="3B29536B" w14:textId="77777777" w:rsidR="00F37940" w:rsidRPr="004D59C5" w:rsidRDefault="00F37940" w:rsidP="00857344">
      <w:pPr>
        <w:pStyle w:val="Normalwithspace"/>
        <w:numPr>
          <w:ilvl w:val="1"/>
          <w:numId w:val="94"/>
        </w:numPr>
        <w:rPr>
          <w:rFonts w:asciiTheme="minorHAnsi" w:hAnsiTheme="minorHAnsi" w:cstheme="minorHAnsi"/>
          <w:b/>
          <w:bCs/>
          <w:lang w:val="en-AU"/>
        </w:rPr>
      </w:pPr>
      <w:r w:rsidRPr="004D59C5">
        <w:rPr>
          <w:rFonts w:asciiTheme="minorHAnsi" w:hAnsiTheme="minorHAnsi" w:cstheme="minorHAnsi"/>
          <w:b/>
          <w:bCs/>
          <w:lang w:val="en-AU"/>
        </w:rPr>
        <w:t xml:space="preserve">Ad-hoc processing: </w:t>
      </w:r>
      <w:r w:rsidRPr="004D59C5">
        <w:rPr>
          <w:rFonts w:asciiTheme="minorHAnsi" w:hAnsiTheme="minorHAnsi" w:cstheme="minorHAnsi"/>
          <w:lang w:val="en-AU"/>
        </w:rPr>
        <w:t>Triggered manually upon request, typically for any result verified after the scheduled publication time.</w:t>
      </w:r>
    </w:p>
    <w:p w14:paraId="62E2C114" w14:textId="4646599E" w:rsidR="00F37940" w:rsidRPr="0080505E" w:rsidRDefault="000D38D8" w:rsidP="002021C1">
      <w:pPr>
        <w:pStyle w:val="Normalwithspace"/>
        <w:rPr>
          <w:rFonts w:asciiTheme="minorHAnsi" w:hAnsiTheme="minorHAnsi" w:cstheme="minorHAnsi"/>
          <w:lang w:val="en-AU"/>
        </w:rPr>
      </w:pPr>
      <w:r w:rsidRPr="006D54D3">
        <w:rPr>
          <w:rFonts w:asciiTheme="minorHAnsi" w:hAnsiTheme="minorHAnsi" w:cstheme="minorHAnsi"/>
          <w:b/>
          <w:bCs/>
          <w:lang w:val="en-AU"/>
        </w:rPr>
        <w:t>[Auction results release time]</w:t>
      </w:r>
      <w:r>
        <w:rPr>
          <w:rFonts w:asciiTheme="minorHAnsi" w:hAnsiTheme="minorHAnsi" w:cstheme="minorHAnsi"/>
          <w:b/>
          <w:bCs/>
          <w:lang w:val="en-AU"/>
        </w:rPr>
        <w:t xml:space="preserve"> </w:t>
      </w:r>
      <w:r>
        <w:rPr>
          <w:rFonts w:asciiTheme="minorHAnsi" w:hAnsiTheme="minorHAnsi" w:cstheme="minorHAnsi"/>
          <w:lang w:val="en-AU"/>
        </w:rPr>
        <w:t>is a</w:t>
      </w:r>
      <w:r w:rsidRPr="00801D7E">
        <w:rPr>
          <w:rFonts w:asciiTheme="minorHAnsi" w:hAnsiTheme="minorHAnsi" w:cstheme="minorHAnsi"/>
          <w:szCs w:val="22"/>
        </w:rPr>
        <w:t xml:space="preserve"> </w:t>
      </w:r>
      <w:r>
        <w:rPr>
          <w:rFonts w:asciiTheme="minorHAnsi" w:hAnsiTheme="minorHAnsi" w:cstheme="minorHAnsi"/>
          <w:szCs w:val="22"/>
        </w:rPr>
        <w:t xml:space="preserve">configurable </w:t>
      </w:r>
      <w:r w:rsidRPr="00801D7E">
        <w:rPr>
          <w:rFonts w:asciiTheme="minorHAnsi" w:hAnsiTheme="minorHAnsi" w:cstheme="minorHAnsi"/>
          <w:szCs w:val="22"/>
        </w:rPr>
        <w:t>system parameter</w:t>
      </w:r>
      <w:r>
        <w:rPr>
          <w:rFonts w:asciiTheme="minorHAnsi" w:hAnsiTheme="minorHAnsi" w:cstheme="minorHAnsi"/>
          <w:lang w:val="en-AU"/>
        </w:rPr>
        <w:t xml:space="preserve"> in OMEGA. For details on managing the parameter, refer to </w:t>
      </w:r>
      <w:r w:rsidRPr="006D54D3">
        <w:rPr>
          <w:rFonts w:asciiTheme="minorHAnsi" w:hAnsiTheme="minorHAnsi" w:cstheme="minorHAnsi"/>
          <w:i/>
          <w:iCs/>
          <w:lang w:val="en-AU"/>
        </w:rPr>
        <w:t>MAS_OMEGA – Functional Specifications Document (Administration)</w:t>
      </w:r>
      <w:r>
        <w:rPr>
          <w:rFonts w:asciiTheme="minorHAnsi" w:hAnsiTheme="minorHAnsi" w:cstheme="minorHAnsi"/>
          <w:lang w:val="en-AU"/>
        </w:rPr>
        <w:t>.</w:t>
      </w:r>
    </w:p>
    <w:p w14:paraId="6515F239" w14:textId="18F2063D" w:rsidR="00AE0A9A" w:rsidRPr="007E1AE9" w:rsidRDefault="00AE0A9A" w:rsidP="00634352">
      <w:pPr>
        <w:pStyle w:val="Heading3"/>
      </w:pPr>
      <w:bookmarkStart w:id="625" w:name="_Toc217999936"/>
      <w:r>
        <w:t>Data Fields</w:t>
      </w:r>
      <w:r w:rsidR="00FF1E76">
        <w:t xml:space="preserve"> &amp; Validations</w:t>
      </w:r>
      <w:bookmarkEnd w:id="625"/>
    </w:p>
    <w:p w14:paraId="79291B21" w14:textId="1F861F64" w:rsidR="007E1AE9" w:rsidRPr="007E1AE9" w:rsidRDefault="007E1AE9" w:rsidP="00AE0A9A">
      <w:pPr>
        <w:pStyle w:val="Normalwithspace"/>
        <w:rPr>
          <w:rFonts w:asciiTheme="minorHAnsi" w:hAnsiTheme="minorHAnsi" w:cstheme="minorHAnsi"/>
          <w:lang w:val="en-AU"/>
        </w:rPr>
        <w:sectPr w:rsidR="007E1AE9" w:rsidRPr="007E1AE9" w:rsidSect="00F2414D">
          <w:headerReference w:type="default" r:id="rId20"/>
          <w:pgSz w:w="11906" w:h="16838"/>
          <w:pgMar w:top="1440" w:right="1558" w:bottom="1440" w:left="1440" w:header="720" w:footer="720" w:gutter="0"/>
          <w:cols w:space="720"/>
          <w:docGrid w:linePitch="360"/>
        </w:sectPr>
      </w:pPr>
      <w:r w:rsidRPr="00C94844">
        <w:rPr>
          <w:rFonts w:asciiTheme="minorHAnsi" w:hAnsiTheme="minorHAnsi" w:cstheme="minorHAnsi"/>
          <w:lang w:val="en-AU"/>
        </w:rPr>
        <w:t>Refer to</w:t>
      </w:r>
      <w:r>
        <w:rPr>
          <w:rFonts w:asciiTheme="minorHAnsi" w:hAnsiTheme="minorHAnsi" w:cstheme="minorHAnsi"/>
          <w:lang w:val="en-AU"/>
        </w:rPr>
        <w:t xml:space="preserve"> </w:t>
      </w:r>
      <w:hyperlink w:anchor="_Appendix_A.13_-" w:history="1">
        <w:r>
          <w:rPr>
            <w:rStyle w:val="Hyperlink"/>
            <w:rFonts w:asciiTheme="minorHAnsi" w:hAnsiTheme="minorHAnsi" w:cstheme="minorHAnsi"/>
            <w:lang w:val="en-AU"/>
          </w:rPr>
          <w:t>Appendix A.13 - Institutional Auction Results File Data Dictionary</w:t>
        </w:r>
      </w:hyperlink>
      <w:r>
        <w:rPr>
          <w:rFonts w:asciiTheme="minorHAnsi" w:hAnsiTheme="minorHAnsi" w:cstheme="minorHAnsi"/>
          <w:lang w:val="en-AU"/>
        </w:rPr>
        <w:t xml:space="preserve"> for </w:t>
      </w:r>
      <w:r w:rsidRPr="001C1789">
        <w:rPr>
          <w:rFonts w:asciiTheme="minorHAnsi" w:hAnsiTheme="minorHAnsi" w:cstheme="minorHAnsi"/>
          <w:lang w:val="en-AU"/>
        </w:rPr>
        <w:t>the detailed data field descriptions</w:t>
      </w:r>
      <w:r>
        <w:rPr>
          <w:rFonts w:asciiTheme="minorHAnsi" w:hAnsiTheme="minorHAnsi" w:cstheme="minorHAnsi"/>
          <w:lang w:val="en-AU"/>
        </w:rPr>
        <w:t>.</w:t>
      </w:r>
    </w:p>
    <w:p w14:paraId="1C195CE3" w14:textId="17CB80D3" w:rsidR="00CE164E" w:rsidRDefault="00195AFC" w:rsidP="000F3063">
      <w:pPr>
        <w:pStyle w:val="Heading1"/>
        <w:rPr>
          <w:lang w:val="en-US"/>
        </w:rPr>
      </w:pPr>
      <w:bookmarkStart w:id="626" w:name="_Toc217999937"/>
      <w:r>
        <w:rPr>
          <w:lang w:val="en-US"/>
        </w:rPr>
        <w:lastRenderedPageBreak/>
        <w:t>Appendi</w:t>
      </w:r>
      <w:r w:rsidR="00970415">
        <w:rPr>
          <w:lang w:val="en-US"/>
        </w:rPr>
        <w:t>ces</w:t>
      </w:r>
      <w:bookmarkEnd w:id="608"/>
      <w:bookmarkEnd w:id="609"/>
      <w:bookmarkEnd w:id="626"/>
    </w:p>
    <w:p w14:paraId="2584998D" w14:textId="7A1C9ED7" w:rsidR="00A30759" w:rsidRDefault="00344D65" w:rsidP="00634352">
      <w:pPr>
        <w:pStyle w:val="Heading2"/>
      </w:pPr>
      <w:bookmarkStart w:id="627" w:name="_Appendix_A_-"/>
      <w:bookmarkStart w:id="628" w:name="_Toc215758862"/>
      <w:bookmarkStart w:id="629" w:name="_Toc215759913"/>
      <w:bookmarkStart w:id="630" w:name="_Toc217999938"/>
      <w:bookmarkEnd w:id="627"/>
      <w:r>
        <w:t>Appendix A</w:t>
      </w:r>
      <w:r w:rsidR="00313140">
        <w:t xml:space="preserve"> - </w:t>
      </w:r>
      <w:r w:rsidR="00D57DE8">
        <w:t>Data Dictionary</w:t>
      </w:r>
      <w:bookmarkEnd w:id="628"/>
      <w:bookmarkEnd w:id="629"/>
      <w:bookmarkEnd w:id="630"/>
    </w:p>
    <w:p w14:paraId="2E16C6D3" w14:textId="3770D15A" w:rsidR="00813064" w:rsidRDefault="00813064" w:rsidP="00634352">
      <w:pPr>
        <w:pStyle w:val="Heading3"/>
      </w:pPr>
      <w:bookmarkStart w:id="631" w:name="_Appendix_A.1_-"/>
      <w:bookmarkStart w:id="632" w:name="_Appendix_A.2_-"/>
      <w:bookmarkStart w:id="633" w:name="_Toc215758863"/>
      <w:bookmarkStart w:id="634" w:name="_Toc215759914"/>
      <w:bookmarkStart w:id="635" w:name="_Toc217999939"/>
      <w:bookmarkStart w:id="636" w:name="_Toc215758864"/>
      <w:bookmarkStart w:id="637" w:name="_Toc215759915"/>
      <w:bookmarkEnd w:id="631"/>
      <w:bookmarkEnd w:id="632"/>
      <w:r>
        <w:t>Appendix A.1 - SSB/</w:t>
      </w:r>
      <w:commentRangeStart w:id="638"/>
      <w:commentRangeStart w:id="639"/>
      <w:commentRangeStart w:id="640"/>
      <w:r>
        <w:t>SGS</w:t>
      </w:r>
      <w:r w:rsidR="000A369C">
        <w:t xml:space="preserve"> Bonds</w:t>
      </w:r>
      <w:commentRangeEnd w:id="638"/>
      <w:r w:rsidR="005569BF">
        <w:rPr>
          <w:rStyle w:val="CommentReference"/>
          <w:rFonts w:ascii="Century Gothic" w:eastAsia="Times New Roman" w:hAnsi="Century Gothic"/>
          <w:b w:val="0"/>
          <w:bCs w:val="0"/>
          <w:smallCaps w:val="0"/>
          <w:lang w:val="en-US"/>
        </w:rPr>
        <w:commentReference w:id="638"/>
      </w:r>
      <w:commentRangeEnd w:id="639"/>
      <w:r w:rsidR="00BB0A40">
        <w:rPr>
          <w:rStyle w:val="CommentReference"/>
          <w:rFonts w:ascii="Century Gothic" w:eastAsia="Times New Roman" w:hAnsi="Century Gothic"/>
          <w:b w:val="0"/>
          <w:bCs w:val="0"/>
          <w:smallCaps w:val="0"/>
          <w:lang w:val="en-US"/>
        </w:rPr>
        <w:commentReference w:id="639"/>
      </w:r>
      <w:commentRangeEnd w:id="640"/>
      <w:r w:rsidR="00574F35">
        <w:rPr>
          <w:rStyle w:val="CommentReference"/>
          <w:rFonts w:ascii="Century Gothic" w:eastAsia="Times New Roman" w:hAnsi="Century Gothic"/>
          <w:b w:val="0"/>
          <w:bCs w:val="0"/>
          <w:smallCaps w:val="0"/>
          <w:lang w:val="en-US"/>
        </w:rPr>
        <w:commentReference w:id="640"/>
      </w:r>
      <w:r>
        <w:t>/T-Bills Issuance Calendar File Data Dictionary</w:t>
      </w:r>
      <w:bookmarkEnd w:id="633"/>
      <w:bookmarkEnd w:id="634"/>
      <w:bookmarkEnd w:id="635"/>
    </w:p>
    <w:tbl>
      <w:tblPr>
        <w:tblStyle w:val="TableGrid"/>
        <w:tblW w:w="14420" w:type="dxa"/>
        <w:tblLook w:val="04A0" w:firstRow="1" w:lastRow="0" w:firstColumn="1" w:lastColumn="0" w:noHBand="0" w:noVBand="1"/>
      </w:tblPr>
      <w:tblGrid>
        <w:gridCol w:w="664"/>
        <w:gridCol w:w="2432"/>
        <w:gridCol w:w="1416"/>
        <w:gridCol w:w="960"/>
        <w:gridCol w:w="2226"/>
        <w:gridCol w:w="4087"/>
        <w:gridCol w:w="2635"/>
      </w:tblGrid>
      <w:tr w:rsidR="00BE2F61" w14:paraId="7CFA3802" w14:textId="77777777" w:rsidTr="001D298F">
        <w:tc>
          <w:tcPr>
            <w:tcW w:w="798" w:type="dxa"/>
            <w:shd w:val="clear" w:color="auto" w:fill="D9D9D9" w:themeFill="background1" w:themeFillShade="D9"/>
          </w:tcPr>
          <w:p w14:paraId="3AD647C5" w14:textId="77777777" w:rsidR="00BE2F61" w:rsidRPr="00300889" w:rsidRDefault="00BE2F61" w:rsidP="00654D6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544" w:type="dxa"/>
            <w:shd w:val="clear" w:color="auto" w:fill="D9D9D9" w:themeFill="background1" w:themeFillShade="D9"/>
          </w:tcPr>
          <w:p w14:paraId="498C3678" w14:textId="77777777" w:rsidR="00BE2F61" w:rsidRPr="00300889" w:rsidRDefault="00BE2F61" w:rsidP="00654D63">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231274A2" w14:textId="77777777" w:rsidR="00BE2F61" w:rsidRPr="00300889" w:rsidRDefault="00BE2F61" w:rsidP="00654D63">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960" w:type="dxa"/>
            <w:shd w:val="clear" w:color="auto" w:fill="D9D9D9" w:themeFill="background1" w:themeFillShade="D9"/>
          </w:tcPr>
          <w:p w14:paraId="2FEB00C0" w14:textId="393D022C" w:rsidR="00A10210" w:rsidRDefault="00A10210" w:rsidP="00654D63">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w:t>
            </w:r>
            <w:r w:rsidR="00AB7D8F">
              <w:rPr>
                <w:rFonts w:asciiTheme="minorHAnsi" w:hAnsiTheme="minorHAnsi" w:cstheme="minorHAnsi"/>
                <w:b/>
                <w:bCs/>
                <w:lang w:val="en-AU"/>
              </w:rPr>
              <w:t>sition From</w:t>
            </w:r>
          </w:p>
        </w:tc>
        <w:tc>
          <w:tcPr>
            <w:tcW w:w="2686" w:type="dxa"/>
            <w:shd w:val="clear" w:color="auto" w:fill="D9D9D9" w:themeFill="background1" w:themeFillShade="D9"/>
          </w:tcPr>
          <w:p w14:paraId="161138EE" w14:textId="77777777" w:rsidR="00BE2F61" w:rsidRPr="00300889" w:rsidRDefault="00BE2F61" w:rsidP="00654D6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77" w:type="dxa"/>
            <w:shd w:val="clear" w:color="auto" w:fill="D9D9D9" w:themeFill="background1" w:themeFillShade="D9"/>
          </w:tcPr>
          <w:p w14:paraId="70DEC6A5" w14:textId="3D34E860" w:rsidR="00BE2F61" w:rsidRPr="00300889" w:rsidRDefault="00BE2F61" w:rsidP="00654D63">
            <w:pPr>
              <w:pStyle w:val="Normalwithspace"/>
              <w:spacing w:before="0"/>
              <w:jc w:val="left"/>
              <w:rPr>
                <w:rFonts w:asciiTheme="minorHAnsi" w:hAnsiTheme="minorHAnsi" w:cstheme="minorHAnsi"/>
                <w:b/>
                <w:bCs/>
                <w:lang w:val="en-AU"/>
              </w:rPr>
            </w:pPr>
            <w:commentRangeStart w:id="641"/>
            <w:commentRangeStart w:id="642"/>
            <w:commentRangeStart w:id="643"/>
            <w:commentRangeStart w:id="644"/>
            <w:del w:id="645" w:author="Yichen GU from.TOPPAN (MAS)" w:date="2026-01-14T15:47:00Z" w16du:dateUtc="2026-01-14T07:47:00Z">
              <w:r w:rsidDel="0064707F">
                <w:rPr>
                  <w:rFonts w:asciiTheme="minorHAnsi" w:hAnsiTheme="minorHAnsi" w:cstheme="minorHAnsi"/>
                  <w:b/>
                  <w:bCs/>
                  <w:lang w:val="en-AU"/>
                </w:rPr>
                <w:delText>Validation Rules</w:delText>
              </w:r>
              <w:commentRangeEnd w:id="641"/>
              <w:r w:rsidR="004B6EB6" w:rsidDel="0064707F">
                <w:rPr>
                  <w:rStyle w:val="CommentReference"/>
                  <w:lang w:val="en-US"/>
                </w:rPr>
                <w:commentReference w:id="641"/>
              </w:r>
              <w:commentRangeEnd w:id="642"/>
              <w:r w:rsidR="001B59E9" w:rsidDel="0064707F">
                <w:rPr>
                  <w:rStyle w:val="CommentReference"/>
                  <w:lang w:val="en-US"/>
                </w:rPr>
                <w:commentReference w:id="642"/>
              </w:r>
              <w:commentRangeEnd w:id="643"/>
              <w:r w:rsidR="00FE7BA9" w:rsidDel="0064707F">
                <w:rPr>
                  <w:rStyle w:val="CommentReference"/>
                  <w:lang w:val="en-US"/>
                </w:rPr>
                <w:commentReference w:id="643"/>
              </w:r>
              <w:commentRangeEnd w:id="644"/>
              <w:r w:rsidR="0064707F" w:rsidDel="0064707F">
                <w:rPr>
                  <w:rStyle w:val="CommentReference"/>
                  <w:lang w:val="en-US"/>
                </w:rPr>
                <w:commentReference w:id="644"/>
              </w:r>
            </w:del>
            <w:ins w:id="646" w:author="Yichen GU from.TOPPAN (MAS)" w:date="2026-01-14T15:47:00Z" w16du:dateUtc="2026-01-14T07:47:00Z">
              <w:r w:rsidR="0064707F">
                <w:rPr>
                  <w:rFonts w:asciiTheme="minorHAnsi" w:hAnsiTheme="minorHAnsi" w:cstheme="minorHAnsi"/>
                  <w:b/>
                  <w:bCs/>
                  <w:lang w:val="en-AU"/>
                </w:rPr>
                <w:t>Generation Rules</w:t>
              </w:r>
            </w:ins>
          </w:p>
        </w:tc>
        <w:tc>
          <w:tcPr>
            <w:tcW w:w="3038" w:type="dxa"/>
            <w:shd w:val="clear" w:color="auto" w:fill="D9D9D9" w:themeFill="background1" w:themeFillShade="D9"/>
          </w:tcPr>
          <w:p w14:paraId="2DC1C047" w14:textId="3D86A117" w:rsidR="00BE2F61" w:rsidRPr="00300889" w:rsidRDefault="00BE2F61" w:rsidP="00654D6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BE2F61" w14:paraId="470D38DA" w14:textId="77777777" w:rsidTr="001D298F">
        <w:tc>
          <w:tcPr>
            <w:tcW w:w="798" w:type="dxa"/>
          </w:tcPr>
          <w:p w14:paraId="2643AB3A" w14:textId="77777777" w:rsidR="00BE2F61" w:rsidRPr="00E337FA" w:rsidRDefault="00BE2F61" w:rsidP="00E337FA">
            <w:pPr>
              <w:rPr>
                <w:lang w:val="en-AU"/>
              </w:rPr>
            </w:pPr>
          </w:p>
        </w:tc>
        <w:tc>
          <w:tcPr>
            <w:tcW w:w="2544" w:type="dxa"/>
          </w:tcPr>
          <w:p w14:paraId="0D0C8559" w14:textId="77777777" w:rsidR="00BE2F61" w:rsidRPr="00D22339" w:rsidRDefault="00BE2F61" w:rsidP="00654D63">
            <w:pPr>
              <w:pStyle w:val="Normalwithspace"/>
              <w:spacing w:before="0"/>
              <w:jc w:val="left"/>
              <w:rPr>
                <w:rFonts w:asciiTheme="minorHAnsi" w:hAnsiTheme="minorHAnsi" w:cstheme="minorHAnsi"/>
                <w:b/>
                <w:bCs/>
                <w:lang w:val="en-AU"/>
              </w:rPr>
            </w:pPr>
            <w:r w:rsidRPr="00D22339">
              <w:rPr>
                <w:rFonts w:asciiTheme="minorHAnsi" w:hAnsiTheme="minorHAnsi" w:cstheme="minorHAnsi"/>
                <w:b/>
                <w:bCs/>
                <w:lang w:val="en-AU"/>
              </w:rPr>
              <w:t>Header Record</w:t>
            </w:r>
          </w:p>
        </w:tc>
        <w:tc>
          <w:tcPr>
            <w:tcW w:w="1417" w:type="dxa"/>
          </w:tcPr>
          <w:p w14:paraId="3464606E" w14:textId="77777777" w:rsidR="00BE2F61" w:rsidRPr="00300889" w:rsidRDefault="00BE2F61" w:rsidP="00654D63">
            <w:pPr>
              <w:pStyle w:val="Normalwithspace"/>
              <w:spacing w:before="0"/>
              <w:jc w:val="left"/>
              <w:rPr>
                <w:rFonts w:asciiTheme="minorHAnsi" w:hAnsiTheme="minorHAnsi" w:cstheme="minorHAnsi"/>
                <w:lang w:val="en-AU"/>
              </w:rPr>
            </w:pPr>
          </w:p>
        </w:tc>
        <w:tc>
          <w:tcPr>
            <w:tcW w:w="960" w:type="dxa"/>
          </w:tcPr>
          <w:p w14:paraId="0D374893" w14:textId="77777777" w:rsidR="00A10210" w:rsidRPr="00300889" w:rsidRDefault="00A10210" w:rsidP="00654D63">
            <w:pPr>
              <w:pStyle w:val="Normalwithspace"/>
              <w:spacing w:before="0"/>
              <w:jc w:val="left"/>
              <w:rPr>
                <w:rFonts w:asciiTheme="minorHAnsi" w:hAnsiTheme="minorHAnsi" w:cstheme="minorHAnsi"/>
                <w:lang w:val="en-AU"/>
              </w:rPr>
            </w:pPr>
          </w:p>
        </w:tc>
        <w:tc>
          <w:tcPr>
            <w:tcW w:w="2686" w:type="dxa"/>
          </w:tcPr>
          <w:p w14:paraId="09D41F2D" w14:textId="77777777" w:rsidR="00BE2F61" w:rsidRPr="00300889" w:rsidRDefault="00BE2F61" w:rsidP="00654D63">
            <w:pPr>
              <w:pStyle w:val="Normalwithspace"/>
              <w:spacing w:before="0"/>
              <w:jc w:val="left"/>
              <w:rPr>
                <w:rFonts w:asciiTheme="minorHAnsi" w:hAnsiTheme="minorHAnsi" w:cstheme="minorHAnsi"/>
                <w:lang w:val="en-AU"/>
              </w:rPr>
            </w:pPr>
          </w:p>
        </w:tc>
        <w:tc>
          <w:tcPr>
            <w:tcW w:w="2977" w:type="dxa"/>
          </w:tcPr>
          <w:p w14:paraId="770D13F8" w14:textId="77777777" w:rsidR="00BE2F61" w:rsidRPr="00300889" w:rsidRDefault="00BE2F61" w:rsidP="00654D63">
            <w:pPr>
              <w:pStyle w:val="Normalwithspace"/>
              <w:spacing w:before="0"/>
              <w:jc w:val="left"/>
              <w:rPr>
                <w:rFonts w:asciiTheme="minorHAnsi" w:hAnsiTheme="minorHAnsi" w:cstheme="minorHAnsi"/>
                <w:lang w:val="en-AU"/>
              </w:rPr>
            </w:pPr>
          </w:p>
        </w:tc>
        <w:tc>
          <w:tcPr>
            <w:tcW w:w="3038" w:type="dxa"/>
          </w:tcPr>
          <w:p w14:paraId="29BCB234" w14:textId="53C992AF" w:rsidR="00BE2F61" w:rsidRPr="00300889" w:rsidRDefault="00BE2F61" w:rsidP="00654D63">
            <w:pPr>
              <w:pStyle w:val="Normalwithspace"/>
              <w:spacing w:before="0"/>
              <w:jc w:val="left"/>
              <w:rPr>
                <w:rFonts w:asciiTheme="minorHAnsi" w:hAnsiTheme="minorHAnsi" w:cstheme="minorHAnsi"/>
                <w:lang w:val="en-AU"/>
              </w:rPr>
            </w:pPr>
          </w:p>
        </w:tc>
      </w:tr>
      <w:tr w:rsidR="0092458C" w14:paraId="73937B67" w14:textId="77777777" w:rsidTr="001D298F">
        <w:tc>
          <w:tcPr>
            <w:tcW w:w="798" w:type="dxa"/>
          </w:tcPr>
          <w:p w14:paraId="614AD35E" w14:textId="30A2D7CD" w:rsidR="0092458C" w:rsidRPr="00F524AB" w:rsidRDefault="0092458C" w:rsidP="00857344">
            <w:pPr>
              <w:pStyle w:val="ListParagraph"/>
              <w:numPr>
                <w:ilvl w:val="0"/>
                <w:numId w:val="117"/>
              </w:numPr>
            </w:pPr>
          </w:p>
        </w:tc>
        <w:tc>
          <w:tcPr>
            <w:tcW w:w="2544" w:type="dxa"/>
          </w:tcPr>
          <w:p w14:paraId="0E9BA4A1" w14:textId="77777777" w:rsidR="0092458C" w:rsidRPr="00300889" w:rsidRDefault="0092458C" w:rsidP="00654D63">
            <w:pPr>
              <w:pStyle w:val="Normalwithspace"/>
              <w:spacing w:before="0"/>
              <w:jc w:val="left"/>
              <w:rPr>
                <w:rFonts w:asciiTheme="minorHAnsi" w:hAnsiTheme="minorHAnsi" w:cstheme="minorHAnsi"/>
                <w:lang w:val="en-AU"/>
              </w:rPr>
            </w:pPr>
            <w:r w:rsidRPr="00300889">
              <w:rPr>
                <w:rFonts w:asciiTheme="minorHAnsi" w:hAnsiTheme="minorHAnsi" w:cstheme="minorHAnsi"/>
              </w:rPr>
              <w:t>RECORD_TYPE</w:t>
            </w:r>
          </w:p>
        </w:tc>
        <w:tc>
          <w:tcPr>
            <w:tcW w:w="1417" w:type="dxa"/>
          </w:tcPr>
          <w:p w14:paraId="0407620C" w14:textId="77777777" w:rsidR="0092458C" w:rsidRPr="00300889" w:rsidRDefault="0092458C" w:rsidP="00654D63">
            <w:pPr>
              <w:pStyle w:val="Normalwithspace"/>
              <w:spacing w:before="0"/>
              <w:jc w:val="left"/>
              <w:rPr>
                <w:rFonts w:asciiTheme="minorHAnsi" w:hAnsiTheme="minorHAnsi" w:cstheme="minorHAnsi"/>
                <w:lang w:val="en-AU"/>
              </w:rPr>
            </w:pPr>
            <w:r w:rsidRPr="00300889">
              <w:rPr>
                <w:rFonts w:asciiTheme="minorHAnsi" w:hAnsiTheme="minorHAnsi" w:cstheme="minorHAnsi"/>
              </w:rPr>
              <w:t>X(10)</w:t>
            </w:r>
          </w:p>
        </w:tc>
        <w:tc>
          <w:tcPr>
            <w:tcW w:w="960" w:type="dxa"/>
          </w:tcPr>
          <w:p w14:paraId="6DB00E66" w14:textId="365ADF88" w:rsidR="00A10210" w:rsidRDefault="00A10210" w:rsidP="00654D63">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86" w:type="dxa"/>
          </w:tcPr>
          <w:p w14:paraId="2A492A9F" w14:textId="46014078" w:rsidR="0092458C" w:rsidRPr="00300889" w:rsidRDefault="0092458C" w:rsidP="00654D63">
            <w:pPr>
              <w:pStyle w:val="Normalwithspace"/>
              <w:spacing w:before="0"/>
              <w:jc w:val="left"/>
              <w:rPr>
                <w:rFonts w:asciiTheme="minorHAnsi" w:hAnsiTheme="minorHAnsi" w:cstheme="minorHAnsi"/>
                <w:lang w:val="en-AU"/>
              </w:rPr>
            </w:pPr>
            <w:r>
              <w:rPr>
                <w:rFonts w:asciiTheme="minorHAnsi" w:hAnsiTheme="minorHAnsi" w:cstheme="minorHAnsi"/>
                <w:szCs w:val="22"/>
                <w:lang w:val="en-AU"/>
              </w:rPr>
              <w:t>Record indicator</w:t>
            </w:r>
          </w:p>
        </w:tc>
        <w:tc>
          <w:tcPr>
            <w:tcW w:w="2977" w:type="dxa"/>
          </w:tcPr>
          <w:p w14:paraId="27F4F7BF" w14:textId="47C3DABB" w:rsidR="0092458C" w:rsidRDefault="0092458C" w:rsidP="00654D63">
            <w:pPr>
              <w:pStyle w:val="Normalwithspace"/>
              <w:spacing w:before="0"/>
              <w:jc w:val="left"/>
              <w:rPr>
                <w:rFonts w:asciiTheme="minorHAnsi" w:hAnsiTheme="minorHAnsi" w:cstheme="minorHAnsi"/>
              </w:rPr>
            </w:pPr>
            <w:r>
              <w:rPr>
                <w:rFonts w:asciiTheme="minorHAnsi" w:hAnsiTheme="minorHAnsi" w:cstheme="minorHAnsi"/>
              </w:rPr>
              <w:t>Must be ‘</w:t>
            </w:r>
            <w:r w:rsidRPr="00300889">
              <w:rPr>
                <w:rFonts w:asciiTheme="minorHAnsi" w:hAnsiTheme="minorHAnsi" w:cstheme="minorHAnsi"/>
              </w:rPr>
              <w:t>HHHHHHHHHH</w:t>
            </w:r>
            <w:r>
              <w:rPr>
                <w:rFonts w:asciiTheme="minorHAnsi" w:hAnsiTheme="minorHAnsi" w:cstheme="minorHAnsi"/>
              </w:rPr>
              <w:t>’</w:t>
            </w:r>
            <w:r w:rsidR="00B33615">
              <w:rPr>
                <w:rFonts w:asciiTheme="minorHAnsi" w:hAnsiTheme="minorHAnsi" w:cstheme="minorHAnsi"/>
              </w:rPr>
              <w:t xml:space="preserve"> for Header Record</w:t>
            </w:r>
            <w:r>
              <w:rPr>
                <w:rFonts w:asciiTheme="minorHAnsi" w:hAnsiTheme="minorHAnsi" w:cstheme="minorHAnsi"/>
              </w:rPr>
              <w:t>.</w:t>
            </w:r>
          </w:p>
        </w:tc>
        <w:tc>
          <w:tcPr>
            <w:tcW w:w="3038" w:type="dxa"/>
          </w:tcPr>
          <w:p w14:paraId="53F4DB72" w14:textId="748919C3" w:rsidR="0092458C" w:rsidRPr="005F7CBC" w:rsidRDefault="0092458C" w:rsidP="00654D63">
            <w:pPr>
              <w:pStyle w:val="Normalwithspace"/>
              <w:spacing w:before="0"/>
              <w:jc w:val="left"/>
              <w:rPr>
                <w:rFonts w:asciiTheme="minorHAnsi" w:hAnsiTheme="minorHAnsi" w:cstheme="minorHAnsi"/>
                <w:strike/>
                <w:lang w:val="en-AU"/>
              </w:rPr>
            </w:pPr>
          </w:p>
        </w:tc>
      </w:tr>
      <w:tr w:rsidR="0092458C" w14:paraId="6DD1B6AA" w14:textId="77777777" w:rsidTr="001D298F">
        <w:tc>
          <w:tcPr>
            <w:tcW w:w="798" w:type="dxa"/>
          </w:tcPr>
          <w:p w14:paraId="7BF21A32" w14:textId="723DB34E" w:rsidR="0092458C" w:rsidRPr="00300889" w:rsidRDefault="0092458C" w:rsidP="00D21035">
            <w:pPr>
              <w:pStyle w:val="ListParagraph"/>
            </w:pPr>
          </w:p>
        </w:tc>
        <w:tc>
          <w:tcPr>
            <w:tcW w:w="2544" w:type="dxa"/>
          </w:tcPr>
          <w:p w14:paraId="11E3F311" w14:textId="77777777" w:rsidR="0092458C" w:rsidRPr="00300889" w:rsidRDefault="0092458C" w:rsidP="00654D63">
            <w:pPr>
              <w:pStyle w:val="Normalwithspace"/>
              <w:spacing w:before="0"/>
              <w:jc w:val="left"/>
              <w:rPr>
                <w:rFonts w:asciiTheme="minorHAnsi" w:hAnsiTheme="minorHAnsi" w:cstheme="minorHAnsi"/>
                <w:lang w:val="en-AU"/>
              </w:rPr>
            </w:pPr>
            <w:r w:rsidRPr="00300889">
              <w:rPr>
                <w:rFonts w:asciiTheme="minorHAnsi" w:hAnsiTheme="minorHAnsi" w:cstheme="minorHAnsi"/>
              </w:rPr>
              <w:t>FILE_TYPE</w:t>
            </w:r>
          </w:p>
        </w:tc>
        <w:tc>
          <w:tcPr>
            <w:tcW w:w="1417" w:type="dxa"/>
          </w:tcPr>
          <w:p w14:paraId="70F0933D" w14:textId="77777777" w:rsidR="0092458C" w:rsidRPr="00300889" w:rsidRDefault="0092458C" w:rsidP="00654D63">
            <w:pPr>
              <w:pStyle w:val="Normalwithspace"/>
              <w:spacing w:before="0"/>
              <w:jc w:val="left"/>
              <w:rPr>
                <w:rFonts w:asciiTheme="minorHAnsi" w:hAnsiTheme="minorHAnsi" w:cstheme="minorHAnsi"/>
                <w:lang w:val="en-AU"/>
              </w:rPr>
            </w:pPr>
            <w:r w:rsidRPr="00300889">
              <w:rPr>
                <w:rFonts w:asciiTheme="minorHAnsi" w:hAnsiTheme="minorHAnsi" w:cstheme="minorHAnsi"/>
              </w:rPr>
              <w:t>X(3)</w:t>
            </w:r>
          </w:p>
        </w:tc>
        <w:tc>
          <w:tcPr>
            <w:tcW w:w="960" w:type="dxa"/>
          </w:tcPr>
          <w:p w14:paraId="546EFACE" w14:textId="0723A860" w:rsidR="00A10210" w:rsidRDefault="00A10210" w:rsidP="00654D63">
            <w:pPr>
              <w:pStyle w:val="Normalwithspace"/>
              <w:spacing w:before="0"/>
              <w:jc w:val="left"/>
              <w:rPr>
                <w:rFonts w:asciiTheme="minorHAnsi" w:hAnsiTheme="minorHAnsi" w:cstheme="minorHAnsi"/>
              </w:rPr>
            </w:pPr>
            <w:r>
              <w:rPr>
                <w:rFonts w:asciiTheme="minorHAnsi" w:hAnsiTheme="minorHAnsi" w:cstheme="minorHAnsi"/>
              </w:rPr>
              <w:t>11</w:t>
            </w:r>
          </w:p>
        </w:tc>
        <w:tc>
          <w:tcPr>
            <w:tcW w:w="2686" w:type="dxa"/>
          </w:tcPr>
          <w:p w14:paraId="584D709D" w14:textId="55F88B85" w:rsidR="0092458C" w:rsidRPr="00300889" w:rsidRDefault="0092458C" w:rsidP="00654D63">
            <w:pPr>
              <w:pStyle w:val="Normalwithspace"/>
              <w:spacing w:before="0"/>
              <w:jc w:val="left"/>
              <w:rPr>
                <w:rFonts w:asciiTheme="minorHAnsi" w:hAnsiTheme="minorHAnsi" w:cstheme="minorHAnsi"/>
                <w:lang w:val="en-AU"/>
              </w:rPr>
            </w:pPr>
            <w:r>
              <w:rPr>
                <w:rFonts w:asciiTheme="minorHAnsi" w:hAnsiTheme="minorHAnsi" w:cstheme="minorHAnsi"/>
              </w:rPr>
              <w:t>File type indicator</w:t>
            </w:r>
          </w:p>
        </w:tc>
        <w:tc>
          <w:tcPr>
            <w:tcW w:w="2977" w:type="dxa"/>
          </w:tcPr>
          <w:p w14:paraId="7388E9C3" w14:textId="0E7F666D" w:rsidR="0092458C" w:rsidRDefault="0092458C" w:rsidP="00654D63">
            <w:pPr>
              <w:pStyle w:val="Normalwithspace"/>
              <w:spacing w:before="0"/>
              <w:jc w:val="left"/>
              <w:rPr>
                <w:rFonts w:asciiTheme="minorHAnsi" w:hAnsiTheme="minorHAnsi" w:cstheme="minorHAnsi"/>
              </w:rPr>
            </w:pPr>
            <w:r>
              <w:rPr>
                <w:rFonts w:asciiTheme="minorHAnsi" w:hAnsiTheme="minorHAnsi" w:cstheme="minorHAnsi"/>
              </w:rPr>
              <w:t>Must be ‘CAL’.</w:t>
            </w:r>
          </w:p>
        </w:tc>
        <w:tc>
          <w:tcPr>
            <w:tcW w:w="3038" w:type="dxa"/>
          </w:tcPr>
          <w:p w14:paraId="2DE60EC7" w14:textId="2F2C4DBA" w:rsidR="0092458C" w:rsidRPr="005F7CBC" w:rsidRDefault="0092458C" w:rsidP="00654D63">
            <w:pPr>
              <w:pStyle w:val="Normalwithspace"/>
              <w:spacing w:before="0"/>
              <w:jc w:val="left"/>
              <w:rPr>
                <w:rFonts w:asciiTheme="minorHAnsi" w:hAnsiTheme="minorHAnsi" w:cstheme="minorHAnsi"/>
                <w:strike/>
                <w:lang w:val="en-AU"/>
              </w:rPr>
            </w:pPr>
          </w:p>
        </w:tc>
      </w:tr>
      <w:tr w:rsidR="0092458C" w14:paraId="3DF17D2D" w14:textId="77777777" w:rsidTr="001D298F">
        <w:tc>
          <w:tcPr>
            <w:tcW w:w="798" w:type="dxa"/>
          </w:tcPr>
          <w:p w14:paraId="215997D0" w14:textId="44149D63" w:rsidR="0092458C" w:rsidRPr="00300889" w:rsidRDefault="0092458C" w:rsidP="00D21035">
            <w:pPr>
              <w:pStyle w:val="ListParagraph"/>
            </w:pPr>
          </w:p>
        </w:tc>
        <w:tc>
          <w:tcPr>
            <w:tcW w:w="2544" w:type="dxa"/>
          </w:tcPr>
          <w:p w14:paraId="0521CA60" w14:textId="77777777" w:rsidR="0092458C" w:rsidRPr="00300889" w:rsidRDefault="0092458C" w:rsidP="00654D63">
            <w:pPr>
              <w:pStyle w:val="Normalwithspace"/>
              <w:spacing w:before="0"/>
              <w:jc w:val="left"/>
              <w:rPr>
                <w:rFonts w:asciiTheme="minorHAnsi" w:hAnsiTheme="minorHAnsi" w:cstheme="minorHAnsi"/>
                <w:lang w:val="en-AU"/>
              </w:rPr>
            </w:pPr>
            <w:r w:rsidRPr="00300889">
              <w:rPr>
                <w:rFonts w:asciiTheme="minorHAnsi" w:hAnsiTheme="minorHAnsi" w:cstheme="minorHAnsi"/>
              </w:rPr>
              <w:t>PROCESSING_DATE</w:t>
            </w:r>
          </w:p>
        </w:tc>
        <w:tc>
          <w:tcPr>
            <w:tcW w:w="1417" w:type="dxa"/>
          </w:tcPr>
          <w:p w14:paraId="7C5D871C" w14:textId="77777777" w:rsidR="0092458C" w:rsidRPr="00300889" w:rsidRDefault="0092458C" w:rsidP="00654D63">
            <w:pPr>
              <w:pStyle w:val="Normalwithspace"/>
              <w:spacing w:before="0"/>
              <w:jc w:val="left"/>
              <w:rPr>
                <w:rFonts w:asciiTheme="minorHAnsi" w:hAnsiTheme="minorHAnsi" w:cstheme="minorHAnsi"/>
                <w:lang w:val="en-AU"/>
              </w:rPr>
            </w:pPr>
            <w:r w:rsidRPr="00300889">
              <w:rPr>
                <w:rFonts w:asciiTheme="minorHAnsi" w:hAnsiTheme="minorHAnsi" w:cstheme="minorHAnsi"/>
              </w:rPr>
              <w:t>9(8)</w:t>
            </w:r>
          </w:p>
        </w:tc>
        <w:tc>
          <w:tcPr>
            <w:tcW w:w="960" w:type="dxa"/>
          </w:tcPr>
          <w:p w14:paraId="32CE11A9" w14:textId="419D98F3" w:rsidR="00A10210" w:rsidRDefault="00A10210" w:rsidP="00654D63">
            <w:pPr>
              <w:pStyle w:val="Normalwithspace"/>
              <w:spacing w:before="0"/>
              <w:jc w:val="left"/>
              <w:rPr>
                <w:rFonts w:asciiTheme="minorHAnsi" w:hAnsiTheme="minorHAnsi" w:cstheme="minorHAnsi"/>
              </w:rPr>
            </w:pPr>
            <w:r>
              <w:rPr>
                <w:rFonts w:asciiTheme="minorHAnsi" w:hAnsiTheme="minorHAnsi" w:cstheme="minorHAnsi"/>
              </w:rPr>
              <w:t>14</w:t>
            </w:r>
          </w:p>
        </w:tc>
        <w:tc>
          <w:tcPr>
            <w:tcW w:w="2686" w:type="dxa"/>
          </w:tcPr>
          <w:p w14:paraId="2B152CE4" w14:textId="71519298" w:rsidR="0092458C" w:rsidRPr="00300889" w:rsidRDefault="0092458C" w:rsidP="00654D63">
            <w:pPr>
              <w:pStyle w:val="Normalwithspace"/>
              <w:spacing w:before="0"/>
              <w:jc w:val="left"/>
              <w:rPr>
                <w:rFonts w:asciiTheme="minorHAnsi" w:hAnsiTheme="minorHAnsi" w:cstheme="minorHAnsi"/>
                <w:lang w:val="en-AU"/>
              </w:rPr>
            </w:pPr>
            <w:r w:rsidRPr="00300889">
              <w:rPr>
                <w:rFonts w:asciiTheme="minorHAnsi" w:hAnsiTheme="minorHAnsi" w:cstheme="minorHAnsi"/>
              </w:rPr>
              <w:t xml:space="preserve">Date </w:t>
            </w:r>
            <w:r>
              <w:rPr>
                <w:rFonts w:asciiTheme="minorHAnsi" w:hAnsiTheme="minorHAnsi" w:cstheme="minorHAnsi"/>
              </w:rPr>
              <w:t>of issuance calendar file generation</w:t>
            </w:r>
          </w:p>
        </w:tc>
        <w:tc>
          <w:tcPr>
            <w:tcW w:w="2977" w:type="dxa"/>
          </w:tcPr>
          <w:p w14:paraId="470F5AF8" w14:textId="7826A4F3" w:rsidR="0092458C" w:rsidRPr="00300889" w:rsidRDefault="0092458C" w:rsidP="00654D63">
            <w:pPr>
              <w:pStyle w:val="Normalwithspace"/>
              <w:spacing w:before="0"/>
              <w:jc w:val="left"/>
              <w:rPr>
                <w:rFonts w:asciiTheme="minorHAnsi" w:hAnsiTheme="minorHAnsi" w:cstheme="minorHAnsi"/>
              </w:rPr>
            </w:pPr>
            <w:r>
              <w:rPr>
                <w:rFonts w:asciiTheme="minorHAnsi" w:hAnsiTheme="minorHAnsi" w:cstheme="minorHAnsi"/>
              </w:rPr>
              <w:t>Must be a valid date in YYYYMMDD format</w:t>
            </w:r>
            <w:ins w:id="647" w:author="Jasmine WL TEO (MAS)" w:date="2026-01-14T14:27:00Z" w16du:dateUtc="2026-01-14T06:27:00Z">
              <w:r w:rsidR="001B59E9">
                <w:rPr>
                  <w:rFonts w:asciiTheme="minorHAnsi" w:hAnsiTheme="minorHAnsi" w:cstheme="minorHAnsi"/>
                </w:rPr>
                <w:t>.</w:t>
              </w:r>
            </w:ins>
            <w:del w:id="648" w:author="Jasmine WL TEO (MAS)" w:date="2026-01-14T14:27:00Z" w16du:dateUtc="2026-01-14T06:27:00Z">
              <w:r>
                <w:rPr>
                  <w:rFonts w:asciiTheme="minorHAnsi" w:hAnsiTheme="minorHAnsi" w:cstheme="minorHAnsi"/>
                </w:rPr>
                <w:delText xml:space="preserve"> and </w:delText>
              </w:r>
              <w:commentRangeStart w:id="649"/>
              <w:r>
                <w:rPr>
                  <w:rFonts w:asciiTheme="minorHAnsi" w:hAnsiTheme="minorHAnsi" w:cstheme="minorHAnsi"/>
                </w:rPr>
                <w:delText>must not be a future date</w:delText>
              </w:r>
              <w:commentRangeEnd w:id="649"/>
              <w:r w:rsidR="00F62369">
                <w:rPr>
                  <w:rStyle w:val="CommentReference"/>
                  <w:lang w:val="en-US"/>
                </w:rPr>
                <w:commentReference w:id="649"/>
              </w:r>
            </w:del>
            <w:del w:id="650" w:author="Akila BALAKRISHNAN from.OPTIMUM (MAS)" w:date="2026-01-13T14:56:00Z" w16du:dateUtc="2026-01-13T06:56:00Z">
              <w:r>
                <w:rPr>
                  <w:rFonts w:asciiTheme="minorHAnsi" w:hAnsiTheme="minorHAnsi" w:cstheme="minorHAnsi"/>
                </w:rPr>
                <w:delText>.</w:delText>
              </w:r>
            </w:del>
          </w:p>
        </w:tc>
        <w:tc>
          <w:tcPr>
            <w:tcW w:w="3038" w:type="dxa"/>
          </w:tcPr>
          <w:p w14:paraId="6667FA12" w14:textId="09491472" w:rsidR="0092458C" w:rsidRPr="005F7CBC" w:rsidRDefault="0092458C" w:rsidP="00654D63">
            <w:pPr>
              <w:pStyle w:val="Normalwithspace"/>
              <w:spacing w:before="0"/>
              <w:jc w:val="left"/>
              <w:rPr>
                <w:rFonts w:asciiTheme="minorHAnsi" w:hAnsiTheme="minorHAnsi" w:cstheme="minorHAnsi"/>
                <w:strike/>
              </w:rPr>
            </w:pPr>
          </w:p>
        </w:tc>
      </w:tr>
      <w:tr w:rsidR="0092458C" w14:paraId="43C98F33" w14:textId="77777777" w:rsidTr="001D298F">
        <w:tc>
          <w:tcPr>
            <w:tcW w:w="798" w:type="dxa"/>
          </w:tcPr>
          <w:p w14:paraId="745BEBC1" w14:textId="77777777" w:rsidR="0092458C" w:rsidRPr="00E337FA" w:rsidRDefault="0092458C" w:rsidP="00E337FA">
            <w:pPr>
              <w:rPr>
                <w:lang w:val="en-AU"/>
              </w:rPr>
            </w:pPr>
          </w:p>
        </w:tc>
        <w:tc>
          <w:tcPr>
            <w:tcW w:w="2544" w:type="dxa"/>
          </w:tcPr>
          <w:p w14:paraId="0570451A" w14:textId="5493C458" w:rsidR="0092458C" w:rsidRPr="00D22339" w:rsidRDefault="0092458C" w:rsidP="00654D63">
            <w:pPr>
              <w:pStyle w:val="Normalwithspace"/>
              <w:spacing w:before="0"/>
              <w:jc w:val="left"/>
              <w:rPr>
                <w:rFonts w:asciiTheme="minorHAnsi" w:hAnsiTheme="minorHAnsi" w:cstheme="minorHAnsi"/>
                <w:b/>
                <w:bCs/>
                <w:lang w:val="en-AU"/>
              </w:rPr>
            </w:pPr>
            <w:r w:rsidRPr="00D22339">
              <w:rPr>
                <w:rFonts w:asciiTheme="minorHAnsi" w:hAnsiTheme="minorHAnsi" w:cstheme="minorHAnsi"/>
                <w:b/>
                <w:bCs/>
                <w:lang w:val="en-AU"/>
              </w:rPr>
              <w:t>Detail Record (Repetitive)</w:t>
            </w:r>
          </w:p>
        </w:tc>
        <w:tc>
          <w:tcPr>
            <w:tcW w:w="1417" w:type="dxa"/>
          </w:tcPr>
          <w:p w14:paraId="3F179ED5" w14:textId="77777777" w:rsidR="0092458C" w:rsidRPr="00300889" w:rsidRDefault="0092458C" w:rsidP="00654D63">
            <w:pPr>
              <w:pStyle w:val="Normalwithspace"/>
              <w:spacing w:before="0"/>
              <w:jc w:val="left"/>
              <w:rPr>
                <w:rFonts w:asciiTheme="minorHAnsi" w:hAnsiTheme="minorHAnsi" w:cstheme="minorHAnsi"/>
                <w:lang w:val="en-AU"/>
              </w:rPr>
            </w:pPr>
          </w:p>
        </w:tc>
        <w:tc>
          <w:tcPr>
            <w:tcW w:w="960" w:type="dxa"/>
          </w:tcPr>
          <w:p w14:paraId="100092A5" w14:textId="77777777" w:rsidR="00A10210" w:rsidRPr="00300889" w:rsidRDefault="00A10210" w:rsidP="00654D63">
            <w:pPr>
              <w:pStyle w:val="Normalwithspace"/>
              <w:spacing w:before="0"/>
              <w:jc w:val="left"/>
              <w:rPr>
                <w:rFonts w:asciiTheme="minorHAnsi" w:hAnsiTheme="minorHAnsi" w:cstheme="minorHAnsi"/>
                <w:lang w:val="en-AU"/>
              </w:rPr>
            </w:pPr>
          </w:p>
        </w:tc>
        <w:tc>
          <w:tcPr>
            <w:tcW w:w="2686" w:type="dxa"/>
          </w:tcPr>
          <w:p w14:paraId="0835278D" w14:textId="77777777" w:rsidR="0092458C" w:rsidRPr="00300889" w:rsidRDefault="0092458C" w:rsidP="00654D63">
            <w:pPr>
              <w:pStyle w:val="Normalwithspace"/>
              <w:spacing w:before="0"/>
              <w:jc w:val="left"/>
              <w:rPr>
                <w:rFonts w:asciiTheme="minorHAnsi" w:hAnsiTheme="minorHAnsi" w:cstheme="minorHAnsi"/>
                <w:lang w:val="en-AU"/>
              </w:rPr>
            </w:pPr>
          </w:p>
        </w:tc>
        <w:tc>
          <w:tcPr>
            <w:tcW w:w="2977" w:type="dxa"/>
          </w:tcPr>
          <w:p w14:paraId="48D020D8" w14:textId="77777777" w:rsidR="0092458C" w:rsidRPr="00300889" w:rsidRDefault="0092458C" w:rsidP="00654D63">
            <w:pPr>
              <w:pStyle w:val="Normalwithspace"/>
              <w:spacing w:before="0"/>
              <w:jc w:val="left"/>
              <w:rPr>
                <w:rFonts w:asciiTheme="minorHAnsi" w:hAnsiTheme="minorHAnsi" w:cstheme="minorHAnsi"/>
                <w:lang w:val="en-AU"/>
              </w:rPr>
            </w:pPr>
          </w:p>
        </w:tc>
        <w:tc>
          <w:tcPr>
            <w:tcW w:w="3038" w:type="dxa"/>
          </w:tcPr>
          <w:p w14:paraId="7A3AFB59" w14:textId="62A75761" w:rsidR="0092458C" w:rsidRPr="005F7CBC" w:rsidRDefault="0092458C" w:rsidP="00654D63">
            <w:pPr>
              <w:pStyle w:val="Normalwithspace"/>
              <w:spacing w:before="0"/>
              <w:jc w:val="left"/>
              <w:rPr>
                <w:rFonts w:asciiTheme="minorHAnsi" w:hAnsiTheme="minorHAnsi" w:cstheme="minorHAnsi"/>
                <w:strike/>
                <w:lang w:val="en-AU"/>
              </w:rPr>
            </w:pPr>
          </w:p>
        </w:tc>
      </w:tr>
      <w:tr w:rsidR="0092458C" w14:paraId="18A2368D" w14:textId="77777777" w:rsidTr="001D298F">
        <w:tc>
          <w:tcPr>
            <w:tcW w:w="798" w:type="dxa"/>
          </w:tcPr>
          <w:p w14:paraId="268779C3" w14:textId="65E6C816" w:rsidR="0092458C" w:rsidRPr="0063040D" w:rsidRDefault="0092458C" w:rsidP="00D21035">
            <w:pPr>
              <w:pStyle w:val="ListParagraph"/>
            </w:pPr>
          </w:p>
        </w:tc>
        <w:tc>
          <w:tcPr>
            <w:tcW w:w="2544" w:type="dxa"/>
          </w:tcPr>
          <w:p w14:paraId="3656E656" w14:textId="77777777" w:rsidR="0092458C" w:rsidRPr="001C5228" w:rsidRDefault="0092458C" w:rsidP="00654D63">
            <w:pPr>
              <w:pStyle w:val="Normalwithspace"/>
              <w:spacing w:before="0"/>
              <w:jc w:val="left"/>
              <w:rPr>
                <w:rFonts w:asciiTheme="minorHAnsi" w:hAnsiTheme="minorHAnsi" w:cstheme="minorHAnsi"/>
                <w:szCs w:val="22"/>
                <w:lang w:val="en-AU"/>
              </w:rPr>
            </w:pPr>
            <w:r w:rsidRPr="001C5228">
              <w:rPr>
                <w:rFonts w:asciiTheme="minorHAnsi" w:hAnsiTheme="minorHAnsi" w:cstheme="minorHAnsi"/>
                <w:szCs w:val="22"/>
              </w:rPr>
              <w:t>RECORD_TYPE</w:t>
            </w:r>
          </w:p>
        </w:tc>
        <w:tc>
          <w:tcPr>
            <w:tcW w:w="1417" w:type="dxa"/>
          </w:tcPr>
          <w:p w14:paraId="3ECF496F" w14:textId="77777777" w:rsidR="0092458C" w:rsidRPr="001C5228" w:rsidRDefault="0092458C" w:rsidP="00654D63">
            <w:pPr>
              <w:pStyle w:val="Normalwithspace"/>
              <w:spacing w:before="0"/>
              <w:jc w:val="left"/>
              <w:rPr>
                <w:rFonts w:asciiTheme="minorHAnsi" w:hAnsiTheme="minorHAnsi" w:cstheme="minorHAnsi"/>
                <w:szCs w:val="22"/>
                <w:lang w:val="en-AU"/>
              </w:rPr>
            </w:pPr>
            <w:r w:rsidRPr="001C5228">
              <w:rPr>
                <w:rFonts w:asciiTheme="minorHAnsi" w:hAnsiTheme="minorHAnsi" w:cstheme="minorHAnsi"/>
                <w:szCs w:val="22"/>
              </w:rPr>
              <w:t>X(10)</w:t>
            </w:r>
          </w:p>
        </w:tc>
        <w:tc>
          <w:tcPr>
            <w:tcW w:w="960" w:type="dxa"/>
          </w:tcPr>
          <w:p w14:paraId="1390F6D0" w14:textId="410BAB5D" w:rsidR="00A10210" w:rsidRDefault="00570A56" w:rsidP="00654D63">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86" w:type="dxa"/>
          </w:tcPr>
          <w:p w14:paraId="3140F926" w14:textId="751ACD87" w:rsidR="0092458C" w:rsidRPr="001C5228" w:rsidRDefault="00DF3B99" w:rsidP="00654D63">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Record indicator</w:t>
            </w:r>
          </w:p>
        </w:tc>
        <w:tc>
          <w:tcPr>
            <w:tcW w:w="2977" w:type="dxa"/>
          </w:tcPr>
          <w:p w14:paraId="7166041C" w14:textId="5A59A627" w:rsidR="0092458C" w:rsidRDefault="0092458C" w:rsidP="00654D63">
            <w:pPr>
              <w:pStyle w:val="Normalwithspace"/>
              <w:spacing w:before="0"/>
              <w:jc w:val="left"/>
              <w:rPr>
                <w:rFonts w:asciiTheme="minorHAnsi" w:hAnsiTheme="minorHAnsi" w:cstheme="minorHAnsi"/>
                <w:szCs w:val="22"/>
              </w:rPr>
            </w:pPr>
            <w:r>
              <w:rPr>
                <w:rFonts w:asciiTheme="minorHAnsi" w:hAnsiTheme="minorHAnsi" w:cstheme="minorHAnsi"/>
                <w:szCs w:val="22"/>
              </w:rPr>
              <w:t>Must be ‘</w:t>
            </w:r>
            <w:r w:rsidRPr="001C5228">
              <w:rPr>
                <w:rFonts w:asciiTheme="minorHAnsi" w:hAnsiTheme="minorHAnsi" w:cstheme="minorHAnsi"/>
                <w:szCs w:val="22"/>
              </w:rPr>
              <w:t>DDDDDDDDDD</w:t>
            </w:r>
            <w:r>
              <w:rPr>
                <w:rFonts w:asciiTheme="minorHAnsi" w:hAnsiTheme="minorHAnsi" w:cstheme="minorHAnsi"/>
                <w:szCs w:val="22"/>
              </w:rPr>
              <w:t>’</w:t>
            </w:r>
            <w:r w:rsidR="0044367E">
              <w:rPr>
                <w:rFonts w:asciiTheme="minorHAnsi" w:hAnsiTheme="minorHAnsi" w:cstheme="minorHAnsi"/>
                <w:szCs w:val="22"/>
              </w:rPr>
              <w:t xml:space="preserve"> for</w:t>
            </w:r>
            <w:r w:rsidR="00164A0E">
              <w:rPr>
                <w:rFonts w:asciiTheme="minorHAnsi" w:hAnsiTheme="minorHAnsi" w:cstheme="minorHAnsi"/>
                <w:szCs w:val="22"/>
              </w:rPr>
              <w:t xml:space="preserve"> </w:t>
            </w:r>
            <w:r w:rsidR="0044367E">
              <w:rPr>
                <w:rFonts w:asciiTheme="minorHAnsi" w:hAnsiTheme="minorHAnsi" w:cstheme="minorHAnsi"/>
                <w:szCs w:val="22"/>
              </w:rPr>
              <w:t>Detail Record</w:t>
            </w:r>
            <w:r>
              <w:rPr>
                <w:rFonts w:asciiTheme="minorHAnsi" w:hAnsiTheme="minorHAnsi" w:cstheme="minorHAnsi"/>
                <w:szCs w:val="22"/>
              </w:rPr>
              <w:t>.</w:t>
            </w:r>
          </w:p>
        </w:tc>
        <w:tc>
          <w:tcPr>
            <w:tcW w:w="3038" w:type="dxa"/>
          </w:tcPr>
          <w:p w14:paraId="24A2E7C5" w14:textId="118AB200" w:rsidR="0092458C" w:rsidRPr="005F7CBC" w:rsidRDefault="0092458C" w:rsidP="00654D63">
            <w:pPr>
              <w:pStyle w:val="Normalwithspace"/>
              <w:spacing w:before="0"/>
              <w:jc w:val="left"/>
              <w:rPr>
                <w:rFonts w:asciiTheme="minorHAnsi" w:hAnsiTheme="minorHAnsi" w:cstheme="minorHAnsi"/>
                <w:strike/>
                <w:szCs w:val="22"/>
                <w:lang w:val="en-AU"/>
              </w:rPr>
            </w:pPr>
          </w:p>
        </w:tc>
      </w:tr>
      <w:tr w:rsidR="0092458C" w14:paraId="4929A236" w14:textId="77777777" w:rsidTr="001D298F">
        <w:tc>
          <w:tcPr>
            <w:tcW w:w="798" w:type="dxa"/>
          </w:tcPr>
          <w:p w14:paraId="22138BBA" w14:textId="6196EE20" w:rsidR="0092458C" w:rsidRPr="001C5228" w:rsidRDefault="0092458C" w:rsidP="00D21035">
            <w:pPr>
              <w:pStyle w:val="ListParagraph"/>
            </w:pPr>
          </w:p>
        </w:tc>
        <w:tc>
          <w:tcPr>
            <w:tcW w:w="2544" w:type="dxa"/>
          </w:tcPr>
          <w:p w14:paraId="62E42381" w14:textId="77777777" w:rsidR="0092458C" w:rsidRPr="001C5228" w:rsidRDefault="0092458C" w:rsidP="00654D63">
            <w:pPr>
              <w:pStyle w:val="Normalwithspace"/>
              <w:spacing w:before="0"/>
              <w:jc w:val="left"/>
              <w:rPr>
                <w:rFonts w:asciiTheme="minorHAnsi" w:hAnsiTheme="minorHAnsi" w:cstheme="minorHAnsi"/>
                <w:szCs w:val="22"/>
                <w:lang w:val="en-AU"/>
              </w:rPr>
            </w:pPr>
            <w:r w:rsidRPr="001C5228">
              <w:rPr>
                <w:rFonts w:asciiTheme="minorHAnsi" w:hAnsiTheme="minorHAnsi" w:cstheme="minorHAnsi"/>
                <w:szCs w:val="22"/>
              </w:rPr>
              <w:t>ISSUE_IND</w:t>
            </w:r>
          </w:p>
        </w:tc>
        <w:tc>
          <w:tcPr>
            <w:tcW w:w="1417" w:type="dxa"/>
          </w:tcPr>
          <w:p w14:paraId="6532E9E5" w14:textId="77777777" w:rsidR="0092458C" w:rsidRPr="001C5228" w:rsidRDefault="0092458C" w:rsidP="00654D63">
            <w:pPr>
              <w:pStyle w:val="Normalwithspace"/>
              <w:spacing w:before="0"/>
              <w:jc w:val="left"/>
              <w:rPr>
                <w:rFonts w:asciiTheme="minorHAnsi" w:hAnsiTheme="minorHAnsi" w:cstheme="minorHAnsi"/>
                <w:szCs w:val="22"/>
                <w:lang w:val="en-AU"/>
              </w:rPr>
            </w:pPr>
            <w:r w:rsidRPr="001C5228">
              <w:rPr>
                <w:rFonts w:asciiTheme="minorHAnsi" w:hAnsiTheme="minorHAnsi" w:cstheme="minorHAnsi"/>
                <w:szCs w:val="22"/>
              </w:rPr>
              <w:t>X(1)</w:t>
            </w:r>
          </w:p>
        </w:tc>
        <w:tc>
          <w:tcPr>
            <w:tcW w:w="960" w:type="dxa"/>
          </w:tcPr>
          <w:p w14:paraId="7649F327" w14:textId="273A172B" w:rsidR="00A10210" w:rsidRDefault="00570A56" w:rsidP="00654D63">
            <w:pPr>
              <w:pStyle w:val="Normalwithspace"/>
              <w:spacing w:before="0"/>
              <w:jc w:val="left"/>
              <w:rPr>
                <w:rFonts w:asciiTheme="minorHAnsi" w:hAnsiTheme="minorHAnsi" w:cstheme="minorHAnsi"/>
                <w:szCs w:val="22"/>
              </w:rPr>
            </w:pPr>
            <w:r>
              <w:rPr>
                <w:rFonts w:asciiTheme="minorHAnsi" w:hAnsiTheme="minorHAnsi" w:cstheme="minorHAnsi"/>
                <w:szCs w:val="22"/>
              </w:rPr>
              <w:t>11</w:t>
            </w:r>
          </w:p>
        </w:tc>
        <w:tc>
          <w:tcPr>
            <w:tcW w:w="2686" w:type="dxa"/>
          </w:tcPr>
          <w:p w14:paraId="6313F514" w14:textId="31B2F9D2" w:rsidR="0092458C" w:rsidRDefault="0092458C" w:rsidP="00654D63">
            <w:pPr>
              <w:pStyle w:val="Normalwithspace"/>
              <w:spacing w:before="0"/>
              <w:jc w:val="left"/>
              <w:rPr>
                <w:rFonts w:asciiTheme="minorHAnsi" w:hAnsiTheme="minorHAnsi" w:cstheme="minorHAnsi"/>
                <w:szCs w:val="22"/>
              </w:rPr>
            </w:pPr>
            <w:r>
              <w:rPr>
                <w:rFonts w:asciiTheme="minorHAnsi" w:hAnsiTheme="minorHAnsi" w:cstheme="minorHAnsi"/>
                <w:szCs w:val="22"/>
              </w:rPr>
              <w:t>Issue type indicator</w:t>
            </w:r>
          </w:p>
          <w:p w14:paraId="0FADE38D" w14:textId="77777777" w:rsidR="0092458C" w:rsidRPr="001C5228" w:rsidRDefault="0092458C" w:rsidP="00654D63">
            <w:pPr>
              <w:pStyle w:val="Normalwithspace"/>
              <w:spacing w:before="0"/>
              <w:jc w:val="left"/>
              <w:rPr>
                <w:rFonts w:asciiTheme="minorHAnsi" w:hAnsiTheme="minorHAnsi" w:cstheme="minorHAnsi"/>
                <w:szCs w:val="22"/>
                <w:lang w:val="en-AU"/>
              </w:rPr>
            </w:pPr>
          </w:p>
        </w:tc>
        <w:tc>
          <w:tcPr>
            <w:tcW w:w="2977" w:type="dxa"/>
          </w:tcPr>
          <w:p w14:paraId="573E7DDD" w14:textId="3BD32A10" w:rsidR="0092458C" w:rsidRPr="00296B3D" w:rsidRDefault="0092458C" w:rsidP="00654D63">
            <w:pPr>
              <w:pStyle w:val="Normalwithspace"/>
              <w:spacing w:before="0"/>
              <w:jc w:val="left"/>
              <w:rPr>
                <w:rFonts w:asciiTheme="minorHAnsi" w:hAnsiTheme="minorHAnsi" w:cstheme="minorHAnsi"/>
                <w:szCs w:val="22"/>
              </w:rPr>
            </w:pPr>
            <w:r>
              <w:rPr>
                <w:rFonts w:asciiTheme="minorHAnsi" w:hAnsiTheme="minorHAnsi" w:cstheme="minorHAnsi"/>
                <w:szCs w:val="22"/>
              </w:rPr>
              <w:t>Must be ‘S’, ‘T’ or ‘B’.</w:t>
            </w:r>
          </w:p>
        </w:tc>
        <w:tc>
          <w:tcPr>
            <w:tcW w:w="3038" w:type="dxa"/>
          </w:tcPr>
          <w:p w14:paraId="1CFF3F30" w14:textId="537554AE" w:rsidR="0092458C" w:rsidRDefault="0092458C" w:rsidP="00654D63">
            <w:pPr>
              <w:pStyle w:val="Normalwithspace"/>
              <w:spacing w:before="0"/>
              <w:jc w:val="left"/>
              <w:rPr>
                <w:rFonts w:asciiTheme="minorHAnsi" w:hAnsiTheme="minorHAnsi" w:cstheme="minorHAnsi"/>
                <w:szCs w:val="22"/>
              </w:rPr>
            </w:pPr>
            <w:r w:rsidRPr="00296B3D">
              <w:rPr>
                <w:rFonts w:asciiTheme="minorHAnsi" w:hAnsiTheme="minorHAnsi" w:cstheme="minorHAnsi"/>
                <w:szCs w:val="22"/>
              </w:rPr>
              <w:t xml:space="preserve">S </w:t>
            </w:r>
            <w:r>
              <w:rPr>
                <w:rFonts w:asciiTheme="minorHAnsi" w:hAnsiTheme="minorHAnsi" w:cstheme="minorHAnsi"/>
                <w:szCs w:val="22"/>
              </w:rPr>
              <w:t>–</w:t>
            </w:r>
            <w:r w:rsidRPr="00296B3D">
              <w:rPr>
                <w:rFonts w:asciiTheme="minorHAnsi" w:hAnsiTheme="minorHAnsi" w:cstheme="minorHAnsi"/>
                <w:szCs w:val="22"/>
              </w:rPr>
              <w:t xml:space="preserve"> </w:t>
            </w:r>
            <w:r>
              <w:rPr>
                <w:rFonts w:asciiTheme="minorHAnsi" w:hAnsiTheme="minorHAnsi" w:cstheme="minorHAnsi"/>
                <w:szCs w:val="22"/>
              </w:rPr>
              <w:t>SSB</w:t>
            </w:r>
          </w:p>
          <w:p w14:paraId="0727D94D" w14:textId="77777777" w:rsidR="0092458C" w:rsidRDefault="0092458C" w:rsidP="00654D63">
            <w:pPr>
              <w:pStyle w:val="Normalwithspace"/>
              <w:spacing w:before="0"/>
              <w:jc w:val="left"/>
              <w:rPr>
                <w:rFonts w:asciiTheme="minorHAnsi" w:hAnsiTheme="minorHAnsi" w:cstheme="minorHAnsi"/>
                <w:szCs w:val="22"/>
              </w:rPr>
            </w:pPr>
            <w:r>
              <w:rPr>
                <w:rFonts w:asciiTheme="minorHAnsi" w:hAnsiTheme="minorHAnsi" w:cstheme="minorHAnsi"/>
                <w:szCs w:val="22"/>
              </w:rPr>
              <w:t>T – T-Bills</w:t>
            </w:r>
          </w:p>
          <w:p w14:paraId="1EC80FAE" w14:textId="77777777" w:rsidR="0092458C" w:rsidRDefault="0092458C" w:rsidP="00654D63">
            <w:pPr>
              <w:pStyle w:val="Normalwithspace"/>
              <w:spacing w:before="0"/>
              <w:jc w:val="left"/>
              <w:rPr>
                <w:rFonts w:asciiTheme="minorHAnsi" w:hAnsiTheme="minorHAnsi" w:cstheme="minorHAnsi"/>
                <w:szCs w:val="22"/>
              </w:rPr>
            </w:pPr>
            <w:r>
              <w:rPr>
                <w:rFonts w:asciiTheme="minorHAnsi" w:hAnsiTheme="minorHAnsi" w:cstheme="minorHAnsi"/>
                <w:szCs w:val="22"/>
              </w:rPr>
              <w:t>B – SGS Bonds</w:t>
            </w:r>
          </w:p>
          <w:p w14:paraId="7C0E3C3B" w14:textId="77777777" w:rsidR="0092458C" w:rsidRPr="00296B3D" w:rsidRDefault="0092458C" w:rsidP="00654D63">
            <w:pPr>
              <w:pStyle w:val="Normalwithspace"/>
              <w:spacing w:before="0"/>
              <w:jc w:val="left"/>
              <w:rPr>
                <w:rFonts w:asciiTheme="minorHAnsi" w:hAnsiTheme="minorHAnsi" w:cstheme="minorHAnsi"/>
                <w:szCs w:val="22"/>
              </w:rPr>
            </w:pPr>
          </w:p>
        </w:tc>
      </w:tr>
      <w:tr w:rsidR="0092458C" w14:paraId="0E30113E" w14:textId="77777777" w:rsidTr="001D298F">
        <w:tc>
          <w:tcPr>
            <w:tcW w:w="798" w:type="dxa"/>
          </w:tcPr>
          <w:p w14:paraId="5D40D858" w14:textId="763A1E4F" w:rsidR="0092458C" w:rsidRPr="001C5228" w:rsidRDefault="0092458C" w:rsidP="00D21035">
            <w:pPr>
              <w:pStyle w:val="ListParagraph"/>
            </w:pPr>
          </w:p>
        </w:tc>
        <w:tc>
          <w:tcPr>
            <w:tcW w:w="2544" w:type="dxa"/>
          </w:tcPr>
          <w:p w14:paraId="1BB882EF"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ISSUE_CODE</w:t>
            </w:r>
          </w:p>
        </w:tc>
        <w:tc>
          <w:tcPr>
            <w:tcW w:w="1417" w:type="dxa"/>
          </w:tcPr>
          <w:p w14:paraId="1083D1EF"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X(8)</w:t>
            </w:r>
          </w:p>
        </w:tc>
        <w:tc>
          <w:tcPr>
            <w:tcW w:w="960" w:type="dxa"/>
          </w:tcPr>
          <w:p w14:paraId="7BE47D52" w14:textId="33714A15" w:rsidR="00A10210" w:rsidRDefault="003C4650" w:rsidP="00654D63">
            <w:pPr>
              <w:pStyle w:val="Normalwithspace"/>
              <w:spacing w:before="0"/>
              <w:jc w:val="left"/>
              <w:rPr>
                <w:rFonts w:asciiTheme="minorHAnsi" w:hAnsiTheme="minorHAnsi" w:cstheme="minorHAnsi"/>
                <w:szCs w:val="22"/>
              </w:rPr>
            </w:pPr>
            <w:r>
              <w:rPr>
                <w:rFonts w:asciiTheme="minorHAnsi" w:hAnsiTheme="minorHAnsi" w:cstheme="minorHAnsi"/>
                <w:szCs w:val="22"/>
              </w:rPr>
              <w:t>1</w:t>
            </w:r>
            <w:r w:rsidR="004C721D">
              <w:rPr>
                <w:rFonts w:asciiTheme="minorHAnsi" w:hAnsiTheme="minorHAnsi" w:cstheme="minorHAnsi"/>
                <w:szCs w:val="22"/>
              </w:rPr>
              <w:t>2</w:t>
            </w:r>
          </w:p>
        </w:tc>
        <w:tc>
          <w:tcPr>
            <w:tcW w:w="2686" w:type="dxa"/>
          </w:tcPr>
          <w:p w14:paraId="2C197FC3" w14:textId="77777777" w:rsidR="0092458C" w:rsidRDefault="0092458C" w:rsidP="00654D63">
            <w:pPr>
              <w:pStyle w:val="Normalwithspace"/>
              <w:spacing w:before="0"/>
              <w:jc w:val="left"/>
              <w:rPr>
                <w:rFonts w:asciiTheme="minorHAnsi" w:hAnsiTheme="minorHAnsi" w:cstheme="minorHAnsi"/>
                <w:szCs w:val="22"/>
              </w:rPr>
            </w:pPr>
            <w:r>
              <w:rPr>
                <w:rFonts w:asciiTheme="minorHAnsi" w:hAnsiTheme="minorHAnsi" w:cstheme="minorHAnsi"/>
                <w:szCs w:val="22"/>
              </w:rPr>
              <w:t>Issue code</w:t>
            </w:r>
          </w:p>
          <w:p w14:paraId="69472FAF" w14:textId="77777777" w:rsidR="0092458C" w:rsidRPr="001C5228" w:rsidRDefault="0092458C" w:rsidP="00654D63">
            <w:pPr>
              <w:pStyle w:val="Normalwithspace"/>
              <w:spacing w:before="0"/>
              <w:jc w:val="left"/>
              <w:rPr>
                <w:rFonts w:asciiTheme="minorHAnsi" w:hAnsiTheme="minorHAnsi" w:cstheme="minorHAnsi"/>
                <w:szCs w:val="22"/>
              </w:rPr>
            </w:pPr>
          </w:p>
        </w:tc>
        <w:tc>
          <w:tcPr>
            <w:tcW w:w="2977" w:type="dxa"/>
          </w:tcPr>
          <w:p w14:paraId="1924AF3C" w14:textId="3275B3E2" w:rsidR="0092458C" w:rsidRDefault="0092458C" w:rsidP="00654D63">
            <w:pPr>
              <w:spacing w:after="240"/>
              <w:jc w:val="left"/>
              <w:rPr>
                <w:rFonts w:asciiTheme="minorHAnsi" w:hAnsiTheme="minorHAnsi" w:cstheme="minorHAnsi"/>
                <w:szCs w:val="22"/>
              </w:rPr>
            </w:pPr>
            <w:commentRangeStart w:id="651"/>
            <w:r>
              <w:rPr>
                <w:rFonts w:asciiTheme="minorHAnsi" w:hAnsiTheme="minorHAnsi" w:cstheme="minorHAnsi"/>
                <w:szCs w:val="22"/>
              </w:rPr>
              <w:t>Must match a valid issue code in OMEGA.</w:t>
            </w:r>
          </w:p>
          <w:p w14:paraId="475AB169" w14:textId="217D4E0E" w:rsidR="0092458C" w:rsidRDefault="0092458C" w:rsidP="00654D63">
            <w:pPr>
              <w:spacing w:after="240"/>
              <w:jc w:val="left"/>
              <w:rPr>
                <w:rFonts w:asciiTheme="minorHAnsi" w:hAnsiTheme="minorHAnsi" w:cstheme="minorHAnsi"/>
                <w:szCs w:val="22"/>
              </w:rPr>
            </w:pPr>
            <w:r>
              <w:rPr>
                <w:rFonts w:asciiTheme="minorHAnsi" w:hAnsiTheme="minorHAnsi" w:cstheme="minorHAnsi"/>
                <w:szCs w:val="22"/>
              </w:rPr>
              <w:t>If valid, the issue code must be used as the lookup key to verify the ISIN_CODE in the same detail record.</w:t>
            </w:r>
            <w:commentRangeEnd w:id="651"/>
            <w:r w:rsidR="00574F35">
              <w:rPr>
                <w:rStyle w:val="CommentReference"/>
                <w:lang w:val="en-US"/>
              </w:rPr>
              <w:commentReference w:id="651"/>
            </w:r>
          </w:p>
        </w:tc>
        <w:tc>
          <w:tcPr>
            <w:tcW w:w="3038" w:type="dxa"/>
          </w:tcPr>
          <w:p w14:paraId="6AFD303A" w14:textId="50682B87"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 xml:space="preserve">e.g.: </w:t>
            </w:r>
            <w:r w:rsidRPr="001727F1">
              <w:rPr>
                <w:rFonts w:asciiTheme="minorHAnsi" w:hAnsiTheme="minorHAnsi" w:cstheme="minorHAnsi"/>
                <w:szCs w:val="22"/>
              </w:rPr>
              <w:t>GX15080H, BY18101E, NX18100A</w:t>
            </w:r>
          </w:p>
        </w:tc>
      </w:tr>
      <w:tr w:rsidR="0092458C" w14:paraId="1FFAC9F0" w14:textId="77777777" w:rsidTr="001D298F">
        <w:tc>
          <w:tcPr>
            <w:tcW w:w="798" w:type="dxa"/>
          </w:tcPr>
          <w:p w14:paraId="651227DA" w14:textId="2EA9B0FD" w:rsidR="0092458C" w:rsidRPr="001C5228" w:rsidRDefault="0092458C" w:rsidP="00D21035">
            <w:pPr>
              <w:pStyle w:val="ListParagraph"/>
            </w:pPr>
          </w:p>
        </w:tc>
        <w:tc>
          <w:tcPr>
            <w:tcW w:w="2544" w:type="dxa"/>
          </w:tcPr>
          <w:p w14:paraId="048FB61C"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ISIN_CODE</w:t>
            </w:r>
          </w:p>
        </w:tc>
        <w:tc>
          <w:tcPr>
            <w:tcW w:w="1417" w:type="dxa"/>
          </w:tcPr>
          <w:p w14:paraId="1849F078"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X</w:t>
            </w:r>
            <w:r>
              <w:rPr>
                <w:rFonts w:asciiTheme="minorHAnsi" w:hAnsiTheme="minorHAnsi" w:cstheme="minorHAnsi"/>
                <w:szCs w:val="22"/>
              </w:rPr>
              <w:t>(</w:t>
            </w:r>
            <w:r w:rsidRPr="001C5228">
              <w:rPr>
                <w:rFonts w:asciiTheme="minorHAnsi" w:hAnsiTheme="minorHAnsi" w:cstheme="minorHAnsi"/>
                <w:szCs w:val="22"/>
              </w:rPr>
              <w:t>12)</w:t>
            </w:r>
          </w:p>
        </w:tc>
        <w:tc>
          <w:tcPr>
            <w:tcW w:w="960" w:type="dxa"/>
          </w:tcPr>
          <w:p w14:paraId="500436AA" w14:textId="0115DE45" w:rsidR="00A10210" w:rsidRDefault="00072CD1" w:rsidP="00654D63">
            <w:pPr>
              <w:spacing w:after="240"/>
              <w:jc w:val="left"/>
              <w:rPr>
                <w:rFonts w:asciiTheme="minorHAnsi" w:hAnsiTheme="minorHAnsi" w:cstheme="minorHAnsi"/>
                <w:szCs w:val="22"/>
              </w:rPr>
            </w:pPr>
            <w:r>
              <w:rPr>
                <w:rFonts w:asciiTheme="minorHAnsi" w:hAnsiTheme="minorHAnsi" w:cstheme="minorHAnsi"/>
                <w:szCs w:val="22"/>
              </w:rPr>
              <w:t>20</w:t>
            </w:r>
          </w:p>
        </w:tc>
        <w:tc>
          <w:tcPr>
            <w:tcW w:w="2686" w:type="dxa"/>
          </w:tcPr>
          <w:p w14:paraId="679AEA15" w14:textId="77777777"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ISIN code for the issue</w:t>
            </w:r>
          </w:p>
        </w:tc>
        <w:tc>
          <w:tcPr>
            <w:tcW w:w="2977" w:type="dxa"/>
          </w:tcPr>
          <w:p w14:paraId="47511B16" w14:textId="6167B01B" w:rsidR="0092458C" w:rsidRDefault="0092458C" w:rsidP="00654D63">
            <w:pPr>
              <w:spacing w:after="240"/>
              <w:jc w:val="left"/>
              <w:rPr>
                <w:rFonts w:asciiTheme="minorHAnsi" w:hAnsiTheme="minorHAnsi" w:cstheme="minorHAnsi"/>
                <w:szCs w:val="22"/>
              </w:rPr>
            </w:pPr>
            <w:commentRangeStart w:id="652"/>
            <w:r>
              <w:rPr>
                <w:rFonts w:asciiTheme="minorHAnsi" w:hAnsiTheme="minorHAnsi" w:cstheme="minorHAnsi"/>
                <w:szCs w:val="22"/>
              </w:rPr>
              <w:t>Must match a valid ISIN code in OMEGA.</w:t>
            </w:r>
          </w:p>
          <w:p w14:paraId="22455508" w14:textId="710C2F0A"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lastRenderedPageBreak/>
              <w:t>Must be verified against the valid ISSUE_CODE in the same detail record.</w:t>
            </w:r>
            <w:commentRangeEnd w:id="652"/>
            <w:r w:rsidR="00574F35">
              <w:rPr>
                <w:rStyle w:val="CommentReference"/>
                <w:lang w:val="en-US"/>
              </w:rPr>
              <w:commentReference w:id="652"/>
            </w:r>
          </w:p>
        </w:tc>
        <w:tc>
          <w:tcPr>
            <w:tcW w:w="3038" w:type="dxa"/>
          </w:tcPr>
          <w:p w14:paraId="3D131433" w14:textId="05EAF854" w:rsidR="0092458C" w:rsidRPr="001C5228" w:rsidRDefault="0092458C" w:rsidP="00654D63">
            <w:pPr>
              <w:spacing w:after="240"/>
              <w:jc w:val="left"/>
              <w:rPr>
                <w:rFonts w:asciiTheme="minorHAnsi" w:hAnsiTheme="minorHAnsi" w:cstheme="minorHAnsi"/>
                <w:szCs w:val="22"/>
              </w:rPr>
            </w:pPr>
            <w:r w:rsidRPr="001C5228">
              <w:rPr>
                <w:rFonts w:asciiTheme="minorHAnsi" w:hAnsiTheme="minorHAnsi" w:cstheme="minorHAnsi"/>
                <w:szCs w:val="22"/>
              </w:rPr>
              <w:lastRenderedPageBreak/>
              <w:t xml:space="preserve"> </w:t>
            </w:r>
          </w:p>
        </w:tc>
      </w:tr>
      <w:tr w:rsidR="0092458C" w14:paraId="463A594A" w14:textId="77777777" w:rsidTr="001D298F">
        <w:tc>
          <w:tcPr>
            <w:tcW w:w="798" w:type="dxa"/>
          </w:tcPr>
          <w:p w14:paraId="7321B4C1" w14:textId="3EF7B027" w:rsidR="0092458C" w:rsidRPr="001C5228" w:rsidRDefault="0092458C" w:rsidP="00D21035">
            <w:pPr>
              <w:pStyle w:val="ListParagraph"/>
            </w:pPr>
          </w:p>
        </w:tc>
        <w:tc>
          <w:tcPr>
            <w:tcW w:w="2544" w:type="dxa"/>
          </w:tcPr>
          <w:p w14:paraId="6F2055A2"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TENOR</w:t>
            </w:r>
          </w:p>
        </w:tc>
        <w:tc>
          <w:tcPr>
            <w:tcW w:w="1417" w:type="dxa"/>
          </w:tcPr>
          <w:p w14:paraId="46821C11"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9(3)</w:t>
            </w:r>
          </w:p>
        </w:tc>
        <w:tc>
          <w:tcPr>
            <w:tcW w:w="960" w:type="dxa"/>
          </w:tcPr>
          <w:p w14:paraId="01A32838" w14:textId="3550EE69" w:rsidR="00A10210" w:rsidRDefault="00A35CAD" w:rsidP="00654D63">
            <w:pPr>
              <w:spacing w:after="240"/>
              <w:jc w:val="left"/>
              <w:rPr>
                <w:rFonts w:asciiTheme="minorHAnsi" w:hAnsiTheme="minorHAnsi" w:cstheme="minorHAnsi"/>
                <w:szCs w:val="22"/>
              </w:rPr>
            </w:pPr>
            <w:r>
              <w:rPr>
                <w:rFonts w:asciiTheme="minorHAnsi" w:hAnsiTheme="minorHAnsi" w:cstheme="minorHAnsi"/>
                <w:szCs w:val="22"/>
              </w:rPr>
              <w:t>32</w:t>
            </w:r>
          </w:p>
        </w:tc>
        <w:tc>
          <w:tcPr>
            <w:tcW w:w="2686" w:type="dxa"/>
          </w:tcPr>
          <w:p w14:paraId="087B8787" w14:textId="44422858"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Tenor number of the issue</w:t>
            </w:r>
          </w:p>
        </w:tc>
        <w:tc>
          <w:tcPr>
            <w:tcW w:w="2977" w:type="dxa"/>
          </w:tcPr>
          <w:p w14:paraId="1974F63B" w14:textId="5599597C" w:rsidR="0092458C" w:rsidRDefault="0092458C" w:rsidP="00654D63">
            <w:pPr>
              <w:spacing w:after="240"/>
              <w:jc w:val="left"/>
              <w:rPr>
                <w:rFonts w:asciiTheme="minorHAnsi" w:hAnsiTheme="minorHAnsi" w:cstheme="minorHAnsi"/>
                <w:szCs w:val="22"/>
              </w:rPr>
            </w:pPr>
            <w:r>
              <w:rPr>
                <w:rFonts w:asciiTheme="minorHAnsi" w:hAnsiTheme="minorHAnsi" w:cstheme="minorHAnsi"/>
                <w:szCs w:val="22"/>
              </w:rPr>
              <w:t>Must be numeric.</w:t>
            </w:r>
          </w:p>
        </w:tc>
        <w:tc>
          <w:tcPr>
            <w:tcW w:w="3038" w:type="dxa"/>
          </w:tcPr>
          <w:p w14:paraId="060B073C" w14:textId="27DE627C" w:rsidR="0092458C" w:rsidRDefault="0092458C" w:rsidP="00654D63">
            <w:pPr>
              <w:spacing w:after="240"/>
              <w:jc w:val="left"/>
              <w:rPr>
                <w:rFonts w:asciiTheme="minorHAnsi" w:hAnsiTheme="minorHAnsi" w:cstheme="minorHAnsi"/>
                <w:szCs w:val="22"/>
              </w:rPr>
            </w:pPr>
            <w:r>
              <w:rPr>
                <w:rFonts w:asciiTheme="minorHAnsi" w:hAnsiTheme="minorHAnsi" w:cstheme="minorHAnsi"/>
                <w:szCs w:val="22"/>
              </w:rPr>
              <w:t>Number of days for T-Bills</w:t>
            </w:r>
          </w:p>
          <w:p w14:paraId="70213D52" w14:textId="77777777"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Number of years for SSB and SGS Bonds</w:t>
            </w:r>
          </w:p>
        </w:tc>
      </w:tr>
      <w:tr w:rsidR="0092458C" w14:paraId="41374DC4" w14:textId="77777777" w:rsidTr="001D298F">
        <w:tc>
          <w:tcPr>
            <w:tcW w:w="798" w:type="dxa"/>
          </w:tcPr>
          <w:p w14:paraId="4780584E" w14:textId="3F2DA4A1" w:rsidR="0092458C" w:rsidRPr="001C5228" w:rsidRDefault="0092458C" w:rsidP="00D21035">
            <w:pPr>
              <w:pStyle w:val="ListParagraph"/>
            </w:pPr>
          </w:p>
        </w:tc>
        <w:tc>
          <w:tcPr>
            <w:tcW w:w="2544" w:type="dxa"/>
          </w:tcPr>
          <w:p w14:paraId="21C87BCF"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TENOR_MEASURE</w:t>
            </w:r>
          </w:p>
        </w:tc>
        <w:tc>
          <w:tcPr>
            <w:tcW w:w="1417" w:type="dxa"/>
          </w:tcPr>
          <w:p w14:paraId="23427504"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X</w:t>
            </w:r>
            <w:r>
              <w:rPr>
                <w:rFonts w:asciiTheme="minorHAnsi" w:hAnsiTheme="minorHAnsi" w:cstheme="minorHAnsi"/>
                <w:szCs w:val="22"/>
              </w:rPr>
              <w:t>(</w:t>
            </w:r>
            <w:r w:rsidRPr="001C5228">
              <w:rPr>
                <w:rFonts w:asciiTheme="minorHAnsi" w:hAnsiTheme="minorHAnsi" w:cstheme="minorHAnsi"/>
                <w:szCs w:val="22"/>
              </w:rPr>
              <w:t>1)</w:t>
            </w:r>
          </w:p>
        </w:tc>
        <w:tc>
          <w:tcPr>
            <w:tcW w:w="960" w:type="dxa"/>
          </w:tcPr>
          <w:p w14:paraId="0BED2A41" w14:textId="39580323" w:rsidR="00A10210" w:rsidRDefault="00503230" w:rsidP="00654D63">
            <w:pPr>
              <w:spacing w:after="240"/>
              <w:jc w:val="left"/>
              <w:rPr>
                <w:rFonts w:asciiTheme="minorHAnsi" w:hAnsiTheme="minorHAnsi" w:cstheme="minorHAnsi"/>
                <w:szCs w:val="22"/>
              </w:rPr>
            </w:pPr>
            <w:r>
              <w:rPr>
                <w:rFonts w:asciiTheme="minorHAnsi" w:hAnsiTheme="minorHAnsi" w:cstheme="minorHAnsi"/>
                <w:szCs w:val="22"/>
              </w:rPr>
              <w:t>35</w:t>
            </w:r>
          </w:p>
        </w:tc>
        <w:tc>
          <w:tcPr>
            <w:tcW w:w="2686" w:type="dxa"/>
          </w:tcPr>
          <w:p w14:paraId="478FD280" w14:textId="59535D78"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Tenor measurement unit</w:t>
            </w:r>
          </w:p>
        </w:tc>
        <w:tc>
          <w:tcPr>
            <w:tcW w:w="2977" w:type="dxa"/>
          </w:tcPr>
          <w:p w14:paraId="1F7E1A18" w14:textId="77777777" w:rsidR="0092458C" w:rsidRDefault="0092458C" w:rsidP="00654D63">
            <w:pPr>
              <w:spacing w:after="240"/>
              <w:jc w:val="left"/>
              <w:rPr>
                <w:rFonts w:asciiTheme="minorHAnsi" w:hAnsiTheme="minorHAnsi" w:cstheme="minorHAnsi"/>
                <w:szCs w:val="22"/>
              </w:rPr>
            </w:pPr>
            <w:r>
              <w:rPr>
                <w:rFonts w:asciiTheme="minorHAnsi" w:hAnsiTheme="minorHAnsi" w:cstheme="minorHAnsi"/>
                <w:szCs w:val="22"/>
              </w:rPr>
              <w:t>Must be ‘D’ or ‘Y’.</w:t>
            </w:r>
          </w:p>
          <w:p w14:paraId="62E26A24" w14:textId="65C2CBF5" w:rsidR="0092458C" w:rsidRDefault="0092458C" w:rsidP="00654D63">
            <w:pPr>
              <w:spacing w:after="240"/>
              <w:jc w:val="left"/>
              <w:rPr>
                <w:rFonts w:asciiTheme="minorHAnsi" w:hAnsiTheme="minorHAnsi" w:cstheme="minorHAnsi"/>
                <w:szCs w:val="22"/>
              </w:rPr>
            </w:pPr>
            <w:r>
              <w:rPr>
                <w:rFonts w:asciiTheme="minorHAnsi" w:hAnsiTheme="minorHAnsi" w:cstheme="minorHAnsi"/>
                <w:szCs w:val="22"/>
              </w:rPr>
              <w:t>It depends on ISSUE_IND.</w:t>
            </w:r>
          </w:p>
        </w:tc>
        <w:tc>
          <w:tcPr>
            <w:tcW w:w="3038" w:type="dxa"/>
          </w:tcPr>
          <w:p w14:paraId="738B4D3E" w14:textId="0646BD8C" w:rsidR="0092458C" w:rsidRDefault="0092458C" w:rsidP="00654D63">
            <w:pPr>
              <w:spacing w:after="240"/>
              <w:jc w:val="left"/>
              <w:rPr>
                <w:rFonts w:asciiTheme="minorHAnsi" w:hAnsiTheme="minorHAnsi" w:cstheme="minorHAnsi"/>
                <w:szCs w:val="22"/>
              </w:rPr>
            </w:pPr>
            <w:r>
              <w:rPr>
                <w:rFonts w:asciiTheme="minorHAnsi" w:hAnsiTheme="minorHAnsi" w:cstheme="minorHAnsi"/>
                <w:szCs w:val="22"/>
              </w:rPr>
              <w:t>D – days for T-Bills</w:t>
            </w:r>
          </w:p>
          <w:p w14:paraId="421F2E12" w14:textId="5BEFEF0D"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Y – years for SSB and SGS Bonds</w:t>
            </w:r>
          </w:p>
        </w:tc>
      </w:tr>
      <w:tr w:rsidR="0092458C" w14:paraId="5CD43CB4" w14:textId="77777777" w:rsidTr="001D298F">
        <w:tc>
          <w:tcPr>
            <w:tcW w:w="798" w:type="dxa"/>
          </w:tcPr>
          <w:p w14:paraId="01AF4142" w14:textId="551193DF" w:rsidR="0092458C" w:rsidRPr="001C5228" w:rsidRDefault="0092458C" w:rsidP="00D21035">
            <w:pPr>
              <w:pStyle w:val="ListParagraph"/>
            </w:pPr>
          </w:p>
        </w:tc>
        <w:tc>
          <w:tcPr>
            <w:tcW w:w="2544" w:type="dxa"/>
          </w:tcPr>
          <w:p w14:paraId="3B67276A"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NEW_REOPEN_IND</w:t>
            </w:r>
          </w:p>
        </w:tc>
        <w:tc>
          <w:tcPr>
            <w:tcW w:w="1417" w:type="dxa"/>
          </w:tcPr>
          <w:p w14:paraId="7F5FEE50"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X(1)</w:t>
            </w:r>
          </w:p>
        </w:tc>
        <w:tc>
          <w:tcPr>
            <w:tcW w:w="960" w:type="dxa"/>
          </w:tcPr>
          <w:p w14:paraId="6CC62FD7" w14:textId="35EBAF22" w:rsidR="00A10210" w:rsidRDefault="00192EEB" w:rsidP="00654D63">
            <w:pPr>
              <w:spacing w:after="240"/>
              <w:jc w:val="left"/>
              <w:rPr>
                <w:rFonts w:asciiTheme="minorHAnsi" w:hAnsiTheme="minorHAnsi" w:cstheme="minorHAnsi"/>
                <w:szCs w:val="22"/>
              </w:rPr>
            </w:pPr>
            <w:r>
              <w:rPr>
                <w:rFonts w:asciiTheme="minorHAnsi" w:hAnsiTheme="minorHAnsi" w:cstheme="minorHAnsi"/>
                <w:szCs w:val="22"/>
              </w:rPr>
              <w:t>36</w:t>
            </w:r>
          </w:p>
        </w:tc>
        <w:tc>
          <w:tcPr>
            <w:tcW w:w="2686" w:type="dxa"/>
          </w:tcPr>
          <w:p w14:paraId="1E467DFB" w14:textId="6AFEDE43"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Indicator for new or reopen issue</w:t>
            </w:r>
          </w:p>
        </w:tc>
        <w:tc>
          <w:tcPr>
            <w:tcW w:w="2977" w:type="dxa"/>
          </w:tcPr>
          <w:p w14:paraId="11B45F88" w14:textId="4F7B9F73"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Must be ‘N’ or ‘R’.</w:t>
            </w:r>
          </w:p>
        </w:tc>
        <w:tc>
          <w:tcPr>
            <w:tcW w:w="3038" w:type="dxa"/>
          </w:tcPr>
          <w:p w14:paraId="115BD709" w14:textId="5888C32C" w:rsidR="0092458C" w:rsidRDefault="0092458C" w:rsidP="00654D63">
            <w:pPr>
              <w:spacing w:after="240"/>
              <w:jc w:val="left"/>
              <w:rPr>
                <w:rFonts w:asciiTheme="minorHAnsi" w:hAnsiTheme="minorHAnsi" w:cstheme="minorHAnsi"/>
                <w:szCs w:val="22"/>
              </w:rPr>
            </w:pPr>
            <w:r w:rsidRPr="001C5228">
              <w:rPr>
                <w:rFonts w:asciiTheme="minorHAnsi" w:hAnsiTheme="minorHAnsi" w:cstheme="minorHAnsi"/>
                <w:szCs w:val="22"/>
              </w:rPr>
              <w:t>N</w:t>
            </w:r>
            <w:r>
              <w:rPr>
                <w:rFonts w:asciiTheme="minorHAnsi" w:hAnsiTheme="minorHAnsi" w:cstheme="minorHAnsi"/>
                <w:szCs w:val="22"/>
              </w:rPr>
              <w:t xml:space="preserve"> – new issue</w:t>
            </w:r>
          </w:p>
          <w:p w14:paraId="0B552760" w14:textId="77777777"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R – reopen issue</w:t>
            </w:r>
          </w:p>
        </w:tc>
      </w:tr>
      <w:tr w:rsidR="0092458C" w14:paraId="0E620076" w14:textId="77777777" w:rsidTr="001D298F">
        <w:tc>
          <w:tcPr>
            <w:tcW w:w="798" w:type="dxa"/>
          </w:tcPr>
          <w:p w14:paraId="5529B362" w14:textId="1E62B49F" w:rsidR="0092458C" w:rsidRPr="001C5228" w:rsidRDefault="0092458C" w:rsidP="00D21035">
            <w:pPr>
              <w:pStyle w:val="ListParagraph"/>
            </w:pPr>
          </w:p>
        </w:tc>
        <w:tc>
          <w:tcPr>
            <w:tcW w:w="2544" w:type="dxa"/>
          </w:tcPr>
          <w:p w14:paraId="3BD3A951"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CURR</w:t>
            </w:r>
          </w:p>
        </w:tc>
        <w:tc>
          <w:tcPr>
            <w:tcW w:w="1417" w:type="dxa"/>
          </w:tcPr>
          <w:p w14:paraId="421365C9"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X(3)</w:t>
            </w:r>
          </w:p>
        </w:tc>
        <w:tc>
          <w:tcPr>
            <w:tcW w:w="960" w:type="dxa"/>
          </w:tcPr>
          <w:p w14:paraId="00BD4C45" w14:textId="0071EEEC" w:rsidR="00A10210" w:rsidRDefault="00D467B7" w:rsidP="00654D63">
            <w:pPr>
              <w:spacing w:after="240"/>
              <w:jc w:val="left"/>
              <w:rPr>
                <w:rFonts w:asciiTheme="minorHAnsi" w:hAnsiTheme="minorHAnsi" w:cstheme="minorHAnsi"/>
                <w:szCs w:val="22"/>
              </w:rPr>
            </w:pPr>
            <w:r>
              <w:rPr>
                <w:rFonts w:asciiTheme="minorHAnsi" w:hAnsiTheme="minorHAnsi" w:cstheme="minorHAnsi"/>
                <w:szCs w:val="22"/>
              </w:rPr>
              <w:t>37</w:t>
            </w:r>
          </w:p>
        </w:tc>
        <w:tc>
          <w:tcPr>
            <w:tcW w:w="2686" w:type="dxa"/>
          </w:tcPr>
          <w:p w14:paraId="7D34B64B" w14:textId="77FE6E88"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Currency</w:t>
            </w:r>
          </w:p>
        </w:tc>
        <w:tc>
          <w:tcPr>
            <w:tcW w:w="2977" w:type="dxa"/>
          </w:tcPr>
          <w:p w14:paraId="420F90C4" w14:textId="524B611B"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Must be ‘</w:t>
            </w:r>
            <w:commentRangeStart w:id="653"/>
            <w:commentRangeStart w:id="654"/>
            <w:r>
              <w:rPr>
                <w:rFonts w:asciiTheme="minorHAnsi" w:hAnsiTheme="minorHAnsi" w:cstheme="minorHAnsi"/>
                <w:szCs w:val="22"/>
              </w:rPr>
              <w:t>SGD’</w:t>
            </w:r>
            <w:commentRangeEnd w:id="653"/>
            <w:r w:rsidR="00F62369">
              <w:rPr>
                <w:rStyle w:val="CommentReference"/>
                <w:lang w:val="en-US"/>
              </w:rPr>
              <w:commentReference w:id="653"/>
            </w:r>
            <w:commentRangeEnd w:id="654"/>
            <w:r w:rsidR="00B962BB">
              <w:rPr>
                <w:rStyle w:val="CommentReference"/>
                <w:lang w:val="en-US"/>
              </w:rPr>
              <w:commentReference w:id="654"/>
            </w:r>
            <w:r>
              <w:rPr>
                <w:rFonts w:asciiTheme="minorHAnsi" w:hAnsiTheme="minorHAnsi" w:cstheme="minorHAnsi"/>
                <w:szCs w:val="22"/>
              </w:rPr>
              <w:t>.</w:t>
            </w:r>
          </w:p>
        </w:tc>
        <w:tc>
          <w:tcPr>
            <w:tcW w:w="3038" w:type="dxa"/>
          </w:tcPr>
          <w:p w14:paraId="6A425920" w14:textId="4C3D21C1" w:rsidR="0092458C" w:rsidRPr="001C5228" w:rsidRDefault="0092458C" w:rsidP="00654D63">
            <w:pPr>
              <w:spacing w:after="240"/>
              <w:jc w:val="left"/>
              <w:rPr>
                <w:rFonts w:asciiTheme="minorHAnsi" w:hAnsiTheme="minorHAnsi" w:cstheme="minorHAnsi"/>
                <w:szCs w:val="22"/>
              </w:rPr>
            </w:pPr>
            <w:r w:rsidRPr="001C5228">
              <w:rPr>
                <w:rFonts w:asciiTheme="minorHAnsi" w:hAnsiTheme="minorHAnsi" w:cstheme="minorHAnsi"/>
                <w:szCs w:val="22"/>
              </w:rPr>
              <w:t xml:space="preserve"> </w:t>
            </w:r>
          </w:p>
        </w:tc>
      </w:tr>
      <w:tr w:rsidR="0092458C" w14:paraId="3E648117" w14:textId="77777777" w:rsidTr="001D298F">
        <w:tc>
          <w:tcPr>
            <w:tcW w:w="798" w:type="dxa"/>
          </w:tcPr>
          <w:p w14:paraId="60B86E8E" w14:textId="4BB7ECBC" w:rsidR="0092458C" w:rsidRPr="001C5228" w:rsidRDefault="0092458C" w:rsidP="00D21035">
            <w:pPr>
              <w:pStyle w:val="ListParagraph"/>
            </w:pPr>
          </w:p>
        </w:tc>
        <w:tc>
          <w:tcPr>
            <w:tcW w:w="2544" w:type="dxa"/>
          </w:tcPr>
          <w:p w14:paraId="1E762690"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ANNOUNCE_DATE</w:t>
            </w:r>
          </w:p>
        </w:tc>
        <w:tc>
          <w:tcPr>
            <w:tcW w:w="1417" w:type="dxa"/>
          </w:tcPr>
          <w:p w14:paraId="35B22826"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9(8)</w:t>
            </w:r>
          </w:p>
        </w:tc>
        <w:tc>
          <w:tcPr>
            <w:tcW w:w="960" w:type="dxa"/>
          </w:tcPr>
          <w:p w14:paraId="6506E1D6" w14:textId="493D8E46" w:rsidR="00A10210" w:rsidRDefault="00D467B7" w:rsidP="00654D63">
            <w:pPr>
              <w:spacing w:after="240"/>
              <w:jc w:val="left"/>
              <w:rPr>
                <w:rFonts w:asciiTheme="minorHAnsi" w:hAnsiTheme="minorHAnsi" w:cstheme="minorHAnsi"/>
                <w:szCs w:val="22"/>
              </w:rPr>
            </w:pPr>
            <w:r>
              <w:rPr>
                <w:rFonts w:asciiTheme="minorHAnsi" w:hAnsiTheme="minorHAnsi" w:cstheme="minorHAnsi"/>
                <w:szCs w:val="22"/>
              </w:rPr>
              <w:t>40</w:t>
            </w:r>
          </w:p>
        </w:tc>
        <w:tc>
          <w:tcPr>
            <w:tcW w:w="2686" w:type="dxa"/>
          </w:tcPr>
          <w:p w14:paraId="0EBAF860" w14:textId="3997828E"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Date that the issue is open for retail subscription</w:t>
            </w:r>
          </w:p>
        </w:tc>
        <w:tc>
          <w:tcPr>
            <w:tcW w:w="2977" w:type="dxa"/>
          </w:tcPr>
          <w:p w14:paraId="622D95DD" w14:textId="3FD55A11"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Must be a valid date in YYYYMMDD format.</w:t>
            </w:r>
          </w:p>
        </w:tc>
        <w:tc>
          <w:tcPr>
            <w:tcW w:w="3038" w:type="dxa"/>
          </w:tcPr>
          <w:p w14:paraId="19343A3A" w14:textId="224382FB" w:rsidR="0092458C" w:rsidRPr="0045254C" w:rsidRDefault="0092458C" w:rsidP="00654D63">
            <w:pPr>
              <w:spacing w:after="240"/>
              <w:jc w:val="left"/>
              <w:rPr>
                <w:rFonts w:asciiTheme="minorHAnsi" w:hAnsiTheme="minorHAnsi" w:cstheme="minorHAnsi"/>
                <w:szCs w:val="22"/>
                <w:highlight w:val="yellow"/>
              </w:rPr>
            </w:pPr>
            <w:commentRangeStart w:id="655"/>
            <w:r w:rsidRPr="00FE7BA9">
              <w:rPr>
                <w:rFonts w:asciiTheme="minorHAnsi" w:hAnsiTheme="minorHAnsi" w:cstheme="minorHAnsi"/>
                <w:szCs w:val="22"/>
                <w:rPrChange w:id="656" w:author="Han Xie CHAI (MAS)" w:date="2026-01-14T15:30:00Z" w16du:dateUtc="2026-01-14T07:30:00Z">
                  <w:rPr>
                    <w:rFonts w:asciiTheme="minorHAnsi" w:hAnsiTheme="minorHAnsi" w:cstheme="minorHAnsi"/>
                    <w:szCs w:val="22"/>
                    <w:highlight w:val="yellow"/>
                  </w:rPr>
                </w:rPrChange>
              </w:rPr>
              <w:t>Announcement date for non-syndication</w:t>
            </w:r>
            <w:r w:rsidR="0045254C" w:rsidRPr="00FE7BA9">
              <w:rPr>
                <w:rFonts w:asciiTheme="minorHAnsi" w:hAnsiTheme="minorHAnsi" w:cstheme="minorHAnsi"/>
                <w:szCs w:val="22"/>
                <w:rPrChange w:id="657" w:author="Han Xie CHAI (MAS)" w:date="2026-01-14T15:30:00Z" w16du:dateUtc="2026-01-14T07:30:00Z">
                  <w:rPr>
                    <w:rFonts w:asciiTheme="minorHAnsi" w:hAnsiTheme="minorHAnsi" w:cstheme="minorHAnsi"/>
                    <w:szCs w:val="22"/>
                    <w:highlight w:val="yellow"/>
                  </w:rPr>
                </w:rPrChange>
              </w:rPr>
              <w:t>.</w:t>
            </w:r>
            <w:commentRangeEnd w:id="655"/>
            <w:r w:rsidR="00FE7BA9" w:rsidRPr="00FE7BA9">
              <w:rPr>
                <w:rStyle w:val="CommentReference"/>
                <w:lang w:val="en-US"/>
              </w:rPr>
              <w:commentReference w:id="655"/>
            </w:r>
          </w:p>
          <w:p w14:paraId="03AA7C05" w14:textId="79255C9B" w:rsidR="0092458C" w:rsidRPr="001C5228" w:rsidRDefault="0092458C" w:rsidP="00654D63">
            <w:pPr>
              <w:spacing w:after="240"/>
              <w:jc w:val="left"/>
              <w:rPr>
                <w:rFonts w:asciiTheme="minorHAnsi" w:hAnsiTheme="minorHAnsi" w:cstheme="minorHAnsi"/>
                <w:szCs w:val="22"/>
              </w:rPr>
            </w:pPr>
            <w:r w:rsidRPr="00C00CFA">
              <w:rPr>
                <w:rFonts w:asciiTheme="minorHAnsi" w:hAnsiTheme="minorHAnsi" w:cstheme="minorHAnsi"/>
                <w:szCs w:val="22"/>
                <w:highlight w:val="yellow"/>
              </w:rPr>
              <w:t xml:space="preserve">Public </w:t>
            </w:r>
            <w:r w:rsidR="00787CD5">
              <w:rPr>
                <w:rFonts w:asciiTheme="minorHAnsi" w:hAnsiTheme="minorHAnsi" w:cstheme="minorHAnsi"/>
                <w:szCs w:val="22"/>
                <w:highlight w:val="yellow"/>
              </w:rPr>
              <w:t>o</w:t>
            </w:r>
            <w:r w:rsidRPr="00C00CFA">
              <w:rPr>
                <w:rFonts w:asciiTheme="minorHAnsi" w:hAnsiTheme="minorHAnsi" w:cstheme="minorHAnsi"/>
                <w:szCs w:val="22"/>
                <w:highlight w:val="yellow"/>
              </w:rPr>
              <w:t xml:space="preserve">ffer </w:t>
            </w:r>
            <w:r w:rsidR="00787CD5">
              <w:rPr>
                <w:rFonts w:asciiTheme="minorHAnsi" w:hAnsiTheme="minorHAnsi" w:cstheme="minorHAnsi"/>
                <w:szCs w:val="22"/>
                <w:highlight w:val="yellow"/>
              </w:rPr>
              <w:t>o</w:t>
            </w:r>
            <w:r w:rsidRPr="00C00CFA">
              <w:rPr>
                <w:rFonts w:asciiTheme="minorHAnsi" w:hAnsiTheme="minorHAnsi" w:cstheme="minorHAnsi"/>
                <w:szCs w:val="22"/>
                <w:highlight w:val="yellow"/>
              </w:rPr>
              <w:t xml:space="preserve">pening </w:t>
            </w:r>
            <w:r w:rsidR="00787CD5">
              <w:rPr>
                <w:rFonts w:asciiTheme="minorHAnsi" w:hAnsiTheme="minorHAnsi" w:cstheme="minorHAnsi"/>
                <w:szCs w:val="22"/>
                <w:highlight w:val="yellow"/>
              </w:rPr>
              <w:t>d</w:t>
            </w:r>
            <w:r w:rsidRPr="00C00CFA">
              <w:rPr>
                <w:rFonts w:asciiTheme="minorHAnsi" w:hAnsiTheme="minorHAnsi" w:cstheme="minorHAnsi"/>
                <w:szCs w:val="22"/>
                <w:highlight w:val="yellow"/>
              </w:rPr>
              <w:t>ate for syndication.</w:t>
            </w:r>
          </w:p>
        </w:tc>
      </w:tr>
      <w:tr w:rsidR="0092458C" w14:paraId="2D6EF9B7" w14:textId="77777777" w:rsidTr="001D298F">
        <w:tc>
          <w:tcPr>
            <w:tcW w:w="798" w:type="dxa"/>
          </w:tcPr>
          <w:p w14:paraId="30B92ED1" w14:textId="6A01D23E" w:rsidR="0092458C" w:rsidRPr="001C5228" w:rsidRDefault="0092458C" w:rsidP="00D21035">
            <w:pPr>
              <w:pStyle w:val="ListParagraph"/>
            </w:pPr>
          </w:p>
        </w:tc>
        <w:tc>
          <w:tcPr>
            <w:tcW w:w="2544" w:type="dxa"/>
          </w:tcPr>
          <w:p w14:paraId="4B45CB23"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ANNOUNCE_TIME</w:t>
            </w:r>
          </w:p>
        </w:tc>
        <w:tc>
          <w:tcPr>
            <w:tcW w:w="1417" w:type="dxa"/>
          </w:tcPr>
          <w:p w14:paraId="4F8ED4EE"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9(4)</w:t>
            </w:r>
          </w:p>
        </w:tc>
        <w:tc>
          <w:tcPr>
            <w:tcW w:w="960" w:type="dxa"/>
          </w:tcPr>
          <w:p w14:paraId="03A68EFF" w14:textId="55080A01" w:rsidR="00A10210" w:rsidRDefault="00D467B7" w:rsidP="00654D63">
            <w:pPr>
              <w:spacing w:after="240"/>
              <w:jc w:val="left"/>
              <w:rPr>
                <w:rFonts w:asciiTheme="minorHAnsi" w:hAnsiTheme="minorHAnsi" w:cstheme="minorHAnsi"/>
                <w:szCs w:val="22"/>
              </w:rPr>
            </w:pPr>
            <w:r>
              <w:rPr>
                <w:rFonts w:asciiTheme="minorHAnsi" w:hAnsiTheme="minorHAnsi" w:cstheme="minorHAnsi"/>
                <w:szCs w:val="22"/>
              </w:rPr>
              <w:t>48</w:t>
            </w:r>
          </w:p>
        </w:tc>
        <w:tc>
          <w:tcPr>
            <w:tcW w:w="2686" w:type="dxa"/>
          </w:tcPr>
          <w:p w14:paraId="358B98C9" w14:textId="10AA3923"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T</w:t>
            </w:r>
            <w:r w:rsidRPr="00C63171">
              <w:rPr>
                <w:rFonts w:asciiTheme="minorHAnsi" w:hAnsiTheme="minorHAnsi" w:cstheme="minorHAnsi"/>
                <w:szCs w:val="22"/>
              </w:rPr>
              <w:t>ime that the issue is open for</w:t>
            </w:r>
            <w:r>
              <w:rPr>
                <w:rFonts w:asciiTheme="minorHAnsi" w:hAnsiTheme="minorHAnsi" w:cstheme="minorHAnsi"/>
                <w:szCs w:val="22"/>
              </w:rPr>
              <w:t xml:space="preserve"> retail</w:t>
            </w:r>
            <w:r w:rsidRPr="00C63171">
              <w:rPr>
                <w:rFonts w:asciiTheme="minorHAnsi" w:hAnsiTheme="minorHAnsi" w:cstheme="minorHAnsi"/>
                <w:szCs w:val="22"/>
              </w:rPr>
              <w:t xml:space="preserve"> subscription on ANNOUNCE_DATE</w:t>
            </w:r>
          </w:p>
        </w:tc>
        <w:tc>
          <w:tcPr>
            <w:tcW w:w="2977" w:type="dxa"/>
          </w:tcPr>
          <w:p w14:paraId="5314F6DE" w14:textId="129E33B2" w:rsidR="0092458C" w:rsidRPr="001C5228" w:rsidRDefault="0092458C" w:rsidP="00654D63">
            <w:pPr>
              <w:spacing w:after="240"/>
              <w:jc w:val="left"/>
              <w:rPr>
                <w:rFonts w:asciiTheme="minorHAnsi" w:hAnsiTheme="minorHAnsi" w:cstheme="minorHAnsi"/>
                <w:szCs w:val="22"/>
              </w:rPr>
            </w:pPr>
            <w:commentRangeStart w:id="658"/>
            <w:r>
              <w:rPr>
                <w:rFonts w:asciiTheme="minorHAnsi" w:hAnsiTheme="minorHAnsi" w:cstheme="minorHAnsi"/>
                <w:szCs w:val="22"/>
              </w:rPr>
              <w:t>Must be a valid time in HHMM format (24-hour)</w:t>
            </w:r>
            <w:r w:rsidR="00A308E4">
              <w:rPr>
                <w:rFonts w:asciiTheme="minorHAnsi" w:hAnsiTheme="minorHAnsi" w:cstheme="minorHAnsi"/>
                <w:szCs w:val="22"/>
              </w:rPr>
              <w:t>.</w:t>
            </w:r>
            <w:commentRangeEnd w:id="658"/>
            <w:r w:rsidR="00574F35">
              <w:rPr>
                <w:rStyle w:val="CommentReference"/>
                <w:lang w:val="en-US"/>
              </w:rPr>
              <w:commentReference w:id="658"/>
            </w:r>
          </w:p>
        </w:tc>
        <w:tc>
          <w:tcPr>
            <w:tcW w:w="3038" w:type="dxa"/>
          </w:tcPr>
          <w:p w14:paraId="4D995C0C" w14:textId="77777777" w:rsidR="00787CD5" w:rsidRPr="00FE7BA9" w:rsidRDefault="00787CD5" w:rsidP="001D52C0">
            <w:pPr>
              <w:spacing w:after="240"/>
              <w:jc w:val="left"/>
              <w:rPr>
                <w:rFonts w:asciiTheme="minorHAnsi" w:hAnsiTheme="minorHAnsi" w:cstheme="minorHAnsi"/>
                <w:szCs w:val="22"/>
                <w:rPrChange w:id="659" w:author="Han Xie CHAI (MAS)" w:date="2026-01-14T15:30:00Z" w16du:dateUtc="2026-01-14T07:30:00Z">
                  <w:rPr>
                    <w:rFonts w:asciiTheme="minorHAnsi" w:hAnsiTheme="minorHAnsi" w:cstheme="minorHAnsi"/>
                    <w:szCs w:val="22"/>
                    <w:highlight w:val="yellow"/>
                  </w:rPr>
                </w:rPrChange>
              </w:rPr>
            </w:pPr>
            <w:r w:rsidRPr="00FE7BA9">
              <w:rPr>
                <w:rFonts w:asciiTheme="minorHAnsi" w:hAnsiTheme="minorHAnsi" w:cstheme="minorHAnsi"/>
                <w:szCs w:val="22"/>
                <w:rPrChange w:id="660" w:author="Han Xie CHAI (MAS)" w:date="2026-01-14T15:30:00Z" w16du:dateUtc="2026-01-14T07:30:00Z">
                  <w:rPr>
                    <w:rFonts w:asciiTheme="minorHAnsi" w:hAnsiTheme="minorHAnsi" w:cstheme="minorHAnsi"/>
                    <w:szCs w:val="22"/>
                    <w:highlight w:val="yellow"/>
                  </w:rPr>
                </w:rPrChange>
              </w:rPr>
              <w:t>Announcement publication time for non-syndication.</w:t>
            </w:r>
          </w:p>
          <w:p w14:paraId="13693B83" w14:textId="4286B83E" w:rsidR="0092458C" w:rsidRDefault="0045254C" w:rsidP="001D52C0">
            <w:pPr>
              <w:spacing w:after="240"/>
              <w:jc w:val="left"/>
              <w:rPr>
                <w:rFonts w:asciiTheme="minorHAnsi" w:hAnsiTheme="minorHAnsi" w:cstheme="minorHAnsi"/>
                <w:szCs w:val="22"/>
              </w:rPr>
            </w:pPr>
            <w:commentRangeStart w:id="661"/>
            <w:del w:id="662" w:author="Yichen GU from.TOPPAN (MAS)" w:date="2026-01-14T15:21:00Z" w16du:dateUtc="2026-01-14T07:21:00Z">
              <w:r w:rsidRPr="0045254C" w:rsidDel="00CF1C2C">
                <w:rPr>
                  <w:rFonts w:asciiTheme="minorHAnsi" w:hAnsiTheme="minorHAnsi" w:cstheme="minorHAnsi"/>
                  <w:b/>
                  <w:bCs/>
                  <w:szCs w:val="22"/>
                  <w:highlight w:val="yellow"/>
                </w:rPr>
                <w:delText>[</w:delText>
              </w:r>
              <w:r w:rsidR="00787CD5" w:rsidRPr="0045254C" w:rsidDel="00CF1C2C">
                <w:rPr>
                  <w:rFonts w:asciiTheme="minorHAnsi" w:hAnsiTheme="minorHAnsi" w:cstheme="minorHAnsi"/>
                  <w:b/>
                  <w:bCs/>
                  <w:szCs w:val="22"/>
                  <w:highlight w:val="yellow"/>
                </w:rPr>
                <w:delText>Public offer opening time</w:delText>
              </w:r>
              <w:r w:rsidRPr="0045254C" w:rsidDel="00CF1C2C">
                <w:rPr>
                  <w:rFonts w:asciiTheme="minorHAnsi" w:hAnsiTheme="minorHAnsi" w:cstheme="minorHAnsi"/>
                  <w:b/>
                  <w:bCs/>
                  <w:szCs w:val="22"/>
                  <w:highlight w:val="yellow"/>
                </w:rPr>
                <w:delText>]</w:delText>
              </w:r>
            </w:del>
            <w:r w:rsidR="00787CD5" w:rsidRPr="0045254C">
              <w:rPr>
                <w:rFonts w:asciiTheme="minorHAnsi" w:hAnsiTheme="minorHAnsi" w:cstheme="minorHAnsi"/>
                <w:szCs w:val="22"/>
                <w:highlight w:val="yellow"/>
              </w:rPr>
              <w:t xml:space="preserve"> </w:t>
            </w:r>
            <w:ins w:id="663" w:author="Yichen GU from.TOPPAN (MAS)" w:date="2026-01-14T15:21:00Z" w16du:dateUtc="2026-01-14T07:21:00Z">
              <w:r w:rsidR="00CF1C2C">
                <w:rPr>
                  <w:rFonts w:asciiTheme="minorHAnsi" w:hAnsiTheme="minorHAnsi" w:cstheme="minorHAnsi"/>
                  <w:szCs w:val="22"/>
                  <w:highlight w:val="yellow"/>
                </w:rPr>
                <w:t xml:space="preserve">Hardcoded to 0900 </w:t>
              </w:r>
            </w:ins>
            <w:r w:rsidR="00787CD5" w:rsidRPr="0045254C">
              <w:rPr>
                <w:rFonts w:asciiTheme="minorHAnsi" w:hAnsiTheme="minorHAnsi" w:cstheme="minorHAnsi"/>
                <w:szCs w:val="22"/>
                <w:highlight w:val="yellow"/>
              </w:rPr>
              <w:t>for syndication.</w:t>
            </w:r>
          </w:p>
          <w:p w14:paraId="5AF96A47" w14:textId="44257446" w:rsidR="009F6C57" w:rsidRPr="001C5228" w:rsidRDefault="009F6C57" w:rsidP="001D52C0">
            <w:pPr>
              <w:spacing w:after="240"/>
              <w:jc w:val="left"/>
              <w:rPr>
                <w:rFonts w:asciiTheme="minorHAnsi" w:hAnsiTheme="minorHAnsi" w:cstheme="minorHAnsi"/>
                <w:szCs w:val="22"/>
              </w:rPr>
            </w:pPr>
            <w:del w:id="664" w:author="Yichen GU from.TOPPAN (MAS)" w:date="2026-01-14T15:21:00Z" w16du:dateUtc="2026-01-14T07:21:00Z">
              <w:r w:rsidRPr="0045254C" w:rsidDel="00CF1C2C">
                <w:rPr>
                  <w:rFonts w:asciiTheme="minorHAnsi" w:hAnsiTheme="minorHAnsi" w:cstheme="minorHAnsi"/>
                  <w:b/>
                  <w:bCs/>
                  <w:szCs w:val="22"/>
                  <w:highlight w:val="yellow"/>
                </w:rPr>
                <w:lastRenderedPageBreak/>
                <w:delText>[Public offer opening time]</w:delText>
              </w:r>
              <w:r w:rsidRPr="0045254C" w:rsidDel="00CF1C2C">
                <w:rPr>
                  <w:rFonts w:asciiTheme="minorHAnsi" w:hAnsiTheme="minorHAnsi" w:cstheme="minorHAnsi"/>
                  <w:szCs w:val="22"/>
                  <w:highlight w:val="yellow"/>
                </w:rPr>
                <w:delText xml:space="preserve"> </w:delText>
              </w:r>
              <w:r w:rsidDel="00CF1C2C">
                <w:rPr>
                  <w:rFonts w:asciiTheme="minorHAnsi" w:hAnsiTheme="minorHAnsi" w:cstheme="minorHAnsi"/>
                  <w:szCs w:val="22"/>
                  <w:highlight w:val="yellow"/>
                </w:rPr>
                <w:delText>is</w:delText>
              </w:r>
              <w:r w:rsidRPr="009F6C57" w:rsidDel="00CF1C2C">
                <w:rPr>
                  <w:rFonts w:asciiTheme="minorHAnsi" w:hAnsiTheme="minorHAnsi" w:cstheme="minorHAnsi"/>
                  <w:szCs w:val="22"/>
                  <w:highlight w:val="yellow"/>
                </w:rPr>
                <w:delText xml:space="preserve"> </w:delText>
              </w:r>
              <w:r w:rsidDel="00CF1C2C">
                <w:rPr>
                  <w:rFonts w:asciiTheme="minorHAnsi" w:hAnsiTheme="minorHAnsi" w:cstheme="minorHAnsi"/>
                  <w:szCs w:val="22"/>
                  <w:highlight w:val="yellow"/>
                </w:rPr>
                <w:delText xml:space="preserve">a </w:delText>
              </w:r>
              <w:r w:rsidRPr="009F6C57" w:rsidDel="00CF1C2C">
                <w:rPr>
                  <w:rFonts w:asciiTheme="minorHAnsi" w:hAnsiTheme="minorHAnsi" w:cstheme="minorHAnsi"/>
                  <w:szCs w:val="22"/>
                  <w:highlight w:val="yellow"/>
                </w:rPr>
                <w:delText xml:space="preserve">configurable system parameter in OMEGA. For details on managing the parameter, refer to </w:delText>
              </w:r>
              <w:r w:rsidRPr="009F6C57" w:rsidDel="00CF1C2C">
                <w:rPr>
                  <w:rFonts w:asciiTheme="minorHAnsi" w:hAnsiTheme="minorHAnsi" w:cstheme="minorHAnsi"/>
                  <w:i/>
                  <w:iCs/>
                  <w:szCs w:val="22"/>
                  <w:highlight w:val="yellow"/>
                </w:rPr>
                <w:delText>MAS_OMEGA – Functional Specifications Document (Administration).</w:delText>
              </w:r>
              <w:commentRangeEnd w:id="661"/>
              <w:r w:rsidR="003D4547" w:rsidDel="00CF1C2C">
                <w:rPr>
                  <w:rStyle w:val="CommentReference"/>
                  <w:lang w:val="en-US"/>
                </w:rPr>
                <w:commentReference w:id="661"/>
              </w:r>
            </w:del>
          </w:p>
        </w:tc>
      </w:tr>
      <w:tr w:rsidR="0092458C" w14:paraId="21370F06" w14:textId="77777777" w:rsidTr="001D298F">
        <w:tc>
          <w:tcPr>
            <w:tcW w:w="798" w:type="dxa"/>
          </w:tcPr>
          <w:p w14:paraId="156EA5BE" w14:textId="62EB8E94" w:rsidR="0092458C" w:rsidRPr="001C5228" w:rsidRDefault="0092458C" w:rsidP="00D21035">
            <w:pPr>
              <w:pStyle w:val="ListParagraph"/>
            </w:pPr>
          </w:p>
        </w:tc>
        <w:tc>
          <w:tcPr>
            <w:tcW w:w="2544" w:type="dxa"/>
          </w:tcPr>
          <w:p w14:paraId="50D92FB5"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AUCTION_DATE</w:t>
            </w:r>
          </w:p>
        </w:tc>
        <w:tc>
          <w:tcPr>
            <w:tcW w:w="1417" w:type="dxa"/>
          </w:tcPr>
          <w:p w14:paraId="370809BF"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9(8)</w:t>
            </w:r>
          </w:p>
        </w:tc>
        <w:tc>
          <w:tcPr>
            <w:tcW w:w="960" w:type="dxa"/>
          </w:tcPr>
          <w:p w14:paraId="45BE2DD8" w14:textId="31087187" w:rsidR="00A10210" w:rsidRDefault="00D467B7" w:rsidP="00654D63">
            <w:pPr>
              <w:spacing w:after="240"/>
              <w:jc w:val="left"/>
              <w:rPr>
                <w:rFonts w:asciiTheme="minorHAnsi" w:hAnsiTheme="minorHAnsi" w:cstheme="minorHAnsi"/>
                <w:szCs w:val="22"/>
              </w:rPr>
            </w:pPr>
            <w:r>
              <w:rPr>
                <w:rFonts w:asciiTheme="minorHAnsi" w:hAnsiTheme="minorHAnsi" w:cstheme="minorHAnsi"/>
                <w:szCs w:val="22"/>
              </w:rPr>
              <w:t>52</w:t>
            </w:r>
          </w:p>
        </w:tc>
        <w:tc>
          <w:tcPr>
            <w:tcW w:w="2686" w:type="dxa"/>
          </w:tcPr>
          <w:p w14:paraId="4A6AB9CE" w14:textId="11808E73"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 xml:space="preserve">Date that the issue is closed for </w:t>
            </w:r>
            <w:del w:id="665" w:author="Akila BALAKRISHNAN from.OPTIMUM (MAS)" w:date="2026-01-13T15:12:00Z" w16du:dateUtc="2026-01-13T07:12:00Z">
              <w:r>
                <w:rPr>
                  <w:rFonts w:asciiTheme="minorHAnsi" w:hAnsiTheme="minorHAnsi" w:cstheme="minorHAnsi"/>
                  <w:szCs w:val="22"/>
                </w:rPr>
                <w:delText xml:space="preserve">retail </w:delText>
              </w:r>
            </w:del>
            <w:r>
              <w:rPr>
                <w:rFonts w:asciiTheme="minorHAnsi" w:hAnsiTheme="minorHAnsi" w:cstheme="minorHAnsi"/>
                <w:szCs w:val="22"/>
              </w:rPr>
              <w:t>subscription</w:t>
            </w:r>
            <w:commentRangeStart w:id="666"/>
            <w:ins w:id="667" w:author="Han Xie CHAI (MAS)" w:date="2026-01-14T15:03:00Z" w16du:dateUtc="2026-01-14T07:03:00Z">
              <w:r w:rsidR="00FE7BA9">
                <w:rPr>
                  <w:rFonts w:asciiTheme="minorHAnsi" w:hAnsiTheme="minorHAnsi" w:cstheme="minorHAnsi"/>
                  <w:szCs w:val="22"/>
                </w:rPr>
                <w:t xml:space="preserve"> by PDs</w:t>
              </w:r>
            </w:ins>
            <w:commentRangeEnd w:id="666"/>
            <w:ins w:id="668" w:author="Han Xie CHAI (MAS)" w:date="2026-01-14T15:04:00Z" w16du:dateUtc="2026-01-14T07:04:00Z">
              <w:r w:rsidR="00FE7BA9">
                <w:rPr>
                  <w:rStyle w:val="CommentReference"/>
                  <w:lang w:val="en-US"/>
                </w:rPr>
                <w:commentReference w:id="666"/>
              </w:r>
            </w:ins>
          </w:p>
        </w:tc>
        <w:tc>
          <w:tcPr>
            <w:tcW w:w="2977" w:type="dxa"/>
          </w:tcPr>
          <w:p w14:paraId="184775A8" w14:textId="1D00AB15"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Must be a valid date in YYYYMMDD format.</w:t>
            </w:r>
          </w:p>
        </w:tc>
        <w:tc>
          <w:tcPr>
            <w:tcW w:w="3038" w:type="dxa"/>
          </w:tcPr>
          <w:p w14:paraId="372052DD" w14:textId="0B7A9289" w:rsidR="0092458C" w:rsidRPr="00FE7BA9" w:rsidRDefault="0092458C" w:rsidP="00654D63">
            <w:pPr>
              <w:spacing w:after="240"/>
              <w:jc w:val="left"/>
              <w:rPr>
                <w:rFonts w:asciiTheme="minorHAnsi" w:hAnsiTheme="minorHAnsi" w:cstheme="minorHAnsi"/>
                <w:szCs w:val="22"/>
                <w:rPrChange w:id="669" w:author="Han Xie CHAI (MAS)" w:date="2026-01-14T15:30:00Z" w16du:dateUtc="2026-01-14T07:30:00Z">
                  <w:rPr>
                    <w:rFonts w:asciiTheme="minorHAnsi" w:hAnsiTheme="minorHAnsi" w:cstheme="minorHAnsi"/>
                    <w:szCs w:val="22"/>
                    <w:highlight w:val="yellow"/>
                  </w:rPr>
                </w:rPrChange>
              </w:rPr>
            </w:pPr>
            <w:r w:rsidRPr="00FE7BA9">
              <w:rPr>
                <w:rFonts w:asciiTheme="minorHAnsi" w:hAnsiTheme="minorHAnsi" w:cstheme="minorHAnsi"/>
                <w:szCs w:val="22"/>
                <w:rPrChange w:id="670" w:author="Han Xie CHAI (MAS)" w:date="2026-01-14T15:30:00Z" w16du:dateUtc="2026-01-14T07:30:00Z">
                  <w:rPr>
                    <w:rFonts w:asciiTheme="minorHAnsi" w:hAnsiTheme="minorHAnsi" w:cstheme="minorHAnsi"/>
                    <w:szCs w:val="22"/>
                    <w:highlight w:val="yellow"/>
                  </w:rPr>
                </w:rPrChange>
              </w:rPr>
              <w:t xml:space="preserve">Auction date for </w:t>
            </w:r>
            <w:r w:rsidR="00AE2D93" w:rsidRPr="00FE7BA9">
              <w:rPr>
                <w:rFonts w:asciiTheme="minorHAnsi" w:hAnsiTheme="minorHAnsi" w:cstheme="minorHAnsi"/>
                <w:szCs w:val="22"/>
                <w:rPrChange w:id="671" w:author="Han Xie CHAI (MAS)" w:date="2026-01-14T15:30:00Z" w16du:dateUtc="2026-01-14T07:30:00Z">
                  <w:rPr>
                    <w:rFonts w:asciiTheme="minorHAnsi" w:hAnsiTheme="minorHAnsi" w:cstheme="minorHAnsi"/>
                    <w:szCs w:val="22"/>
                    <w:highlight w:val="yellow"/>
                  </w:rPr>
                </w:rPrChange>
              </w:rPr>
              <w:t>auction or mini-auction</w:t>
            </w:r>
            <w:r w:rsidRPr="00FE7BA9">
              <w:rPr>
                <w:rFonts w:asciiTheme="minorHAnsi" w:hAnsiTheme="minorHAnsi" w:cstheme="minorHAnsi"/>
                <w:szCs w:val="22"/>
                <w:rPrChange w:id="672" w:author="Han Xie CHAI (MAS)" w:date="2026-01-14T15:30:00Z" w16du:dateUtc="2026-01-14T07:30:00Z">
                  <w:rPr>
                    <w:rFonts w:asciiTheme="minorHAnsi" w:hAnsiTheme="minorHAnsi" w:cstheme="minorHAnsi"/>
                    <w:szCs w:val="22"/>
                    <w:highlight w:val="yellow"/>
                  </w:rPr>
                </w:rPrChange>
              </w:rPr>
              <w:t>.</w:t>
            </w:r>
          </w:p>
          <w:p w14:paraId="55B1BF62" w14:textId="42045D14" w:rsidR="00AE2D93" w:rsidRPr="00FE7BA9" w:rsidRDefault="00F124E2" w:rsidP="00654D63">
            <w:pPr>
              <w:spacing w:after="240"/>
              <w:jc w:val="left"/>
              <w:rPr>
                <w:rFonts w:asciiTheme="minorHAnsi" w:hAnsiTheme="minorHAnsi" w:cstheme="minorHAnsi"/>
                <w:szCs w:val="22"/>
                <w:rPrChange w:id="673" w:author="Han Xie CHAI (MAS)" w:date="2026-01-14T15:30:00Z" w16du:dateUtc="2026-01-14T07:30:00Z">
                  <w:rPr>
                    <w:rFonts w:asciiTheme="minorHAnsi" w:hAnsiTheme="minorHAnsi" w:cstheme="minorHAnsi"/>
                    <w:szCs w:val="22"/>
                    <w:highlight w:val="yellow"/>
                  </w:rPr>
                </w:rPrChange>
              </w:rPr>
            </w:pPr>
            <w:r w:rsidRPr="00FE7BA9">
              <w:rPr>
                <w:rFonts w:asciiTheme="minorHAnsi" w:hAnsiTheme="minorHAnsi" w:cstheme="minorHAnsi"/>
                <w:szCs w:val="22"/>
                <w:rPrChange w:id="674" w:author="Han Xie CHAI (MAS)" w:date="2026-01-14T15:30:00Z" w16du:dateUtc="2026-01-14T07:30:00Z">
                  <w:rPr>
                    <w:rFonts w:asciiTheme="minorHAnsi" w:hAnsiTheme="minorHAnsi" w:cstheme="minorHAnsi"/>
                    <w:szCs w:val="22"/>
                    <w:highlight w:val="yellow"/>
                  </w:rPr>
                </w:rPrChange>
              </w:rPr>
              <w:t>Allotment</w:t>
            </w:r>
            <w:r w:rsidR="00AE2D93" w:rsidRPr="00FE7BA9">
              <w:rPr>
                <w:rFonts w:asciiTheme="minorHAnsi" w:hAnsiTheme="minorHAnsi" w:cstheme="minorHAnsi"/>
                <w:szCs w:val="22"/>
                <w:rPrChange w:id="675" w:author="Han Xie CHAI (MAS)" w:date="2026-01-14T15:30:00Z" w16du:dateUtc="2026-01-14T07:30:00Z">
                  <w:rPr>
                    <w:rFonts w:asciiTheme="minorHAnsi" w:hAnsiTheme="minorHAnsi" w:cstheme="minorHAnsi"/>
                    <w:szCs w:val="22"/>
                    <w:highlight w:val="yellow"/>
                  </w:rPr>
                </w:rPrChange>
              </w:rPr>
              <w:t xml:space="preserve"> date</w:t>
            </w:r>
            <w:r w:rsidR="00836415" w:rsidRPr="00FE7BA9">
              <w:rPr>
                <w:rFonts w:asciiTheme="minorHAnsi" w:hAnsiTheme="minorHAnsi" w:cstheme="minorHAnsi"/>
                <w:szCs w:val="22"/>
                <w:rPrChange w:id="676" w:author="Han Xie CHAI (MAS)" w:date="2026-01-14T15:30:00Z" w16du:dateUtc="2026-01-14T07:30:00Z">
                  <w:rPr>
                    <w:rFonts w:asciiTheme="minorHAnsi" w:hAnsiTheme="minorHAnsi" w:cstheme="minorHAnsi"/>
                    <w:szCs w:val="22"/>
                    <w:highlight w:val="yellow"/>
                  </w:rPr>
                </w:rPrChange>
              </w:rPr>
              <w:t xml:space="preserve"> </w:t>
            </w:r>
            <w:r w:rsidR="00AE2D93" w:rsidRPr="00FE7BA9">
              <w:rPr>
                <w:rFonts w:asciiTheme="minorHAnsi" w:hAnsiTheme="minorHAnsi" w:cstheme="minorHAnsi"/>
                <w:szCs w:val="22"/>
                <w:rPrChange w:id="677" w:author="Han Xie CHAI (MAS)" w:date="2026-01-14T15:30:00Z" w16du:dateUtc="2026-01-14T07:30:00Z">
                  <w:rPr>
                    <w:rFonts w:asciiTheme="minorHAnsi" w:hAnsiTheme="minorHAnsi" w:cstheme="minorHAnsi"/>
                    <w:szCs w:val="22"/>
                    <w:highlight w:val="yellow"/>
                  </w:rPr>
                </w:rPrChange>
              </w:rPr>
              <w:t>for SSB.</w:t>
            </w:r>
          </w:p>
          <w:p w14:paraId="6E17C6EB" w14:textId="51AD9DA8" w:rsidR="0092458C" w:rsidRPr="001C5228" w:rsidRDefault="0026570A" w:rsidP="00654D63">
            <w:pPr>
              <w:spacing w:after="240"/>
              <w:jc w:val="left"/>
              <w:rPr>
                <w:rFonts w:asciiTheme="minorHAnsi" w:hAnsiTheme="minorHAnsi" w:cstheme="minorHAnsi"/>
                <w:szCs w:val="22"/>
              </w:rPr>
            </w:pPr>
            <w:r>
              <w:rPr>
                <w:rFonts w:asciiTheme="minorHAnsi" w:hAnsiTheme="minorHAnsi" w:cstheme="minorHAnsi"/>
                <w:szCs w:val="22"/>
                <w:highlight w:val="yellow"/>
              </w:rPr>
              <w:t>Allotment</w:t>
            </w:r>
            <w:r w:rsidR="0092458C" w:rsidRPr="00C00CFA">
              <w:rPr>
                <w:rFonts w:asciiTheme="minorHAnsi" w:hAnsiTheme="minorHAnsi" w:cstheme="minorHAnsi"/>
                <w:szCs w:val="22"/>
                <w:highlight w:val="yellow"/>
              </w:rPr>
              <w:t xml:space="preserve"> </w:t>
            </w:r>
            <w:r>
              <w:rPr>
                <w:rFonts w:asciiTheme="minorHAnsi" w:hAnsiTheme="minorHAnsi" w:cstheme="minorHAnsi"/>
                <w:szCs w:val="22"/>
                <w:highlight w:val="yellow"/>
              </w:rPr>
              <w:t>d</w:t>
            </w:r>
            <w:r w:rsidR="0092458C" w:rsidRPr="00C00CFA">
              <w:rPr>
                <w:rFonts w:asciiTheme="minorHAnsi" w:hAnsiTheme="minorHAnsi" w:cstheme="minorHAnsi"/>
                <w:szCs w:val="22"/>
                <w:highlight w:val="yellow"/>
              </w:rPr>
              <w:t>ate for syndication.</w:t>
            </w:r>
          </w:p>
        </w:tc>
      </w:tr>
      <w:tr w:rsidR="0092458C" w14:paraId="3B82BAFF" w14:textId="77777777" w:rsidTr="001D298F">
        <w:tc>
          <w:tcPr>
            <w:tcW w:w="798" w:type="dxa"/>
          </w:tcPr>
          <w:p w14:paraId="58481126" w14:textId="01C9BFDA" w:rsidR="0092458C" w:rsidRPr="001C5228" w:rsidRDefault="0092458C" w:rsidP="00D21035">
            <w:pPr>
              <w:pStyle w:val="ListParagraph"/>
            </w:pPr>
          </w:p>
        </w:tc>
        <w:tc>
          <w:tcPr>
            <w:tcW w:w="2544" w:type="dxa"/>
          </w:tcPr>
          <w:p w14:paraId="5FC6D2F1"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AUCTION_TIME</w:t>
            </w:r>
          </w:p>
        </w:tc>
        <w:tc>
          <w:tcPr>
            <w:tcW w:w="1417" w:type="dxa"/>
          </w:tcPr>
          <w:p w14:paraId="69975638"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9(4)</w:t>
            </w:r>
          </w:p>
        </w:tc>
        <w:tc>
          <w:tcPr>
            <w:tcW w:w="960" w:type="dxa"/>
          </w:tcPr>
          <w:p w14:paraId="45D8F851" w14:textId="5CB8A67C" w:rsidR="00A10210" w:rsidRDefault="00752461" w:rsidP="00654D63">
            <w:pPr>
              <w:spacing w:after="240"/>
              <w:jc w:val="left"/>
              <w:rPr>
                <w:rFonts w:asciiTheme="minorHAnsi" w:hAnsiTheme="minorHAnsi" w:cstheme="minorHAnsi"/>
                <w:szCs w:val="22"/>
              </w:rPr>
            </w:pPr>
            <w:r>
              <w:rPr>
                <w:rFonts w:asciiTheme="minorHAnsi" w:hAnsiTheme="minorHAnsi" w:cstheme="minorHAnsi"/>
                <w:szCs w:val="22"/>
              </w:rPr>
              <w:t>60</w:t>
            </w:r>
          </w:p>
        </w:tc>
        <w:tc>
          <w:tcPr>
            <w:tcW w:w="2686" w:type="dxa"/>
          </w:tcPr>
          <w:p w14:paraId="6DD3870B" w14:textId="41EC5861"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T</w:t>
            </w:r>
            <w:r w:rsidRPr="001C5228">
              <w:rPr>
                <w:rFonts w:asciiTheme="minorHAnsi" w:hAnsiTheme="minorHAnsi" w:cstheme="minorHAnsi"/>
                <w:szCs w:val="22"/>
              </w:rPr>
              <w:t>ime that the issue is closed for subscription on AUCTION_DATE</w:t>
            </w:r>
          </w:p>
        </w:tc>
        <w:tc>
          <w:tcPr>
            <w:tcW w:w="2977" w:type="dxa"/>
          </w:tcPr>
          <w:p w14:paraId="7CCD656C" w14:textId="14F0604F"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Must be a valid time in HHMM format (24-hour).</w:t>
            </w:r>
          </w:p>
        </w:tc>
        <w:tc>
          <w:tcPr>
            <w:tcW w:w="3038" w:type="dxa"/>
          </w:tcPr>
          <w:p w14:paraId="0901C8CA" w14:textId="77777777" w:rsidR="00A308E4" w:rsidRPr="00A308E4" w:rsidRDefault="00A308E4" w:rsidP="00654D63">
            <w:pPr>
              <w:spacing w:after="240"/>
              <w:jc w:val="left"/>
              <w:rPr>
                <w:rFonts w:asciiTheme="minorHAnsi" w:hAnsiTheme="minorHAnsi" w:cstheme="minorHAnsi"/>
                <w:szCs w:val="22"/>
                <w:highlight w:val="yellow"/>
              </w:rPr>
            </w:pPr>
            <w:r w:rsidRPr="00A308E4">
              <w:rPr>
                <w:rFonts w:asciiTheme="minorHAnsi" w:hAnsiTheme="minorHAnsi" w:cstheme="minorHAnsi"/>
                <w:b/>
                <w:bCs/>
                <w:szCs w:val="22"/>
                <w:highlight w:val="yellow"/>
              </w:rPr>
              <w:t>[Auction time]</w:t>
            </w:r>
            <w:r w:rsidRPr="00A308E4">
              <w:rPr>
                <w:rFonts w:asciiTheme="minorHAnsi" w:hAnsiTheme="minorHAnsi" w:cstheme="minorHAnsi"/>
                <w:szCs w:val="22"/>
                <w:highlight w:val="yellow"/>
              </w:rPr>
              <w:t xml:space="preserve"> for auction or mini-auction.</w:t>
            </w:r>
          </w:p>
          <w:p w14:paraId="55B4E695" w14:textId="02C45F32" w:rsidR="00A308E4" w:rsidRPr="00A308E4" w:rsidRDefault="00A308E4" w:rsidP="00654D63">
            <w:pPr>
              <w:spacing w:after="240"/>
              <w:jc w:val="left"/>
              <w:rPr>
                <w:rFonts w:asciiTheme="minorHAnsi" w:hAnsiTheme="minorHAnsi" w:cstheme="minorHAnsi"/>
                <w:szCs w:val="22"/>
                <w:highlight w:val="yellow"/>
              </w:rPr>
            </w:pPr>
            <w:r w:rsidRPr="00A308E4">
              <w:rPr>
                <w:rFonts w:asciiTheme="minorHAnsi" w:hAnsiTheme="minorHAnsi" w:cstheme="minorHAnsi"/>
                <w:b/>
                <w:bCs/>
                <w:szCs w:val="22"/>
                <w:highlight w:val="yellow"/>
              </w:rPr>
              <w:t>[</w:t>
            </w:r>
            <w:r w:rsidR="00F22D31">
              <w:rPr>
                <w:rFonts w:asciiTheme="minorHAnsi" w:hAnsiTheme="minorHAnsi" w:cstheme="minorHAnsi"/>
                <w:b/>
                <w:bCs/>
                <w:szCs w:val="22"/>
                <w:highlight w:val="yellow"/>
              </w:rPr>
              <w:t>SSB a</w:t>
            </w:r>
            <w:r w:rsidRPr="00A308E4">
              <w:rPr>
                <w:rFonts w:asciiTheme="minorHAnsi" w:hAnsiTheme="minorHAnsi" w:cstheme="minorHAnsi"/>
                <w:b/>
                <w:bCs/>
                <w:szCs w:val="22"/>
                <w:highlight w:val="yellow"/>
              </w:rPr>
              <w:t>llotment time]</w:t>
            </w:r>
            <w:r w:rsidRPr="00A308E4">
              <w:rPr>
                <w:rFonts w:asciiTheme="minorHAnsi" w:hAnsiTheme="minorHAnsi" w:cstheme="minorHAnsi"/>
                <w:szCs w:val="22"/>
                <w:highlight w:val="yellow"/>
              </w:rPr>
              <w:t xml:space="preserve"> for SSB.</w:t>
            </w:r>
          </w:p>
          <w:p w14:paraId="1E43EC4B" w14:textId="77777777" w:rsidR="00A308E4" w:rsidRDefault="00A308E4" w:rsidP="00654D63">
            <w:pPr>
              <w:spacing w:after="240"/>
              <w:jc w:val="left"/>
              <w:rPr>
                <w:rFonts w:asciiTheme="minorHAnsi" w:hAnsiTheme="minorHAnsi" w:cstheme="minorHAnsi"/>
                <w:szCs w:val="22"/>
              </w:rPr>
            </w:pPr>
            <w:r w:rsidRPr="00A308E4">
              <w:rPr>
                <w:rFonts w:asciiTheme="minorHAnsi" w:hAnsiTheme="minorHAnsi" w:cstheme="minorHAnsi"/>
                <w:b/>
                <w:bCs/>
                <w:szCs w:val="22"/>
                <w:highlight w:val="yellow"/>
              </w:rPr>
              <w:t>[Syndication retail allotment time]</w:t>
            </w:r>
            <w:r w:rsidRPr="00A308E4">
              <w:rPr>
                <w:rFonts w:asciiTheme="minorHAnsi" w:hAnsiTheme="minorHAnsi" w:cstheme="minorHAnsi"/>
                <w:szCs w:val="22"/>
                <w:highlight w:val="yellow"/>
              </w:rPr>
              <w:t xml:space="preserve"> for syndication.</w:t>
            </w:r>
          </w:p>
          <w:p w14:paraId="66F0B5FE" w14:textId="73F13D03" w:rsidR="0092458C" w:rsidRPr="001C5228" w:rsidRDefault="00F22D31" w:rsidP="00654D63">
            <w:pPr>
              <w:spacing w:after="240"/>
              <w:jc w:val="left"/>
              <w:rPr>
                <w:rFonts w:asciiTheme="minorHAnsi" w:hAnsiTheme="minorHAnsi" w:cstheme="minorHAnsi"/>
                <w:szCs w:val="22"/>
              </w:rPr>
            </w:pPr>
            <w:r w:rsidRPr="009F6C57">
              <w:rPr>
                <w:rFonts w:asciiTheme="minorHAnsi" w:hAnsiTheme="minorHAnsi" w:cstheme="minorHAnsi"/>
                <w:b/>
                <w:bCs/>
                <w:szCs w:val="22"/>
                <w:highlight w:val="yellow"/>
              </w:rPr>
              <w:t xml:space="preserve">[Auction time], [SSB allotment time] </w:t>
            </w:r>
            <w:r w:rsidRPr="003C0B75">
              <w:rPr>
                <w:rFonts w:asciiTheme="minorHAnsi" w:hAnsiTheme="minorHAnsi" w:cstheme="minorHAnsi"/>
                <w:szCs w:val="22"/>
                <w:highlight w:val="yellow"/>
              </w:rPr>
              <w:t>and</w:t>
            </w:r>
            <w:r w:rsidRPr="009F6C57">
              <w:rPr>
                <w:rFonts w:asciiTheme="minorHAnsi" w:hAnsiTheme="minorHAnsi" w:cstheme="minorHAnsi"/>
                <w:b/>
                <w:bCs/>
                <w:szCs w:val="22"/>
                <w:highlight w:val="yellow"/>
              </w:rPr>
              <w:t xml:space="preserve"> [Syndication retail allotment time] </w:t>
            </w:r>
            <w:r w:rsidRPr="009F6C57">
              <w:rPr>
                <w:rFonts w:asciiTheme="minorHAnsi" w:hAnsiTheme="minorHAnsi" w:cstheme="minorHAnsi"/>
                <w:szCs w:val="22"/>
                <w:highlight w:val="yellow"/>
              </w:rPr>
              <w:t xml:space="preserve">are configurable system </w:t>
            </w:r>
            <w:r w:rsidRPr="009F6C57">
              <w:rPr>
                <w:rFonts w:asciiTheme="minorHAnsi" w:hAnsiTheme="minorHAnsi" w:cstheme="minorHAnsi"/>
                <w:szCs w:val="22"/>
                <w:highlight w:val="yellow"/>
              </w:rPr>
              <w:lastRenderedPageBreak/>
              <w:t xml:space="preserve">parameters in OMEGA. For details on managing the parameters, refer to </w:t>
            </w:r>
            <w:r w:rsidRPr="009F6C57">
              <w:rPr>
                <w:rFonts w:asciiTheme="minorHAnsi" w:hAnsiTheme="minorHAnsi" w:cstheme="minorHAnsi"/>
                <w:i/>
                <w:iCs/>
                <w:szCs w:val="22"/>
                <w:highlight w:val="yellow"/>
              </w:rPr>
              <w:t>MAS_OMEGA – Functional Specifications Document (Administration).</w:t>
            </w:r>
          </w:p>
        </w:tc>
      </w:tr>
      <w:tr w:rsidR="0092458C" w14:paraId="15DD6EFA" w14:textId="77777777" w:rsidTr="001D298F">
        <w:tc>
          <w:tcPr>
            <w:tcW w:w="798" w:type="dxa"/>
          </w:tcPr>
          <w:p w14:paraId="214CADCB" w14:textId="33D1B9E1" w:rsidR="0092458C" w:rsidRPr="001C5228" w:rsidRDefault="0092458C" w:rsidP="00D21035">
            <w:pPr>
              <w:pStyle w:val="ListParagraph"/>
            </w:pPr>
          </w:p>
        </w:tc>
        <w:tc>
          <w:tcPr>
            <w:tcW w:w="2544" w:type="dxa"/>
          </w:tcPr>
          <w:p w14:paraId="15B40078"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ISSUE_DATE</w:t>
            </w:r>
          </w:p>
        </w:tc>
        <w:tc>
          <w:tcPr>
            <w:tcW w:w="1417" w:type="dxa"/>
          </w:tcPr>
          <w:p w14:paraId="3582A627"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9(8)</w:t>
            </w:r>
          </w:p>
        </w:tc>
        <w:tc>
          <w:tcPr>
            <w:tcW w:w="960" w:type="dxa"/>
          </w:tcPr>
          <w:p w14:paraId="2B8B6594" w14:textId="1007419F" w:rsidR="00A10210" w:rsidRDefault="00752461" w:rsidP="00654D63">
            <w:pPr>
              <w:spacing w:after="240"/>
              <w:jc w:val="left"/>
              <w:rPr>
                <w:rFonts w:asciiTheme="minorHAnsi" w:hAnsiTheme="minorHAnsi" w:cstheme="minorHAnsi"/>
                <w:szCs w:val="22"/>
              </w:rPr>
            </w:pPr>
            <w:r>
              <w:rPr>
                <w:rFonts w:asciiTheme="minorHAnsi" w:hAnsiTheme="minorHAnsi" w:cstheme="minorHAnsi"/>
                <w:szCs w:val="22"/>
              </w:rPr>
              <w:t>64</w:t>
            </w:r>
          </w:p>
        </w:tc>
        <w:tc>
          <w:tcPr>
            <w:tcW w:w="2686" w:type="dxa"/>
          </w:tcPr>
          <w:p w14:paraId="702D0699" w14:textId="5E3FEEAB"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Issu</w:t>
            </w:r>
            <w:r w:rsidR="00817345">
              <w:rPr>
                <w:rFonts w:asciiTheme="minorHAnsi" w:hAnsiTheme="minorHAnsi" w:cstheme="minorHAnsi"/>
                <w:szCs w:val="22"/>
              </w:rPr>
              <w:t>e</w:t>
            </w:r>
            <w:r>
              <w:rPr>
                <w:rFonts w:asciiTheme="minorHAnsi" w:hAnsiTheme="minorHAnsi" w:cstheme="minorHAnsi"/>
                <w:szCs w:val="22"/>
              </w:rPr>
              <w:t xml:space="preserve"> date</w:t>
            </w:r>
          </w:p>
        </w:tc>
        <w:tc>
          <w:tcPr>
            <w:tcW w:w="2977" w:type="dxa"/>
          </w:tcPr>
          <w:p w14:paraId="397519C3" w14:textId="06AAA6E8"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Must be a valid date in YYYYMMDD format.</w:t>
            </w:r>
          </w:p>
        </w:tc>
        <w:tc>
          <w:tcPr>
            <w:tcW w:w="3038" w:type="dxa"/>
          </w:tcPr>
          <w:p w14:paraId="0A631305" w14:textId="039354FF" w:rsidR="0092458C" w:rsidRPr="001C5228" w:rsidRDefault="0092458C" w:rsidP="00654D63">
            <w:pPr>
              <w:spacing w:after="240"/>
              <w:jc w:val="left"/>
              <w:rPr>
                <w:rFonts w:asciiTheme="minorHAnsi" w:hAnsiTheme="minorHAnsi" w:cstheme="minorHAnsi"/>
                <w:szCs w:val="22"/>
              </w:rPr>
            </w:pPr>
          </w:p>
        </w:tc>
      </w:tr>
      <w:tr w:rsidR="0092458C" w14:paraId="0A704468" w14:textId="77777777" w:rsidTr="001D298F">
        <w:tc>
          <w:tcPr>
            <w:tcW w:w="798" w:type="dxa"/>
          </w:tcPr>
          <w:p w14:paraId="6AF71D39" w14:textId="0FD4C29D" w:rsidR="0092458C" w:rsidRPr="0025481D" w:rsidRDefault="0092458C" w:rsidP="00D21035">
            <w:pPr>
              <w:pStyle w:val="ListParagraph"/>
              <w:rPr>
                <w:highlight w:val="yellow"/>
                <w:rPrChange w:id="678" w:author="Akila BALAKRISHNAN from.OPTIMUM (MAS)" w:date="2026-01-13T15:50:00Z" w16du:dateUtc="2026-01-13T07:50:00Z">
                  <w:rPr/>
                </w:rPrChange>
              </w:rPr>
            </w:pPr>
          </w:p>
        </w:tc>
        <w:tc>
          <w:tcPr>
            <w:tcW w:w="2544" w:type="dxa"/>
          </w:tcPr>
          <w:p w14:paraId="2528FA96" w14:textId="7763C363" w:rsidR="0092458C" w:rsidRPr="0025481D" w:rsidRDefault="0092458C" w:rsidP="00654D63">
            <w:pPr>
              <w:pStyle w:val="Normalwithspace"/>
              <w:spacing w:before="0"/>
              <w:jc w:val="left"/>
              <w:rPr>
                <w:rFonts w:asciiTheme="minorHAnsi" w:hAnsiTheme="minorHAnsi" w:cstheme="minorHAnsi"/>
                <w:szCs w:val="22"/>
                <w:highlight w:val="yellow"/>
                <w:rPrChange w:id="679" w:author="Akila BALAKRISHNAN from.OPTIMUM (MAS)" w:date="2026-01-13T15:50:00Z" w16du:dateUtc="2026-01-13T07:50:00Z">
                  <w:rPr>
                    <w:rFonts w:asciiTheme="minorHAnsi" w:hAnsiTheme="minorHAnsi" w:cstheme="minorHAnsi"/>
                    <w:szCs w:val="22"/>
                  </w:rPr>
                </w:rPrChange>
              </w:rPr>
            </w:pPr>
            <w:commentRangeStart w:id="680"/>
            <w:r w:rsidRPr="0025481D">
              <w:rPr>
                <w:rFonts w:asciiTheme="minorHAnsi" w:hAnsiTheme="minorHAnsi" w:cstheme="minorHAnsi"/>
                <w:szCs w:val="22"/>
                <w:highlight w:val="yellow"/>
                <w:rPrChange w:id="681" w:author="Akila BALAKRISHNAN from.OPTIMUM (MAS)" w:date="2026-01-13T15:50:00Z" w16du:dateUtc="2026-01-13T07:50:00Z">
                  <w:rPr>
                    <w:rFonts w:asciiTheme="minorHAnsi" w:hAnsiTheme="minorHAnsi" w:cstheme="minorHAnsi"/>
                    <w:szCs w:val="22"/>
                  </w:rPr>
                </w:rPrChange>
              </w:rPr>
              <w:t>MATURITY_DATE</w:t>
            </w:r>
            <w:commentRangeEnd w:id="680"/>
            <w:r w:rsidR="0025481D">
              <w:rPr>
                <w:rStyle w:val="CommentReference"/>
                <w:lang w:val="en-US"/>
              </w:rPr>
              <w:commentReference w:id="680"/>
            </w:r>
          </w:p>
        </w:tc>
        <w:tc>
          <w:tcPr>
            <w:tcW w:w="1417" w:type="dxa"/>
          </w:tcPr>
          <w:p w14:paraId="30220F1B" w14:textId="77777777" w:rsidR="0092458C" w:rsidRPr="0025481D" w:rsidRDefault="0092458C" w:rsidP="00654D63">
            <w:pPr>
              <w:pStyle w:val="Normalwithspace"/>
              <w:spacing w:before="0"/>
              <w:jc w:val="left"/>
              <w:rPr>
                <w:rFonts w:asciiTheme="minorHAnsi" w:hAnsiTheme="minorHAnsi" w:cstheme="minorHAnsi"/>
                <w:szCs w:val="22"/>
                <w:highlight w:val="yellow"/>
                <w:rPrChange w:id="682" w:author="Akila BALAKRISHNAN from.OPTIMUM (MAS)" w:date="2026-01-13T15:50:00Z" w16du:dateUtc="2026-01-13T07:50:00Z">
                  <w:rPr>
                    <w:rFonts w:asciiTheme="minorHAnsi" w:hAnsiTheme="minorHAnsi" w:cstheme="minorHAnsi"/>
                    <w:szCs w:val="22"/>
                  </w:rPr>
                </w:rPrChange>
              </w:rPr>
            </w:pPr>
            <w:r w:rsidRPr="0025481D">
              <w:rPr>
                <w:rFonts w:asciiTheme="minorHAnsi" w:hAnsiTheme="minorHAnsi" w:cstheme="minorHAnsi"/>
                <w:szCs w:val="22"/>
                <w:highlight w:val="yellow"/>
                <w:rPrChange w:id="683" w:author="Akila BALAKRISHNAN from.OPTIMUM (MAS)" w:date="2026-01-13T15:50:00Z" w16du:dateUtc="2026-01-13T07:50:00Z">
                  <w:rPr>
                    <w:rFonts w:asciiTheme="minorHAnsi" w:hAnsiTheme="minorHAnsi" w:cstheme="minorHAnsi"/>
                    <w:szCs w:val="22"/>
                  </w:rPr>
                </w:rPrChange>
              </w:rPr>
              <w:t>9(8)</w:t>
            </w:r>
          </w:p>
        </w:tc>
        <w:tc>
          <w:tcPr>
            <w:tcW w:w="960" w:type="dxa"/>
          </w:tcPr>
          <w:p w14:paraId="6D3CA4E9" w14:textId="2477434E" w:rsidR="00A10210" w:rsidRPr="0025481D" w:rsidRDefault="003F6BD8" w:rsidP="00654D63">
            <w:pPr>
              <w:spacing w:after="240"/>
              <w:jc w:val="left"/>
              <w:rPr>
                <w:rFonts w:asciiTheme="minorHAnsi" w:hAnsiTheme="minorHAnsi" w:cstheme="minorHAnsi"/>
                <w:szCs w:val="22"/>
                <w:highlight w:val="yellow"/>
                <w:rPrChange w:id="684" w:author="Akila BALAKRISHNAN from.OPTIMUM (MAS)" w:date="2026-01-13T15:50:00Z" w16du:dateUtc="2026-01-13T07:50:00Z">
                  <w:rPr>
                    <w:rFonts w:asciiTheme="minorHAnsi" w:hAnsiTheme="minorHAnsi" w:cstheme="minorHAnsi"/>
                    <w:szCs w:val="22"/>
                  </w:rPr>
                </w:rPrChange>
              </w:rPr>
            </w:pPr>
            <w:r w:rsidRPr="0025481D">
              <w:rPr>
                <w:rFonts w:asciiTheme="minorHAnsi" w:hAnsiTheme="minorHAnsi" w:cstheme="minorHAnsi"/>
                <w:szCs w:val="22"/>
                <w:highlight w:val="yellow"/>
                <w:rPrChange w:id="685" w:author="Akila BALAKRISHNAN from.OPTIMUM (MAS)" w:date="2026-01-13T15:50:00Z" w16du:dateUtc="2026-01-13T07:50:00Z">
                  <w:rPr>
                    <w:rFonts w:asciiTheme="minorHAnsi" w:hAnsiTheme="minorHAnsi" w:cstheme="minorHAnsi"/>
                    <w:szCs w:val="22"/>
                  </w:rPr>
                </w:rPrChange>
              </w:rPr>
              <w:t>72</w:t>
            </w:r>
          </w:p>
        </w:tc>
        <w:tc>
          <w:tcPr>
            <w:tcW w:w="2686" w:type="dxa"/>
          </w:tcPr>
          <w:p w14:paraId="25AA44A5" w14:textId="25DD6112" w:rsidR="0092458C" w:rsidRPr="0025481D" w:rsidRDefault="0092458C" w:rsidP="00654D63">
            <w:pPr>
              <w:spacing w:after="240"/>
              <w:jc w:val="left"/>
              <w:rPr>
                <w:rFonts w:asciiTheme="minorHAnsi" w:hAnsiTheme="minorHAnsi" w:cstheme="minorHAnsi"/>
                <w:szCs w:val="22"/>
                <w:highlight w:val="yellow"/>
                <w:rPrChange w:id="686" w:author="Akila BALAKRISHNAN from.OPTIMUM (MAS)" w:date="2026-01-13T15:50:00Z" w16du:dateUtc="2026-01-13T07:50:00Z">
                  <w:rPr>
                    <w:rFonts w:asciiTheme="minorHAnsi" w:hAnsiTheme="minorHAnsi" w:cstheme="minorHAnsi"/>
                    <w:szCs w:val="22"/>
                  </w:rPr>
                </w:rPrChange>
              </w:rPr>
            </w:pPr>
            <w:r w:rsidRPr="0025481D">
              <w:rPr>
                <w:rFonts w:asciiTheme="minorHAnsi" w:hAnsiTheme="minorHAnsi" w:cstheme="minorHAnsi"/>
                <w:szCs w:val="22"/>
                <w:highlight w:val="yellow"/>
                <w:rPrChange w:id="687" w:author="Akila BALAKRISHNAN from.OPTIMUM (MAS)" w:date="2026-01-13T15:50:00Z" w16du:dateUtc="2026-01-13T07:50:00Z">
                  <w:rPr>
                    <w:rFonts w:asciiTheme="minorHAnsi" w:hAnsiTheme="minorHAnsi" w:cstheme="minorHAnsi"/>
                    <w:szCs w:val="22"/>
                  </w:rPr>
                </w:rPrChange>
              </w:rPr>
              <w:t>Maturity date</w:t>
            </w:r>
          </w:p>
        </w:tc>
        <w:tc>
          <w:tcPr>
            <w:tcW w:w="2977" w:type="dxa"/>
          </w:tcPr>
          <w:p w14:paraId="77AE3AF4" w14:textId="3493E7BC" w:rsidR="0092458C" w:rsidRPr="0025481D" w:rsidRDefault="0092458C" w:rsidP="00654D63">
            <w:pPr>
              <w:spacing w:after="240"/>
              <w:jc w:val="left"/>
              <w:rPr>
                <w:rFonts w:asciiTheme="minorHAnsi" w:hAnsiTheme="minorHAnsi" w:cstheme="minorHAnsi"/>
                <w:szCs w:val="22"/>
                <w:highlight w:val="yellow"/>
                <w:rPrChange w:id="688" w:author="Akila BALAKRISHNAN from.OPTIMUM (MAS)" w:date="2026-01-13T15:50:00Z" w16du:dateUtc="2026-01-13T07:50:00Z">
                  <w:rPr>
                    <w:rFonts w:asciiTheme="minorHAnsi" w:hAnsiTheme="minorHAnsi" w:cstheme="minorHAnsi"/>
                    <w:szCs w:val="22"/>
                  </w:rPr>
                </w:rPrChange>
              </w:rPr>
            </w:pPr>
            <w:r w:rsidRPr="0025481D">
              <w:rPr>
                <w:rFonts w:asciiTheme="minorHAnsi" w:hAnsiTheme="minorHAnsi" w:cstheme="minorHAnsi"/>
                <w:szCs w:val="22"/>
                <w:highlight w:val="yellow"/>
                <w:rPrChange w:id="689" w:author="Akila BALAKRISHNAN from.OPTIMUM (MAS)" w:date="2026-01-13T15:50:00Z" w16du:dateUtc="2026-01-13T07:50:00Z">
                  <w:rPr>
                    <w:rFonts w:asciiTheme="minorHAnsi" w:hAnsiTheme="minorHAnsi" w:cstheme="minorHAnsi"/>
                    <w:szCs w:val="22"/>
                  </w:rPr>
                </w:rPrChange>
              </w:rPr>
              <w:t>Must be a valid date in YYYYMMDD format.</w:t>
            </w:r>
          </w:p>
        </w:tc>
        <w:tc>
          <w:tcPr>
            <w:tcW w:w="3038" w:type="dxa"/>
          </w:tcPr>
          <w:p w14:paraId="10182C83" w14:textId="3147E067" w:rsidR="0092458C" w:rsidRPr="001C5228" w:rsidRDefault="0092458C" w:rsidP="00654D63">
            <w:pPr>
              <w:spacing w:after="240"/>
              <w:jc w:val="left"/>
              <w:rPr>
                <w:rFonts w:asciiTheme="minorHAnsi" w:hAnsiTheme="minorHAnsi" w:cstheme="minorHAnsi"/>
                <w:szCs w:val="22"/>
              </w:rPr>
            </w:pPr>
          </w:p>
        </w:tc>
      </w:tr>
      <w:tr w:rsidR="0092458C" w14:paraId="159E3B00" w14:textId="77777777" w:rsidTr="001D298F">
        <w:tc>
          <w:tcPr>
            <w:tcW w:w="798" w:type="dxa"/>
          </w:tcPr>
          <w:p w14:paraId="0FFD00B5" w14:textId="703AAB4B" w:rsidR="0092458C" w:rsidRPr="00CF3070" w:rsidRDefault="0092458C" w:rsidP="00D21035">
            <w:pPr>
              <w:pStyle w:val="ListParagraph"/>
              <w:rPr>
                <w:highlight w:val="yellow"/>
              </w:rPr>
            </w:pPr>
          </w:p>
        </w:tc>
        <w:tc>
          <w:tcPr>
            <w:tcW w:w="2544" w:type="dxa"/>
          </w:tcPr>
          <w:p w14:paraId="7810D8B2" w14:textId="77777777" w:rsidR="0092458C" w:rsidRPr="00CF3070" w:rsidRDefault="0092458C" w:rsidP="00654D63">
            <w:pPr>
              <w:pStyle w:val="Normalwithspace"/>
              <w:spacing w:before="0"/>
              <w:jc w:val="left"/>
              <w:rPr>
                <w:rFonts w:asciiTheme="minorHAnsi" w:hAnsiTheme="minorHAnsi" w:cstheme="minorHAnsi"/>
                <w:szCs w:val="22"/>
                <w:highlight w:val="yellow"/>
              </w:rPr>
            </w:pPr>
            <w:r w:rsidRPr="00CF3070">
              <w:rPr>
                <w:rFonts w:asciiTheme="minorHAnsi" w:hAnsiTheme="minorHAnsi" w:cstheme="minorHAnsi"/>
                <w:szCs w:val="22"/>
                <w:highlight w:val="yellow"/>
              </w:rPr>
              <w:t>ISSUANCE_METHOD</w:t>
            </w:r>
          </w:p>
        </w:tc>
        <w:tc>
          <w:tcPr>
            <w:tcW w:w="1417" w:type="dxa"/>
          </w:tcPr>
          <w:p w14:paraId="395626AA" w14:textId="77777777" w:rsidR="0092458C" w:rsidRPr="00CF3070" w:rsidRDefault="0092458C" w:rsidP="00654D63">
            <w:pPr>
              <w:pStyle w:val="Normalwithspace"/>
              <w:spacing w:before="0"/>
              <w:jc w:val="left"/>
              <w:rPr>
                <w:rFonts w:asciiTheme="minorHAnsi" w:hAnsiTheme="minorHAnsi" w:cstheme="minorHAnsi"/>
                <w:szCs w:val="22"/>
                <w:highlight w:val="yellow"/>
              </w:rPr>
            </w:pPr>
            <w:r w:rsidRPr="00CF3070">
              <w:rPr>
                <w:rFonts w:asciiTheme="minorHAnsi" w:hAnsiTheme="minorHAnsi" w:cstheme="minorHAnsi"/>
                <w:szCs w:val="22"/>
                <w:highlight w:val="yellow"/>
              </w:rPr>
              <w:t>X(1)</w:t>
            </w:r>
          </w:p>
        </w:tc>
        <w:tc>
          <w:tcPr>
            <w:tcW w:w="960" w:type="dxa"/>
          </w:tcPr>
          <w:p w14:paraId="13FDEBAC" w14:textId="067BFDE4" w:rsidR="00A10210" w:rsidRPr="00CF3070" w:rsidRDefault="00992A41" w:rsidP="00654D63">
            <w:pPr>
              <w:spacing w:after="240"/>
              <w:jc w:val="left"/>
              <w:rPr>
                <w:rFonts w:asciiTheme="minorHAnsi" w:hAnsiTheme="minorHAnsi" w:cstheme="minorHAnsi"/>
                <w:szCs w:val="22"/>
                <w:highlight w:val="yellow"/>
              </w:rPr>
            </w:pPr>
            <w:r>
              <w:rPr>
                <w:rFonts w:asciiTheme="minorHAnsi" w:hAnsiTheme="minorHAnsi" w:cstheme="minorHAnsi"/>
                <w:szCs w:val="22"/>
                <w:highlight w:val="yellow"/>
              </w:rPr>
              <w:t>80</w:t>
            </w:r>
          </w:p>
        </w:tc>
        <w:tc>
          <w:tcPr>
            <w:tcW w:w="2686" w:type="dxa"/>
          </w:tcPr>
          <w:p w14:paraId="3916274B" w14:textId="2B3CA370"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Issuance method</w:t>
            </w:r>
          </w:p>
        </w:tc>
        <w:tc>
          <w:tcPr>
            <w:tcW w:w="2977" w:type="dxa"/>
          </w:tcPr>
          <w:p w14:paraId="5C19AA77" w14:textId="1394A03B"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Must be ‘A’ or ‘S’.</w:t>
            </w:r>
          </w:p>
        </w:tc>
        <w:tc>
          <w:tcPr>
            <w:tcW w:w="3038" w:type="dxa"/>
          </w:tcPr>
          <w:p w14:paraId="21EE326D" w14:textId="6BE8C6A5"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A – Auction, Mini-auction or Allotment</w:t>
            </w:r>
          </w:p>
          <w:p w14:paraId="4A1152B1" w14:textId="77777777"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S – Syndication</w:t>
            </w:r>
          </w:p>
        </w:tc>
      </w:tr>
      <w:tr w:rsidR="0092458C" w14:paraId="654E8D47" w14:textId="77777777" w:rsidTr="001D298F">
        <w:tc>
          <w:tcPr>
            <w:tcW w:w="798" w:type="dxa"/>
          </w:tcPr>
          <w:p w14:paraId="724A3BA6" w14:textId="15CA472C" w:rsidR="0092458C" w:rsidRPr="00CF3070" w:rsidRDefault="0092458C" w:rsidP="00D21035">
            <w:pPr>
              <w:pStyle w:val="ListParagraph"/>
              <w:rPr>
                <w:highlight w:val="yellow"/>
              </w:rPr>
            </w:pPr>
          </w:p>
        </w:tc>
        <w:tc>
          <w:tcPr>
            <w:tcW w:w="2544" w:type="dxa"/>
          </w:tcPr>
          <w:p w14:paraId="24DF488A" w14:textId="77777777" w:rsidR="0092458C" w:rsidRPr="00CF3070" w:rsidRDefault="0092458C" w:rsidP="00654D63">
            <w:pPr>
              <w:pStyle w:val="Normalwithspace"/>
              <w:spacing w:before="0"/>
              <w:jc w:val="left"/>
              <w:rPr>
                <w:rFonts w:asciiTheme="minorHAnsi" w:hAnsiTheme="minorHAnsi" w:cstheme="minorHAnsi"/>
                <w:szCs w:val="22"/>
                <w:highlight w:val="yellow"/>
              </w:rPr>
            </w:pPr>
            <w:r w:rsidRPr="00CF3070">
              <w:rPr>
                <w:rFonts w:asciiTheme="minorHAnsi" w:hAnsiTheme="minorHAnsi" w:cstheme="minorHAnsi"/>
                <w:szCs w:val="22"/>
                <w:highlight w:val="yellow"/>
              </w:rPr>
              <w:t>PRICE</w:t>
            </w:r>
          </w:p>
        </w:tc>
        <w:tc>
          <w:tcPr>
            <w:tcW w:w="1417" w:type="dxa"/>
          </w:tcPr>
          <w:p w14:paraId="24EEAC14" w14:textId="77777777" w:rsidR="0092458C" w:rsidRPr="00CF3070" w:rsidRDefault="0092458C" w:rsidP="00654D63">
            <w:pPr>
              <w:pStyle w:val="Normalwithspace"/>
              <w:spacing w:before="0"/>
              <w:jc w:val="left"/>
              <w:rPr>
                <w:rFonts w:asciiTheme="minorHAnsi" w:hAnsiTheme="minorHAnsi" w:cstheme="minorHAnsi"/>
                <w:szCs w:val="22"/>
                <w:highlight w:val="yellow"/>
              </w:rPr>
            </w:pPr>
            <w:r w:rsidRPr="00CF3070">
              <w:rPr>
                <w:rFonts w:asciiTheme="minorHAnsi" w:hAnsiTheme="minorHAnsi" w:cstheme="minorHAnsi"/>
                <w:szCs w:val="22"/>
                <w:highlight w:val="yellow"/>
              </w:rPr>
              <w:t>9(3)v9(4)</w:t>
            </w:r>
          </w:p>
        </w:tc>
        <w:tc>
          <w:tcPr>
            <w:tcW w:w="960" w:type="dxa"/>
          </w:tcPr>
          <w:p w14:paraId="7B191AA2" w14:textId="6B9D03D2" w:rsidR="00A10210" w:rsidRPr="00CF3070" w:rsidRDefault="000F6941" w:rsidP="00654D63">
            <w:pPr>
              <w:spacing w:after="240"/>
              <w:jc w:val="left"/>
              <w:rPr>
                <w:rFonts w:asciiTheme="minorHAnsi" w:hAnsiTheme="minorHAnsi" w:cstheme="minorHAnsi"/>
                <w:szCs w:val="22"/>
                <w:highlight w:val="yellow"/>
              </w:rPr>
            </w:pPr>
            <w:r>
              <w:rPr>
                <w:rFonts w:asciiTheme="minorHAnsi" w:hAnsiTheme="minorHAnsi" w:cstheme="minorHAnsi"/>
                <w:szCs w:val="22"/>
                <w:highlight w:val="yellow"/>
              </w:rPr>
              <w:t>81</w:t>
            </w:r>
          </w:p>
        </w:tc>
        <w:tc>
          <w:tcPr>
            <w:tcW w:w="2686" w:type="dxa"/>
          </w:tcPr>
          <w:p w14:paraId="4EA10A10" w14:textId="54432D47"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Price of syndication</w:t>
            </w:r>
          </w:p>
        </w:tc>
        <w:tc>
          <w:tcPr>
            <w:tcW w:w="2977" w:type="dxa"/>
          </w:tcPr>
          <w:p w14:paraId="7218C292" w14:textId="392CD43A"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If used, it must adhere to the format of 3 digits before the decimal and 4 digits after. (e.g., 1022230 represents 102.2230)</w:t>
            </w:r>
          </w:p>
          <w:p w14:paraId="07202CC1" w14:textId="09910E28"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If unused, it must be padded with zeros</w:t>
            </w:r>
            <w:r w:rsidR="00386817">
              <w:rPr>
                <w:rFonts w:asciiTheme="minorHAnsi" w:hAnsiTheme="minorHAnsi" w:cstheme="minorHAnsi"/>
                <w:szCs w:val="22"/>
                <w:highlight w:val="yellow"/>
              </w:rPr>
              <w:t xml:space="preserve"> (but no hard validation)</w:t>
            </w:r>
            <w:r w:rsidRPr="00CF3070">
              <w:rPr>
                <w:rFonts w:asciiTheme="minorHAnsi" w:hAnsiTheme="minorHAnsi" w:cstheme="minorHAnsi"/>
                <w:szCs w:val="22"/>
                <w:highlight w:val="yellow"/>
              </w:rPr>
              <w:t>.</w:t>
            </w:r>
          </w:p>
        </w:tc>
        <w:tc>
          <w:tcPr>
            <w:tcW w:w="3038" w:type="dxa"/>
          </w:tcPr>
          <w:p w14:paraId="130BE8FF" w14:textId="03C9E834"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Used for syndication.</w:t>
            </w:r>
          </w:p>
          <w:p w14:paraId="4AF648AA" w14:textId="3D178676"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Unused for auction, mini-auction or allotment.</w:t>
            </w:r>
          </w:p>
        </w:tc>
      </w:tr>
      <w:tr w:rsidR="0092458C" w14:paraId="60C70694" w14:textId="77777777" w:rsidTr="001D298F">
        <w:tc>
          <w:tcPr>
            <w:tcW w:w="798" w:type="dxa"/>
          </w:tcPr>
          <w:p w14:paraId="118ECFBC" w14:textId="0C191E42" w:rsidR="0092458C" w:rsidRPr="00CF3070" w:rsidRDefault="0092458C" w:rsidP="00D21035">
            <w:pPr>
              <w:pStyle w:val="ListParagraph"/>
              <w:rPr>
                <w:highlight w:val="yellow"/>
              </w:rPr>
            </w:pPr>
          </w:p>
        </w:tc>
        <w:tc>
          <w:tcPr>
            <w:tcW w:w="2544" w:type="dxa"/>
          </w:tcPr>
          <w:p w14:paraId="2EC42B33" w14:textId="77777777" w:rsidR="0092458C" w:rsidRPr="00CF3070" w:rsidRDefault="0092458C" w:rsidP="00654D63">
            <w:pPr>
              <w:pStyle w:val="Normalwithspace"/>
              <w:spacing w:before="0"/>
              <w:jc w:val="left"/>
              <w:rPr>
                <w:rFonts w:asciiTheme="minorHAnsi" w:hAnsiTheme="minorHAnsi" w:cstheme="minorHAnsi"/>
                <w:szCs w:val="22"/>
                <w:highlight w:val="yellow"/>
              </w:rPr>
            </w:pPr>
            <w:r w:rsidRPr="00CF3070">
              <w:rPr>
                <w:rFonts w:asciiTheme="minorHAnsi" w:hAnsiTheme="minorHAnsi" w:cstheme="minorHAnsi"/>
                <w:szCs w:val="22"/>
                <w:highlight w:val="yellow"/>
              </w:rPr>
              <w:t>YIELD_SIGN</w:t>
            </w:r>
          </w:p>
        </w:tc>
        <w:tc>
          <w:tcPr>
            <w:tcW w:w="1417" w:type="dxa"/>
          </w:tcPr>
          <w:p w14:paraId="36BA1D71" w14:textId="72D65934" w:rsidR="0092458C" w:rsidRPr="00CF3070" w:rsidRDefault="0092458C" w:rsidP="00654D63">
            <w:pPr>
              <w:pStyle w:val="Normalwithspace"/>
              <w:spacing w:before="0"/>
              <w:jc w:val="left"/>
              <w:rPr>
                <w:rFonts w:asciiTheme="minorHAnsi" w:hAnsiTheme="minorHAnsi" w:cstheme="minorHAnsi"/>
                <w:szCs w:val="22"/>
                <w:highlight w:val="yellow"/>
              </w:rPr>
            </w:pPr>
            <w:commentRangeStart w:id="690"/>
            <w:r w:rsidRPr="00CF3070">
              <w:rPr>
                <w:rFonts w:asciiTheme="minorHAnsi" w:hAnsiTheme="minorHAnsi" w:cstheme="minorHAnsi"/>
                <w:szCs w:val="22"/>
                <w:highlight w:val="yellow"/>
              </w:rPr>
              <w:t>X</w:t>
            </w:r>
            <w:commentRangeEnd w:id="690"/>
            <w:r w:rsidR="00957CF6">
              <w:rPr>
                <w:rStyle w:val="CommentReference"/>
                <w:lang w:val="en-US"/>
              </w:rPr>
              <w:commentReference w:id="690"/>
            </w:r>
            <w:r w:rsidRPr="00CF3070">
              <w:rPr>
                <w:rFonts w:asciiTheme="minorHAnsi" w:hAnsiTheme="minorHAnsi" w:cstheme="minorHAnsi"/>
                <w:szCs w:val="22"/>
                <w:highlight w:val="yellow"/>
              </w:rPr>
              <w:t>(1)</w:t>
            </w:r>
          </w:p>
        </w:tc>
        <w:tc>
          <w:tcPr>
            <w:tcW w:w="960" w:type="dxa"/>
          </w:tcPr>
          <w:p w14:paraId="6EED2585" w14:textId="39C0E4DD" w:rsidR="00A10210" w:rsidRPr="00CF3070" w:rsidRDefault="00A464D1" w:rsidP="00654D63">
            <w:pPr>
              <w:spacing w:after="240"/>
              <w:jc w:val="left"/>
              <w:rPr>
                <w:rFonts w:asciiTheme="minorHAnsi" w:hAnsiTheme="minorHAnsi" w:cstheme="minorHAnsi"/>
                <w:szCs w:val="22"/>
                <w:highlight w:val="yellow"/>
              </w:rPr>
            </w:pPr>
            <w:r>
              <w:rPr>
                <w:rFonts w:asciiTheme="minorHAnsi" w:hAnsiTheme="minorHAnsi" w:cstheme="minorHAnsi"/>
                <w:szCs w:val="22"/>
                <w:highlight w:val="yellow"/>
              </w:rPr>
              <w:t>88</w:t>
            </w:r>
          </w:p>
        </w:tc>
        <w:tc>
          <w:tcPr>
            <w:tcW w:w="2686" w:type="dxa"/>
          </w:tcPr>
          <w:p w14:paraId="630C6B91" w14:textId="39F977D6"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Yield sign of syndication</w:t>
            </w:r>
          </w:p>
        </w:tc>
        <w:tc>
          <w:tcPr>
            <w:tcW w:w="2977" w:type="dxa"/>
          </w:tcPr>
          <w:p w14:paraId="7C4AC0CA" w14:textId="77777777" w:rsidR="0092458C" w:rsidRPr="00D966A1" w:rsidRDefault="0092458C" w:rsidP="00D966A1">
            <w:pPr>
              <w:pStyle w:val="Normalwithspace"/>
              <w:spacing w:before="0"/>
              <w:jc w:val="left"/>
              <w:rPr>
                <w:ins w:id="691" w:author="Yichen GU from.TOPPAN (MAS)" w:date="2026-01-16T17:57:00Z" w16du:dateUtc="2026-01-16T09:57:00Z"/>
                <w:rFonts w:asciiTheme="minorHAnsi" w:hAnsiTheme="minorHAnsi" w:cstheme="minorHAnsi"/>
                <w:szCs w:val="22"/>
                <w:highlight w:val="yellow"/>
              </w:rPr>
              <w:pPrChange w:id="692" w:author="Yichen GU from.TOPPAN (MAS)" w:date="2026-01-16T17:58:00Z" w16du:dateUtc="2026-01-16T09:58:00Z">
                <w:pPr>
                  <w:spacing w:after="240"/>
                  <w:jc w:val="left"/>
                </w:pPr>
              </w:pPrChange>
            </w:pPr>
            <w:r w:rsidRPr="00D966A1">
              <w:rPr>
                <w:rFonts w:asciiTheme="minorHAnsi" w:hAnsiTheme="minorHAnsi" w:cstheme="minorHAnsi"/>
                <w:szCs w:val="22"/>
                <w:highlight w:val="yellow"/>
              </w:rPr>
              <w:t>If used, it must be ‘+’ or ‘-’.</w:t>
            </w:r>
          </w:p>
          <w:p w14:paraId="03DCA407" w14:textId="77777777" w:rsidR="002E6488" w:rsidRPr="00D966A1" w:rsidRDefault="002E6488" w:rsidP="00D966A1">
            <w:pPr>
              <w:pStyle w:val="Normalwithspace"/>
              <w:spacing w:before="0"/>
              <w:jc w:val="left"/>
              <w:rPr>
                <w:ins w:id="693" w:author="Yichen GU from.TOPPAN (MAS)" w:date="2026-01-16T17:58:00Z" w16du:dateUtc="2026-01-16T09:58:00Z"/>
                <w:rFonts w:asciiTheme="minorHAnsi" w:hAnsiTheme="minorHAnsi" w:cstheme="minorHAnsi"/>
                <w:szCs w:val="22"/>
                <w:highlight w:val="yellow"/>
              </w:rPr>
              <w:pPrChange w:id="694" w:author="Yichen GU from.TOPPAN (MAS)" w:date="2026-01-16T17:58:00Z" w16du:dateUtc="2026-01-16T09:58:00Z">
                <w:pPr>
                  <w:spacing w:after="240"/>
                  <w:jc w:val="left"/>
                </w:pPr>
              </w:pPrChange>
            </w:pPr>
          </w:p>
          <w:p w14:paraId="2AF12C7F" w14:textId="77777777" w:rsidR="00467B12" w:rsidRPr="00D966A1" w:rsidRDefault="00467B12" w:rsidP="00D966A1">
            <w:pPr>
              <w:pStyle w:val="Normalwithspace"/>
              <w:spacing w:before="0"/>
              <w:jc w:val="left"/>
              <w:rPr>
                <w:ins w:id="695" w:author="Yichen GU from.TOPPAN (MAS)" w:date="2026-01-16T17:59:00Z" w16du:dateUtc="2026-01-16T09:59:00Z"/>
                <w:rFonts w:asciiTheme="minorHAnsi" w:hAnsiTheme="minorHAnsi" w:cstheme="minorHAnsi"/>
                <w:szCs w:val="22"/>
                <w:highlight w:val="yellow"/>
                <w:rPrChange w:id="696" w:author="Yichen GU from.TOPPAN (MAS)" w:date="2026-01-16T17:59:00Z" w16du:dateUtc="2026-01-16T09:59:00Z">
                  <w:rPr>
                    <w:ins w:id="697" w:author="Yichen GU from.TOPPAN (MAS)" w:date="2026-01-16T17:59:00Z" w16du:dateUtc="2026-01-16T09:59:00Z"/>
                    <w:rFonts w:asciiTheme="minorHAnsi" w:hAnsiTheme="minorHAnsi" w:cstheme="minorHAnsi"/>
                    <w:szCs w:val="22"/>
                  </w:rPr>
                </w:rPrChange>
              </w:rPr>
            </w:pPr>
          </w:p>
          <w:p w14:paraId="1EA73D62" w14:textId="77777777" w:rsidR="00D966A1" w:rsidRPr="00D966A1" w:rsidRDefault="00D966A1" w:rsidP="00D966A1">
            <w:pPr>
              <w:pStyle w:val="Normalwithspace"/>
              <w:spacing w:before="0"/>
              <w:jc w:val="left"/>
              <w:rPr>
                <w:rFonts w:asciiTheme="minorHAnsi" w:hAnsiTheme="minorHAnsi" w:cstheme="minorHAnsi"/>
                <w:szCs w:val="22"/>
                <w:highlight w:val="yellow"/>
              </w:rPr>
              <w:pPrChange w:id="698" w:author="Yichen GU from.TOPPAN (MAS)" w:date="2026-01-16T17:58:00Z" w16du:dateUtc="2026-01-16T09:58:00Z">
                <w:pPr>
                  <w:spacing w:after="240"/>
                  <w:jc w:val="left"/>
                </w:pPr>
              </w:pPrChange>
            </w:pPr>
          </w:p>
          <w:p w14:paraId="794EA903" w14:textId="20961CE2" w:rsidR="0092458C" w:rsidRPr="00CF3070" w:rsidRDefault="0092458C" w:rsidP="00D966A1">
            <w:pPr>
              <w:pStyle w:val="Normalwithspace"/>
              <w:spacing w:before="0"/>
              <w:jc w:val="left"/>
              <w:rPr>
                <w:rFonts w:asciiTheme="minorHAnsi" w:hAnsiTheme="minorHAnsi" w:cstheme="minorHAnsi"/>
                <w:szCs w:val="22"/>
                <w:highlight w:val="yellow"/>
              </w:rPr>
              <w:pPrChange w:id="699" w:author="Yichen GU from.TOPPAN (MAS)" w:date="2026-01-16T17:58:00Z" w16du:dateUtc="2026-01-16T09:58:00Z">
                <w:pPr>
                  <w:spacing w:after="240"/>
                  <w:jc w:val="left"/>
                </w:pPr>
              </w:pPrChange>
            </w:pPr>
            <w:r w:rsidRPr="00D966A1">
              <w:rPr>
                <w:rFonts w:asciiTheme="minorHAnsi" w:hAnsiTheme="minorHAnsi" w:cstheme="minorHAnsi"/>
                <w:szCs w:val="22"/>
                <w:highlight w:val="yellow"/>
              </w:rPr>
              <w:t>If unused, it must be padded with space</w:t>
            </w:r>
            <w:r w:rsidR="00386817" w:rsidRPr="00D966A1">
              <w:rPr>
                <w:rFonts w:asciiTheme="minorHAnsi" w:hAnsiTheme="minorHAnsi" w:cstheme="minorHAnsi"/>
                <w:szCs w:val="22"/>
                <w:highlight w:val="yellow"/>
              </w:rPr>
              <w:t xml:space="preserve"> (but no hard validation)</w:t>
            </w:r>
            <w:r w:rsidRPr="00D966A1">
              <w:rPr>
                <w:rFonts w:asciiTheme="minorHAnsi" w:hAnsiTheme="minorHAnsi" w:cstheme="minorHAnsi"/>
                <w:szCs w:val="22"/>
                <w:highlight w:val="yellow"/>
              </w:rPr>
              <w:t>.</w:t>
            </w:r>
          </w:p>
        </w:tc>
        <w:tc>
          <w:tcPr>
            <w:tcW w:w="3038" w:type="dxa"/>
          </w:tcPr>
          <w:p w14:paraId="1409F2B8" w14:textId="55EC77C2" w:rsidR="002E6488" w:rsidRPr="00D966A1" w:rsidRDefault="002E6488" w:rsidP="00D966A1">
            <w:pPr>
              <w:pStyle w:val="Normalwithspace"/>
              <w:spacing w:before="0"/>
              <w:jc w:val="left"/>
              <w:rPr>
                <w:ins w:id="700" w:author="Yichen GU from.TOPPAN (MAS)" w:date="2026-01-16T17:57:00Z" w16du:dateUtc="2026-01-16T09:57:00Z"/>
                <w:rFonts w:asciiTheme="minorHAnsi" w:hAnsiTheme="minorHAnsi" w:cstheme="minorHAnsi"/>
                <w:szCs w:val="22"/>
                <w:highlight w:val="yellow"/>
              </w:rPr>
              <w:pPrChange w:id="701" w:author="Yichen GU from.TOPPAN (MAS)" w:date="2026-01-16T17:59:00Z" w16du:dateUtc="2026-01-16T09:59:00Z">
                <w:pPr>
                  <w:spacing w:after="240"/>
                  <w:jc w:val="left"/>
                </w:pPr>
              </w:pPrChange>
            </w:pPr>
            <w:ins w:id="702" w:author="Yichen GU from.TOPPAN (MAS)" w:date="2026-01-16T17:57:00Z" w16du:dateUtc="2026-01-16T09:57:00Z">
              <w:r w:rsidRPr="00D966A1">
                <w:rPr>
                  <w:rFonts w:asciiTheme="minorHAnsi" w:hAnsiTheme="minorHAnsi" w:cstheme="minorHAnsi"/>
                  <w:szCs w:val="22"/>
                  <w:highlight w:val="yellow"/>
                </w:rPr>
                <w:t>Allows the special characters ‘+’ and ‘-’.</w:t>
              </w:r>
            </w:ins>
          </w:p>
          <w:p w14:paraId="6177F1CF" w14:textId="2F10012D" w:rsidR="0092458C" w:rsidRPr="00D966A1" w:rsidRDefault="0092458C" w:rsidP="00D966A1">
            <w:pPr>
              <w:pStyle w:val="Normalwithspace"/>
              <w:spacing w:before="0"/>
              <w:jc w:val="left"/>
              <w:rPr>
                <w:ins w:id="703" w:author="Yichen GU from.TOPPAN (MAS)" w:date="2026-01-16T17:59:00Z" w16du:dateUtc="2026-01-16T09:59:00Z"/>
                <w:rFonts w:asciiTheme="minorHAnsi" w:hAnsiTheme="minorHAnsi" w:cstheme="minorHAnsi"/>
                <w:szCs w:val="22"/>
                <w:highlight w:val="yellow"/>
                <w:rPrChange w:id="704" w:author="Yichen GU from.TOPPAN (MAS)" w:date="2026-01-16T17:59:00Z" w16du:dateUtc="2026-01-16T09:59:00Z">
                  <w:rPr>
                    <w:ins w:id="705" w:author="Yichen GU from.TOPPAN (MAS)" w:date="2026-01-16T17:59:00Z" w16du:dateUtc="2026-01-16T09:59:00Z"/>
                    <w:rFonts w:asciiTheme="minorHAnsi" w:hAnsiTheme="minorHAnsi" w:cstheme="minorHAnsi"/>
                    <w:szCs w:val="22"/>
                  </w:rPr>
                </w:rPrChange>
              </w:rPr>
            </w:pPr>
            <w:r w:rsidRPr="00D966A1">
              <w:rPr>
                <w:rFonts w:asciiTheme="minorHAnsi" w:hAnsiTheme="minorHAnsi" w:cstheme="minorHAnsi"/>
                <w:szCs w:val="22"/>
                <w:highlight w:val="yellow"/>
              </w:rPr>
              <w:t>Used for syndication.</w:t>
            </w:r>
          </w:p>
          <w:p w14:paraId="6D92EFDB" w14:textId="77777777" w:rsidR="00D966A1" w:rsidRPr="00D966A1" w:rsidRDefault="00D966A1" w:rsidP="00D966A1">
            <w:pPr>
              <w:pStyle w:val="Normalwithspace"/>
              <w:spacing w:before="0"/>
              <w:jc w:val="left"/>
              <w:rPr>
                <w:rFonts w:asciiTheme="minorHAnsi" w:hAnsiTheme="minorHAnsi" w:cstheme="minorHAnsi"/>
                <w:szCs w:val="22"/>
                <w:highlight w:val="yellow"/>
              </w:rPr>
              <w:pPrChange w:id="706" w:author="Yichen GU from.TOPPAN (MAS)" w:date="2026-01-16T17:59:00Z" w16du:dateUtc="2026-01-16T09:59:00Z">
                <w:pPr>
                  <w:spacing w:after="240"/>
                  <w:jc w:val="left"/>
                </w:pPr>
              </w:pPrChange>
            </w:pPr>
          </w:p>
          <w:p w14:paraId="51846FEF" w14:textId="754BA122" w:rsidR="0092458C" w:rsidRPr="00CF3070" w:rsidRDefault="0092458C" w:rsidP="00D966A1">
            <w:pPr>
              <w:pStyle w:val="Normalwithspace"/>
              <w:spacing w:before="0"/>
              <w:jc w:val="left"/>
              <w:rPr>
                <w:rFonts w:asciiTheme="minorHAnsi" w:hAnsiTheme="minorHAnsi" w:cstheme="minorHAnsi"/>
                <w:szCs w:val="22"/>
                <w:highlight w:val="yellow"/>
              </w:rPr>
              <w:pPrChange w:id="707" w:author="Yichen GU from.TOPPAN (MAS)" w:date="2026-01-16T17:59:00Z" w16du:dateUtc="2026-01-16T09:59:00Z">
                <w:pPr>
                  <w:spacing w:after="240"/>
                  <w:jc w:val="left"/>
                </w:pPr>
              </w:pPrChange>
            </w:pPr>
            <w:r w:rsidRPr="00D966A1">
              <w:rPr>
                <w:rFonts w:asciiTheme="minorHAnsi" w:hAnsiTheme="minorHAnsi" w:cstheme="minorHAnsi"/>
                <w:szCs w:val="22"/>
                <w:highlight w:val="yellow"/>
              </w:rPr>
              <w:t>Unused for auction, mini-auction or allotment.</w:t>
            </w:r>
          </w:p>
        </w:tc>
      </w:tr>
      <w:tr w:rsidR="0092458C" w14:paraId="40DF2D42" w14:textId="77777777" w:rsidTr="001D298F">
        <w:tc>
          <w:tcPr>
            <w:tcW w:w="798" w:type="dxa"/>
          </w:tcPr>
          <w:p w14:paraId="4E54450A" w14:textId="3AAA7117" w:rsidR="0092458C" w:rsidRPr="00CF3070" w:rsidRDefault="0092458C" w:rsidP="00D21035">
            <w:pPr>
              <w:pStyle w:val="ListParagraph"/>
              <w:rPr>
                <w:highlight w:val="yellow"/>
              </w:rPr>
            </w:pPr>
          </w:p>
        </w:tc>
        <w:tc>
          <w:tcPr>
            <w:tcW w:w="2544" w:type="dxa"/>
          </w:tcPr>
          <w:p w14:paraId="11E97258" w14:textId="77777777" w:rsidR="0092458C" w:rsidRPr="00CF3070" w:rsidRDefault="0092458C" w:rsidP="00654D63">
            <w:pPr>
              <w:pStyle w:val="Normalwithspace"/>
              <w:spacing w:before="0"/>
              <w:jc w:val="left"/>
              <w:rPr>
                <w:rFonts w:asciiTheme="minorHAnsi" w:hAnsiTheme="minorHAnsi" w:cstheme="minorHAnsi"/>
                <w:szCs w:val="22"/>
                <w:highlight w:val="yellow"/>
              </w:rPr>
            </w:pPr>
            <w:r w:rsidRPr="00CF3070">
              <w:rPr>
                <w:rFonts w:asciiTheme="minorHAnsi" w:hAnsiTheme="minorHAnsi" w:cstheme="minorHAnsi"/>
                <w:szCs w:val="22"/>
                <w:highlight w:val="yellow"/>
              </w:rPr>
              <w:t>YIELD</w:t>
            </w:r>
          </w:p>
        </w:tc>
        <w:tc>
          <w:tcPr>
            <w:tcW w:w="1417" w:type="dxa"/>
          </w:tcPr>
          <w:p w14:paraId="43D4480D" w14:textId="77777777" w:rsidR="0092458C" w:rsidRPr="00CF3070" w:rsidRDefault="0092458C" w:rsidP="00654D63">
            <w:pPr>
              <w:pStyle w:val="Normalwithspace"/>
              <w:spacing w:before="0"/>
              <w:jc w:val="left"/>
              <w:rPr>
                <w:rFonts w:asciiTheme="minorHAnsi" w:hAnsiTheme="minorHAnsi" w:cstheme="minorHAnsi"/>
                <w:szCs w:val="22"/>
                <w:highlight w:val="yellow"/>
              </w:rPr>
            </w:pPr>
            <w:r w:rsidRPr="00CF3070">
              <w:rPr>
                <w:rFonts w:asciiTheme="minorHAnsi" w:hAnsiTheme="minorHAnsi" w:cstheme="minorHAnsi"/>
                <w:szCs w:val="22"/>
                <w:highlight w:val="yellow"/>
              </w:rPr>
              <w:t>9(3)v9(2)</w:t>
            </w:r>
          </w:p>
        </w:tc>
        <w:tc>
          <w:tcPr>
            <w:tcW w:w="960" w:type="dxa"/>
          </w:tcPr>
          <w:p w14:paraId="5BFDCFB4" w14:textId="6E3E56D5" w:rsidR="00A10210" w:rsidRPr="00CF3070" w:rsidRDefault="00DD13B7" w:rsidP="00654D63">
            <w:pPr>
              <w:spacing w:after="240"/>
              <w:jc w:val="left"/>
              <w:rPr>
                <w:rFonts w:asciiTheme="minorHAnsi" w:hAnsiTheme="minorHAnsi" w:cstheme="minorHAnsi"/>
                <w:szCs w:val="22"/>
                <w:highlight w:val="yellow"/>
              </w:rPr>
            </w:pPr>
            <w:r>
              <w:rPr>
                <w:rFonts w:asciiTheme="minorHAnsi" w:hAnsiTheme="minorHAnsi" w:cstheme="minorHAnsi"/>
                <w:szCs w:val="22"/>
                <w:highlight w:val="yellow"/>
              </w:rPr>
              <w:t>8</w:t>
            </w:r>
            <w:r w:rsidR="00D343D1">
              <w:rPr>
                <w:rFonts w:asciiTheme="minorHAnsi" w:hAnsiTheme="minorHAnsi" w:cstheme="minorHAnsi"/>
                <w:szCs w:val="22"/>
                <w:highlight w:val="yellow"/>
              </w:rPr>
              <w:t>9</w:t>
            </w:r>
          </w:p>
        </w:tc>
        <w:tc>
          <w:tcPr>
            <w:tcW w:w="2686" w:type="dxa"/>
          </w:tcPr>
          <w:p w14:paraId="41DCE966" w14:textId="77777777"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Yield of syndication</w:t>
            </w:r>
          </w:p>
          <w:p w14:paraId="52F2BD41" w14:textId="65DEA93B" w:rsidR="0092458C" w:rsidRPr="00CF3070" w:rsidRDefault="0092458C" w:rsidP="00654D63">
            <w:pPr>
              <w:spacing w:after="240"/>
              <w:jc w:val="left"/>
              <w:rPr>
                <w:rFonts w:asciiTheme="minorHAnsi" w:hAnsiTheme="minorHAnsi" w:cstheme="minorHAnsi"/>
                <w:szCs w:val="22"/>
                <w:highlight w:val="yellow"/>
              </w:rPr>
            </w:pPr>
          </w:p>
        </w:tc>
        <w:tc>
          <w:tcPr>
            <w:tcW w:w="2977" w:type="dxa"/>
          </w:tcPr>
          <w:p w14:paraId="41C0CB4F" w14:textId="667C49D7"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If used, it must adhere to the format of 3 digits before the decimal and 2 digits after. (e.g., 00305 represents 3.05)</w:t>
            </w:r>
          </w:p>
          <w:p w14:paraId="0068ED31" w14:textId="2D3EC766"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If unused, it must be padded with zeros</w:t>
            </w:r>
            <w:r w:rsidR="00386817">
              <w:rPr>
                <w:rFonts w:asciiTheme="minorHAnsi" w:hAnsiTheme="minorHAnsi" w:cstheme="minorHAnsi"/>
                <w:szCs w:val="22"/>
                <w:highlight w:val="yellow"/>
              </w:rPr>
              <w:t xml:space="preserve"> (but no hard validation)</w:t>
            </w:r>
            <w:r w:rsidRPr="00CF3070">
              <w:rPr>
                <w:rFonts w:asciiTheme="minorHAnsi" w:hAnsiTheme="minorHAnsi" w:cstheme="minorHAnsi"/>
                <w:szCs w:val="22"/>
                <w:highlight w:val="yellow"/>
              </w:rPr>
              <w:t>.</w:t>
            </w:r>
          </w:p>
        </w:tc>
        <w:tc>
          <w:tcPr>
            <w:tcW w:w="3038" w:type="dxa"/>
          </w:tcPr>
          <w:p w14:paraId="25D3D434" w14:textId="72F2BBA5"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Used for syndication.</w:t>
            </w:r>
          </w:p>
          <w:p w14:paraId="4A808E48" w14:textId="02599B75" w:rsidR="0092458C" w:rsidRPr="00CF3070" w:rsidRDefault="0092458C" w:rsidP="00654D63">
            <w:pPr>
              <w:spacing w:after="240"/>
              <w:jc w:val="left"/>
              <w:rPr>
                <w:rFonts w:asciiTheme="minorHAnsi" w:hAnsiTheme="minorHAnsi" w:cstheme="minorHAnsi"/>
                <w:szCs w:val="22"/>
                <w:highlight w:val="yellow"/>
              </w:rPr>
            </w:pPr>
            <w:r w:rsidRPr="00CF3070">
              <w:rPr>
                <w:rFonts w:asciiTheme="minorHAnsi" w:hAnsiTheme="minorHAnsi" w:cstheme="minorHAnsi"/>
                <w:szCs w:val="22"/>
                <w:highlight w:val="yellow"/>
              </w:rPr>
              <w:t>Unused for auction, mini-auction or allotment.</w:t>
            </w:r>
          </w:p>
        </w:tc>
      </w:tr>
      <w:tr w:rsidR="00E2042B" w14:paraId="1E17DC16" w14:textId="77777777" w:rsidTr="001D298F">
        <w:tc>
          <w:tcPr>
            <w:tcW w:w="798" w:type="dxa"/>
          </w:tcPr>
          <w:p w14:paraId="67EB2533" w14:textId="77777777" w:rsidR="00E2042B" w:rsidRPr="001C5228" w:rsidRDefault="00E2042B" w:rsidP="00D21035">
            <w:pPr>
              <w:pStyle w:val="ListParagraph"/>
            </w:pPr>
          </w:p>
        </w:tc>
        <w:tc>
          <w:tcPr>
            <w:tcW w:w="2544" w:type="dxa"/>
          </w:tcPr>
          <w:p w14:paraId="42FF04F2" w14:textId="7491323E" w:rsidR="00E2042B" w:rsidRPr="001C5228" w:rsidRDefault="00E2042B" w:rsidP="00654D63">
            <w:pPr>
              <w:pStyle w:val="Normalwithspace"/>
              <w:spacing w:before="0"/>
              <w:jc w:val="left"/>
              <w:rPr>
                <w:rFonts w:asciiTheme="minorHAnsi" w:hAnsiTheme="minorHAnsi" w:cstheme="minorHAnsi"/>
                <w:szCs w:val="22"/>
              </w:rPr>
            </w:pPr>
            <w:r>
              <w:rPr>
                <w:rFonts w:asciiTheme="minorHAnsi" w:hAnsiTheme="minorHAnsi" w:cstheme="minorHAnsi"/>
                <w:szCs w:val="22"/>
              </w:rPr>
              <w:t>CHECKSUM</w:t>
            </w:r>
          </w:p>
        </w:tc>
        <w:tc>
          <w:tcPr>
            <w:tcW w:w="1417" w:type="dxa"/>
          </w:tcPr>
          <w:p w14:paraId="4C6D9593" w14:textId="38DE2CB6" w:rsidR="00E2042B" w:rsidRPr="001C5228" w:rsidRDefault="00E2042B" w:rsidP="00654D63">
            <w:pPr>
              <w:pStyle w:val="Normalwithspace"/>
              <w:spacing w:before="0"/>
              <w:jc w:val="left"/>
              <w:rPr>
                <w:rFonts w:asciiTheme="minorHAnsi" w:hAnsiTheme="minorHAnsi" w:cstheme="minorHAnsi"/>
                <w:szCs w:val="22"/>
              </w:rPr>
            </w:pPr>
            <w:r>
              <w:rPr>
                <w:rFonts w:asciiTheme="minorHAnsi" w:hAnsiTheme="minorHAnsi" w:cstheme="minorHAnsi"/>
                <w:szCs w:val="22"/>
              </w:rPr>
              <w:t>9(14)</w:t>
            </w:r>
          </w:p>
        </w:tc>
        <w:tc>
          <w:tcPr>
            <w:tcW w:w="960" w:type="dxa"/>
          </w:tcPr>
          <w:p w14:paraId="4F53E04E" w14:textId="5DF217C4" w:rsidR="00A10210" w:rsidRDefault="00D343D1" w:rsidP="00654D63">
            <w:pPr>
              <w:spacing w:after="240"/>
              <w:jc w:val="left"/>
              <w:rPr>
                <w:rFonts w:asciiTheme="minorHAnsi" w:hAnsiTheme="minorHAnsi" w:cstheme="minorHAnsi"/>
                <w:szCs w:val="22"/>
              </w:rPr>
            </w:pPr>
            <w:r>
              <w:rPr>
                <w:rFonts w:asciiTheme="minorHAnsi" w:hAnsiTheme="minorHAnsi" w:cstheme="minorHAnsi"/>
                <w:szCs w:val="22"/>
              </w:rPr>
              <w:t>94</w:t>
            </w:r>
          </w:p>
        </w:tc>
        <w:tc>
          <w:tcPr>
            <w:tcW w:w="2686" w:type="dxa"/>
          </w:tcPr>
          <w:p w14:paraId="23100431" w14:textId="69C926FA" w:rsidR="00467B12" w:rsidRPr="001C5228" w:rsidRDefault="00E2042B" w:rsidP="00654D63">
            <w:pPr>
              <w:spacing w:after="240"/>
              <w:jc w:val="left"/>
              <w:rPr>
                <w:rFonts w:asciiTheme="minorHAnsi" w:hAnsiTheme="minorHAnsi" w:cstheme="minorHAnsi"/>
                <w:szCs w:val="22"/>
              </w:rPr>
            </w:pPr>
            <w:r>
              <w:rPr>
                <w:rFonts w:asciiTheme="minorHAnsi" w:hAnsiTheme="minorHAnsi" w:cstheme="minorHAnsi"/>
                <w:szCs w:val="22"/>
              </w:rPr>
              <w:t>Sum</w:t>
            </w:r>
            <w:r w:rsidRPr="005A1D33">
              <w:rPr>
                <w:rFonts w:asciiTheme="minorHAnsi" w:hAnsiTheme="minorHAnsi" w:cstheme="minorHAnsi"/>
                <w:szCs w:val="22"/>
              </w:rPr>
              <w:t xml:space="preserve"> of all numeric fields of </w:t>
            </w:r>
            <w:r>
              <w:rPr>
                <w:rFonts w:asciiTheme="minorHAnsi" w:hAnsiTheme="minorHAnsi" w:cstheme="minorHAnsi"/>
                <w:szCs w:val="22"/>
              </w:rPr>
              <w:t>this</w:t>
            </w:r>
            <w:r w:rsidRPr="005A1D33">
              <w:rPr>
                <w:rFonts w:asciiTheme="minorHAnsi" w:hAnsiTheme="minorHAnsi" w:cstheme="minorHAnsi"/>
                <w:szCs w:val="22"/>
              </w:rPr>
              <w:t xml:space="preserve"> </w:t>
            </w:r>
            <w:r>
              <w:rPr>
                <w:rFonts w:asciiTheme="minorHAnsi" w:hAnsiTheme="minorHAnsi" w:cstheme="minorHAnsi"/>
                <w:szCs w:val="22"/>
              </w:rPr>
              <w:t>detail record</w:t>
            </w:r>
          </w:p>
        </w:tc>
        <w:tc>
          <w:tcPr>
            <w:tcW w:w="2977" w:type="dxa"/>
          </w:tcPr>
          <w:p w14:paraId="387D92D5" w14:textId="7DD015F5" w:rsidR="00E2042B" w:rsidRDefault="00E2042B" w:rsidP="00654D63">
            <w:pPr>
              <w:spacing w:after="240"/>
              <w:jc w:val="left"/>
              <w:rPr>
                <w:rFonts w:asciiTheme="minorHAnsi" w:hAnsiTheme="minorHAnsi" w:cstheme="minorHAnsi"/>
                <w:szCs w:val="22"/>
              </w:rPr>
            </w:pPr>
            <w:r>
              <w:rPr>
                <w:rFonts w:asciiTheme="minorHAnsi" w:hAnsiTheme="minorHAnsi" w:cstheme="minorHAnsi"/>
                <w:szCs w:val="22"/>
              </w:rPr>
              <w:t>Must equal the sum of the values from all numeric fields of the detail record.</w:t>
            </w:r>
          </w:p>
        </w:tc>
        <w:tc>
          <w:tcPr>
            <w:tcW w:w="3038" w:type="dxa"/>
          </w:tcPr>
          <w:p w14:paraId="772EA569" w14:textId="77777777" w:rsidR="00E2042B" w:rsidRDefault="00E2042B" w:rsidP="00E2042B">
            <w:pPr>
              <w:spacing w:after="240"/>
              <w:jc w:val="left"/>
              <w:rPr>
                <w:rFonts w:asciiTheme="minorHAnsi" w:hAnsiTheme="minorHAnsi" w:cstheme="minorHAnsi"/>
                <w:szCs w:val="22"/>
              </w:rPr>
            </w:pPr>
            <w:r w:rsidRPr="00AE71F7">
              <w:rPr>
                <w:rFonts w:asciiTheme="minorHAnsi" w:hAnsiTheme="minorHAnsi" w:cstheme="minorHAnsi"/>
                <w:szCs w:val="22"/>
              </w:rPr>
              <w:t>If the sum is bigger than 99,999,999,999,999, use the last 14 digits of the number.</w:t>
            </w:r>
          </w:p>
          <w:p w14:paraId="4476D6B6" w14:textId="52597B86" w:rsidR="00E2042B" w:rsidRDefault="00E2042B" w:rsidP="00654D63">
            <w:pPr>
              <w:spacing w:after="240"/>
              <w:jc w:val="left"/>
              <w:rPr>
                <w:rFonts w:asciiTheme="minorHAnsi" w:hAnsiTheme="minorHAnsi" w:cstheme="minorHAnsi"/>
                <w:szCs w:val="22"/>
              </w:rPr>
            </w:pPr>
            <w:r>
              <w:rPr>
                <w:rFonts w:asciiTheme="minorHAnsi" w:hAnsiTheme="minorHAnsi" w:cstheme="minorHAnsi"/>
                <w:szCs w:val="22"/>
              </w:rPr>
              <w:t xml:space="preserve">There are 9 numeric fields in the detail record: TENOR, ANNOUNCE_DATE, ANNOUNCE_TIME, AUCTION_DATE, AUCTION_TIME, </w:t>
            </w:r>
            <w:r w:rsidRPr="001C5228">
              <w:rPr>
                <w:rFonts w:asciiTheme="minorHAnsi" w:hAnsiTheme="minorHAnsi" w:cstheme="minorHAnsi"/>
                <w:szCs w:val="22"/>
              </w:rPr>
              <w:t>ISSUE_DATE</w:t>
            </w:r>
            <w:r>
              <w:rPr>
                <w:rFonts w:asciiTheme="minorHAnsi" w:hAnsiTheme="minorHAnsi" w:cstheme="minorHAnsi"/>
                <w:szCs w:val="22"/>
              </w:rPr>
              <w:t xml:space="preserve">, </w:t>
            </w:r>
            <w:r w:rsidRPr="0025481D">
              <w:rPr>
                <w:rFonts w:asciiTheme="minorHAnsi" w:hAnsiTheme="minorHAnsi" w:cstheme="minorHAnsi"/>
                <w:szCs w:val="22"/>
                <w:highlight w:val="yellow"/>
                <w:rPrChange w:id="708" w:author="Akila BALAKRISHNAN from.OPTIMUM (MAS)" w:date="2026-01-13T15:50:00Z" w16du:dateUtc="2026-01-13T07:50:00Z">
                  <w:rPr>
                    <w:rFonts w:asciiTheme="minorHAnsi" w:hAnsiTheme="minorHAnsi" w:cstheme="minorHAnsi"/>
                    <w:szCs w:val="22"/>
                  </w:rPr>
                </w:rPrChange>
              </w:rPr>
              <w:t>MATURITY_DATE</w:t>
            </w:r>
            <w:r>
              <w:rPr>
                <w:rFonts w:asciiTheme="minorHAnsi" w:hAnsiTheme="minorHAnsi" w:cstheme="minorHAnsi"/>
                <w:szCs w:val="22"/>
              </w:rPr>
              <w:t xml:space="preserve">, </w:t>
            </w:r>
            <w:r w:rsidRPr="00AA6DB1">
              <w:rPr>
                <w:rFonts w:asciiTheme="minorHAnsi" w:hAnsiTheme="minorHAnsi" w:cstheme="minorHAnsi"/>
                <w:szCs w:val="22"/>
                <w:highlight w:val="yellow"/>
              </w:rPr>
              <w:t>PRICE, YIELD</w:t>
            </w:r>
            <w:r>
              <w:rPr>
                <w:rFonts w:asciiTheme="minorHAnsi" w:hAnsiTheme="minorHAnsi" w:cstheme="minorHAnsi"/>
                <w:szCs w:val="22"/>
              </w:rPr>
              <w:t>.</w:t>
            </w:r>
          </w:p>
        </w:tc>
      </w:tr>
      <w:tr w:rsidR="0092458C" w14:paraId="6532D2DA" w14:textId="77777777" w:rsidTr="001D298F">
        <w:tc>
          <w:tcPr>
            <w:tcW w:w="798" w:type="dxa"/>
          </w:tcPr>
          <w:p w14:paraId="0D3CCB79" w14:textId="77777777" w:rsidR="0092458C" w:rsidRPr="001C5228" w:rsidRDefault="0092458C" w:rsidP="00E337FA">
            <w:pPr>
              <w:rPr>
                <w:szCs w:val="22"/>
              </w:rPr>
            </w:pPr>
          </w:p>
        </w:tc>
        <w:tc>
          <w:tcPr>
            <w:tcW w:w="2544" w:type="dxa"/>
          </w:tcPr>
          <w:p w14:paraId="7056AC1C" w14:textId="77777777" w:rsidR="0092458C" w:rsidRPr="00E7094E" w:rsidRDefault="0092458C" w:rsidP="00654D63">
            <w:pPr>
              <w:pStyle w:val="Normalwithspace"/>
              <w:spacing w:before="0"/>
              <w:jc w:val="left"/>
              <w:rPr>
                <w:rFonts w:asciiTheme="minorHAnsi" w:hAnsiTheme="minorHAnsi" w:cstheme="minorHAnsi"/>
                <w:b/>
                <w:bCs/>
                <w:szCs w:val="22"/>
              </w:rPr>
            </w:pPr>
            <w:r w:rsidRPr="00E7094E">
              <w:rPr>
                <w:rFonts w:asciiTheme="minorHAnsi" w:hAnsiTheme="minorHAnsi" w:cstheme="minorHAnsi"/>
                <w:b/>
                <w:bCs/>
                <w:szCs w:val="22"/>
              </w:rPr>
              <w:t>Control Record</w:t>
            </w:r>
          </w:p>
        </w:tc>
        <w:tc>
          <w:tcPr>
            <w:tcW w:w="1417" w:type="dxa"/>
          </w:tcPr>
          <w:p w14:paraId="48158F21" w14:textId="77777777" w:rsidR="0092458C" w:rsidRPr="001C5228" w:rsidRDefault="0092458C" w:rsidP="00654D63">
            <w:pPr>
              <w:pStyle w:val="Normalwithspace"/>
              <w:spacing w:before="0"/>
              <w:jc w:val="left"/>
              <w:rPr>
                <w:rFonts w:asciiTheme="minorHAnsi" w:hAnsiTheme="minorHAnsi" w:cstheme="minorHAnsi"/>
                <w:szCs w:val="22"/>
              </w:rPr>
            </w:pPr>
          </w:p>
        </w:tc>
        <w:tc>
          <w:tcPr>
            <w:tcW w:w="960" w:type="dxa"/>
          </w:tcPr>
          <w:p w14:paraId="7B99D61C" w14:textId="77777777" w:rsidR="00A10210" w:rsidRPr="001C5228" w:rsidRDefault="00A10210" w:rsidP="00654D63">
            <w:pPr>
              <w:spacing w:after="240"/>
              <w:jc w:val="left"/>
              <w:rPr>
                <w:rFonts w:asciiTheme="minorHAnsi" w:hAnsiTheme="minorHAnsi" w:cstheme="minorHAnsi"/>
                <w:szCs w:val="22"/>
              </w:rPr>
            </w:pPr>
          </w:p>
        </w:tc>
        <w:tc>
          <w:tcPr>
            <w:tcW w:w="2686" w:type="dxa"/>
          </w:tcPr>
          <w:p w14:paraId="7E20C09F" w14:textId="77777777" w:rsidR="0092458C" w:rsidRPr="001C5228" w:rsidRDefault="0092458C" w:rsidP="00654D63">
            <w:pPr>
              <w:spacing w:after="240"/>
              <w:jc w:val="left"/>
              <w:rPr>
                <w:rFonts w:asciiTheme="minorHAnsi" w:hAnsiTheme="minorHAnsi" w:cstheme="minorHAnsi"/>
                <w:szCs w:val="22"/>
              </w:rPr>
            </w:pPr>
          </w:p>
        </w:tc>
        <w:tc>
          <w:tcPr>
            <w:tcW w:w="2977" w:type="dxa"/>
          </w:tcPr>
          <w:p w14:paraId="1B318EE1" w14:textId="77777777" w:rsidR="0092458C" w:rsidRPr="001C5228" w:rsidRDefault="0092458C" w:rsidP="00654D63">
            <w:pPr>
              <w:spacing w:after="240"/>
              <w:jc w:val="left"/>
              <w:rPr>
                <w:rFonts w:asciiTheme="minorHAnsi" w:hAnsiTheme="minorHAnsi" w:cstheme="minorHAnsi"/>
                <w:szCs w:val="22"/>
              </w:rPr>
            </w:pPr>
          </w:p>
        </w:tc>
        <w:tc>
          <w:tcPr>
            <w:tcW w:w="3038" w:type="dxa"/>
          </w:tcPr>
          <w:p w14:paraId="498A9995" w14:textId="52A4E6A8" w:rsidR="0092458C" w:rsidRPr="001C5228" w:rsidRDefault="0092458C" w:rsidP="00654D63">
            <w:pPr>
              <w:spacing w:after="240"/>
              <w:jc w:val="left"/>
              <w:rPr>
                <w:rFonts w:asciiTheme="minorHAnsi" w:hAnsiTheme="minorHAnsi" w:cstheme="minorHAnsi"/>
                <w:szCs w:val="22"/>
              </w:rPr>
            </w:pPr>
          </w:p>
        </w:tc>
      </w:tr>
      <w:tr w:rsidR="0092458C" w14:paraId="2438B336" w14:textId="77777777" w:rsidTr="001D298F">
        <w:tc>
          <w:tcPr>
            <w:tcW w:w="798" w:type="dxa"/>
          </w:tcPr>
          <w:p w14:paraId="69CFDA59" w14:textId="0E7970FF" w:rsidR="0092458C" w:rsidRPr="001C5228" w:rsidRDefault="0092458C" w:rsidP="00D21035">
            <w:pPr>
              <w:pStyle w:val="ListParagraph"/>
            </w:pPr>
          </w:p>
        </w:tc>
        <w:tc>
          <w:tcPr>
            <w:tcW w:w="2544" w:type="dxa"/>
          </w:tcPr>
          <w:p w14:paraId="65F86A69"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RECORD_TYPE</w:t>
            </w:r>
          </w:p>
        </w:tc>
        <w:tc>
          <w:tcPr>
            <w:tcW w:w="1417" w:type="dxa"/>
          </w:tcPr>
          <w:p w14:paraId="0617356F"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X(10)</w:t>
            </w:r>
          </w:p>
        </w:tc>
        <w:tc>
          <w:tcPr>
            <w:tcW w:w="960" w:type="dxa"/>
          </w:tcPr>
          <w:p w14:paraId="083EC3DE" w14:textId="49928D2F" w:rsidR="00A10210" w:rsidRDefault="007E4993" w:rsidP="00654D63">
            <w:pPr>
              <w:spacing w:after="240"/>
              <w:jc w:val="left"/>
              <w:rPr>
                <w:rFonts w:asciiTheme="minorHAnsi" w:hAnsiTheme="minorHAnsi" w:cstheme="minorHAnsi"/>
                <w:szCs w:val="22"/>
              </w:rPr>
            </w:pPr>
            <w:r>
              <w:rPr>
                <w:rFonts w:asciiTheme="minorHAnsi" w:hAnsiTheme="minorHAnsi" w:cstheme="minorHAnsi"/>
                <w:szCs w:val="22"/>
              </w:rPr>
              <w:t>1</w:t>
            </w:r>
          </w:p>
        </w:tc>
        <w:tc>
          <w:tcPr>
            <w:tcW w:w="2686" w:type="dxa"/>
          </w:tcPr>
          <w:p w14:paraId="43699D65" w14:textId="2682704C" w:rsidR="0092458C" w:rsidRPr="001C5228" w:rsidRDefault="00DF3B99" w:rsidP="00654D63">
            <w:pPr>
              <w:spacing w:after="240"/>
              <w:jc w:val="left"/>
              <w:rPr>
                <w:rFonts w:asciiTheme="minorHAnsi" w:hAnsiTheme="minorHAnsi" w:cstheme="minorHAnsi"/>
                <w:szCs w:val="22"/>
              </w:rPr>
            </w:pPr>
            <w:r>
              <w:rPr>
                <w:rFonts w:asciiTheme="minorHAnsi" w:hAnsiTheme="minorHAnsi" w:cstheme="minorHAnsi"/>
                <w:szCs w:val="22"/>
                <w:lang w:val="en-AU"/>
              </w:rPr>
              <w:t>Record indicator</w:t>
            </w:r>
          </w:p>
        </w:tc>
        <w:tc>
          <w:tcPr>
            <w:tcW w:w="2977" w:type="dxa"/>
          </w:tcPr>
          <w:p w14:paraId="27D1443D" w14:textId="29B89DE8" w:rsidR="0092458C" w:rsidRDefault="0092458C" w:rsidP="00654D63">
            <w:pPr>
              <w:spacing w:after="240"/>
              <w:jc w:val="left"/>
              <w:rPr>
                <w:rFonts w:asciiTheme="minorHAnsi" w:hAnsiTheme="minorHAnsi" w:cstheme="minorHAnsi"/>
                <w:szCs w:val="22"/>
              </w:rPr>
            </w:pPr>
            <w:r>
              <w:rPr>
                <w:rFonts w:asciiTheme="minorHAnsi" w:hAnsiTheme="minorHAnsi" w:cstheme="minorHAnsi"/>
                <w:szCs w:val="22"/>
              </w:rPr>
              <w:t>Must be ‘</w:t>
            </w:r>
            <w:r w:rsidRPr="001C5228">
              <w:rPr>
                <w:rFonts w:asciiTheme="minorHAnsi" w:hAnsiTheme="minorHAnsi" w:cstheme="minorHAnsi"/>
                <w:szCs w:val="22"/>
              </w:rPr>
              <w:t>TTTTTTTTTT</w:t>
            </w:r>
            <w:r>
              <w:rPr>
                <w:rFonts w:asciiTheme="minorHAnsi" w:hAnsiTheme="minorHAnsi" w:cstheme="minorHAnsi"/>
                <w:szCs w:val="22"/>
              </w:rPr>
              <w:t>’</w:t>
            </w:r>
            <w:r w:rsidR="00001AF2">
              <w:rPr>
                <w:rFonts w:asciiTheme="minorHAnsi" w:hAnsiTheme="minorHAnsi" w:cstheme="minorHAnsi"/>
                <w:szCs w:val="22"/>
              </w:rPr>
              <w:t xml:space="preserve"> for Control Record</w:t>
            </w:r>
            <w:r>
              <w:rPr>
                <w:rFonts w:asciiTheme="minorHAnsi" w:hAnsiTheme="minorHAnsi" w:cstheme="minorHAnsi"/>
                <w:szCs w:val="22"/>
              </w:rPr>
              <w:t>.</w:t>
            </w:r>
          </w:p>
        </w:tc>
        <w:tc>
          <w:tcPr>
            <w:tcW w:w="3038" w:type="dxa"/>
          </w:tcPr>
          <w:p w14:paraId="45C7FCC4" w14:textId="748BF2CE" w:rsidR="0092458C" w:rsidRPr="001C5228" w:rsidRDefault="0092458C" w:rsidP="00654D63">
            <w:pPr>
              <w:spacing w:after="240"/>
              <w:jc w:val="left"/>
              <w:rPr>
                <w:rFonts w:asciiTheme="minorHAnsi" w:hAnsiTheme="minorHAnsi" w:cstheme="minorHAnsi"/>
                <w:szCs w:val="22"/>
              </w:rPr>
            </w:pPr>
          </w:p>
        </w:tc>
      </w:tr>
      <w:tr w:rsidR="0092458C" w14:paraId="0AE39190" w14:textId="77777777" w:rsidTr="001D298F">
        <w:tc>
          <w:tcPr>
            <w:tcW w:w="798" w:type="dxa"/>
          </w:tcPr>
          <w:p w14:paraId="2E3FE773" w14:textId="63F09D68" w:rsidR="0092458C" w:rsidRPr="001C5228" w:rsidRDefault="0092458C" w:rsidP="00D21035">
            <w:pPr>
              <w:pStyle w:val="ListParagraph"/>
            </w:pPr>
          </w:p>
        </w:tc>
        <w:tc>
          <w:tcPr>
            <w:tcW w:w="2544" w:type="dxa"/>
          </w:tcPr>
          <w:p w14:paraId="649EEF88"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RECORD_COUNT</w:t>
            </w:r>
          </w:p>
        </w:tc>
        <w:tc>
          <w:tcPr>
            <w:tcW w:w="1417" w:type="dxa"/>
          </w:tcPr>
          <w:p w14:paraId="40581C8F"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9(9)</w:t>
            </w:r>
          </w:p>
        </w:tc>
        <w:tc>
          <w:tcPr>
            <w:tcW w:w="960" w:type="dxa"/>
          </w:tcPr>
          <w:p w14:paraId="60BE92D6" w14:textId="16AA7251" w:rsidR="00A10210" w:rsidRDefault="007E4993" w:rsidP="00654D63">
            <w:pPr>
              <w:spacing w:after="240"/>
              <w:jc w:val="left"/>
              <w:rPr>
                <w:rFonts w:asciiTheme="minorHAnsi" w:hAnsiTheme="minorHAnsi" w:cstheme="minorHAnsi"/>
                <w:szCs w:val="22"/>
              </w:rPr>
            </w:pPr>
            <w:r>
              <w:rPr>
                <w:rFonts w:asciiTheme="minorHAnsi" w:hAnsiTheme="minorHAnsi" w:cstheme="minorHAnsi"/>
                <w:szCs w:val="22"/>
              </w:rPr>
              <w:t>11</w:t>
            </w:r>
          </w:p>
        </w:tc>
        <w:tc>
          <w:tcPr>
            <w:tcW w:w="2686" w:type="dxa"/>
          </w:tcPr>
          <w:p w14:paraId="0F4C5FDC" w14:textId="77777777"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Total number of issues</w:t>
            </w:r>
          </w:p>
        </w:tc>
        <w:tc>
          <w:tcPr>
            <w:tcW w:w="2977" w:type="dxa"/>
          </w:tcPr>
          <w:p w14:paraId="0354BCD9" w14:textId="6210CCBD"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Must equal the number of detail records.</w:t>
            </w:r>
          </w:p>
        </w:tc>
        <w:tc>
          <w:tcPr>
            <w:tcW w:w="3038" w:type="dxa"/>
          </w:tcPr>
          <w:p w14:paraId="00064076" w14:textId="138C2ADB" w:rsidR="0092458C" w:rsidRPr="001C5228" w:rsidRDefault="0092458C" w:rsidP="00654D63">
            <w:pPr>
              <w:spacing w:after="240"/>
              <w:jc w:val="left"/>
              <w:rPr>
                <w:rFonts w:asciiTheme="minorHAnsi" w:hAnsiTheme="minorHAnsi" w:cstheme="minorHAnsi"/>
                <w:szCs w:val="22"/>
              </w:rPr>
            </w:pPr>
            <w:r w:rsidRPr="001C5228">
              <w:rPr>
                <w:rFonts w:asciiTheme="minorHAnsi" w:hAnsiTheme="minorHAnsi" w:cstheme="minorHAnsi"/>
                <w:szCs w:val="22"/>
              </w:rPr>
              <w:t xml:space="preserve"> </w:t>
            </w:r>
          </w:p>
        </w:tc>
      </w:tr>
      <w:tr w:rsidR="0092458C" w14:paraId="4CB37F30" w14:textId="77777777" w:rsidTr="001D298F">
        <w:tc>
          <w:tcPr>
            <w:tcW w:w="798" w:type="dxa"/>
          </w:tcPr>
          <w:p w14:paraId="5753F89C" w14:textId="20D39685" w:rsidR="0092458C" w:rsidRPr="001C5228" w:rsidRDefault="0092458C" w:rsidP="00D21035">
            <w:pPr>
              <w:pStyle w:val="ListParagraph"/>
            </w:pPr>
          </w:p>
        </w:tc>
        <w:tc>
          <w:tcPr>
            <w:tcW w:w="2544" w:type="dxa"/>
          </w:tcPr>
          <w:p w14:paraId="4B75621D"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OVERALL_</w:t>
            </w:r>
            <w:r>
              <w:rPr>
                <w:rFonts w:asciiTheme="minorHAnsi" w:hAnsiTheme="minorHAnsi" w:cstheme="minorHAnsi"/>
                <w:szCs w:val="22"/>
              </w:rPr>
              <w:t>CHECKSUM</w:t>
            </w:r>
          </w:p>
        </w:tc>
        <w:tc>
          <w:tcPr>
            <w:tcW w:w="1417" w:type="dxa"/>
          </w:tcPr>
          <w:p w14:paraId="7141DA4F" w14:textId="77777777" w:rsidR="0092458C" w:rsidRPr="001C5228" w:rsidRDefault="0092458C" w:rsidP="00654D63">
            <w:pPr>
              <w:pStyle w:val="Normalwithspace"/>
              <w:spacing w:before="0"/>
              <w:jc w:val="left"/>
              <w:rPr>
                <w:rFonts w:asciiTheme="minorHAnsi" w:hAnsiTheme="minorHAnsi" w:cstheme="minorHAnsi"/>
                <w:szCs w:val="22"/>
              </w:rPr>
            </w:pPr>
            <w:r w:rsidRPr="001C5228">
              <w:rPr>
                <w:rFonts w:asciiTheme="minorHAnsi" w:hAnsiTheme="minorHAnsi" w:cstheme="minorHAnsi"/>
                <w:szCs w:val="22"/>
              </w:rPr>
              <w:t>9(14)</w:t>
            </w:r>
          </w:p>
        </w:tc>
        <w:tc>
          <w:tcPr>
            <w:tcW w:w="960" w:type="dxa"/>
          </w:tcPr>
          <w:p w14:paraId="03651E8E" w14:textId="52FE9232" w:rsidR="00A10210" w:rsidRDefault="00005F38" w:rsidP="00654D63">
            <w:pPr>
              <w:spacing w:after="240"/>
              <w:jc w:val="left"/>
              <w:rPr>
                <w:rFonts w:asciiTheme="minorHAnsi" w:hAnsiTheme="minorHAnsi" w:cstheme="minorHAnsi"/>
                <w:szCs w:val="22"/>
              </w:rPr>
            </w:pPr>
            <w:r>
              <w:rPr>
                <w:rFonts w:asciiTheme="minorHAnsi" w:hAnsiTheme="minorHAnsi" w:cstheme="minorHAnsi"/>
                <w:szCs w:val="22"/>
              </w:rPr>
              <w:t>20</w:t>
            </w:r>
          </w:p>
        </w:tc>
        <w:tc>
          <w:tcPr>
            <w:tcW w:w="2686" w:type="dxa"/>
          </w:tcPr>
          <w:p w14:paraId="0660F87F" w14:textId="696EED5F" w:rsidR="0092458C" w:rsidRPr="001C5228" w:rsidRDefault="0092458C" w:rsidP="00654D63">
            <w:pPr>
              <w:spacing w:after="240"/>
              <w:jc w:val="left"/>
              <w:rPr>
                <w:rFonts w:asciiTheme="minorHAnsi" w:hAnsiTheme="minorHAnsi" w:cstheme="minorHAnsi"/>
                <w:szCs w:val="22"/>
              </w:rPr>
            </w:pPr>
            <w:r>
              <w:rPr>
                <w:rFonts w:asciiTheme="minorHAnsi" w:hAnsiTheme="minorHAnsi" w:cstheme="minorHAnsi"/>
                <w:szCs w:val="22"/>
              </w:rPr>
              <w:t>Sum of all detail records’ CHECKSUM</w:t>
            </w:r>
          </w:p>
        </w:tc>
        <w:tc>
          <w:tcPr>
            <w:tcW w:w="2977" w:type="dxa"/>
          </w:tcPr>
          <w:p w14:paraId="303F7A29" w14:textId="332D25B7" w:rsidR="0092458C" w:rsidRPr="002D135C" w:rsidRDefault="0092458C" w:rsidP="00654D63">
            <w:pPr>
              <w:spacing w:after="240"/>
              <w:jc w:val="left"/>
              <w:rPr>
                <w:rFonts w:asciiTheme="minorHAnsi" w:hAnsiTheme="minorHAnsi" w:cstheme="minorHAnsi"/>
                <w:szCs w:val="22"/>
              </w:rPr>
            </w:pPr>
            <w:r>
              <w:rPr>
                <w:rFonts w:asciiTheme="minorHAnsi" w:hAnsiTheme="minorHAnsi" w:cstheme="minorHAnsi"/>
                <w:szCs w:val="22"/>
              </w:rPr>
              <w:t>Must equal the sum of all detail records’ CHECKSUM.</w:t>
            </w:r>
          </w:p>
        </w:tc>
        <w:tc>
          <w:tcPr>
            <w:tcW w:w="3038" w:type="dxa"/>
          </w:tcPr>
          <w:p w14:paraId="5129D3E9" w14:textId="5A34A234" w:rsidR="0092458C" w:rsidRPr="001C5228" w:rsidRDefault="0092458C" w:rsidP="00957994">
            <w:pPr>
              <w:keepNext/>
              <w:spacing w:after="240"/>
              <w:jc w:val="left"/>
              <w:rPr>
                <w:rFonts w:asciiTheme="minorHAnsi" w:hAnsiTheme="minorHAnsi" w:cstheme="minorHAnsi"/>
                <w:szCs w:val="22"/>
              </w:rPr>
            </w:pPr>
            <w:r w:rsidRPr="002D135C">
              <w:rPr>
                <w:rFonts w:asciiTheme="minorHAnsi" w:hAnsiTheme="minorHAnsi" w:cstheme="minorHAnsi"/>
                <w:szCs w:val="22"/>
              </w:rPr>
              <w:t xml:space="preserve">If </w:t>
            </w:r>
            <w:r>
              <w:rPr>
                <w:rFonts w:asciiTheme="minorHAnsi" w:hAnsiTheme="minorHAnsi" w:cstheme="minorHAnsi"/>
                <w:szCs w:val="22"/>
              </w:rPr>
              <w:t>the sum</w:t>
            </w:r>
            <w:r w:rsidRPr="002D135C">
              <w:rPr>
                <w:rFonts w:asciiTheme="minorHAnsi" w:hAnsiTheme="minorHAnsi" w:cstheme="minorHAnsi"/>
                <w:szCs w:val="22"/>
              </w:rPr>
              <w:t xml:space="preserve"> is bigger than 99,999,999,999,999, use </w:t>
            </w:r>
            <w:r w:rsidRPr="002D135C">
              <w:rPr>
                <w:rFonts w:asciiTheme="minorHAnsi" w:hAnsiTheme="minorHAnsi" w:cstheme="minorHAnsi"/>
                <w:szCs w:val="22"/>
              </w:rPr>
              <w:lastRenderedPageBreak/>
              <w:t>the last 14 digits of the number.</w:t>
            </w:r>
          </w:p>
        </w:tc>
      </w:tr>
    </w:tbl>
    <w:p w14:paraId="31A5F447" w14:textId="42F8286A" w:rsidR="00D8335E" w:rsidRPr="0020440A" w:rsidRDefault="00957994" w:rsidP="00957994">
      <w:pPr>
        <w:pStyle w:val="Caption"/>
        <w:rPr>
          <w:rFonts w:cstheme="minorHAnsi"/>
          <w:b w:val="0"/>
          <w:bCs/>
        </w:rPr>
      </w:pPr>
      <w:r>
        <w:lastRenderedPageBreak/>
        <w:t xml:space="preserve">Table </w:t>
      </w:r>
      <w:r>
        <w:fldChar w:fldCharType="begin"/>
      </w:r>
      <w:r>
        <w:instrText xml:space="preserve"> SEQ Table \* ARABIC </w:instrText>
      </w:r>
      <w:r>
        <w:fldChar w:fldCharType="separate"/>
      </w:r>
      <w:r w:rsidR="00FB29C8">
        <w:t>15</w:t>
      </w:r>
      <w:r>
        <w:fldChar w:fldCharType="end"/>
      </w:r>
      <w:r>
        <w:t xml:space="preserve"> </w:t>
      </w:r>
      <w:r>
        <w:fldChar w:fldCharType="begin"/>
      </w:r>
      <w:r>
        <w:instrText xml:space="preserve"> </w:instrText>
      </w:r>
      <w:r w:rsidRPr="00957994">
        <w:instrText>STYLEREF "Heading 3"</w:instrText>
      </w:r>
      <w:r>
        <w:instrText xml:space="preserve"> </w:instrText>
      </w:r>
      <w:r>
        <w:fldChar w:fldCharType="separate"/>
      </w:r>
      <w:r>
        <w:t>Appendix A.1 - SSB/SGS</w:t>
      </w:r>
      <w:r w:rsidR="006D01EA">
        <w:t xml:space="preserve"> Bonds</w:t>
      </w:r>
      <w:r>
        <w:t>/T-Bills Issuance Calendar File Data Dictionary</w:t>
      </w:r>
      <w:r>
        <w:fldChar w:fldCharType="end"/>
      </w:r>
    </w:p>
    <w:p w14:paraId="0533A28D" w14:textId="77777777" w:rsidR="00D527F7" w:rsidRDefault="00D527F7" w:rsidP="00634352">
      <w:pPr>
        <w:pStyle w:val="Heading3"/>
      </w:pPr>
      <w:bookmarkStart w:id="709" w:name="_Appendix_A.2_-_1"/>
      <w:bookmarkStart w:id="710" w:name="_Toc217999940"/>
      <w:bookmarkEnd w:id="709"/>
      <w:r>
        <w:t>Appendix A.2 - SSB Subscription File Data Dictionary</w:t>
      </w:r>
      <w:bookmarkEnd w:id="636"/>
      <w:bookmarkEnd w:id="637"/>
      <w:bookmarkEnd w:id="710"/>
    </w:p>
    <w:tbl>
      <w:tblPr>
        <w:tblStyle w:val="TableGrid"/>
        <w:tblW w:w="14184" w:type="dxa"/>
        <w:tblLook w:val="04A0" w:firstRow="1" w:lastRow="0" w:firstColumn="1" w:lastColumn="0" w:noHBand="0" w:noVBand="1"/>
      </w:tblPr>
      <w:tblGrid>
        <w:gridCol w:w="644"/>
        <w:gridCol w:w="2882"/>
        <w:gridCol w:w="2458"/>
        <w:gridCol w:w="960"/>
        <w:gridCol w:w="2357"/>
        <w:gridCol w:w="2497"/>
        <w:gridCol w:w="2386"/>
      </w:tblGrid>
      <w:tr w:rsidR="00042F85" w:rsidRPr="00300889" w14:paraId="4FBF4538" w14:textId="77777777" w:rsidTr="00542202">
        <w:tc>
          <w:tcPr>
            <w:tcW w:w="797" w:type="dxa"/>
            <w:shd w:val="clear" w:color="auto" w:fill="D9D9D9" w:themeFill="background1" w:themeFillShade="D9"/>
          </w:tcPr>
          <w:p w14:paraId="35ED5D38" w14:textId="77777777" w:rsidR="00042F85" w:rsidRPr="00300889" w:rsidRDefault="00042F85"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415" w:type="dxa"/>
            <w:shd w:val="clear" w:color="auto" w:fill="D9D9D9" w:themeFill="background1" w:themeFillShade="D9"/>
          </w:tcPr>
          <w:p w14:paraId="6E1DF473" w14:textId="77777777" w:rsidR="00042F85" w:rsidRPr="00300889" w:rsidRDefault="00042F85"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0E37C815" w14:textId="77777777" w:rsidR="00042F85" w:rsidRPr="00300889" w:rsidRDefault="00042F85" w:rsidP="00D023A9">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960" w:type="dxa"/>
            <w:shd w:val="clear" w:color="auto" w:fill="D9D9D9" w:themeFill="background1" w:themeFillShade="D9"/>
          </w:tcPr>
          <w:p w14:paraId="0D037B1D" w14:textId="77777777" w:rsidR="00042F85" w:rsidRDefault="00042F85"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Position From</w:t>
            </w:r>
          </w:p>
        </w:tc>
        <w:tc>
          <w:tcPr>
            <w:tcW w:w="2667" w:type="dxa"/>
            <w:shd w:val="clear" w:color="auto" w:fill="D9D9D9" w:themeFill="background1" w:themeFillShade="D9"/>
          </w:tcPr>
          <w:p w14:paraId="5996C4D3" w14:textId="77777777" w:rsidR="00042F85" w:rsidRPr="00300889" w:rsidRDefault="00042F85"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28" w:type="dxa"/>
            <w:shd w:val="clear" w:color="auto" w:fill="D9D9D9" w:themeFill="background1" w:themeFillShade="D9"/>
          </w:tcPr>
          <w:p w14:paraId="0809C2D3" w14:textId="77777777" w:rsidR="00042F85" w:rsidRPr="00300889" w:rsidRDefault="00042F85"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Validation Rules</w:t>
            </w:r>
          </w:p>
        </w:tc>
        <w:tc>
          <w:tcPr>
            <w:tcW w:w="3000" w:type="dxa"/>
            <w:shd w:val="clear" w:color="auto" w:fill="D9D9D9" w:themeFill="background1" w:themeFillShade="D9"/>
          </w:tcPr>
          <w:p w14:paraId="7983C8E7" w14:textId="77777777" w:rsidR="00042F85" w:rsidRPr="00300889" w:rsidRDefault="00042F85"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042F85" w:rsidRPr="00300889" w14:paraId="51C87315" w14:textId="77777777" w:rsidTr="00542202">
        <w:tc>
          <w:tcPr>
            <w:tcW w:w="797" w:type="dxa"/>
          </w:tcPr>
          <w:p w14:paraId="77CF668F" w14:textId="77777777" w:rsidR="00042F85" w:rsidRPr="00E337FA" w:rsidRDefault="00042F85" w:rsidP="00D023A9">
            <w:pPr>
              <w:rPr>
                <w:lang w:val="en-AU"/>
              </w:rPr>
            </w:pPr>
          </w:p>
        </w:tc>
        <w:tc>
          <w:tcPr>
            <w:tcW w:w="2415" w:type="dxa"/>
          </w:tcPr>
          <w:p w14:paraId="6A9E6765" w14:textId="77777777" w:rsidR="00042F85" w:rsidRPr="00D22339" w:rsidRDefault="00042F85" w:rsidP="00D023A9">
            <w:pPr>
              <w:pStyle w:val="Normalwithspace"/>
              <w:spacing w:before="0"/>
              <w:jc w:val="left"/>
              <w:rPr>
                <w:rFonts w:asciiTheme="minorHAnsi" w:hAnsiTheme="minorHAnsi" w:cstheme="minorHAnsi"/>
                <w:b/>
                <w:bCs/>
                <w:lang w:val="en-AU"/>
              </w:rPr>
            </w:pPr>
            <w:r w:rsidRPr="00D22339">
              <w:rPr>
                <w:rFonts w:asciiTheme="minorHAnsi" w:hAnsiTheme="minorHAnsi" w:cstheme="minorHAnsi"/>
                <w:b/>
                <w:bCs/>
                <w:lang w:val="en-AU"/>
              </w:rPr>
              <w:t>Header Record</w:t>
            </w:r>
          </w:p>
        </w:tc>
        <w:tc>
          <w:tcPr>
            <w:tcW w:w="1417" w:type="dxa"/>
          </w:tcPr>
          <w:p w14:paraId="59F179D0" w14:textId="77777777" w:rsidR="00042F85" w:rsidRPr="00300889" w:rsidRDefault="00042F85" w:rsidP="00D023A9">
            <w:pPr>
              <w:pStyle w:val="Normalwithspace"/>
              <w:spacing w:before="0"/>
              <w:jc w:val="left"/>
              <w:rPr>
                <w:rFonts w:asciiTheme="minorHAnsi" w:hAnsiTheme="minorHAnsi" w:cstheme="minorHAnsi"/>
                <w:lang w:val="en-AU"/>
              </w:rPr>
            </w:pPr>
          </w:p>
        </w:tc>
        <w:tc>
          <w:tcPr>
            <w:tcW w:w="960" w:type="dxa"/>
          </w:tcPr>
          <w:p w14:paraId="1FDAFE86" w14:textId="77777777" w:rsidR="00042F85" w:rsidRPr="00300889" w:rsidRDefault="00042F85" w:rsidP="00D023A9">
            <w:pPr>
              <w:pStyle w:val="Normalwithspace"/>
              <w:spacing w:before="0"/>
              <w:jc w:val="left"/>
              <w:rPr>
                <w:rFonts w:asciiTheme="minorHAnsi" w:hAnsiTheme="minorHAnsi" w:cstheme="minorHAnsi"/>
                <w:lang w:val="en-AU"/>
              </w:rPr>
            </w:pPr>
          </w:p>
        </w:tc>
        <w:tc>
          <w:tcPr>
            <w:tcW w:w="2667" w:type="dxa"/>
          </w:tcPr>
          <w:p w14:paraId="2F632BFA" w14:textId="77777777" w:rsidR="00042F85" w:rsidRPr="00300889" w:rsidRDefault="00042F85" w:rsidP="00D023A9">
            <w:pPr>
              <w:pStyle w:val="Normalwithspace"/>
              <w:spacing w:before="0"/>
              <w:jc w:val="left"/>
              <w:rPr>
                <w:rFonts w:asciiTheme="minorHAnsi" w:hAnsiTheme="minorHAnsi" w:cstheme="minorHAnsi"/>
                <w:lang w:val="en-AU"/>
              </w:rPr>
            </w:pPr>
          </w:p>
        </w:tc>
        <w:tc>
          <w:tcPr>
            <w:tcW w:w="2928" w:type="dxa"/>
          </w:tcPr>
          <w:p w14:paraId="0A9AF2BC" w14:textId="77777777" w:rsidR="00042F85" w:rsidRPr="00300889" w:rsidRDefault="00042F85" w:rsidP="00D023A9">
            <w:pPr>
              <w:pStyle w:val="Normalwithspace"/>
              <w:spacing w:before="0"/>
              <w:jc w:val="left"/>
              <w:rPr>
                <w:rFonts w:asciiTheme="minorHAnsi" w:hAnsiTheme="minorHAnsi" w:cstheme="minorHAnsi"/>
                <w:lang w:val="en-AU"/>
              </w:rPr>
            </w:pPr>
          </w:p>
        </w:tc>
        <w:tc>
          <w:tcPr>
            <w:tcW w:w="3000" w:type="dxa"/>
          </w:tcPr>
          <w:p w14:paraId="755ED2C3" w14:textId="77777777" w:rsidR="00042F85" w:rsidRPr="00300889" w:rsidRDefault="00042F85" w:rsidP="00D023A9">
            <w:pPr>
              <w:pStyle w:val="Normalwithspace"/>
              <w:spacing w:before="0"/>
              <w:jc w:val="left"/>
              <w:rPr>
                <w:rFonts w:asciiTheme="minorHAnsi" w:hAnsiTheme="minorHAnsi" w:cstheme="minorHAnsi"/>
                <w:lang w:val="en-AU"/>
              </w:rPr>
            </w:pPr>
          </w:p>
        </w:tc>
      </w:tr>
      <w:tr w:rsidR="00042F85" w:rsidRPr="005F7CBC" w14:paraId="405DA8C1" w14:textId="77777777" w:rsidTr="00542202">
        <w:tc>
          <w:tcPr>
            <w:tcW w:w="797" w:type="dxa"/>
          </w:tcPr>
          <w:p w14:paraId="11F3CA5E" w14:textId="77777777" w:rsidR="00042F85" w:rsidRPr="00F524AB" w:rsidRDefault="00042F85" w:rsidP="00857344">
            <w:pPr>
              <w:pStyle w:val="ListParagraph"/>
              <w:numPr>
                <w:ilvl w:val="0"/>
                <w:numId w:val="118"/>
              </w:numPr>
            </w:pPr>
          </w:p>
        </w:tc>
        <w:tc>
          <w:tcPr>
            <w:tcW w:w="2415" w:type="dxa"/>
          </w:tcPr>
          <w:p w14:paraId="50A7348A" w14:textId="77777777" w:rsidR="00042F85" w:rsidRPr="00300889" w:rsidRDefault="00042F85"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RECORD_TYPE</w:t>
            </w:r>
          </w:p>
        </w:tc>
        <w:tc>
          <w:tcPr>
            <w:tcW w:w="1417" w:type="dxa"/>
          </w:tcPr>
          <w:p w14:paraId="39977B68" w14:textId="77777777" w:rsidR="00042F85" w:rsidRPr="00300889" w:rsidRDefault="00042F85"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X(10)</w:t>
            </w:r>
          </w:p>
        </w:tc>
        <w:tc>
          <w:tcPr>
            <w:tcW w:w="960" w:type="dxa"/>
          </w:tcPr>
          <w:p w14:paraId="0366267E" w14:textId="77777777" w:rsidR="00042F85" w:rsidRDefault="00042F85" w:rsidP="00D023A9">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67" w:type="dxa"/>
          </w:tcPr>
          <w:p w14:paraId="00DF5DDC" w14:textId="5874C72C" w:rsidR="00042F85" w:rsidRPr="00300889" w:rsidRDefault="00DF3B99" w:rsidP="00D023A9">
            <w:pPr>
              <w:pStyle w:val="Normalwithspace"/>
              <w:spacing w:before="0"/>
              <w:jc w:val="left"/>
              <w:rPr>
                <w:rFonts w:asciiTheme="minorHAnsi" w:hAnsiTheme="minorHAnsi" w:cstheme="minorHAnsi"/>
                <w:lang w:val="en-AU"/>
              </w:rPr>
            </w:pPr>
            <w:r>
              <w:rPr>
                <w:rFonts w:asciiTheme="minorHAnsi" w:hAnsiTheme="minorHAnsi" w:cstheme="minorHAnsi"/>
                <w:szCs w:val="22"/>
                <w:lang w:val="en-AU"/>
              </w:rPr>
              <w:t>Record indicator</w:t>
            </w:r>
          </w:p>
        </w:tc>
        <w:tc>
          <w:tcPr>
            <w:tcW w:w="2928" w:type="dxa"/>
          </w:tcPr>
          <w:p w14:paraId="1420693C" w14:textId="4AAAFD72" w:rsidR="00042F85" w:rsidRDefault="00042F85" w:rsidP="00D023A9">
            <w:pPr>
              <w:pStyle w:val="Normalwithspace"/>
              <w:spacing w:before="0"/>
              <w:jc w:val="left"/>
              <w:rPr>
                <w:rFonts w:asciiTheme="minorHAnsi" w:hAnsiTheme="minorHAnsi" w:cstheme="minorHAnsi"/>
              </w:rPr>
            </w:pPr>
            <w:r>
              <w:rPr>
                <w:rFonts w:asciiTheme="minorHAnsi" w:hAnsiTheme="minorHAnsi" w:cstheme="minorHAnsi"/>
              </w:rPr>
              <w:t>Must be ‘</w:t>
            </w:r>
            <w:r w:rsidRPr="00300889">
              <w:rPr>
                <w:rFonts w:asciiTheme="minorHAnsi" w:hAnsiTheme="minorHAnsi" w:cstheme="minorHAnsi"/>
              </w:rPr>
              <w:t>HHHHHHHHHH</w:t>
            </w:r>
            <w:r>
              <w:rPr>
                <w:rFonts w:asciiTheme="minorHAnsi" w:hAnsiTheme="minorHAnsi" w:cstheme="minorHAnsi"/>
              </w:rPr>
              <w:t>’</w:t>
            </w:r>
            <w:r w:rsidR="00540847">
              <w:rPr>
                <w:rFonts w:asciiTheme="minorHAnsi" w:hAnsiTheme="minorHAnsi" w:cstheme="minorHAnsi"/>
              </w:rPr>
              <w:t xml:space="preserve"> for Header Record</w:t>
            </w:r>
            <w:r>
              <w:rPr>
                <w:rFonts w:asciiTheme="minorHAnsi" w:hAnsiTheme="minorHAnsi" w:cstheme="minorHAnsi"/>
              </w:rPr>
              <w:t>.</w:t>
            </w:r>
          </w:p>
        </w:tc>
        <w:tc>
          <w:tcPr>
            <w:tcW w:w="3000" w:type="dxa"/>
          </w:tcPr>
          <w:p w14:paraId="3A71F1FF" w14:textId="77777777" w:rsidR="00042F85" w:rsidRPr="005F7CBC" w:rsidRDefault="00042F85" w:rsidP="00D023A9">
            <w:pPr>
              <w:pStyle w:val="Normalwithspace"/>
              <w:spacing w:before="0"/>
              <w:jc w:val="left"/>
              <w:rPr>
                <w:rFonts w:asciiTheme="minorHAnsi" w:hAnsiTheme="minorHAnsi" w:cstheme="minorHAnsi"/>
                <w:strike/>
                <w:lang w:val="en-AU"/>
              </w:rPr>
            </w:pPr>
          </w:p>
        </w:tc>
      </w:tr>
      <w:tr w:rsidR="00042F85" w:rsidRPr="005F7CBC" w14:paraId="13007481" w14:textId="77777777" w:rsidTr="00542202">
        <w:tc>
          <w:tcPr>
            <w:tcW w:w="797" w:type="dxa"/>
          </w:tcPr>
          <w:p w14:paraId="3B75D89A" w14:textId="77777777" w:rsidR="00042F85" w:rsidRPr="00F524AB" w:rsidRDefault="00042F85" w:rsidP="00D21035">
            <w:pPr>
              <w:pStyle w:val="ListParagraph"/>
            </w:pPr>
          </w:p>
        </w:tc>
        <w:tc>
          <w:tcPr>
            <w:tcW w:w="2415" w:type="dxa"/>
          </w:tcPr>
          <w:p w14:paraId="33035F91" w14:textId="25444182" w:rsidR="00042F85" w:rsidRPr="00300889" w:rsidRDefault="00042F85" w:rsidP="00042F85">
            <w:pPr>
              <w:pStyle w:val="Normalwithspace"/>
              <w:spacing w:before="0"/>
              <w:jc w:val="left"/>
              <w:rPr>
                <w:rFonts w:asciiTheme="minorHAnsi" w:hAnsiTheme="minorHAnsi" w:cstheme="minorHAnsi"/>
              </w:rPr>
            </w:pPr>
            <w:r w:rsidRPr="00E06696">
              <w:rPr>
                <w:rFonts w:asciiTheme="minorHAnsi" w:hAnsiTheme="minorHAnsi" w:cstheme="minorHAnsi"/>
                <w:szCs w:val="22"/>
              </w:rPr>
              <w:t>FILE_TYPE</w:t>
            </w:r>
          </w:p>
        </w:tc>
        <w:tc>
          <w:tcPr>
            <w:tcW w:w="1417" w:type="dxa"/>
          </w:tcPr>
          <w:p w14:paraId="23760C6D" w14:textId="4691D3A5" w:rsidR="00042F85" w:rsidRPr="00300889" w:rsidRDefault="00042F85" w:rsidP="00042F85">
            <w:pPr>
              <w:pStyle w:val="Normalwithspace"/>
              <w:spacing w:before="0"/>
              <w:jc w:val="left"/>
              <w:rPr>
                <w:rFonts w:asciiTheme="minorHAnsi" w:hAnsiTheme="minorHAnsi" w:cstheme="minorHAnsi"/>
              </w:rPr>
            </w:pPr>
            <w:r w:rsidRPr="00E06696">
              <w:rPr>
                <w:rFonts w:asciiTheme="minorHAnsi" w:hAnsiTheme="minorHAnsi" w:cstheme="minorHAnsi"/>
                <w:szCs w:val="22"/>
              </w:rPr>
              <w:t>X(3)</w:t>
            </w:r>
          </w:p>
        </w:tc>
        <w:tc>
          <w:tcPr>
            <w:tcW w:w="960" w:type="dxa"/>
          </w:tcPr>
          <w:p w14:paraId="02C787C5" w14:textId="7EDED90B" w:rsidR="00042F85" w:rsidRDefault="002A2B47"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667" w:type="dxa"/>
          </w:tcPr>
          <w:p w14:paraId="3BB03FB2" w14:textId="63713C5A" w:rsidR="00042F85" w:rsidRDefault="00042F85"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rPr>
              <w:t xml:space="preserve">File type indicator </w:t>
            </w:r>
          </w:p>
        </w:tc>
        <w:tc>
          <w:tcPr>
            <w:tcW w:w="2928" w:type="dxa"/>
          </w:tcPr>
          <w:p w14:paraId="7388732B" w14:textId="0A25399E" w:rsidR="00042F85" w:rsidRDefault="00042F85" w:rsidP="00042F85">
            <w:pPr>
              <w:pStyle w:val="Normalwithspace"/>
              <w:spacing w:before="0"/>
              <w:jc w:val="left"/>
              <w:rPr>
                <w:rFonts w:asciiTheme="minorHAnsi" w:hAnsiTheme="minorHAnsi" w:cstheme="minorHAnsi"/>
              </w:rPr>
            </w:pPr>
            <w:r>
              <w:rPr>
                <w:rFonts w:asciiTheme="minorHAnsi" w:hAnsiTheme="minorHAnsi" w:cstheme="minorHAnsi"/>
                <w:szCs w:val="22"/>
              </w:rPr>
              <w:t>Must be ‘AP1’ or ‘AP3’.</w:t>
            </w:r>
          </w:p>
        </w:tc>
        <w:tc>
          <w:tcPr>
            <w:tcW w:w="3000" w:type="dxa"/>
          </w:tcPr>
          <w:p w14:paraId="51200B9C" w14:textId="77777777" w:rsidR="00042F85" w:rsidRPr="00E06696" w:rsidRDefault="00042F85" w:rsidP="00042F85">
            <w:pPr>
              <w:jc w:val="left"/>
              <w:rPr>
                <w:rFonts w:asciiTheme="minorHAnsi" w:hAnsiTheme="minorHAnsi" w:cstheme="minorHAnsi"/>
                <w:szCs w:val="22"/>
              </w:rPr>
            </w:pPr>
            <w:r w:rsidRPr="00E06696">
              <w:rPr>
                <w:rFonts w:asciiTheme="minorHAnsi" w:hAnsiTheme="minorHAnsi" w:cstheme="minorHAnsi"/>
                <w:szCs w:val="22"/>
              </w:rPr>
              <w:t>AP1 – Subscription for CASH</w:t>
            </w:r>
          </w:p>
          <w:p w14:paraId="54B731DB" w14:textId="669D6EBA" w:rsidR="00042F85" w:rsidRPr="005F7CBC" w:rsidRDefault="00042F85" w:rsidP="00042F85">
            <w:pPr>
              <w:pStyle w:val="Normalwithspace"/>
              <w:spacing w:before="0"/>
              <w:jc w:val="left"/>
              <w:rPr>
                <w:rFonts w:asciiTheme="minorHAnsi" w:hAnsiTheme="minorHAnsi" w:cstheme="minorHAnsi"/>
                <w:strike/>
                <w:lang w:val="en-AU"/>
              </w:rPr>
            </w:pPr>
            <w:r w:rsidRPr="00E06696">
              <w:rPr>
                <w:rFonts w:asciiTheme="minorHAnsi" w:hAnsiTheme="minorHAnsi" w:cstheme="minorHAnsi"/>
                <w:szCs w:val="22"/>
              </w:rPr>
              <w:t>AP3 – Subscription for SRS</w:t>
            </w:r>
          </w:p>
        </w:tc>
      </w:tr>
      <w:tr w:rsidR="00042F85" w:rsidRPr="005F7CBC" w14:paraId="30FB02A3" w14:textId="77777777" w:rsidTr="00542202">
        <w:tc>
          <w:tcPr>
            <w:tcW w:w="797" w:type="dxa"/>
          </w:tcPr>
          <w:p w14:paraId="3A1541DF" w14:textId="77777777" w:rsidR="00042F85" w:rsidRPr="00F524AB" w:rsidRDefault="00042F85" w:rsidP="00D21035">
            <w:pPr>
              <w:pStyle w:val="ListParagraph"/>
            </w:pPr>
          </w:p>
        </w:tc>
        <w:tc>
          <w:tcPr>
            <w:tcW w:w="2415" w:type="dxa"/>
          </w:tcPr>
          <w:p w14:paraId="5C8CD842" w14:textId="28A0EE06"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PRI_DLR_CODE</w:t>
            </w:r>
          </w:p>
        </w:tc>
        <w:tc>
          <w:tcPr>
            <w:tcW w:w="1417" w:type="dxa"/>
          </w:tcPr>
          <w:p w14:paraId="22514A6C" w14:textId="40D8289B"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9(4)</w:t>
            </w:r>
          </w:p>
        </w:tc>
        <w:tc>
          <w:tcPr>
            <w:tcW w:w="960" w:type="dxa"/>
          </w:tcPr>
          <w:p w14:paraId="23A0E109" w14:textId="53CE8173"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14</w:t>
            </w:r>
          </w:p>
        </w:tc>
        <w:tc>
          <w:tcPr>
            <w:tcW w:w="2667" w:type="dxa"/>
          </w:tcPr>
          <w:p w14:paraId="6DE5DAE7" w14:textId="3F9AA6A3" w:rsidR="00042F85" w:rsidRDefault="00042F85" w:rsidP="00042F85">
            <w:pPr>
              <w:pStyle w:val="Normalwithspace"/>
              <w:spacing w:before="0"/>
              <w:jc w:val="left"/>
              <w:rPr>
                <w:rFonts w:asciiTheme="minorHAnsi" w:hAnsiTheme="minorHAnsi" w:cstheme="minorHAnsi"/>
                <w:szCs w:val="22"/>
              </w:rPr>
            </w:pPr>
            <w:r>
              <w:rPr>
                <w:rFonts w:asciiTheme="minorHAnsi" w:hAnsiTheme="minorHAnsi" w:cstheme="minorHAnsi"/>
                <w:szCs w:val="22"/>
              </w:rPr>
              <w:t>Primary dealer code</w:t>
            </w:r>
          </w:p>
        </w:tc>
        <w:tc>
          <w:tcPr>
            <w:tcW w:w="2928" w:type="dxa"/>
          </w:tcPr>
          <w:p w14:paraId="260BB872" w14:textId="28F2C661" w:rsidR="00D966A1" w:rsidRDefault="00042F85" w:rsidP="00042F85">
            <w:pPr>
              <w:pStyle w:val="Normalwithspace"/>
              <w:spacing w:before="0"/>
              <w:jc w:val="left"/>
              <w:rPr>
                <w:rFonts w:asciiTheme="minorHAnsi" w:hAnsiTheme="minorHAnsi" w:cstheme="minorHAnsi"/>
                <w:szCs w:val="22"/>
              </w:rPr>
            </w:pPr>
            <w:r>
              <w:rPr>
                <w:rFonts w:asciiTheme="minorHAnsi" w:hAnsiTheme="minorHAnsi" w:cstheme="minorHAnsi"/>
                <w:szCs w:val="22"/>
              </w:rPr>
              <w:t>Must be a valid 4-digit bank code.</w:t>
            </w:r>
          </w:p>
        </w:tc>
        <w:tc>
          <w:tcPr>
            <w:tcW w:w="3000" w:type="dxa"/>
          </w:tcPr>
          <w:p w14:paraId="2AAFAFE1" w14:textId="77777777" w:rsidR="00042F85" w:rsidRPr="00E06696" w:rsidRDefault="00042F85" w:rsidP="00042F85">
            <w:pPr>
              <w:jc w:val="left"/>
              <w:rPr>
                <w:rFonts w:asciiTheme="minorHAnsi" w:hAnsiTheme="minorHAnsi" w:cstheme="minorHAnsi"/>
                <w:szCs w:val="22"/>
              </w:rPr>
            </w:pPr>
          </w:p>
        </w:tc>
      </w:tr>
      <w:tr w:rsidR="00042F85" w:rsidRPr="005F7CBC" w14:paraId="541ABA67" w14:textId="77777777" w:rsidTr="00542202">
        <w:tc>
          <w:tcPr>
            <w:tcW w:w="797" w:type="dxa"/>
          </w:tcPr>
          <w:p w14:paraId="6DA8F5DC" w14:textId="77777777" w:rsidR="00042F85" w:rsidRPr="00F524AB" w:rsidRDefault="00042F85" w:rsidP="00D21035">
            <w:pPr>
              <w:pStyle w:val="ListParagraph"/>
            </w:pPr>
          </w:p>
        </w:tc>
        <w:tc>
          <w:tcPr>
            <w:tcW w:w="2415" w:type="dxa"/>
          </w:tcPr>
          <w:p w14:paraId="05ECF528" w14:textId="206DDF28"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BANK_NAME</w:t>
            </w:r>
          </w:p>
        </w:tc>
        <w:tc>
          <w:tcPr>
            <w:tcW w:w="1417" w:type="dxa"/>
          </w:tcPr>
          <w:p w14:paraId="6E85B94C" w14:textId="3216BDED"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X(20)</w:t>
            </w:r>
          </w:p>
        </w:tc>
        <w:tc>
          <w:tcPr>
            <w:tcW w:w="960" w:type="dxa"/>
          </w:tcPr>
          <w:p w14:paraId="1B229A8A" w14:textId="5F8782B7"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18</w:t>
            </w:r>
          </w:p>
        </w:tc>
        <w:tc>
          <w:tcPr>
            <w:tcW w:w="2667" w:type="dxa"/>
          </w:tcPr>
          <w:p w14:paraId="198F526A" w14:textId="2D80F003" w:rsidR="00042F85" w:rsidRDefault="00042F85" w:rsidP="00042F85">
            <w:pPr>
              <w:pStyle w:val="Normalwithspace"/>
              <w:spacing w:before="0"/>
              <w:jc w:val="left"/>
              <w:rPr>
                <w:rFonts w:asciiTheme="minorHAnsi" w:hAnsiTheme="minorHAnsi" w:cstheme="minorHAnsi"/>
                <w:szCs w:val="22"/>
              </w:rPr>
            </w:pPr>
            <w:r>
              <w:rPr>
                <w:rFonts w:asciiTheme="minorHAnsi" w:hAnsiTheme="minorHAnsi" w:cstheme="minorHAnsi"/>
                <w:szCs w:val="22"/>
              </w:rPr>
              <w:t>Bank’s name</w:t>
            </w:r>
          </w:p>
        </w:tc>
        <w:tc>
          <w:tcPr>
            <w:tcW w:w="2928" w:type="dxa"/>
          </w:tcPr>
          <w:p w14:paraId="2A595B6A" w14:textId="46845E6F" w:rsidR="00042F85" w:rsidRDefault="00042F85" w:rsidP="00042F85">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0" w:type="dxa"/>
          </w:tcPr>
          <w:p w14:paraId="4114C01C" w14:textId="107CC23B" w:rsidR="00042F85" w:rsidRPr="00E06696" w:rsidRDefault="00857A1D" w:rsidP="00042F85">
            <w:pPr>
              <w:jc w:val="left"/>
              <w:rPr>
                <w:rFonts w:asciiTheme="minorHAnsi" w:hAnsiTheme="minorHAnsi" w:cstheme="minorHAnsi"/>
                <w:szCs w:val="22"/>
              </w:rPr>
            </w:pPr>
            <w:ins w:id="711" w:author="Yichen GU from.TOPPAN (MAS)" w:date="2026-01-16T14:09:00Z" w16du:dateUtc="2026-01-16T06:09:00Z">
              <w:r>
                <w:rPr>
                  <w:rFonts w:asciiTheme="minorHAnsi" w:hAnsiTheme="minorHAnsi" w:cstheme="minorHAnsi"/>
                  <w:szCs w:val="22"/>
                </w:rPr>
                <w:t>Allows special characters.</w:t>
              </w:r>
            </w:ins>
            <w:ins w:id="712" w:author="Yichen GU from.TOPPAN (MAS)" w:date="2026-01-16T14:08:00Z" w16du:dateUtc="2026-01-16T06:08:00Z">
              <w:r>
                <w:rPr>
                  <w:rFonts w:asciiTheme="minorHAnsi" w:hAnsiTheme="minorHAnsi" w:cstheme="minorHAnsi"/>
                  <w:szCs w:val="22"/>
                </w:rPr>
                <w:t xml:space="preserve"> </w:t>
              </w:r>
            </w:ins>
          </w:p>
        </w:tc>
      </w:tr>
      <w:tr w:rsidR="00042F85" w:rsidRPr="005F7CBC" w14:paraId="30A18D49" w14:textId="77777777" w:rsidTr="00542202">
        <w:tc>
          <w:tcPr>
            <w:tcW w:w="797" w:type="dxa"/>
          </w:tcPr>
          <w:p w14:paraId="15D2CE64" w14:textId="77777777" w:rsidR="00042F85" w:rsidRPr="00F524AB" w:rsidRDefault="00042F85" w:rsidP="00D21035">
            <w:pPr>
              <w:pStyle w:val="ListParagraph"/>
            </w:pPr>
          </w:p>
        </w:tc>
        <w:tc>
          <w:tcPr>
            <w:tcW w:w="2415" w:type="dxa"/>
          </w:tcPr>
          <w:p w14:paraId="53448F65" w14:textId="40B5EF34"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PROCESSING_DATE</w:t>
            </w:r>
          </w:p>
        </w:tc>
        <w:tc>
          <w:tcPr>
            <w:tcW w:w="1417" w:type="dxa"/>
          </w:tcPr>
          <w:p w14:paraId="083DF0F5" w14:textId="1EA674E2"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9(8)</w:t>
            </w:r>
          </w:p>
        </w:tc>
        <w:tc>
          <w:tcPr>
            <w:tcW w:w="960" w:type="dxa"/>
          </w:tcPr>
          <w:p w14:paraId="4B51A39F" w14:textId="558E742B"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38</w:t>
            </w:r>
          </w:p>
        </w:tc>
        <w:tc>
          <w:tcPr>
            <w:tcW w:w="2667" w:type="dxa"/>
          </w:tcPr>
          <w:p w14:paraId="15FEE295" w14:textId="72DED784" w:rsidR="00042F85" w:rsidRDefault="00042F85" w:rsidP="00042F85">
            <w:pPr>
              <w:pStyle w:val="Normalwithspace"/>
              <w:spacing w:before="0"/>
              <w:jc w:val="left"/>
              <w:rPr>
                <w:rFonts w:asciiTheme="minorHAnsi" w:hAnsiTheme="minorHAnsi" w:cstheme="minorHAnsi"/>
                <w:szCs w:val="22"/>
              </w:rPr>
            </w:pPr>
            <w:r>
              <w:rPr>
                <w:rFonts w:asciiTheme="minorHAnsi" w:hAnsiTheme="minorHAnsi" w:cstheme="minorHAnsi"/>
                <w:szCs w:val="22"/>
              </w:rPr>
              <w:t>Date of file generation</w:t>
            </w:r>
          </w:p>
        </w:tc>
        <w:tc>
          <w:tcPr>
            <w:tcW w:w="2928" w:type="dxa"/>
          </w:tcPr>
          <w:p w14:paraId="6E471D1B" w14:textId="69FEE5DA" w:rsidR="00042F85" w:rsidRDefault="00042F85" w:rsidP="00042F85">
            <w:pPr>
              <w:pStyle w:val="Normalwithspace"/>
              <w:spacing w:before="0"/>
              <w:jc w:val="left"/>
              <w:rPr>
                <w:rFonts w:asciiTheme="minorHAnsi" w:hAnsiTheme="minorHAnsi" w:cstheme="minorHAnsi"/>
                <w:szCs w:val="22"/>
              </w:rPr>
            </w:pPr>
            <w:r>
              <w:rPr>
                <w:rFonts w:asciiTheme="minorHAnsi" w:hAnsiTheme="minorHAnsi" w:cstheme="minorHAnsi"/>
              </w:rPr>
              <w:t>Must be a valid date in YYYYMMDD format and must not be a future date.</w:t>
            </w:r>
          </w:p>
        </w:tc>
        <w:tc>
          <w:tcPr>
            <w:tcW w:w="3000" w:type="dxa"/>
          </w:tcPr>
          <w:p w14:paraId="393490BE" w14:textId="77777777" w:rsidR="00042F85" w:rsidRPr="00E06696" w:rsidRDefault="00042F85" w:rsidP="00042F85">
            <w:pPr>
              <w:jc w:val="left"/>
              <w:rPr>
                <w:rFonts w:asciiTheme="minorHAnsi" w:hAnsiTheme="minorHAnsi" w:cstheme="minorHAnsi"/>
                <w:szCs w:val="22"/>
              </w:rPr>
            </w:pPr>
          </w:p>
        </w:tc>
      </w:tr>
      <w:tr w:rsidR="00042F85" w:rsidRPr="005F7CBC" w14:paraId="5549FF39" w14:textId="77777777" w:rsidTr="00542202">
        <w:tc>
          <w:tcPr>
            <w:tcW w:w="797" w:type="dxa"/>
          </w:tcPr>
          <w:p w14:paraId="323B301C" w14:textId="77777777" w:rsidR="00042F85" w:rsidRPr="00425869" w:rsidRDefault="00042F85" w:rsidP="00425869">
            <w:pPr>
              <w:ind w:left="720"/>
              <w:rPr>
                <w:lang w:val="en-AU"/>
              </w:rPr>
            </w:pPr>
          </w:p>
        </w:tc>
        <w:tc>
          <w:tcPr>
            <w:tcW w:w="2415" w:type="dxa"/>
          </w:tcPr>
          <w:p w14:paraId="23B171AC" w14:textId="6675E561" w:rsidR="00042F85" w:rsidRPr="00E06696" w:rsidRDefault="00042F85" w:rsidP="00042F85">
            <w:pPr>
              <w:pStyle w:val="Normalwithspace"/>
              <w:spacing w:before="0"/>
              <w:jc w:val="left"/>
              <w:rPr>
                <w:rFonts w:asciiTheme="minorHAnsi" w:hAnsiTheme="minorHAnsi" w:cstheme="minorHAnsi"/>
                <w:szCs w:val="22"/>
              </w:rPr>
            </w:pPr>
            <w:r w:rsidRPr="00924841">
              <w:rPr>
                <w:rFonts w:asciiTheme="minorHAnsi" w:hAnsiTheme="minorHAnsi" w:cstheme="minorHAnsi"/>
                <w:b/>
                <w:bCs/>
                <w:szCs w:val="22"/>
              </w:rPr>
              <w:t>Detail Header</w:t>
            </w:r>
            <w:r w:rsidR="000D5A19">
              <w:rPr>
                <w:rFonts w:asciiTheme="minorHAnsi" w:hAnsiTheme="minorHAnsi" w:cstheme="minorHAnsi"/>
                <w:b/>
                <w:bCs/>
                <w:szCs w:val="22"/>
              </w:rPr>
              <w:t xml:space="preserve"> Record</w:t>
            </w:r>
          </w:p>
        </w:tc>
        <w:tc>
          <w:tcPr>
            <w:tcW w:w="1417" w:type="dxa"/>
          </w:tcPr>
          <w:p w14:paraId="6962A29B" w14:textId="77777777" w:rsidR="00042F85" w:rsidRPr="00E06696" w:rsidRDefault="00042F85" w:rsidP="00042F85">
            <w:pPr>
              <w:pStyle w:val="Normalwithspace"/>
              <w:spacing w:before="0"/>
              <w:jc w:val="left"/>
              <w:rPr>
                <w:rFonts w:asciiTheme="minorHAnsi" w:hAnsiTheme="minorHAnsi" w:cstheme="minorHAnsi"/>
                <w:szCs w:val="22"/>
              </w:rPr>
            </w:pPr>
          </w:p>
        </w:tc>
        <w:tc>
          <w:tcPr>
            <w:tcW w:w="960" w:type="dxa"/>
          </w:tcPr>
          <w:p w14:paraId="08050D52" w14:textId="77777777" w:rsidR="00042F85" w:rsidRDefault="00042F85" w:rsidP="00042F85">
            <w:pPr>
              <w:pStyle w:val="Normalwithspace"/>
              <w:spacing w:before="0"/>
              <w:jc w:val="left"/>
              <w:rPr>
                <w:rFonts w:asciiTheme="minorHAnsi" w:hAnsiTheme="minorHAnsi" w:cstheme="minorHAnsi"/>
                <w:szCs w:val="22"/>
                <w:lang w:val="en-AU"/>
              </w:rPr>
            </w:pPr>
          </w:p>
        </w:tc>
        <w:tc>
          <w:tcPr>
            <w:tcW w:w="2667" w:type="dxa"/>
          </w:tcPr>
          <w:p w14:paraId="44DCC3AD" w14:textId="77777777" w:rsidR="00042F85" w:rsidRDefault="00042F85" w:rsidP="00042F85">
            <w:pPr>
              <w:pStyle w:val="Normalwithspace"/>
              <w:spacing w:before="0"/>
              <w:jc w:val="left"/>
              <w:rPr>
                <w:rFonts w:asciiTheme="minorHAnsi" w:hAnsiTheme="minorHAnsi" w:cstheme="minorHAnsi"/>
                <w:szCs w:val="22"/>
              </w:rPr>
            </w:pPr>
          </w:p>
        </w:tc>
        <w:tc>
          <w:tcPr>
            <w:tcW w:w="2928" w:type="dxa"/>
          </w:tcPr>
          <w:p w14:paraId="644BA939" w14:textId="77777777" w:rsidR="00042F85" w:rsidRDefault="00042F85" w:rsidP="00042F85">
            <w:pPr>
              <w:pStyle w:val="Normalwithspace"/>
              <w:spacing w:before="0"/>
              <w:jc w:val="left"/>
              <w:rPr>
                <w:rFonts w:asciiTheme="minorHAnsi" w:hAnsiTheme="minorHAnsi" w:cstheme="minorHAnsi"/>
              </w:rPr>
            </w:pPr>
          </w:p>
        </w:tc>
        <w:tc>
          <w:tcPr>
            <w:tcW w:w="3000" w:type="dxa"/>
          </w:tcPr>
          <w:p w14:paraId="45A7E6B1" w14:textId="77777777" w:rsidR="00042F85" w:rsidRPr="00E06696" w:rsidRDefault="00042F85" w:rsidP="00042F85">
            <w:pPr>
              <w:jc w:val="left"/>
              <w:rPr>
                <w:rFonts w:asciiTheme="minorHAnsi" w:hAnsiTheme="minorHAnsi" w:cstheme="minorHAnsi"/>
                <w:szCs w:val="22"/>
              </w:rPr>
            </w:pPr>
          </w:p>
        </w:tc>
      </w:tr>
      <w:tr w:rsidR="00042F85" w:rsidRPr="005F7CBC" w14:paraId="3FA8F14C" w14:textId="77777777" w:rsidTr="00542202">
        <w:tc>
          <w:tcPr>
            <w:tcW w:w="797" w:type="dxa"/>
          </w:tcPr>
          <w:p w14:paraId="02EB18A7" w14:textId="77777777" w:rsidR="00042F85" w:rsidRPr="00F524AB" w:rsidRDefault="00042F85" w:rsidP="00D21035">
            <w:pPr>
              <w:pStyle w:val="ListParagraph"/>
            </w:pPr>
          </w:p>
        </w:tc>
        <w:tc>
          <w:tcPr>
            <w:tcW w:w="2415" w:type="dxa"/>
          </w:tcPr>
          <w:p w14:paraId="101D6901" w14:textId="4F3DC919" w:rsidR="00042F85" w:rsidRPr="00924841" w:rsidRDefault="00042F85" w:rsidP="00042F85">
            <w:pPr>
              <w:pStyle w:val="Normalwithspace"/>
              <w:spacing w:before="0"/>
              <w:jc w:val="left"/>
              <w:rPr>
                <w:rFonts w:asciiTheme="minorHAnsi" w:hAnsiTheme="minorHAnsi" w:cstheme="minorHAnsi"/>
                <w:b/>
                <w:bCs/>
                <w:szCs w:val="22"/>
              </w:rPr>
            </w:pPr>
            <w:r w:rsidRPr="00E06696">
              <w:rPr>
                <w:rFonts w:asciiTheme="minorHAnsi" w:hAnsiTheme="minorHAnsi" w:cstheme="minorHAnsi"/>
                <w:szCs w:val="22"/>
              </w:rPr>
              <w:t>RECORD_TYPE</w:t>
            </w:r>
          </w:p>
        </w:tc>
        <w:tc>
          <w:tcPr>
            <w:tcW w:w="1417" w:type="dxa"/>
          </w:tcPr>
          <w:p w14:paraId="535216E4" w14:textId="1058B1C8"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X(10)</w:t>
            </w:r>
          </w:p>
        </w:tc>
        <w:tc>
          <w:tcPr>
            <w:tcW w:w="960" w:type="dxa"/>
          </w:tcPr>
          <w:p w14:paraId="0F451D45" w14:textId="550B8A22"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67" w:type="dxa"/>
          </w:tcPr>
          <w:p w14:paraId="69809DE1" w14:textId="6D72640A" w:rsidR="00042F85" w:rsidRDefault="00DF3B99" w:rsidP="00042F85">
            <w:pPr>
              <w:pStyle w:val="Normalwithspace"/>
              <w:spacing w:before="0"/>
              <w:jc w:val="left"/>
              <w:rPr>
                <w:rFonts w:asciiTheme="minorHAnsi" w:hAnsiTheme="minorHAnsi" w:cstheme="minorHAnsi"/>
                <w:szCs w:val="22"/>
              </w:rPr>
            </w:pPr>
            <w:r>
              <w:rPr>
                <w:rFonts w:asciiTheme="minorHAnsi" w:hAnsiTheme="minorHAnsi" w:cstheme="minorHAnsi"/>
                <w:szCs w:val="22"/>
                <w:lang w:val="en-AU"/>
              </w:rPr>
              <w:t>Record indicator</w:t>
            </w:r>
          </w:p>
        </w:tc>
        <w:tc>
          <w:tcPr>
            <w:tcW w:w="2928" w:type="dxa"/>
          </w:tcPr>
          <w:p w14:paraId="0635BB53" w14:textId="645F730F" w:rsidR="00042F85" w:rsidRDefault="00042F85" w:rsidP="00042F85">
            <w:pPr>
              <w:pStyle w:val="Normalwithspace"/>
              <w:spacing w:before="0"/>
              <w:jc w:val="left"/>
              <w:rPr>
                <w:rFonts w:asciiTheme="minorHAnsi" w:hAnsiTheme="minorHAnsi" w:cstheme="minorHAnsi"/>
              </w:rPr>
            </w:pPr>
            <w:r>
              <w:rPr>
                <w:rFonts w:asciiTheme="minorHAnsi" w:hAnsiTheme="minorHAnsi" w:cstheme="minorHAnsi"/>
                <w:szCs w:val="22"/>
              </w:rPr>
              <w:t>Must be ‘</w:t>
            </w:r>
            <w:r w:rsidRPr="00E06696">
              <w:rPr>
                <w:rFonts w:asciiTheme="minorHAnsi" w:hAnsiTheme="minorHAnsi" w:cstheme="minorHAnsi"/>
                <w:szCs w:val="22"/>
              </w:rPr>
              <w:t>BBBBBBBBBB</w:t>
            </w:r>
            <w:r>
              <w:rPr>
                <w:rFonts w:asciiTheme="minorHAnsi" w:hAnsiTheme="minorHAnsi" w:cstheme="minorHAnsi"/>
                <w:szCs w:val="22"/>
              </w:rPr>
              <w:t>’</w:t>
            </w:r>
            <w:r w:rsidR="006F6D28">
              <w:rPr>
                <w:rFonts w:asciiTheme="minorHAnsi" w:hAnsiTheme="minorHAnsi" w:cstheme="minorHAnsi"/>
                <w:szCs w:val="22"/>
              </w:rPr>
              <w:t xml:space="preserve"> for </w:t>
            </w:r>
            <w:r w:rsidR="00164A0E">
              <w:rPr>
                <w:rFonts w:asciiTheme="minorHAnsi" w:hAnsiTheme="minorHAnsi" w:cstheme="minorHAnsi"/>
                <w:szCs w:val="22"/>
              </w:rPr>
              <w:t>Detail Header</w:t>
            </w:r>
            <w:r w:rsidR="006F6D28">
              <w:rPr>
                <w:rFonts w:asciiTheme="minorHAnsi" w:hAnsiTheme="minorHAnsi" w:cstheme="minorHAnsi"/>
                <w:szCs w:val="22"/>
              </w:rPr>
              <w:t xml:space="preserve"> Record</w:t>
            </w:r>
            <w:r>
              <w:rPr>
                <w:rFonts w:asciiTheme="minorHAnsi" w:hAnsiTheme="minorHAnsi" w:cstheme="minorHAnsi"/>
                <w:szCs w:val="22"/>
              </w:rPr>
              <w:t>.</w:t>
            </w:r>
          </w:p>
        </w:tc>
        <w:tc>
          <w:tcPr>
            <w:tcW w:w="3000" w:type="dxa"/>
          </w:tcPr>
          <w:p w14:paraId="566018EC" w14:textId="77777777" w:rsidR="00042F85" w:rsidRPr="00E06696" w:rsidRDefault="00042F85" w:rsidP="00042F85">
            <w:pPr>
              <w:jc w:val="left"/>
              <w:rPr>
                <w:rFonts w:asciiTheme="minorHAnsi" w:hAnsiTheme="minorHAnsi" w:cstheme="minorHAnsi"/>
                <w:szCs w:val="22"/>
              </w:rPr>
            </w:pPr>
          </w:p>
        </w:tc>
      </w:tr>
      <w:tr w:rsidR="00042F85" w:rsidRPr="005F7CBC" w14:paraId="78D1F42F" w14:textId="77777777" w:rsidTr="00542202">
        <w:tc>
          <w:tcPr>
            <w:tcW w:w="797" w:type="dxa"/>
          </w:tcPr>
          <w:p w14:paraId="3B2A3743" w14:textId="77777777" w:rsidR="00042F85" w:rsidRPr="00F524AB" w:rsidRDefault="00042F85" w:rsidP="00D21035">
            <w:pPr>
              <w:pStyle w:val="ListParagraph"/>
            </w:pPr>
          </w:p>
        </w:tc>
        <w:tc>
          <w:tcPr>
            <w:tcW w:w="2415" w:type="dxa"/>
          </w:tcPr>
          <w:p w14:paraId="5D96D789" w14:textId="29919F65"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ISSUE_CODE</w:t>
            </w:r>
          </w:p>
        </w:tc>
        <w:tc>
          <w:tcPr>
            <w:tcW w:w="1417" w:type="dxa"/>
          </w:tcPr>
          <w:p w14:paraId="7ED78692" w14:textId="529CA3F5"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X(8)</w:t>
            </w:r>
          </w:p>
        </w:tc>
        <w:tc>
          <w:tcPr>
            <w:tcW w:w="960" w:type="dxa"/>
          </w:tcPr>
          <w:p w14:paraId="2D528D25" w14:textId="5DACE1A0"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667" w:type="dxa"/>
          </w:tcPr>
          <w:p w14:paraId="52FD92E4" w14:textId="3B534A10" w:rsidR="00042F85"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Issue code</w:t>
            </w:r>
            <w:r w:rsidR="00C02D53">
              <w:rPr>
                <w:rFonts w:asciiTheme="minorHAnsi" w:hAnsiTheme="minorHAnsi" w:cstheme="minorHAnsi"/>
                <w:szCs w:val="22"/>
              </w:rPr>
              <w:t xml:space="preserve"> of SSB</w:t>
            </w:r>
          </w:p>
        </w:tc>
        <w:tc>
          <w:tcPr>
            <w:tcW w:w="2928" w:type="dxa"/>
          </w:tcPr>
          <w:p w14:paraId="758E1EE3" w14:textId="600DC6BD"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 xml:space="preserve">Must match a valid </w:t>
            </w:r>
            <w:commentRangeStart w:id="713"/>
            <w:commentRangeStart w:id="714"/>
            <w:r>
              <w:rPr>
                <w:rFonts w:asciiTheme="minorHAnsi" w:hAnsiTheme="minorHAnsi" w:cstheme="minorHAnsi"/>
                <w:szCs w:val="22"/>
              </w:rPr>
              <w:t xml:space="preserve">issue code </w:t>
            </w:r>
            <w:commentRangeEnd w:id="713"/>
            <w:r w:rsidR="004631E8">
              <w:rPr>
                <w:rStyle w:val="CommentReference"/>
                <w:lang w:val="en-US"/>
              </w:rPr>
              <w:commentReference w:id="713"/>
            </w:r>
            <w:commentRangeEnd w:id="714"/>
            <w:r w:rsidR="003E2561">
              <w:rPr>
                <w:rStyle w:val="CommentReference"/>
                <w:lang w:val="en-US"/>
              </w:rPr>
              <w:commentReference w:id="714"/>
            </w:r>
            <w:r>
              <w:rPr>
                <w:rFonts w:asciiTheme="minorHAnsi" w:hAnsiTheme="minorHAnsi" w:cstheme="minorHAnsi"/>
                <w:szCs w:val="22"/>
              </w:rPr>
              <w:t>in OMEGA</w:t>
            </w:r>
            <w:r w:rsidR="00BD3171">
              <w:rPr>
                <w:rFonts w:asciiTheme="minorHAnsi" w:hAnsiTheme="minorHAnsi" w:cstheme="minorHAnsi"/>
                <w:szCs w:val="22"/>
              </w:rPr>
              <w:t xml:space="preserve"> and its subscription window must be currently open</w:t>
            </w:r>
            <w:r>
              <w:rPr>
                <w:rFonts w:asciiTheme="minorHAnsi" w:hAnsiTheme="minorHAnsi" w:cstheme="minorHAnsi"/>
                <w:szCs w:val="22"/>
              </w:rPr>
              <w:t>.</w:t>
            </w:r>
          </w:p>
          <w:p w14:paraId="64F9157C" w14:textId="6843EEA3" w:rsidR="00042F85" w:rsidRDefault="00042F85" w:rsidP="00042F85">
            <w:pPr>
              <w:pStyle w:val="Normalwithspace"/>
              <w:spacing w:before="0"/>
              <w:jc w:val="left"/>
              <w:rPr>
                <w:rFonts w:asciiTheme="minorHAnsi" w:hAnsiTheme="minorHAnsi" w:cstheme="minorHAnsi"/>
                <w:szCs w:val="22"/>
              </w:rPr>
            </w:pPr>
            <w:commentRangeStart w:id="715"/>
            <w:r>
              <w:rPr>
                <w:rFonts w:asciiTheme="minorHAnsi" w:hAnsiTheme="minorHAnsi" w:cstheme="minorHAnsi"/>
                <w:szCs w:val="22"/>
              </w:rPr>
              <w:lastRenderedPageBreak/>
              <w:t>If valid, the issue code must be used as the lookup key to verify the ISIN_CODE in the same detail record.</w:t>
            </w:r>
            <w:commentRangeEnd w:id="715"/>
            <w:r w:rsidR="001C2198">
              <w:rPr>
                <w:rStyle w:val="CommentReference"/>
                <w:lang w:val="en-US"/>
              </w:rPr>
              <w:commentReference w:id="715"/>
            </w:r>
          </w:p>
        </w:tc>
        <w:tc>
          <w:tcPr>
            <w:tcW w:w="3000" w:type="dxa"/>
          </w:tcPr>
          <w:p w14:paraId="42BA1C06" w14:textId="1126CCF1" w:rsidR="00042F85" w:rsidRPr="00E06696" w:rsidRDefault="00042F85" w:rsidP="00042F85">
            <w:pPr>
              <w:jc w:val="left"/>
              <w:rPr>
                <w:rFonts w:asciiTheme="minorHAnsi" w:hAnsiTheme="minorHAnsi" w:cstheme="minorHAnsi"/>
                <w:szCs w:val="22"/>
              </w:rPr>
            </w:pPr>
            <w:r w:rsidRPr="00E06696">
              <w:rPr>
                <w:rFonts w:asciiTheme="minorHAnsi" w:hAnsiTheme="minorHAnsi" w:cstheme="minorHAnsi"/>
                <w:szCs w:val="22"/>
              </w:rPr>
              <w:lastRenderedPageBreak/>
              <w:t>e.g., GX15080H</w:t>
            </w:r>
          </w:p>
        </w:tc>
      </w:tr>
      <w:tr w:rsidR="00042F85" w:rsidRPr="005F7CBC" w14:paraId="14A73E45" w14:textId="77777777" w:rsidTr="00542202">
        <w:tc>
          <w:tcPr>
            <w:tcW w:w="797" w:type="dxa"/>
          </w:tcPr>
          <w:p w14:paraId="7FB7C75D" w14:textId="77777777" w:rsidR="00042F85" w:rsidRPr="00F524AB" w:rsidRDefault="00042F85" w:rsidP="00D21035">
            <w:pPr>
              <w:pStyle w:val="ListParagraph"/>
            </w:pPr>
          </w:p>
        </w:tc>
        <w:tc>
          <w:tcPr>
            <w:tcW w:w="2415" w:type="dxa"/>
          </w:tcPr>
          <w:p w14:paraId="4868494C" w14:textId="6F0C9BC7"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ISIN_CODE</w:t>
            </w:r>
          </w:p>
        </w:tc>
        <w:tc>
          <w:tcPr>
            <w:tcW w:w="1417" w:type="dxa"/>
          </w:tcPr>
          <w:p w14:paraId="63D0D507" w14:textId="51C122C5"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X(12)</w:t>
            </w:r>
          </w:p>
        </w:tc>
        <w:tc>
          <w:tcPr>
            <w:tcW w:w="960" w:type="dxa"/>
          </w:tcPr>
          <w:p w14:paraId="5D896760" w14:textId="6CFF0D66"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19</w:t>
            </w:r>
          </w:p>
        </w:tc>
        <w:tc>
          <w:tcPr>
            <w:tcW w:w="2667" w:type="dxa"/>
          </w:tcPr>
          <w:p w14:paraId="7B4FB50C" w14:textId="795FB49B"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ISIN code of the SSB issue</w:t>
            </w:r>
          </w:p>
        </w:tc>
        <w:tc>
          <w:tcPr>
            <w:tcW w:w="2928" w:type="dxa"/>
          </w:tcPr>
          <w:p w14:paraId="67A0A4BA" w14:textId="75931349"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match a valid ISIN code in OMEGA</w:t>
            </w:r>
            <w:r w:rsidR="00BD3171">
              <w:rPr>
                <w:rFonts w:asciiTheme="minorHAnsi" w:hAnsiTheme="minorHAnsi" w:cstheme="minorHAnsi"/>
                <w:szCs w:val="22"/>
              </w:rPr>
              <w:t xml:space="preserve"> and its subscription window must be currently open</w:t>
            </w:r>
            <w:r>
              <w:rPr>
                <w:rFonts w:asciiTheme="minorHAnsi" w:hAnsiTheme="minorHAnsi" w:cstheme="minorHAnsi"/>
                <w:szCs w:val="22"/>
              </w:rPr>
              <w:t>.</w:t>
            </w:r>
          </w:p>
          <w:p w14:paraId="3BE19222" w14:textId="18DC6EAE" w:rsidR="00042F85" w:rsidRDefault="00042F85" w:rsidP="00042F85">
            <w:pPr>
              <w:spacing w:after="240"/>
              <w:jc w:val="left"/>
              <w:rPr>
                <w:rFonts w:asciiTheme="minorHAnsi" w:hAnsiTheme="minorHAnsi" w:cstheme="minorHAnsi"/>
                <w:szCs w:val="22"/>
              </w:rPr>
            </w:pPr>
            <w:commentRangeStart w:id="716"/>
            <w:r>
              <w:rPr>
                <w:rFonts w:asciiTheme="minorHAnsi" w:hAnsiTheme="minorHAnsi" w:cstheme="minorHAnsi"/>
                <w:szCs w:val="22"/>
              </w:rPr>
              <w:t>Must be verified against the valid ISSUE_CODE in the same detail record.</w:t>
            </w:r>
            <w:commentRangeEnd w:id="716"/>
            <w:r w:rsidR="001C2198">
              <w:rPr>
                <w:rStyle w:val="CommentReference"/>
                <w:lang w:val="en-US"/>
              </w:rPr>
              <w:commentReference w:id="716"/>
            </w:r>
          </w:p>
        </w:tc>
        <w:tc>
          <w:tcPr>
            <w:tcW w:w="3000" w:type="dxa"/>
          </w:tcPr>
          <w:p w14:paraId="57AFF718" w14:textId="77777777" w:rsidR="00042F85" w:rsidRPr="00E06696" w:rsidRDefault="00042F85" w:rsidP="00042F85">
            <w:pPr>
              <w:jc w:val="left"/>
              <w:rPr>
                <w:rFonts w:asciiTheme="minorHAnsi" w:hAnsiTheme="minorHAnsi" w:cstheme="minorHAnsi"/>
                <w:szCs w:val="22"/>
              </w:rPr>
            </w:pPr>
          </w:p>
        </w:tc>
      </w:tr>
      <w:tr w:rsidR="00042F85" w:rsidRPr="005F7CBC" w14:paraId="7BC0D53D" w14:textId="77777777" w:rsidTr="00542202">
        <w:tc>
          <w:tcPr>
            <w:tcW w:w="797" w:type="dxa"/>
          </w:tcPr>
          <w:p w14:paraId="5387B0C6" w14:textId="77777777" w:rsidR="00042F85" w:rsidRPr="00F524AB" w:rsidRDefault="00042F85" w:rsidP="00D21035">
            <w:pPr>
              <w:pStyle w:val="ListParagraph"/>
            </w:pPr>
          </w:p>
        </w:tc>
        <w:tc>
          <w:tcPr>
            <w:tcW w:w="2415" w:type="dxa"/>
          </w:tcPr>
          <w:p w14:paraId="17957433" w14:textId="2FC1722F"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TENDER_DATE</w:t>
            </w:r>
          </w:p>
        </w:tc>
        <w:tc>
          <w:tcPr>
            <w:tcW w:w="1417" w:type="dxa"/>
          </w:tcPr>
          <w:p w14:paraId="5B977AF4" w14:textId="2B4633A4"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9(8)</w:t>
            </w:r>
          </w:p>
        </w:tc>
        <w:tc>
          <w:tcPr>
            <w:tcW w:w="960" w:type="dxa"/>
          </w:tcPr>
          <w:p w14:paraId="5D54C5D8" w14:textId="3CC2E5D3"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31</w:t>
            </w:r>
          </w:p>
        </w:tc>
        <w:tc>
          <w:tcPr>
            <w:tcW w:w="2667" w:type="dxa"/>
          </w:tcPr>
          <w:p w14:paraId="1836DC31" w14:textId="1736031F" w:rsidR="00042F85" w:rsidRPr="00E06696" w:rsidRDefault="001E1012" w:rsidP="00042F85">
            <w:pPr>
              <w:pStyle w:val="Normalwithspace"/>
              <w:spacing w:before="0"/>
              <w:jc w:val="left"/>
              <w:rPr>
                <w:rFonts w:asciiTheme="minorHAnsi" w:hAnsiTheme="minorHAnsi" w:cstheme="minorHAnsi"/>
                <w:szCs w:val="22"/>
              </w:rPr>
            </w:pPr>
            <w:r>
              <w:rPr>
                <w:rFonts w:asciiTheme="minorHAnsi" w:hAnsiTheme="minorHAnsi" w:cstheme="minorHAnsi"/>
                <w:szCs w:val="22"/>
              </w:rPr>
              <w:t>Allotment date of SSB</w:t>
            </w:r>
          </w:p>
        </w:tc>
        <w:tc>
          <w:tcPr>
            <w:tcW w:w="2928" w:type="dxa"/>
          </w:tcPr>
          <w:p w14:paraId="5EC2B466" w14:textId="464CD6E3" w:rsidR="00042F85" w:rsidRDefault="00042F85" w:rsidP="00042F85">
            <w:pPr>
              <w:spacing w:after="240"/>
              <w:jc w:val="left"/>
              <w:rPr>
                <w:rFonts w:asciiTheme="minorHAnsi" w:hAnsiTheme="minorHAnsi" w:cstheme="minorHAnsi"/>
              </w:rPr>
            </w:pPr>
            <w:r>
              <w:rPr>
                <w:rFonts w:asciiTheme="minorHAnsi" w:hAnsiTheme="minorHAnsi" w:cstheme="minorHAnsi"/>
              </w:rPr>
              <w:t>Must be a valid</w:t>
            </w:r>
            <w:r w:rsidR="00BD1B82">
              <w:rPr>
                <w:rFonts w:asciiTheme="minorHAnsi" w:hAnsiTheme="minorHAnsi" w:cstheme="minorHAnsi"/>
              </w:rPr>
              <w:t xml:space="preserve"> </w:t>
            </w:r>
            <w:r w:rsidR="001E1012">
              <w:rPr>
                <w:rFonts w:asciiTheme="minorHAnsi" w:hAnsiTheme="minorHAnsi" w:cstheme="minorHAnsi"/>
              </w:rPr>
              <w:t>allotment</w:t>
            </w:r>
            <w:r w:rsidR="00101D02">
              <w:rPr>
                <w:rFonts w:asciiTheme="minorHAnsi" w:hAnsiTheme="minorHAnsi" w:cstheme="minorHAnsi"/>
              </w:rPr>
              <w:t xml:space="preserve"> </w:t>
            </w:r>
            <w:r>
              <w:rPr>
                <w:rFonts w:asciiTheme="minorHAnsi" w:hAnsiTheme="minorHAnsi" w:cstheme="minorHAnsi"/>
              </w:rPr>
              <w:t>date in YYYYMMDD format.</w:t>
            </w:r>
          </w:p>
          <w:p w14:paraId="0BAA0CC9" w14:textId="6E8F8C5C" w:rsidR="00042F85" w:rsidRDefault="00042F85" w:rsidP="00042F85">
            <w:pPr>
              <w:spacing w:after="240"/>
              <w:jc w:val="left"/>
              <w:rPr>
                <w:rFonts w:asciiTheme="minorHAnsi" w:hAnsiTheme="minorHAnsi" w:cstheme="minorHAnsi"/>
                <w:szCs w:val="22"/>
              </w:rPr>
            </w:pPr>
            <w:r>
              <w:rPr>
                <w:rFonts w:asciiTheme="minorHAnsi" w:hAnsiTheme="minorHAnsi" w:cstheme="minorHAnsi"/>
              </w:rPr>
              <w:t>Must be verified against the valid (ISSUE_CODE and ISIN_CODE) security pair in the same detail record.</w:t>
            </w:r>
          </w:p>
        </w:tc>
        <w:tc>
          <w:tcPr>
            <w:tcW w:w="3000" w:type="dxa"/>
          </w:tcPr>
          <w:p w14:paraId="15B92B5A" w14:textId="0CDC9530" w:rsidR="00042F85" w:rsidRPr="00E06696" w:rsidRDefault="00042F85" w:rsidP="00042F85">
            <w:pPr>
              <w:jc w:val="left"/>
              <w:rPr>
                <w:rFonts w:asciiTheme="minorHAnsi" w:hAnsiTheme="minorHAnsi" w:cstheme="minorHAnsi"/>
                <w:szCs w:val="22"/>
              </w:rPr>
            </w:pPr>
          </w:p>
        </w:tc>
      </w:tr>
      <w:tr w:rsidR="00042F85" w:rsidRPr="005F7CBC" w14:paraId="55350D7E" w14:textId="77777777" w:rsidTr="00542202">
        <w:tc>
          <w:tcPr>
            <w:tcW w:w="797" w:type="dxa"/>
          </w:tcPr>
          <w:p w14:paraId="219B6A0B" w14:textId="77777777" w:rsidR="00042F85" w:rsidRPr="00F524AB" w:rsidRDefault="00042F85" w:rsidP="00D21035">
            <w:pPr>
              <w:pStyle w:val="ListParagraph"/>
            </w:pPr>
          </w:p>
        </w:tc>
        <w:tc>
          <w:tcPr>
            <w:tcW w:w="2415" w:type="dxa"/>
          </w:tcPr>
          <w:p w14:paraId="623FFDA3" w14:textId="6F538A44"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CURR</w:t>
            </w:r>
          </w:p>
        </w:tc>
        <w:tc>
          <w:tcPr>
            <w:tcW w:w="1417" w:type="dxa"/>
          </w:tcPr>
          <w:p w14:paraId="4BF247A8" w14:textId="72EC3754"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X(3)</w:t>
            </w:r>
          </w:p>
        </w:tc>
        <w:tc>
          <w:tcPr>
            <w:tcW w:w="960" w:type="dxa"/>
          </w:tcPr>
          <w:p w14:paraId="28B3D206" w14:textId="6AA958A5"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39</w:t>
            </w:r>
          </w:p>
        </w:tc>
        <w:tc>
          <w:tcPr>
            <w:tcW w:w="2667" w:type="dxa"/>
          </w:tcPr>
          <w:p w14:paraId="158CE96E" w14:textId="6B138F9E" w:rsidR="00042F85" w:rsidRDefault="00042F85" w:rsidP="00042F85">
            <w:pPr>
              <w:pStyle w:val="Normalwithspace"/>
              <w:spacing w:before="0"/>
              <w:jc w:val="left"/>
              <w:rPr>
                <w:rFonts w:asciiTheme="minorHAnsi" w:hAnsiTheme="minorHAnsi" w:cstheme="minorHAnsi"/>
                <w:szCs w:val="22"/>
              </w:rPr>
            </w:pPr>
            <w:r>
              <w:rPr>
                <w:rFonts w:asciiTheme="minorHAnsi" w:hAnsiTheme="minorHAnsi" w:cstheme="minorHAnsi"/>
                <w:szCs w:val="22"/>
              </w:rPr>
              <w:t>Currency</w:t>
            </w:r>
          </w:p>
        </w:tc>
        <w:tc>
          <w:tcPr>
            <w:tcW w:w="2928" w:type="dxa"/>
          </w:tcPr>
          <w:p w14:paraId="59E3CBBE" w14:textId="68799536" w:rsidR="00042F85" w:rsidRDefault="00042F85" w:rsidP="00042F85">
            <w:pPr>
              <w:spacing w:after="240"/>
              <w:jc w:val="left"/>
              <w:rPr>
                <w:rFonts w:asciiTheme="minorHAnsi" w:hAnsiTheme="minorHAnsi" w:cstheme="minorHAnsi"/>
              </w:rPr>
            </w:pPr>
            <w:r>
              <w:rPr>
                <w:rFonts w:asciiTheme="minorHAnsi" w:hAnsiTheme="minorHAnsi" w:cstheme="minorHAnsi"/>
                <w:szCs w:val="22"/>
              </w:rPr>
              <w:t>Must be ‘SGD’</w:t>
            </w:r>
          </w:p>
        </w:tc>
        <w:tc>
          <w:tcPr>
            <w:tcW w:w="3000" w:type="dxa"/>
          </w:tcPr>
          <w:p w14:paraId="130C2D5D" w14:textId="77777777" w:rsidR="00042F85" w:rsidRPr="00E06696" w:rsidRDefault="00042F85" w:rsidP="00042F85">
            <w:pPr>
              <w:jc w:val="left"/>
              <w:rPr>
                <w:rFonts w:asciiTheme="minorHAnsi" w:hAnsiTheme="minorHAnsi" w:cstheme="minorHAnsi"/>
                <w:szCs w:val="22"/>
              </w:rPr>
            </w:pPr>
          </w:p>
        </w:tc>
      </w:tr>
      <w:tr w:rsidR="00042F85" w:rsidRPr="005F7CBC" w14:paraId="4D2175C2" w14:textId="77777777" w:rsidTr="00542202">
        <w:tc>
          <w:tcPr>
            <w:tcW w:w="797" w:type="dxa"/>
          </w:tcPr>
          <w:p w14:paraId="117BF0EF" w14:textId="77777777" w:rsidR="00042F85" w:rsidRPr="00F524AB" w:rsidRDefault="00042F85" w:rsidP="00D21035">
            <w:pPr>
              <w:pStyle w:val="ListParagraph"/>
            </w:pPr>
          </w:p>
        </w:tc>
        <w:tc>
          <w:tcPr>
            <w:tcW w:w="2415" w:type="dxa"/>
          </w:tcPr>
          <w:p w14:paraId="5AD6AD68" w14:textId="17AF6D2B"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ISSUE_DESC</w:t>
            </w:r>
          </w:p>
        </w:tc>
        <w:tc>
          <w:tcPr>
            <w:tcW w:w="1417" w:type="dxa"/>
          </w:tcPr>
          <w:p w14:paraId="78C74B8A" w14:textId="3FFBCE5B"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X(30)</w:t>
            </w:r>
          </w:p>
        </w:tc>
        <w:tc>
          <w:tcPr>
            <w:tcW w:w="960" w:type="dxa"/>
          </w:tcPr>
          <w:p w14:paraId="10A9E865" w14:textId="6850A2A2"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42</w:t>
            </w:r>
          </w:p>
        </w:tc>
        <w:tc>
          <w:tcPr>
            <w:tcW w:w="2667" w:type="dxa"/>
          </w:tcPr>
          <w:p w14:paraId="61451686" w14:textId="3A285AB1" w:rsidR="00042F85"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Description of the issue</w:t>
            </w:r>
          </w:p>
        </w:tc>
        <w:tc>
          <w:tcPr>
            <w:tcW w:w="2928" w:type="dxa"/>
          </w:tcPr>
          <w:p w14:paraId="327DF67C" w14:textId="392C05C7"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No hard validation.</w:t>
            </w:r>
          </w:p>
        </w:tc>
        <w:tc>
          <w:tcPr>
            <w:tcW w:w="3000" w:type="dxa"/>
          </w:tcPr>
          <w:p w14:paraId="2565CACA" w14:textId="589A9F37" w:rsidR="00042F85" w:rsidRPr="00E06696" w:rsidRDefault="00857A1D" w:rsidP="00042F85">
            <w:pPr>
              <w:jc w:val="left"/>
              <w:rPr>
                <w:rFonts w:asciiTheme="minorHAnsi" w:hAnsiTheme="minorHAnsi" w:cstheme="minorHAnsi"/>
                <w:szCs w:val="22"/>
              </w:rPr>
            </w:pPr>
            <w:ins w:id="717" w:author="Yichen GU from.TOPPAN (MAS)" w:date="2026-01-16T14:09:00Z" w16du:dateUtc="2026-01-16T06:09:00Z">
              <w:r>
                <w:rPr>
                  <w:rFonts w:asciiTheme="minorHAnsi" w:hAnsiTheme="minorHAnsi" w:cstheme="minorHAnsi"/>
                  <w:szCs w:val="22"/>
                </w:rPr>
                <w:t>Allows special characters.</w:t>
              </w:r>
            </w:ins>
          </w:p>
        </w:tc>
      </w:tr>
      <w:tr w:rsidR="00042F85" w:rsidRPr="005F7CBC" w14:paraId="6A647854" w14:textId="77777777" w:rsidTr="00542202">
        <w:tc>
          <w:tcPr>
            <w:tcW w:w="797" w:type="dxa"/>
          </w:tcPr>
          <w:p w14:paraId="6BE4FB71" w14:textId="77777777" w:rsidR="00042F85" w:rsidRPr="00425869" w:rsidRDefault="00042F85" w:rsidP="00425869">
            <w:pPr>
              <w:ind w:left="720"/>
              <w:rPr>
                <w:lang w:val="en-AU"/>
              </w:rPr>
            </w:pPr>
          </w:p>
        </w:tc>
        <w:tc>
          <w:tcPr>
            <w:tcW w:w="2415" w:type="dxa"/>
          </w:tcPr>
          <w:p w14:paraId="4A8F1303" w14:textId="61EDFCC9" w:rsidR="00042F85" w:rsidRPr="00E06696" w:rsidRDefault="00042F85" w:rsidP="00042F85">
            <w:pPr>
              <w:pStyle w:val="Normalwithspace"/>
              <w:spacing w:before="0"/>
              <w:jc w:val="left"/>
              <w:rPr>
                <w:rFonts w:asciiTheme="minorHAnsi" w:hAnsiTheme="minorHAnsi" w:cstheme="minorHAnsi"/>
                <w:szCs w:val="22"/>
              </w:rPr>
            </w:pPr>
            <w:r w:rsidRPr="00924841">
              <w:rPr>
                <w:rFonts w:asciiTheme="minorHAnsi" w:hAnsiTheme="minorHAnsi" w:cstheme="minorHAnsi"/>
                <w:b/>
                <w:bCs/>
                <w:szCs w:val="22"/>
              </w:rPr>
              <w:t>Detail Record (repetitive)</w:t>
            </w:r>
          </w:p>
        </w:tc>
        <w:tc>
          <w:tcPr>
            <w:tcW w:w="1417" w:type="dxa"/>
          </w:tcPr>
          <w:p w14:paraId="6DD948C2" w14:textId="77777777" w:rsidR="00042F85" w:rsidRPr="00E06696" w:rsidRDefault="00042F85" w:rsidP="00042F85">
            <w:pPr>
              <w:pStyle w:val="Normalwithspace"/>
              <w:spacing w:before="0"/>
              <w:jc w:val="left"/>
              <w:rPr>
                <w:rFonts w:asciiTheme="minorHAnsi" w:hAnsiTheme="minorHAnsi" w:cstheme="minorHAnsi"/>
                <w:szCs w:val="22"/>
              </w:rPr>
            </w:pPr>
          </w:p>
        </w:tc>
        <w:tc>
          <w:tcPr>
            <w:tcW w:w="960" w:type="dxa"/>
          </w:tcPr>
          <w:p w14:paraId="43C91F2E" w14:textId="77777777" w:rsidR="00042F85" w:rsidRDefault="00042F85" w:rsidP="00042F85">
            <w:pPr>
              <w:pStyle w:val="Normalwithspace"/>
              <w:spacing w:before="0"/>
              <w:jc w:val="left"/>
              <w:rPr>
                <w:rFonts w:asciiTheme="minorHAnsi" w:hAnsiTheme="minorHAnsi" w:cstheme="minorHAnsi"/>
                <w:szCs w:val="22"/>
                <w:lang w:val="en-AU"/>
              </w:rPr>
            </w:pPr>
          </w:p>
        </w:tc>
        <w:tc>
          <w:tcPr>
            <w:tcW w:w="2667" w:type="dxa"/>
          </w:tcPr>
          <w:p w14:paraId="15BE0659" w14:textId="77777777" w:rsidR="00042F85" w:rsidRPr="00E06696" w:rsidRDefault="00042F85" w:rsidP="00042F85">
            <w:pPr>
              <w:pStyle w:val="Normalwithspace"/>
              <w:spacing w:before="0"/>
              <w:jc w:val="left"/>
              <w:rPr>
                <w:rFonts w:asciiTheme="minorHAnsi" w:hAnsiTheme="minorHAnsi" w:cstheme="minorHAnsi"/>
                <w:szCs w:val="22"/>
              </w:rPr>
            </w:pPr>
          </w:p>
        </w:tc>
        <w:tc>
          <w:tcPr>
            <w:tcW w:w="2928" w:type="dxa"/>
          </w:tcPr>
          <w:p w14:paraId="3606479E" w14:textId="77777777" w:rsidR="00042F85" w:rsidRDefault="00042F85" w:rsidP="00042F85">
            <w:pPr>
              <w:spacing w:after="240"/>
              <w:jc w:val="left"/>
              <w:rPr>
                <w:rFonts w:asciiTheme="minorHAnsi" w:hAnsiTheme="minorHAnsi" w:cstheme="minorHAnsi"/>
                <w:szCs w:val="22"/>
              </w:rPr>
            </w:pPr>
          </w:p>
        </w:tc>
        <w:tc>
          <w:tcPr>
            <w:tcW w:w="3000" w:type="dxa"/>
          </w:tcPr>
          <w:p w14:paraId="29F65696" w14:textId="77777777" w:rsidR="00042F85" w:rsidRPr="00E06696" w:rsidRDefault="00042F85" w:rsidP="00042F85">
            <w:pPr>
              <w:jc w:val="left"/>
              <w:rPr>
                <w:rFonts w:asciiTheme="minorHAnsi" w:hAnsiTheme="minorHAnsi" w:cstheme="minorHAnsi"/>
                <w:szCs w:val="22"/>
              </w:rPr>
            </w:pPr>
          </w:p>
        </w:tc>
      </w:tr>
      <w:tr w:rsidR="00042F85" w:rsidRPr="005F7CBC" w14:paraId="5270DDDE" w14:textId="77777777" w:rsidTr="00542202">
        <w:tc>
          <w:tcPr>
            <w:tcW w:w="797" w:type="dxa"/>
          </w:tcPr>
          <w:p w14:paraId="7BFB5A1E" w14:textId="77777777" w:rsidR="00042F85" w:rsidRPr="00F524AB" w:rsidRDefault="00042F85" w:rsidP="00D21035">
            <w:pPr>
              <w:pStyle w:val="ListParagraph"/>
            </w:pPr>
          </w:p>
        </w:tc>
        <w:tc>
          <w:tcPr>
            <w:tcW w:w="2415" w:type="dxa"/>
          </w:tcPr>
          <w:p w14:paraId="74BD19B8" w14:textId="4EFC7D97" w:rsidR="00042F85" w:rsidRPr="00924841" w:rsidRDefault="00042F85" w:rsidP="00042F85">
            <w:pPr>
              <w:pStyle w:val="Normalwithspace"/>
              <w:spacing w:before="0"/>
              <w:jc w:val="left"/>
              <w:rPr>
                <w:rFonts w:asciiTheme="minorHAnsi" w:hAnsiTheme="minorHAnsi" w:cstheme="minorHAnsi"/>
                <w:b/>
                <w:bCs/>
                <w:szCs w:val="22"/>
              </w:rPr>
            </w:pPr>
            <w:r w:rsidRPr="00E06696">
              <w:rPr>
                <w:rFonts w:asciiTheme="minorHAnsi" w:hAnsiTheme="minorHAnsi" w:cstheme="minorHAnsi"/>
                <w:szCs w:val="22"/>
              </w:rPr>
              <w:t>RECORD_TYPE</w:t>
            </w:r>
          </w:p>
        </w:tc>
        <w:tc>
          <w:tcPr>
            <w:tcW w:w="1417" w:type="dxa"/>
          </w:tcPr>
          <w:p w14:paraId="1590AC8B" w14:textId="476AF1EE"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X(10)</w:t>
            </w:r>
          </w:p>
        </w:tc>
        <w:tc>
          <w:tcPr>
            <w:tcW w:w="960" w:type="dxa"/>
          </w:tcPr>
          <w:p w14:paraId="6A381E58" w14:textId="787C1F07"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67" w:type="dxa"/>
          </w:tcPr>
          <w:p w14:paraId="05F10B9C" w14:textId="4EB5574A" w:rsidR="00042F85" w:rsidRPr="00E06696" w:rsidRDefault="00DF3B99" w:rsidP="00042F85">
            <w:pPr>
              <w:pStyle w:val="Normalwithspace"/>
              <w:spacing w:before="0"/>
              <w:jc w:val="left"/>
              <w:rPr>
                <w:rFonts w:asciiTheme="minorHAnsi" w:hAnsiTheme="minorHAnsi" w:cstheme="minorHAnsi"/>
                <w:szCs w:val="22"/>
              </w:rPr>
            </w:pPr>
            <w:r>
              <w:rPr>
                <w:rFonts w:asciiTheme="minorHAnsi" w:hAnsiTheme="minorHAnsi" w:cstheme="minorHAnsi"/>
                <w:szCs w:val="22"/>
                <w:lang w:val="en-AU"/>
              </w:rPr>
              <w:t>Record indicator</w:t>
            </w:r>
          </w:p>
        </w:tc>
        <w:tc>
          <w:tcPr>
            <w:tcW w:w="2928" w:type="dxa"/>
          </w:tcPr>
          <w:p w14:paraId="0B5719E5" w14:textId="6D5EA271"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w:t>
            </w:r>
            <w:r w:rsidRPr="00E06696">
              <w:rPr>
                <w:rFonts w:asciiTheme="minorHAnsi" w:hAnsiTheme="minorHAnsi" w:cstheme="minorHAnsi"/>
                <w:szCs w:val="22"/>
              </w:rPr>
              <w:t>DDDDDDDDDD</w:t>
            </w:r>
            <w:r>
              <w:rPr>
                <w:rFonts w:asciiTheme="minorHAnsi" w:hAnsiTheme="minorHAnsi" w:cstheme="minorHAnsi"/>
                <w:szCs w:val="22"/>
              </w:rPr>
              <w:t>’</w:t>
            </w:r>
            <w:r w:rsidR="00507A7D">
              <w:rPr>
                <w:rFonts w:asciiTheme="minorHAnsi" w:hAnsiTheme="minorHAnsi" w:cstheme="minorHAnsi"/>
                <w:szCs w:val="22"/>
              </w:rPr>
              <w:t xml:space="preserve"> for</w:t>
            </w:r>
            <w:r w:rsidR="00164A0E">
              <w:rPr>
                <w:rFonts w:asciiTheme="minorHAnsi" w:hAnsiTheme="minorHAnsi" w:cstheme="minorHAnsi"/>
                <w:szCs w:val="22"/>
              </w:rPr>
              <w:t xml:space="preserve"> </w:t>
            </w:r>
            <w:r w:rsidR="00507A7D">
              <w:rPr>
                <w:rFonts w:asciiTheme="minorHAnsi" w:hAnsiTheme="minorHAnsi" w:cstheme="minorHAnsi"/>
                <w:szCs w:val="22"/>
              </w:rPr>
              <w:t>Detail Record</w:t>
            </w:r>
            <w:r>
              <w:rPr>
                <w:rFonts w:asciiTheme="minorHAnsi" w:hAnsiTheme="minorHAnsi" w:cstheme="minorHAnsi"/>
                <w:szCs w:val="22"/>
              </w:rPr>
              <w:t>.</w:t>
            </w:r>
          </w:p>
        </w:tc>
        <w:tc>
          <w:tcPr>
            <w:tcW w:w="3000" w:type="dxa"/>
          </w:tcPr>
          <w:p w14:paraId="27891ED7" w14:textId="77777777" w:rsidR="00042F85" w:rsidRPr="00E06696" w:rsidRDefault="00042F85" w:rsidP="00042F85">
            <w:pPr>
              <w:jc w:val="left"/>
              <w:rPr>
                <w:rFonts w:asciiTheme="minorHAnsi" w:hAnsiTheme="minorHAnsi" w:cstheme="minorHAnsi"/>
                <w:szCs w:val="22"/>
              </w:rPr>
            </w:pPr>
          </w:p>
        </w:tc>
      </w:tr>
      <w:tr w:rsidR="00042F85" w:rsidRPr="005F7CBC" w14:paraId="064CF8AA" w14:textId="77777777" w:rsidTr="00542202">
        <w:tc>
          <w:tcPr>
            <w:tcW w:w="797" w:type="dxa"/>
          </w:tcPr>
          <w:p w14:paraId="5EBECAD3" w14:textId="77777777" w:rsidR="00042F85" w:rsidRPr="00F524AB" w:rsidRDefault="00042F85" w:rsidP="00D21035">
            <w:pPr>
              <w:pStyle w:val="ListParagraph"/>
            </w:pPr>
          </w:p>
        </w:tc>
        <w:tc>
          <w:tcPr>
            <w:tcW w:w="2415" w:type="dxa"/>
          </w:tcPr>
          <w:p w14:paraId="5877E25C" w14:textId="51EC38F2"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ISSUE_CODE</w:t>
            </w:r>
          </w:p>
        </w:tc>
        <w:tc>
          <w:tcPr>
            <w:tcW w:w="1417" w:type="dxa"/>
          </w:tcPr>
          <w:p w14:paraId="0A33B7DF" w14:textId="6E5175AD"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X(8)</w:t>
            </w:r>
          </w:p>
        </w:tc>
        <w:tc>
          <w:tcPr>
            <w:tcW w:w="960" w:type="dxa"/>
          </w:tcPr>
          <w:p w14:paraId="7D218E52" w14:textId="0928C1B7"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667" w:type="dxa"/>
          </w:tcPr>
          <w:p w14:paraId="0B5DD55B" w14:textId="461C5EEA" w:rsidR="00042F85"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Issue code</w:t>
            </w:r>
          </w:p>
        </w:tc>
        <w:tc>
          <w:tcPr>
            <w:tcW w:w="2928" w:type="dxa"/>
          </w:tcPr>
          <w:p w14:paraId="29CEB763" w14:textId="4D870DFC"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 xml:space="preserve">The issue code of each detail record must </w:t>
            </w:r>
            <w:del w:id="718" w:author="Akila BALAKRISHNAN from.OPTIMUM (MAS)" w:date="2026-01-13T15:33:00Z" w16du:dateUtc="2026-01-13T07:33:00Z">
              <w:r>
                <w:rPr>
                  <w:rFonts w:asciiTheme="minorHAnsi" w:hAnsiTheme="minorHAnsi" w:cstheme="minorHAnsi"/>
                  <w:szCs w:val="22"/>
                </w:rPr>
                <w:delText xml:space="preserve">be listed </w:delText>
              </w:r>
            </w:del>
            <w:ins w:id="719" w:author="Akila BALAKRISHNAN from.OPTIMUM (MAS)" w:date="2026-01-13T15:33:00Z" w16du:dateUtc="2026-01-13T07:33:00Z">
              <w:r w:rsidR="001613F7">
                <w:rPr>
                  <w:rFonts w:asciiTheme="minorHAnsi" w:hAnsiTheme="minorHAnsi" w:cstheme="minorHAnsi"/>
                  <w:szCs w:val="22"/>
                </w:rPr>
                <w:t xml:space="preserve">match the issue code </w:t>
              </w:r>
            </w:ins>
            <w:r>
              <w:rPr>
                <w:rFonts w:asciiTheme="minorHAnsi" w:hAnsiTheme="minorHAnsi" w:cstheme="minorHAnsi"/>
                <w:szCs w:val="22"/>
              </w:rPr>
              <w:t xml:space="preserve">in the </w:t>
            </w:r>
            <w:r w:rsidR="00726CDB">
              <w:rPr>
                <w:rFonts w:asciiTheme="minorHAnsi" w:hAnsiTheme="minorHAnsi" w:cstheme="minorHAnsi"/>
                <w:szCs w:val="22"/>
              </w:rPr>
              <w:t>detail header record</w:t>
            </w:r>
            <w:r>
              <w:rPr>
                <w:rFonts w:asciiTheme="minorHAnsi" w:hAnsiTheme="minorHAnsi" w:cstheme="minorHAnsi"/>
                <w:szCs w:val="22"/>
              </w:rPr>
              <w:t>.</w:t>
            </w:r>
          </w:p>
        </w:tc>
        <w:tc>
          <w:tcPr>
            <w:tcW w:w="3000" w:type="dxa"/>
          </w:tcPr>
          <w:p w14:paraId="7A5E14B2" w14:textId="77777777" w:rsidR="00042F85" w:rsidRPr="00E06696" w:rsidRDefault="00042F85" w:rsidP="00042F85">
            <w:pPr>
              <w:jc w:val="left"/>
              <w:rPr>
                <w:rFonts w:asciiTheme="minorHAnsi" w:hAnsiTheme="minorHAnsi" w:cstheme="minorHAnsi"/>
                <w:szCs w:val="22"/>
              </w:rPr>
            </w:pPr>
          </w:p>
        </w:tc>
      </w:tr>
      <w:tr w:rsidR="00042F85" w:rsidRPr="005F7CBC" w14:paraId="6EF9FC1F" w14:textId="77777777" w:rsidTr="00542202">
        <w:tc>
          <w:tcPr>
            <w:tcW w:w="797" w:type="dxa"/>
          </w:tcPr>
          <w:p w14:paraId="419456CA" w14:textId="77777777" w:rsidR="00042F85" w:rsidRPr="00F524AB" w:rsidRDefault="00042F85" w:rsidP="00D21035">
            <w:pPr>
              <w:pStyle w:val="ListParagraph"/>
            </w:pPr>
          </w:p>
        </w:tc>
        <w:tc>
          <w:tcPr>
            <w:tcW w:w="2415" w:type="dxa"/>
          </w:tcPr>
          <w:p w14:paraId="72D25667" w14:textId="074A34FD"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TRANS_REF</w:t>
            </w:r>
          </w:p>
        </w:tc>
        <w:tc>
          <w:tcPr>
            <w:tcW w:w="1417" w:type="dxa"/>
          </w:tcPr>
          <w:p w14:paraId="0A499127" w14:textId="44DF8DF9"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X(8)</w:t>
            </w:r>
          </w:p>
        </w:tc>
        <w:tc>
          <w:tcPr>
            <w:tcW w:w="960" w:type="dxa"/>
          </w:tcPr>
          <w:p w14:paraId="43522FA7" w14:textId="0D8A23D6"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19</w:t>
            </w:r>
          </w:p>
        </w:tc>
        <w:tc>
          <w:tcPr>
            <w:tcW w:w="2667" w:type="dxa"/>
          </w:tcPr>
          <w:p w14:paraId="42FAF322" w14:textId="4F566EE9"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Bank’s transaction reference number</w:t>
            </w:r>
          </w:p>
        </w:tc>
        <w:tc>
          <w:tcPr>
            <w:tcW w:w="2928" w:type="dxa"/>
          </w:tcPr>
          <w:p w14:paraId="304E348C" w14:textId="53CD7011"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unique for records with the same issue code</w:t>
            </w:r>
            <w:r w:rsidR="006E47BD">
              <w:rPr>
                <w:rFonts w:asciiTheme="minorHAnsi" w:hAnsiTheme="minorHAnsi" w:cstheme="minorHAnsi"/>
                <w:szCs w:val="22"/>
              </w:rPr>
              <w:t xml:space="preserve"> from the same bank</w:t>
            </w:r>
            <w:r>
              <w:rPr>
                <w:rFonts w:asciiTheme="minorHAnsi" w:hAnsiTheme="minorHAnsi" w:cstheme="minorHAnsi"/>
                <w:szCs w:val="22"/>
              </w:rPr>
              <w:t>.</w:t>
            </w:r>
          </w:p>
        </w:tc>
        <w:tc>
          <w:tcPr>
            <w:tcW w:w="3000" w:type="dxa"/>
          </w:tcPr>
          <w:p w14:paraId="4342A67E" w14:textId="77777777" w:rsidR="00042F85" w:rsidRPr="00E06696" w:rsidRDefault="00042F85" w:rsidP="00042F85">
            <w:pPr>
              <w:jc w:val="left"/>
              <w:rPr>
                <w:rFonts w:asciiTheme="minorHAnsi" w:hAnsiTheme="minorHAnsi" w:cstheme="minorHAnsi"/>
                <w:szCs w:val="22"/>
              </w:rPr>
            </w:pPr>
          </w:p>
        </w:tc>
      </w:tr>
      <w:tr w:rsidR="00042F85" w:rsidRPr="005F7CBC" w14:paraId="6C007754" w14:textId="77777777" w:rsidTr="00542202">
        <w:tc>
          <w:tcPr>
            <w:tcW w:w="797" w:type="dxa"/>
          </w:tcPr>
          <w:p w14:paraId="159ABE7A" w14:textId="77777777" w:rsidR="00042F85" w:rsidRPr="00F524AB" w:rsidRDefault="00042F85" w:rsidP="00D21035">
            <w:pPr>
              <w:pStyle w:val="ListParagraph"/>
            </w:pPr>
          </w:p>
        </w:tc>
        <w:tc>
          <w:tcPr>
            <w:tcW w:w="2415" w:type="dxa"/>
          </w:tcPr>
          <w:p w14:paraId="6C8A0CF5" w14:textId="68EECFFE"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RECEIVED_DATE</w:t>
            </w:r>
          </w:p>
        </w:tc>
        <w:tc>
          <w:tcPr>
            <w:tcW w:w="1417" w:type="dxa"/>
          </w:tcPr>
          <w:p w14:paraId="07200D84" w14:textId="2CAE347E"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9(8)</w:t>
            </w:r>
          </w:p>
        </w:tc>
        <w:tc>
          <w:tcPr>
            <w:tcW w:w="960" w:type="dxa"/>
          </w:tcPr>
          <w:p w14:paraId="73B333D4" w14:textId="0864D883"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27</w:t>
            </w:r>
          </w:p>
        </w:tc>
        <w:tc>
          <w:tcPr>
            <w:tcW w:w="2667" w:type="dxa"/>
          </w:tcPr>
          <w:p w14:paraId="3CD832AB" w14:textId="32208ADC"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Date when the bank receives the transaction</w:t>
            </w:r>
            <w:r>
              <w:rPr>
                <w:rFonts w:asciiTheme="minorHAnsi" w:hAnsiTheme="minorHAnsi" w:cstheme="minorHAnsi"/>
                <w:szCs w:val="22"/>
              </w:rPr>
              <w:t xml:space="preserve"> from ATM/</w:t>
            </w:r>
            <w:proofErr w:type="spellStart"/>
            <w:r>
              <w:rPr>
                <w:rFonts w:asciiTheme="minorHAnsi" w:hAnsiTheme="minorHAnsi" w:cstheme="minorHAnsi"/>
                <w:szCs w:val="22"/>
              </w:rPr>
              <w:t>iBanking</w:t>
            </w:r>
            <w:proofErr w:type="spellEnd"/>
            <w:r>
              <w:rPr>
                <w:rFonts w:asciiTheme="minorHAnsi" w:hAnsiTheme="minorHAnsi" w:cstheme="minorHAnsi"/>
                <w:szCs w:val="22"/>
              </w:rPr>
              <w:t>/mobile app by retail customers</w:t>
            </w:r>
          </w:p>
        </w:tc>
        <w:tc>
          <w:tcPr>
            <w:tcW w:w="2928" w:type="dxa"/>
          </w:tcPr>
          <w:p w14:paraId="4D1C9E44" w14:textId="257BDF88" w:rsidR="00042F85" w:rsidRDefault="00042F85" w:rsidP="00042F85">
            <w:pPr>
              <w:spacing w:after="240"/>
              <w:jc w:val="left"/>
              <w:rPr>
                <w:rFonts w:asciiTheme="minorHAnsi" w:hAnsiTheme="minorHAnsi" w:cstheme="minorHAnsi"/>
                <w:szCs w:val="22"/>
              </w:rPr>
            </w:pPr>
            <w:r>
              <w:rPr>
                <w:rFonts w:asciiTheme="minorHAnsi" w:hAnsiTheme="minorHAnsi" w:cstheme="minorHAnsi"/>
              </w:rPr>
              <w:t xml:space="preserve">Must be a valid </w:t>
            </w:r>
            <w:commentRangeStart w:id="720"/>
            <w:r>
              <w:rPr>
                <w:rFonts w:asciiTheme="minorHAnsi" w:hAnsiTheme="minorHAnsi" w:cstheme="minorHAnsi"/>
              </w:rPr>
              <w:t xml:space="preserve">past </w:t>
            </w:r>
            <w:commentRangeEnd w:id="720"/>
            <w:r w:rsidR="001613F7">
              <w:rPr>
                <w:rStyle w:val="CommentReference"/>
                <w:lang w:val="en-US"/>
              </w:rPr>
              <w:commentReference w:id="720"/>
            </w:r>
            <w:r>
              <w:rPr>
                <w:rFonts w:asciiTheme="minorHAnsi" w:hAnsiTheme="minorHAnsi" w:cstheme="minorHAnsi"/>
              </w:rPr>
              <w:t>date in YYYYMMDD format and must not be a future date.</w:t>
            </w:r>
          </w:p>
        </w:tc>
        <w:tc>
          <w:tcPr>
            <w:tcW w:w="3000" w:type="dxa"/>
          </w:tcPr>
          <w:p w14:paraId="5DF06FDE" w14:textId="77777777" w:rsidR="00042F85" w:rsidRPr="00E06696" w:rsidRDefault="00042F85" w:rsidP="00042F85">
            <w:pPr>
              <w:jc w:val="left"/>
              <w:rPr>
                <w:rFonts w:asciiTheme="minorHAnsi" w:hAnsiTheme="minorHAnsi" w:cstheme="minorHAnsi"/>
                <w:szCs w:val="22"/>
              </w:rPr>
            </w:pPr>
          </w:p>
        </w:tc>
      </w:tr>
      <w:tr w:rsidR="00042F85" w:rsidRPr="005F7CBC" w14:paraId="70A342DE" w14:textId="77777777" w:rsidTr="00542202">
        <w:tc>
          <w:tcPr>
            <w:tcW w:w="797" w:type="dxa"/>
          </w:tcPr>
          <w:p w14:paraId="43C88CDA" w14:textId="77777777" w:rsidR="00042F85" w:rsidRPr="00F524AB" w:rsidRDefault="00042F85" w:rsidP="00D21035">
            <w:pPr>
              <w:pStyle w:val="ListParagraph"/>
            </w:pPr>
          </w:p>
        </w:tc>
        <w:tc>
          <w:tcPr>
            <w:tcW w:w="2415" w:type="dxa"/>
          </w:tcPr>
          <w:p w14:paraId="7FD051E5" w14:textId="424922D4"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RECEIVED_TIME</w:t>
            </w:r>
          </w:p>
        </w:tc>
        <w:tc>
          <w:tcPr>
            <w:tcW w:w="1417" w:type="dxa"/>
          </w:tcPr>
          <w:p w14:paraId="75E2C210" w14:textId="0AC9F350"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9(6)</w:t>
            </w:r>
          </w:p>
        </w:tc>
        <w:tc>
          <w:tcPr>
            <w:tcW w:w="960" w:type="dxa"/>
          </w:tcPr>
          <w:p w14:paraId="173BD407" w14:textId="14A75614"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35</w:t>
            </w:r>
          </w:p>
        </w:tc>
        <w:tc>
          <w:tcPr>
            <w:tcW w:w="2667" w:type="dxa"/>
          </w:tcPr>
          <w:p w14:paraId="6D41DFE4" w14:textId="008804CE"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Time when the bank receives the transaction</w:t>
            </w:r>
            <w:r>
              <w:rPr>
                <w:rFonts w:asciiTheme="minorHAnsi" w:hAnsiTheme="minorHAnsi" w:cstheme="minorHAnsi"/>
                <w:szCs w:val="22"/>
              </w:rPr>
              <w:t xml:space="preserve"> from ATM/</w:t>
            </w:r>
            <w:proofErr w:type="spellStart"/>
            <w:r>
              <w:rPr>
                <w:rFonts w:asciiTheme="minorHAnsi" w:hAnsiTheme="minorHAnsi" w:cstheme="minorHAnsi"/>
                <w:szCs w:val="22"/>
              </w:rPr>
              <w:t>iBanking</w:t>
            </w:r>
            <w:proofErr w:type="spellEnd"/>
            <w:r>
              <w:rPr>
                <w:rFonts w:asciiTheme="minorHAnsi" w:hAnsiTheme="minorHAnsi" w:cstheme="minorHAnsi"/>
                <w:szCs w:val="22"/>
              </w:rPr>
              <w:t>/mobile app by retail customers</w:t>
            </w:r>
          </w:p>
        </w:tc>
        <w:tc>
          <w:tcPr>
            <w:tcW w:w="2928" w:type="dxa"/>
          </w:tcPr>
          <w:p w14:paraId="13371562" w14:textId="7D2D03E9" w:rsidR="00042F85" w:rsidRDefault="00042F85" w:rsidP="00042F85">
            <w:pPr>
              <w:spacing w:after="240"/>
              <w:jc w:val="left"/>
              <w:rPr>
                <w:rFonts w:asciiTheme="minorHAnsi" w:hAnsiTheme="minorHAnsi" w:cstheme="minorHAnsi"/>
              </w:rPr>
            </w:pPr>
            <w:r>
              <w:rPr>
                <w:rFonts w:asciiTheme="minorHAnsi" w:hAnsiTheme="minorHAnsi" w:cstheme="minorHAnsi"/>
                <w:szCs w:val="22"/>
              </w:rPr>
              <w:t>Must be a valid time in HHMM format (24-hour).</w:t>
            </w:r>
          </w:p>
        </w:tc>
        <w:tc>
          <w:tcPr>
            <w:tcW w:w="3000" w:type="dxa"/>
          </w:tcPr>
          <w:p w14:paraId="433C0547" w14:textId="77777777" w:rsidR="00042F85" w:rsidRPr="00E06696" w:rsidRDefault="00042F85" w:rsidP="00042F85">
            <w:pPr>
              <w:jc w:val="left"/>
              <w:rPr>
                <w:rFonts w:asciiTheme="minorHAnsi" w:hAnsiTheme="minorHAnsi" w:cstheme="minorHAnsi"/>
                <w:szCs w:val="22"/>
              </w:rPr>
            </w:pPr>
          </w:p>
        </w:tc>
      </w:tr>
      <w:tr w:rsidR="00042F85" w:rsidRPr="005F7CBC" w14:paraId="7B28AFA9" w14:textId="77777777" w:rsidTr="00542202">
        <w:tc>
          <w:tcPr>
            <w:tcW w:w="797" w:type="dxa"/>
          </w:tcPr>
          <w:p w14:paraId="6D736443" w14:textId="77777777" w:rsidR="00042F85" w:rsidRPr="00F524AB" w:rsidRDefault="00042F85" w:rsidP="00D21035">
            <w:pPr>
              <w:pStyle w:val="ListParagraph"/>
            </w:pPr>
          </w:p>
        </w:tc>
        <w:tc>
          <w:tcPr>
            <w:tcW w:w="2415" w:type="dxa"/>
          </w:tcPr>
          <w:p w14:paraId="7EDA4FB4" w14:textId="62E7D7D6"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TRANS_TYPE</w:t>
            </w:r>
          </w:p>
        </w:tc>
        <w:tc>
          <w:tcPr>
            <w:tcW w:w="1417" w:type="dxa"/>
          </w:tcPr>
          <w:p w14:paraId="1830A5DA" w14:textId="735006E1"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X(3)</w:t>
            </w:r>
          </w:p>
        </w:tc>
        <w:tc>
          <w:tcPr>
            <w:tcW w:w="960" w:type="dxa"/>
          </w:tcPr>
          <w:p w14:paraId="1D57609B" w14:textId="40786D6E"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41</w:t>
            </w:r>
          </w:p>
        </w:tc>
        <w:tc>
          <w:tcPr>
            <w:tcW w:w="2667" w:type="dxa"/>
          </w:tcPr>
          <w:p w14:paraId="3C21EDEE" w14:textId="6024D348" w:rsidR="00042F85" w:rsidRPr="00E06696" w:rsidRDefault="00042F85" w:rsidP="00042F85">
            <w:pPr>
              <w:pStyle w:val="Normalwithspace"/>
              <w:spacing w:before="0"/>
              <w:jc w:val="left"/>
              <w:rPr>
                <w:rFonts w:asciiTheme="minorHAnsi" w:hAnsiTheme="minorHAnsi" w:cstheme="minorHAnsi"/>
                <w:szCs w:val="22"/>
              </w:rPr>
            </w:pPr>
            <w:r>
              <w:rPr>
                <w:rFonts w:asciiTheme="minorHAnsi" w:hAnsiTheme="minorHAnsi" w:cstheme="minorHAnsi"/>
                <w:szCs w:val="22"/>
              </w:rPr>
              <w:t>Transaction type</w:t>
            </w:r>
          </w:p>
        </w:tc>
        <w:tc>
          <w:tcPr>
            <w:tcW w:w="2928" w:type="dxa"/>
          </w:tcPr>
          <w:p w14:paraId="7CB19235" w14:textId="0205589C"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w:t>
            </w:r>
            <w:commentRangeStart w:id="721"/>
            <w:r>
              <w:rPr>
                <w:rFonts w:asciiTheme="minorHAnsi" w:hAnsiTheme="minorHAnsi" w:cstheme="minorHAnsi"/>
                <w:szCs w:val="22"/>
              </w:rPr>
              <w:t>TE_</w:t>
            </w:r>
            <w:commentRangeEnd w:id="721"/>
            <w:r w:rsidR="001C2198">
              <w:rPr>
                <w:rStyle w:val="CommentReference"/>
                <w:lang w:val="en-US"/>
              </w:rPr>
              <w:commentReference w:id="721"/>
            </w:r>
            <w:r>
              <w:rPr>
                <w:rFonts w:asciiTheme="minorHAnsi" w:hAnsiTheme="minorHAnsi" w:cstheme="minorHAnsi"/>
                <w:szCs w:val="22"/>
              </w:rPr>
              <w:t>’</w:t>
            </w:r>
            <w:r w:rsidR="00F973A0">
              <w:rPr>
                <w:rFonts w:asciiTheme="minorHAnsi" w:hAnsiTheme="minorHAnsi" w:cstheme="minorHAnsi"/>
                <w:szCs w:val="22"/>
              </w:rPr>
              <w:t>.</w:t>
            </w:r>
          </w:p>
        </w:tc>
        <w:tc>
          <w:tcPr>
            <w:tcW w:w="3000" w:type="dxa"/>
          </w:tcPr>
          <w:p w14:paraId="4342F7C9" w14:textId="6FEAD3EA" w:rsidR="00042F85" w:rsidRPr="00E06696" w:rsidRDefault="00B31DCA" w:rsidP="00042F85">
            <w:pPr>
              <w:jc w:val="left"/>
              <w:rPr>
                <w:rFonts w:asciiTheme="minorHAnsi" w:hAnsiTheme="minorHAnsi" w:cstheme="minorHAnsi"/>
                <w:szCs w:val="22"/>
              </w:rPr>
            </w:pPr>
            <w:ins w:id="722" w:author="Yichen GU from.TOPPAN (MAS)" w:date="2026-01-16T15:46:00Z" w16du:dateUtc="2026-01-16T07:46:00Z">
              <w:r>
                <w:rPr>
                  <w:rFonts w:asciiTheme="minorHAnsi" w:hAnsiTheme="minorHAnsi" w:cstheme="minorHAnsi"/>
                  <w:szCs w:val="22"/>
                </w:rPr>
                <w:t>Allows the special character ‘_’.</w:t>
              </w:r>
            </w:ins>
          </w:p>
        </w:tc>
      </w:tr>
      <w:tr w:rsidR="00042F85" w:rsidRPr="005F7CBC" w14:paraId="292F5224" w14:textId="77777777" w:rsidTr="00542202">
        <w:tc>
          <w:tcPr>
            <w:tcW w:w="797" w:type="dxa"/>
          </w:tcPr>
          <w:p w14:paraId="4DE0FCC0" w14:textId="77777777" w:rsidR="00042F85" w:rsidRPr="00F524AB" w:rsidRDefault="00042F85" w:rsidP="00D21035">
            <w:pPr>
              <w:pStyle w:val="ListParagraph"/>
            </w:pPr>
          </w:p>
        </w:tc>
        <w:tc>
          <w:tcPr>
            <w:tcW w:w="2415" w:type="dxa"/>
          </w:tcPr>
          <w:p w14:paraId="4B4D27D8" w14:textId="176EFD88" w:rsidR="00042F85" w:rsidRPr="00E06696" w:rsidRDefault="00042F85" w:rsidP="00042F85">
            <w:pPr>
              <w:pStyle w:val="Normalwithspace"/>
              <w:spacing w:before="0"/>
              <w:jc w:val="left"/>
              <w:rPr>
                <w:rFonts w:asciiTheme="minorHAnsi" w:hAnsiTheme="minorHAnsi" w:cstheme="minorHAnsi"/>
                <w:szCs w:val="22"/>
              </w:rPr>
            </w:pPr>
            <w:commentRangeStart w:id="723"/>
            <w:commentRangeStart w:id="724"/>
            <w:r w:rsidRPr="00E06696">
              <w:rPr>
                <w:rFonts w:asciiTheme="minorHAnsi" w:hAnsiTheme="minorHAnsi" w:cstheme="minorHAnsi"/>
                <w:szCs w:val="22"/>
              </w:rPr>
              <w:t>NOMINAL_AMT</w:t>
            </w:r>
            <w:commentRangeEnd w:id="723"/>
            <w:r w:rsidR="00597ADD">
              <w:rPr>
                <w:rStyle w:val="CommentReference"/>
                <w:lang w:val="en-US"/>
              </w:rPr>
              <w:commentReference w:id="723"/>
            </w:r>
            <w:commentRangeEnd w:id="724"/>
            <w:r w:rsidR="001B59E9">
              <w:rPr>
                <w:rStyle w:val="CommentReference"/>
                <w:lang w:val="en-US"/>
              </w:rPr>
              <w:commentReference w:id="724"/>
            </w:r>
          </w:p>
        </w:tc>
        <w:tc>
          <w:tcPr>
            <w:tcW w:w="1417" w:type="dxa"/>
          </w:tcPr>
          <w:p w14:paraId="69FE57FE" w14:textId="180104B4"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9(11)</w:t>
            </w:r>
          </w:p>
        </w:tc>
        <w:tc>
          <w:tcPr>
            <w:tcW w:w="960" w:type="dxa"/>
          </w:tcPr>
          <w:p w14:paraId="5D8292E6" w14:textId="7F777A8F"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44</w:t>
            </w:r>
          </w:p>
        </w:tc>
        <w:tc>
          <w:tcPr>
            <w:tcW w:w="2667" w:type="dxa"/>
          </w:tcPr>
          <w:p w14:paraId="754A6368" w14:textId="7A1E2D00" w:rsidR="00042F85"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Subscription Quantity</w:t>
            </w:r>
          </w:p>
        </w:tc>
        <w:tc>
          <w:tcPr>
            <w:tcW w:w="2928" w:type="dxa"/>
          </w:tcPr>
          <w:p w14:paraId="41D49587" w14:textId="2520022F" w:rsidR="00042F85" w:rsidRPr="00857344" w:rsidRDefault="009F53DD" w:rsidP="00042F85">
            <w:pPr>
              <w:spacing w:after="240"/>
              <w:jc w:val="left"/>
              <w:rPr>
                <w:rFonts w:asciiTheme="minorHAnsi" w:hAnsiTheme="minorHAnsi" w:cstheme="minorHAnsi"/>
                <w:szCs w:val="22"/>
                <w:highlight w:val="yellow"/>
              </w:rPr>
            </w:pPr>
            <w:r w:rsidRPr="00857344">
              <w:rPr>
                <w:rFonts w:asciiTheme="minorHAnsi" w:hAnsiTheme="minorHAnsi" w:cstheme="minorHAnsi"/>
                <w:szCs w:val="22"/>
                <w:highlight w:val="yellow"/>
              </w:rPr>
              <w:t xml:space="preserve">The subscription amount must be a </w:t>
            </w:r>
            <w:commentRangeStart w:id="725"/>
            <w:commentRangeStart w:id="726"/>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amount per application</w:t>
            </w:r>
            <w:commentRangeEnd w:id="725"/>
            <w:r w:rsidRPr="00857344">
              <w:rPr>
                <w:rStyle w:val="CommentReference"/>
                <w:highlight w:val="yellow"/>
                <w:lang w:val="en-US"/>
              </w:rPr>
              <w:commentReference w:id="725"/>
            </w:r>
            <w:commentRangeEnd w:id="726"/>
            <w:r w:rsidRPr="00857344">
              <w:rPr>
                <w:rStyle w:val="CommentReference"/>
                <w:highlight w:val="yellow"/>
                <w:lang w:val="en-US"/>
              </w:rPr>
              <w:commentReference w:id="726"/>
            </w:r>
            <w:r w:rsidRPr="00857344">
              <w:rPr>
                <w:rFonts w:asciiTheme="minorHAnsi" w:hAnsiTheme="minorHAnsi" w:cstheme="minorHAnsi"/>
                <w:szCs w:val="22"/>
                <w:highlight w:val="yellow"/>
              </w:rPr>
              <w:t xml:space="preserve">, in multiples of the </w:t>
            </w:r>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amount</w:t>
            </w:r>
            <w:ins w:id="727" w:author="Jasmine WL TEO (MAS)" w:date="2026-01-06T17:17:00Z" w16du:dateUtc="2026-01-06T09:17:00Z">
              <w:r w:rsidR="001C2198">
                <w:rPr>
                  <w:rFonts w:asciiTheme="minorHAnsi" w:hAnsiTheme="minorHAnsi" w:cstheme="minorHAnsi"/>
                  <w:szCs w:val="22"/>
                  <w:highlight w:val="yellow"/>
                </w:rPr>
                <w:t xml:space="preserve"> for SSB</w:t>
              </w:r>
            </w:ins>
            <w:r w:rsidRPr="00857344">
              <w:rPr>
                <w:rFonts w:asciiTheme="minorHAnsi" w:hAnsiTheme="minorHAnsi" w:cstheme="minorHAnsi"/>
                <w:szCs w:val="22"/>
                <w:highlight w:val="yellow"/>
              </w:rPr>
              <w:t>.</w:t>
            </w:r>
          </w:p>
        </w:tc>
        <w:tc>
          <w:tcPr>
            <w:tcW w:w="3000" w:type="dxa"/>
          </w:tcPr>
          <w:p w14:paraId="1379228E" w14:textId="1BCA9BB5" w:rsidR="00042F85" w:rsidRPr="00857344" w:rsidRDefault="000E2677" w:rsidP="00042F85">
            <w:pPr>
              <w:jc w:val="left"/>
              <w:rPr>
                <w:rFonts w:asciiTheme="minorHAnsi" w:hAnsiTheme="minorHAnsi" w:cstheme="minorHAnsi"/>
                <w:szCs w:val="22"/>
                <w:highlight w:val="yellow"/>
              </w:rPr>
            </w:pPr>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of each security type is a </w:t>
            </w:r>
            <w:r w:rsidR="00D5478D" w:rsidRPr="00857344">
              <w:rPr>
                <w:rFonts w:asciiTheme="minorHAnsi" w:hAnsiTheme="minorHAnsi" w:cstheme="minorHAnsi"/>
                <w:szCs w:val="22"/>
                <w:highlight w:val="yellow"/>
              </w:rPr>
              <w:t xml:space="preserve">configurable </w:t>
            </w:r>
            <w:r w:rsidRPr="00857344">
              <w:rPr>
                <w:rFonts w:asciiTheme="minorHAnsi" w:hAnsiTheme="minorHAnsi" w:cstheme="minorHAnsi"/>
                <w:szCs w:val="22"/>
                <w:highlight w:val="yellow"/>
              </w:rPr>
              <w:t xml:space="preserve">system parameter in OMEGA. For details on managing the parameter, refer to </w:t>
            </w:r>
            <w:r w:rsidRPr="00857344">
              <w:rPr>
                <w:rFonts w:asciiTheme="minorHAnsi" w:hAnsiTheme="minorHAnsi" w:cstheme="minorHAnsi"/>
                <w:i/>
                <w:iCs/>
                <w:szCs w:val="22"/>
                <w:highlight w:val="yellow"/>
              </w:rPr>
              <w:t xml:space="preserve">MAS_OMEGA – Functional Specifications </w:t>
            </w:r>
            <w:r w:rsidRPr="00857344">
              <w:rPr>
                <w:rFonts w:asciiTheme="minorHAnsi" w:hAnsiTheme="minorHAnsi" w:cstheme="minorHAnsi"/>
                <w:i/>
                <w:iCs/>
                <w:szCs w:val="22"/>
                <w:highlight w:val="yellow"/>
              </w:rPr>
              <w:lastRenderedPageBreak/>
              <w:t>Document (Administration).</w:t>
            </w:r>
          </w:p>
        </w:tc>
      </w:tr>
      <w:tr w:rsidR="00042F85" w:rsidRPr="005F7CBC" w14:paraId="192BF6FC" w14:textId="77777777" w:rsidTr="00542202">
        <w:tc>
          <w:tcPr>
            <w:tcW w:w="797" w:type="dxa"/>
          </w:tcPr>
          <w:p w14:paraId="53C31145" w14:textId="77777777" w:rsidR="00042F85" w:rsidRPr="00F524AB" w:rsidRDefault="00042F85" w:rsidP="00D21035">
            <w:pPr>
              <w:pStyle w:val="ListParagraph"/>
            </w:pPr>
          </w:p>
        </w:tc>
        <w:tc>
          <w:tcPr>
            <w:tcW w:w="2415" w:type="dxa"/>
          </w:tcPr>
          <w:p w14:paraId="7D7A731B" w14:textId="46AEF338" w:rsidR="00042F85" w:rsidRPr="00E06696" w:rsidRDefault="00042F85" w:rsidP="00042F85">
            <w:pPr>
              <w:pStyle w:val="Normalwithspace"/>
              <w:spacing w:before="0"/>
              <w:jc w:val="left"/>
              <w:rPr>
                <w:rFonts w:asciiTheme="minorHAnsi" w:hAnsiTheme="minorHAnsi" w:cstheme="minorHAnsi"/>
                <w:szCs w:val="22"/>
              </w:rPr>
            </w:pPr>
            <w:commentRangeStart w:id="728"/>
            <w:commentRangeStart w:id="729"/>
            <w:r w:rsidRPr="00E06696">
              <w:rPr>
                <w:rFonts w:asciiTheme="minorHAnsi" w:hAnsiTheme="minorHAnsi" w:cstheme="minorHAnsi"/>
                <w:szCs w:val="22"/>
              </w:rPr>
              <w:t>COMP_NOCOMP</w:t>
            </w:r>
            <w:commentRangeEnd w:id="728"/>
            <w:r w:rsidR="004631E8">
              <w:rPr>
                <w:rStyle w:val="CommentReference"/>
                <w:lang w:val="en-US"/>
              </w:rPr>
              <w:commentReference w:id="728"/>
            </w:r>
            <w:commentRangeEnd w:id="729"/>
            <w:r w:rsidR="003B76BD">
              <w:rPr>
                <w:rStyle w:val="CommentReference"/>
                <w:lang w:val="en-US"/>
              </w:rPr>
              <w:commentReference w:id="729"/>
            </w:r>
          </w:p>
        </w:tc>
        <w:tc>
          <w:tcPr>
            <w:tcW w:w="1417" w:type="dxa"/>
          </w:tcPr>
          <w:p w14:paraId="5D9EDA5A" w14:textId="40B584BC"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w:t>
            </w:r>
          </w:p>
        </w:tc>
        <w:tc>
          <w:tcPr>
            <w:tcW w:w="960" w:type="dxa"/>
          </w:tcPr>
          <w:p w14:paraId="322B9F2A" w14:textId="1334C153"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55</w:t>
            </w:r>
          </w:p>
        </w:tc>
        <w:tc>
          <w:tcPr>
            <w:tcW w:w="2667" w:type="dxa"/>
          </w:tcPr>
          <w:p w14:paraId="4E85DA62" w14:textId="71CD6FDE" w:rsidR="00042F85" w:rsidRPr="00E06696" w:rsidRDefault="00F946CB" w:rsidP="00042F85">
            <w:pPr>
              <w:pStyle w:val="Normalwithspace"/>
              <w:spacing w:before="0"/>
              <w:jc w:val="left"/>
              <w:rPr>
                <w:rFonts w:asciiTheme="minorHAnsi" w:hAnsiTheme="minorHAnsi" w:cstheme="minorHAnsi"/>
                <w:szCs w:val="22"/>
              </w:rPr>
            </w:pPr>
            <w:r>
              <w:rPr>
                <w:rFonts w:asciiTheme="minorHAnsi" w:hAnsiTheme="minorHAnsi" w:cstheme="minorHAnsi"/>
                <w:szCs w:val="22"/>
              </w:rPr>
              <w:t>Competitive</w:t>
            </w:r>
            <w:r w:rsidR="00042F85">
              <w:rPr>
                <w:rFonts w:asciiTheme="minorHAnsi" w:hAnsiTheme="minorHAnsi" w:cstheme="minorHAnsi"/>
                <w:szCs w:val="22"/>
              </w:rPr>
              <w:t>/non-competitive indicator</w:t>
            </w:r>
          </w:p>
        </w:tc>
        <w:tc>
          <w:tcPr>
            <w:tcW w:w="2928" w:type="dxa"/>
          </w:tcPr>
          <w:p w14:paraId="0017D06D" w14:textId="00BF64AC" w:rsidR="00042F85" w:rsidRPr="00EF5BD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padded with space</w:t>
            </w:r>
            <w:r w:rsidR="000914AA">
              <w:rPr>
                <w:rFonts w:asciiTheme="minorHAnsi" w:hAnsiTheme="minorHAnsi" w:cstheme="minorHAnsi"/>
                <w:szCs w:val="22"/>
              </w:rPr>
              <w:t xml:space="preserve"> </w:t>
            </w:r>
            <w:r w:rsidR="000914AA" w:rsidRPr="000914AA">
              <w:rPr>
                <w:rFonts w:asciiTheme="minorHAnsi" w:hAnsiTheme="minorHAnsi" w:cstheme="minorHAnsi"/>
                <w:szCs w:val="22"/>
              </w:rPr>
              <w:t>(but no hard validation)</w:t>
            </w:r>
            <w:r>
              <w:rPr>
                <w:rFonts w:asciiTheme="minorHAnsi" w:hAnsiTheme="minorHAnsi" w:cstheme="minorHAnsi"/>
                <w:szCs w:val="22"/>
              </w:rPr>
              <w:t>.</w:t>
            </w:r>
          </w:p>
        </w:tc>
        <w:tc>
          <w:tcPr>
            <w:tcW w:w="3000" w:type="dxa"/>
          </w:tcPr>
          <w:p w14:paraId="2CA38B83" w14:textId="4FB8AC4D"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Unused</w:t>
            </w:r>
            <w:r>
              <w:rPr>
                <w:rFonts w:asciiTheme="minorHAnsi" w:hAnsiTheme="minorHAnsi" w:cstheme="minorHAnsi"/>
                <w:szCs w:val="22"/>
              </w:rPr>
              <w:t xml:space="preserve"> for SSB</w:t>
            </w:r>
            <w:r w:rsidRPr="00E06696">
              <w:rPr>
                <w:rFonts w:asciiTheme="minorHAnsi" w:hAnsiTheme="minorHAnsi" w:cstheme="minorHAnsi"/>
                <w:szCs w:val="22"/>
              </w:rPr>
              <w:t>.</w:t>
            </w:r>
          </w:p>
        </w:tc>
      </w:tr>
      <w:tr w:rsidR="00042F85" w:rsidRPr="005F7CBC" w14:paraId="337571F4" w14:textId="77777777" w:rsidTr="00542202">
        <w:tc>
          <w:tcPr>
            <w:tcW w:w="797" w:type="dxa"/>
          </w:tcPr>
          <w:p w14:paraId="21C3383E" w14:textId="77777777" w:rsidR="00042F85" w:rsidRPr="00F524AB" w:rsidRDefault="00042F85" w:rsidP="00D21035">
            <w:pPr>
              <w:pStyle w:val="ListParagraph"/>
            </w:pPr>
          </w:p>
        </w:tc>
        <w:tc>
          <w:tcPr>
            <w:tcW w:w="2415" w:type="dxa"/>
          </w:tcPr>
          <w:p w14:paraId="59516762" w14:textId="3BA15B75"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BID_YIELD_SIGN</w:t>
            </w:r>
          </w:p>
        </w:tc>
        <w:tc>
          <w:tcPr>
            <w:tcW w:w="1417" w:type="dxa"/>
          </w:tcPr>
          <w:p w14:paraId="22F7F1AC" w14:textId="383E6BB9"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w:t>
            </w:r>
          </w:p>
        </w:tc>
        <w:tc>
          <w:tcPr>
            <w:tcW w:w="960" w:type="dxa"/>
          </w:tcPr>
          <w:p w14:paraId="1CFF0983" w14:textId="06B627F7"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56</w:t>
            </w:r>
          </w:p>
        </w:tc>
        <w:tc>
          <w:tcPr>
            <w:tcW w:w="2667" w:type="dxa"/>
          </w:tcPr>
          <w:p w14:paraId="7F1C98A3" w14:textId="411AD1CC" w:rsidR="00042F85" w:rsidRDefault="00F946CB" w:rsidP="00042F85">
            <w:pPr>
              <w:pStyle w:val="Normalwithspace"/>
              <w:spacing w:before="0"/>
              <w:jc w:val="left"/>
              <w:rPr>
                <w:rFonts w:asciiTheme="minorHAnsi" w:hAnsiTheme="minorHAnsi" w:cstheme="minorHAnsi"/>
                <w:szCs w:val="22"/>
              </w:rPr>
            </w:pPr>
            <w:r>
              <w:rPr>
                <w:rFonts w:asciiTheme="minorHAnsi" w:hAnsiTheme="minorHAnsi" w:cstheme="minorHAnsi"/>
                <w:szCs w:val="22"/>
              </w:rPr>
              <w:t>Bid</w:t>
            </w:r>
            <w:r w:rsidR="00042F85">
              <w:rPr>
                <w:rFonts w:asciiTheme="minorHAnsi" w:hAnsiTheme="minorHAnsi" w:cstheme="minorHAnsi"/>
                <w:szCs w:val="22"/>
              </w:rPr>
              <w:t xml:space="preserve"> yield sign</w:t>
            </w:r>
          </w:p>
        </w:tc>
        <w:tc>
          <w:tcPr>
            <w:tcW w:w="2928" w:type="dxa"/>
          </w:tcPr>
          <w:p w14:paraId="0718B24F" w14:textId="08D13A64"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padded with space</w:t>
            </w:r>
            <w:r w:rsidR="000914AA">
              <w:rPr>
                <w:rFonts w:asciiTheme="minorHAnsi" w:hAnsiTheme="minorHAnsi" w:cstheme="minorHAnsi"/>
                <w:szCs w:val="22"/>
              </w:rPr>
              <w:t xml:space="preserve"> </w:t>
            </w:r>
            <w:r w:rsidR="000914AA" w:rsidRPr="000914AA">
              <w:rPr>
                <w:rFonts w:asciiTheme="minorHAnsi" w:hAnsiTheme="minorHAnsi" w:cstheme="minorHAnsi"/>
                <w:szCs w:val="22"/>
              </w:rPr>
              <w:t>(but no hard validation)</w:t>
            </w:r>
            <w:r>
              <w:rPr>
                <w:rFonts w:asciiTheme="minorHAnsi" w:hAnsiTheme="minorHAnsi" w:cstheme="minorHAnsi"/>
                <w:szCs w:val="22"/>
              </w:rPr>
              <w:t>.</w:t>
            </w:r>
          </w:p>
        </w:tc>
        <w:tc>
          <w:tcPr>
            <w:tcW w:w="3000" w:type="dxa"/>
          </w:tcPr>
          <w:p w14:paraId="597D355F" w14:textId="4C1EB31C"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Unused</w:t>
            </w:r>
            <w:r>
              <w:rPr>
                <w:rFonts w:asciiTheme="minorHAnsi" w:hAnsiTheme="minorHAnsi" w:cstheme="minorHAnsi"/>
                <w:szCs w:val="22"/>
              </w:rPr>
              <w:t xml:space="preserve"> for SSB</w:t>
            </w:r>
            <w:r w:rsidRPr="00E06696">
              <w:rPr>
                <w:rFonts w:asciiTheme="minorHAnsi" w:hAnsiTheme="minorHAnsi" w:cstheme="minorHAnsi"/>
                <w:szCs w:val="22"/>
              </w:rPr>
              <w:t>.</w:t>
            </w:r>
          </w:p>
        </w:tc>
      </w:tr>
      <w:tr w:rsidR="00042F85" w:rsidRPr="005F7CBC" w14:paraId="600B9850" w14:textId="77777777" w:rsidTr="00542202">
        <w:tc>
          <w:tcPr>
            <w:tcW w:w="797" w:type="dxa"/>
          </w:tcPr>
          <w:p w14:paraId="16CFD150" w14:textId="77777777" w:rsidR="00042F85" w:rsidRPr="00F524AB" w:rsidRDefault="00042F85" w:rsidP="00D21035">
            <w:pPr>
              <w:pStyle w:val="ListParagraph"/>
            </w:pPr>
          </w:p>
        </w:tc>
        <w:tc>
          <w:tcPr>
            <w:tcW w:w="2415" w:type="dxa"/>
          </w:tcPr>
          <w:p w14:paraId="3D9DA422" w14:textId="37DF20F6"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BID_YIELD</w:t>
            </w:r>
          </w:p>
        </w:tc>
        <w:tc>
          <w:tcPr>
            <w:tcW w:w="1417" w:type="dxa"/>
          </w:tcPr>
          <w:p w14:paraId="63AE7D6C" w14:textId="0600466D"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9(3)v9(2)</w:t>
            </w:r>
          </w:p>
        </w:tc>
        <w:tc>
          <w:tcPr>
            <w:tcW w:w="960" w:type="dxa"/>
          </w:tcPr>
          <w:p w14:paraId="380E869B" w14:textId="60E23726"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57</w:t>
            </w:r>
          </w:p>
        </w:tc>
        <w:tc>
          <w:tcPr>
            <w:tcW w:w="2667" w:type="dxa"/>
          </w:tcPr>
          <w:p w14:paraId="204EB124" w14:textId="2653431B" w:rsidR="00042F85" w:rsidRDefault="00F946CB" w:rsidP="00042F85">
            <w:pPr>
              <w:pStyle w:val="Normalwithspace"/>
              <w:spacing w:before="0"/>
              <w:jc w:val="left"/>
              <w:rPr>
                <w:rFonts w:asciiTheme="minorHAnsi" w:hAnsiTheme="minorHAnsi" w:cstheme="minorHAnsi"/>
                <w:szCs w:val="22"/>
              </w:rPr>
            </w:pPr>
            <w:r>
              <w:rPr>
                <w:rFonts w:asciiTheme="minorHAnsi" w:hAnsiTheme="minorHAnsi" w:cstheme="minorHAnsi"/>
                <w:szCs w:val="22"/>
              </w:rPr>
              <w:t>Bid</w:t>
            </w:r>
            <w:r w:rsidR="00042F85">
              <w:rPr>
                <w:rFonts w:asciiTheme="minorHAnsi" w:hAnsiTheme="minorHAnsi" w:cstheme="minorHAnsi"/>
                <w:szCs w:val="22"/>
              </w:rPr>
              <w:t xml:space="preserve"> yield</w:t>
            </w:r>
          </w:p>
        </w:tc>
        <w:tc>
          <w:tcPr>
            <w:tcW w:w="2928" w:type="dxa"/>
          </w:tcPr>
          <w:p w14:paraId="05EE7AD6" w14:textId="6116146D"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padded with zeros</w:t>
            </w:r>
            <w:r w:rsidR="000914AA">
              <w:rPr>
                <w:rFonts w:asciiTheme="minorHAnsi" w:hAnsiTheme="minorHAnsi" w:cstheme="minorHAnsi"/>
                <w:szCs w:val="22"/>
              </w:rPr>
              <w:t xml:space="preserve"> </w:t>
            </w:r>
            <w:r w:rsidR="000914AA" w:rsidRPr="000914AA">
              <w:rPr>
                <w:rFonts w:asciiTheme="minorHAnsi" w:hAnsiTheme="minorHAnsi" w:cstheme="minorHAnsi"/>
                <w:szCs w:val="22"/>
              </w:rPr>
              <w:t>(but no hard validation)</w:t>
            </w:r>
            <w:r>
              <w:rPr>
                <w:rFonts w:asciiTheme="minorHAnsi" w:hAnsiTheme="minorHAnsi" w:cstheme="minorHAnsi"/>
                <w:szCs w:val="22"/>
              </w:rPr>
              <w:t>.</w:t>
            </w:r>
          </w:p>
        </w:tc>
        <w:tc>
          <w:tcPr>
            <w:tcW w:w="3000" w:type="dxa"/>
          </w:tcPr>
          <w:p w14:paraId="28EB2588" w14:textId="32392A37"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Unused</w:t>
            </w:r>
            <w:r>
              <w:rPr>
                <w:rFonts w:asciiTheme="minorHAnsi" w:hAnsiTheme="minorHAnsi" w:cstheme="minorHAnsi"/>
                <w:szCs w:val="22"/>
              </w:rPr>
              <w:t xml:space="preserve"> for SSB</w:t>
            </w:r>
            <w:r w:rsidRPr="00E06696">
              <w:rPr>
                <w:rFonts w:asciiTheme="minorHAnsi" w:hAnsiTheme="minorHAnsi" w:cstheme="minorHAnsi"/>
                <w:szCs w:val="22"/>
              </w:rPr>
              <w:t>.</w:t>
            </w:r>
          </w:p>
        </w:tc>
      </w:tr>
      <w:tr w:rsidR="00042F85" w:rsidRPr="005F7CBC" w14:paraId="73F490ED" w14:textId="77777777" w:rsidTr="00542202">
        <w:tc>
          <w:tcPr>
            <w:tcW w:w="797" w:type="dxa"/>
          </w:tcPr>
          <w:p w14:paraId="5D87E5F1" w14:textId="77777777" w:rsidR="00042F85" w:rsidRPr="00F524AB" w:rsidRDefault="00042F85" w:rsidP="00D21035">
            <w:pPr>
              <w:pStyle w:val="ListParagraph"/>
            </w:pPr>
          </w:p>
        </w:tc>
        <w:tc>
          <w:tcPr>
            <w:tcW w:w="2415" w:type="dxa"/>
          </w:tcPr>
          <w:p w14:paraId="418D3548" w14:textId="0868D7AD"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NAME_OF_APPLN</w:t>
            </w:r>
          </w:p>
        </w:tc>
        <w:tc>
          <w:tcPr>
            <w:tcW w:w="1417" w:type="dxa"/>
          </w:tcPr>
          <w:p w14:paraId="6141D6C2" w14:textId="3926B9D3" w:rsidR="00042F85" w:rsidRPr="00E06696" w:rsidRDefault="00042F85" w:rsidP="00042F85">
            <w:pPr>
              <w:pStyle w:val="Normalwithspace"/>
              <w:spacing w:before="0"/>
              <w:jc w:val="left"/>
              <w:rPr>
                <w:rFonts w:asciiTheme="minorHAnsi" w:hAnsiTheme="minorHAnsi" w:cstheme="minorHAnsi"/>
                <w:szCs w:val="22"/>
              </w:rPr>
            </w:pPr>
            <w:commentRangeStart w:id="730"/>
            <w:commentRangeStart w:id="731"/>
            <w:commentRangeStart w:id="732"/>
            <w:r w:rsidRPr="00E06696">
              <w:rPr>
                <w:rFonts w:asciiTheme="minorHAnsi" w:hAnsiTheme="minorHAnsi" w:cstheme="minorHAnsi"/>
                <w:szCs w:val="22"/>
              </w:rPr>
              <w:t>X(</w:t>
            </w:r>
            <w:r>
              <w:rPr>
                <w:rFonts w:asciiTheme="minorHAnsi" w:hAnsiTheme="minorHAnsi" w:cstheme="minorHAnsi"/>
                <w:szCs w:val="22"/>
              </w:rPr>
              <w:t>100</w:t>
            </w:r>
            <w:r w:rsidRPr="00E06696">
              <w:rPr>
                <w:rFonts w:asciiTheme="minorHAnsi" w:hAnsiTheme="minorHAnsi" w:cstheme="minorHAnsi"/>
                <w:szCs w:val="22"/>
              </w:rPr>
              <w:t>)</w:t>
            </w:r>
            <w:commentRangeEnd w:id="730"/>
            <w:r w:rsidR="001C2198">
              <w:rPr>
                <w:rStyle w:val="CommentReference"/>
                <w:lang w:val="en-US"/>
              </w:rPr>
              <w:commentReference w:id="730"/>
            </w:r>
            <w:commentRangeEnd w:id="731"/>
            <w:r w:rsidR="00765BB7">
              <w:rPr>
                <w:rStyle w:val="CommentReference"/>
                <w:lang w:val="en-US"/>
              </w:rPr>
              <w:commentReference w:id="731"/>
            </w:r>
            <w:commentRangeEnd w:id="732"/>
            <w:r w:rsidR="00CF1C2C">
              <w:rPr>
                <w:rStyle w:val="CommentReference"/>
                <w:lang w:val="en-US"/>
              </w:rPr>
              <w:commentReference w:id="732"/>
            </w:r>
          </w:p>
        </w:tc>
        <w:tc>
          <w:tcPr>
            <w:tcW w:w="960" w:type="dxa"/>
          </w:tcPr>
          <w:p w14:paraId="35D8B4E2" w14:textId="4D167586"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62</w:t>
            </w:r>
          </w:p>
        </w:tc>
        <w:tc>
          <w:tcPr>
            <w:tcW w:w="2667" w:type="dxa"/>
          </w:tcPr>
          <w:p w14:paraId="55A004DD" w14:textId="1DB3B36A" w:rsidR="00042F85"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Name of the applicant</w:t>
            </w:r>
          </w:p>
        </w:tc>
        <w:tc>
          <w:tcPr>
            <w:tcW w:w="2928" w:type="dxa"/>
          </w:tcPr>
          <w:p w14:paraId="76E7660D" w14:textId="11F6A23B" w:rsidR="00042F85" w:rsidRDefault="00042F85" w:rsidP="00042F85">
            <w:pPr>
              <w:spacing w:after="240"/>
              <w:jc w:val="left"/>
              <w:rPr>
                <w:rFonts w:asciiTheme="minorHAnsi" w:hAnsiTheme="minorHAnsi" w:cstheme="minorHAnsi"/>
                <w:szCs w:val="22"/>
              </w:rPr>
            </w:pPr>
            <w:commentRangeStart w:id="733"/>
            <w:r>
              <w:rPr>
                <w:rFonts w:asciiTheme="minorHAnsi" w:hAnsiTheme="minorHAnsi" w:cstheme="minorHAnsi"/>
                <w:szCs w:val="22"/>
              </w:rPr>
              <w:t>Must not be empty.</w:t>
            </w:r>
            <w:commentRangeEnd w:id="733"/>
            <w:r w:rsidR="005F18DC">
              <w:rPr>
                <w:rStyle w:val="CommentReference"/>
                <w:lang w:val="en-US"/>
              </w:rPr>
              <w:commentReference w:id="733"/>
            </w:r>
          </w:p>
        </w:tc>
        <w:tc>
          <w:tcPr>
            <w:tcW w:w="3000" w:type="dxa"/>
          </w:tcPr>
          <w:p w14:paraId="264303C6" w14:textId="414A1470" w:rsidR="00042F85" w:rsidRPr="00E06696" w:rsidRDefault="001C2198" w:rsidP="00042F85">
            <w:pPr>
              <w:spacing w:after="240"/>
              <w:jc w:val="left"/>
              <w:rPr>
                <w:rFonts w:asciiTheme="minorHAnsi" w:hAnsiTheme="minorHAnsi" w:cstheme="minorHAnsi"/>
                <w:szCs w:val="22"/>
              </w:rPr>
            </w:pPr>
            <w:ins w:id="734" w:author="Jasmine WL TEO (MAS)" w:date="2026-01-06T17:18:00Z" w16du:dateUtc="2026-01-06T09:18:00Z">
              <w:r w:rsidRPr="001C2198">
                <w:rPr>
                  <w:rFonts w:asciiTheme="minorHAnsi" w:hAnsiTheme="minorHAnsi" w:cstheme="minorHAnsi"/>
                  <w:color w:val="FF0000"/>
                  <w:szCs w:val="22"/>
                  <w:rPrChange w:id="735" w:author="Jasmine WL TEO (MAS)" w:date="2026-01-06T17:19:00Z" w16du:dateUtc="2026-01-06T09:19:00Z">
                    <w:rPr>
                      <w:rFonts w:asciiTheme="minorHAnsi" w:hAnsiTheme="minorHAnsi" w:cstheme="minorHAnsi"/>
                      <w:szCs w:val="22"/>
                    </w:rPr>
                  </w:rPrChange>
                </w:rPr>
                <w:t>Allow</w:t>
              </w:r>
            </w:ins>
            <w:ins w:id="736" w:author="Yichen GU from.TOPPAN (MAS)" w:date="2026-01-16T14:10:00Z" w16du:dateUtc="2026-01-16T06:10:00Z">
              <w:r w:rsidR="00857A1D">
                <w:rPr>
                  <w:rFonts w:asciiTheme="minorHAnsi" w:hAnsiTheme="minorHAnsi" w:cstheme="minorHAnsi"/>
                  <w:color w:val="FF0000"/>
                  <w:szCs w:val="22"/>
                </w:rPr>
                <w:t>s</w:t>
              </w:r>
            </w:ins>
            <w:ins w:id="737" w:author="Jasmine WL TEO (MAS)" w:date="2026-01-06T17:18:00Z" w16du:dateUtc="2026-01-06T09:18:00Z">
              <w:r w:rsidRPr="001C2198">
                <w:rPr>
                  <w:rFonts w:asciiTheme="minorHAnsi" w:hAnsiTheme="minorHAnsi" w:cstheme="minorHAnsi"/>
                  <w:color w:val="FF0000"/>
                  <w:szCs w:val="22"/>
                  <w:rPrChange w:id="738" w:author="Jasmine WL TEO (MAS)" w:date="2026-01-06T17:19:00Z" w16du:dateUtc="2026-01-06T09:19:00Z">
                    <w:rPr>
                      <w:rFonts w:asciiTheme="minorHAnsi" w:hAnsiTheme="minorHAnsi" w:cstheme="minorHAnsi"/>
                      <w:szCs w:val="22"/>
                    </w:rPr>
                  </w:rPrChange>
                </w:rPr>
                <w:t xml:space="preserve"> special characters</w:t>
              </w:r>
            </w:ins>
            <w:ins w:id="739" w:author="Yichen GU from.TOPPAN (MAS)" w:date="2026-01-16T14:10:00Z" w16du:dateUtc="2026-01-16T06:10:00Z">
              <w:r w:rsidR="00857A1D">
                <w:rPr>
                  <w:rFonts w:asciiTheme="minorHAnsi" w:hAnsiTheme="minorHAnsi" w:cstheme="minorHAnsi"/>
                  <w:color w:val="FF0000"/>
                  <w:szCs w:val="22"/>
                </w:rPr>
                <w:t>.</w:t>
              </w:r>
            </w:ins>
            <w:ins w:id="740" w:author="Jasmine WL TEO (MAS)" w:date="2026-01-06T17:18:00Z" w16du:dateUtc="2026-01-06T09:18:00Z">
              <w:del w:id="741" w:author="Yichen GU from.TOPPAN (MAS)" w:date="2026-01-16T14:10:00Z" w16du:dateUtc="2026-01-16T06:10:00Z">
                <w:r w:rsidRPr="001C2198" w:rsidDel="00857A1D">
                  <w:rPr>
                    <w:rFonts w:asciiTheme="minorHAnsi" w:hAnsiTheme="minorHAnsi" w:cstheme="minorHAnsi"/>
                    <w:color w:val="FF0000"/>
                    <w:szCs w:val="22"/>
                    <w:rPrChange w:id="742" w:author="Jasmine WL TEO (MAS)" w:date="2026-01-06T17:19:00Z" w16du:dateUtc="2026-01-06T09:19:00Z">
                      <w:rPr>
                        <w:rFonts w:asciiTheme="minorHAnsi" w:hAnsiTheme="minorHAnsi" w:cstheme="minorHAnsi"/>
                        <w:szCs w:val="22"/>
                      </w:rPr>
                    </w:rPrChange>
                  </w:rPr>
                  <w:delText>?</w:delText>
                </w:r>
              </w:del>
            </w:ins>
          </w:p>
        </w:tc>
      </w:tr>
      <w:tr w:rsidR="00042F85" w:rsidRPr="005F7CBC" w14:paraId="3886C59F" w14:textId="77777777" w:rsidTr="00542202">
        <w:tc>
          <w:tcPr>
            <w:tcW w:w="797" w:type="dxa"/>
          </w:tcPr>
          <w:p w14:paraId="12E744F6" w14:textId="77777777" w:rsidR="00042F85" w:rsidRPr="00F524AB" w:rsidRDefault="00042F85" w:rsidP="00D21035">
            <w:pPr>
              <w:pStyle w:val="ListParagraph"/>
            </w:pPr>
          </w:p>
        </w:tc>
        <w:tc>
          <w:tcPr>
            <w:tcW w:w="2415" w:type="dxa"/>
          </w:tcPr>
          <w:p w14:paraId="4D4D5C5F" w14:textId="25583563"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NATIONALITY</w:t>
            </w:r>
          </w:p>
        </w:tc>
        <w:tc>
          <w:tcPr>
            <w:tcW w:w="1417" w:type="dxa"/>
          </w:tcPr>
          <w:p w14:paraId="2BDD7B89" w14:textId="4404DB86"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w:t>
            </w:r>
          </w:p>
        </w:tc>
        <w:tc>
          <w:tcPr>
            <w:tcW w:w="960" w:type="dxa"/>
          </w:tcPr>
          <w:p w14:paraId="6AD8F422" w14:textId="3E6EEDBB"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162</w:t>
            </w:r>
          </w:p>
        </w:tc>
        <w:tc>
          <w:tcPr>
            <w:tcW w:w="2667" w:type="dxa"/>
          </w:tcPr>
          <w:p w14:paraId="0966853D" w14:textId="77777777"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Nationality indicator of the applicant</w:t>
            </w:r>
          </w:p>
          <w:p w14:paraId="201AB37D" w14:textId="77777777" w:rsidR="00042F85" w:rsidRPr="00E06696" w:rsidRDefault="00042F85" w:rsidP="00042F85">
            <w:pPr>
              <w:pStyle w:val="Normalwithspace"/>
              <w:spacing w:before="0"/>
              <w:jc w:val="left"/>
              <w:rPr>
                <w:rFonts w:asciiTheme="minorHAnsi" w:hAnsiTheme="minorHAnsi" w:cstheme="minorHAnsi"/>
                <w:szCs w:val="22"/>
              </w:rPr>
            </w:pPr>
          </w:p>
        </w:tc>
        <w:tc>
          <w:tcPr>
            <w:tcW w:w="2928" w:type="dxa"/>
          </w:tcPr>
          <w:p w14:paraId="3B64950F" w14:textId="3D123BAB"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‘S’, ‘P’ or ‘F’.</w:t>
            </w:r>
          </w:p>
        </w:tc>
        <w:tc>
          <w:tcPr>
            <w:tcW w:w="3000" w:type="dxa"/>
          </w:tcPr>
          <w:p w14:paraId="7F87E609" w14:textId="77777777" w:rsidR="00042F85"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S – Singapore citizen </w:t>
            </w:r>
          </w:p>
          <w:p w14:paraId="1B90DC16" w14:textId="77777777"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P – Singapore PR</w:t>
            </w:r>
          </w:p>
          <w:p w14:paraId="1CB72157" w14:textId="1F57F25D"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 xml:space="preserve">F – foreigner  </w:t>
            </w:r>
          </w:p>
        </w:tc>
      </w:tr>
      <w:tr w:rsidR="00042F85" w:rsidRPr="005F7CBC" w14:paraId="0BE70769" w14:textId="77777777" w:rsidTr="00542202">
        <w:tc>
          <w:tcPr>
            <w:tcW w:w="797" w:type="dxa"/>
          </w:tcPr>
          <w:p w14:paraId="73DDECCE" w14:textId="77777777" w:rsidR="00042F85" w:rsidRPr="00F524AB" w:rsidRDefault="00042F85" w:rsidP="00D21035">
            <w:pPr>
              <w:pStyle w:val="ListParagraph"/>
            </w:pPr>
          </w:p>
        </w:tc>
        <w:tc>
          <w:tcPr>
            <w:tcW w:w="2415" w:type="dxa"/>
          </w:tcPr>
          <w:p w14:paraId="23D2974B" w14:textId="3913F53A"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NATIONALITY_COUNTRY</w:t>
            </w:r>
          </w:p>
        </w:tc>
        <w:tc>
          <w:tcPr>
            <w:tcW w:w="1417" w:type="dxa"/>
          </w:tcPr>
          <w:p w14:paraId="6102E6D8" w14:textId="4DB380BF"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X(2)</w:t>
            </w:r>
          </w:p>
        </w:tc>
        <w:tc>
          <w:tcPr>
            <w:tcW w:w="960" w:type="dxa"/>
          </w:tcPr>
          <w:p w14:paraId="475EDB10" w14:textId="237BB064"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163</w:t>
            </w:r>
          </w:p>
        </w:tc>
        <w:tc>
          <w:tcPr>
            <w:tcW w:w="2667" w:type="dxa"/>
          </w:tcPr>
          <w:p w14:paraId="1D06D28D" w14:textId="7A5EEE95"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Nationality country of the applicant</w:t>
            </w:r>
          </w:p>
        </w:tc>
        <w:tc>
          <w:tcPr>
            <w:tcW w:w="2928" w:type="dxa"/>
          </w:tcPr>
          <w:p w14:paraId="29C8279E" w14:textId="023A1AE4" w:rsidR="00042F85" w:rsidRDefault="007B7F9F" w:rsidP="00042F85">
            <w:pPr>
              <w:spacing w:after="240"/>
              <w:jc w:val="left"/>
              <w:rPr>
                <w:rFonts w:asciiTheme="minorHAnsi" w:hAnsiTheme="minorHAnsi" w:cstheme="minorHAnsi"/>
                <w:szCs w:val="22"/>
              </w:rPr>
            </w:pPr>
            <w:r>
              <w:rPr>
                <w:rFonts w:asciiTheme="minorHAnsi" w:hAnsiTheme="minorHAnsi" w:cstheme="minorHAnsi"/>
                <w:szCs w:val="22"/>
              </w:rPr>
              <w:t>No hard validation.</w:t>
            </w:r>
          </w:p>
        </w:tc>
        <w:tc>
          <w:tcPr>
            <w:tcW w:w="3000" w:type="dxa"/>
          </w:tcPr>
          <w:p w14:paraId="719D50F0" w14:textId="47386F1F" w:rsidR="00042F85" w:rsidRPr="00E06696" w:rsidRDefault="007B7F9F" w:rsidP="00042F85">
            <w:pPr>
              <w:pStyle w:val="Normalwithspace"/>
              <w:spacing w:before="0"/>
              <w:jc w:val="left"/>
              <w:rPr>
                <w:rFonts w:asciiTheme="minorHAnsi" w:hAnsiTheme="minorHAnsi" w:cstheme="minorHAnsi"/>
                <w:szCs w:val="22"/>
              </w:rPr>
            </w:pPr>
            <w:commentRangeStart w:id="743"/>
            <w:r>
              <w:rPr>
                <w:rFonts w:asciiTheme="minorHAnsi" w:hAnsiTheme="minorHAnsi" w:cstheme="minorHAnsi"/>
                <w:szCs w:val="22"/>
              </w:rPr>
              <w:t xml:space="preserve">It should be a </w:t>
            </w:r>
            <w:r w:rsidR="00042F85" w:rsidRPr="00E06696">
              <w:rPr>
                <w:rFonts w:asciiTheme="minorHAnsi" w:hAnsiTheme="minorHAnsi" w:cstheme="minorHAnsi"/>
                <w:szCs w:val="22"/>
              </w:rPr>
              <w:t>2-character country code based on ISO 3166 standard.</w:t>
            </w:r>
          </w:p>
          <w:p w14:paraId="7EA49B4E" w14:textId="0CEEFE11"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e.g.: </w:t>
            </w:r>
            <w:r w:rsidR="00B65872">
              <w:rPr>
                <w:rFonts w:asciiTheme="minorHAnsi" w:hAnsiTheme="minorHAnsi" w:cstheme="minorHAnsi"/>
                <w:szCs w:val="22"/>
              </w:rPr>
              <w:t>‘</w:t>
            </w:r>
            <w:r w:rsidRPr="00E06696">
              <w:rPr>
                <w:rFonts w:asciiTheme="minorHAnsi" w:hAnsiTheme="minorHAnsi" w:cstheme="minorHAnsi"/>
                <w:szCs w:val="22"/>
              </w:rPr>
              <w:t>SG</w:t>
            </w:r>
            <w:r w:rsidR="00B65872">
              <w:rPr>
                <w:rFonts w:asciiTheme="minorHAnsi" w:hAnsiTheme="minorHAnsi" w:cstheme="minorHAnsi"/>
                <w:szCs w:val="22"/>
              </w:rPr>
              <w:t>’</w:t>
            </w:r>
            <w:r>
              <w:rPr>
                <w:rFonts w:asciiTheme="minorHAnsi" w:hAnsiTheme="minorHAnsi" w:cstheme="minorHAnsi"/>
                <w:szCs w:val="22"/>
              </w:rPr>
              <w:t xml:space="preserve"> represents Singapore</w:t>
            </w:r>
            <w:commentRangeEnd w:id="743"/>
            <w:r w:rsidR="001C2198">
              <w:rPr>
                <w:rStyle w:val="CommentReference"/>
                <w:lang w:val="en-US"/>
              </w:rPr>
              <w:commentReference w:id="743"/>
            </w:r>
          </w:p>
        </w:tc>
      </w:tr>
      <w:tr w:rsidR="00042F85" w:rsidRPr="005F7CBC" w14:paraId="18D6292C" w14:textId="77777777" w:rsidTr="00542202">
        <w:tc>
          <w:tcPr>
            <w:tcW w:w="797" w:type="dxa"/>
          </w:tcPr>
          <w:p w14:paraId="33F3AF6B" w14:textId="77777777" w:rsidR="00042F85" w:rsidRPr="00F524AB" w:rsidRDefault="00042F85" w:rsidP="00D21035">
            <w:pPr>
              <w:pStyle w:val="ListParagraph"/>
            </w:pPr>
          </w:p>
        </w:tc>
        <w:tc>
          <w:tcPr>
            <w:tcW w:w="2415" w:type="dxa"/>
          </w:tcPr>
          <w:p w14:paraId="269D787C" w14:textId="6AF62BD0"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IC_PASSPORT</w:t>
            </w:r>
          </w:p>
        </w:tc>
        <w:tc>
          <w:tcPr>
            <w:tcW w:w="1417" w:type="dxa"/>
          </w:tcPr>
          <w:p w14:paraId="0223F402" w14:textId="00FBB890"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X(14)</w:t>
            </w:r>
          </w:p>
        </w:tc>
        <w:tc>
          <w:tcPr>
            <w:tcW w:w="960" w:type="dxa"/>
          </w:tcPr>
          <w:p w14:paraId="3854A4BA" w14:textId="501BB496"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165</w:t>
            </w:r>
          </w:p>
        </w:tc>
        <w:tc>
          <w:tcPr>
            <w:tcW w:w="2667" w:type="dxa"/>
          </w:tcPr>
          <w:p w14:paraId="53E4124D" w14:textId="6C28E353" w:rsidR="00042F85"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 xml:space="preserve">NRIC </w:t>
            </w:r>
            <w:r>
              <w:rPr>
                <w:rFonts w:asciiTheme="minorHAnsi" w:hAnsiTheme="minorHAnsi" w:cstheme="minorHAnsi"/>
                <w:szCs w:val="22"/>
              </w:rPr>
              <w:t>for Singapore citizen</w:t>
            </w:r>
            <w:r w:rsidR="00C2699D">
              <w:rPr>
                <w:rFonts w:asciiTheme="minorHAnsi" w:hAnsiTheme="minorHAnsi" w:cstheme="minorHAnsi"/>
                <w:szCs w:val="22"/>
              </w:rPr>
              <w:t>s</w:t>
            </w:r>
            <w:r>
              <w:rPr>
                <w:rFonts w:asciiTheme="minorHAnsi" w:hAnsiTheme="minorHAnsi" w:cstheme="minorHAnsi"/>
                <w:szCs w:val="22"/>
              </w:rPr>
              <w:t xml:space="preserve"> or PR</w:t>
            </w:r>
            <w:r w:rsidR="007423F7">
              <w:rPr>
                <w:rFonts w:asciiTheme="minorHAnsi" w:hAnsiTheme="minorHAnsi" w:cstheme="minorHAnsi"/>
                <w:szCs w:val="22"/>
              </w:rPr>
              <w:t>s</w:t>
            </w:r>
          </w:p>
          <w:p w14:paraId="22404FA9" w14:textId="428E1AA8"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or </w:t>
            </w:r>
            <w:r>
              <w:rPr>
                <w:rFonts w:asciiTheme="minorHAnsi" w:hAnsiTheme="minorHAnsi" w:cstheme="minorHAnsi"/>
                <w:szCs w:val="22"/>
              </w:rPr>
              <w:t>FIN/</w:t>
            </w:r>
            <w:r w:rsidRPr="00E06696">
              <w:rPr>
                <w:rFonts w:asciiTheme="minorHAnsi" w:hAnsiTheme="minorHAnsi" w:cstheme="minorHAnsi"/>
                <w:szCs w:val="22"/>
              </w:rPr>
              <w:t>passport number</w:t>
            </w:r>
            <w:r>
              <w:rPr>
                <w:rFonts w:asciiTheme="minorHAnsi" w:hAnsiTheme="minorHAnsi" w:cstheme="minorHAnsi"/>
                <w:szCs w:val="22"/>
              </w:rPr>
              <w:t xml:space="preserve"> for foreigner</w:t>
            </w:r>
            <w:r w:rsidR="00C2699D">
              <w:rPr>
                <w:rFonts w:asciiTheme="minorHAnsi" w:hAnsiTheme="minorHAnsi" w:cstheme="minorHAnsi"/>
                <w:szCs w:val="22"/>
              </w:rPr>
              <w:t>s</w:t>
            </w:r>
          </w:p>
        </w:tc>
        <w:tc>
          <w:tcPr>
            <w:tcW w:w="2928" w:type="dxa"/>
          </w:tcPr>
          <w:p w14:paraId="3F9D3B9F" w14:textId="7FCBBCAE" w:rsidR="00042F85" w:rsidRDefault="00C2699D" w:rsidP="00042F85">
            <w:pPr>
              <w:spacing w:after="240"/>
              <w:jc w:val="left"/>
              <w:rPr>
                <w:rFonts w:asciiTheme="minorHAnsi" w:hAnsiTheme="minorHAnsi" w:cstheme="minorHAnsi"/>
                <w:szCs w:val="22"/>
              </w:rPr>
            </w:pPr>
            <w:r>
              <w:rPr>
                <w:rFonts w:asciiTheme="minorHAnsi" w:hAnsiTheme="minorHAnsi" w:cstheme="minorHAnsi"/>
                <w:szCs w:val="22"/>
              </w:rPr>
              <w:t>For</w:t>
            </w:r>
            <w:r w:rsidR="00042F85">
              <w:rPr>
                <w:rFonts w:asciiTheme="minorHAnsi" w:hAnsiTheme="minorHAnsi" w:cstheme="minorHAnsi"/>
                <w:szCs w:val="22"/>
              </w:rPr>
              <w:t xml:space="preserve"> Singapore citizen</w:t>
            </w:r>
            <w:r>
              <w:rPr>
                <w:rFonts w:asciiTheme="minorHAnsi" w:hAnsiTheme="minorHAnsi" w:cstheme="minorHAnsi"/>
                <w:szCs w:val="22"/>
              </w:rPr>
              <w:t>s</w:t>
            </w:r>
            <w:r w:rsidR="00042F85">
              <w:rPr>
                <w:rFonts w:asciiTheme="minorHAnsi" w:hAnsiTheme="minorHAnsi" w:cstheme="minorHAnsi"/>
                <w:szCs w:val="22"/>
              </w:rPr>
              <w:t xml:space="preserve"> or PR,</w:t>
            </w:r>
            <w:r w:rsidR="00106D66">
              <w:rPr>
                <w:rFonts w:asciiTheme="minorHAnsi" w:hAnsiTheme="minorHAnsi" w:cstheme="minorHAnsi"/>
                <w:szCs w:val="22"/>
              </w:rPr>
              <w:t xml:space="preserve"> </w:t>
            </w:r>
            <w:commentRangeStart w:id="744"/>
            <w:commentRangeStart w:id="745"/>
            <w:r w:rsidR="00042F85">
              <w:rPr>
                <w:rFonts w:asciiTheme="minorHAnsi" w:hAnsiTheme="minorHAnsi" w:cstheme="minorHAnsi"/>
                <w:szCs w:val="22"/>
              </w:rPr>
              <w:t>must be a valid NRIC</w:t>
            </w:r>
            <w:commentRangeEnd w:id="744"/>
            <w:r w:rsidR="004105AC">
              <w:rPr>
                <w:rStyle w:val="CommentReference"/>
                <w:lang w:val="en-US"/>
              </w:rPr>
              <w:commentReference w:id="744"/>
            </w:r>
            <w:commentRangeEnd w:id="745"/>
            <w:r w:rsidR="008E6D8A">
              <w:rPr>
                <w:rStyle w:val="CommentReference"/>
                <w:lang w:val="en-US"/>
              </w:rPr>
              <w:commentReference w:id="745"/>
            </w:r>
            <w:r w:rsidR="00042F85">
              <w:rPr>
                <w:rFonts w:asciiTheme="minorHAnsi" w:hAnsiTheme="minorHAnsi" w:cstheme="minorHAnsi"/>
                <w:szCs w:val="22"/>
              </w:rPr>
              <w:t>.</w:t>
            </w:r>
          </w:p>
          <w:p w14:paraId="183CD9F1" w14:textId="29F0104D" w:rsidR="00042F85" w:rsidRDefault="00C2699D" w:rsidP="00042F85">
            <w:pPr>
              <w:spacing w:after="240"/>
              <w:jc w:val="left"/>
              <w:rPr>
                <w:rFonts w:asciiTheme="minorHAnsi" w:hAnsiTheme="minorHAnsi" w:cstheme="minorHAnsi"/>
                <w:szCs w:val="22"/>
              </w:rPr>
            </w:pPr>
            <w:r>
              <w:rPr>
                <w:rFonts w:asciiTheme="minorHAnsi" w:hAnsiTheme="minorHAnsi" w:cstheme="minorHAnsi"/>
                <w:szCs w:val="22"/>
              </w:rPr>
              <w:t>For</w:t>
            </w:r>
            <w:r w:rsidR="00042F85">
              <w:rPr>
                <w:rFonts w:asciiTheme="minorHAnsi" w:hAnsiTheme="minorHAnsi" w:cstheme="minorHAnsi"/>
                <w:szCs w:val="22"/>
              </w:rPr>
              <w:t xml:space="preserve"> foreigner</w:t>
            </w:r>
            <w:r>
              <w:rPr>
                <w:rFonts w:asciiTheme="minorHAnsi" w:hAnsiTheme="minorHAnsi" w:cstheme="minorHAnsi"/>
                <w:szCs w:val="22"/>
              </w:rPr>
              <w:t>s</w:t>
            </w:r>
            <w:r w:rsidR="00042F85">
              <w:rPr>
                <w:rFonts w:asciiTheme="minorHAnsi" w:hAnsiTheme="minorHAnsi" w:cstheme="minorHAnsi"/>
                <w:szCs w:val="22"/>
              </w:rPr>
              <w:t xml:space="preserve">, </w:t>
            </w:r>
            <w:commentRangeStart w:id="746"/>
            <w:commentRangeStart w:id="747"/>
            <w:r w:rsidR="00042F85">
              <w:rPr>
                <w:rFonts w:asciiTheme="minorHAnsi" w:hAnsiTheme="minorHAnsi" w:cstheme="minorHAnsi"/>
                <w:szCs w:val="22"/>
              </w:rPr>
              <w:t xml:space="preserve">must be in upper case and </w:t>
            </w:r>
            <w:r w:rsidR="00042F85">
              <w:rPr>
                <w:rFonts w:asciiTheme="minorHAnsi" w:hAnsiTheme="minorHAnsi" w:cstheme="minorHAnsi"/>
                <w:szCs w:val="22"/>
              </w:rPr>
              <w:lastRenderedPageBreak/>
              <w:t>contain no special character.</w:t>
            </w:r>
            <w:commentRangeEnd w:id="746"/>
            <w:r w:rsidR="00D4296E">
              <w:rPr>
                <w:rStyle w:val="CommentReference"/>
                <w:lang w:val="en-US"/>
              </w:rPr>
              <w:commentReference w:id="746"/>
            </w:r>
            <w:commentRangeEnd w:id="747"/>
            <w:r w:rsidR="00AB3315">
              <w:rPr>
                <w:rStyle w:val="CommentReference"/>
                <w:lang w:val="en-US"/>
              </w:rPr>
              <w:commentReference w:id="747"/>
            </w:r>
          </w:p>
        </w:tc>
        <w:tc>
          <w:tcPr>
            <w:tcW w:w="3000" w:type="dxa"/>
          </w:tcPr>
          <w:p w14:paraId="7181BA54" w14:textId="1E42DE76"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lastRenderedPageBreak/>
              <w:t xml:space="preserve"> </w:t>
            </w:r>
          </w:p>
        </w:tc>
      </w:tr>
      <w:tr w:rsidR="00042F85" w:rsidRPr="005F7CBC" w14:paraId="218E9613" w14:textId="77777777" w:rsidTr="00542202">
        <w:tc>
          <w:tcPr>
            <w:tcW w:w="797" w:type="dxa"/>
          </w:tcPr>
          <w:p w14:paraId="06BB6F76" w14:textId="77777777" w:rsidR="00042F85" w:rsidRPr="00F524AB" w:rsidRDefault="00042F85" w:rsidP="00D21035">
            <w:pPr>
              <w:pStyle w:val="ListParagraph"/>
            </w:pPr>
          </w:p>
        </w:tc>
        <w:tc>
          <w:tcPr>
            <w:tcW w:w="2415" w:type="dxa"/>
          </w:tcPr>
          <w:p w14:paraId="5FAFB93D" w14:textId="76202CFE"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CUST_BANK_CODE</w:t>
            </w:r>
          </w:p>
        </w:tc>
        <w:tc>
          <w:tcPr>
            <w:tcW w:w="1417" w:type="dxa"/>
          </w:tcPr>
          <w:p w14:paraId="73623BEA" w14:textId="4B6B0129"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9(4)</w:t>
            </w:r>
          </w:p>
        </w:tc>
        <w:tc>
          <w:tcPr>
            <w:tcW w:w="960" w:type="dxa"/>
          </w:tcPr>
          <w:p w14:paraId="1AA16949" w14:textId="1B20F264"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179</w:t>
            </w:r>
          </w:p>
        </w:tc>
        <w:tc>
          <w:tcPr>
            <w:tcW w:w="2667" w:type="dxa"/>
          </w:tcPr>
          <w:p w14:paraId="3D50D0F0" w14:textId="63186985"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Settlement bank code</w:t>
            </w:r>
          </w:p>
        </w:tc>
        <w:tc>
          <w:tcPr>
            <w:tcW w:w="2928" w:type="dxa"/>
          </w:tcPr>
          <w:p w14:paraId="606C6299" w14:textId="3A94F52C"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a valid 4-digit bank code, the same as PRI_DLR_CODE.</w:t>
            </w:r>
          </w:p>
        </w:tc>
        <w:tc>
          <w:tcPr>
            <w:tcW w:w="3000" w:type="dxa"/>
          </w:tcPr>
          <w:p w14:paraId="390F7880" w14:textId="19C1FF2D" w:rsidR="00042F85" w:rsidRPr="00E06696" w:rsidRDefault="00042F85" w:rsidP="00042F85">
            <w:pPr>
              <w:spacing w:after="240"/>
              <w:jc w:val="left"/>
              <w:rPr>
                <w:rFonts w:asciiTheme="minorHAnsi" w:hAnsiTheme="minorHAnsi" w:cstheme="minorHAnsi"/>
                <w:szCs w:val="22"/>
              </w:rPr>
            </w:pPr>
          </w:p>
        </w:tc>
      </w:tr>
      <w:tr w:rsidR="00042F85" w:rsidRPr="005F7CBC" w14:paraId="5B046269" w14:textId="77777777" w:rsidTr="00542202">
        <w:tc>
          <w:tcPr>
            <w:tcW w:w="797" w:type="dxa"/>
          </w:tcPr>
          <w:p w14:paraId="293F3806" w14:textId="77777777" w:rsidR="00042F85" w:rsidRPr="00F524AB" w:rsidRDefault="00042F85" w:rsidP="00D21035">
            <w:pPr>
              <w:pStyle w:val="ListParagraph"/>
            </w:pPr>
          </w:p>
        </w:tc>
        <w:tc>
          <w:tcPr>
            <w:tcW w:w="2415" w:type="dxa"/>
          </w:tcPr>
          <w:p w14:paraId="795505A8" w14:textId="5240354E"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CUST_BANK_BC</w:t>
            </w:r>
          </w:p>
        </w:tc>
        <w:tc>
          <w:tcPr>
            <w:tcW w:w="1417" w:type="dxa"/>
          </w:tcPr>
          <w:p w14:paraId="4DC7092C" w14:textId="0449CA81"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w:t>
            </w:r>
          </w:p>
        </w:tc>
        <w:tc>
          <w:tcPr>
            <w:tcW w:w="960" w:type="dxa"/>
          </w:tcPr>
          <w:p w14:paraId="67B7C2A9" w14:textId="319DA5B5"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183</w:t>
            </w:r>
          </w:p>
        </w:tc>
        <w:tc>
          <w:tcPr>
            <w:tcW w:w="2667" w:type="dxa"/>
          </w:tcPr>
          <w:p w14:paraId="1DEA7030" w14:textId="77777777"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 xml:space="preserve">Indicator for </w:t>
            </w:r>
            <w:r>
              <w:rPr>
                <w:rFonts w:asciiTheme="minorHAnsi" w:hAnsiTheme="minorHAnsi" w:cstheme="minorHAnsi"/>
                <w:szCs w:val="22"/>
              </w:rPr>
              <w:t>c</w:t>
            </w:r>
            <w:r w:rsidRPr="00E06696">
              <w:rPr>
                <w:rFonts w:asciiTheme="minorHAnsi" w:hAnsiTheme="minorHAnsi" w:cstheme="minorHAnsi"/>
                <w:szCs w:val="22"/>
              </w:rPr>
              <w:t>ustodian or bank</w:t>
            </w:r>
          </w:p>
          <w:p w14:paraId="0FB3B9E5" w14:textId="77777777" w:rsidR="00042F85" w:rsidRPr="00E06696" w:rsidRDefault="00042F85" w:rsidP="00042F85">
            <w:pPr>
              <w:spacing w:after="240"/>
              <w:jc w:val="left"/>
              <w:rPr>
                <w:rFonts w:asciiTheme="minorHAnsi" w:hAnsiTheme="minorHAnsi" w:cstheme="minorHAnsi"/>
                <w:szCs w:val="22"/>
              </w:rPr>
            </w:pPr>
          </w:p>
        </w:tc>
        <w:tc>
          <w:tcPr>
            <w:tcW w:w="2928" w:type="dxa"/>
          </w:tcPr>
          <w:p w14:paraId="7CEF3A43" w14:textId="45DE9331"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‘C’.</w:t>
            </w:r>
          </w:p>
        </w:tc>
        <w:tc>
          <w:tcPr>
            <w:tcW w:w="3000" w:type="dxa"/>
          </w:tcPr>
          <w:p w14:paraId="009B25C3" w14:textId="77777777" w:rsidR="00042F85" w:rsidRPr="00E06696" w:rsidRDefault="00042F85" w:rsidP="00042F85">
            <w:pPr>
              <w:spacing w:after="240"/>
              <w:jc w:val="left"/>
              <w:rPr>
                <w:rFonts w:asciiTheme="minorHAnsi" w:hAnsiTheme="minorHAnsi" w:cstheme="minorHAnsi"/>
                <w:szCs w:val="22"/>
              </w:rPr>
            </w:pPr>
          </w:p>
        </w:tc>
      </w:tr>
      <w:tr w:rsidR="00042F85" w:rsidRPr="005F7CBC" w14:paraId="0B5A0F94" w14:textId="77777777" w:rsidTr="00542202">
        <w:tc>
          <w:tcPr>
            <w:tcW w:w="797" w:type="dxa"/>
          </w:tcPr>
          <w:p w14:paraId="36E5B475" w14:textId="77777777" w:rsidR="00042F85" w:rsidRPr="00F524AB" w:rsidRDefault="00042F85" w:rsidP="00D21035">
            <w:pPr>
              <w:pStyle w:val="ListParagraph"/>
            </w:pPr>
          </w:p>
        </w:tc>
        <w:tc>
          <w:tcPr>
            <w:tcW w:w="2415" w:type="dxa"/>
          </w:tcPr>
          <w:p w14:paraId="2548B32A" w14:textId="1914658E"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TYPE_OF_APPLN</w:t>
            </w:r>
          </w:p>
        </w:tc>
        <w:tc>
          <w:tcPr>
            <w:tcW w:w="1417" w:type="dxa"/>
          </w:tcPr>
          <w:p w14:paraId="710E10BF" w14:textId="3E88B951"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X(3)</w:t>
            </w:r>
          </w:p>
        </w:tc>
        <w:tc>
          <w:tcPr>
            <w:tcW w:w="960" w:type="dxa"/>
          </w:tcPr>
          <w:p w14:paraId="43A55BF5" w14:textId="05B2A78B"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184</w:t>
            </w:r>
          </w:p>
        </w:tc>
        <w:tc>
          <w:tcPr>
            <w:tcW w:w="2667" w:type="dxa"/>
          </w:tcPr>
          <w:p w14:paraId="1E3A209F" w14:textId="77777777"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Type of applicant</w:t>
            </w:r>
          </w:p>
          <w:p w14:paraId="39C5A77C" w14:textId="77777777" w:rsidR="00042F85" w:rsidRPr="00E06696" w:rsidRDefault="00042F85" w:rsidP="00042F85">
            <w:pPr>
              <w:spacing w:after="240"/>
              <w:jc w:val="left"/>
              <w:rPr>
                <w:rFonts w:asciiTheme="minorHAnsi" w:hAnsiTheme="minorHAnsi" w:cstheme="minorHAnsi"/>
                <w:szCs w:val="22"/>
              </w:rPr>
            </w:pPr>
          </w:p>
        </w:tc>
        <w:tc>
          <w:tcPr>
            <w:tcW w:w="2928" w:type="dxa"/>
          </w:tcPr>
          <w:p w14:paraId="6EB725F2" w14:textId="37023ACB"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‘IND’.</w:t>
            </w:r>
          </w:p>
        </w:tc>
        <w:tc>
          <w:tcPr>
            <w:tcW w:w="3000" w:type="dxa"/>
          </w:tcPr>
          <w:p w14:paraId="0337B652" w14:textId="77777777" w:rsidR="00042F85" w:rsidRPr="00E06696" w:rsidRDefault="00042F85" w:rsidP="00042F85">
            <w:pPr>
              <w:spacing w:after="240"/>
              <w:jc w:val="left"/>
              <w:rPr>
                <w:rFonts w:asciiTheme="minorHAnsi" w:hAnsiTheme="minorHAnsi" w:cstheme="minorHAnsi"/>
                <w:szCs w:val="22"/>
              </w:rPr>
            </w:pPr>
          </w:p>
        </w:tc>
      </w:tr>
      <w:tr w:rsidR="00042F85" w:rsidRPr="005F7CBC" w14:paraId="522A1942" w14:textId="77777777" w:rsidTr="00542202">
        <w:tc>
          <w:tcPr>
            <w:tcW w:w="797" w:type="dxa"/>
          </w:tcPr>
          <w:p w14:paraId="3ABCE715" w14:textId="77777777" w:rsidR="00042F85" w:rsidRPr="00F524AB" w:rsidRDefault="00042F85" w:rsidP="00D21035">
            <w:pPr>
              <w:pStyle w:val="ListParagraph"/>
            </w:pPr>
          </w:p>
        </w:tc>
        <w:tc>
          <w:tcPr>
            <w:tcW w:w="2415" w:type="dxa"/>
          </w:tcPr>
          <w:p w14:paraId="7BF9F421" w14:textId="3417D73D"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REC_STATUS</w:t>
            </w:r>
          </w:p>
        </w:tc>
        <w:tc>
          <w:tcPr>
            <w:tcW w:w="1417" w:type="dxa"/>
          </w:tcPr>
          <w:p w14:paraId="3F179E95" w14:textId="11A9145B"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w:t>
            </w:r>
          </w:p>
        </w:tc>
        <w:tc>
          <w:tcPr>
            <w:tcW w:w="960" w:type="dxa"/>
          </w:tcPr>
          <w:p w14:paraId="082B9911" w14:textId="56ACE6E1"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187</w:t>
            </w:r>
          </w:p>
        </w:tc>
        <w:tc>
          <w:tcPr>
            <w:tcW w:w="2667" w:type="dxa"/>
          </w:tcPr>
          <w:p w14:paraId="0B9BD9FA" w14:textId="7C7FE64D" w:rsidR="00042F85" w:rsidRPr="00E06696" w:rsidRDefault="00705BC5" w:rsidP="00042F85">
            <w:pPr>
              <w:spacing w:after="240"/>
              <w:jc w:val="left"/>
              <w:rPr>
                <w:rFonts w:asciiTheme="minorHAnsi" w:hAnsiTheme="minorHAnsi" w:cstheme="minorHAnsi"/>
                <w:szCs w:val="22"/>
              </w:rPr>
            </w:pPr>
            <w:r>
              <w:rPr>
                <w:rFonts w:asciiTheme="minorHAnsi" w:hAnsiTheme="minorHAnsi" w:cstheme="minorHAnsi"/>
                <w:szCs w:val="22"/>
              </w:rPr>
              <w:t>Record</w:t>
            </w:r>
            <w:r w:rsidR="00042F85">
              <w:rPr>
                <w:rFonts w:asciiTheme="minorHAnsi" w:hAnsiTheme="minorHAnsi" w:cstheme="minorHAnsi"/>
                <w:szCs w:val="22"/>
              </w:rPr>
              <w:t xml:space="preserve"> status</w:t>
            </w:r>
          </w:p>
        </w:tc>
        <w:tc>
          <w:tcPr>
            <w:tcW w:w="2928" w:type="dxa"/>
          </w:tcPr>
          <w:p w14:paraId="7505F328" w14:textId="20F2A332"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padded with space</w:t>
            </w:r>
            <w:r w:rsidR="003D1BCB">
              <w:rPr>
                <w:rFonts w:asciiTheme="minorHAnsi" w:hAnsiTheme="minorHAnsi" w:cstheme="minorHAnsi"/>
                <w:szCs w:val="22"/>
              </w:rPr>
              <w:t xml:space="preserve"> </w:t>
            </w:r>
            <w:r w:rsidR="003D1BCB" w:rsidRPr="000914AA">
              <w:rPr>
                <w:rFonts w:asciiTheme="minorHAnsi" w:hAnsiTheme="minorHAnsi" w:cstheme="minorHAnsi"/>
                <w:szCs w:val="22"/>
              </w:rPr>
              <w:t>(but no hard validation)</w:t>
            </w:r>
            <w:r>
              <w:rPr>
                <w:rFonts w:asciiTheme="minorHAnsi" w:hAnsiTheme="minorHAnsi" w:cstheme="minorHAnsi"/>
                <w:szCs w:val="22"/>
              </w:rPr>
              <w:t>.</w:t>
            </w:r>
          </w:p>
        </w:tc>
        <w:tc>
          <w:tcPr>
            <w:tcW w:w="3000" w:type="dxa"/>
          </w:tcPr>
          <w:p w14:paraId="004E2D3C" w14:textId="18874C08"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Unused.</w:t>
            </w:r>
          </w:p>
        </w:tc>
      </w:tr>
      <w:tr w:rsidR="00042F85" w:rsidRPr="005F7CBC" w14:paraId="56B65A5B" w14:textId="77777777" w:rsidTr="00542202">
        <w:tc>
          <w:tcPr>
            <w:tcW w:w="797" w:type="dxa"/>
          </w:tcPr>
          <w:p w14:paraId="02AC9888" w14:textId="77777777" w:rsidR="00042F85" w:rsidRPr="00F524AB" w:rsidRDefault="00042F85" w:rsidP="00D21035">
            <w:pPr>
              <w:pStyle w:val="ListParagraph"/>
            </w:pPr>
          </w:p>
        </w:tc>
        <w:tc>
          <w:tcPr>
            <w:tcW w:w="2415" w:type="dxa"/>
          </w:tcPr>
          <w:p w14:paraId="32644218" w14:textId="2CB5314C"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CDP_ACCT_NO</w:t>
            </w:r>
          </w:p>
        </w:tc>
        <w:tc>
          <w:tcPr>
            <w:tcW w:w="1417" w:type="dxa"/>
          </w:tcPr>
          <w:p w14:paraId="4B485E66" w14:textId="3E30FB17"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X(16)</w:t>
            </w:r>
          </w:p>
        </w:tc>
        <w:tc>
          <w:tcPr>
            <w:tcW w:w="960" w:type="dxa"/>
          </w:tcPr>
          <w:p w14:paraId="325A4B11" w14:textId="727307BB"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188</w:t>
            </w:r>
          </w:p>
        </w:tc>
        <w:tc>
          <w:tcPr>
            <w:tcW w:w="2667" w:type="dxa"/>
          </w:tcPr>
          <w:p w14:paraId="4CFEA71D" w14:textId="781D69F5" w:rsidR="00042F85"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CDP account number of the applicant</w:t>
            </w:r>
          </w:p>
        </w:tc>
        <w:tc>
          <w:tcPr>
            <w:tcW w:w="2928" w:type="dxa"/>
          </w:tcPr>
          <w:p w14:paraId="605DD881" w14:textId="3E7DC4AF"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No hard validation.</w:t>
            </w:r>
          </w:p>
        </w:tc>
        <w:tc>
          <w:tcPr>
            <w:tcW w:w="3000" w:type="dxa"/>
          </w:tcPr>
          <w:p w14:paraId="0B47A5F5" w14:textId="39F90E48" w:rsidR="00042F85" w:rsidRPr="00E06696" w:rsidRDefault="00042F85" w:rsidP="00042F85">
            <w:pPr>
              <w:spacing w:after="240"/>
              <w:jc w:val="left"/>
              <w:rPr>
                <w:rFonts w:asciiTheme="minorHAnsi" w:hAnsiTheme="minorHAnsi" w:cstheme="minorHAnsi"/>
                <w:szCs w:val="22"/>
              </w:rPr>
            </w:pPr>
            <w:r>
              <w:rPr>
                <w:rFonts w:asciiTheme="minorHAnsi" w:hAnsiTheme="minorHAnsi" w:cstheme="minorHAnsi"/>
                <w:szCs w:val="22"/>
              </w:rPr>
              <w:t xml:space="preserve">It should exclude any hash sign and </w:t>
            </w:r>
            <w:commentRangeStart w:id="748"/>
            <w:r>
              <w:rPr>
                <w:rFonts w:asciiTheme="minorHAnsi" w:hAnsiTheme="minorHAnsi" w:cstheme="minorHAnsi"/>
                <w:szCs w:val="22"/>
              </w:rPr>
              <w:t>only include numbers</w:t>
            </w:r>
            <w:commentRangeEnd w:id="748"/>
            <w:r w:rsidR="001E3AA3">
              <w:rPr>
                <w:rStyle w:val="CommentReference"/>
                <w:lang w:val="en-US"/>
              </w:rPr>
              <w:commentReference w:id="748"/>
            </w:r>
            <w:r>
              <w:rPr>
                <w:rFonts w:asciiTheme="minorHAnsi" w:hAnsiTheme="minorHAnsi" w:cstheme="minorHAnsi"/>
                <w:szCs w:val="22"/>
              </w:rPr>
              <w:t>.</w:t>
            </w:r>
          </w:p>
        </w:tc>
      </w:tr>
      <w:tr w:rsidR="00042F85" w:rsidRPr="005F7CBC" w14:paraId="56C7636B" w14:textId="77777777" w:rsidTr="00542202">
        <w:tc>
          <w:tcPr>
            <w:tcW w:w="797" w:type="dxa"/>
          </w:tcPr>
          <w:p w14:paraId="483C30CD" w14:textId="77777777" w:rsidR="00042F85" w:rsidRPr="00F524AB" w:rsidRDefault="00042F85" w:rsidP="00D21035">
            <w:pPr>
              <w:pStyle w:val="ListParagraph"/>
            </w:pPr>
          </w:p>
        </w:tc>
        <w:tc>
          <w:tcPr>
            <w:tcW w:w="2415" w:type="dxa"/>
          </w:tcPr>
          <w:p w14:paraId="4829127F" w14:textId="3A3DF55C"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SUB_METHOD</w:t>
            </w:r>
          </w:p>
        </w:tc>
        <w:tc>
          <w:tcPr>
            <w:tcW w:w="1417" w:type="dxa"/>
          </w:tcPr>
          <w:p w14:paraId="6AB76CCC" w14:textId="75FA9D11"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w:t>
            </w:r>
          </w:p>
        </w:tc>
        <w:tc>
          <w:tcPr>
            <w:tcW w:w="960" w:type="dxa"/>
          </w:tcPr>
          <w:p w14:paraId="19D5C612" w14:textId="22CFB542"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204</w:t>
            </w:r>
          </w:p>
        </w:tc>
        <w:tc>
          <w:tcPr>
            <w:tcW w:w="2667" w:type="dxa"/>
          </w:tcPr>
          <w:p w14:paraId="2A687C6E" w14:textId="77777777"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Submission method indicator</w:t>
            </w:r>
          </w:p>
          <w:p w14:paraId="391C72F6" w14:textId="77777777" w:rsidR="00042F85" w:rsidRPr="00E06696" w:rsidRDefault="00042F85" w:rsidP="00042F85">
            <w:pPr>
              <w:spacing w:after="240"/>
              <w:jc w:val="left"/>
              <w:rPr>
                <w:rFonts w:asciiTheme="minorHAnsi" w:hAnsiTheme="minorHAnsi" w:cstheme="minorHAnsi"/>
                <w:szCs w:val="22"/>
              </w:rPr>
            </w:pPr>
          </w:p>
        </w:tc>
        <w:tc>
          <w:tcPr>
            <w:tcW w:w="2928" w:type="dxa"/>
          </w:tcPr>
          <w:p w14:paraId="137319B7" w14:textId="057A4721"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‘A’, ‘B’ or ‘C’.</w:t>
            </w:r>
          </w:p>
        </w:tc>
        <w:tc>
          <w:tcPr>
            <w:tcW w:w="3000" w:type="dxa"/>
          </w:tcPr>
          <w:p w14:paraId="3F07752F" w14:textId="77777777"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A – ATM submissions</w:t>
            </w:r>
          </w:p>
          <w:p w14:paraId="1C276EC2" w14:textId="77777777"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 xml:space="preserve">B – </w:t>
            </w:r>
            <w:proofErr w:type="spellStart"/>
            <w:r w:rsidRPr="00E06696">
              <w:rPr>
                <w:rFonts w:asciiTheme="minorHAnsi" w:hAnsiTheme="minorHAnsi" w:cstheme="minorHAnsi"/>
                <w:szCs w:val="22"/>
              </w:rPr>
              <w:t>iBanking</w:t>
            </w:r>
            <w:proofErr w:type="spellEnd"/>
            <w:r w:rsidRPr="00E06696">
              <w:rPr>
                <w:rFonts w:asciiTheme="minorHAnsi" w:hAnsiTheme="minorHAnsi" w:cstheme="minorHAnsi"/>
                <w:szCs w:val="22"/>
              </w:rPr>
              <w:t xml:space="preserve"> submissions</w:t>
            </w:r>
          </w:p>
          <w:p w14:paraId="41AE4CDC" w14:textId="2FD0C46C" w:rsidR="00042F85"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C – mobile app submissions</w:t>
            </w:r>
          </w:p>
        </w:tc>
      </w:tr>
      <w:tr w:rsidR="00042F85" w:rsidRPr="005F7CBC" w14:paraId="3338D32C" w14:textId="77777777" w:rsidTr="00542202">
        <w:tc>
          <w:tcPr>
            <w:tcW w:w="797" w:type="dxa"/>
          </w:tcPr>
          <w:p w14:paraId="42D2179B" w14:textId="77777777" w:rsidR="00042F85" w:rsidRPr="00F524AB" w:rsidRDefault="00042F85" w:rsidP="00D21035">
            <w:pPr>
              <w:pStyle w:val="ListParagraph"/>
            </w:pPr>
          </w:p>
        </w:tc>
        <w:tc>
          <w:tcPr>
            <w:tcW w:w="2415" w:type="dxa"/>
          </w:tcPr>
          <w:p w14:paraId="10E076F1" w14:textId="260A0545"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CPFIS_SRS_ACCT_NO</w:t>
            </w:r>
          </w:p>
        </w:tc>
        <w:tc>
          <w:tcPr>
            <w:tcW w:w="1417" w:type="dxa"/>
          </w:tcPr>
          <w:p w14:paraId="0E3FC908" w14:textId="6978EA13"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X(16)</w:t>
            </w:r>
          </w:p>
        </w:tc>
        <w:tc>
          <w:tcPr>
            <w:tcW w:w="960" w:type="dxa"/>
          </w:tcPr>
          <w:p w14:paraId="400FE457" w14:textId="399115BA"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205</w:t>
            </w:r>
          </w:p>
        </w:tc>
        <w:tc>
          <w:tcPr>
            <w:tcW w:w="2667" w:type="dxa"/>
          </w:tcPr>
          <w:p w14:paraId="3CB7AC6E" w14:textId="5EB8DC14"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CPFIS or SRS account number</w:t>
            </w:r>
          </w:p>
        </w:tc>
        <w:tc>
          <w:tcPr>
            <w:tcW w:w="2928" w:type="dxa"/>
          </w:tcPr>
          <w:p w14:paraId="74DFCACC" w14:textId="3E1A6CD7" w:rsidR="00042F85" w:rsidRDefault="00042F85" w:rsidP="00575AE3">
            <w:pPr>
              <w:jc w:val="left"/>
              <w:rPr>
                <w:rFonts w:asciiTheme="minorHAnsi" w:hAnsiTheme="minorHAnsi" w:cstheme="minorHAnsi"/>
              </w:rPr>
            </w:pPr>
            <w:r w:rsidRPr="00575AE3">
              <w:rPr>
                <w:rFonts w:asciiTheme="minorHAnsi" w:hAnsiTheme="minorHAnsi" w:cstheme="minorHAnsi"/>
              </w:rPr>
              <w:t>For CASH</w:t>
            </w:r>
            <w:r w:rsidR="005B7EEF" w:rsidRPr="00575AE3">
              <w:rPr>
                <w:rFonts w:asciiTheme="minorHAnsi" w:hAnsiTheme="minorHAnsi" w:cstheme="minorHAnsi"/>
              </w:rPr>
              <w:t xml:space="preserve"> subscriptions</w:t>
            </w:r>
            <w:r w:rsidRPr="00575AE3">
              <w:rPr>
                <w:rFonts w:asciiTheme="minorHAnsi" w:hAnsiTheme="minorHAnsi" w:cstheme="minorHAnsi"/>
              </w:rPr>
              <w:t>, must be padded with space</w:t>
            </w:r>
            <w:r w:rsidR="00375AA9" w:rsidRPr="00575AE3">
              <w:rPr>
                <w:rFonts w:asciiTheme="minorHAnsi" w:hAnsiTheme="minorHAnsi" w:cstheme="minorHAnsi"/>
              </w:rPr>
              <w:t xml:space="preserve"> (but no hard validation)</w:t>
            </w:r>
            <w:r w:rsidRPr="00575AE3">
              <w:rPr>
                <w:rFonts w:asciiTheme="minorHAnsi" w:hAnsiTheme="minorHAnsi" w:cstheme="minorHAnsi"/>
              </w:rPr>
              <w:t>.</w:t>
            </w:r>
          </w:p>
          <w:p w14:paraId="040F88E6" w14:textId="77777777" w:rsidR="00575AE3" w:rsidRPr="00575AE3" w:rsidRDefault="00575AE3" w:rsidP="00575AE3">
            <w:pPr>
              <w:jc w:val="left"/>
              <w:rPr>
                <w:rFonts w:asciiTheme="minorHAnsi" w:hAnsiTheme="minorHAnsi" w:cstheme="minorHAnsi"/>
              </w:rPr>
            </w:pPr>
          </w:p>
          <w:p w14:paraId="6D5ED518" w14:textId="507DF3AC" w:rsidR="00042F85" w:rsidRPr="00575AE3" w:rsidRDefault="00042F85" w:rsidP="00575AE3">
            <w:pPr>
              <w:jc w:val="left"/>
              <w:rPr>
                <w:rFonts w:asciiTheme="minorHAnsi" w:hAnsiTheme="minorHAnsi" w:cstheme="minorHAnsi"/>
              </w:rPr>
            </w:pPr>
            <w:r w:rsidRPr="00575AE3">
              <w:rPr>
                <w:rFonts w:asciiTheme="minorHAnsi" w:hAnsiTheme="minorHAnsi" w:cstheme="minorHAnsi"/>
              </w:rPr>
              <w:t>For SRS</w:t>
            </w:r>
            <w:r w:rsidR="005B7EEF" w:rsidRPr="00575AE3">
              <w:rPr>
                <w:rFonts w:asciiTheme="minorHAnsi" w:hAnsiTheme="minorHAnsi" w:cstheme="minorHAnsi"/>
              </w:rPr>
              <w:t xml:space="preserve"> </w:t>
            </w:r>
            <w:r w:rsidR="00003932" w:rsidRPr="00575AE3">
              <w:rPr>
                <w:rFonts w:asciiTheme="minorHAnsi" w:hAnsiTheme="minorHAnsi" w:cstheme="minorHAnsi"/>
              </w:rPr>
              <w:t>subscriptions</w:t>
            </w:r>
            <w:r w:rsidRPr="00575AE3">
              <w:rPr>
                <w:rFonts w:asciiTheme="minorHAnsi" w:hAnsiTheme="minorHAnsi" w:cstheme="minorHAnsi"/>
              </w:rPr>
              <w:t>, must not be empty.</w:t>
            </w:r>
          </w:p>
        </w:tc>
        <w:tc>
          <w:tcPr>
            <w:tcW w:w="3000" w:type="dxa"/>
          </w:tcPr>
          <w:p w14:paraId="2117ADEA" w14:textId="2F73FE68" w:rsidR="00042F85" w:rsidRDefault="00417186" w:rsidP="00575AE3">
            <w:pPr>
              <w:jc w:val="left"/>
              <w:rPr>
                <w:rFonts w:asciiTheme="minorHAnsi" w:hAnsiTheme="minorHAnsi" w:cstheme="minorHAnsi"/>
              </w:rPr>
            </w:pPr>
            <w:r>
              <w:rPr>
                <w:rFonts w:asciiTheme="minorHAnsi" w:hAnsiTheme="minorHAnsi" w:cstheme="minorHAnsi"/>
              </w:rPr>
              <w:t>U</w:t>
            </w:r>
            <w:r w:rsidRPr="00ED2C4B">
              <w:rPr>
                <w:rFonts w:asciiTheme="minorHAnsi" w:hAnsiTheme="minorHAnsi" w:cstheme="minorHAnsi"/>
              </w:rPr>
              <w:t>nused</w:t>
            </w:r>
            <w:r>
              <w:rPr>
                <w:rFonts w:asciiTheme="minorHAnsi" w:hAnsiTheme="minorHAnsi" w:cstheme="minorHAnsi"/>
              </w:rPr>
              <w:t xml:space="preserve"> for</w:t>
            </w:r>
            <w:r w:rsidRPr="00ED2C4B">
              <w:rPr>
                <w:rFonts w:asciiTheme="minorHAnsi" w:hAnsiTheme="minorHAnsi" w:cstheme="minorHAnsi"/>
              </w:rPr>
              <w:t xml:space="preserve"> CASH</w:t>
            </w:r>
            <w:r>
              <w:rPr>
                <w:rFonts w:asciiTheme="minorHAnsi" w:hAnsiTheme="minorHAnsi" w:cstheme="minorHAnsi"/>
              </w:rPr>
              <w:t xml:space="preserve"> </w:t>
            </w:r>
            <w:r w:rsidR="00042F85" w:rsidRPr="00575AE3">
              <w:rPr>
                <w:rFonts w:asciiTheme="minorHAnsi" w:hAnsiTheme="minorHAnsi" w:cstheme="minorHAnsi"/>
              </w:rPr>
              <w:t>subscriptions</w:t>
            </w:r>
            <w:r>
              <w:rPr>
                <w:rFonts w:asciiTheme="minorHAnsi" w:hAnsiTheme="minorHAnsi" w:cstheme="minorHAnsi"/>
              </w:rPr>
              <w:t>.</w:t>
            </w:r>
          </w:p>
          <w:p w14:paraId="29CF38C2" w14:textId="77777777" w:rsidR="00575AE3" w:rsidRDefault="00575AE3" w:rsidP="00575AE3">
            <w:pPr>
              <w:jc w:val="left"/>
              <w:rPr>
                <w:rFonts w:asciiTheme="minorHAnsi" w:hAnsiTheme="minorHAnsi" w:cstheme="minorHAnsi"/>
              </w:rPr>
            </w:pPr>
          </w:p>
          <w:p w14:paraId="0DC3AE7D" w14:textId="77777777" w:rsidR="00575AE3" w:rsidRPr="00575AE3" w:rsidRDefault="00575AE3" w:rsidP="00575AE3">
            <w:pPr>
              <w:jc w:val="left"/>
              <w:rPr>
                <w:rFonts w:asciiTheme="minorHAnsi" w:hAnsiTheme="minorHAnsi" w:cstheme="minorHAnsi"/>
              </w:rPr>
            </w:pPr>
          </w:p>
          <w:p w14:paraId="6A21F174" w14:textId="3073DA70" w:rsidR="00042F85" w:rsidRPr="00575AE3" w:rsidRDefault="00042F85" w:rsidP="00575AE3">
            <w:pPr>
              <w:jc w:val="left"/>
              <w:rPr>
                <w:rFonts w:asciiTheme="minorHAnsi" w:hAnsiTheme="minorHAnsi" w:cstheme="minorHAnsi"/>
              </w:rPr>
            </w:pPr>
            <w:r w:rsidRPr="00575AE3">
              <w:rPr>
                <w:rFonts w:asciiTheme="minorHAnsi" w:hAnsiTheme="minorHAnsi" w:cstheme="minorHAnsi"/>
              </w:rPr>
              <w:t xml:space="preserve">SRS account number </w:t>
            </w:r>
            <w:r w:rsidR="00FE108B">
              <w:rPr>
                <w:rFonts w:asciiTheme="minorHAnsi" w:hAnsiTheme="minorHAnsi" w:cstheme="minorHAnsi"/>
              </w:rPr>
              <w:t>will not be validated</w:t>
            </w:r>
            <w:r w:rsidRPr="00575AE3">
              <w:rPr>
                <w:rFonts w:asciiTheme="minorHAnsi" w:hAnsiTheme="minorHAnsi" w:cstheme="minorHAnsi"/>
              </w:rPr>
              <w:t xml:space="preserve">. </w:t>
            </w:r>
          </w:p>
        </w:tc>
      </w:tr>
      <w:tr w:rsidR="00042F85" w:rsidRPr="005F7CBC" w14:paraId="794A86B0" w14:textId="77777777" w:rsidTr="00542202">
        <w:tc>
          <w:tcPr>
            <w:tcW w:w="797" w:type="dxa"/>
          </w:tcPr>
          <w:p w14:paraId="2B665E51" w14:textId="77777777" w:rsidR="00042F85" w:rsidRPr="00F524AB" w:rsidRDefault="00042F85" w:rsidP="00D21035">
            <w:pPr>
              <w:pStyle w:val="ListParagraph"/>
            </w:pPr>
          </w:p>
        </w:tc>
        <w:tc>
          <w:tcPr>
            <w:tcW w:w="2415" w:type="dxa"/>
          </w:tcPr>
          <w:p w14:paraId="113D219F" w14:textId="3B1E090C"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FILLER</w:t>
            </w:r>
          </w:p>
        </w:tc>
        <w:tc>
          <w:tcPr>
            <w:tcW w:w="1417" w:type="dxa"/>
          </w:tcPr>
          <w:p w14:paraId="713F7C38" w14:textId="0A4DD59F"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X(20)</w:t>
            </w:r>
          </w:p>
        </w:tc>
        <w:tc>
          <w:tcPr>
            <w:tcW w:w="960" w:type="dxa"/>
          </w:tcPr>
          <w:p w14:paraId="2B8D57AC" w14:textId="21FBA9BD"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221</w:t>
            </w:r>
          </w:p>
        </w:tc>
        <w:tc>
          <w:tcPr>
            <w:tcW w:w="2667" w:type="dxa"/>
          </w:tcPr>
          <w:p w14:paraId="6869278A" w14:textId="5F57D902" w:rsidR="00042F85" w:rsidRPr="00E06696" w:rsidRDefault="00D55AAA" w:rsidP="00042F85">
            <w:pPr>
              <w:spacing w:after="240"/>
              <w:jc w:val="left"/>
              <w:rPr>
                <w:rFonts w:asciiTheme="minorHAnsi" w:hAnsiTheme="minorHAnsi" w:cstheme="minorHAnsi"/>
                <w:szCs w:val="22"/>
              </w:rPr>
            </w:pPr>
            <w:r>
              <w:rPr>
                <w:rFonts w:asciiTheme="minorHAnsi" w:hAnsiTheme="minorHAnsi" w:cstheme="minorHAnsi"/>
                <w:szCs w:val="22"/>
              </w:rPr>
              <w:t>Filler field</w:t>
            </w:r>
          </w:p>
        </w:tc>
        <w:tc>
          <w:tcPr>
            <w:tcW w:w="2928" w:type="dxa"/>
          </w:tcPr>
          <w:p w14:paraId="251ED2F8" w14:textId="03677566"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padded with spaces</w:t>
            </w:r>
            <w:r w:rsidR="001D0CA8">
              <w:rPr>
                <w:rFonts w:asciiTheme="minorHAnsi" w:hAnsiTheme="minorHAnsi" w:cstheme="minorHAnsi"/>
                <w:szCs w:val="22"/>
              </w:rPr>
              <w:t xml:space="preserve"> </w:t>
            </w:r>
            <w:r w:rsidR="001D0CA8" w:rsidRPr="000914AA">
              <w:rPr>
                <w:rFonts w:asciiTheme="minorHAnsi" w:hAnsiTheme="minorHAnsi" w:cstheme="minorHAnsi"/>
                <w:szCs w:val="22"/>
              </w:rPr>
              <w:t>(but no hard validation)</w:t>
            </w:r>
            <w:r>
              <w:rPr>
                <w:rFonts w:asciiTheme="minorHAnsi" w:hAnsiTheme="minorHAnsi" w:cstheme="minorHAnsi"/>
                <w:szCs w:val="22"/>
              </w:rPr>
              <w:t>.</w:t>
            </w:r>
          </w:p>
        </w:tc>
        <w:tc>
          <w:tcPr>
            <w:tcW w:w="3000" w:type="dxa"/>
          </w:tcPr>
          <w:p w14:paraId="2A9034E9" w14:textId="08240036" w:rsidR="00AD79A0"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Unused. Reserved for future use.</w:t>
            </w:r>
          </w:p>
        </w:tc>
      </w:tr>
      <w:tr w:rsidR="00042F85" w:rsidRPr="005F7CBC" w14:paraId="6B2904AE" w14:textId="77777777" w:rsidTr="00542202">
        <w:tc>
          <w:tcPr>
            <w:tcW w:w="797" w:type="dxa"/>
          </w:tcPr>
          <w:p w14:paraId="2D953206" w14:textId="77777777" w:rsidR="00042F85" w:rsidRPr="00F524AB" w:rsidRDefault="00042F85" w:rsidP="00D21035">
            <w:pPr>
              <w:pStyle w:val="ListParagraph"/>
            </w:pPr>
          </w:p>
        </w:tc>
        <w:tc>
          <w:tcPr>
            <w:tcW w:w="2415" w:type="dxa"/>
          </w:tcPr>
          <w:p w14:paraId="4FACDE67" w14:textId="1FA587F1" w:rsidR="00042F85" w:rsidRPr="00E06696" w:rsidRDefault="00042F85" w:rsidP="00042F85">
            <w:pPr>
              <w:pStyle w:val="Normalwithspace"/>
              <w:spacing w:before="0"/>
              <w:jc w:val="left"/>
              <w:rPr>
                <w:rFonts w:asciiTheme="minorHAnsi" w:hAnsiTheme="minorHAnsi" w:cstheme="minorHAnsi"/>
                <w:szCs w:val="22"/>
              </w:rPr>
            </w:pPr>
            <w:r>
              <w:rPr>
                <w:rFonts w:asciiTheme="minorHAnsi" w:hAnsiTheme="minorHAnsi" w:cstheme="minorHAnsi"/>
                <w:szCs w:val="22"/>
              </w:rPr>
              <w:t>CHECKSUM</w:t>
            </w:r>
          </w:p>
        </w:tc>
        <w:tc>
          <w:tcPr>
            <w:tcW w:w="1417" w:type="dxa"/>
          </w:tcPr>
          <w:p w14:paraId="35DD0789" w14:textId="2C5CDE6D"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9(14)</w:t>
            </w:r>
          </w:p>
        </w:tc>
        <w:tc>
          <w:tcPr>
            <w:tcW w:w="960" w:type="dxa"/>
          </w:tcPr>
          <w:p w14:paraId="7B76DEBE" w14:textId="6AB0C811"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241</w:t>
            </w:r>
          </w:p>
        </w:tc>
        <w:tc>
          <w:tcPr>
            <w:tcW w:w="2667" w:type="dxa"/>
          </w:tcPr>
          <w:p w14:paraId="1A4C2646" w14:textId="01CDC615" w:rsidR="00042F85"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Sum of all numeric fields of this detail record</w:t>
            </w:r>
          </w:p>
        </w:tc>
        <w:tc>
          <w:tcPr>
            <w:tcW w:w="2928" w:type="dxa"/>
          </w:tcPr>
          <w:p w14:paraId="7664F9A8" w14:textId="6F1BB1F9"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equal the sum of the values from all numeric fields of the detail record.</w:t>
            </w:r>
          </w:p>
        </w:tc>
        <w:tc>
          <w:tcPr>
            <w:tcW w:w="3000" w:type="dxa"/>
          </w:tcPr>
          <w:p w14:paraId="5732063A" w14:textId="0A042AA3" w:rsidR="00042F85" w:rsidRDefault="00042F85" w:rsidP="00042F85">
            <w:pPr>
              <w:spacing w:after="240"/>
              <w:jc w:val="left"/>
              <w:rPr>
                <w:rFonts w:asciiTheme="minorHAnsi" w:hAnsiTheme="minorHAnsi" w:cstheme="minorHAnsi"/>
                <w:szCs w:val="22"/>
              </w:rPr>
            </w:pPr>
            <w:commentRangeStart w:id="749"/>
            <w:r w:rsidRPr="00E06696">
              <w:rPr>
                <w:rFonts w:asciiTheme="minorHAnsi" w:hAnsiTheme="minorHAnsi" w:cstheme="minorHAnsi"/>
                <w:szCs w:val="22"/>
              </w:rPr>
              <w:t>If the sum is bigger than 99,999,999,999,999, use the last 14 digits of the number.</w:t>
            </w:r>
            <w:commentRangeEnd w:id="749"/>
            <w:r w:rsidR="00DF1A57">
              <w:rPr>
                <w:rStyle w:val="CommentReference"/>
                <w:lang w:val="en-US"/>
              </w:rPr>
              <w:commentReference w:id="749"/>
            </w:r>
          </w:p>
          <w:p w14:paraId="1ACAA502" w14:textId="25D8F7DE" w:rsidR="00042F85" w:rsidRPr="00E06696" w:rsidRDefault="00042F85" w:rsidP="00042F85">
            <w:pPr>
              <w:spacing w:after="240"/>
              <w:jc w:val="left"/>
              <w:rPr>
                <w:rFonts w:asciiTheme="minorHAnsi" w:hAnsiTheme="minorHAnsi" w:cstheme="minorHAnsi"/>
                <w:szCs w:val="22"/>
              </w:rPr>
            </w:pPr>
            <w:r>
              <w:rPr>
                <w:rFonts w:asciiTheme="minorHAnsi" w:hAnsiTheme="minorHAnsi" w:cstheme="minorHAnsi"/>
                <w:szCs w:val="22"/>
              </w:rPr>
              <w:t>There are 5 numeric fields in the detail record:</w:t>
            </w:r>
            <w:r w:rsidR="0040471E">
              <w:rPr>
                <w:rFonts w:asciiTheme="minorHAnsi" w:hAnsiTheme="minorHAnsi" w:cstheme="minorHAnsi"/>
                <w:szCs w:val="22"/>
              </w:rPr>
              <w:t xml:space="preserve"> </w:t>
            </w:r>
            <w:r w:rsidRPr="00E06696">
              <w:rPr>
                <w:rFonts w:asciiTheme="minorHAnsi" w:hAnsiTheme="minorHAnsi" w:cstheme="minorHAnsi"/>
                <w:szCs w:val="22"/>
              </w:rPr>
              <w:t>RECEIVED_DATE</w:t>
            </w:r>
            <w:r>
              <w:rPr>
                <w:rFonts w:asciiTheme="minorHAnsi" w:hAnsiTheme="minorHAnsi" w:cstheme="minorHAnsi"/>
                <w:szCs w:val="22"/>
              </w:rPr>
              <w:t xml:space="preserve">, </w:t>
            </w:r>
            <w:r w:rsidRPr="00E06696">
              <w:rPr>
                <w:rFonts w:asciiTheme="minorHAnsi" w:hAnsiTheme="minorHAnsi" w:cstheme="minorHAnsi"/>
                <w:szCs w:val="22"/>
              </w:rPr>
              <w:t>RECEIVED_</w:t>
            </w:r>
            <w:r>
              <w:rPr>
                <w:rFonts w:asciiTheme="minorHAnsi" w:hAnsiTheme="minorHAnsi" w:cstheme="minorHAnsi"/>
                <w:szCs w:val="22"/>
              </w:rPr>
              <w:t xml:space="preserve">TIME, </w:t>
            </w:r>
            <w:r w:rsidRPr="00E06696">
              <w:rPr>
                <w:rFonts w:asciiTheme="minorHAnsi" w:hAnsiTheme="minorHAnsi" w:cstheme="minorHAnsi"/>
                <w:szCs w:val="22"/>
              </w:rPr>
              <w:t>NOMINAL_AMT</w:t>
            </w:r>
            <w:r>
              <w:rPr>
                <w:rFonts w:asciiTheme="minorHAnsi" w:hAnsiTheme="minorHAnsi" w:cstheme="minorHAnsi"/>
                <w:szCs w:val="22"/>
              </w:rPr>
              <w:t>, BID_YIELD,</w:t>
            </w:r>
            <w:r w:rsidRPr="00E06696">
              <w:rPr>
                <w:rFonts w:asciiTheme="minorHAnsi" w:hAnsiTheme="minorHAnsi" w:cstheme="minorHAnsi"/>
                <w:szCs w:val="22"/>
              </w:rPr>
              <w:t xml:space="preserve"> CUST_BANK_CODE</w:t>
            </w:r>
            <w:r>
              <w:rPr>
                <w:rFonts w:asciiTheme="minorHAnsi" w:hAnsiTheme="minorHAnsi" w:cstheme="minorHAnsi"/>
                <w:szCs w:val="22"/>
              </w:rPr>
              <w:t>.</w:t>
            </w:r>
          </w:p>
        </w:tc>
      </w:tr>
      <w:tr w:rsidR="00042F85" w:rsidRPr="005F7CBC" w14:paraId="6B4E7239" w14:textId="77777777" w:rsidTr="00542202">
        <w:tc>
          <w:tcPr>
            <w:tcW w:w="797" w:type="dxa"/>
          </w:tcPr>
          <w:p w14:paraId="143609CE" w14:textId="77777777" w:rsidR="00042F85" w:rsidRPr="00425869" w:rsidRDefault="00042F85" w:rsidP="00425869">
            <w:pPr>
              <w:ind w:left="720"/>
              <w:rPr>
                <w:lang w:val="en-AU"/>
              </w:rPr>
            </w:pPr>
          </w:p>
        </w:tc>
        <w:tc>
          <w:tcPr>
            <w:tcW w:w="2415" w:type="dxa"/>
          </w:tcPr>
          <w:p w14:paraId="7822D523" w14:textId="3B80EA58" w:rsidR="00042F85" w:rsidRDefault="00042F85" w:rsidP="00042F85">
            <w:pPr>
              <w:pStyle w:val="Normalwithspace"/>
              <w:spacing w:before="0"/>
              <w:jc w:val="left"/>
              <w:rPr>
                <w:rFonts w:asciiTheme="minorHAnsi" w:hAnsiTheme="minorHAnsi" w:cstheme="minorHAnsi"/>
                <w:szCs w:val="22"/>
              </w:rPr>
            </w:pPr>
            <w:r w:rsidRPr="00277D2B">
              <w:rPr>
                <w:rFonts w:asciiTheme="minorHAnsi" w:hAnsiTheme="minorHAnsi" w:cstheme="minorHAnsi"/>
                <w:b/>
                <w:bCs/>
                <w:szCs w:val="22"/>
              </w:rPr>
              <w:t>Control Record</w:t>
            </w:r>
          </w:p>
        </w:tc>
        <w:tc>
          <w:tcPr>
            <w:tcW w:w="1417" w:type="dxa"/>
          </w:tcPr>
          <w:p w14:paraId="6B578D7C" w14:textId="77777777" w:rsidR="00042F85" w:rsidRPr="00E06696" w:rsidRDefault="00042F85" w:rsidP="00042F85">
            <w:pPr>
              <w:pStyle w:val="Normalwithspace"/>
              <w:spacing w:before="0"/>
              <w:jc w:val="left"/>
              <w:rPr>
                <w:rFonts w:asciiTheme="minorHAnsi" w:hAnsiTheme="minorHAnsi" w:cstheme="minorHAnsi"/>
                <w:szCs w:val="22"/>
              </w:rPr>
            </w:pPr>
          </w:p>
        </w:tc>
        <w:tc>
          <w:tcPr>
            <w:tcW w:w="960" w:type="dxa"/>
          </w:tcPr>
          <w:p w14:paraId="18DBABEF" w14:textId="77777777" w:rsidR="00042F85" w:rsidRDefault="00042F85" w:rsidP="00042F85">
            <w:pPr>
              <w:pStyle w:val="Normalwithspace"/>
              <w:spacing w:before="0"/>
              <w:jc w:val="left"/>
              <w:rPr>
                <w:rFonts w:asciiTheme="minorHAnsi" w:hAnsiTheme="minorHAnsi" w:cstheme="minorHAnsi"/>
                <w:szCs w:val="22"/>
                <w:lang w:val="en-AU"/>
              </w:rPr>
            </w:pPr>
          </w:p>
        </w:tc>
        <w:tc>
          <w:tcPr>
            <w:tcW w:w="2667" w:type="dxa"/>
          </w:tcPr>
          <w:p w14:paraId="3E5FBA3A" w14:textId="77777777" w:rsidR="00042F85" w:rsidRPr="00E06696" w:rsidRDefault="00042F85" w:rsidP="00042F85">
            <w:pPr>
              <w:spacing w:after="240"/>
              <w:jc w:val="left"/>
              <w:rPr>
                <w:rFonts w:asciiTheme="minorHAnsi" w:hAnsiTheme="minorHAnsi" w:cstheme="minorHAnsi"/>
                <w:szCs w:val="22"/>
              </w:rPr>
            </w:pPr>
          </w:p>
        </w:tc>
        <w:tc>
          <w:tcPr>
            <w:tcW w:w="2928" w:type="dxa"/>
          </w:tcPr>
          <w:p w14:paraId="79782B11" w14:textId="77777777" w:rsidR="00042F85" w:rsidRDefault="00042F85" w:rsidP="00042F85">
            <w:pPr>
              <w:spacing w:after="240"/>
              <w:jc w:val="left"/>
              <w:rPr>
                <w:rFonts w:asciiTheme="minorHAnsi" w:hAnsiTheme="minorHAnsi" w:cstheme="minorHAnsi"/>
                <w:szCs w:val="22"/>
              </w:rPr>
            </w:pPr>
          </w:p>
        </w:tc>
        <w:tc>
          <w:tcPr>
            <w:tcW w:w="3000" w:type="dxa"/>
          </w:tcPr>
          <w:p w14:paraId="12192FE0" w14:textId="77777777" w:rsidR="00042F85" w:rsidRPr="00E06696" w:rsidRDefault="00042F85" w:rsidP="00042F85">
            <w:pPr>
              <w:spacing w:after="240"/>
              <w:jc w:val="left"/>
              <w:rPr>
                <w:rFonts w:asciiTheme="minorHAnsi" w:hAnsiTheme="minorHAnsi" w:cstheme="minorHAnsi"/>
                <w:szCs w:val="22"/>
              </w:rPr>
            </w:pPr>
          </w:p>
        </w:tc>
      </w:tr>
      <w:tr w:rsidR="00042F85" w:rsidRPr="005F7CBC" w14:paraId="5E3B666A" w14:textId="77777777" w:rsidTr="00542202">
        <w:tc>
          <w:tcPr>
            <w:tcW w:w="797" w:type="dxa"/>
          </w:tcPr>
          <w:p w14:paraId="2FC4EB21" w14:textId="77777777" w:rsidR="00042F85" w:rsidRPr="00F524AB" w:rsidRDefault="00042F85" w:rsidP="00D21035">
            <w:pPr>
              <w:pStyle w:val="ListParagraph"/>
            </w:pPr>
          </w:p>
        </w:tc>
        <w:tc>
          <w:tcPr>
            <w:tcW w:w="2415" w:type="dxa"/>
          </w:tcPr>
          <w:p w14:paraId="307D22BC" w14:textId="27D4E8D8" w:rsidR="00042F85" w:rsidRPr="00277D2B" w:rsidRDefault="00042F85" w:rsidP="00042F85">
            <w:pPr>
              <w:pStyle w:val="Normalwithspace"/>
              <w:spacing w:before="0"/>
              <w:jc w:val="left"/>
              <w:rPr>
                <w:rFonts w:asciiTheme="minorHAnsi" w:hAnsiTheme="minorHAnsi" w:cstheme="minorHAnsi"/>
                <w:b/>
                <w:bCs/>
                <w:szCs w:val="22"/>
              </w:rPr>
            </w:pPr>
            <w:r w:rsidRPr="00E06696">
              <w:rPr>
                <w:rFonts w:asciiTheme="minorHAnsi" w:hAnsiTheme="minorHAnsi" w:cstheme="minorHAnsi"/>
                <w:szCs w:val="22"/>
              </w:rPr>
              <w:t>RECORD_TYPE</w:t>
            </w:r>
          </w:p>
        </w:tc>
        <w:tc>
          <w:tcPr>
            <w:tcW w:w="1417" w:type="dxa"/>
          </w:tcPr>
          <w:p w14:paraId="4BAA66A7" w14:textId="2DF5755F"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X(10)</w:t>
            </w:r>
          </w:p>
        </w:tc>
        <w:tc>
          <w:tcPr>
            <w:tcW w:w="960" w:type="dxa"/>
          </w:tcPr>
          <w:p w14:paraId="63310522" w14:textId="1AF811D7"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67" w:type="dxa"/>
          </w:tcPr>
          <w:p w14:paraId="6A9EDBD7" w14:textId="3CA47B41" w:rsidR="00042F85" w:rsidRPr="00E06696" w:rsidRDefault="00042F85" w:rsidP="00042F85">
            <w:pPr>
              <w:spacing w:after="240"/>
              <w:jc w:val="left"/>
              <w:rPr>
                <w:rFonts w:asciiTheme="minorHAnsi" w:hAnsiTheme="minorHAnsi" w:cstheme="minorHAnsi"/>
                <w:szCs w:val="22"/>
              </w:rPr>
            </w:pPr>
            <w:r>
              <w:rPr>
                <w:rFonts w:asciiTheme="minorHAnsi" w:hAnsiTheme="minorHAnsi" w:cstheme="minorHAnsi"/>
                <w:szCs w:val="22"/>
              </w:rPr>
              <w:t>Record indicator</w:t>
            </w:r>
          </w:p>
        </w:tc>
        <w:tc>
          <w:tcPr>
            <w:tcW w:w="2928" w:type="dxa"/>
          </w:tcPr>
          <w:p w14:paraId="6B64B5EC" w14:textId="4A6E3705"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be ‘</w:t>
            </w:r>
            <w:r w:rsidRPr="001C5228">
              <w:rPr>
                <w:rFonts w:asciiTheme="minorHAnsi" w:hAnsiTheme="minorHAnsi" w:cstheme="minorHAnsi"/>
                <w:szCs w:val="22"/>
              </w:rPr>
              <w:t>TTTTTTTTTT</w:t>
            </w:r>
            <w:r>
              <w:rPr>
                <w:rFonts w:asciiTheme="minorHAnsi" w:hAnsiTheme="minorHAnsi" w:cstheme="minorHAnsi"/>
                <w:szCs w:val="22"/>
              </w:rPr>
              <w:t>’</w:t>
            </w:r>
            <w:r w:rsidR="00523676">
              <w:rPr>
                <w:rFonts w:asciiTheme="minorHAnsi" w:hAnsiTheme="minorHAnsi" w:cstheme="minorHAnsi"/>
                <w:szCs w:val="22"/>
              </w:rPr>
              <w:t xml:space="preserve"> for Control Record</w:t>
            </w:r>
            <w:r>
              <w:rPr>
                <w:rFonts w:asciiTheme="minorHAnsi" w:hAnsiTheme="minorHAnsi" w:cstheme="minorHAnsi"/>
                <w:szCs w:val="22"/>
              </w:rPr>
              <w:t>.</w:t>
            </w:r>
          </w:p>
        </w:tc>
        <w:tc>
          <w:tcPr>
            <w:tcW w:w="3000" w:type="dxa"/>
          </w:tcPr>
          <w:p w14:paraId="11A41161" w14:textId="77777777" w:rsidR="00042F85" w:rsidRPr="00E06696" w:rsidRDefault="00042F85" w:rsidP="00042F85">
            <w:pPr>
              <w:spacing w:after="240"/>
              <w:jc w:val="left"/>
              <w:rPr>
                <w:rFonts w:asciiTheme="minorHAnsi" w:hAnsiTheme="minorHAnsi" w:cstheme="minorHAnsi"/>
                <w:szCs w:val="22"/>
              </w:rPr>
            </w:pPr>
          </w:p>
        </w:tc>
      </w:tr>
      <w:tr w:rsidR="00042F85" w:rsidRPr="005F7CBC" w14:paraId="57A5A08F" w14:textId="77777777" w:rsidTr="00542202">
        <w:tc>
          <w:tcPr>
            <w:tcW w:w="797" w:type="dxa"/>
          </w:tcPr>
          <w:p w14:paraId="0BBF2559" w14:textId="77777777" w:rsidR="00042F85" w:rsidRPr="00F524AB" w:rsidRDefault="00042F85" w:rsidP="00D21035">
            <w:pPr>
              <w:pStyle w:val="ListParagraph"/>
            </w:pPr>
          </w:p>
        </w:tc>
        <w:tc>
          <w:tcPr>
            <w:tcW w:w="2415" w:type="dxa"/>
          </w:tcPr>
          <w:p w14:paraId="3F086B73" w14:textId="080D6240"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RECORD_COUNT</w:t>
            </w:r>
          </w:p>
        </w:tc>
        <w:tc>
          <w:tcPr>
            <w:tcW w:w="1417" w:type="dxa"/>
          </w:tcPr>
          <w:p w14:paraId="410EE362" w14:textId="047EDA04"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9(9)</w:t>
            </w:r>
          </w:p>
        </w:tc>
        <w:tc>
          <w:tcPr>
            <w:tcW w:w="960" w:type="dxa"/>
          </w:tcPr>
          <w:p w14:paraId="733600D0" w14:textId="56A5EE83"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667" w:type="dxa"/>
          </w:tcPr>
          <w:p w14:paraId="79CA2013" w14:textId="117E77BD" w:rsidR="00042F85"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Total number of detail records</w:t>
            </w:r>
          </w:p>
        </w:tc>
        <w:tc>
          <w:tcPr>
            <w:tcW w:w="2928" w:type="dxa"/>
          </w:tcPr>
          <w:p w14:paraId="5A3D6420" w14:textId="3BC44E8C"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equal the number of detail records.</w:t>
            </w:r>
          </w:p>
        </w:tc>
        <w:tc>
          <w:tcPr>
            <w:tcW w:w="3000" w:type="dxa"/>
          </w:tcPr>
          <w:p w14:paraId="0036F6C5" w14:textId="77777777" w:rsidR="00042F85" w:rsidRPr="00E06696" w:rsidRDefault="00042F85" w:rsidP="00042F85">
            <w:pPr>
              <w:spacing w:after="240"/>
              <w:jc w:val="left"/>
              <w:rPr>
                <w:rFonts w:asciiTheme="minorHAnsi" w:hAnsiTheme="minorHAnsi" w:cstheme="minorHAnsi"/>
                <w:szCs w:val="22"/>
              </w:rPr>
            </w:pPr>
          </w:p>
        </w:tc>
      </w:tr>
      <w:tr w:rsidR="00042F85" w:rsidRPr="005F7CBC" w14:paraId="69381860" w14:textId="77777777" w:rsidTr="00542202">
        <w:tc>
          <w:tcPr>
            <w:tcW w:w="797" w:type="dxa"/>
          </w:tcPr>
          <w:p w14:paraId="109809F4" w14:textId="77777777" w:rsidR="00042F85" w:rsidRPr="00F524AB" w:rsidRDefault="00042F85" w:rsidP="00D21035">
            <w:pPr>
              <w:pStyle w:val="ListParagraph"/>
            </w:pPr>
          </w:p>
        </w:tc>
        <w:tc>
          <w:tcPr>
            <w:tcW w:w="2415" w:type="dxa"/>
          </w:tcPr>
          <w:p w14:paraId="33C28F09" w14:textId="280C0BCB"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OVERALL_</w:t>
            </w:r>
            <w:r>
              <w:rPr>
                <w:rFonts w:asciiTheme="minorHAnsi" w:hAnsiTheme="minorHAnsi" w:cstheme="minorHAnsi"/>
                <w:szCs w:val="22"/>
              </w:rPr>
              <w:t>CHECKSUM</w:t>
            </w:r>
          </w:p>
        </w:tc>
        <w:tc>
          <w:tcPr>
            <w:tcW w:w="1417" w:type="dxa"/>
          </w:tcPr>
          <w:p w14:paraId="49F62B5A" w14:textId="712D3A51" w:rsidR="00042F85" w:rsidRPr="00E06696" w:rsidRDefault="00042F85" w:rsidP="00042F8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9(14)</w:t>
            </w:r>
          </w:p>
        </w:tc>
        <w:tc>
          <w:tcPr>
            <w:tcW w:w="960" w:type="dxa"/>
          </w:tcPr>
          <w:p w14:paraId="03EA08CB" w14:textId="5F4991CA" w:rsidR="00042F85" w:rsidRDefault="005605D0" w:rsidP="00042F85">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20</w:t>
            </w:r>
          </w:p>
        </w:tc>
        <w:tc>
          <w:tcPr>
            <w:tcW w:w="2667" w:type="dxa"/>
          </w:tcPr>
          <w:p w14:paraId="44601934" w14:textId="1CDA1580" w:rsidR="00042F85" w:rsidRPr="00E06696" w:rsidRDefault="00042F85" w:rsidP="00042F85">
            <w:pPr>
              <w:spacing w:after="240"/>
              <w:jc w:val="left"/>
              <w:rPr>
                <w:rFonts w:asciiTheme="minorHAnsi" w:hAnsiTheme="minorHAnsi" w:cstheme="minorHAnsi"/>
                <w:szCs w:val="22"/>
              </w:rPr>
            </w:pPr>
            <w:r w:rsidRPr="00E06696">
              <w:rPr>
                <w:rFonts w:asciiTheme="minorHAnsi" w:hAnsiTheme="minorHAnsi" w:cstheme="minorHAnsi"/>
                <w:szCs w:val="22"/>
              </w:rPr>
              <w:t xml:space="preserve">Sum of </w:t>
            </w:r>
            <w:r w:rsidR="00F93041">
              <w:rPr>
                <w:rFonts w:asciiTheme="minorHAnsi" w:hAnsiTheme="minorHAnsi" w:cstheme="minorHAnsi"/>
                <w:szCs w:val="22"/>
              </w:rPr>
              <w:t>all</w:t>
            </w:r>
            <w:r w:rsidRPr="00E06696">
              <w:rPr>
                <w:rFonts w:asciiTheme="minorHAnsi" w:hAnsiTheme="minorHAnsi" w:cstheme="minorHAnsi"/>
                <w:szCs w:val="22"/>
              </w:rPr>
              <w:t xml:space="preserve"> detail records</w:t>
            </w:r>
            <w:r w:rsidR="00F93041">
              <w:rPr>
                <w:rFonts w:asciiTheme="minorHAnsi" w:hAnsiTheme="minorHAnsi" w:cstheme="minorHAnsi"/>
                <w:szCs w:val="22"/>
              </w:rPr>
              <w:t>’</w:t>
            </w:r>
            <w:r w:rsidRPr="00E06696">
              <w:rPr>
                <w:rFonts w:asciiTheme="minorHAnsi" w:hAnsiTheme="minorHAnsi" w:cstheme="minorHAnsi"/>
                <w:szCs w:val="22"/>
              </w:rPr>
              <w:t xml:space="preserve"> </w:t>
            </w:r>
            <w:r>
              <w:rPr>
                <w:rFonts w:asciiTheme="minorHAnsi" w:hAnsiTheme="minorHAnsi" w:cstheme="minorHAnsi"/>
                <w:szCs w:val="22"/>
              </w:rPr>
              <w:t>CHECKSUM</w:t>
            </w:r>
          </w:p>
        </w:tc>
        <w:tc>
          <w:tcPr>
            <w:tcW w:w="2928" w:type="dxa"/>
          </w:tcPr>
          <w:p w14:paraId="35B3C857" w14:textId="343D79B4" w:rsidR="00042F85" w:rsidRDefault="00042F85" w:rsidP="00042F85">
            <w:pPr>
              <w:spacing w:after="240"/>
              <w:jc w:val="left"/>
              <w:rPr>
                <w:rFonts w:asciiTheme="minorHAnsi" w:hAnsiTheme="minorHAnsi" w:cstheme="minorHAnsi"/>
                <w:szCs w:val="22"/>
              </w:rPr>
            </w:pPr>
            <w:r>
              <w:rPr>
                <w:rFonts w:asciiTheme="minorHAnsi" w:hAnsiTheme="minorHAnsi" w:cstheme="minorHAnsi"/>
                <w:szCs w:val="22"/>
              </w:rPr>
              <w:t>Must equal the sum of all detail records’ CHECKSUM.</w:t>
            </w:r>
          </w:p>
        </w:tc>
        <w:tc>
          <w:tcPr>
            <w:tcW w:w="3000" w:type="dxa"/>
          </w:tcPr>
          <w:p w14:paraId="4D199363" w14:textId="3572B6B3" w:rsidR="00042F85" w:rsidRPr="00E06696" w:rsidRDefault="00042F85" w:rsidP="00955E3F">
            <w:pPr>
              <w:keepNext/>
              <w:spacing w:after="240"/>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tc>
      </w:tr>
    </w:tbl>
    <w:p w14:paraId="25836FF9" w14:textId="0A98A569" w:rsidR="00042F85" w:rsidRDefault="00955E3F" w:rsidP="00955E3F">
      <w:pPr>
        <w:pStyle w:val="Caption"/>
        <w:rPr>
          <w:lang w:val="en-AU"/>
        </w:rPr>
      </w:pPr>
      <w:r>
        <w:t xml:space="preserve">Table </w:t>
      </w:r>
      <w:r>
        <w:fldChar w:fldCharType="begin"/>
      </w:r>
      <w:r>
        <w:instrText xml:space="preserve"> SEQ Table \* ARABIC </w:instrText>
      </w:r>
      <w:r>
        <w:fldChar w:fldCharType="separate"/>
      </w:r>
      <w:r w:rsidR="00FB29C8">
        <w:t>16</w:t>
      </w:r>
      <w:r>
        <w:fldChar w:fldCharType="end"/>
      </w:r>
      <w:r>
        <w:t xml:space="preserve"> </w:t>
      </w:r>
      <w:r>
        <w:fldChar w:fldCharType="begin"/>
      </w:r>
      <w:r>
        <w:instrText xml:space="preserve"> </w:instrText>
      </w:r>
      <w:r w:rsidRPr="00955E3F">
        <w:instrText>STYLEREF "Heading 3"</w:instrText>
      </w:r>
      <w:r>
        <w:instrText xml:space="preserve"> </w:instrText>
      </w:r>
      <w:r>
        <w:fldChar w:fldCharType="separate"/>
      </w:r>
      <w:r>
        <w:t>Appendix A.2 - SSB Subscription File Data Dictionary</w:t>
      </w:r>
      <w:r>
        <w:fldChar w:fldCharType="end"/>
      </w:r>
    </w:p>
    <w:p w14:paraId="0C7B6CCF" w14:textId="0542370C" w:rsidR="00D527F7" w:rsidRDefault="00D527F7" w:rsidP="00634352">
      <w:pPr>
        <w:pStyle w:val="Heading3"/>
      </w:pPr>
      <w:bookmarkStart w:id="750" w:name="_Appendix_A.3_-"/>
      <w:bookmarkStart w:id="751" w:name="_Toc215758865"/>
      <w:bookmarkStart w:id="752" w:name="_Toc215759916"/>
      <w:bookmarkStart w:id="753" w:name="_Toc217999941"/>
      <w:bookmarkEnd w:id="750"/>
      <w:r>
        <w:t>Appendix A.</w:t>
      </w:r>
      <w:r w:rsidR="00CC52F0">
        <w:t>3</w:t>
      </w:r>
      <w:r>
        <w:t xml:space="preserve"> - SSB Redemption File Data Dictionary</w:t>
      </w:r>
      <w:bookmarkEnd w:id="751"/>
      <w:bookmarkEnd w:id="752"/>
      <w:bookmarkEnd w:id="753"/>
    </w:p>
    <w:tbl>
      <w:tblPr>
        <w:tblStyle w:val="TableGrid"/>
        <w:tblW w:w="14184" w:type="dxa"/>
        <w:tblLook w:val="04A0" w:firstRow="1" w:lastRow="0" w:firstColumn="1" w:lastColumn="0" w:noHBand="0" w:noVBand="1"/>
      </w:tblPr>
      <w:tblGrid>
        <w:gridCol w:w="797"/>
        <w:gridCol w:w="2415"/>
        <w:gridCol w:w="1417"/>
        <w:gridCol w:w="960"/>
        <w:gridCol w:w="2647"/>
        <w:gridCol w:w="2947"/>
        <w:gridCol w:w="3001"/>
      </w:tblGrid>
      <w:tr w:rsidR="00DB2B6F" w:rsidRPr="00300889" w14:paraId="2F65B93D" w14:textId="77777777" w:rsidTr="00542202">
        <w:tc>
          <w:tcPr>
            <w:tcW w:w="797" w:type="dxa"/>
            <w:shd w:val="clear" w:color="auto" w:fill="D9D9D9" w:themeFill="background1" w:themeFillShade="D9"/>
          </w:tcPr>
          <w:p w14:paraId="79435E16" w14:textId="77777777" w:rsidR="00DB2B6F" w:rsidRPr="00300889" w:rsidRDefault="00DB2B6F"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415" w:type="dxa"/>
            <w:shd w:val="clear" w:color="auto" w:fill="D9D9D9" w:themeFill="background1" w:themeFillShade="D9"/>
          </w:tcPr>
          <w:p w14:paraId="287D757E" w14:textId="77777777" w:rsidR="00DB2B6F" w:rsidRPr="00300889" w:rsidRDefault="00DB2B6F"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70113438" w14:textId="77777777" w:rsidR="00DB2B6F" w:rsidRPr="00300889" w:rsidRDefault="00DB2B6F" w:rsidP="00D023A9">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960" w:type="dxa"/>
            <w:shd w:val="clear" w:color="auto" w:fill="D9D9D9" w:themeFill="background1" w:themeFillShade="D9"/>
          </w:tcPr>
          <w:p w14:paraId="5F0D3331" w14:textId="77777777" w:rsidR="00DB2B6F" w:rsidRDefault="00DB2B6F"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Position From</w:t>
            </w:r>
          </w:p>
        </w:tc>
        <w:tc>
          <w:tcPr>
            <w:tcW w:w="2647" w:type="dxa"/>
            <w:shd w:val="clear" w:color="auto" w:fill="D9D9D9" w:themeFill="background1" w:themeFillShade="D9"/>
          </w:tcPr>
          <w:p w14:paraId="1871B98B" w14:textId="77777777" w:rsidR="00DB2B6F" w:rsidRPr="00300889" w:rsidRDefault="00DB2B6F"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47" w:type="dxa"/>
            <w:shd w:val="clear" w:color="auto" w:fill="D9D9D9" w:themeFill="background1" w:themeFillShade="D9"/>
          </w:tcPr>
          <w:p w14:paraId="5DE7BBB2" w14:textId="77777777" w:rsidR="00DB2B6F" w:rsidRPr="00300889" w:rsidRDefault="00DB2B6F"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Validation Rules</w:t>
            </w:r>
          </w:p>
        </w:tc>
        <w:tc>
          <w:tcPr>
            <w:tcW w:w="3001" w:type="dxa"/>
            <w:shd w:val="clear" w:color="auto" w:fill="D9D9D9" w:themeFill="background1" w:themeFillShade="D9"/>
          </w:tcPr>
          <w:p w14:paraId="1E189054" w14:textId="77777777" w:rsidR="00DB2B6F" w:rsidRPr="00300889" w:rsidRDefault="00DB2B6F"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DB2B6F" w:rsidRPr="00300889" w14:paraId="024BC4AE" w14:textId="77777777" w:rsidTr="00542202">
        <w:tc>
          <w:tcPr>
            <w:tcW w:w="797" w:type="dxa"/>
          </w:tcPr>
          <w:p w14:paraId="6C802104" w14:textId="77777777" w:rsidR="00DB2B6F" w:rsidRPr="00E337FA" w:rsidRDefault="00DB2B6F" w:rsidP="00D023A9">
            <w:pPr>
              <w:rPr>
                <w:lang w:val="en-AU"/>
              </w:rPr>
            </w:pPr>
          </w:p>
        </w:tc>
        <w:tc>
          <w:tcPr>
            <w:tcW w:w="2415" w:type="dxa"/>
          </w:tcPr>
          <w:p w14:paraId="0A7F77B7" w14:textId="77777777" w:rsidR="00DB2B6F" w:rsidRPr="00D22339" w:rsidRDefault="00DB2B6F" w:rsidP="00D023A9">
            <w:pPr>
              <w:pStyle w:val="Normalwithspace"/>
              <w:spacing w:before="0"/>
              <w:jc w:val="left"/>
              <w:rPr>
                <w:rFonts w:asciiTheme="minorHAnsi" w:hAnsiTheme="minorHAnsi" w:cstheme="minorHAnsi"/>
                <w:b/>
                <w:bCs/>
                <w:lang w:val="en-AU"/>
              </w:rPr>
            </w:pPr>
            <w:r w:rsidRPr="00D22339">
              <w:rPr>
                <w:rFonts w:asciiTheme="minorHAnsi" w:hAnsiTheme="minorHAnsi" w:cstheme="minorHAnsi"/>
                <w:b/>
                <w:bCs/>
                <w:lang w:val="en-AU"/>
              </w:rPr>
              <w:t>Header Record</w:t>
            </w:r>
          </w:p>
        </w:tc>
        <w:tc>
          <w:tcPr>
            <w:tcW w:w="1417" w:type="dxa"/>
          </w:tcPr>
          <w:p w14:paraId="57205243" w14:textId="77777777" w:rsidR="00DB2B6F" w:rsidRPr="00300889" w:rsidRDefault="00DB2B6F" w:rsidP="00D023A9">
            <w:pPr>
              <w:pStyle w:val="Normalwithspace"/>
              <w:spacing w:before="0"/>
              <w:jc w:val="left"/>
              <w:rPr>
                <w:rFonts w:asciiTheme="minorHAnsi" w:hAnsiTheme="minorHAnsi" w:cstheme="minorHAnsi"/>
                <w:lang w:val="en-AU"/>
              </w:rPr>
            </w:pPr>
          </w:p>
        </w:tc>
        <w:tc>
          <w:tcPr>
            <w:tcW w:w="960" w:type="dxa"/>
          </w:tcPr>
          <w:p w14:paraId="0E00C9AE" w14:textId="77777777" w:rsidR="00DB2B6F" w:rsidRPr="00300889" w:rsidRDefault="00DB2B6F" w:rsidP="00D023A9">
            <w:pPr>
              <w:pStyle w:val="Normalwithspace"/>
              <w:spacing w:before="0"/>
              <w:jc w:val="left"/>
              <w:rPr>
                <w:rFonts w:asciiTheme="minorHAnsi" w:hAnsiTheme="minorHAnsi" w:cstheme="minorHAnsi"/>
                <w:lang w:val="en-AU"/>
              </w:rPr>
            </w:pPr>
          </w:p>
        </w:tc>
        <w:tc>
          <w:tcPr>
            <w:tcW w:w="2647" w:type="dxa"/>
          </w:tcPr>
          <w:p w14:paraId="4F45DCEB" w14:textId="77777777" w:rsidR="00DB2B6F" w:rsidRPr="00300889" w:rsidRDefault="00DB2B6F" w:rsidP="00D023A9">
            <w:pPr>
              <w:pStyle w:val="Normalwithspace"/>
              <w:spacing w:before="0"/>
              <w:jc w:val="left"/>
              <w:rPr>
                <w:rFonts w:asciiTheme="minorHAnsi" w:hAnsiTheme="minorHAnsi" w:cstheme="minorHAnsi"/>
                <w:lang w:val="en-AU"/>
              </w:rPr>
            </w:pPr>
          </w:p>
        </w:tc>
        <w:tc>
          <w:tcPr>
            <w:tcW w:w="2947" w:type="dxa"/>
          </w:tcPr>
          <w:p w14:paraId="463912DD" w14:textId="77777777" w:rsidR="00DB2B6F" w:rsidRPr="00300889" w:rsidRDefault="00DB2B6F" w:rsidP="00D023A9">
            <w:pPr>
              <w:pStyle w:val="Normalwithspace"/>
              <w:spacing w:before="0"/>
              <w:jc w:val="left"/>
              <w:rPr>
                <w:rFonts w:asciiTheme="minorHAnsi" w:hAnsiTheme="minorHAnsi" w:cstheme="minorHAnsi"/>
                <w:lang w:val="en-AU"/>
              </w:rPr>
            </w:pPr>
          </w:p>
        </w:tc>
        <w:tc>
          <w:tcPr>
            <w:tcW w:w="3001" w:type="dxa"/>
          </w:tcPr>
          <w:p w14:paraId="16958CEB" w14:textId="77777777" w:rsidR="00DB2B6F" w:rsidRPr="00300889" w:rsidRDefault="00DB2B6F" w:rsidP="00D023A9">
            <w:pPr>
              <w:pStyle w:val="Normalwithspace"/>
              <w:spacing w:before="0"/>
              <w:jc w:val="left"/>
              <w:rPr>
                <w:rFonts w:asciiTheme="minorHAnsi" w:hAnsiTheme="minorHAnsi" w:cstheme="minorHAnsi"/>
                <w:lang w:val="en-AU"/>
              </w:rPr>
            </w:pPr>
          </w:p>
        </w:tc>
      </w:tr>
      <w:tr w:rsidR="00DB2B6F" w:rsidRPr="005F7CBC" w14:paraId="4809FEE8" w14:textId="77777777" w:rsidTr="00542202">
        <w:tc>
          <w:tcPr>
            <w:tcW w:w="797" w:type="dxa"/>
          </w:tcPr>
          <w:p w14:paraId="2FC4E841" w14:textId="77777777" w:rsidR="00DB2B6F" w:rsidRPr="00F524AB" w:rsidRDefault="00DB2B6F" w:rsidP="00857344">
            <w:pPr>
              <w:pStyle w:val="ListParagraph"/>
              <w:numPr>
                <w:ilvl w:val="0"/>
                <w:numId w:val="119"/>
              </w:numPr>
            </w:pPr>
          </w:p>
        </w:tc>
        <w:tc>
          <w:tcPr>
            <w:tcW w:w="2415" w:type="dxa"/>
          </w:tcPr>
          <w:p w14:paraId="300EE36D" w14:textId="77777777" w:rsidR="00DB2B6F" w:rsidRPr="00300889" w:rsidRDefault="00DB2B6F"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RECORD_TYPE</w:t>
            </w:r>
          </w:p>
        </w:tc>
        <w:tc>
          <w:tcPr>
            <w:tcW w:w="1417" w:type="dxa"/>
          </w:tcPr>
          <w:p w14:paraId="4637A6F6" w14:textId="77777777" w:rsidR="00DB2B6F" w:rsidRPr="00300889" w:rsidRDefault="00DB2B6F"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X(10)</w:t>
            </w:r>
          </w:p>
        </w:tc>
        <w:tc>
          <w:tcPr>
            <w:tcW w:w="960" w:type="dxa"/>
          </w:tcPr>
          <w:p w14:paraId="600D0774" w14:textId="77777777" w:rsidR="00DB2B6F" w:rsidRDefault="00DB2B6F" w:rsidP="00D023A9">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47" w:type="dxa"/>
          </w:tcPr>
          <w:p w14:paraId="6EE3D00B" w14:textId="77777777" w:rsidR="00DB2B6F" w:rsidRPr="00300889" w:rsidRDefault="00DB2B6F" w:rsidP="00D023A9">
            <w:pPr>
              <w:pStyle w:val="Normalwithspace"/>
              <w:spacing w:before="0"/>
              <w:jc w:val="left"/>
              <w:rPr>
                <w:rFonts w:asciiTheme="minorHAnsi" w:hAnsiTheme="minorHAnsi" w:cstheme="minorHAnsi"/>
                <w:lang w:val="en-AU"/>
              </w:rPr>
            </w:pPr>
            <w:r>
              <w:rPr>
                <w:rFonts w:asciiTheme="minorHAnsi" w:hAnsiTheme="minorHAnsi" w:cstheme="minorHAnsi"/>
                <w:szCs w:val="22"/>
                <w:lang w:val="en-AU"/>
              </w:rPr>
              <w:t>Record indicator</w:t>
            </w:r>
          </w:p>
        </w:tc>
        <w:tc>
          <w:tcPr>
            <w:tcW w:w="2947" w:type="dxa"/>
          </w:tcPr>
          <w:p w14:paraId="34B12D35" w14:textId="0C88B10B" w:rsidR="00DB2B6F" w:rsidRDefault="00DB2B6F" w:rsidP="00D023A9">
            <w:pPr>
              <w:pStyle w:val="Normalwithspace"/>
              <w:spacing w:before="0"/>
              <w:jc w:val="left"/>
              <w:rPr>
                <w:rFonts w:asciiTheme="minorHAnsi" w:hAnsiTheme="minorHAnsi" w:cstheme="minorHAnsi"/>
              </w:rPr>
            </w:pPr>
            <w:r>
              <w:rPr>
                <w:rFonts w:asciiTheme="minorHAnsi" w:hAnsiTheme="minorHAnsi" w:cstheme="minorHAnsi"/>
              </w:rPr>
              <w:t>Must be ‘</w:t>
            </w:r>
            <w:r w:rsidRPr="00300889">
              <w:rPr>
                <w:rFonts w:asciiTheme="minorHAnsi" w:hAnsiTheme="minorHAnsi" w:cstheme="minorHAnsi"/>
              </w:rPr>
              <w:t>HHHHHHHHHH</w:t>
            </w:r>
            <w:r>
              <w:rPr>
                <w:rFonts w:asciiTheme="minorHAnsi" w:hAnsiTheme="minorHAnsi" w:cstheme="minorHAnsi"/>
              </w:rPr>
              <w:t>’</w:t>
            </w:r>
            <w:r w:rsidR="00987783">
              <w:rPr>
                <w:rFonts w:asciiTheme="minorHAnsi" w:hAnsiTheme="minorHAnsi" w:cstheme="minorHAnsi"/>
              </w:rPr>
              <w:t xml:space="preserve"> for Header Record</w:t>
            </w:r>
            <w:r>
              <w:rPr>
                <w:rFonts w:asciiTheme="minorHAnsi" w:hAnsiTheme="minorHAnsi" w:cstheme="minorHAnsi"/>
              </w:rPr>
              <w:t>.</w:t>
            </w:r>
          </w:p>
        </w:tc>
        <w:tc>
          <w:tcPr>
            <w:tcW w:w="3001" w:type="dxa"/>
          </w:tcPr>
          <w:p w14:paraId="0C2023CC" w14:textId="77777777" w:rsidR="00DB2B6F" w:rsidRPr="005F7CBC" w:rsidRDefault="00DB2B6F" w:rsidP="00D023A9">
            <w:pPr>
              <w:pStyle w:val="Normalwithspace"/>
              <w:spacing w:before="0"/>
              <w:jc w:val="left"/>
              <w:rPr>
                <w:rFonts w:asciiTheme="minorHAnsi" w:hAnsiTheme="minorHAnsi" w:cstheme="minorHAnsi"/>
                <w:strike/>
                <w:lang w:val="en-AU"/>
              </w:rPr>
            </w:pPr>
          </w:p>
        </w:tc>
      </w:tr>
      <w:tr w:rsidR="00DB2B6F" w:rsidRPr="005F7CBC" w14:paraId="6F03BDAE" w14:textId="77777777" w:rsidTr="00542202">
        <w:tc>
          <w:tcPr>
            <w:tcW w:w="797" w:type="dxa"/>
          </w:tcPr>
          <w:p w14:paraId="4284F428" w14:textId="77777777" w:rsidR="00DB2B6F" w:rsidRPr="00F524AB" w:rsidRDefault="00DB2B6F" w:rsidP="00D21035">
            <w:pPr>
              <w:pStyle w:val="ListParagraph"/>
            </w:pPr>
          </w:p>
        </w:tc>
        <w:tc>
          <w:tcPr>
            <w:tcW w:w="2415" w:type="dxa"/>
          </w:tcPr>
          <w:p w14:paraId="01976F43" w14:textId="24A57CB3" w:rsidR="00DB2B6F" w:rsidRPr="00300889"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FILE_TYPE</w:t>
            </w:r>
          </w:p>
        </w:tc>
        <w:tc>
          <w:tcPr>
            <w:tcW w:w="1417" w:type="dxa"/>
          </w:tcPr>
          <w:p w14:paraId="299410D1" w14:textId="50C84345" w:rsidR="00DB2B6F" w:rsidRPr="00300889"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X(3)</w:t>
            </w:r>
          </w:p>
        </w:tc>
        <w:tc>
          <w:tcPr>
            <w:tcW w:w="960" w:type="dxa"/>
          </w:tcPr>
          <w:p w14:paraId="3055F39A" w14:textId="6B1887EA" w:rsidR="00DB2B6F" w:rsidRDefault="0057431F" w:rsidP="00DB2B6F">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647" w:type="dxa"/>
          </w:tcPr>
          <w:p w14:paraId="6C6F1978" w14:textId="20110045" w:rsidR="00DB2B6F" w:rsidRDefault="00B9078A" w:rsidP="00DB2B6F">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File type indicator</w:t>
            </w:r>
          </w:p>
        </w:tc>
        <w:tc>
          <w:tcPr>
            <w:tcW w:w="2947" w:type="dxa"/>
          </w:tcPr>
          <w:p w14:paraId="7D3113D4" w14:textId="1E7D9CA2" w:rsidR="00DB2B6F" w:rsidRDefault="006519C4" w:rsidP="00DB2B6F">
            <w:pPr>
              <w:pStyle w:val="Normalwithspace"/>
              <w:spacing w:before="0"/>
              <w:jc w:val="left"/>
              <w:rPr>
                <w:rFonts w:asciiTheme="minorHAnsi" w:hAnsiTheme="minorHAnsi" w:cstheme="minorHAnsi"/>
              </w:rPr>
            </w:pPr>
            <w:r>
              <w:rPr>
                <w:rFonts w:asciiTheme="minorHAnsi" w:hAnsiTheme="minorHAnsi" w:cstheme="minorHAnsi"/>
              </w:rPr>
              <w:t>Must be ‘RE1’ or ‘RE3’</w:t>
            </w:r>
          </w:p>
        </w:tc>
        <w:tc>
          <w:tcPr>
            <w:tcW w:w="3001" w:type="dxa"/>
          </w:tcPr>
          <w:p w14:paraId="6BC0AAE0" w14:textId="77777777" w:rsidR="00DB2B6F" w:rsidRPr="00B71724" w:rsidRDefault="00DB2B6F" w:rsidP="00DB2B6F">
            <w:pPr>
              <w:rPr>
                <w:rFonts w:asciiTheme="minorHAnsi" w:hAnsiTheme="minorHAnsi" w:cstheme="minorHAnsi"/>
                <w:szCs w:val="22"/>
              </w:rPr>
            </w:pPr>
            <w:r>
              <w:rPr>
                <w:rFonts w:asciiTheme="minorHAnsi" w:hAnsiTheme="minorHAnsi" w:cstheme="minorHAnsi"/>
                <w:szCs w:val="22"/>
              </w:rPr>
              <w:t>RE</w:t>
            </w:r>
            <w:r w:rsidRPr="00B71724">
              <w:rPr>
                <w:rFonts w:asciiTheme="minorHAnsi" w:hAnsiTheme="minorHAnsi" w:cstheme="minorHAnsi"/>
                <w:szCs w:val="22"/>
              </w:rPr>
              <w:t>1 –</w:t>
            </w:r>
            <w:r>
              <w:rPr>
                <w:rFonts w:asciiTheme="minorHAnsi" w:hAnsiTheme="minorHAnsi" w:cstheme="minorHAnsi"/>
                <w:szCs w:val="22"/>
              </w:rPr>
              <w:t xml:space="preserve"> Redemption </w:t>
            </w:r>
            <w:r w:rsidRPr="00B71724">
              <w:rPr>
                <w:rFonts w:asciiTheme="minorHAnsi" w:hAnsiTheme="minorHAnsi" w:cstheme="minorHAnsi"/>
                <w:szCs w:val="22"/>
              </w:rPr>
              <w:t>for CASH</w:t>
            </w:r>
          </w:p>
          <w:p w14:paraId="021EB49E" w14:textId="11ABCE7B" w:rsidR="00DB2B6F" w:rsidRPr="005F7CBC" w:rsidRDefault="00DB2B6F" w:rsidP="00DB2B6F">
            <w:pPr>
              <w:pStyle w:val="Normalwithspace"/>
              <w:spacing w:before="0"/>
              <w:jc w:val="left"/>
              <w:rPr>
                <w:rFonts w:asciiTheme="minorHAnsi" w:hAnsiTheme="minorHAnsi" w:cstheme="minorHAnsi"/>
                <w:strike/>
                <w:lang w:val="en-AU"/>
              </w:rPr>
            </w:pPr>
            <w:r>
              <w:rPr>
                <w:rFonts w:asciiTheme="minorHAnsi" w:hAnsiTheme="minorHAnsi" w:cstheme="minorHAnsi"/>
                <w:szCs w:val="22"/>
              </w:rPr>
              <w:t>RE3</w:t>
            </w:r>
            <w:r w:rsidRPr="00B71724">
              <w:rPr>
                <w:rFonts w:asciiTheme="minorHAnsi" w:hAnsiTheme="minorHAnsi" w:cstheme="minorHAnsi"/>
                <w:szCs w:val="22"/>
              </w:rPr>
              <w:t xml:space="preserve"> – </w:t>
            </w:r>
            <w:r>
              <w:rPr>
                <w:rFonts w:asciiTheme="minorHAnsi" w:hAnsiTheme="minorHAnsi" w:cstheme="minorHAnsi"/>
                <w:szCs w:val="22"/>
              </w:rPr>
              <w:t>Redemption</w:t>
            </w:r>
            <w:r w:rsidRPr="00B71724">
              <w:rPr>
                <w:rFonts w:asciiTheme="minorHAnsi" w:hAnsiTheme="minorHAnsi" w:cstheme="minorHAnsi"/>
                <w:szCs w:val="22"/>
              </w:rPr>
              <w:t xml:space="preserve"> for SRS</w:t>
            </w:r>
          </w:p>
        </w:tc>
      </w:tr>
      <w:tr w:rsidR="00DB2B6F" w:rsidRPr="005F7CBC" w14:paraId="2B827609" w14:textId="77777777" w:rsidTr="00542202">
        <w:tc>
          <w:tcPr>
            <w:tcW w:w="797" w:type="dxa"/>
          </w:tcPr>
          <w:p w14:paraId="5777AD0E" w14:textId="77777777" w:rsidR="00DB2B6F" w:rsidRPr="00F524AB" w:rsidRDefault="00DB2B6F" w:rsidP="00D21035">
            <w:pPr>
              <w:pStyle w:val="ListParagraph"/>
            </w:pPr>
          </w:p>
        </w:tc>
        <w:tc>
          <w:tcPr>
            <w:tcW w:w="2415" w:type="dxa"/>
          </w:tcPr>
          <w:p w14:paraId="2536C5EF" w14:textId="46F70100"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PRI_DLR_CODE</w:t>
            </w:r>
          </w:p>
        </w:tc>
        <w:tc>
          <w:tcPr>
            <w:tcW w:w="1417" w:type="dxa"/>
          </w:tcPr>
          <w:p w14:paraId="41541F1E" w14:textId="0CEE2CA7"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9(4)</w:t>
            </w:r>
          </w:p>
        </w:tc>
        <w:tc>
          <w:tcPr>
            <w:tcW w:w="960" w:type="dxa"/>
          </w:tcPr>
          <w:p w14:paraId="533A8BB4" w14:textId="7B9F7C9D" w:rsidR="00DB2B6F" w:rsidRDefault="0057431F" w:rsidP="00DB2B6F">
            <w:pPr>
              <w:pStyle w:val="Normalwithspace"/>
              <w:spacing w:before="0"/>
              <w:jc w:val="left"/>
              <w:rPr>
                <w:rFonts w:asciiTheme="minorHAnsi" w:hAnsiTheme="minorHAnsi" w:cstheme="minorHAnsi"/>
              </w:rPr>
            </w:pPr>
            <w:r>
              <w:rPr>
                <w:rFonts w:asciiTheme="minorHAnsi" w:hAnsiTheme="minorHAnsi" w:cstheme="minorHAnsi"/>
              </w:rPr>
              <w:t>14</w:t>
            </w:r>
          </w:p>
        </w:tc>
        <w:tc>
          <w:tcPr>
            <w:tcW w:w="2647" w:type="dxa"/>
          </w:tcPr>
          <w:p w14:paraId="080E4F03" w14:textId="67576893" w:rsidR="00DB2B6F" w:rsidRDefault="00DB2B6F" w:rsidP="00DB2B6F">
            <w:pPr>
              <w:rPr>
                <w:rFonts w:asciiTheme="minorHAnsi" w:hAnsiTheme="minorHAnsi" w:cstheme="minorHAnsi"/>
                <w:szCs w:val="22"/>
              </w:rPr>
            </w:pPr>
            <w:r>
              <w:rPr>
                <w:rFonts w:asciiTheme="minorHAnsi" w:hAnsiTheme="minorHAnsi" w:cstheme="minorHAnsi"/>
              </w:rPr>
              <w:t>Primary dealer code</w:t>
            </w:r>
          </w:p>
        </w:tc>
        <w:tc>
          <w:tcPr>
            <w:tcW w:w="2947" w:type="dxa"/>
          </w:tcPr>
          <w:p w14:paraId="27F9D8AB" w14:textId="342DE633" w:rsidR="00DB2B6F" w:rsidRDefault="00B9078A" w:rsidP="00DB2B6F">
            <w:pPr>
              <w:pStyle w:val="Normalwithspace"/>
              <w:spacing w:before="0"/>
              <w:jc w:val="left"/>
              <w:rPr>
                <w:rFonts w:asciiTheme="minorHAnsi" w:hAnsiTheme="minorHAnsi" w:cstheme="minorHAnsi"/>
                <w:szCs w:val="22"/>
              </w:rPr>
            </w:pPr>
            <w:r w:rsidRPr="00B9078A">
              <w:rPr>
                <w:rFonts w:asciiTheme="minorHAnsi" w:hAnsiTheme="minorHAnsi" w:cstheme="minorHAnsi"/>
              </w:rPr>
              <w:t>Must be a valid 4-digit bank code.</w:t>
            </w:r>
          </w:p>
        </w:tc>
        <w:tc>
          <w:tcPr>
            <w:tcW w:w="3001" w:type="dxa"/>
          </w:tcPr>
          <w:p w14:paraId="36F9E2E7" w14:textId="77777777" w:rsidR="00DB2B6F" w:rsidRPr="00E06696" w:rsidRDefault="00DB2B6F" w:rsidP="00DB2B6F">
            <w:pPr>
              <w:jc w:val="left"/>
              <w:rPr>
                <w:rFonts w:asciiTheme="minorHAnsi" w:hAnsiTheme="minorHAnsi" w:cstheme="minorHAnsi"/>
                <w:szCs w:val="22"/>
              </w:rPr>
            </w:pPr>
          </w:p>
        </w:tc>
      </w:tr>
      <w:tr w:rsidR="00DB2B6F" w:rsidRPr="005F7CBC" w14:paraId="730C05B2" w14:textId="77777777" w:rsidTr="00542202">
        <w:tc>
          <w:tcPr>
            <w:tcW w:w="797" w:type="dxa"/>
          </w:tcPr>
          <w:p w14:paraId="2F229817" w14:textId="77777777" w:rsidR="00DB2B6F" w:rsidRPr="00F524AB" w:rsidRDefault="00DB2B6F" w:rsidP="00D21035">
            <w:pPr>
              <w:pStyle w:val="ListParagraph"/>
            </w:pPr>
          </w:p>
        </w:tc>
        <w:tc>
          <w:tcPr>
            <w:tcW w:w="2415" w:type="dxa"/>
          </w:tcPr>
          <w:p w14:paraId="5D317EA6" w14:textId="2F437733"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BANK_NAME</w:t>
            </w:r>
          </w:p>
        </w:tc>
        <w:tc>
          <w:tcPr>
            <w:tcW w:w="1417" w:type="dxa"/>
          </w:tcPr>
          <w:p w14:paraId="4ED48D68" w14:textId="4A40AAFB"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X(20)</w:t>
            </w:r>
          </w:p>
        </w:tc>
        <w:tc>
          <w:tcPr>
            <w:tcW w:w="960" w:type="dxa"/>
          </w:tcPr>
          <w:p w14:paraId="4B41A639" w14:textId="328FD9AC" w:rsidR="00DB2B6F" w:rsidRDefault="0057431F" w:rsidP="00DB2B6F">
            <w:pPr>
              <w:pStyle w:val="Normalwithspace"/>
              <w:spacing w:before="0"/>
              <w:jc w:val="left"/>
              <w:rPr>
                <w:rFonts w:asciiTheme="minorHAnsi" w:hAnsiTheme="minorHAnsi" w:cstheme="minorHAnsi"/>
              </w:rPr>
            </w:pPr>
            <w:r>
              <w:rPr>
                <w:rFonts w:asciiTheme="minorHAnsi" w:hAnsiTheme="minorHAnsi" w:cstheme="minorHAnsi"/>
              </w:rPr>
              <w:t>18</w:t>
            </w:r>
          </w:p>
        </w:tc>
        <w:tc>
          <w:tcPr>
            <w:tcW w:w="2647" w:type="dxa"/>
          </w:tcPr>
          <w:p w14:paraId="3092B193" w14:textId="376CE345" w:rsidR="00DB2B6F" w:rsidRDefault="00061E7A" w:rsidP="00DB2B6F">
            <w:pPr>
              <w:pStyle w:val="Normalwithspace"/>
              <w:spacing w:before="0"/>
              <w:jc w:val="left"/>
              <w:rPr>
                <w:rFonts w:asciiTheme="minorHAnsi" w:hAnsiTheme="minorHAnsi" w:cstheme="minorHAnsi"/>
              </w:rPr>
            </w:pPr>
            <w:r>
              <w:rPr>
                <w:rFonts w:asciiTheme="minorHAnsi" w:hAnsiTheme="minorHAnsi" w:cstheme="minorHAnsi"/>
              </w:rPr>
              <w:t>Bank’s name</w:t>
            </w:r>
          </w:p>
        </w:tc>
        <w:tc>
          <w:tcPr>
            <w:tcW w:w="2947" w:type="dxa"/>
          </w:tcPr>
          <w:p w14:paraId="06B31837" w14:textId="350B1FAD" w:rsidR="00DB2B6F" w:rsidRDefault="00061E7A" w:rsidP="00DB2B6F">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1FB4B838" w14:textId="2E0B11BD" w:rsidR="00DB2B6F" w:rsidRPr="00E06696" w:rsidRDefault="00470B9D" w:rsidP="00DB2B6F">
            <w:pPr>
              <w:jc w:val="left"/>
              <w:rPr>
                <w:rFonts w:asciiTheme="minorHAnsi" w:hAnsiTheme="minorHAnsi" w:cstheme="minorHAnsi"/>
                <w:szCs w:val="22"/>
              </w:rPr>
            </w:pPr>
            <w:ins w:id="754" w:author="Yichen GU from.TOPPAN (MAS)" w:date="2026-01-16T15:08:00Z" w16du:dateUtc="2026-01-16T07:08:00Z">
              <w:r>
                <w:rPr>
                  <w:rFonts w:asciiTheme="minorHAnsi" w:hAnsiTheme="minorHAnsi" w:cstheme="minorHAnsi"/>
                  <w:szCs w:val="22"/>
                </w:rPr>
                <w:t>Allows special characters.</w:t>
              </w:r>
            </w:ins>
          </w:p>
        </w:tc>
      </w:tr>
      <w:tr w:rsidR="00DB2B6F" w:rsidRPr="005F7CBC" w14:paraId="23228091" w14:textId="77777777" w:rsidTr="00542202">
        <w:tc>
          <w:tcPr>
            <w:tcW w:w="797" w:type="dxa"/>
          </w:tcPr>
          <w:p w14:paraId="27B52324" w14:textId="77777777" w:rsidR="00DB2B6F" w:rsidRPr="00F524AB" w:rsidRDefault="00DB2B6F" w:rsidP="00D21035">
            <w:pPr>
              <w:pStyle w:val="ListParagraph"/>
            </w:pPr>
          </w:p>
        </w:tc>
        <w:tc>
          <w:tcPr>
            <w:tcW w:w="2415" w:type="dxa"/>
          </w:tcPr>
          <w:p w14:paraId="6B11ECB3" w14:textId="7DAB0C0B"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PROCESSING_DATE</w:t>
            </w:r>
          </w:p>
        </w:tc>
        <w:tc>
          <w:tcPr>
            <w:tcW w:w="1417" w:type="dxa"/>
          </w:tcPr>
          <w:p w14:paraId="29B279F4" w14:textId="25FA0C3E"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9(8)</w:t>
            </w:r>
          </w:p>
        </w:tc>
        <w:tc>
          <w:tcPr>
            <w:tcW w:w="960" w:type="dxa"/>
          </w:tcPr>
          <w:p w14:paraId="3EFD40E9" w14:textId="29DEAB2F" w:rsidR="00DB2B6F" w:rsidRDefault="0057431F" w:rsidP="00DB2B6F">
            <w:pPr>
              <w:pStyle w:val="Normalwithspace"/>
              <w:spacing w:before="0"/>
              <w:jc w:val="left"/>
              <w:rPr>
                <w:rFonts w:asciiTheme="minorHAnsi" w:hAnsiTheme="minorHAnsi" w:cstheme="minorHAnsi"/>
              </w:rPr>
            </w:pPr>
            <w:r>
              <w:rPr>
                <w:rFonts w:asciiTheme="minorHAnsi" w:hAnsiTheme="minorHAnsi" w:cstheme="minorHAnsi"/>
              </w:rPr>
              <w:t>38</w:t>
            </w:r>
          </w:p>
        </w:tc>
        <w:tc>
          <w:tcPr>
            <w:tcW w:w="2647" w:type="dxa"/>
          </w:tcPr>
          <w:p w14:paraId="14AFF820" w14:textId="693841BF" w:rsidR="00DB2B6F" w:rsidRDefault="00D23047" w:rsidP="00DB2B6F">
            <w:pPr>
              <w:pStyle w:val="Normalwithspace"/>
              <w:spacing w:before="0"/>
              <w:jc w:val="left"/>
              <w:rPr>
                <w:rFonts w:asciiTheme="minorHAnsi" w:hAnsiTheme="minorHAnsi" w:cstheme="minorHAnsi"/>
              </w:rPr>
            </w:pPr>
            <w:r w:rsidRPr="00D23047">
              <w:rPr>
                <w:rFonts w:asciiTheme="minorHAnsi" w:hAnsiTheme="minorHAnsi" w:cstheme="minorHAnsi"/>
              </w:rPr>
              <w:t>Date of file generation</w:t>
            </w:r>
          </w:p>
        </w:tc>
        <w:tc>
          <w:tcPr>
            <w:tcW w:w="2947" w:type="dxa"/>
          </w:tcPr>
          <w:p w14:paraId="3DCE900F" w14:textId="28720A65" w:rsidR="00DB2B6F" w:rsidRDefault="00D23047" w:rsidP="00DB2B6F">
            <w:pPr>
              <w:pStyle w:val="Normalwithspace"/>
              <w:spacing w:before="0"/>
              <w:jc w:val="left"/>
              <w:rPr>
                <w:rFonts w:asciiTheme="minorHAnsi" w:hAnsiTheme="minorHAnsi" w:cstheme="minorHAnsi"/>
                <w:szCs w:val="22"/>
              </w:rPr>
            </w:pPr>
            <w:r w:rsidRPr="00D23047">
              <w:rPr>
                <w:rFonts w:asciiTheme="minorHAnsi" w:hAnsiTheme="minorHAnsi" w:cstheme="minorHAnsi"/>
                <w:szCs w:val="22"/>
              </w:rPr>
              <w:t>Must be a valid date in YYYYMMDD format and must not be a future date.</w:t>
            </w:r>
          </w:p>
        </w:tc>
        <w:tc>
          <w:tcPr>
            <w:tcW w:w="3001" w:type="dxa"/>
          </w:tcPr>
          <w:p w14:paraId="38795E46" w14:textId="77777777" w:rsidR="00DB2B6F" w:rsidRPr="00E06696" w:rsidRDefault="00DB2B6F" w:rsidP="00DB2B6F">
            <w:pPr>
              <w:jc w:val="left"/>
              <w:rPr>
                <w:rFonts w:asciiTheme="minorHAnsi" w:hAnsiTheme="minorHAnsi" w:cstheme="minorHAnsi"/>
                <w:szCs w:val="22"/>
              </w:rPr>
            </w:pPr>
          </w:p>
        </w:tc>
      </w:tr>
      <w:tr w:rsidR="00DB2B6F" w:rsidRPr="005F7CBC" w14:paraId="3943A35E" w14:textId="77777777" w:rsidTr="00542202">
        <w:tc>
          <w:tcPr>
            <w:tcW w:w="797" w:type="dxa"/>
          </w:tcPr>
          <w:p w14:paraId="2E023A3E" w14:textId="77777777" w:rsidR="00DB2B6F" w:rsidRPr="00425869" w:rsidRDefault="00DB2B6F" w:rsidP="00425869">
            <w:pPr>
              <w:ind w:left="720"/>
              <w:rPr>
                <w:lang w:val="en-AU"/>
              </w:rPr>
            </w:pPr>
          </w:p>
        </w:tc>
        <w:tc>
          <w:tcPr>
            <w:tcW w:w="2415" w:type="dxa"/>
          </w:tcPr>
          <w:p w14:paraId="26811565" w14:textId="4CD288D7"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b/>
              </w:rPr>
              <w:t>Detail Record (repetitive)</w:t>
            </w:r>
          </w:p>
        </w:tc>
        <w:tc>
          <w:tcPr>
            <w:tcW w:w="1417" w:type="dxa"/>
          </w:tcPr>
          <w:p w14:paraId="411E985C" w14:textId="77777777" w:rsidR="00DB2B6F" w:rsidRPr="006D3DE8" w:rsidRDefault="00DB2B6F" w:rsidP="00DB2B6F">
            <w:pPr>
              <w:pStyle w:val="Normalwithspace"/>
              <w:spacing w:before="0"/>
              <w:jc w:val="left"/>
              <w:rPr>
                <w:rFonts w:asciiTheme="minorHAnsi" w:hAnsiTheme="minorHAnsi" w:cstheme="minorHAnsi"/>
              </w:rPr>
            </w:pPr>
          </w:p>
        </w:tc>
        <w:tc>
          <w:tcPr>
            <w:tcW w:w="960" w:type="dxa"/>
          </w:tcPr>
          <w:p w14:paraId="4DC7E500" w14:textId="2D0E3150" w:rsidR="00DB2B6F" w:rsidRPr="006D3DE8" w:rsidRDefault="00DB2B6F" w:rsidP="00DB2B6F">
            <w:pPr>
              <w:pStyle w:val="Normalwithspace"/>
              <w:spacing w:before="0"/>
              <w:jc w:val="left"/>
              <w:rPr>
                <w:rFonts w:asciiTheme="minorHAnsi" w:hAnsiTheme="minorHAnsi" w:cstheme="minorHAnsi"/>
              </w:rPr>
            </w:pPr>
          </w:p>
        </w:tc>
        <w:tc>
          <w:tcPr>
            <w:tcW w:w="2647" w:type="dxa"/>
          </w:tcPr>
          <w:p w14:paraId="08A91A34" w14:textId="77777777" w:rsidR="00DB2B6F" w:rsidRPr="006D3DE8" w:rsidRDefault="00DB2B6F" w:rsidP="00DB2B6F">
            <w:pPr>
              <w:pStyle w:val="Normalwithspace"/>
              <w:spacing w:before="0"/>
              <w:jc w:val="left"/>
              <w:rPr>
                <w:rFonts w:asciiTheme="minorHAnsi" w:hAnsiTheme="minorHAnsi" w:cstheme="minorHAnsi"/>
              </w:rPr>
            </w:pPr>
          </w:p>
        </w:tc>
        <w:tc>
          <w:tcPr>
            <w:tcW w:w="2947" w:type="dxa"/>
          </w:tcPr>
          <w:p w14:paraId="5A5EF144" w14:textId="77777777" w:rsidR="00DB2B6F" w:rsidRDefault="00DB2B6F" w:rsidP="00DB2B6F">
            <w:pPr>
              <w:pStyle w:val="Normalwithspace"/>
              <w:spacing w:before="0"/>
              <w:jc w:val="left"/>
              <w:rPr>
                <w:rFonts w:asciiTheme="minorHAnsi" w:hAnsiTheme="minorHAnsi" w:cstheme="minorHAnsi"/>
                <w:szCs w:val="22"/>
              </w:rPr>
            </w:pPr>
          </w:p>
        </w:tc>
        <w:tc>
          <w:tcPr>
            <w:tcW w:w="3001" w:type="dxa"/>
          </w:tcPr>
          <w:p w14:paraId="075A9646" w14:textId="77777777" w:rsidR="00DB2B6F" w:rsidRPr="00E06696" w:rsidRDefault="00DB2B6F" w:rsidP="00DB2B6F">
            <w:pPr>
              <w:jc w:val="left"/>
              <w:rPr>
                <w:rFonts w:asciiTheme="minorHAnsi" w:hAnsiTheme="minorHAnsi" w:cstheme="minorHAnsi"/>
                <w:szCs w:val="22"/>
              </w:rPr>
            </w:pPr>
          </w:p>
        </w:tc>
      </w:tr>
      <w:tr w:rsidR="00DB2B6F" w:rsidRPr="005F7CBC" w14:paraId="73E8C74D" w14:textId="77777777" w:rsidTr="00542202">
        <w:tc>
          <w:tcPr>
            <w:tcW w:w="797" w:type="dxa"/>
          </w:tcPr>
          <w:p w14:paraId="5F3E7DE1" w14:textId="77777777" w:rsidR="00DB2B6F" w:rsidRPr="00F524AB" w:rsidRDefault="00DB2B6F" w:rsidP="00D21035">
            <w:pPr>
              <w:pStyle w:val="ListParagraph"/>
            </w:pPr>
          </w:p>
        </w:tc>
        <w:tc>
          <w:tcPr>
            <w:tcW w:w="2415" w:type="dxa"/>
          </w:tcPr>
          <w:p w14:paraId="7B7001FE" w14:textId="4432D39A" w:rsidR="00DB2B6F" w:rsidRPr="006D3DE8" w:rsidRDefault="00DB2B6F" w:rsidP="00DB2B6F">
            <w:pPr>
              <w:pStyle w:val="Normalwithspace"/>
              <w:spacing w:before="0"/>
              <w:jc w:val="left"/>
              <w:rPr>
                <w:rFonts w:asciiTheme="minorHAnsi" w:hAnsiTheme="minorHAnsi" w:cstheme="minorHAnsi"/>
                <w:b/>
              </w:rPr>
            </w:pPr>
            <w:r w:rsidRPr="006D3DE8">
              <w:rPr>
                <w:rFonts w:asciiTheme="minorHAnsi" w:hAnsiTheme="minorHAnsi" w:cstheme="minorHAnsi"/>
              </w:rPr>
              <w:t>RECORD_TYPE</w:t>
            </w:r>
          </w:p>
        </w:tc>
        <w:tc>
          <w:tcPr>
            <w:tcW w:w="1417" w:type="dxa"/>
          </w:tcPr>
          <w:p w14:paraId="130964A3" w14:textId="6CEC93E2"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X(10)</w:t>
            </w:r>
          </w:p>
        </w:tc>
        <w:tc>
          <w:tcPr>
            <w:tcW w:w="960" w:type="dxa"/>
          </w:tcPr>
          <w:p w14:paraId="6A668253" w14:textId="14869F2F" w:rsidR="00DB2B6F" w:rsidRPr="006D3DE8" w:rsidRDefault="0057431F" w:rsidP="00DB2B6F">
            <w:pPr>
              <w:pStyle w:val="Normalwithspace"/>
              <w:spacing w:before="0"/>
              <w:jc w:val="left"/>
              <w:rPr>
                <w:rFonts w:asciiTheme="minorHAnsi" w:hAnsiTheme="minorHAnsi" w:cstheme="minorHAnsi"/>
              </w:rPr>
            </w:pPr>
            <w:r>
              <w:rPr>
                <w:rFonts w:asciiTheme="minorHAnsi" w:hAnsiTheme="minorHAnsi" w:cstheme="minorHAnsi"/>
              </w:rPr>
              <w:t>1</w:t>
            </w:r>
          </w:p>
        </w:tc>
        <w:tc>
          <w:tcPr>
            <w:tcW w:w="2647" w:type="dxa"/>
          </w:tcPr>
          <w:p w14:paraId="79A2A46F" w14:textId="55B39665" w:rsidR="00DB2B6F" w:rsidRPr="006D3DE8" w:rsidRDefault="00B068D5" w:rsidP="00DB2B6F">
            <w:pPr>
              <w:pStyle w:val="Normalwithspace"/>
              <w:spacing w:before="0"/>
              <w:jc w:val="left"/>
              <w:rPr>
                <w:rFonts w:asciiTheme="minorHAnsi" w:hAnsiTheme="minorHAnsi" w:cstheme="minorHAnsi"/>
              </w:rPr>
            </w:pPr>
            <w:r>
              <w:rPr>
                <w:rFonts w:asciiTheme="minorHAnsi" w:hAnsiTheme="minorHAnsi" w:cstheme="minorHAnsi"/>
                <w:szCs w:val="22"/>
                <w:lang w:val="en-AU"/>
              </w:rPr>
              <w:t>Record indicator</w:t>
            </w:r>
          </w:p>
        </w:tc>
        <w:tc>
          <w:tcPr>
            <w:tcW w:w="2947" w:type="dxa"/>
          </w:tcPr>
          <w:p w14:paraId="6F8B20F2" w14:textId="74799C65" w:rsidR="00DB2B6F" w:rsidRDefault="00B068D5" w:rsidP="00DB2B6F">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00DB2B6F">
              <w:rPr>
                <w:rFonts w:asciiTheme="minorHAnsi" w:hAnsiTheme="minorHAnsi" w:cstheme="minorHAnsi"/>
                <w:szCs w:val="22"/>
              </w:rPr>
              <w:t xml:space="preserve"> </w:t>
            </w:r>
            <w:r w:rsidR="00DB2B6F" w:rsidRPr="006D3DE8">
              <w:rPr>
                <w:rFonts w:asciiTheme="minorHAnsi" w:hAnsiTheme="minorHAnsi" w:cstheme="minorHAnsi"/>
                <w:szCs w:val="28"/>
              </w:rPr>
              <w:t>‘DDDDDDDDDD’</w:t>
            </w:r>
            <w:r w:rsidR="00DE775C">
              <w:rPr>
                <w:rFonts w:asciiTheme="minorHAnsi" w:hAnsiTheme="minorHAnsi" w:cstheme="minorHAnsi"/>
                <w:szCs w:val="28"/>
              </w:rPr>
              <w:t xml:space="preserve"> for</w:t>
            </w:r>
            <w:r w:rsidR="00164A0E">
              <w:rPr>
                <w:rFonts w:asciiTheme="minorHAnsi" w:hAnsiTheme="minorHAnsi" w:cstheme="minorHAnsi"/>
                <w:szCs w:val="28"/>
              </w:rPr>
              <w:t xml:space="preserve"> </w:t>
            </w:r>
            <w:r w:rsidR="00DE775C">
              <w:rPr>
                <w:rFonts w:asciiTheme="minorHAnsi" w:hAnsiTheme="minorHAnsi" w:cstheme="minorHAnsi"/>
                <w:szCs w:val="28"/>
              </w:rPr>
              <w:t>Detail Record</w:t>
            </w:r>
            <w:r>
              <w:rPr>
                <w:rFonts w:asciiTheme="minorHAnsi" w:hAnsiTheme="minorHAnsi" w:cstheme="minorHAnsi"/>
                <w:szCs w:val="28"/>
              </w:rPr>
              <w:t>.</w:t>
            </w:r>
          </w:p>
        </w:tc>
        <w:tc>
          <w:tcPr>
            <w:tcW w:w="3001" w:type="dxa"/>
          </w:tcPr>
          <w:p w14:paraId="477BD009" w14:textId="77777777" w:rsidR="00DB2B6F" w:rsidRPr="00E06696" w:rsidRDefault="00DB2B6F" w:rsidP="00DB2B6F">
            <w:pPr>
              <w:jc w:val="left"/>
              <w:rPr>
                <w:rFonts w:asciiTheme="minorHAnsi" w:hAnsiTheme="minorHAnsi" w:cstheme="minorHAnsi"/>
                <w:szCs w:val="22"/>
              </w:rPr>
            </w:pPr>
          </w:p>
        </w:tc>
      </w:tr>
      <w:tr w:rsidR="00DB2B6F" w:rsidRPr="005F7CBC" w14:paraId="308B2C83" w14:textId="77777777" w:rsidTr="00542202">
        <w:tc>
          <w:tcPr>
            <w:tcW w:w="797" w:type="dxa"/>
          </w:tcPr>
          <w:p w14:paraId="7B939BBE" w14:textId="77777777" w:rsidR="00DB2B6F" w:rsidRPr="00F524AB" w:rsidRDefault="00DB2B6F" w:rsidP="00D21035">
            <w:pPr>
              <w:pStyle w:val="ListParagraph"/>
            </w:pPr>
          </w:p>
        </w:tc>
        <w:tc>
          <w:tcPr>
            <w:tcW w:w="2415" w:type="dxa"/>
          </w:tcPr>
          <w:p w14:paraId="68CAC261" w14:textId="66376418"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ISSUE_CODE</w:t>
            </w:r>
          </w:p>
        </w:tc>
        <w:tc>
          <w:tcPr>
            <w:tcW w:w="1417" w:type="dxa"/>
          </w:tcPr>
          <w:p w14:paraId="458FF4E8" w14:textId="7607E9FF"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X(8)</w:t>
            </w:r>
          </w:p>
        </w:tc>
        <w:tc>
          <w:tcPr>
            <w:tcW w:w="960" w:type="dxa"/>
          </w:tcPr>
          <w:p w14:paraId="3EB330D0" w14:textId="030C7014" w:rsidR="00DB2B6F" w:rsidRPr="006D3DE8" w:rsidRDefault="0057431F" w:rsidP="00DB2B6F">
            <w:pPr>
              <w:pStyle w:val="Normalwithspace"/>
              <w:spacing w:before="0"/>
              <w:jc w:val="left"/>
              <w:rPr>
                <w:rFonts w:asciiTheme="minorHAnsi" w:hAnsiTheme="minorHAnsi" w:cstheme="minorHAnsi"/>
              </w:rPr>
            </w:pPr>
            <w:r>
              <w:rPr>
                <w:rFonts w:asciiTheme="minorHAnsi" w:hAnsiTheme="minorHAnsi" w:cstheme="minorHAnsi"/>
              </w:rPr>
              <w:t>11</w:t>
            </w:r>
          </w:p>
        </w:tc>
        <w:tc>
          <w:tcPr>
            <w:tcW w:w="2647" w:type="dxa"/>
          </w:tcPr>
          <w:p w14:paraId="7B646ECE" w14:textId="1485134A" w:rsidR="00DB2B6F" w:rsidRDefault="00DB2B6F" w:rsidP="00DB2B6F">
            <w:pPr>
              <w:pStyle w:val="Normalwithspace"/>
              <w:spacing w:before="0"/>
              <w:jc w:val="left"/>
              <w:rPr>
                <w:rFonts w:asciiTheme="minorHAnsi" w:hAnsiTheme="minorHAnsi" w:cstheme="minorHAnsi"/>
                <w:szCs w:val="22"/>
              </w:rPr>
            </w:pPr>
            <w:r>
              <w:rPr>
                <w:rFonts w:asciiTheme="minorHAnsi" w:hAnsiTheme="minorHAnsi" w:cstheme="minorHAnsi"/>
              </w:rPr>
              <w:t>Issue code of SSB</w:t>
            </w:r>
          </w:p>
        </w:tc>
        <w:tc>
          <w:tcPr>
            <w:tcW w:w="2947" w:type="dxa"/>
          </w:tcPr>
          <w:p w14:paraId="1D566F68" w14:textId="5CE45BFC" w:rsidR="005962D5" w:rsidRDefault="005962D5" w:rsidP="005962D5">
            <w:pPr>
              <w:spacing w:after="240"/>
              <w:jc w:val="left"/>
              <w:rPr>
                <w:rFonts w:asciiTheme="minorHAnsi" w:hAnsiTheme="minorHAnsi" w:cstheme="minorHAnsi"/>
                <w:szCs w:val="22"/>
              </w:rPr>
            </w:pPr>
            <w:commentRangeStart w:id="755"/>
            <w:r>
              <w:rPr>
                <w:rFonts w:asciiTheme="minorHAnsi" w:hAnsiTheme="minorHAnsi" w:cstheme="minorHAnsi"/>
                <w:szCs w:val="22"/>
              </w:rPr>
              <w:t>Must match a valid issue code in OMEGA</w:t>
            </w:r>
            <w:commentRangeEnd w:id="755"/>
            <w:r w:rsidR="00784D53">
              <w:rPr>
                <w:rStyle w:val="CommentReference"/>
                <w:lang w:val="en-US"/>
              </w:rPr>
              <w:commentReference w:id="755"/>
            </w:r>
            <w:r>
              <w:rPr>
                <w:rFonts w:asciiTheme="minorHAnsi" w:hAnsiTheme="minorHAnsi" w:cstheme="minorHAnsi"/>
                <w:szCs w:val="22"/>
              </w:rPr>
              <w:t>.</w:t>
            </w:r>
          </w:p>
          <w:p w14:paraId="56FBCD78" w14:textId="17FC9990" w:rsidR="00DB2B6F" w:rsidRDefault="005962D5" w:rsidP="005962D5">
            <w:pPr>
              <w:pStyle w:val="Normalwithspace"/>
              <w:spacing w:before="0"/>
              <w:jc w:val="left"/>
              <w:rPr>
                <w:rFonts w:asciiTheme="minorHAnsi" w:hAnsiTheme="minorHAnsi" w:cstheme="minorHAnsi"/>
                <w:szCs w:val="22"/>
              </w:rPr>
            </w:pPr>
            <w:r>
              <w:rPr>
                <w:rFonts w:asciiTheme="minorHAnsi" w:hAnsiTheme="minorHAnsi" w:cstheme="minorHAnsi"/>
                <w:szCs w:val="22"/>
              </w:rPr>
              <w:t>If valid, the issue code must be used as the lookup key to verify the ISIN_CODE in the same detail record.</w:t>
            </w:r>
          </w:p>
        </w:tc>
        <w:tc>
          <w:tcPr>
            <w:tcW w:w="3001" w:type="dxa"/>
          </w:tcPr>
          <w:p w14:paraId="15065F85" w14:textId="3F6CF5D4" w:rsidR="00DB2B6F" w:rsidRPr="00E06696" w:rsidRDefault="005962D5" w:rsidP="00DB2B6F">
            <w:pPr>
              <w:jc w:val="left"/>
              <w:rPr>
                <w:rFonts w:asciiTheme="minorHAnsi" w:hAnsiTheme="minorHAnsi" w:cstheme="minorHAnsi"/>
                <w:szCs w:val="22"/>
              </w:rPr>
            </w:pPr>
            <w:r w:rsidRPr="00E06696">
              <w:rPr>
                <w:rFonts w:asciiTheme="minorHAnsi" w:hAnsiTheme="minorHAnsi" w:cstheme="minorHAnsi"/>
                <w:szCs w:val="22"/>
              </w:rPr>
              <w:t>e.g., GX15080H</w:t>
            </w:r>
          </w:p>
        </w:tc>
      </w:tr>
      <w:tr w:rsidR="00DB2B6F" w:rsidRPr="005F7CBC" w14:paraId="4A2AE69F" w14:textId="77777777" w:rsidTr="00542202">
        <w:tc>
          <w:tcPr>
            <w:tcW w:w="797" w:type="dxa"/>
          </w:tcPr>
          <w:p w14:paraId="419B5280" w14:textId="77777777" w:rsidR="00DB2B6F" w:rsidRPr="00F524AB" w:rsidRDefault="00DB2B6F" w:rsidP="00D21035">
            <w:pPr>
              <w:pStyle w:val="ListParagraph"/>
            </w:pPr>
          </w:p>
        </w:tc>
        <w:tc>
          <w:tcPr>
            <w:tcW w:w="2415" w:type="dxa"/>
          </w:tcPr>
          <w:p w14:paraId="7EB8D868" w14:textId="6ADE4138"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ISIN_CODE</w:t>
            </w:r>
          </w:p>
        </w:tc>
        <w:tc>
          <w:tcPr>
            <w:tcW w:w="1417" w:type="dxa"/>
          </w:tcPr>
          <w:p w14:paraId="1452FACE" w14:textId="6B78EAEA"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X(12)</w:t>
            </w:r>
          </w:p>
        </w:tc>
        <w:tc>
          <w:tcPr>
            <w:tcW w:w="960" w:type="dxa"/>
          </w:tcPr>
          <w:p w14:paraId="4E6C6F67" w14:textId="6C00FAE5" w:rsidR="00DB2B6F" w:rsidRDefault="0057431F" w:rsidP="00DB2B6F">
            <w:pPr>
              <w:pStyle w:val="Normalwithspace"/>
              <w:spacing w:before="0"/>
              <w:jc w:val="left"/>
              <w:rPr>
                <w:rFonts w:asciiTheme="minorHAnsi" w:hAnsiTheme="minorHAnsi" w:cstheme="minorHAnsi"/>
              </w:rPr>
            </w:pPr>
            <w:r>
              <w:rPr>
                <w:rFonts w:asciiTheme="minorHAnsi" w:hAnsiTheme="minorHAnsi" w:cstheme="minorHAnsi"/>
              </w:rPr>
              <w:t>19</w:t>
            </w:r>
          </w:p>
        </w:tc>
        <w:tc>
          <w:tcPr>
            <w:tcW w:w="2647" w:type="dxa"/>
          </w:tcPr>
          <w:p w14:paraId="30FA8F98" w14:textId="01BF994C" w:rsidR="00DB2B6F" w:rsidRDefault="00DB2B6F" w:rsidP="00DB2B6F">
            <w:pPr>
              <w:pStyle w:val="Normalwithspace"/>
              <w:spacing w:before="0"/>
              <w:jc w:val="left"/>
              <w:rPr>
                <w:rFonts w:asciiTheme="minorHAnsi" w:hAnsiTheme="minorHAnsi" w:cstheme="minorHAnsi"/>
              </w:rPr>
            </w:pPr>
            <w:r>
              <w:rPr>
                <w:rFonts w:asciiTheme="minorHAnsi" w:hAnsiTheme="minorHAnsi" w:cstheme="minorHAnsi"/>
              </w:rPr>
              <w:t>ISIN code of the SSB issue</w:t>
            </w:r>
          </w:p>
        </w:tc>
        <w:tc>
          <w:tcPr>
            <w:tcW w:w="2947" w:type="dxa"/>
          </w:tcPr>
          <w:p w14:paraId="68BD198A" w14:textId="77777777" w:rsidR="0070088B" w:rsidRDefault="0070088B" w:rsidP="0070088B">
            <w:pPr>
              <w:spacing w:after="240"/>
              <w:jc w:val="left"/>
              <w:rPr>
                <w:rFonts w:asciiTheme="minorHAnsi" w:hAnsiTheme="minorHAnsi" w:cstheme="minorHAnsi"/>
                <w:szCs w:val="22"/>
              </w:rPr>
            </w:pPr>
            <w:r>
              <w:rPr>
                <w:rFonts w:asciiTheme="minorHAnsi" w:hAnsiTheme="minorHAnsi" w:cstheme="minorHAnsi"/>
                <w:szCs w:val="22"/>
              </w:rPr>
              <w:t>Must match a valid ISIN code in OMEGA.</w:t>
            </w:r>
          </w:p>
          <w:p w14:paraId="17639782" w14:textId="3989B95F" w:rsidR="00DB2B6F" w:rsidRDefault="0070088B" w:rsidP="0070088B">
            <w:pPr>
              <w:pStyle w:val="Normalwithspace"/>
              <w:spacing w:before="0"/>
              <w:jc w:val="left"/>
              <w:rPr>
                <w:rFonts w:asciiTheme="minorHAnsi" w:hAnsiTheme="minorHAnsi" w:cstheme="minorHAnsi"/>
                <w:szCs w:val="22"/>
              </w:rPr>
            </w:pPr>
            <w:r>
              <w:rPr>
                <w:rFonts w:asciiTheme="minorHAnsi" w:hAnsiTheme="minorHAnsi" w:cstheme="minorHAnsi"/>
                <w:szCs w:val="22"/>
              </w:rPr>
              <w:t>Must be verified against the valid ISSUE_CODE in the same detail record.</w:t>
            </w:r>
          </w:p>
        </w:tc>
        <w:tc>
          <w:tcPr>
            <w:tcW w:w="3001" w:type="dxa"/>
          </w:tcPr>
          <w:p w14:paraId="62B80F2C" w14:textId="77777777" w:rsidR="00DB2B6F" w:rsidRPr="00E06696" w:rsidRDefault="00DB2B6F" w:rsidP="00DB2B6F">
            <w:pPr>
              <w:jc w:val="left"/>
              <w:rPr>
                <w:rFonts w:asciiTheme="minorHAnsi" w:hAnsiTheme="minorHAnsi" w:cstheme="minorHAnsi"/>
                <w:szCs w:val="22"/>
              </w:rPr>
            </w:pPr>
          </w:p>
        </w:tc>
      </w:tr>
      <w:tr w:rsidR="00DB2B6F" w:rsidRPr="005F7CBC" w14:paraId="7D9529F1" w14:textId="77777777" w:rsidTr="00542202">
        <w:tc>
          <w:tcPr>
            <w:tcW w:w="797" w:type="dxa"/>
          </w:tcPr>
          <w:p w14:paraId="6B8DDB04" w14:textId="77777777" w:rsidR="00DB2B6F" w:rsidRPr="00F524AB" w:rsidRDefault="00DB2B6F" w:rsidP="00D21035">
            <w:pPr>
              <w:pStyle w:val="ListParagraph"/>
            </w:pPr>
          </w:p>
        </w:tc>
        <w:tc>
          <w:tcPr>
            <w:tcW w:w="2415" w:type="dxa"/>
          </w:tcPr>
          <w:p w14:paraId="3C181DA4" w14:textId="5E770FA4"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TRANS_REF</w:t>
            </w:r>
          </w:p>
        </w:tc>
        <w:tc>
          <w:tcPr>
            <w:tcW w:w="1417" w:type="dxa"/>
          </w:tcPr>
          <w:p w14:paraId="0435F9B8" w14:textId="189FE19E"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X(8)</w:t>
            </w:r>
          </w:p>
        </w:tc>
        <w:tc>
          <w:tcPr>
            <w:tcW w:w="960" w:type="dxa"/>
          </w:tcPr>
          <w:p w14:paraId="25B9B2DB" w14:textId="690B3188" w:rsidR="00DB2B6F" w:rsidRDefault="0057431F" w:rsidP="00DB2B6F">
            <w:pPr>
              <w:pStyle w:val="Normalwithspace"/>
              <w:spacing w:before="0"/>
              <w:jc w:val="left"/>
              <w:rPr>
                <w:rFonts w:asciiTheme="minorHAnsi" w:hAnsiTheme="minorHAnsi" w:cstheme="minorHAnsi"/>
              </w:rPr>
            </w:pPr>
            <w:r>
              <w:rPr>
                <w:rFonts w:asciiTheme="minorHAnsi" w:hAnsiTheme="minorHAnsi" w:cstheme="minorHAnsi"/>
              </w:rPr>
              <w:t>31</w:t>
            </w:r>
          </w:p>
        </w:tc>
        <w:tc>
          <w:tcPr>
            <w:tcW w:w="2647" w:type="dxa"/>
          </w:tcPr>
          <w:p w14:paraId="600F3913" w14:textId="2E68B6A7" w:rsidR="00DB2B6F" w:rsidRDefault="00DB2B6F" w:rsidP="00DB2B6F">
            <w:pPr>
              <w:pStyle w:val="Normalwithspace"/>
              <w:spacing w:before="0"/>
              <w:jc w:val="left"/>
              <w:rPr>
                <w:rFonts w:asciiTheme="minorHAnsi" w:hAnsiTheme="minorHAnsi" w:cstheme="minorHAnsi"/>
              </w:rPr>
            </w:pPr>
            <w:r>
              <w:rPr>
                <w:rFonts w:asciiTheme="minorHAnsi" w:hAnsiTheme="minorHAnsi" w:cstheme="minorHAnsi"/>
                <w:szCs w:val="22"/>
              </w:rPr>
              <w:t>Bank’s transaction r</w:t>
            </w:r>
            <w:r w:rsidRPr="00B71724">
              <w:rPr>
                <w:rFonts w:asciiTheme="minorHAnsi" w:hAnsiTheme="minorHAnsi" w:cstheme="minorHAnsi"/>
                <w:szCs w:val="22"/>
              </w:rPr>
              <w:t xml:space="preserve">eference </w:t>
            </w:r>
            <w:r>
              <w:rPr>
                <w:rFonts w:asciiTheme="minorHAnsi" w:hAnsiTheme="minorHAnsi" w:cstheme="minorHAnsi"/>
                <w:szCs w:val="22"/>
              </w:rPr>
              <w:t>number</w:t>
            </w:r>
          </w:p>
        </w:tc>
        <w:tc>
          <w:tcPr>
            <w:tcW w:w="2947" w:type="dxa"/>
          </w:tcPr>
          <w:p w14:paraId="430D6C9D" w14:textId="13A4A175" w:rsidR="00DB2B6F" w:rsidRDefault="0036396C" w:rsidP="00DB2B6F">
            <w:pPr>
              <w:pStyle w:val="Normalwithspace"/>
              <w:spacing w:before="0"/>
              <w:jc w:val="left"/>
              <w:rPr>
                <w:rFonts w:asciiTheme="minorHAnsi" w:hAnsiTheme="minorHAnsi" w:cstheme="minorHAnsi"/>
                <w:szCs w:val="22"/>
              </w:rPr>
            </w:pPr>
            <w:commentRangeStart w:id="756"/>
            <w:r>
              <w:rPr>
                <w:rFonts w:asciiTheme="minorHAnsi" w:hAnsiTheme="minorHAnsi" w:cstheme="minorHAnsi"/>
                <w:szCs w:val="22"/>
              </w:rPr>
              <w:t>Must</w:t>
            </w:r>
            <w:r w:rsidR="00DB2B6F" w:rsidRPr="00E06696">
              <w:rPr>
                <w:rFonts w:asciiTheme="minorHAnsi" w:hAnsiTheme="minorHAnsi" w:cstheme="minorHAnsi"/>
                <w:szCs w:val="22"/>
              </w:rPr>
              <w:t xml:space="preserve"> be unique </w:t>
            </w:r>
            <w:r w:rsidR="00DB2B6F">
              <w:rPr>
                <w:rFonts w:asciiTheme="minorHAnsi" w:hAnsiTheme="minorHAnsi" w:cstheme="minorHAnsi"/>
                <w:szCs w:val="22"/>
              </w:rPr>
              <w:t>for records with the same issue code from the same bank</w:t>
            </w:r>
            <w:commentRangeEnd w:id="756"/>
            <w:r w:rsidR="00784D53">
              <w:rPr>
                <w:rStyle w:val="CommentReference"/>
                <w:lang w:val="en-US"/>
              </w:rPr>
              <w:commentReference w:id="756"/>
            </w:r>
            <w:r w:rsidR="00DB2B6F" w:rsidRPr="00E06696">
              <w:rPr>
                <w:rFonts w:asciiTheme="minorHAnsi" w:hAnsiTheme="minorHAnsi" w:cstheme="minorHAnsi"/>
                <w:szCs w:val="22"/>
              </w:rPr>
              <w:t>.</w:t>
            </w:r>
          </w:p>
        </w:tc>
        <w:tc>
          <w:tcPr>
            <w:tcW w:w="3001" w:type="dxa"/>
          </w:tcPr>
          <w:p w14:paraId="750C8D49" w14:textId="77777777" w:rsidR="00DB2B6F" w:rsidRPr="00E06696" w:rsidRDefault="00DB2B6F" w:rsidP="00DB2B6F">
            <w:pPr>
              <w:jc w:val="left"/>
              <w:rPr>
                <w:rFonts w:asciiTheme="minorHAnsi" w:hAnsiTheme="minorHAnsi" w:cstheme="minorHAnsi"/>
                <w:szCs w:val="22"/>
              </w:rPr>
            </w:pPr>
          </w:p>
        </w:tc>
      </w:tr>
      <w:tr w:rsidR="00DB2B6F" w:rsidRPr="005F7CBC" w14:paraId="3A36E29C" w14:textId="77777777" w:rsidTr="00542202">
        <w:tc>
          <w:tcPr>
            <w:tcW w:w="797" w:type="dxa"/>
          </w:tcPr>
          <w:p w14:paraId="67F977D2" w14:textId="77777777" w:rsidR="00DB2B6F" w:rsidRPr="00F524AB" w:rsidRDefault="00DB2B6F" w:rsidP="00D21035">
            <w:pPr>
              <w:pStyle w:val="ListParagraph"/>
            </w:pPr>
          </w:p>
        </w:tc>
        <w:tc>
          <w:tcPr>
            <w:tcW w:w="2415" w:type="dxa"/>
          </w:tcPr>
          <w:p w14:paraId="687698E4" w14:textId="66A04D3E"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RECEIVED_DATE</w:t>
            </w:r>
          </w:p>
        </w:tc>
        <w:tc>
          <w:tcPr>
            <w:tcW w:w="1417" w:type="dxa"/>
          </w:tcPr>
          <w:p w14:paraId="28D4485C" w14:textId="2EC023CF"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9(8)</w:t>
            </w:r>
          </w:p>
        </w:tc>
        <w:tc>
          <w:tcPr>
            <w:tcW w:w="960" w:type="dxa"/>
          </w:tcPr>
          <w:p w14:paraId="72E8A99E" w14:textId="4987B872" w:rsidR="00DB2B6F" w:rsidRDefault="0057431F" w:rsidP="00DB2B6F">
            <w:pPr>
              <w:pStyle w:val="Normalwithspace"/>
              <w:spacing w:before="0"/>
              <w:jc w:val="left"/>
              <w:rPr>
                <w:rFonts w:asciiTheme="minorHAnsi" w:hAnsiTheme="minorHAnsi" w:cstheme="minorHAnsi"/>
                <w:szCs w:val="22"/>
              </w:rPr>
            </w:pPr>
            <w:r>
              <w:rPr>
                <w:rFonts w:asciiTheme="minorHAnsi" w:hAnsiTheme="minorHAnsi" w:cstheme="minorHAnsi"/>
                <w:szCs w:val="22"/>
              </w:rPr>
              <w:t>39</w:t>
            </w:r>
          </w:p>
        </w:tc>
        <w:tc>
          <w:tcPr>
            <w:tcW w:w="2647" w:type="dxa"/>
          </w:tcPr>
          <w:p w14:paraId="62BFF514" w14:textId="21CAEA0C" w:rsidR="00DB2B6F" w:rsidRPr="00E06696" w:rsidRDefault="009E0D65" w:rsidP="00DB2B6F">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Date when the bank receives the transaction</w:t>
            </w:r>
            <w:r>
              <w:rPr>
                <w:rFonts w:asciiTheme="minorHAnsi" w:hAnsiTheme="minorHAnsi" w:cstheme="minorHAnsi"/>
                <w:szCs w:val="22"/>
              </w:rPr>
              <w:t xml:space="preserve"> from ATM/</w:t>
            </w:r>
            <w:proofErr w:type="spellStart"/>
            <w:r>
              <w:rPr>
                <w:rFonts w:asciiTheme="minorHAnsi" w:hAnsiTheme="minorHAnsi" w:cstheme="minorHAnsi"/>
                <w:szCs w:val="22"/>
              </w:rPr>
              <w:t>iBanking</w:t>
            </w:r>
            <w:proofErr w:type="spellEnd"/>
            <w:r>
              <w:rPr>
                <w:rFonts w:asciiTheme="minorHAnsi" w:hAnsiTheme="minorHAnsi" w:cstheme="minorHAnsi"/>
                <w:szCs w:val="22"/>
              </w:rPr>
              <w:t>/mobile app by retail customers</w:t>
            </w:r>
          </w:p>
        </w:tc>
        <w:tc>
          <w:tcPr>
            <w:tcW w:w="2947" w:type="dxa"/>
          </w:tcPr>
          <w:p w14:paraId="7929E2A5" w14:textId="5AE6FD70" w:rsidR="00DB2B6F" w:rsidRDefault="009E0D65" w:rsidP="00DB2B6F">
            <w:pPr>
              <w:pStyle w:val="Normalwithspace"/>
              <w:spacing w:before="0"/>
              <w:jc w:val="left"/>
              <w:rPr>
                <w:rFonts w:asciiTheme="minorHAnsi" w:hAnsiTheme="minorHAnsi" w:cstheme="minorHAnsi"/>
                <w:szCs w:val="22"/>
              </w:rPr>
            </w:pPr>
            <w:r>
              <w:rPr>
                <w:rFonts w:asciiTheme="minorHAnsi" w:hAnsiTheme="minorHAnsi" w:cstheme="minorHAnsi"/>
              </w:rPr>
              <w:t xml:space="preserve">Must be a valid </w:t>
            </w:r>
            <w:commentRangeStart w:id="757"/>
            <w:r>
              <w:rPr>
                <w:rFonts w:asciiTheme="minorHAnsi" w:hAnsiTheme="minorHAnsi" w:cstheme="minorHAnsi"/>
              </w:rPr>
              <w:t xml:space="preserve">past </w:t>
            </w:r>
            <w:commentRangeEnd w:id="757"/>
            <w:r w:rsidR="00784D53">
              <w:rPr>
                <w:rStyle w:val="CommentReference"/>
                <w:lang w:val="en-US"/>
              </w:rPr>
              <w:commentReference w:id="757"/>
            </w:r>
            <w:r>
              <w:rPr>
                <w:rFonts w:asciiTheme="minorHAnsi" w:hAnsiTheme="minorHAnsi" w:cstheme="minorHAnsi"/>
              </w:rPr>
              <w:t>date in YYYYMMDD format and must not be a future date.</w:t>
            </w:r>
          </w:p>
        </w:tc>
        <w:tc>
          <w:tcPr>
            <w:tcW w:w="3001" w:type="dxa"/>
          </w:tcPr>
          <w:p w14:paraId="56E8C0BC" w14:textId="77777777" w:rsidR="00DB2B6F" w:rsidRPr="00E06696" w:rsidRDefault="00DB2B6F" w:rsidP="00DB2B6F">
            <w:pPr>
              <w:jc w:val="left"/>
              <w:rPr>
                <w:rFonts w:asciiTheme="minorHAnsi" w:hAnsiTheme="minorHAnsi" w:cstheme="minorHAnsi"/>
                <w:szCs w:val="22"/>
              </w:rPr>
            </w:pPr>
          </w:p>
        </w:tc>
      </w:tr>
      <w:tr w:rsidR="00DB2B6F" w:rsidRPr="005F7CBC" w14:paraId="3E88A177" w14:textId="77777777" w:rsidTr="00542202">
        <w:tc>
          <w:tcPr>
            <w:tcW w:w="797" w:type="dxa"/>
          </w:tcPr>
          <w:p w14:paraId="6DA8C9CA" w14:textId="77777777" w:rsidR="00DB2B6F" w:rsidRPr="00F524AB" w:rsidRDefault="00DB2B6F" w:rsidP="00D21035">
            <w:pPr>
              <w:pStyle w:val="ListParagraph"/>
            </w:pPr>
          </w:p>
        </w:tc>
        <w:tc>
          <w:tcPr>
            <w:tcW w:w="2415" w:type="dxa"/>
          </w:tcPr>
          <w:p w14:paraId="7F52365A" w14:textId="1AA73789"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RECEIVED_TIME</w:t>
            </w:r>
          </w:p>
        </w:tc>
        <w:tc>
          <w:tcPr>
            <w:tcW w:w="1417" w:type="dxa"/>
          </w:tcPr>
          <w:p w14:paraId="0FFC1129" w14:textId="1C0A4C6D"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9(6)</w:t>
            </w:r>
          </w:p>
        </w:tc>
        <w:tc>
          <w:tcPr>
            <w:tcW w:w="960" w:type="dxa"/>
          </w:tcPr>
          <w:p w14:paraId="542B0C1D" w14:textId="5073431D" w:rsidR="00DB2B6F" w:rsidRPr="006D3DE8" w:rsidRDefault="0057431F" w:rsidP="00DB2B6F">
            <w:pPr>
              <w:pStyle w:val="Normalwithspace"/>
              <w:spacing w:before="0"/>
              <w:jc w:val="left"/>
              <w:rPr>
                <w:rFonts w:asciiTheme="minorHAnsi" w:hAnsiTheme="minorHAnsi" w:cstheme="minorHAnsi"/>
              </w:rPr>
            </w:pPr>
            <w:r>
              <w:rPr>
                <w:rFonts w:asciiTheme="minorHAnsi" w:hAnsiTheme="minorHAnsi" w:cstheme="minorHAnsi"/>
              </w:rPr>
              <w:t>47</w:t>
            </w:r>
          </w:p>
        </w:tc>
        <w:tc>
          <w:tcPr>
            <w:tcW w:w="2647" w:type="dxa"/>
          </w:tcPr>
          <w:p w14:paraId="127C938C" w14:textId="4BA6E3BB" w:rsidR="00DB2B6F" w:rsidRDefault="009E0D65" w:rsidP="00DB2B6F">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Time when the bank receives the transaction</w:t>
            </w:r>
            <w:r>
              <w:rPr>
                <w:rFonts w:asciiTheme="minorHAnsi" w:hAnsiTheme="minorHAnsi" w:cstheme="minorHAnsi"/>
                <w:szCs w:val="22"/>
              </w:rPr>
              <w:t xml:space="preserve"> from ATM/</w:t>
            </w:r>
            <w:proofErr w:type="spellStart"/>
            <w:r>
              <w:rPr>
                <w:rFonts w:asciiTheme="minorHAnsi" w:hAnsiTheme="minorHAnsi" w:cstheme="minorHAnsi"/>
                <w:szCs w:val="22"/>
              </w:rPr>
              <w:t>iBanking</w:t>
            </w:r>
            <w:proofErr w:type="spellEnd"/>
            <w:r>
              <w:rPr>
                <w:rFonts w:asciiTheme="minorHAnsi" w:hAnsiTheme="minorHAnsi" w:cstheme="minorHAnsi"/>
                <w:szCs w:val="22"/>
              </w:rPr>
              <w:t>/mobile app by retail customers</w:t>
            </w:r>
          </w:p>
        </w:tc>
        <w:tc>
          <w:tcPr>
            <w:tcW w:w="2947" w:type="dxa"/>
          </w:tcPr>
          <w:p w14:paraId="5035219F" w14:textId="0258A54E" w:rsidR="00DB2B6F" w:rsidRDefault="009E0D65" w:rsidP="00DB2B6F">
            <w:pPr>
              <w:pStyle w:val="Normalwithspace"/>
              <w:spacing w:before="0"/>
              <w:jc w:val="left"/>
              <w:rPr>
                <w:rFonts w:asciiTheme="minorHAnsi" w:hAnsiTheme="minorHAnsi" w:cstheme="minorHAnsi"/>
                <w:szCs w:val="22"/>
              </w:rPr>
            </w:pPr>
            <w:r>
              <w:rPr>
                <w:rFonts w:asciiTheme="minorHAnsi" w:hAnsiTheme="minorHAnsi" w:cstheme="minorHAnsi"/>
                <w:szCs w:val="22"/>
              </w:rPr>
              <w:t>Must be a valid time in HHMM format (24-hour).</w:t>
            </w:r>
          </w:p>
        </w:tc>
        <w:tc>
          <w:tcPr>
            <w:tcW w:w="3001" w:type="dxa"/>
          </w:tcPr>
          <w:p w14:paraId="2157C0B5" w14:textId="77777777" w:rsidR="00DB2B6F" w:rsidRPr="00E06696" w:rsidRDefault="00DB2B6F" w:rsidP="00DB2B6F">
            <w:pPr>
              <w:jc w:val="left"/>
              <w:rPr>
                <w:rFonts w:asciiTheme="minorHAnsi" w:hAnsiTheme="minorHAnsi" w:cstheme="minorHAnsi"/>
                <w:szCs w:val="22"/>
              </w:rPr>
            </w:pPr>
          </w:p>
        </w:tc>
      </w:tr>
      <w:tr w:rsidR="00DB2B6F" w:rsidRPr="005F7CBC" w14:paraId="7739B6BA" w14:textId="77777777" w:rsidTr="00542202">
        <w:tc>
          <w:tcPr>
            <w:tcW w:w="797" w:type="dxa"/>
          </w:tcPr>
          <w:p w14:paraId="2018417F" w14:textId="77777777" w:rsidR="00DB2B6F" w:rsidRPr="00F524AB" w:rsidRDefault="00DB2B6F" w:rsidP="00D21035">
            <w:pPr>
              <w:pStyle w:val="ListParagraph"/>
            </w:pPr>
            <w:commentRangeStart w:id="758"/>
            <w:commentRangeStart w:id="759"/>
            <w:commentRangeEnd w:id="759"/>
          </w:p>
        </w:tc>
        <w:tc>
          <w:tcPr>
            <w:tcW w:w="2415" w:type="dxa"/>
          </w:tcPr>
          <w:p w14:paraId="5D956D71" w14:textId="7C23F72D"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NOMINAL_AMT</w:t>
            </w:r>
          </w:p>
        </w:tc>
        <w:tc>
          <w:tcPr>
            <w:tcW w:w="1417" w:type="dxa"/>
          </w:tcPr>
          <w:p w14:paraId="48946CC1" w14:textId="0ACE7210"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9(11)</w:t>
            </w:r>
          </w:p>
        </w:tc>
        <w:tc>
          <w:tcPr>
            <w:tcW w:w="960" w:type="dxa"/>
          </w:tcPr>
          <w:p w14:paraId="011D06C0" w14:textId="5D1B8464" w:rsidR="00DB2B6F" w:rsidRPr="006D3DE8" w:rsidRDefault="0057431F" w:rsidP="00DB2B6F">
            <w:pPr>
              <w:pStyle w:val="Normalwithspace"/>
              <w:spacing w:before="0"/>
              <w:jc w:val="left"/>
              <w:rPr>
                <w:rFonts w:asciiTheme="minorHAnsi" w:hAnsiTheme="minorHAnsi" w:cstheme="minorHAnsi"/>
              </w:rPr>
            </w:pPr>
            <w:r>
              <w:rPr>
                <w:rFonts w:asciiTheme="minorHAnsi" w:hAnsiTheme="minorHAnsi" w:cstheme="minorHAnsi"/>
              </w:rPr>
              <w:t>53</w:t>
            </w:r>
          </w:p>
        </w:tc>
        <w:tc>
          <w:tcPr>
            <w:tcW w:w="2647" w:type="dxa"/>
          </w:tcPr>
          <w:p w14:paraId="5198B709" w14:textId="33F65E3D" w:rsidR="00DB2B6F" w:rsidRDefault="001561C8" w:rsidP="00DB2B6F">
            <w:pPr>
              <w:pStyle w:val="Normalwithspace"/>
              <w:spacing w:before="0"/>
              <w:jc w:val="left"/>
              <w:rPr>
                <w:rFonts w:asciiTheme="minorHAnsi" w:hAnsiTheme="minorHAnsi" w:cstheme="minorHAnsi"/>
                <w:szCs w:val="22"/>
              </w:rPr>
            </w:pPr>
            <w:commentRangeStart w:id="760"/>
            <w:del w:id="761" w:author="Yichen GU from.TOPPAN (MAS)" w:date="2026-01-14T15:29:00Z" w16du:dateUtc="2026-01-14T07:29:00Z">
              <w:r w:rsidRPr="00E06696" w:rsidDel="00945988">
                <w:rPr>
                  <w:rFonts w:asciiTheme="minorHAnsi" w:hAnsiTheme="minorHAnsi" w:cstheme="minorHAnsi"/>
                  <w:szCs w:val="22"/>
                </w:rPr>
                <w:delText xml:space="preserve">Subscription </w:delText>
              </w:r>
            </w:del>
            <w:commentRangeEnd w:id="760"/>
            <w:ins w:id="762" w:author="Yichen GU from.TOPPAN (MAS)" w:date="2026-01-14T15:29:00Z" w16du:dateUtc="2026-01-14T07:29:00Z">
              <w:r w:rsidR="00945988">
                <w:rPr>
                  <w:rFonts w:asciiTheme="minorHAnsi" w:hAnsiTheme="minorHAnsi" w:cstheme="minorHAnsi"/>
                  <w:szCs w:val="22"/>
                </w:rPr>
                <w:t>Redemption</w:t>
              </w:r>
              <w:r w:rsidR="00945988" w:rsidRPr="00E06696">
                <w:rPr>
                  <w:rFonts w:asciiTheme="minorHAnsi" w:hAnsiTheme="minorHAnsi" w:cstheme="minorHAnsi"/>
                  <w:szCs w:val="22"/>
                </w:rPr>
                <w:t xml:space="preserve"> </w:t>
              </w:r>
            </w:ins>
            <w:r w:rsidR="00D4296E">
              <w:rPr>
                <w:rStyle w:val="CommentReference"/>
                <w:lang w:val="en-US"/>
              </w:rPr>
              <w:commentReference w:id="760"/>
            </w:r>
            <w:r w:rsidRPr="00E06696">
              <w:rPr>
                <w:rFonts w:asciiTheme="minorHAnsi" w:hAnsiTheme="minorHAnsi" w:cstheme="minorHAnsi"/>
                <w:szCs w:val="22"/>
              </w:rPr>
              <w:t>Quantity</w:t>
            </w:r>
          </w:p>
        </w:tc>
        <w:tc>
          <w:tcPr>
            <w:tcW w:w="2947" w:type="dxa"/>
          </w:tcPr>
          <w:p w14:paraId="6AB2B274" w14:textId="71CBB047" w:rsidR="00DB2B6F" w:rsidRPr="00D4296E" w:rsidRDefault="008F7E85" w:rsidP="00DB2B6F">
            <w:pPr>
              <w:pStyle w:val="Normalwithspace"/>
              <w:spacing w:before="0"/>
              <w:jc w:val="left"/>
              <w:rPr>
                <w:rFonts w:asciiTheme="minorHAnsi" w:hAnsiTheme="minorHAnsi" w:cstheme="minorHAnsi"/>
                <w:strike/>
                <w:szCs w:val="22"/>
                <w:highlight w:val="yellow"/>
                <w:rPrChange w:id="763" w:author="Jasmine WL TEO (MAS)" w:date="2026-01-06T18:37:00Z" w16du:dateUtc="2026-01-06T10:37:00Z">
                  <w:rPr>
                    <w:rFonts w:asciiTheme="minorHAnsi" w:hAnsiTheme="minorHAnsi" w:cstheme="minorHAnsi"/>
                    <w:szCs w:val="22"/>
                    <w:highlight w:val="yellow"/>
                  </w:rPr>
                </w:rPrChange>
              </w:rPr>
            </w:pPr>
            <w:r w:rsidRPr="00D4296E">
              <w:rPr>
                <w:rFonts w:asciiTheme="minorHAnsi" w:hAnsiTheme="minorHAnsi" w:cstheme="minorHAnsi"/>
                <w:strike/>
                <w:szCs w:val="22"/>
                <w:highlight w:val="yellow"/>
                <w:rPrChange w:id="764" w:author="Jasmine WL TEO (MAS)" w:date="2026-01-06T18:37:00Z" w16du:dateUtc="2026-01-06T10:37:00Z">
                  <w:rPr>
                    <w:rFonts w:asciiTheme="minorHAnsi" w:hAnsiTheme="minorHAnsi" w:cstheme="minorHAnsi"/>
                    <w:szCs w:val="22"/>
                    <w:highlight w:val="yellow"/>
                  </w:rPr>
                </w:rPrChange>
              </w:rPr>
              <w:t xml:space="preserve">The redemption amount must be a </w:t>
            </w:r>
            <w:r w:rsidRPr="00D4296E">
              <w:rPr>
                <w:rFonts w:asciiTheme="minorHAnsi" w:hAnsiTheme="minorHAnsi" w:cstheme="minorHAnsi"/>
                <w:b/>
                <w:strike/>
                <w:szCs w:val="22"/>
                <w:highlight w:val="yellow"/>
                <w:rPrChange w:id="765" w:author="Jasmine WL TEO (MAS)" w:date="2026-01-06T18:37:00Z" w16du:dateUtc="2026-01-06T10:37:00Z">
                  <w:rPr>
                    <w:rFonts w:asciiTheme="minorHAnsi" w:hAnsiTheme="minorHAnsi" w:cstheme="minorHAnsi"/>
                    <w:b/>
                    <w:bCs/>
                    <w:szCs w:val="22"/>
                    <w:highlight w:val="yellow"/>
                  </w:rPr>
                </w:rPrChange>
              </w:rPr>
              <w:t>[Minimum denomination]</w:t>
            </w:r>
            <w:r w:rsidRPr="00D4296E">
              <w:rPr>
                <w:rFonts w:asciiTheme="minorHAnsi" w:hAnsiTheme="minorHAnsi" w:cstheme="minorHAnsi"/>
                <w:strike/>
                <w:szCs w:val="22"/>
                <w:highlight w:val="yellow"/>
                <w:rPrChange w:id="766" w:author="Jasmine WL TEO (MAS)" w:date="2026-01-06T18:37:00Z" w16du:dateUtc="2026-01-06T10:37:00Z">
                  <w:rPr>
                    <w:rFonts w:asciiTheme="minorHAnsi" w:hAnsiTheme="minorHAnsi" w:cstheme="minorHAnsi"/>
                    <w:szCs w:val="22"/>
                    <w:highlight w:val="yellow"/>
                  </w:rPr>
                </w:rPrChange>
              </w:rPr>
              <w:t xml:space="preserve"> amount per </w:t>
            </w:r>
            <w:r w:rsidR="00B219E9" w:rsidRPr="00D4296E">
              <w:rPr>
                <w:rFonts w:asciiTheme="minorHAnsi" w:hAnsiTheme="minorHAnsi" w:cstheme="minorHAnsi"/>
                <w:strike/>
                <w:szCs w:val="22"/>
                <w:highlight w:val="yellow"/>
                <w:rPrChange w:id="767" w:author="Jasmine WL TEO (MAS)" w:date="2026-01-06T18:37:00Z" w16du:dateUtc="2026-01-06T10:37:00Z">
                  <w:rPr>
                    <w:rFonts w:asciiTheme="minorHAnsi" w:hAnsiTheme="minorHAnsi" w:cstheme="minorHAnsi"/>
                    <w:szCs w:val="22"/>
                    <w:highlight w:val="yellow"/>
                  </w:rPr>
                </w:rPrChange>
              </w:rPr>
              <w:t>request</w:t>
            </w:r>
            <w:r w:rsidRPr="00D4296E">
              <w:rPr>
                <w:rFonts w:asciiTheme="minorHAnsi" w:hAnsiTheme="minorHAnsi" w:cstheme="minorHAnsi"/>
                <w:strike/>
                <w:szCs w:val="22"/>
                <w:highlight w:val="yellow"/>
                <w:rPrChange w:id="768" w:author="Jasmine WL TEO (MAS)" w:date="2026-01-06T18:37:00Z" w16du:dateUtc="2026-01-06T10:37:00Z">
                  <w:rPr>
                    <w:rFonts w:asciiTheme="minorHAnsi" w:hAnsiTheme="minorHAnsi" w:cstheme="minorHAnsi"/>
                    <w:szCs w:val="22"/>
                    <w:highlight w:val="yellow"/>
                  </w:rPr>
                </w:rPrChange>
              </w:rPr>
              <w:t xml:space="preserve">, in multiples of the </w:t>
            </w:r>
            <w:r w:rsidRPr="00D4296E">
              <w:rPr>
                <w:rFonts w:asciiTheme="minorHAnsi" w:hAnsiTheme="minorHAnsi" w:cstheme="minorHAnsi"/>
                <w:b/>
                <w:strike/>
                <w:szCs w:val="22"/>
                <w:highlight w:val="yellow"/>
                <w:rPrChange w:id="769" w:author="Jasmine WL TEO (MAS)" w:date="2026-01-06T18:37:00Z" w16du:dateUtc="2026-01-06T10:37:00Z">
                  <w:rPr>
                    <w:rFonts w:asciiTheme="minorHAnsi" w:hAnsiTheme="minorHAnsi" w:cstheme="minorHAnsi"/>
                    <w:b/>
                    <w:bCs/>
                    <w:szCs w:val="22"/>
                    <w:highlight w:val="yellow"/>
                  </w:rPr>
                </w:rPrChange>
              </w:rPr>
              <w:t>[Minimum denomination]</w:t>
            </w:r>
            <w:r w:rsidRPr="00D4296E">
              <w:rPr>
                <w:rFonts w:asciiTheme="minorHAnsi" w:hAnsiTheme="minorHAnsi" w:cstheme="minorHAnsi"/>
                <w:strike/>
                <w:szCs w:val="22"/>
                <w:highlight w:val="yellow"/>
                <w:rPrChange w:id="770" w:author="Jasmine WL TEO (MAS)" w:date="2026-01-06T18:37:00Z" w16du:dateUtc="2026-01-06T10:37:00Z">
                  <w:rPr>
                    <w:rFonts w:asciiTheme="minorHAnsi" w:hAnsiTheme="minorHAnsi" w:cstheme="minorHAnsi"/>
                    <w:szCs w:val="22"/>
                    <w:highlight w:val="yellow"/>
                  </w:rPr>
                </w:rPrChange>
              </w:rPr>
              <w:t xml:space="preserve"> amount.</w:t>
            </w:r>
          </w:p>
        </w:tc>
        <w:tc>
          <w:tcPr>
            <w:tcW w:w="3001" w:type="dxa"/>
          </w:tcPr>
          <w:p w14:paraId="6474FDCE" w14:textId="2AB683CA" w:rsidR="00DB2B6F" w:rsidRPr="00D4296E" w:rsidRDefault="000E2677" w:rsidP="005E509E">
            <w:pPr>
              <w:pStyle w:val="Normalwithspace"/>
              <w:spacing w:before="0"/>
              <w:jc w:val="left"/>
              <w:rPr>
                <w:rFonts w:asciiTheme="minorHAnsi" w:hAnsiTheme="minorHAnsi" w:cstheme="minorHAnsi"/>
                <w:strike/>
                <w:szCs w:val="22"/>
                <w:highlight w:val="yellow"/>
                <w:rPrChange w:id="771" w:author="Jasmine WL TEO (MAS)" w:date="2026-01-06T18:37:00Z" w16du:dateUtc="2026-01-06T10:37:00Z">
                  <w:rPr>
                    <w:rFonts w:asciiTheme="minorHAnsi" w:hAnsiTheme="minorHAnsi" w:cstheme="minorHAnsi"/>
                    <w:szCs w:val="22"/>
                    <w:highlight w:val="yellow"/>
                  </w:rPr>
                </w:rPrChange>
              </w:rPr>
            </w:pPr>
            <w:r w:rsidRPr="00D4296E">
              <w:rPr>
                <w:rFonts w:asciiTheme="minorHAnsi" w:hAnsiTheme="minorHAnsi" w:cstheme="minorHAnsi"/>
                <w:b/>
                <w:strike/>
                <w:szCs w:val="22"/>
                <w:highlight w:val="yellow"/>
                <w:rPrChange w:id="772" w:author="Jasmine WL TEO (MAS)" w:date="2026-01-06T18:37:00Z" w16du:dateUtc="2026-01-06T10:37:00Z">
                  <w:rPr>
                    <w:rFonts w:asciiTheme="minorHAnsi" w:hAnsiTheme="minorHAnsi" w:cstheme="minorHAnsi"/>
                    <w:b/>
                    <w:bCs/>
                    <w:szCs w:val="22"/>
                    <w:highlight w:val="yellow"/>
                  </w:rPr>
                </w:rPrChange>
              </w:rPr>
              <w:t>[Minimum denomination]</w:t>
            </w:r>
            <w:r w:rsidRPr="00D4296E">
              <w:rPr>
                <w:rFonts w:asciiTheme="minorHAnsi" w:hAnsiTheme="minorHAnsi" w:cstheme="minorHAnsi"/>
                <w:strike/>
                <w:szCs w:val="22"/>
                <w:highlight w:val="yellow"/>
                <w:rPrChange w:id="773" w:author="Jasmine WL TEO (MAS)" w:date="2026-01-06T18:37:00Z" w16du:dateUtc="2026-01-06T10:37:00Z">
                  <w:rPr>
                    <w:rFonts w:asciiTheme="minorHAnsi" w:hAnsiTheme="minorHAnsi" w:cstheme="minorHAnsi"/>
                    <w:szCs w:val="22"/>
                    <w:highlight w:val="yellow"/>
                  </w:rPr>
                </w:rPrChange>
              </w:rPr>
              <w:t xml:space="preserve"> of each security type is </w:t>
            </w:r>
            <w:r w:rsidR="00D5478D" w:rsidRPr="00D4296E">
              <w:rPr>
                <w:rFonts w:asciiTheme="minorHAnsi" w:hAnsiTheme="minorHAnsi" w:cstheme="minorHAnsi"/>
                <w:strike/>
                <w:szCs w:val="22"/>
                <w:highlight w:val="yellow"/>
                <w:rPrChange w:id="774" w:author="Jasmine WL TEO (MAS)" w:date="2026-01-06T18:37:00Z" w16du:dateUtc="2026-01-06T10:37:00Z">
                  <w:rPr>
                    <w:rFonts w:asciiTheme="minorHAnsi" w:hAnsiTheme="minorHAnsi" w:cstheme="minorHAnsi"/>
                    <w:szCs w:val="22"/>
                    <w:highlight w:val="yellow"/>
                  </w:rPr>
                </w:rPrChange>
              </w:rPr>
              <w:t>a configurable system parameter</w:t>
            </w:r>
            <w:r w:rsidRPr="00D4296E">
              <w:rPr>
                <w:rFonts w:asciiTheme="minorHAnsi" w:hAnsiTheme="minorHAnsi" w:cstheme="minorHAnsi"/>
                <w:strike/>
                <w:szCs w:val="22"/>
                <w:highlight w:val="yellow"/>
                <w:rPrChange w:id="775" w:author="Jasmine WL TEO (MAS)" w:date="2026-01-06T18:37:00Z" w16du:dateUtc="2026-01-06T10:37:00Z">
                  <w:rPr>
                    <w:rFonts w:asciiTheme="minorHAnsi" w:hAnsiTheme="minorHAnsi" w:cstheme="minorHAnsi"/>
                    <w:szCs w:val="22"/>
                    <w:highlight w:val="yellow"/>
                  </w:rPr>
                </w:rPrChange>
              </w:rPr>
              <w:t xml:space="preserve"> in OMEGA. For details on managing the parameter, refer to </w:t>
            </w:r>
            <w:r w:rsidRPr="00D4296E">
              <w:rPr>
                <w:rFonts w:asciiTheme="minorHAnsi" w:hAnsiTheme="minorHAnsi" w:cstheme="minorHAnsi"/>
                <w:i/>
                <w:strike/>
                <w:szCs w:val="22"/>
                <w:highlight w:val="yellow"/>
                <w:rPrChange w:id="776" w:author="Jasmine WL TEO (MAS)" w:date="2026-01-06T18:37:00Z" w16du:dateUtc="2026-01-06T10:37:00Z">
                  <w:rPr>
                    <w:rFonts w:asciiTheme="minorHAnsi" w:hAnsiTheme="minorHAnsi" w:cstheme="minorHAnsi"/>
                    <w:i/>
                    <w:iCs/>
                    <w:szCs w:val="22"/>
                    <w:highlight w:val="yellow"/>
                  </w:rPr>
                </w:rPrChange>
              </w:rPr>
              <w:t>MAS_OMEGA – Functional Specifications Document (Administration).</w:t>
            </w:r>
            <w:commentRangeEnd w:id="758"/>
            <w:r w:rsidR="00D4296E" w:rsidRPr="00D4296E">
              <w:rPr>
                <w:rStyle w:val="CommentReference"/>
                <w:strike/>
                <w:lang w:val="en-US"/>
                <w:rPrChange w:id="777" w:author="Jasmine WL TEO (MAS)" w:date="2026-01-06T17:22:00Z" w16du:dateUtc="2026-01-06T09:22:00Z">
                  <w:rPr>
                    <w:rStyle w:val="CommentReference"/>
                    <w:lang w:val="en-US"/>
                  </w:rPr>
                </w:rPrChange>
              </w:rPr>
              <w:commentReference w:id="758"/>
            </w:r>
            <w:r w:rsidR="00F607F1">
              <w:rPr>
                <w:rStyle w:val="CommentReference"/>
                <w:lang w:val="en-US"/>
              </w:rPr>
              <w:commentReference w:id="759"/>
            </w:r>
          </w:p>
        </w:tc>
      </w:tr>
      <w:tr w:rsidR="00DB2B6F" w:rsidRPr="005F7CBC" w14:paraId="46D3610E" w14:textId="77777777" w:rsidTr="00542202">
        <w:tc>
          <w:tcPr>
            <w:tcW w:w="797" w:type="dxa"/>
          </w:tcPr>
          <w:p w14:paraId="0E866DE0" w14:textId="77777777" w:rsidR="00DB2B6F" w:rsidRPr="00F524AB" w:rsidRDefault="00DB2B6F" w:rsidP="00D21035">
            <w:pPr>
              <w:pStyle w:val="ListParagraph"/>
            </w:pPr>
          </w:p>
        </w:tc>
        <w:tc>
          <w:tcPr>
            <w:tcW w:w="2415" w:type="dxa"/>
          </w:tcPr>
          <w:p w14:paraId="5631E4E5" w14:textId="363F2510"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COMP_NOCOMP</w:t>
            </w:r>
          </w:p>
        </w:tc>
        <w:tc>
          <w:tcPr>
            <w:tcW w:w="1417" w:type="dxa"/>
          </w:tcPr>
          <w:p w14:paraId="5326F9B6" w14:textId="2F7DB287"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w:t>
            </w:r>
          </w:p>
        </w:tc>
        <w:tc>
          <w:tcPr>
            <w:tcW w:w="960" w:type="dxa"/>
          </w:tcPr>
          <w:p w14:paraId="194690C3" w14:textId="4913CEAA" w:rsidR="00DB2B6F" w:rsidRPr="006D3DE8" w:rsidRDefault="0057431F" w:rsidP="00DB2B6F">
            <w:pPr>
              <w:pStyle w:val="Normalwithspace"/>
              <w:spacing w:before="0"/>
              <w:jc w:val="left"/>
              <w:rPr>
                <w:rFonts w:asciiTheme="minorHAnsi" w:hAnsiTheme="minorHAnsi" w:cstheme="minorHAnsi"/>
              </w:rPr>
            </w:pPr>
            <w:r>
              <w:rPr>
                <w:rFonts w:asciiTheme="minorHAnsi" w:hAnsiTheme="minorHAnsi" w:cstheme="minorHAnsi"/>
              </w:rPr>
              <w:t>64</w:t>
            </w:r>
          </w:p>
        </w:tc>
        <w:tc>
          <w:tcPr>
            <w:tcW w:w="2647" w:type="dxa"/>
          </w:tcPr>
          <w:p w14:paraId="432C53EB" w14:textId="3E70B9C8" w:rsidR="00DB2B6F" w:rsidRDefault="00282832" w:rsidP="00DB2B6F">
            <w:pPr>
              <w:pStyle w:val="Normalwithspace"/>
              <w:spacing w:before="0"/>
              <w:jc w:val="left"/>
              <w:rPr>
                <w:rFonts w:asciiTheme="minorHAnsi" w:hAnsiTheme="minorHAnsi" w:cstheme="minorHAnsi"/>
              </w:rPr>
            </w:pPr>
            <w:r>
              <w:rPr>
                <w:rFonts w:asciiTheme="minorHAnsi" w:hAnsiTheme="minorHAnsi" w:cstheme="minorHAnsi"/>
                <w:szCs w:val="22"/>
              </w:rPr>
              <w:t>C</w:t>
            </w:r>
            <w:r w:rsidR="007E15F0">
              <w:rPr>
                <w:rFonts w:asciiTheme="minorHAnsi" w:hAnsiTheme="minorHAnsi" w:cstheme="minorHAnsi"/>
                <w:szCs w:val="22"/>
              </w:rPr>
              <w:t>ompetitive/non-competitive indicator</w:t>
            </w:r>
          </w:p>
        </w:tc>
        <w:tc>
          <w:tcPr>
            <w:tcW w:w="2947" w:type="dxa"/>
          </w:tcPr>
          <w:p w14:paraId="169C385D" w14:textId="72799720" w:rsidR="00DB2B6F" w:rsidRDefault="00DA5A04" w:rsidP="00DB2B6F">
            <w:pPr>
              <w:pStyle w:val="Normalwithspace"/>
              <w:spacing w:before="0"/>
              <w:jc w:val="left"/>
              <w:rPr>
                <w:rFonts w:asciiTheme="minorHAnsi" w:hAnsiTheme="minorHAnsi" w:cstheme="minorHAnsi"/>
                <w:szCs w:val="22"/>
              </w:rPr>
            </w:pPr>
            <w:r>
              <w:rPr>
                <w:rFonts w:asciiTheme="minorHAnsi" w:hAnsiTheme="minorHAnsi" w:cstheme="minorHAnsi"/>
              </w:rPr>
              <w:t>Must be padded with space</w:t>
            </w:r>
            <w:r w:rsidR="00CE1EED">
              <w:rPr>
                <w:rFonts w:asciiTheme="minorHAnsi" w:hAnsiTheme="minorHAnsi" w:cstheme="minorHAnsi"/>
              </w:rPr>
              <w:t xml:space="preserve"> </w:t>
            </w:r>
            <w:r w:rsidR="002078DB" w:rsidRPr="002078DB">
              <w:rPr>
                <w:rFonts w:asciiTheme="minorHAnsi" w:hAnsiTheme="minorHAnsi" w:cstheme="minorHAnsi"/>
              </w:rPr>
              <w:t>(but no hard validation)</w:t>
            </w:r>
            <w:r>
              <w:rPr>
                <w:rFonts w:asciiTheme="minorHAnsi" w:hAnsiTheme="minorHAnsi" w:cstheme="minorHAnsi"/>
              </w:rPr>
              <w:t>.</w:t>
            </w:r>
          </w:p>
        </w:tc>
        <w:tc>
          <w:tcPr>
            <w:tcW w:w="3001" w:type="dxa"/>
          </w:tcPr>
          <w:p w14:paraId="022B0109" w14:textId="0444C02E" w:rsidR="00DB2B6F" w:rsidRPr="00E06696" w:rsidRDefault="002C2F61" w:rsidP="00DB2B6F">
            <w:pPr>
              <w:jc w:val="left"/>
              <w:rPr>
                <w:rFonts w:asciiTheme="minorHAnsi" w:hAnsiTheme="minorHAnsi" w:cstheme="minorHAnsi"/>
                <w:szCs w:val="22"/>
              </w:rPr>
            </w:pPr>
            <w:r>
              <w:rPr>
                <w:rFonts w:asciiTheme="minorHAnsi" w:hAnsiTheme="minorHAnsi" w:cstheme="minorHAnsi"/>
                <w:szCs w:val="22"/>
              </w:rPr>
              <w:t>Unused for SSB.</w:t>
            </w:r>
          </w:p>
        </w:tc>
      </w:tr>
      <w:tr w:rsidR="00DB2B6F" w:rsidRPr="005F7CBC" w14:paraId="7CC97D44" w14:textId="77777777" w:rsidTr="00542202">
        <w:tc>
          <w:tcPr>
            <w:tcW w:w="797" w:type="dxa"/>
          </w:tcPr>
          <w:p w14:paraId="4344B61B" w14:textId="77777777" w:rsidR="00DB2B6F" w:rsidRPr="00F524AB" w:rsidRDefault="00DB2B6F" w:rsidP="00D21035">
            <w:pPr>
              <w:pStyle w:val="ListParagraph"/>
            </w:pPr>
          </w:p>
        </w:tc>
        <w:tc>
          <w:tcPr>
            <w:tcW w:w="2415" w:type="dxa"/>
          </w:tcPr>
          <w:p w14:paraId="3E0AF57D" w14:textId="58D781DA"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BID_YIELD_SIGN</w:t>
            </w:r>
          </w:p>
        </w:tc>
        <w:tc>
          <w:tcPr>
            <w:tcW w:w="1417" w:type="dxa"/>
          </w:tcPr>
          <w:p w14:paraId="4578816B" w14:textId="5E9D749D"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w:t>
            </w:r>
          </w:p>
        </w:tc>
        <w:tc>
          <w:tcPr>
            <w:tcW w:w="960" w:type="dxa"/>
          </w:tcPr>
          <w:p w14:paraId="3B09CAE0" w14:textId="613E9E13" w:rsidR="00DB2B6F" w:rsidRPr="006D3DE8" w:rsidRDefault="0057431F" w:rsidP="00DB2B6F">
            <w:pPr>
              <w:pStyle w:val="Normalwithspace"/>
              <w:spacing w:before="0"/>
              <w:jc w:val="left"/>
              <w:rPr>
                <w:rFonts w:asciiTheme="minorHAnsi" w:hAnsiTheme="minorHAnsi" w:cstheme="minorHAnsi"/>
              </w:rPr>
            </w:pPr>
            <w:r>
              <w:rPr>
                <w:rFonts w:asciiTheme="minorHAnsi" w:hAnsiTheme="minorHAnsi" w:cstheme="minorHAnsi"/>
              </w:rPr>
              <w:t>65</w:t>
            </w:r>
          </w:p>
        </w:tc>
        <w:tc>
          <w:tcPr>
            <w:tcW w:w="2647" w:type="dxa"/>
          </w:tcPr>
          <w:p w14:paraId="01B8C786" w14:textId="3ED4D520" w:rsidR="00DB2B6F" w:rsidRPr="006D3DE8" w:rsidRDefault="00282832" w:rsidP="00DB2B6F">
            <w:pPr>
              <w:pStyle w:val="Normalwithspace"/>
              <w:spacing w:before="0"/>
              <w:jc w:val="left"/>
              <w:rPr>
                <w:rFonts w:asciiTheme="minorHAnsi" w:hAnsiTheme="minorHAnsi" w:cstheme="minorHAnsi"/>
              </w:rPr>
            </w:pPr>
            <w:r>
              <w:rPr>
                <w:rFonts w:asciiTheme="minorHAnsi" w:hAnsiTheme="minorHAnsi" w:cstheme="minorHAnsi"/>
                <w:szCs w:val="22"/>
              </w:rPr>
              <w:t xml:space="preserve">Bid </w:t>
            </w:r>
            <w:r w:rsidR="007E15F0">
              <w:rPr>
                <w:rFonts w:asciiTheme="minorHAnsi" w:hAnsiTheme="minorHAnsi" w:cstheme="minorHAnsi"/>
                <w:szCs w:val="22"/>
              </w:rPr>
              <w:t>yield sign</w:t>
            </w:r>
          </w:p>
        </w:tc>
        <w:tc>
          <w:tcPr>
            <w:tcW w:w="2947" w:type="dxa"/>
          </w:tcPr>
          <w:p w14:paraId="28CB127C" w14:textId="50421B0B" w:rsidR="00DB2B6F" w:rsidRDefault="00DA5A04" w:rsidP="00DB2B6F">
            <w:pPr>
              <w:pStyle w:val="Normalwithspace"/>
              <w:spacing w:before="0"/>
              <w:jc w:val="left"/>
              <w:rPr>
                <w:rFonts w:asciiTheme="minorHAnsi" w:hAnsiTheme="minorHAnsi" w:cstheme="minorHAnsi"/>
                <w:szCs w:val="22"/>
              </w:rPr>
            </w:pPr>
            <w:r>
              <w:rPr>
                <w:rFonts w:asciiTheme="minorHAnsi" w:hAnsiTheme="minorHAnsi" w:cstheme="minorHAnsi"/>
              </w:rPr>
              <w:t>Must be padded with space</w:t>
            </w:r>
            <w:r w:rsidR="002078DB">
              <w:rPr>
                <w:rFonts w:asciiTheme="minorHAnsi" w:hAnsiTheme="minorHAnsi" w:cstheme="minorHAnsi"/>
              </w:rPr>
              <w:t xml:space="preserve"> </w:t>
            </w:r>
            <w:r w:rsidR="002078DB" w:rsidRPr="000914AA">
              <w:rPr>
                <w:rFonts w:asciiTheme="minorHAnsi" w:hAnsiTheme="minorHAnsi" w:cstheme="minorHAnsi"/>
                <w:szCs w:val="22"/>
              </w:rPr>
              <w:t>(but no hard validation)</w:t>
            </w:r>
            <w:r>
              <w:rPr>
                <w:rFonts w:asciiTheme="minorHAnsi" w:hAnsiTheme="minorHAnsi" w:cstheme="minorHAnsi"/>
              </w:rPr>
              <w:t>.</w:t>
            </w:r>
          </w:p>
        </w:tc>
        <w:tc>
          <w:tcPr>
            <w:tcW w:w="3001" w:type="dxa"/>
          </w:tcPr>
          <w:p w14:paraId="1190D85F" w14:textId="1ED23F3F" w:rsidR="00DB2B6F" w:rsidRPr="00E06696" w:rsidRDefault="002C2F61" w:rsidP="00DB2B6F">
            <w:pPr>
              <w:jc w:val="left"/>
              <w:rPr>
                <w:rFonts w:asciiTheme="minorHAnsi" w:hAnsiTheme="minorHAnsi" w:cstheme="minorHAnsi"/>
                <w:szCs w:val="22"/>
              </w:rPr>
            </w:pPr>
            <w:r>
              <w:rPr>
                <w:rFonts w:asciiTheme="minorHAnsi" w:hAnsiTheme="minorHAnsi" w:cstheme="minorHAnsi"/>
                <w:szCs w:val="22"/>
              </w:rPr>
              <w:t>Unused for SSB.</w:t>
            </w:r>
          </w:p>
        </w:tc>
      </w:tr>
      <w:tr w:rsidR="00DB2B6F" w:rsidRPr="005F7CBC" w14:paraId="5D7DFF2A" w14:textId="77777777" w:rsidTr="00542202">
        <w:tc>
          <w:tcPr>
            <w:tcW w:w="797" w:type="dxa"/>
          </w:tcPr>
          <w:p w14:paraId="4E3DA0F9" w14:textId="77777777" w:rsidR="00DB2B6F" w:rsidRPr="00F524AB" w:rsidRDefault="00DB2B6F" w:rsidP="00D21035">
            <w:pPr>
              <w:pStyle w:val="ListParagraph"/>
            </w:pPr>
          </w:p>
        </w:tc>
        <w:tc>
          <w:tcPr>
            <w:tcW w:w="2415" w:type="dxa"/>
          </w:tcPr>
          <w:p w14:paraId="2D554534" w14:textId="45B2CADF"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BID_YIELD</w:t>
            </w:r>
          </w:p>
        </w:tc>
        <w:tc>
          <w:tcPr>
            <w:tcW w:w="1417" w:type="dxa"/>
          </w:tcPr>
          <w:p w14:paraId="3B4CA013" w14:textId="771D93F7"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9(3)v9(2)</w:t>
            </w:r>
          </w:p>
        </w:tc>
        <w:tc>
          <w:tcPr>
            <w:tcW w:w="960" w:type="dxa"/>
          </w:tcPr>
          <w:p w14:paraId="05A5DDFC" w14:textId="4051D72F" w:rsidR="00DB2B6F" w:rsidRPr="006D3DE8" w:rsidRDefault="0057431F" w:rsidP="00DB2B6F">
            <w:pPr>
              <w:pStyle w:val="Normalwithspace"/>
              <w:spacing w:before="0"/>
              <w:jc w:val="left"/>
              <w:rPr>
                <w:rFonts w:asciiTheme="minorHAnsi" w:hAnsiTheme="minorHAnsi" w:cstheme="minorHAnsi"/>
              </w:rPr>
            </w:pPr>
            <w:r>
              <w:rPr>
                <w:rFonts w:asciiTheme="minorHAnsi" w:hAnsiTheme="minorHAnsi" w:cstheme="minorHAnsi"/>
              </w:rPr>
              <w:t>66</w:t>
            </w:r>
          </w:p>
        </w:tc>
        <w:tc>
          <w:tcPr>
            <w:tcW w:w="2647" w:type="dxa"/>
          </w:tcPr>
          <w:p w14:paraId="4741C14C" w14:textId="5BB9CED0" w:rsidR="00DB2B6F" w:rsidRPr="006D3DE8" w:rsidRDefault="00282832" w:rsidP="00DB2B6F">
            <w:pPr>
              <w:pStyle w:val="Normalwithspace"/>
              <w:spacing w:before="0"/>
              <w:jc w:val="left"/>
              <w:rPr>
                <w:rFonts w:asciiTheme="minorHAnsi" w:hAnsiTheme="minorHAnsi" w:cstheme="minorHAnsi"/>
              </w:rPr>
            </w:pPr>
            <w:r>
              <w:rPr>
                <w:rFonts w:asciiTheme="minorHAnsi" w:hAnsiTheme="minorHAnsi" w:cstheme="minorHAnsi"/>
                <w:szCs w:val="22"/>
              </w:rPr>
              <w:t>B</w:t>
            </w:r>
            <w:r w:rsidR="007E15F0">
              <w:rPr>
                <w:rFonts w:asciiTheme="minorHAnsi" w:hAnsiTheme="minorHAnsi" w:cstheme="minorHAnsi"/>
                <w:szCs w:val="22"/>
              </w:rPr>
              <w:t>id yield</w:t>
            </w:r>
          </w:p>
        </w:tc>
        <w:tc>
          <w:tcPr>
            <w:tcW w:w="2947" w:type="dxa"/>
          </w:tcPr>
          <w:p w14:paraId="40A155A7" w14:textId="4BFA7F01" w:rsidR="00DB2B6F" w:rsidRDefault="00DA5A04" w:rsidP="00DB2B6F">
            <w:pPr>
              <w:pStyle w:val="Normalwithspace"/>
              <w:spacing w:before="0"/>
              <w:jc w:val="left"/>
              <w:rPr>
                <w:rFonts w:asciiTheme="minorHAnsi" w:hAnsiTheme="minorHAnsi" w:cstheme="minorHAnsi"/>
                <w:szCs w:val="22"/>
              </w:rPr>
            </w:pPr>
            <w:r>
              <w:rPr>
                <w:rFonts w:asciiTheme="minorHAnsi" w:hAnsiTheme="minorHAnsi" w:cstheme="minorHAnsi"/>
              </w:rPr>
              <w:t>Must be padded with zeros</w:t>
            </w:r>
            <w:r w:rsidR="002078DB">
              <w:rPr>
                <w:rFonts w:asciiTheme="minorHAnsi" w:hAnsiTheme="minorHAnsi" w:cstheme="minorHAnsi"/>
              </w:rPr>
              <w:t xml:space="preserve"> </w:t>
            </w:r>
            <w:r w:rsidR="002078DB" w:rsidRPr="000914AA">
              <w:rPr>
                <w:rFonts w:asciiTheme="minorHAnsi" w:hAnsiTheme="minorHAnsi" w:cstheme="minorHAnsi"/>
                <w:szCs w:val="22"/>
              </w:rPr>
              <w:t>(but no hard validation)</w:t>
            </w:r>
            <w:r>
              <w:rPr>
                <w:rFonts w:asciiTheme="minorHAnsi" w:hAnsiTheme="minorHAnsi" w:cstheme="minorHAnsi"/>
              </w:rPr>
              <w:t>.</w:t>
            </w:r>
            <w:r w:rsidR="002078DB" w:rsidRPr="000914AA">
              <w:rPr>
                <w:rFonts w:asciiTheme="minorHAnsi" w:hAnsiTheme="minorHAnsi" w:cstheme="minorHAnsi"/>
                <w:szCs w:val="22"/>
              </w:rPr>
              <w:t xml:space="preserve"> </w:t>
            </w:r>
          </w:p>
        </w:tc>
        <w:tc>
          <w:tcPr>
            <w:tcW w:w="3001" w:type="dxa"/>
          </w:tcPr>
          <w:p w14:paraId="085FC7BB" w14:textId="2B43884D" w:rsidR="00DB2B6F" w:rsidRPr="00E06696" w:rsidRDefault="002C2F61" w:rsidP="00DB2B6F">
            <w:pPr>
              <w:jc w:val="left"/>
              <w:rPr>
                <w:rFonts w:asciiTheme="minorHAnsi" w:hAnsiTheme="minorHAnsi" w:cstheme="minorHAnsi"/>
                <w:szCs w:val="22"/>
              </w:rPr>
            </w:pPr>
            <w:r>
              <w:rPr>
                <w:rFonts w:asciiTheme="minorHAnsi" w:hAnsiTheme="minorHAnsi" w:cstheme="minorHAnsi"/>
                <w:szCs w:val="22"/>
              </w:rPr>
              <w:t>Unused for SSB.</w:t>
            </w:r>
          </w:p>
        </w:tc>
      </w:tr>
      <w:tr w:rsidR="00DB2B6F" w:rsidRPr="005F7CBC" w14:paraId="337B2F47" w14:textId="77777777" w:rsidTr="00542202">
        <w:tc>
          <w:tcPr>
            <w:tcW w:w="797" w:type="dxa"/>
          </w:tcPr>
          <w:p w14:paraId="5841A6CF" w14:textId="77777777" w:rsidR="00DB2B6F" w:rsidRPr="00F524AB" w:rsidRDefault="00DB2B6F" w:rsidP="00D21035">
            <w:pPr>
              <w:pStyle w:val="ListParagraph"/>
            </w:pPr>
          </w:p>
        </w:tc>
        <w:tc>
          <w:tcPr>
            <w:tcW w:w="2415" w:type="dxa"/>
          </w:tcPr>
          <w:p w14:paraId="69A93D12" w14:textId="17D182C6"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NAME_OF_APPLN</w:t>
            </w:r>
          </w:p>
        </w:tc>
        <w:tc>
          <w:tcPr>
            <w:tcW w:w="1417" w:type="dxa"/>
          </w:tcPr>
          <w:p w14:paraId="1C98CEA2" w14:textId="5B92A073"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X(100)</w:t>
            </w:r>
          </w:p>
        </w:tc>
        <w:tc>
          <w:tcPr>
            <w:tcW w:w="960" w:type="dxa"/>
          </w:tcPr>
          <w:p w14:paraId="2D3BD054" w14:textId="02A9EDFA" w:rsidR="00DB2B6F" w:rsidRPr="006D3DE8" w:rsidRDefault="0057431F" w:rsidP="00DB2B6F">
            <w:pPr>
              <w:pStyle w:val="Normalwithspace"/>
              <w:spacing w:before="0"/>
              <w:jc w:val="left"/>
              <w:rPr>
                <w:rFonts w:asciiTheme="minorHAnsi" w:hAnsiTheme="minorHAnsi" w:cstheme="minorHAnsi"/>
              </w:rPr>
            </w:pPr>
            <w:r>
              <w:rPr>
                <w:rFonts w:asciiTheme="minorHAnsi" w:hAnsiTheme="minorHAnsi" w:cstheme="minorHAnsi"/>
              </w:rPr>
              <w:t>71</w:t>
            </w:r>
          </w:p>
        </w:tc>
        <w:tc>
          <w:tcPr>
            <w:tcW w:w="2647" w:type="dxa"/>
          </w:tcPr>
          <w:p w14:paraId="6AB3F82F" w14:textId="37167FF6" w:rsidR="00DB2B6F" w:rsidRPr="006D3DE8" w:rsidRDefault="00DB2B6F" w:rsidP="00DB2B6F">
            <w:pPr>
              <w:pStyle w:val="Normalwithspace"/>
              <w:spacing w:before="0"/>
              <w:jc w:val="left"/>
              <w:rPr>
                <w:rFonts w:asciiTheme="minorHAnsi" w:hAnsiTheme="minorHAnsi" w:cstheme="minorHAnsi"/>
              </w:rPr>
            </w:pPr>
            <w:r>
              <w:rPr>
                <w:rFonts w:asciiTheme="minorHAnsi" w:hAnsiTheme="minorHAnsi" w:cstheme="minorHAnsi"/>
              </w:rPr>
              <w:t>Name of the applicant</w:t>
            </w:r>
          </w:p>
        </w:tc>
        <w:tc>
          <w:tcPr>
            <w:tcW w:w="2947" w:type="dxa"/>
          </w:tcPr>
          <w:p w14:paraId="154522D4" w14:textId="03CD651C" w:rsidR="00DB2B6F" w:rsidRDefault="009260A8" w:rsidP="00DB2B6F">
            <w:pPr>
              <w:pStyle w:val="Normalwithspace"/>
              <w:spacing w:before="0"/>
              <w:jc w:val="left"/>
              <w:rPr>
                <w:rFonts w:asciiTheme="minorHAnsi" w:hAnsiTheme="minorHAnsi" w:cstheme="minorHAnsi"/>
                <w:szCs w:val="22"/>
              </w:rPr>
            </w:pPr>
            <w:r>
              <w:rPr>
                <w:rFonts w:asciiTheme="minorHAnsi" w:hAnsiTheme="minorHAnsi" w:cstheme="minorHAnsi"/>
                <w:szCs w:val="22"/>
              </w:rPr>
              <w:t>Must not be empty.</w:t>
            </w:r>
          </w:p>
        </w:tc>
        <w:tc>
          <w:tcPr>
            <w:tcW w:w="3001" w:type="dxa"/>
          </w:tcPr>
          <w:p w14:paraId="1855ED3E" w14:textId="3F8832A0" w:rsidR="00DB2B6F" w:rsidRPr="00E06696" w:rsidRDefault="00D4296E" w:rsidP="00DB2B6F">
            <w:pPr>
              <w:jc w:val="left"/>
              <w:rPr>
                <w:rFonts w:asciiTheme="minorHAnsi" w:hAnsiTheme="minorHAnsi" w:cstheme="minorHAnsi"/>
                <w:szCs w:val="22"/>
              </w:rPr>
            </w:pPr>
            <w:ins w:id="778" w:author="Jasmine WL TEO (MAS)" w:date="2026-01-06T17:23:00Z" w16du:dateUtc="2026-01-06T09:23:00Z">
              <w:r w:rsidRPr="006228FF">
                <w:rPr>
                  <w:rFonts w:asciiTheme="minorHAnsi" w:hAnsiTheme="minorHAnsi" w:cstheme="minorHAnsi"/>
                  <w:color w:val="FF0000"/>
                  <w:szCs w:val="22"/>
                </w:rPr>
                <w:t>Allow</w:t>
              </w:r>
            </w:ins>
            <w:ins w:id="779" w:author="Yichen GU from.TOPPAN (MAS)" w:date="2026-01-16T15:19:00Z" w16du:dateUtc="2026-01-16T07:19:00Z">
              <w:r w:rsidR="00ED616C">
                <w:rPr>
                  <w:rFonts w:asciiTheme="minorHAnsi" w:hAnsiTheme="minorHAnsi" w:cstheme="minorHAnsi"/>
                  <w:color w:val="FF0000"/>
                  <w:szCs w:val="22"/>
                </w:rPr>
                <w:t>s</w:t>
              </w:r>
            </w:ins>
            <w:ins w:id="780" w:author="Jasmine WL TEO (MAS)" w:date="2026-01-06T17:23:00Z" w16du:dateUtc="2026-01-06T09:23:00Z">
              <w:r w:rsidRPr="006228FF">
                <w:rPr>
                  <w:rFonts w:asciiTheme="minorHAnsi" w:hAnsiTheme="minorHAnsi" w:cstheme="minorHAnsi"/>
                  <w:color w:val="FF0000"/>
                  <w:szCs w:val="22"/>
                </w:rPr>
                <w:t xml:space="preserve"> special characters</w:t>
              </w:r>
              <w:del w:id="781" w:author="Yichen GU from.TOPPAN (MAS)" w:date="2026-01-16T15:19:00Z" w16du:dateUtc="2026-01-16T07:19:00Z">
                <w:r w:rsidRPr="006228FF" w:rsidDel="00ED616C">
                  <w:rPr>
                    <w:rFonts w:asciiTheme="minorHAnsi" w:hAnsiTheme="minorHAnsi" w:cstheme="minorHAnsi"/>
                    <w:color w:val="FF0000"/>
                    <w:szCs w:val="22"/>
                  </w:rPr>
                  <w:delText>?</w:delText>
                </w:r>
              </w:del>
            </w:ins>
            <w:ins w:id="782" w:author="Yichen GU from.TOPPAN (MAS)" w:date="2026-01-16T15:19:00Z" w16du:dateUtc="2026-01-16T07:19:00Z">
              <w:r w:rsidR="00ED616C">
                <w:rPr>
                  <w:rFonts w:asciiTheme="minorHAnsi" w:hAnsiTheme="minorHAnsi" w:cstheme="minorHAnsi"/>
                  <w:color w:val="FF0000"/>
                  <w:szCs w:val="22"/>
                </w:rPr>
                <w:t>.</w:t>
              </w:r>
            </w:ins>
          </w:p>
        </w:tc>
      </w:tr>
      <w:tr w:rsidR="00DB2B6F" w:rsidRPr="005F7CBC" w14:paraId="4A588E4C" w14:textId="77777777" w:rsidTr="00542202">
        <w:tc>
          <w:tcPr>
            <w:tcW w:w="797" w:type="dxa"/>
          </w:tcPr>
          <w:p w14:paraId="7F5B375C" w14:textId="77777777" w:rsidR="00DB2B6F" w:rsidRPr="00F524AB" w:rsidRDefault="00DB2B6F" w:rsidP="00D21035">
            <w:pPr>
              <w:pStyle w:val="ListParagraph"/>
            </w:pPr>
          </w:p>
        </w:tc>
        <w:tc>
          <w:tcPr>
            <w:tcW w:w="2415" w:type="dxa"/>
          </w:tcPr>
          <w:p w14:paraId="6967CC1D" w14:textId="4257DADE"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NATIONALITY</w:t>
            </w:r>
          </w:p>
        </w:tc>
        <w:tc>
          <w:tcPr>
            <w:tcW w:w="1417" w:type="dxa"/>
          </w:tcPr>
          <w:p w14:paraId="4E0E72F0" w14:textId="3F7447A5"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w:t>
            </w:r>
          </w:p>
        </w:tc>
        <w:tc>
          <w:tcPr>
            <w:tcW w:w="960" w:type="dxa"/>
          </w:tcPr>
          <w:p w14:paraId="1B5C4B70" w14:textId="30DAE023" w:rsidR="00DB2B6F" w:rsidRDefault="0057431F" w:rsidP="00DB2B6F">
            <w:pPr>
              <w:pStyle w:val="Normalwithspace"/>
              <w:spacing w:before="0"/>
              <w:jc w:val="left"/>
              <w:rPr>
                <w:rFonts w:asciiTheme="minorHAnsi" w:hAnsiTheme="minorHAnsi" w:cstheme="minorHAnsi"/>
              </w:rPr>
            </w:pPr>
            <w:r>
              <w:rPr>
                <w:rFonts w:asciiTheme="minorHAnsi" w:hAnsiTheme="minorHAnsi" w:cstheme="minorHAnsi"/>
              </w:rPr>
              <w:t>171</w:t>
            </w:r>
          </w:p>
        </w:tc>
        <w:tc>
          <w:tcPr>
            <w:tcW w:w="2647" w:type="dxa"/>
          </w:tcPr>
          <w:p w14:paraId="7537DF99" w14:textId="563B027A" w:rsidR="009260A8" w:rsidRPr="006D3DE8" w:rsidRDefault="00DB2B6F" w:rsidP="009260A8">
            <w:pPr>
              <w:pStyle w:val="Normalwithspace"/>
              <w:spacing w:before="0"/>
              <w:jc w:val="left"/>
              <w:rPr>
                <w:rFonts w:asciiTheme="minorHAnsi" w:hAnsiTheme="minorHAnsi" w:cstheme="minorHAnsi"/>
              </w:rPr>
            </w:pPr>
            <w:r>
              <w:rPr>
                <w:rFonts w:asciiTheme="minorHAnsi" w:hAnsiTheme="minorHAnsi" w:cstheme="minorHAnsi"/>
              </w:rPr>
              <w:t>Nationality indicator of the applicant</w:t>
            </w:r>
          </w:p>
          <w:p w14:paraId="3EC6D0E5" w14:textId="73FBB587" w:rsidR="00DB2B6F" w:rsidRPr="006D3DE8" w:rsidRDefault="00DB2B6F" w:rsidP="00DB2B6F">
            <w:pPr>
              <w:pStyle w:val="Normalwithspace"/>
              <w:spacing w:before="0"/>
              <w:jc w:val="left"/>
              <w:rPr>
                <w:rFonts w:asciiTheme="minorHAnsi" w:hAnsiTheme="minorHAnsi" w:cstheme="minorHAnsi"/>
              </w:rPr>
            </w:pPr>
          </w:p>
        </w:tc>
        <w:tc>
          <w:tcPr>
            <w:tcW w:w="2947" w:type="dxa"/>
          </w:tcPr>
          <w:p w14:paraId="6C48A66C" w14:textId="297014FB" w:rsidR="00DB2B6F" w:rsidRDefault="00DB2B6F" w:rsidP="00DB2B6F">
            <w:pPr>
              <w:pStyle w:val="Normalwithspace"/>
              <w:spacing w:before="0"/>
              <w:jc w:val="left"/>
              <w:rPr>
                <w:rFonts w:asciiTheme="minorHAnsi" w:hAnsiTheme="minorHAnsi" w:cstheme="minorHAnsi"/>
                <w:szCs w:val="22"/>
              </w:rPr>
            </w:pPr>
            <w:r w:rsidRPr="006D3DE8">
              <w:rPr>
                <w:rFonts w:asciiTheme="minorHAnsi" w:hAnsiTheme="minorHAnsi" w:cstheme="minorHAnsi"/>
              </w:rPr>
              <w:t xml:space="preserve"> </w:t>
            </w:r>
            <w:r w:rsidR="009260A8">
              <w:rPr>
                <w:rFonts w:asciiTheme="minorHAnsi" w:hAnsiTheme="minorHAnsi" w:cstheme="minorHAnsi"/>
              </w:rPr>
              <w:t>Must be ‘S’, ‘P’ or ‘F’.</w:t>
            </w:r>
          </w:p>
        </w:tc>
        <w:tc>
          <w:tcPr>
            <w:tcW w:w="3001" w:type="dxa"/>
          </w:tcPr>
          <w:p w14:paraId="01D02C60" w14:textId="77777777" w:rsidR="009260A8" w:rsidRDefault="009260A8" w:rsidP="009260A8">
            <w:pPr>
              <w:pStyle w:val="Normalwithspace"/>
              <w:spacing w:before="0"/>
              <w:jc w:val="left"/>
              <w:rPr>
                <w:rFonts w:asciiTheme="minorHAnsi" w:hAnsiTheme="minorHAnsi" w:cstheme="minorHAnsi"/>
              </w:rPr>
            </w:pPr>
            <w:r w:rsidRPr="006D3DE8">
              <w:rPr>
                <w:rFonts w:asciiTheme="minorHAnsi" w:hAnsiTheme="minorHAnsi" w:cstheme="minorHAnsi"/>
              </w:rPr>
              <w:t xml:space="preserve">S – Singapore citizen </w:t>
            </w:r>
          </w:p>
          <w:p w14:paraId="2A645D93" w14:textId="04D1DB21" w:rsidR="009260A8" w:rsidRDefault="009260A8" w:rsidP="009260A8">
            <w:pPr>
              <w:pStyle w:val="Normalwithspace"/>
              <w:spacing w:before="0"/>
              <w:jc w:val="left"/>
              <w:rPr>
                <w:rFonts w:asciiTheme="minorHAnsi" w:hAnsiTheme="minorHAnsi" w:cstheme="minorHAnsi"/>
              </w:rPr>
            </w:pPr>
            <w:r w:rsidRPr="006D3DE8">
              <w:rPr>
                <w:rFonts w:asciiTheme="minorHAnsi" w:hAnsiTheme="minorHAnsi" w:cstheme="minorHAnsi"/>
              </w:rPr>
              <w:t>P – Singapore PR</w:t>
            </w:r>
          </w:p>
          <w:p w14:paraId="3A257725" w14:textId="67669D0D" w:rsidR="00DB2B6F" w:rsidRPr="00E06696" w:rsidRDefault="009260A8" w:rsidP="009260A8">
            <w:pPr>
              <w:jc w:val="left"/>
              <w:rPr>
                <w:rFonts w:asciiTheme="minorHAnsi" w:hAnsiTheme="minorHAnsi" w:cstheme="minorHAnsi"/>
                <w:szCs w:val="22"/>
              </w:rPr>
            </w:pPr>
            <w:r w:rsidRPr="006D3DE8">
              <w:rPr>
                <w:rFonts w:asciiTheme="minorHAnsi" w:hAnsiTheme="minorHAnsi" w:cstheme="minorHAnsi"/>
              </w:rPr>
              <w:t>F –</w:t>
            </w:r>
            <w:r>
              <w:rPr>
                <w:rFonts w:asciiTheme="minorHAnsi" w:hAnsiTheme="minorHAnsi" w:cstheme="minorHAnsi"/>
              </w:rPr>
              <w:t xml:space="preserve"> </w:t>
            </w:r>
            <w:r w:rsidRPr="006D3DE8">
              <w:rPr>
                <w:rFonts w:asciiTheme="minorHAnsi" w:hAnsiTheme="minorHAnsi" w:cstheme="minorHAnsi"/>
              </w:rPr>
              <w:t xml:space="preserve">foreigner  </w:t>
            </w:r>
          </w:p>
        </w:tc>
      </w:tr>
      <w:tr w:rsidR="00DB2B6F" w:rsidRPr="005F7CBC" w14:paraId="1D26E866" w14:textId="77777777" w:rsidTr="00542202">
        <w:tc>
          <w:tcPr>
            <w:tcW w:w="797" w:type="dxa"/>
          </w:tcPr>
          <w:p w14:paraId="1F796929" w14:textId="77777777" w:rsidR="00DB2B6F" w:rsidRPr="00F524AB" w:rsidRDefault="00DB2B6F" w:rsidP="00D21035">
            <w:pPr>
              <w:pStyle w:val="ListParagraph"/>
            </w:pPr>
          </w:p>
        </w:tc>
        <w:tc>
          <w:tcPr>
            <w:tcW w:w="2415" w:type="dxa"/>
          </w:tcPr>
          <w:p w14:paraId="0FC40DB5" w14:textId="78AE5FCD"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NATIONALITY_COUNTRY</w:t>
            </w:r>
          </w:p>
        </w:tc>
        <w:tc>
          <w:tcPr>
            <w:tcW w:w="1417" w:type="dxa"/>
          </w:tcPr>
          <w:p w14:paraId="6F4E9AFD" w14:textId="549E3801"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X(2)</w:t>
            </w:r>
          </w:p>
        </w:tc>
        <w:tc>
          <w:tcPr>
            <w:tcW w:w="960" w:type="dxa"/>
          </w:tcPr>
          <w:p w14:paraId="359CCBA1" w14:textId="2F32FC0C" w:rsidR="00DB2B6F" w:rsidRDefault="0057431F" w:rsidP="00DB2B6F">
            <w:pPr>
              <w:pStyle w:val="Normalwithspace"/>
              <w:spacing w:before="0"/>
              <w:jc w:val="left"/>
              <w:rPr>
                <w:rFonts w:asciiTheme="minorHAnsi" w:hAnsiTheme="minorHAnsi" w:cstheme="minorHAnsi"/>
              </w:rPr>
            </w:pPr>
            <w:r>
              <w:rPr>
                <w:rFonts w:asciiTheme="minorHAnsi" w:hAnsiTheme="minorHAnsi" w:cstheme="minorHAnsi"/>
              </w:rPr>
              <w:t>172</w:t>
            </w:r>
          </w:p>
        </w:tc>
        <w:tc>
          <w:tcPr>
            <w:tcW w:w="2647" w:type="dxa"/>
          </w:tcPr>
          <w:p w14:paraId="5B3CB2BB" w14:textId="5EA50D43" w:rsidR="00DB2B6F" w:rsidRPr="006D3DE8" w:rsidRDefault="00DB2B6F" w:rsidP="00DB2B6F">
            <w:pPr>
              <w:pStyle w:val="Normalwithspace"/>
              <w:spacing w:before="0"/>
              <w:jc w:val="left"/>
              <w:rPr>
                <w:rFonts w:asciiTheme="minorHAnsi" w:hAnsiTheme="minorHAnsi" w:cstheme="minorHAnsi"/>
              </w:rPr>
            </w:pPr>
            <w:r>
              <w:rPr>
                <w:rFonts w:asciiTheme="minorHAnsi" w:hAnsiTheme="minorHAnsi" w:cstheme="minorHAnsi"/>
              </w:rPr>
              <w:t>Nationality country of applicant</w:t>
            </w:r>
          </w:p>
        </w:tc>
        <w:tc>
          <w:tcPr>
            <w:tcW w:w="2947" w:type="dxa"/>
          </w:tcPr>
          <w:p w14:paraId="42A1A891" w14:textId="18A86DBF" w:rsidR="00DB2B6F" w:rsidRDefault="007B7F9F" w:rsidP="00DB2B6F">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57FB4FD9" w14:textId="05A7C5F2" w:rsidR="00656347" w:rsidRPr="00E06696" w:rsidRDefault="00EE23D4" w:rsidP="00656347">
            <w:pPr>
              <w:pStyle w:val="Normalwithspace"/>
              <w:spacing w:before="0"/>
              <w:jc w:val="left"/>
              <w:rPr>
                <w:rFonts w:asciiTheme="minorHAnsi" w:hAnsiTheme="minorHAnsi" w:cstheme="minorHAnsi"/>
                <w:szCs w:val="22"/>
              </w:rPr>
            </w:pPr>
            <w:r>
              <w:rPr>
                <w:rFonts w:asciiTheme="minorHAnsi" w:hAnsiTheme="minorHAnsi" w:cstheme="minorHAnsi"/>
                <w:szCs w:val="22"/>
              </w:rPr>
              <w:t xml:space="preserve">It should be a </w:t>
            </w:r>
            <w:r w:rsidR="00656347" w:rsidRPr="00E06696">
              <w:rPr>
                <w:rFonts w:asciiTheme="minorHAnsi" w:hAnsiTheme="minorHAnsi" w:cstheme="minorHAnsi"/>
                <w:szCs w:val="22"/>
              </w:rPr>
              <w:t>2-character country code based on ISO 3166 standard.</w:t>
            </w:r>
          </w:p>
          <w:p w14:paraId="4ECCAD73" w14:textId="173E88C2" w:rsidR="00DB2B6F" w:rsidRPr="00E06696" w:rsidRDefault="00656347" w:rsidP="00656347">
            <w:pPr>
              <w:jc w:val="left"/>
              <w:rPr>
                <w:rFonts w:asciiTheme="minorHAnsi" w:hAnsiTheme="minorHAnsi" w:cstheme="minorHAnsi"/>
                <w:szCs w:val="22"/>
              </w:rPr>
            </w:pPr>
            <w:r w:rsidRPr="00E06696">
              <w:rPr>
                <w:rFonts w:asciiTheme="minorHAnsi" w:hAnsiTheme="minorHAnsi" w:cstheme="minorHAnsi"/>
                <w:szCs w:val="22"/>
              </w:rPr>
              <w:t xml:space="preserve">e.g.: </w:t>
            </w:r>
            <w:r w:rsidR="00B65872">
              <w:rPr>
                <w:rFonts w:asciiTheme="minorHAnsi" w:hAnsiTheme="minorHAnsi" w:cstheme="minorHAnsi"/>
                <w:szCs w:val="22"/>
              </w:rPr>
              <w:t>‘</w:t>
            </w:r>
            <w:r w:rsidRPr="00E06696">
              <w:rPr>
                <w:rFonts w:asciiTheme="minorHAnsi" w:hAnsiTheme="minorHAnsi" w:cstheme="minorHAnsi"/>
                <w:szCs w:val="22"/>
              </w:rPr>
              <w:t>SG</w:t>
            </w:r>
            <w:r w:rsidR="00B65872">
              <w:rPr>
                <w:rFonts w:asciiTheme="minorHAnsi" w:hAnsiTheme="minorHAnsi" w:cstheme="minorHAnsi"/>
                <w:szCs w:val="22"/>
              </w:rPr>
              <w:t>’</w:t>
            </w:r>
            <w:r>
              <w:rPr>
                <w:rFonts w:asciiTheme="minorHAnsi" w:hAnsiTheme="minorHAnsi" w:cstheme="minorHAnsi"/>
                <w:szCs w:val="22"/>
              </w:rPr>
              <w:t xml:space="preserve"> represents Singapore</w:t>
            </w:r>
          </w:p>
        </w:tc>
      </w:tr>
      <w:tr w:rsidR="00DB2B6F" w:rsidRPr="005F7CBC" w14:paraId="14531CA8" w14:textId="77777777" w:rsidTr="00542202">
        <w:tc>
          <w:tcPr>
            <w:tcW w:w="797" w:type="dxa"/>
          </w:tcPr>
          <w:p w14:paraId="09545BD3" w14:textId="77777777" w:rsidR="00DB2B6F" w:rsidRPr="00F524AB" w:rsidRDefault="00DB2B6F" w:rsidP="00D21035">
            <w:pPr>
              <w:pStyle w:val="ListParagraph"/>
            </w:pPr>
          </w:p>
        </w:tc>
        <w:tc>
          <w:tcPr>
            <w:tcW w:w="2415" w:type="dxa"/>
          </w:tcPr>
          <w:p w14:paraId="0453651A" w14:textId="537F2130"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IC_PASSPORT</w:t>
            </w:r>
          </w:p>
        </w:tc>
        <w:tc>
          <w:tcPr>
            <w:tcW w:w="1417" w:type="dxa"/>
          </w:tcPr>
          <w:p w14:paraId="0E5A59CF" w14:textId="4F290534"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X(14)</w:t>
            </w:r>
          </w:p>
        </w:tc>
        <w:tc>
          <w:tcPr>
            <w:tcW w:w="960" w:type="dxa"/>
          </w:tcPr>
          <w:p w14:paraId="3B3418FD" w14:textId="16D875ED" w:rsidR="00DB2B6F" w:rsidRDefault="0057431F" w:rsidP="00DB2B6F">
            <w:pPr>
              <w:pStyle w:val="Normalwithspace"/>
              <w:spacing w:before="0"/>
              <w:jc w:val="left"/>
              <w:rPr>
                <w:rFonts w:asciiTheme="minorHAnsi" w:hAnsiTheme="minorHAnsi" w:cstheme="minorHAnsi"/>
              </w:rPr>
            </w:pPr>
            <w:r>
              <w:rPr>
                <w:rFonts w:asciiTheme="minorHAnsi" w:hAnsiTheme="minorHAnsi" w:cstheme="minorHAnsi"/>
              </w:rPr>
              <w:t>174</w:t>
            </w:r>
          </w:p>
        </w:tc>
        <w:tc>
          <w:tcPr>
            <w:tcW w:w="2647" w:type="dxa"/>
          </w:tcPr>
          <w:p w14:paraId="68753629" w14:textId="007E7210" w:rsidR="00D038E8" w:rsidRDefault="00D038E8" w:rsidP="00D038E8">
            <w:pPr>
              <w:spacing w:after="240"/>
              <w:jc w:val="left"/>
              <w:rPr>
                <w:rFonts w:asciiTheme="minorHAnsi" w:hAnsiTheme="minorHAnsi" w:cstheme="minorHAnsi"/>
                <w:szCs w:val="22"/>
              </w:rPr>
            </w:pPr>
            <w:r w:rsidRPr="00E06696">
              <w:rPr>
                <w:rFonts w:asciiTheme="minorHAnsi" w:hAnsiTheme="minorHAnsi" w:cstheme="minorHAnsi"/>
                <w:szCs w:val="22"/>
              </w:rPr>
              <w:t xml:space="preserve">NRIC </w:t>
            </w:r>
            <w:r>
              <w:rPr>
                <w:rFonts w:asciiTheme="minorHAnsi" w:hAnsiTheme="minorHAnsi" w:cstheme="minorHAnsi"/>
                <w:szCs w:val="22"/>
              </w:rPr>
              <w:t>for Singapore citizen</w:t>
            </w:r>
            <w:r w:rsidR="0074079A">
              <w:rPr>
                <w:rFonts w:asciiTheme="minorHAnsi" w:hAnsiTheme="minorHAnsi" w:cstheme="minorHAnsi"/>
                <w:szCs w:val="22"/>
              </w:rPr>
              <w:t>s</w:t>
            </w:r>
            <w:r>
              <w:rPr>
                <w:rFonts w:asciiTheme="minorHAnsi" w:hAnsiTheme="minorHAnsi" w:cstheme="minorHAnsi"/>
                <w:szCs w:val="22"/>
              </w:rPr>
              <w:t xml:space="preserve"> or PR</w:t>
            </w:r>
            <w:r w:rsidR="0074079A">
              <w:rPr>
                <w:rFonts w:asciiTheme="minorHAnsi" w:hAnsiTheme="minorHAnsi" w:cstheme="minorHAnsi"/>
                <w:szCs w:val="22"/>
              </w:rPr>
              <w:t>s</w:t>
            </w:r>
          </w:p>
          <w:p w14:paraId="58AF83FD" w14:textId="0DEA883D" w:rsidR="00DB2B6F" w:rsidRDefault="00D038E8" w:rsidP="00D038E8">
            <w:pPr>
              <w:pStyle w:val="Normalwithspace"/>
              <w:spacing w:before="0"/>
              <w:jc w:val="left"/>
              <w:rPr>
                <w:rFonts w:asciiTheme="minorHAnsi" w:hAnsiTheme="minorHAnsi" w:cstheme="minorHAnsi"/>
              </w:rPr>
            </w:pPr>
            <w:r w:rsidRPr="00E06696">
              <w:rPr>
                <w:rFonts w:asciiTheme="minorHAnsi" w:hAnsiTheme="minorHAnsi" w:cstheme="minorHAnsi"/>
                <w:szCs w:val="22"/>
              </w:rPr>
              <w:t xml:space="preserve">or </w:t>
            </w:r>
            <w:r>
              <w:rPr>
                <w:rFonts w:asciiTheme="minorHAnsi" w:hAnsiTheme="minorHAnsi" w:cstheme="minorHAnsi"/>
                <w:szCs w:val="22"/>
              </w:rPr>
              <w:t>FIN/</w:t>
            </w:r>
            <w:r w:rsidRPr="00E06696">
              <w:rPr>
                <w:rFonts w:asciiTheme="minorHAnsi" w:hAnsiTheme="minorHAnsi" w:cstheme="minorHAnsi"/>
                <w:szCs w:val="22"/>
              </w:rPr>
              <w:t>passport number</w:t>
            </w:r>
            <w:r>
              <w:rPr>
                <w:rFonts w:asciiTheme="minorHAnsi" w:hAnsiTheme="minorHAnsi" w:cstheme="minorHAnsi"/>
                <w:szCs w:val="22"/>
              </w:rPr>
              <w:t xml:space="preserve"> for foreigner</w:t>
            </w:r>
            <w:r w:rsidR="0074079A">
              <w:rPr>
                <w:rFonts w:asciiTheme="minorHAnsi" w:hAnsiTheme="minorHAnsi" w:cstheme="minorHAnsi"/>
                <w:szCs w:val="22"/>
              </w:rPr>
              <w:t>s</w:t>
            </w:r>
          </w:p>
        </w:tc>
        <w:tc>
          <w:tcPr>
            <w:tcW w:w="2947" w:type="dxa"/>
          </w:tcPr>
          <w:p w14:paraId="45E1F31B" w14:textId="78D37F40" w:rsidR="00065541" w:rsidRDefault="00EF3D93" w:rsidP="00065541">
            <w:pPr>
              <w:spacing w:after="240"/>
              <w:jc w:val="left"/>
              <w:rPr>
                <w:rFonts w:asciiTheme="minorHAnsi" w:hAnsiTheme="minorHAnsi" w:cstheme="minorHAnsi"/>
                <w:szCs w:val="22"/>
              </w:rPr>
            </w:pPr>
            <w:r>
              <w:rPr>
                <w:rFonts w:asciiTheme="minorHAnsi" w:hAnsiTheme="minorHAnsi" w:cstheme="minorHAnsi"/>
                <w:szCs w:val="22"/>
              </w:rPr>
              <w:t>For</w:t>
            </w:r>
            <w:r w:rsidR="00065541">
              <w:rPr>
                <w:rFonts w:asciiTheme="minorHAnsi" w:hAnsiTheme="minorHAnsi" w:cstheme="minorHAnsi"/>
                <w:szCs w:val="22"/>
              </w:rPr>
              <w:t xml:space="preserve"> Singapore citizen</w:t>
            </w:r>
            <w:r w:rsidR="0074079A">
              <w:rPr>
                <w:rFonts w:asciiTheme="minorHAnsi" w:hAnsiTheme="minorHAnsi" w:cstheme="minorHAnsi"/>
                <w:szCs w:val="22"/>
              </w:rPr>
              <w:t>s</w:t>
            </w:r>
            <w:r w:rsidR="00065541">
              <w:rPr>
                <w:rFonts w:asciiTheme="minorHAnsi" w:hAnsiTheme="minorHAnsi" w:cstheme="minorHAnsi"/>
                <w:szCs w:val="22"/>
              </w:rPr>
              <w:t xml:space="preserve"> or PR</w:t>
            </w:r>
            <w:r w:rsidR="0074079A">
              <w:rPr>
                <w:rFonts w:asciiTheme="minorHAnsi" w:hAnsiTheme="minorHAnsi" w:cstheme="minorHAnsi"/>
                <w:szCs w:val="22"/>
              </w:rPr>
              <w:t>s</w:t>
            </w:r>
            <w:r w:rsidR="00065541">
              <w:rPr>
                <w:rFonts w:asciiTheme="minorHAnsi" w:hAnsiTheme="minorHAnsi" w:cstheme="minorHAnsi"/>
                <w:szCs w:val="22"/>
              </w:rPr>
              <w:t>, must be a valid NRIC.</w:t>
            </w:r>
          </w:p>
          <w:p w14:paraId="60677832" w14:textId="79E73A5C" w:rsidR="00DB2B6F" w:rsidRDefault="00EF3D93" w:rsidP="00065541">
            <w:pPr>
              <w:pStyle w:val="Normalwithspace"/>
              <w:spacing w:before="0"/>
              <w:jc w:val="left"/>
              <w:rPr>
                <w:rFonts w:asciiTheme="minorHAnsi" w:hAnsiTheme="minorHAnsi" w:cstheme="minorHAnsi"/>
                <w:szCs w:val="22"/>
              </w:rPr>
            </w:pPr>
            <w:commentRangeStart w:id="783"/>
            <w:r>
              <w:rPr>
                <w:rFonts w:asciiTheme="minorHAnsi" w:hAnsiTheme="minorHAnsi" w:cstheme="minorHAnsi"/>
                <w:szCs w:val="22"/>
              </w:rPr>
              <w:t>For</w:t>
            </w:r>
            <w:r w:rsidR="00065541">
              <w:rPr>
                <w:rFonts w:asciiTheme="minorHAnsi" w:hAnsiTheme="minorHAnsi" w:cstheme="minorHAnsi"/>
                <w:szCs w:val="22"/>
              </w:rPr>
              <w:t xml:space="preserve"> foreigner</w:t>
            </w:r>
            <w:r>
              <w:rPr>
                <w:rFonts w:asciiTheme="minorHAnsi" w:hAnsiTheme="minorHAnsi" w:cstheme="minorHAnsi"/>
                <w:szCs w:val="22"/>
              </w:rPr>
              <w:t>s</w:t>
            </w:r>
            <w:r w:rsidR="00065541">
              <w:rPr>
                <w:rFonts w:asciiTheme="minorHAnsi" w:hAnsiTheme="minorHAnsi" w:cstheme="minorHAnsi"/>
                <w:szCs w:val="22"/>
              </w:rPr>
              <w:t>, must be in upper case and contain no special character.</w:t>
            </w:r>
            <w:commentRangeEnd w:id="783"/>
            <w:r w:rsidR="00D4296E">
              <w:rPr>
                <w:rStyle w:val="CommentReference"/>
                <w:lang w:val="en-US"/>
              </w:rPr>
              <w:commentReference w:id="783"/>
            </w:r>
          </w:p>
        </w:tc>
        <w:tc>
          <w:tcPr>
            <w:tcW w:w="3001" w:type="dxa"/>
          </w:tcPr>
          <w:p w14:paraId="7C7AF698" w14:textId="43BD0AED" w:rsidR="00DB2B6F" w:rsidRPr="00E06696" w:rsidRDefault="00DB2B6F" w:rsidP="00016534">
            <w:pPr>
              <w:jc w:val="left"/>
              <w:rPr>
                <w:rFonts w:asciiTheme="minorHAnsi" w:hAnsiTheme="minorHAnsi" w:cstheme="minorHAnsi"/>
                <w:szCs w:val="22"/>
              </w:rPr>
            </w:pPr>
          </w:p>
        </w:tc>
      </w:tr>
      <w:tr w:rsidR="00DB2B6F" w:rsidRPr="005F7CBC" w14:paraId="0596C722" w14:textId="77777777" w:rsidTr="00542202">
        <w:tc>
          <w:tcPr>
            <w:tcW w:w="797" w:type="dxa"/>
          </w:tcPr>
          <w:p w14:paraId="73F06862" w14:textId="77777777" w:rsidR="00DB2B6F" w:rsidRPr="00F524AB" w:rsidRDefault="00DB2B6F" w:rsidP="00D21035">
            <w:pPr>
              <w:pStyle w:val="ListParagraph"/>
            </w:pPr>
          </w:p>
        </w:tc>
        <w:tc>
          <w:tcPr>
            <w:tcW w:w="2415" w:type="dxa"/>
          </w:tcPr>
          <w:p w14:paraId="68E16DFC" w14:textId="04621662"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CUST_BANK_CODE</w:t>
            </w:r>
          </w:p>
        </w:tc>
        <w:tc>
          <w:tcPr>
            <w:tcW w:w="1417" w:type="dxa"/>
          </w:tcPr>
          <w:p w14:paraId="2B455C73" w14:textId="42015577"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9(4)</w:t>
            </w:r>
          </w:p>
        </w:tc>
        <w:tc>
          <w:tcPr>
            <w:tcW w:w="960" w:type="dxa"/>
          </w:tcPr>
          <w:p w14:paraId="1EF883F1" w14:textId="33C9DAEC" w:rsidR="00DB2B6F" w:rsidRDefault="0057431F" w:rsidP="00DB2B6F">
            <w:pPr>
              <w:pStyle w:val="Normalwithspace"/>
              <w:spacing w:before="0"/>
              <w:jc w:val="left"/>
              <w:rPr>
                <w:rFonts w:asciiTheme="minorHAnsi" w:hAnsiTheme="minorHAnsi" w:cstheme="minorHAnsi"/>
                <w:szCs w:val="22"/>
              </w:rPr>
            </w:pPr>
            <w:r>
              <w:rPr>
                <w:rFonts w:asciiTheme="minorHAnsi" w:hAnsiTheme="minorHAnsi" w:cstheme="minorHAnsi"/>
                <w:szCs w:val="22"/>
              </w:rPr>
              <w:t>188</w:t>
            </w:r>
          </w:p>
        </w:tc>
        <w:tc>
          <w:tcPr>
            <w:tcW w:w="2647" w:type="dxa"/>
          </w:tcPr>
          <w:p w14:paraId="77291115" w14:textId="77777777" w:rsidR="003A686E" w:rsidRDefault="00DB2B6F" w:rsidP="003A686E">
            <w:pPr>
              <w:pStyle w:val="Normalwithspace"/>
              <w:spacing w:before="0"/>
              <w:jc w:val="left"/>
              <w:rPr>
                <w:rFonts w:asciiTheme="minorHAnsi" w:hAnsiTheme="minorHAnsi" w:cstheme="minorHAnsi"/>
                <w:szCs w:val="22"/>
              </w:rPr>
            </w:pPr>
            <w:r w:rsidRPr="00B71724">
              <w:rPr>
                <w:rFonts w:asciiTheme="minorHAnsi" w:hAnsiTheme="minorHAnsi" w:cstheme="minorHAnsi"/>
                <w:szCs w:val="22"/>
              </w:rPr>
              <w:t>Settlement bank code</w:t>
            </w:r>
          </w:p>
          <w:p w14:paraId="3EEA7810" w14:textId="1309B9C9" w:rsidR="00DB2B6F" w:rsidRPr="00E06696" w:rsidRDefault="00DB2B6F" w:rsidP="003A686E">
            <w:pPr>
              <w:pStyle w:val="Normalwithspace"/>
              <w:spacing w:before="0"/>
              <w:jc w:val="left"/>
              <w:rPr>
                <w:rFonts w:asciiTheme="minorHAnsi" w:hAnsiTheme="minorHAnsi" w:cstheme="minorHAnsi"/>
                <w:szCs w:val="22"/>
              </w:rPr>
            </w:pPr>
          </w:p>
        </w:tc>
        <w:tc>
          <w:tcPr>
            <w:tcW w:w="2947" w:type="dxa"/>
          </w:tcPr>
          <w:p w14:paraId="7D815440" w14:textId="2D9A4985" w:rsidR="003A686E" w:rsidRDefault="003A686E" w:rsidP="003A686E">
            <w:pPr>
              <w:pStyle w:val="Normalwithspace"/>
              <w:spacing w:before="0"/>
              <w:jc w:val="left"/>
              <w:rPr>
                <w:rFonts w:asciiTheme="minorHAnsi" w:hAnsiTheme="minorHAnsi" w:cstheme="minorHAnsi"/>
              </w:rPr>
            </w:pPr>
            <w:r>
              <w:rPr>
                <w:rFonts w:asciiTheme="minorHAnsi" w:hAnsiTheme="minorHAnsi" w:cstheme="minorHAnsi"/>
              </w:rPr>
              <w:t xml:space="preserve">For each SRS file from banks, </w:t>
            </w:r>
            <w:r w:rsidR="00BE34A6">
              <w:rPr>
                <w:rFonts w:asciiTheme="minorHAnsi" w:hAnsiTheme="minorHAnsi" w:cstheme="minorHAnsi"/>
              </w:rPr>
              <w:t xml:space="preserve">must be </w:t>
            </w:r>
            <w:r>
              <w:rPr>
                <w:rFonts w:asciiTheme="minorHAnsi" w:hAnsiTheme="minorHAnsi" w:cstheme="minorHAnsi"/>
              </w:rPr>
              <w:t xml:space="preserve">the same as </w:t>
            </w:r>
            <w:r w:rsidRPr="006D3DE8">
              <w:rPr>
                <w:rFonts w:asciiTheme="minorHAnsi" w:hAnsiTheme="minorHAnsi" w:cstheme="minorHAnsi"/>
              </w:rPr>
              <w:t>PRI_DLR_COD</w:t>
            </w:r>
            <w:r>
              <w:rPr>
                <w:rFonts w:asciiTheme="minorHAnsi" w:hAnsiTheme="minorHAnsi" w:cstheme="minorHAnsi"/>
              </w:rPr>
              <w:t>E.</w:t>
            </w:r>
          </w:p>
          <w:p w14:paraId="658A24BE" w14:textId="77777777" w:rsidR="003A686E" w:rsidRDefault="003A686E" w:rsidP="003A686E">
            <w:pPr>
              <w:pStyle w:val="Normalwithspace"/>
              <w:spacing w:before="0"/>
              <w:jc w:val="left"/>
              <w:rPr>
                <w:rFonts w:asciiTheme="minorHAnsi" w:hAnsiTheme="minorHAnsi" w:cstheme="minorHAnsi"/>
              </w:rPr>
            </w:pPr>
          </w:p>
          <w:p w14:paraId="440CCA8A" w14:textId="48D6ED52" w:rsidR="00DB2B6F" w:rsidRPr="003A686E" w:rsidRDefault="003A686E" w:rsidP="00DB2B6F">
            <w:pPr>
              <w:pStyle w:val="Normalwithspace"/>
              <w:spacing w:before="0"/>
              <w:jc w:val="left"/>
              <w:rPr>
                <w:rFonts w:asciiTheme="minorHAnsi" w:hAnsiTheme="minorHAnsi" w:cstheme="minorHAnsi"/>
              </w:rPr>
            </w:pPr>
            <w:r>
              <w:rPr>
                <w:rFonts w:asciiTheme="minorHAnsi" w:hAnsiTheme="minorHAnsi" w:cstheme="minorHAnsi"/>
              </w:rPr>
              <w:t>For consolidated CASH file from CDP, must be the 4-digit bank code of the retail banks.</w:t>
            </w:r>
          </w:p>
        </w:tc>
        <w:tc>
          <w:tcPr>
            <w:tcW w:w="3001" w:type="dxa"/>
          </w:tcPr>
          <w:p w14:paraId="39C2E9F9" w14:textId="77777777" w:rsidR="00DB2B6F" w:rsidRPr="00E06696" w:rsidRDefault="00DB2B6F" w:rsidP="00DB2B6F">
            <w:pPr>
              <w:jc w:val="left"/>
              <w:rPr>
                <w:rFonts w:asciiTheme="minorHAnsi" w:hAnsiTheme="minorHAnsi" w:cstheme="minorHAnsi"/>
                <w:szCs w:val="22"/>
              </w:rPr>
            </w:pPr>
          </w:p>
        </w:tc>
      </w:tr>
      <w:tr w:rsidR="00DB2B6F" w:rsidRPr="005F7CBC" w14:paraId="3D1C0875" w14:textId="77777777" w:rsidTr="00542202">
        <w:tc>
          <w:tcPr>
            <w:tcW w:w="797" w:type="dxa"/>
          </w:tcPr>
          <w:p w14:paraId="69B3EDB1" w14:textId="77777777" w:rsidR="00DB2B6F" w:rsidRPr="00F524AB" w:rsidRDefault="00DB2B6F" w:rsidP="00D21035">
            <w:pPr>
              <w:pStyle w:val="ListParagraph"/>
            </w:pPr>
          </w:p>
        </w:tc>
        <w:tc>
          <w:tcPr>
            <w:tcW w:w="2415" w:type="dxa"/>
          </w:tcPr>
          <w:p w14:paraId="36B2867A" w14:textId="777D4D0A"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CUST_BANK_BC</w:t>
            </w:r>
          </w:p>
        </w:tc>
        <w:tc>
          <w:tcPr>
            <w:tcW w:w="1417" w:type="dxa"/>
          </w:tcPr>
          <w:p w14:paraId="79DDD4BA" w14:textId="1D015EFD"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w:t>
            </w:r>
          </w:p>
        </w:tc>
        <w:tc>
          <w:tcPr>
            <w:tcW w:w="960" w:type="dxa"/>
          </w:tcPr>
          <w:p w14:paraId="4E36DEAD" w14:textId="4B5C5EFB" w:rsidR="00DB2B6F" w:rsidRPr="00B71724" w:rsidRDefault="0057431F" w:rsidP="00DB2B6F">
            <w:pPr>
              <w:pStyle w:val="Normalwithspace"/>
              <w:spacing w:before="0"/>
              <w:jc w:val="left"/>
              <w:rPr>
                <w:rFonts w:asciiTheme="minorHAnsi" w:hAnsiTheme="minorHAnsi" w:cstheme="minorHAnsi"/>
                <w:szCs w:val="22"/>
              </w:rPr>
            </w:pPr>
            <w:r>
              <w:rPr>
                <w:rFonts w:asciiTheme="minorHAnsi" w:hAnsiTheme="minorHAnsi" w:cstheme="minorHAnsi"/>
                <w:szCs w:val="22"/>
              </w:rPr>
              <w:t>192</w:t>
            </w:r>
          </w:p>
        </w:tc>
        <w:tc>
          <w:tcPr>
            <w:tcW w:w="2647" w:type="dxa"/>
          </w:tcPr>
          <w:p w14:paraId="1A19E9BB" w14:textId="54BC56E0" w:rsidR="00DB2B6F" w:rsidRDefault="00DB2B6F" w:rsidP="00DB2B6F">
            <w:pPr>
              <w:spacing w:after="240"/>
              <w:jc w:val="left"/>
              <w:rPr>
                <w:rFonts w:asciiTheme="minorHAnsi" w:hAnsiTheme="minorHAnsi" w:cstheme="minorHAnsi"/>
                <w:szCs w:val="22"/>
              </w:rPr>
            </w:pPr>
            <w:r>
              <w:rPr>
                <w:rFonts w:asciiTheme="minorHAnsi" w:hAnsiTheme="minorHAnsi" w:cstheme="minorHAnsi"/>
                <w:szCs w:val="22"/>
              </w:rPr>
              <w:t xml:space="preserve">Indicator for </w:t>
            </w:r>
            <w:r w:rsidR="00FF455D">
              <w:rPr>
                <w:rFonts w:asciiTheme="minorHAnsi" w:hAnsiTheme="minorHAnsi" w:cstheme="minorHAnsi"/>
                <w:szCs w:val="22"/>
              </w:rPr>
              <w:t>c</w:t>
            </w:r>
            <w:r>
              <w:rPr>
                <w:rFonts w:asciiTheme="minorHAnsi" w:hAnsiTheme="minorHAnsi" w:cstheme="minorHAnsi"/>
                <w:szCs w:val="22"/>
              </w:rPr>
              <w:t>ustodian or bank</w:t>
            </w:r>
          </w:p>
          <w:p w14:paraId="2A097D79" w14:textId="585DA431" w:rsidR="00DB2B6F" w:rsidRDefault="00DB2B6F" w:rsidP="00DB2B6F">
            <w:pPr>
              <w:spacing w:after="240"/>
              <w:jc w:val="left"/>
              <w:rPr>
                <w:rFonts w:asciiTheme="minorHAnsi" w:hAnsiTheme="minorHAnsi" w:cstheme="minorHAnsi"/>
                <w:szCs w:val="22"/>
              </w:rPr>
            </w:pPr>
          </w:p>
        </w:tc>
        <w:tc>
          <w:tcPr>
            <w:tcW w:w="2947" w:type="dxa"/>
          </w:tcPr>
          <w:p w14:paraId="491F50A4" w14:textId="67169BC9" w:rsidR="00DB2B6F" w:rsidRDefault="00FF455D" w:rsidP="00DB2B6F">
            <w:pPr>
              <w:pStyle w:val="Normalwithspace"/>
              <w:spacing w:before="0"/>
              <w:jc w:val="left"/>
              <w:rPr>
                <w:rFonts w:asciiTheme="minorHAnsi" w:hAnsiTheme="minorHAnsi" w:cstheme="minorHAnsi"/>
                <w:szCs w:val="22"/>
              </w:rPr>
            </w:pPr>
            <w:r>
              <w:rPr>
                <w:rFonts w:asciiTheme="minorHAnsi" w:hAnsiTheme="minorHAnsi" w:cstheme="minorHAnsi"/>
                <w:szCs w:val="22"/>
              </w:rPr>
              <w:t>Must be ‘C’.</w:t>
            </w:r>
          </w:p>
        </w:tc>
        <w:tc>
          <w:tcPr>
            <w:tcW w:w="3001" w:type="dxa"/>
          </w:tcPr>
          <w:p w14:paraId="51657A92" w14:textId="77777777" w:rsidR="00DB2B6F" w:rsidRPr="00E06696" w:rsidRDefault="00DB2B6F" w:rsidP="00DB2B6F">
            <w:pPr>
              <w:jc w:val="left"/>
              <w:rPr>
                <w:rFonts w:asciiTheme="minorHAnsi" w:hAnsiTheme="minorHAnsi" w:cstheme="minorHAnsi"/>
                <w:szCs w:val="22"/>
              </w:rPr>
            </w:pPr>
          </w:p>
        </w:tc>
      </w:tr>
      <w:tr w:rsidR="00DB2B6F" w:rsidRPr="005F7CBC" w14:paraId="2E85040F" w14:textId="77777777" w:rsidTr="00542202">
        <w:tc>
          <w:tcPr>
            <w:tcW w:w="797" w:type="dxa"/>
          </w:tcPr>
          <w:p w14:paraId="70C554C1" w14:textId="77777777" w:rsidR="00DB2B6F" w:rsidRPr="00F524AB" w:rsidRDefault="00DB2B6F" w:rsidP="00D21035">
            <w:pPr>
              <w:pStyle w:val="ListParagraph"/>
            </w:pPr>
          </w:p>
        </w:tc>
        <w:tc>
          <w:tcPr>
            <w:tcW w:w="2415" w:type="dxa"/>
          </w:tcPr>
          <w:p w14:paraId="5D5173C3" w14:textId="3FF985DF"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TYPE_OF_APPLN</w:t>
            </w:r>
          </w:p>
        </w:tc>
        <w:tc>
          <w:tcPr>
            <w:tcW w:w="1417" w:type="dxa"/>
          </w:tcPr>
          <w:p w14:paraId="18D2DF3A" w14:textId="629199DC"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X(3)</w:t>
            </w:r>
          </w:p>
        </w:tc>
        <w:tc>
          <w:tcPr>
            <w:tcW w:w="960" w:type="dxa"/>
          </w:tcPr>
          <w:p w14:paraId="6CCA704F" w14:textId="56E2CAF6" w:rsidR="00DB2B6F" w:rsidRDefault="0057431F" w:rsidP="00DB2B6F">
            <w:pPr>
              <w:spacing w:after="240"/>
              <w:jc w:val="left"/>
              <w:rPr>
                <w:rFonts w:asciiTheme="minorHAnsi" w:hAnsiTheme="minorHAnsi" w:cstheme="minorHAnsi"/>
                <w:szCs w:val="22"/>
              </w:rPr>
            </w:pPr>
            <w:r>
              <w:rPr>
                <w:rFonts w:asciiTheme="minorHAnsi" w:hAnsiTheme="minorHAnsi" w:cstheme="minorHAnsi"/>
                <w:szCs w:val="22"/>
              </w:rPr>
              <w:t>193</w:t>
            </w:r>
          </w:p>
        </w:tc>
        <w:tc>
          <w:tcPr>
            <w:tcW w:w="2647" w:type="dxa"/>
          </w:tcPr>
          <w:p w14:paraId="2D438867" w14:textId="2789D705" w:rsidR="00DB2B6F" w:rsidRPr="00294F89" w:rsidRDefault="00DB2B6F" w:rsidP="00DB2B6F">
            <w:pPr>
              <w:spacing w:after="240"/>
              <w:jc w:val="left"/>
              <w:rPr>
                <w:rFonts w:asciiTheme="minorHAnsi" w:hAnsiTheme="minorHAnsi" w:cstheme="minorHAnsi"/>
                <w:szCs w:val="22"/>
              </w:rPr>
            </w:pPr>
            <w:r>
              <w:rPr>
                <w:rFonts w:asciiTheme="minorHAnsi" w:hAnsiTheme="minorHAnsi" w:cstheme="minorHAnsi"/>
                <w:szCs w:val="22"/>
              </w:rPr>
              <w:t>Type of applicant</w:t>
            </w:r>
          </w:p>
        </w:tc>
        <w:tc>
          <w:tcPr>
            <w:tcW w:w="2947" w:type="dxa"/>
          </w:tcPr>
          <w:p w14:paraId="12D49B15" w14:textId="03D516CE" w:rsidR="00DB2B6F" w:rsidRDefault="00FF455D" w:rsidP="00DB2B6F">
            <w:pPr>
              <w:pStyle w:val="Normalwithspace"/>
              <w:spacing w:before="0"/>
              <w:jc w:val="left"/>
              <w:rPr>
                <w:rFonts w:asciiTheme="minorHAnsi" w:hAnsiTheme="minorHAnsi" w:cstheme="minorHAnsi"/>
                <w:szCs w:val="22"/>
              </w:rPr>
            </w:pPr>
            <w:r>
              <w:rPr>
                <w:rFonts w:asciiTheme="minorHAnsi" w:hAnsiTheme="minorHAnsi" w:cstheme="minorHAnsi"/>
                <w:szCs w:val="22"/>
              </w:rPr>
              <w:t>Must be ‘IND’.</w:t>
            </w:r>
          </w:p>
        </w:tc>
        <w:tc>
          <w:tcPr>
            <w:tcW w:w="3001" w:type="dxa"/>
          </w:tcPr>
          <w:p w14:paraId="014E28EF" w14:textId="77777777" w:rsidR="00DB2B6F" w:rsidRPr="00E06696" w:rsidRDefault="00DB2B6F" w:rsidP="00DB2B6F">
            <w:pPr>
              <w:jc w:val="left"/>
              <w:rPr>
                <w:rFonts w:asciiTheme="minorHAnsi" w:hAnsiTheme="minorHAnsi" w:cstheme="minorHAnsi"/>
                <w:szCs w:val="22"/>
              </w:rPr>
            </w:pPr>
          </w:p>
        </w:tc>
      </w:tr>
      <w:tr w:rsidR="00DB2B6F" w:rsidRPr="005F7CBC" w14:paraId="4C73837F" w14:textId="77777777" w:rsidTr="00542202">
        <w:tc>
          <w:tcPr>
            <w:tcW w:w="797" w:type="dxa"/>
          </w:tcPr>
          <w:p w14:paraId="3CC294D6" w14:textId="77777777" w:rsidR="00DB2B6F" w:rsidRPr="00F524AB" w:rsidRDefault="00DB2B6F" w:rsidP="00D21035">
            <w:pPr>
              <w:pStyle w:val="ListParagraph"/>
            </w:pPr>
          </w:p>
        </w:tc>
        <w:tc>
          <w:tcPr>
            <w:tcW w:w="2415" w:type="dxa"/>
          </w:tcPr>
          <w:p w14:paraId="0FD4AA7D" w14:textId="0688783B"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REC_STATUS</w:t>
            </w:r>
          </w:p>
        </w:tc>
        <w:tc>
          <w:tcPr>
            <w:tcW w:w="1417" w:type="dxa"/>
          </w:tcPr>
          <w:p w14:paraId="6C9D4198" w14:textId="3C7921C9"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w:t>
            </w:r>
          </w:p>
        </w:tc>
        <w:tc>
          <w:tcPr>
            <w:tcW w:w="960" w:type="dxa"/>
          </w:tcPr>
          <w:p w14:paraId="67EA494B" w14:textId="2B8FF4AA" w:rsidR="00DB2B6F" w:rsidRDefault="0057431F" w:rsidP="00DB2B6F">
            <w:pPr>
              <w:spacing w:after="240"/>
              <w:jc w:val="left"/>
              <w:rPr>
                <w:rFonts w:asciiTheme="minorHAnsi" w:hAnsiTheme="minorHAnsi" w:cstheme="minorHAnsi"/>
                <w:szCs w:val="22"/>
              </w:rPr>
            </w:pPr>
            <w:r>
              <w:rPr>
                <w:rFonts w:asciiTheme="minorHAnsi" w:hAnsiTheme="minorHAnsi" w:cstheme="minorHAnsi"/>
                <w:szCs w:val="22"/>
              </w:rPr>
              <w:t>196</w:t>
            </w:r>
          </w:p>
        </w:tc>
        <w:tc>
          <w:tcPr>
            <w:tcW w:w="2647" w:type="dxa"/>
          </w:tcPr>
          <w:p w14:paraId="220AC3CD" w14:textId="700F88B2" w:rsidR="00DB2B6F" w:rsidRDefault="008F1B7D" w:rsidP="00DB2B6F">
            <w:pPr>
              <w:spacing w:after="240"/>
              <w:jc w:val="left"/>
              <w:rPr>
                <w:rFonts w:asciiTheme="minorHAnsi" w:hAnsiTheme="minorHAnsi" w:cstheme="minorHAnsi"/>
                <w:szCs w:val="22"/>
              </w:rPr>
            </w:pPr>
            <w:r>
              <w:rPr>
                <w:rFonts w:asciiTheme="minorHAnsi" w:hAnsiTheme="minorHAnsi" w:cstheme="minorHAnsi"/>
                <w:szCs w:val="22"/>
              </w:rPr>
              <w:t>Record status</w:t>
            </w:r>
          </w:p>
        </w:tc>
        <w:tc>
          <w:tcPr>
            <w:tcW w:w="2947" w:type="dxa"/>
          </w:tcPr>
          <w:p w14:paraId="12064520" w14:textId="0728CC47" w:rsidR="00DB2B6F" w:rsidRDefault="007B4EA5" w:rsidP="00DB2B6F">
            <w:pPr>
              <w:pStyle w:val="Normalwithspace"/>
              <w:spacing w:before="0"/>
              <w:jc w:val="left"/>
              <w:rPr>
                <w:rFonts w:asciiTheme="minorHAnsi" w:hAnsiTheme="minorHAnsi" w:cstheme="minorHAnsi"/>
                <w:szCs w:val="22"/>
              </w:rPr>
            </w:pPr>
            <w:r>
              <w:rPr>
                <w:rFonts w:asciiTheme="minorHAnsi" w:hAnsiTheme="minorHAnsi" w:cstheme="minorHAnsi"/>
              </w:rPr>
              <w:t>Must be padded with space</w:t>
            </w:r>
            <w:r w:rsidR="00E65CAA">
              <w:rPr>
                <w:rFonts w:asciiTheme="minorHAnsi" w:hAnsiTheme="minorHAnsi" w:cstheme="minorHAnsi"/>
              </w:rPr>
              <w:t xml:space="preserve"> </w:t>
            </w:r>
            <w:r w:rsidR="00E65CAA" w:rsidRPr="000914AA">
              <w:rPr>
                <w:rFonts w:asciiTheme="minorHAnsi" w:hAnsiTheme="minorHAnsi" w:cstheme="minorHAnsi"/>
                <w:szCs w:val="22"/>
              </w:rPr>
              <w:t>(but no hard validation)</w:t>
            </w:r>
            <w:r>
              <w:rPr>
                <w:rFonts w:asciiTheme="minorHAnsi" w:hAnsiTheme="minorHAnsi" w:cstheme="minorHAnsi"/>
              </w:rPr>
              <w:t>.</w:t>
            </w:r>
          </w:p>
        </w:tc>
        <w:tc>
          <w:tcPr>
            <w:tcW w:w="3001" w:type="dxa"/>
          </w:tcPr>
          <w:p w14:paraId="15969234" w14:textId="44793292" w:rsidR="00DB2B6F" w:rsidRPr="00E06696" w:rsidRDefault="007B4EA5" w:rsidP="00DB2B6F">
            <w:pPr>
              <w:jc w:val="left"/>
              <w:rPr>
                <w:rFonts w:asciiTheme="minorHAnsi" w:hAnsiTheme="minorHAnsi" w:cstheme="minorHAnsi"/>
                <w:szCs w:val="22"/>
              </w:rPr>
            </w:pPr>
            <w:r>
              <w:rPr>
                <w:rFonts w:asciiTheme="minorHAnsi" w:hAnsiTheme="minorHAnsi" w:cstheme="minorHAnsi"/>
                <w:szCs w:val="22"/>
              </w:rPr>
              <w:t>Unused.</w:t>
            </w:r>
          </w:p>
        </w:tc>
      </w:tr>
      <w:tr w:rsidR="00DB2B6F" w:rsidRPr="005F7CBC" w14:paraId="78D39A0E" w14:textId="77777777" w:rsidTr="00542202">
        <w:tc>
          <w:tcPr>
            <w:tcW w:w="797" w:type="dxa"/>
          </w:tcPr>
          <w:p w14:paraId="449823A3" w14:textId="77777777" w:rsidR="00DB2B6F" w:rsidRPr="00F524AB" w:rsidRDefault="00DB2B6F" w:rsidP="00D21035">
            <w:pPr>
              <w:pStyle w:val="ListParagraph"/>
            </w:pPr>
          </w:p>
        </w:tc>
        <w:tc>
          <w:tcPr>
            <w:tcW w:w="2415" w:type="dxa"/>
          </w:tcPr>
          <w:p w14:paraId="1B9C0EC4" w14:textId="68C9F867"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CDP_ACCT_NO</w:t>
            </w:r>
          </w:p>
        </w:tc>
        <w:tc>
          <w:tcPr>
            <w:tcW w:w="1417" w:type="dxa"/>
          </w:tcPr>
          <w:p w14:paraId="4CEF33EB" w14:textId="51B79035"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X(16)</w:t>
            </w:r>
          </w:p>
        </w:tc>
        <w:tc>
          <w:tcPr>
            <w:tcW w:w="960" w:type="dxa"/>
          </w:tcPr>
          <w:p w14:paraId="0FA7997D" w14:textId="096D0061" w:rsidR="00DB2B6F" w:rsidRDefault="0057431F" w:rsidP="00DB2B6F">
            <w:pPr>
              <w:spacing w:after="240"/>
              <w:jc w:val="left"/>
              <w:rPr>
                <w:rFonts w:asciiTheme="minorHAnsi" w:hAnsiTheme="minorHAnsi" w:cstheme="minorHAnsi"/>
                <w:szCs w:val="22"/>
              </w:rPr>
            </w:pPr>
            <w:r>
              <w:rPr>
                <w:rFonts w:asciiTheme="minorHAnsi" w:hAnsiTheme="minorHAnsi" w:cstheme="minorHAnsi"/>
                <w:szCs w:val="22"/>
              </w:rPr>
              <w:t>197</w:t>
            </w:r>
          </w:p>
        </w:tc>
        <w:tc>
          <w:tcPr>
            <w:tcW w:w="2647" w:type="dxa"/>
          </w:tcPr>
          <w:p w14:paraId="2BB7FF18" w14:textId="080E270D" w:rsidR="00DB2B6F" w:rsidRPr="006D3DE8" w:rsidRDefault="00DB2B6F" w:rsidP="00DB2B6F">
            <w:pPr>
              <w:spacing w:after="240"/>
              <w:jc w:val="left"/>
              <w:rPr>
                <w:rFonts w:asciiTheme="minorHAnsi" w:hAnsiTheme="minorHAnsi" w:cstheme="minorHAnsi"/>
              </w:rPr>
            </w:pPr>
            <w:r w:rsidRPr="00E06696">
              <w:rPr>
                <w:rFonts w:asciiTheme="minorHAnsi" w:hAnsiTheme="minorHAnsi" w:cstheme="minorHAnsi"/>
                <w:szCs w:val="22"/>
              </w:rPr>
              <w:t>CDP account number of the applicant</w:t>
            </w:r>
          </w:p>
        </w:tc>
        <w:tc>
          <w:tcPr>
            <w:tcW w:w="2947" w:type="dxa"/>
          </w:tcPr>
          <w:p w14:paraId="4CC1F56A" w14:textId="37A0DB21" w:rsidR="00DB2B6F" w:rsidRDefault="00E551AE" w:rsidP="00DB2B6F">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47F0B81A" w14:textId="4DAA35C9" w:rsidR="00DB2B6F" w:rsidRPr="00E06696" w:rsidRDefault="00590C0B" w:rsidP="00DB2B6F">
            <w:pPr>
              <w:jc w:val="left"/>
              <w:rPr>
                <w:rFonts w:asciiTheme="minorHAnsi" w:hAnsiTheme="minorHAnsi" w:cstheme="minorHAnsi"/>
                <w:szCs w:val="22"/>
              </w:rPr>
            </w:pPr>
            <w:r>
              <w:rPr>
                <w:rFonts w:asciiTheme="minorHAnsi" w:hAnsiTheme="minorHAnsi" w:cstheme="minorHAnsi"/>
                <w:szCs w:val="22"/>
              </w:rPr>
              <w:t xml:space="preserve">It should </w:t>
            </w:r>
            <w:r w:rsidRPr="00B71724">
              <w:rPr>
                <w:rFonts w:asciiTheme="minorHAnsi" w:hAnsiTheme="minorHAnsi" w:cstheme="minorHAnsi"/>
                <w:szCs w:val="22"/>
              </w:rPr>
              <w:t>exclude any hash sign</w:t>
            </w:r>
            <w:r>
              <w:rPr>
                <w:rFonts w:asciiTheme="minorHAnsi" w:hAnsiTheme="minorHAnsi" w:cstheme="minorHAnsi"/>
                <w:szCs w:val="22"/>
              </w:rPr>
              <w:t xml:space="preserve"> and o</w:t>
            </w:r>
            <w:r w:rsidRPr="00B71724">
              <w:rPr>
                <w:rFonts w:asciiTheme="minorHAnsi" w:hAnsiTheme="minorHAnsi" w:cstheme="minorHAnsi"/>
                <w:szCs w:val="22"/>
              </w:rPr>
              <w:t>nly include numbers.</w:t>
            </w:r>
          </w:p>
        </w:tc>
      </w:tr>
      <w:tr w:rsidR="00DB2B6F" w:rsidRPr="005F7CBC" w14:paraId="5ADCCDD6" w14:textId="77777777" w:rsidTr="00542202">
        <w:tc>
          <w:tcPr>
            <w:tcW w:w="797" w:type="dxa"/>
          </w:tcPr>
          <w:p w14:paraId="64669A52" w14:textId="77777777" w:rsidR="00DB2B6F" w:rsidRPr="00F524AB" w:rsidRDefault="00DB2B6F" w:rsidP="00D21035">
            <w:pPr>
              <w:pStyle w:val="ListParagraph"/>
            </w:pPr>
          </w:p>
        </w:tc>
        <w:tc>
          <w:tcPr>
            <w:tcW w:w="2415" w:type="dxa"/>
          </w:tcPr>
          <w:p w14:paraId="4F3B21B1" w14:textId="63D1633B"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SUB_METHOD</w:t>
            </w:r>
          </w:p>
        </w:tc>
        <w:tc>
          <w:tcPr>
            <w:tcW w:w="1417" w:type="dxa"/>
          </w:tcPr>
          <w:p w14:paraId="2A885E57" w14:textId="72D8BC20"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w:t>
            </w:r>
          </w:p>
        </w:tc>
        <w:tc>
          <w:tcPr>
            <w:tcW w:w="960" w:type="dxa"/>
          </w:tcPr>
          <w:p w14:paraId="4C97FDAE" w14:textId="4FFD78A1" w:rsidR="00DB2B6F" w:rsidRPr="00E06696" w:rsidRDefault="0057431F" w:rsidP="00DB2B6F">
            <w:pPr>
              <w:spacing w:after="240"/>
              <w:jc w:val="left"/>
              <w:rPr>
                <w:rFonts w:asciiTheme="minorHAnsi" w:hAnsiTheme="minorHAnsi" w:cstheme="minorHAnsi"/>
                <w:szCs w:val="22"/>
              </w:rPr>
            </w:pPr>
            <w:r>
              <w:rPr>
                <w:rFonts w:asciiTheme="minorHAnsi" w:hAnsiTheme="minorHAnsi" w:cstheme="minorHAnsi"/>
                <w:szCs w:val="22"/>
              </w:rPr>
              <w:t>213</w:t>
            </w:r>
          </w:p>
        </w:tc>
        <w:tc>
          <w:tcPr>
            <w:tcW w:w="2647" w:type="dxa"/>
          </w:tcPr>
          <w:p w14:paraId="7C7391DE" w14:textId="73562954" w:rsidR="00BE1104" w:rsidRDefault="00DB2B6F" w:rsidP="00BE1104">
            <w:pPr>
              <w:pStyle w:val="Normalwithspace"/>
              <w:spacing w:before="0"/>
              <w:jc w:val="left"/>
              <w:rPr>
                <w:rFonts w:asciiTheme="minorHAnsi" w:hAnsiTheme="minorHAnsi" w:cstheme="minorHAnsi"/>
                <w:szCs w:val="22"/>
              </w:rPr>
            </w:pPr>
            <w:r>
              <w:rPr>
                <w:rFonts w:asciiTheme="minorHAnsi" w:hAnsiTheme="minorHAnsi" w:cstheme="minorHAnsi"/>
              </w:rPr>
              <w:t>Submission method indicator</w:t>
            </w:r>
          </w:p>
          <w:p w14:paraId="7DEBE063" w14:textId="139A142F" w:rsidR="00DB2B6F" w:rsidRDefault="00DB2B6F" w:rsidP="00DB2B6F">
            <w:pPr>
              <w:spacing w:after="240"/>
              <w:jc w:val="left"/>
              <w:rPr>
                <w:rFonts w:asciiTheme="minorHAnsi" w:hAnsiTheme="minorHAnsi" w:cstheme="minorHAnsi"/>
                <w:szCs w:val="22"/>
              </w:rPr>
            </w:pPr>
          </w:p>
        </w:tc>
        <w:tc>
          <w:tcPr>
            <w:tcW w:w="2947" w:type="dxa"/>
          </w:tcPr>
          <w:p w14:paraId="5D0C308C" w14:textId="5CD8AA85" w:rsidR="00DB2B6F" w:rsidRDefault="00BE1104" w:rsidP="00DB2B6F">
            <w:pPr>
              <w:pStyle w:val="Normalwithspace"/>
              <w:spacing w:before="0"/>
              <w:jc w:val="left"/>
              <w:rPr>
                <w:rFonts w:asciiTheme="minorHAnsi" w:hAnsiTheme="minorHAnsi" w:cstheme="minorHAnsi"/>
                <w:szCs w:val="22"/>
              </w:rPr>
            </w:pPr>
            <w:r>
              <w:rPr>
                <w:rFonts w:asciiTheme="minorHAnsi" w:hAnsiTheme="minorHAnsi" w:cstheme="minorHAnsi"/>
                <w:szCs w:val="22"/>
              </w:rPr>
              <w:t>Must be ‘A’, ‘B’ or ‘C’.</w:t>
            </w:r>
          </w:p>
        </w:tc>
        <w:tc>
          <w:tcPr>
            <w:tcW w:w="3001" w:type="dxa"/>
          </w:tcPr>
          <w:p w14:paraId="66C464C5" w14:textId="77777777" w:rsidR="00BE1104" w:rsidRDefault="00BE1104" w:rsidP="00BE1104">
            <w:pPr>
              <w:spacing w:after="240"/>
              <w:jc w:val="left"/>
              <w:rPr>
                <w:rFonts w:asciiTheme="minorHAnsi" w:hAnsiTheme="minorHAnsi" w:cstheme="minorHAnsi"/>
                <w:szCs w:val="22"/>
              </w:rPr>
            </w:pPr>
            <w:r>
              <w:rPr>
                <w:rFonts w:asciiTheme="minorHAnsi" w:hAnsiTheme="minorHAnsi" w:cstheme="minorHAnsi"/>
                <w:szCs w:val="22"/>
              </w:rPr>
              <w:t>A – ATM submissions</w:t>
            </w:r>
          </w:p>
          <w:p w14:paraId="175AC444" w14:textId="77777777" w:rsidR="00BE1104" w:rsidRDefault="00BE1104" w:rsidP="00BE1104">
            <w:pPr>
              <w:spacing w:after="240"/>
              <w:jc w:val="left"/>
              <w:rPr>
                <w:rFonts w:asciiTheme="minorHAnsi" w:hAnsiTheme="minorHAnsi" w:cstheme="minorHAnsi"/>
                <w:szCs w:val="22"/>
              </w:rPr>
            </w:pPr>
            <w:r>
              <w:rPr>
                <w:rFonts w:asciiTheme="minorHAnsi" w:hAnsiTheme="minorHAnsi" w:cstheme="minorHAnsi"/>
                <w:szCs w:val="22"/>
              </w:rPr>
              <w:t xml:space="preserve">B – </w:t>
            </w:r>
            <w:proofErr w:type="spellStart"/>
            <w:r>
              <w:rPr>
                <w:rFonts w:asciiTheme="minorHAnsi" w:hAnsiTheme="minorHAnsi" w:cstheme="minorHAnsi"/>
                <w:szCs w:val="22"/>
              </w:rPr>
              <w:t>iBanking</w:t>
            </w:r>
            <w:proofErr w:type="spellEnd"/>
            <w:r>
              <w:rPr>
                <w:rFonts w:asciiTheme="minorHAnsi" w:hAnsiTheme="minorHAnsi" w:cstheme="minorHAnsi"/>
                <w:szCs w:val="22"/>
              </w:rPr>
              <w:t xml:space="preserve"> submissions</w:t>
            </w:r>
          </w:p>
          <w:p w14:paraId="37AF4AFE" w14:textId="1028315C" w:rsidR="00DB2B6F" w:rsidRPr="00E06696" w:rsidRDefault="00BE1104" w:rsidP="00BE1104">
            <w:pPr>
              <w:jc w:val="left"/>
              <w:rPr>
                <w:rFonts w:asciiTheme="minorHAnsi" w:hAnsiTheme="minorHAnsi" w:cstheme="minorHAnsi"/>
                <w:szCs w:val="22"/>
              </w:rPr>
            </w:pPr>
            <w:r>
              <w:rPr>
                <w:rFonts w:asciiTheme="minorHAnsi" w:hAnsiTheme="minorHAnsi" w:cstheme="minorHAnsi"/>
                <w:szCs w:val="22"/>
              </w:rPr>
              <w:t>C – mobile app submissions</w:t>
            </w:r>
          </w:p>
        </w:tc>
      </w:tr>
      <w:tr w:rsidR="00DB2B6F" w:rsidRPr="005F7CBC" w14:paraId="7EB4F0B2" w14:textId="77777777" w:rsidTr="00542202">
        <w:tc>
          <w:tcPr>
            <w:tcW w:w="797" w:type="dxa"/>
          </w:tcPr>
          <w:p w14:paraId="58CCA6FA" w14:textId="77777777" w:rsidR="00DB2B6F" w:rsidRPr="00F524AB" w:rsidRDefault="00DB2B6F" w:rsidP="00D21035">
            <w:pPr>
              <w:pStyle w:val="ListParagraph"/>
            </w:pPr>
          </w:p>
        </w:tc>
        <w:tc>
          <w:tcPr>
            <w:tcW w:w="2415" w:type="dxa"/>
          </w:tcPr>
          <w:p w14:paraId="3E2EAB3F" w14:textId="7E82DEF6"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CPFIS</w:t>
            </w:r>
            <w:r>
              <w:rPr>
                <w:rFonts w:asciiTheme="minorHAnsi" w:hAnsiTheme="minorHAnsi" w:cstheme="minorHAnsi"/>
              </w:rPr>
              <w:t>_</w:t>
            </w:r>
            <w:r w:rsidRPr="006D3DE8">
              <w:rPr>
                <w:rFonts w:asciiTheme="minorHAnsi" w:hAnsiTheme="minorHAnsi" w:cstheme="minorHAnsi"/>
              </w:rPr>
              <w:t>SRS</w:t>
            </w:r>
            <w:r>
              <w:rPr>
                <w:rFonts w:asciiTheme="minorHAnsi" w:hAnsiTheme="minorHAnsi" w:cstheme="minorHAnsi"/>
              </w:rPr>
              <w:t>_</w:t>
            </w:r>
            <w:r w:rsidRPr="006D3DE8">
              <w:rPr>
                <w:rFonts w:asciiTheme="minorHAnsi" w:hAnsiTheme="minorHAnsi" w:cstheme="minorHAnsi"/>
              </w:rPr>
              <w:t>ACCT_NO</w:t>
            </w:r>
          </w:p>
        </w:tc>
        <w:tc>
          <w:tcPr>
            <w:tcW w:w="1417" w:type="dxa"/>
          </w:tcPr>
          <w:p w14:paraId="1F6C7558" w14:textId="7DB07EC5"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X(16)</w:t>
            </w:r>
          </w:p>
        </w:tc>
        <w:tc>
          <w:tcPr>
            <w:tcW w:w="960" w:type="dxa"/>
          </w:tcPr>
          <w:p w14:paraId="1EDE6233" w14:textId="7BBB5831" w:rsidR="00DB2B6F" w:rsidRDefault="0057431F" w:rsidP="00DB2B6F">
            <w:pPr>
              <w:pStyle w:val="Normalwithspace"/>
              <w:spacing w:before="0"/>
              <w:jc w:val="left"/>
              <w:rPr>
                <w:rFonts w:asciiTheme="minorHAnsi" w:hAnsiTheme="minorHAnsi" w:cstheme="minorHAnsi"/>
              </w:rPr>
            </w:pPr>
            <w:r>
              <w:rPr>
                <w:rFonts w:asciiTheme="minorHAnsi" w:hAnsiTheme="minorHAnsi" w:cstheme="minorHAnsi"/>
              </w:rPr>
              <w:t>214</w:t>
            </w:r>
          </w:p>
        </w:tc>
        <w:tc>
          <w:tcPr>
            <w:tcW w:w="2647" w:type="dxa"/>
          </w:tcPr>
          <w:p w14:paraId="5469FEF7" w14:textId="196B3505" w:rsidR="00DB2B6F" w:rsidRDefault="00DB2B6F" w:rsidP="00DB2B6F">
            <w:pPr>
              <w:spacing w:after="240"/>
              <w:jc w:val="left"/>
              <w:rPr>
                <w:rFonts w:asciiTheme="minorHAnsi" w:hAnsiTheme="minorHAnsi" w:cstheme="minorHAnsi"/>
                <w:szCs w:val="22"/>
              </w:rPr>
            </w:pPr>
            <w:r w:rsidRPr="006D3DE8">
              <w:rPr>
                <w:rFonts w:asciiTheme="minorHAnsi" w:hAnsiTheme="minorHAnsi" w:cstheme="minorHAnsi"/>
                <w:szCs w:val="28"/>
              </w:rPr>
              <w:t>CPFIS or SRS Account number</w:t>
            </w:r>
          </w:p>
        </w:tc>
        <w:tc>
          <w:tcPr>
            <w:tcW w:w="2947" w:type="dxa"/>
          </w:tcPr>
          <w:p w14:paraId="40DDBEEF" w14:textId="7003334A" w:rsidR="00DB2B6F" w:rsidRDefault="00DB2B6F" w:rsidP="005B7EEF">
            <w:pPr>
              <w:jc w:val="left"/>
              <w:rPr>
                <w:rFonts w:asciiTheme="minorHAnsi" w:hAnsiTheme="minorHAnsi" w:cstheme="minorHAnsi"/>
              </w:rPr>
            </w:pPr>
            <w:r w:rsidRPr="005B7EEF">
              <w:rPr>
                <w:rFonts w:asciiTheme="minorHAnsi" w:hAnsiTheme="minorHAnsi" w:cstheme="minorHAnsi"/>
              </w:rPr>
              <w:t xml:space="preserve">For CASH redemptions, </w:t>
            </w:r>
            <w:r w:rsidR="00850EC4" w:rsidRPr="005B7EEF">
              <w:rPr>
                <w:rFonts w:asciiTheme="minorHAnsi" w:hAnsiTheme="minorHAnsi" w:cstheme="minorHAnsi"/>
              </w:rPr>
              <w:t>must be padded with spaces</w:t>
            </w:r>
            <w:r w:rsidR="00DC3905" w:rsidRPr="005B7EEF">
              <w:rPr>
                <w:rFonts w:asciiTheme="minorHAnsi" w:hAnsiTheme="minorHAnsi" w:cstheme="minorHAnsi"/>
              </w:rPr>
              <w:t xml:space="preserve"> (but no hard validation)</w:t>
            </w:r>
            <w:r w:rsidRPr="005B7EEF">
              <w:rPr>
                <w:rFonts w:asciiTheme="minorHAnsi" w:hAnsiTheme="minorHAnsi" w:cstheme="minorHAnsi"/>
              </w:rPr>
              <w:t>.</w:t>
            </w:r>
          </w:p>
          <w:p w14:paraId="5645C4E1" w14:textId="77777777" w:rsidR="005B7EEF" w:rsidRPr="005B7EEF" w:rsidRDefault="005B7EEF" w:rsidP="005B7EEF">
            <w:pPr>
              <w:jc w:val="left"/>
              <w:rPr>
                <w:rFonts w:asciiTheme="minorHAnsi" w:hAnsiTheme="minorHAnsi" w:cstheme="minorHAnsi"/>
              </w:rPr>
            </w:pPr>
          </w:p>
          <w:p w14:paraId="01672BAA" w14:textId="7B780ED9" w:rsidR="00DB2B6F" w:rsidRPr="005B7EEF" w:rsidRDefault="00DB2B6F" w:rsidP="005B7EEF">
            <w:pPr>
              <w:pStyle w:val="Normalwithspace"/>
              <w:spacing w:before="0"/>
              <w:jc w:val="left"/>
              <w:rPr>
                <w:rFonts w:asciiTheme="minorHAnsi" w:hAnsiTheme="minorHAnsi" w:cstheme="minorHAnsi"/>
              </w:rPr>
            </w:pPr>
            <w:r w:rsidRPr="005B7EEF">
              <w:rPr>
                <w:rFonts w:asciiTheme="minorHAnsi" w:hAnsiTheme="minorHAnsi" w:cstheme="minorHAnsi"/>
              </w:rPr>
              <w:t xml:space="preserve">For SRS redemptions, </w:t>
            </w:r>
            <w:r w:rsidR="00850EC4" w:rsidRPr="005B7EEF">
              <w:rPr>
                <w:rFonts w:asciiTheme="minorHAnsi" w:hAnsiTheme="minorHAnsi" w:cstheme="minorHAnsi"/>
              </w:rPr>
              <w:t>must not be empty</w:t>
            </w:r>
            <w:r w:rsidRPr="005B7EEF">
              <w:rPr>
                <w:rFonts w:asciiTheme="minorHAnsi" w:hAnsiTheme="minorHAnsi" w:cstheme="minorHAnsi"/>
              </w:rPr>
              <w:t>.</w:t>
            </w:r>
          </w:p>
        </w:tc>
        <w:tc>
          <w:tcPr>
            <w:tcW w:w="3001" w:type="dxa"/>
          </w:tcPr>
          <w:p w14:paraId="41DAEA9D" w14:textId="42D3CD6D" w:rsidR="00850EC4" w:rsidRPr="005B7EEF" w:rsidRDefault="00950472" w:rsidP="005B7EEF">
            <w:pPr>
              <w:jc w:val="left"/>
              <w:rPr>
                <w:rFonts w:asciiTheme="minorHAnsi" w:hAnsiTheme="minorHAnsi" w:cstheme="minorHAnsi"/>
              </w:rPr>
            </w:pPr>
            <w:r>
              <w:rPr>
                <w:rFonts w:asciiTheme="minorHAnsi" w:hAnsiTheme="minorHAnsi" w:cstheme="minorHAnsi"/>
              </w:rPr>
              <w:t>U</w:t>
            </w:r>
            <w:r w:rsidRPr="00ED2C4B">
              <w:rPr>
                <w:rFonts w:asciiTheme="minorHAnsi" w:hAnsiTheme="minorHAnsi" w:cstheme="minorHAnsi"/>
              </w:rPr>
              <w:t>nused</w:t>
            </w:r>
            <w:r>
              <w:rPr>
                <w:rFonts w:asciiTheme="minorHAnsi" w:hAnsiTheme="minorHAnsi" w:cstheme="minorHAnsi"/>
              </w:rPr>
              <w:t xml:space="preserve"> for</w:t>
            </w:r>
            <w:r w:rsidRPr="00ED2C4B">
              <w:rPr>
                <w:rFonts w:asciiTheme="minorHAnsi" w:hAnsiTheme="minorHAnsi" w:cstheme="minorHAnsi"/>
              </w:rPr>
              <w:t xml:space="preserve"> CASH </w:t>
            </w:r>
            <w:r w:rsidR="00850EC4" w:rsidRPr="005B7EEF">
              <w:rPr>
                <w:rFonts w:asciiTheme="minorHAnsi" w:hAnsiTheme="minorHAnsi" w:cstheme="minorHAnsi"/>
              </w:rPr>
              <w:t>redemptions</w:t>
            </w:r>
            <w:r>
              <w:rPr>
                <w:rFonts w:asciiTheme="minorHAnsi" w:hAnsiTheme="minorHAnsi" w:cstheme="minorHAnsi"/>
              </w:rPr>
              <w:t>.</w:t>
            </w:r>
          </w:p>
          <w:p w14:paraId="4765BBC1" w14:textId="77777777" w:rsidR="00850EC4" w:rsidRDefault="00850EC4" w:rsidP="005B7EEF">
            <w:pPr>
              <w:jc w:val="left"/>
              <w:rPr>
                <w:rFonts w:asciiTheme="minorHAnsi" w:hAnsiTheme="minorHAnsi" w:cstheme="minorHAnsi"/>
              </w:rPr>
            </w:pPr>
          </w:p>
          <w:p w14:paraId="28D4DF78" w14:textId="77777777" w:rsidR="005B7EEF" w:rsidRDefault="005B7EEF" w:rsidP="005B7EEF">
            <w:pPr>
              <w:jc w:val="left"/>
              <w:rPr>
                <w:rFonts w:asciiTheme="minorHAnsi" w:hAnsiTheme="minorHAnsi" w:cstheme="minorHAnsi"/>
              </w:rPr>
            </w:pPr>
          </w:p>
          <w:p w14:paraId="5E26929A" w14:textId="77777777" w:rsidR="00417186" w:rsidRPr="005B7EEF" w:rsidRDefault="00417186" w:rsidP="005B7EEF">
            <w:pPr>
              <w:jc w:val="left"/>
              <w:rPr>
                <w:rFonts w:asciiTheme="minorHAnsi" w:hAnsiTheme="minorHAnsi" w:cstheme="minorHAnsi"/>
              </w:rPr>
            </w:pPr>
          </w:p>
          <w:p w14:paraId="6E02DBBE" w14:textId="096D4FDD" w:rsidR="00DB2B6F" w:rsidRPr="005B7EEF" w:rsidRDefault="00850EC4" w:rsidP="005B7EEF">
            <w:pPr>
              <w:jc w:val="left"/>
              <w:rPr>
                <w:rFonts w:asciiTheme="minorHAnsi" w:hAnsiTheme="minorHAnsi" w:cstheme="minorHAnsi"/>
              </w:rPr>
            </w:pPr>
            <w:r w:rsidRPr="005B7EEF">
              <w:rPr>
                <w:rFonts w:asciiTheme="minorHAnsi" w:hAnsiTheme="minorHAnsi" w:cstheme="minorHAnsi"/>
              </w:rPr>
              <w:t xml:space="preserve">SRS account number </w:t>
            </w:r>
            <w:r w:rsidR="005B7EEF">
              <w:rPr>
                <w:rFonts w:asciiTheme="minorHAnsi" w:hAnsiTheme="minorHAnsi" w:cstheme="minorHAnsi"/>
              </w:rPr>
              <w:t>will not be validated</w:t>
            </w:r>
            <w:r w:rsidRPr="005B7EEF">
              <w:rPr>
                <w:rFonts w:asciiTheme="minorHAnsi" w:hAnsiTheme="minorHAnsi" w:cstheme="minorHAnsi"/>
              </w:rPr>
              <w:t>.</w:t>
            </w:r>
          </w:p>
        </w:tc>
      </w:tr>
      <w:tr w:rsidR="00DB2B6F" w:rsidRPr="005F7CBC" w14:paraId="5F2A6483" w14:textId="77777777" w:rsidTr="00542202">
        <w:tc>
          <w:tcPr>
            <w:tcW w:w="797" w:type="dxa"/>
          </w:tcPr>
          <w:p w14:paraId="577A8755" w14:textId="77777777" w:rsidR="00DB2B6F" w:rsidRPr="00F524AB" w:rsidRDefault="00DB2B6F" w:rsidP="00D21035">
            <w:pPr>
              <w:pStyle w:val="ListParagraph"/>
            </w:pPr>
          </w:p>
        </w:tc>
        <w:tc>
          <w:tcPr>
            <w:tcW w:w="2415" w:type="dxa"/>
          </w:tcPr>
          <w:p w14:paraId="12A6AA1D" w14:textId="785EE0E2"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FILLER</w:t>
            </w:r>
          </w:p>
        </w:tc>
        <w:tc>
          <w:tcPr>
            <w:tcW w:w="1417" w:type="dxa"/>
          </w:tcPr>
          <w:p w14:paraId="1ED8D309" w14:textId="6AE6427F"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X(20)</w:t>
            </w:r>
          </w:p>
        </w:tc>
        <w:tc>
          <w:tcPr>
            <w:tcW w:w="960" w:type="dxa"/>
          </w:tcPr>
          <w:p w14:paraId="7F24B218" w14:textId="6682D499" w:rsidR="00DB2B6F" w:rsidRPr="006D3DE8" w:rsidRDefault="0057431F" w:rsidP="00DB2B6F">
            <w:pPr>
              <w:pStyle w:val="Normalwithspace"/>
              <w:spacing w:before="0"/>
              <w:jc w:val="left"/>
              <w:rPr>
                <w:rFonts w:asciiTheme="minorHAnsi" w:hAnsiTheme="minorHAnsi" w:cstheme="minorHAnsi"/>
                <w:szCs w:val="28"/>
              </w:rPr>
            </w:pPr>
            <w:r>
              <w:rPr>
                <w:rFonts w:asciiTheme="minorHAnsi" w:hAnsiTheme="minorHAnsi" w:cstheme="minorHAnsi"/>
                <w:szCs w:val="28"/>
              </w:rPr>
              <w:t>230</w:t>
            </w:r>
          </w:p>
        </w:tc>
        <w:tc>
          <w:tcPr>
            <w:tcW w:w="2647" w:type="dxa"/>
          </w:tcPr>
          <w:p w14:paraId="3DD13AE7" w14:textId="049AC65E" w:rsidR="00DB2B6F" w:rsidRDefault="007D06DF" w:rsidP="00DB2B6F">
            <w:pPr>
              <w:spacing w:after="240"/>
              <w:jc w:val="left"/>
              <w:rPr>
                <w:rFonts w:asciiTheme="minorHAnsi" w:hAnsiTheme="minorHAnsi" w:cstheme="minorHAnsi"/>
                <w:szCs w:val="22"/>
              </w:rPr>
            </w:pPr>
            <w:r>
              <w:rPr>
                <w:rFonts w:asciiTheme="minorHAnsi" w:hAnsiTheme="minorHAnsi" w:cstheme="minorHAnsi"/>
                <w:szCs w:val="22"/>
              </w:rPr>
              <w:t>Filler field</w:t>
            </w:r>
          </w:p>
        </w:tc>
        <w:tc>
          <w:tcPr>
            <w:tcW w:w="2947" w:type="dxa"/>
          </w:tcPr>
          <w:p w14:paraId="1ECD973F" w14:textId="73785D75" w:rsidR="00DB2B6F" w:rsidRDefault="007D06DF" w:rsidP="00DB2B6F">
            <w:pPr>
              <w:pStyle w:val="Normalwithspace"/>
              <w:spacing w:before="0"/>
              <w:jc w:val="left"/>
              <w:rPr>
                <w:rFonts w:asciiTheme="minorHAnsi" w:hAnsiTheme="minorHAnsi" w:cstheme="minorHAnsi"/>
                <w:szCs w:val="22"/>
              </w:rPr>
            </w:pPr>
            <w:r>
              <w:rPr>
                <w:rFonts w:asciiTheme="minorHAnsi" w:hAnsiTheme="minorHAnsi" w:cstheme="minorHAnsi"/>
                <w:szCs w:val="22"/>
              </w:rPr>
              <w:t>Must be padded with spaces</w:t>
            </w:r>
            <w:r w:rsidR="00411AA8">
              <w:rPr>
                <w:rFonts w:asciiTheme="minorHAnsi" w:hAnsiTheme="minorHAnsi" w:cstheme="minorHAnsi"/>
                <w:szCs w:val="22"/>
              </w:rPr>
              <w:t xml:space="preserve"> </w:t>
            </w:r>
            <w:r w:rsidR="00411AA8" w:rsidRPr="000914AA">
              <w:rPr>
                <w:rFonts w:asciiTheme="minorHAnsi" w:hAnsiTheme="minorHAnsi" w:cstheme="minorHAnsi"/>
                <w:szCs w:val="22"/>
              </w:rPr>
              <w:t>(but no hard validation)</w:t>
            </w:r>
            <w:r>
              <w:rPr>
                <w:rFonts w:asciiTheme="minorHAnsi" w:hAnsiTheme="minorHAnsi" w:cstheme="minorHAnsi"/>
                <w:szCs w:val="22"/>
              </w:rPr>
              <w:t>.</w:t>
            </w:r>
          </w:p>
        </w:tc>
        <w:tc>
          <w:tcPr>
            <w:tcW w:w="3001" w:type="dxa"/>
          </w:tcPr>
          <w:p w14:paraId="503011DE" w14:textId="46082799" w:rsidR="005B7EEF" w:rsidRPr="005B7EEF" w:rsidRDefault="007D06DF" w:rsidP="00DB2B6F">
            <w:pPr>
              <w:jc w:val="left"/>
              <w:rPr>
                <w:rFonts w:asciiTheme="minorHAnsi" w:hAnsiTheme="minorHAnsi" w:cstheme="minorHAnsi"/>
              </w:rPr>
            </w:pPr>
            <w:r w:rsidRPr="006D3DE8">
              <w:rPr>
                <w:rFonts w:asciiTheme="minorHAnsi" w:hAnsiTheme="minorHAnsi" w:cstheme="minorHAnsi"/>
              </w:rPr>
              <w:t>Unused</w:t>
            </w:r>
            <w:r>
              <w:rPr>
                <w:rFonts w:asciiTheme="minorHAnsi" w:hAnsiTheme="minorHAnsi" w:cstheme="minorHAnsi"/>
              </w:rPr>
              <w:t>. R</w:t>
            </w:r>
            <w:r w:rsidRPr="006D3DE8">
              <w:rPr>
                <w:rFonts w:asciiTheme="minorHAnsi" w:hAnsiTheme="minorHAnsi" w:cstheme="minorHAnsi"/>
              </w:rPr>
              <w:t>eserved for future use</w:t>
            </w:r>
            <w:r>
              <w:rPr>
                <w:rFonts w:asciiTheme="minorHAnsi" w:hAnsiTheme="minorHAnsi" w:cstheme="minorHAnsi"/>
              </w:rPr>
              <w:t>.</w:t>
            </w:r>
          </w:p>
        </w:tc>
      </w:tr>
      <w:tr w:rsidR="00DB2B6F" w:rsidRPr="005F7CBC" w14:paraId="46483347" w14:textId="77777777" w:rsidTr="00542202">
        <w:tc>
          <w:tcPr>
            <w:tcW w:w="797" w:type="dxa"/>
          </w:tcPr>
          <w:p w14:paraId="1D88156C" w14:textId="77777777" w:rsidR="00DB2B6F" w:rsidRPr="00F524AB" w:rsidRDefault="00DB2B6F" w:rsidP="00D21035">
            <w:pPr>
              <w:pStyle w:val="ListParagraph"/>
            </w:pPr>
          </w:p>
        </w:tc>
        <w:tc>
          <w:tcPr>
            <w:tcW w:w="2415" w:type="dxa"/>
          </w:tcPr>
          <w:p w14:paraId="08AA9A1E" w14:textId="5AE3FD36" w:rsidR="00DB2B6F" w:rsidRPr="006D3DE8" w:rsidRDefault="00DB2B6F" w:rsidP="00DB2B6F">
            <w:pPr>
              <w:pStyle w:val="Normalwithspace"/>
              <w:spacing w:before="0"/>
              <w:jc w:val="left"/>
              <w:rPr>
                <w:rFonts w:asciiTheme="minorHAnsi" w:hAnsiTheme="minorHAnsi" w:cstheme="minorHAnsi"/>
              </w:rPr>
            </w:pPr>
            <w:r>
              <w:rPr>
                <w:rFonts w:asciiTheme="minorHAnsi" w:hAnsiTheme="minorHAnsi" w:cstheme="minorHAnsi"/>
                <w:szCs w:val="22"/>
              </w:rPr>
              <w:t>CHECKSUM</w:t>
            </w:r>
          </w:p>
        </w:tc>
        <w:tc>
          <w:tcPr>
            <w:tcW w:w="1417" w:type="dxa"/>
          </w:tcPr>
          <w:p w14:paraId="13E72820" w14:textId="7775F953"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9(14)</w:t>
            </w:r>
          </w:p>
        </w:tc>
        <w:tc>
          <w:tcPr>
            <w:tcW w:w="960" w:type="dxa"/>
          </w:tcPr>
          <w:p w14:paraId="25FB0215" w14:textId="54F15080" w:rsidR="00DB2B6F" w:rsidRPr="006D3DE8" w:rsidRDefault="0057431F" w:rsidP="00DB2B6F">
            <w:pPr>
              <w:pStyle w:val="Normalwithspace"/>
              <w:spacing w:before="0"/>
              <w:jc w:val="left"/>
              <w:rPr>
                <w:rFonts w:asciiTheme="minorHAnsi" w:hAnsiTheme="minorHAnsi" w:cstheme="minorHAnsi"/>
                <w:szCs w:val="28"/>
              </w:rPr>
            </w:pPr>
            <w:r>
              <w:rPr>
                <w:rFonts w:asciiTheme="minorHAnsi" w:hAnsiTheme="minorHAnsi" w:cstheme="minorHAnsi"/>
                <w:szCs w:val="28"/>
              </w:rPr>
              <w:t>250</w:t>
            </w:r>
          </w:p>
        </w:tc>
        <w:tc>
          <w:tcPr>
            <w:tcW w:w="2647" w:type="dxa"/>
          </w:tcPr>
          <w:p w14:paraId="298BAAC9" w14:textId="4181D5DC" w:rsidR="00DB2B6F" w:rsidRPr="006D3DE8" w:rsidRDefault="00DB2B6F" w:rsidP="00DB2B6F">
            <w:pPr>
              <w:spacing w:after="240"/>
              <w:jc w:val="left"/>
              <w:rPr>
                <w:rFonts w:asciiTheme="minorHAnsi" w:hAnsiTheme="minorHAnsi" w:cstheme="minorHAnsi"/>
              </w:rPr>
            </w:pPr>
            <w:r>
              <w:rPr>
                <w:rFonts w:asciiTheme="minorHAnsi" w:hAnsiTheme="minorHAnsi" w:cstheme="minorHAnsi"/>
                <w:szCs w:val="22"/>
              </w:rPr>
              <w:t>Sum of all numeric fields of this detail record</w:t>
            </w:r>
          </w:p>
        </w:tc>
        <w:tc>
          <w:tcPr>
            <w:tcW w:w="2947" w:type="dxa"/>
          </w:tcPr>
          <w:p w14:paraId="6E239B9C" w14:textId="09B201EA" w:rsidR="00DB2B6F" w:rsidRDefault="00E76F5F" w:rsidP="00DB2B6F">
            <w:pPr>
              <w:pStyle w:val="Normalwithspace"/>
              <w:spacing w:before="0"/>
              <w:jc w:val="left"/>
              <w:rPr>
                <w:rFonts w:asciiTheme="minorHAnsi" w:hAnsiTheme="minorHAnsi" w:cstheme="minorHAnsi"/>
                <w:szCs w:val="22"/>
              </w:rPr>
            </w:pPr>
            <w:r>
              <w:rPr>
                <w:rFonts w:asciiTheme="minorHAnsi" w:hAnsiTheme="minorHAnsi" w:cstheme="minorHAnsi"/>
                <w:szCs w:val="22"/>
              </w:rPr>
              <w:t>Must equal the sum of the values from all</w:t>
            </w:r>
            <w:r w:rsidR="001909CE">
              <w:rPr>
                <w:rFonts w:asciiTheme="minorHAnsi" w:hAnsiTheme="minorHAnsi" w:cstheme="minorHAnsi"/>
                <w:szCs w:val="22"/>
              </w:rPr>
              <w:t xml:space="preserve"> </w:t>
            </w:r>
            <w:r>
              <w:rPr>
                <w:rFonts w:asciiTheme="minorHAnsi" w:hAnsiTheme="minorHAnsi" w:cstheme="minorHAnsi"/>
                <w:szCs w:val="22"/>
              </w:rPr>
              <w:t>numeric fields of the detail record.</w:t>
            </w:r>
          </w:p>
        </w:tc>
        <w:tc>
          <w:tcPr>
            <w:tcW w:w="3001" w:type="dxa"/>
          </w:tcPr>
          <w:p w14:paraId="420FBB73" w14:textId="77777777" w:rsidR="00E76F5F" w:rsidRDefault="00E76F5F" w:rsidP="00E76F5F">
            <w:pPr>
              <w:spacing w:after="240"/>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p w14:paraId="6715B185" w14:textId="1D283CF7" w:rsidR="00DB2B6F" w:rsidRPr="00E06696" w:rsidRDefault="00E76F5F" w:rsidP="00E76F5F">
            <w:pPr>
              <w:jc w:val="left"/>
              <w:rPr>
                <w:rFonts w:asciiTheme="minorHAnsi" w:hAnsiTheme="minorHAnsi" w:cstheme="minorHAnsi"/>
                <w:szCs w:val="22"/>
              </w:rPr>
            </w:pPr>
            <w:r>
              <w:rPr>
                <w:rFonts w:asciiTheme="minorHAnsi" w:hAnsiTheme="minorHAnsi" w:cstheme="minorHAnsi"/>
                <w:szCs w:val="22"/>
              </w:rPr>
              <w:t>There are 5 numeric fields in the detail record:</w:t>
            </w:r>
            <w:r w:rsidR="00A51057">
              <w:rPr>
                <w:rFonts w:asciiTheme="minorHAnsi" w:hAnsiTheme="minorHAnsi" w:cstheme="minorHAnsi"/>
                <w:szCs w:val="22"/>
              </w:rPr>
              <w:t xml:space="preserve"> </w:t>
            </w:r>
            <w:r w:rsidR="00A51057" w:rsidRPr="006D3DE8">
              <w:rPr>
                <w:rFonts w:asciiTheme="minorHAnsi" w:hAnsiTheme="minorHAnsi" w:cstheme="minorHAnsi"/>
              </w:rPr>
              <w:t>RECEIVED_DATE</w:t>
            </w:r>
            <w:r w:rsidR="00A51057">
              <w:rPr>
                <w:rFonts w:asciiTheme="minorHAnsi" w:hAnsiTheme="minorHAnsi" w:cstheme="minorHAnsi"/>
              </w:rPr>
              <w:t xml:space="preserve">, </w:t>
            </w:r>
            <w:r w:rsidR="00A51057" w:rsidRPr="006D3DE8">
              <w:rPr>
                <w:rFonts w:asciiTheme="minorHAnsi" w:hAnsiTheme="minorHAnsi" w:cstheme="minorHAnsi"/>
              </w:rPr>
              <w:t>RECEIVED_TIME</w:t>
            </w:r>
            <w:r w:rsidR="00A51057">
              <w:rPr>
                <w:rFonts w:asciiTheme="minorHAnsi" w:hAnsiTheme="minorHAnsi" w:cstheme="minorHAnsi"/>
              </w:rPr>
              <w:t xml:space="preserve">, </w:t>
            </w:r>
            <w:r w:rsidR="00A51057" w:rsidRPr="006D3DE8">
              <w:rPr>
                <w:rFonts w:asciiTheme="minorHAnsi" w:hAnsiTheme="minorHAnsi" w:cstheme="minorHAnsi"/>
              </w:rPr>
              <w:t>NOMINAL_AMT</w:t>
            </w:r>
            <w:r w:rsidR="00A51057">
              <w:rPr>
                <w:rFonts w:asciiTheme="minorHAnsi" w:hAnsiTheme="minorHAnsi" w:cstheme="minorHAnsi"/>
              </w:rPr>
              <w:t xml:space="preserve">, </w:t>
            </w:r>
            <w:r w:rsidR="00A51057" w:rsidRPr="006D3DE8">
              <w:rPr>
                <w:rFonts w:asciiTheme="minorHAnsi" w:hAnsiTheme="minorHAnsi" w:cstheme="minorHAnsi"/>
              </w:rPr>
              <w:t>BID_YIELD</w:t>
            </w:r>
            <w:r w:rsidR="00A51057">
              <w:rPr>
                <w:rFonts w:asciiTheme="minorHAnsi" w:hAnsiTheme="minorHAnsi" w:cstheme="minorHAnsi"/>
              </w:rPr>
              <w:t xml:space="preserve">, </w:t>
            </w:r>
            <w:r w:rsidR="00A51057" w:rsidRPr="006D3DE8">
              <w:rPr>
                <w:rFonts w:asciiTheme="minorHAnsi" w:hAnsiTheme="minorHAnsi" w:cstheme="minorHAnsi"/>
              </w:rPr>
              <w:t>CUST_BANK_CODE</w:t>
            </w:r>
          </w:p>
        </w:tc>
      </w:tr>
      <w:tr w:rsidR="00DB2B6F" w:rsidRPr="005F7CBC" w14:paraId="5FB2A115" w14:textId="77777777" w:rsidTr="00542202">
        <w:tc>
          <w:tcPr>
            <w:tcW w:w="797" w:type="dxa"/>
          </w:tcPr>
          <w:p w14:paraId="36B8D1BC" w14:textId="77777777" w:rsidR="00DB2B6F" w:rsidRPr="00425869" w:rsidRDefault="00DB2B6F" w:rsidP="00425869">
            <w:pPr>
              <w:ind w:left="720"/>
              <w:rPr>
                <w:lang w:val="en-AU"/>
              </w:rPr>
            </w:pPr>
          </w:p>
        </w:tc>
        <w:tc>
          <w:tcPr>
            <w:tcW w:w="2415" w:type="dxa"/>
          </w:tcPr>
          <w:p w14:paraId="6B52DD54" w14:textId="62DA9EA2" w:rsidR="00DB2B6F" w:rsidRDefault="00DB2B6F" w:rsidP="00DB2B6F">
            <w:pPr>
              <w:pStyle w:val="Normalwithspace"/>
              <w:spacing w:before="0"/>
              <w:jc w:val="left"/>
              <w:rPr>
                <w:rFonts w:asciiTheme="minorHAnsi" w:hAnsiTheme="minorHAnsi" w:cstheme="minorHAnsi"/>
                <w:szCs w:val="22"/>
              </w:rPr>
            </w:pPr>
            <w:r w:rsidRPr="000A011D">
              <w:rPr>
                <w:rFonts w:asciiTheme="minorHAnsi" w:hAnsiTheme="minorHAnsi" w:cstheme="minorHAnsi"/>
                <w:b/>
                <w:bCs/>
              </w:rPr>
              <w:t>Control Record</w:t>
            </w:r>
          </w:p>
        </w:tc>
        <w:tc>
          <w:tcPr>
            <w:tcW w:w="1417" w:type="dxa"/>
          </w:tcPr>
          <w:p w14:paraId="6501DD05" w14:textId="77777777" w:rsidR="00DB2B6F" w:rsidRPr="006D3DE8" w:rsidRDefault="00DB2B6F" w:rsidP="00DB2B6F">
            <w:pPr>
              <w:pStyle w:val="Normalwithspace"/>
              <w:spacing w:before="0"/>
              <w:jc w:val="left"/>
              <w:rPr>
                <w:rFonts w:asciiTheme="minorHAnsi" w:hAnsiTheme="minorHAnsi" w:cstheme="minorHAnsi"/>
              </w:rPr>
            </w:pPr>
          </w:p>
        </w:tc>
        <w:tc>
          <w:tcPr>
            <w:tcW w:w="960" w:type="dxa"/>
          </w:tcPr>
          <w:p w14:paraId="1388EC40" w14:textId="77777777" w:rsidR="00DB2B6F" w:rsidRDefault="00DB2B6F" w:rsidP="00DB2B6F">
            <w:pPr>
              <w:pStyle w:val="Normalwithspace"/>
              <w:spacing w:before="0"/>
              <w:jc w:val="left"/>
              <w:rPr>
                <w:rFonts w:asciiTheme="minorHAnsi" w:hAnsiTheme="minorHAnsi" w:cstheme="minorHAnsi"/>
                <w:szCs w:val="22"/>
              </w:rPr>
            </w:pPr>
          </w:p>
        </w:tc>
        <w:tc>
          <w:tcPr>
            <w:tcW w:w="2647" w:type="dxa"/>
          </w:tcPr>
          <w:p w14:paraId="06DC0827" w14:textId="77777777" w:rsidR="00DB2B6F" w:rsidRPr="002D135C" w:rsidRDefault="00DB2B6F" w:rsidP="00DB2B6F">
            <w:pPr>
              <w:spacing w:after="240"/>
              <w:jc w:val="left"/>
              <w:rPr>
                <w:rFonts w:asciiTheme="minorHAnsi" w:hAnsiTheme="minorHAnsi" w:cstheme="minorHAnsi"/>
                <w:szCs w:val="22"/>
              </w:rPr>
            </w:pPr>
          </w:p>
        </w:tc>
        <w:tc>
          <w:tcPr>
            <w:tcW w:w="2947" w:type="dxa"/>
          </w:tcPr>
          <w:p w14:paraId="42317CC9" w14:textId="77777777" w:rsidR="00DB2B6F" w:rsidRDefault="00DB2B6F" w:rsidP="00DB2B6F">
            <w:pPr>
              <w:pStyle w:val="Normalwithspace"/>
              <w:spacing w:before="0"/>
              <w:jc w:val="left"/>
              <w:rPr>
                <w:rFonts w:asciiTheme="minorHAnsi" w:hAnsiTheme="minorHAnsi" w:cstheme="minorHAnsi"/>
                <w:szCs w:val="22"/>
              </w:rPr>
            </w:pPr>
          </w:p>
        </w:tc>
        <w:tc>
          <w:tcPr>
            <w:tcW w:w="3001" w:type="dxa"/>
          </w:tcPr>
          <w:p w14:paraId="7F8D02D5" w14:textId="77777777" w:rsidR="00DB2B6F" w:rsidRPr="00E06696" w:rsidRDefault="00DB2B6F" w:rsidP="00DB2B6F">
            <w:pPr>
              <w:jc w:val="left"/>
              <w:rPr>
                <w:rFonts w:asciiTheme="minorHAnsi" w:hAnsiTheme="minorHAnsi" w:cstheme="minorHAnsi"/>
                <w:szCs w:val="22"/>
              </w:rPr>
            </w:pPr>
          </w:p>
        </w:tc>
      </w:tr>
      <w:tr w:rsidR="00DB2B6F" w:rsidRPr="005F7CBC" w14:paraId="5CB5D2B2" w14:textId="77777777" w:rsidTr="00542202">
        <w:tc>
          <w:tcPr>
            <w:tcW w:w="797" w:type="dxa"/>
          </w:tcPr>
          <w:p w14:paraId="6E0FE29B" w14:textId="77777777" w:rsidR="00DB2B6F" w:rsidRPr="00F524AB" w:rsidRDefault="00DB2B6F" w:rsidP="00D21035">
            <w:pPr>
              <w:pStyle w:val="ListParagraph"/>
            </w:pPr>
          </w:p>
        </w:tc>
        <w:tc>
          <w:tcPr>
            <w:tcW w:w="2415" w:type="dxa"/>
          </w:tcPr>
          <w:p w14:paraId="72755435" w14:textId="4660D885" w:rsidR="00DB2B6F" w:rsidRPr="000A011D" w:rsidRDefault="00DB2B6F" w:rsidP="00DB2B6F">
            <w:pPr>
              <w:pStyle w:val="Normalwithspace"/>
              <w:spacing w:before="0"/>
              <w:jc w:val="left"/>
              <w:rPr>
                <w:rFonts w:asciiTheme="minorHAnsi" w:hAnsiTheme="minorHAnsi" w:cstheme="minorHAnsi"/>
                <w:b/>
                <w:bCs/>
              </w:rPr>
            </w:pPr>
            <w:r w:rsidRPr="006D3DE8">
              <w:rPr>
                <w:rFonts w:asciiTheme="minorHAnsi" w:hAnsiTheme="minorHAnsi" w:cstheme="minorHAnsi"/>
              </w:rPr>
              <w:t>RECORD_TYPE</w:t>
            </w:r>
          </w:p>
        </w:tc>
        <w:tc>
          <w:tcPr>
            <w:tcW w:w="1417" w:type="dxa"/>
          </w:tcPr>
          <w:p w14:paraId="1A2C77DB" w14:textId="0C5F48B3"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X(10)</w:t>
            </w:r>
          </w:p>
        </w:tc>
        <w:tc>
          <w:tcPr>
            <w:tcW w:w="960" w:type="dxa"/>
          </w:tcPr>
          <w:p w14:paraId="36FED71D" w14:textId="48AA34A9" w:rsidR="00DB2B6F" w:rsidRDefault="0057431F" w:rsidP="00DB2B6F">
            <w:pPr>
              <w:pStyle w:val="Normalwithspace"/>
              <w:spacing w:before="0"/>
              <w:jc w:val="left"/>
              <w:rPr>
                <w:rFonts w:asciiTheme="minorHAnsi" w:hAnsiTheme="minorHAnsi" w:cstheme="minorHAnsi"/>
                <w:szCs w:val="22"/>
              </w:rPr>
            </w:pPr>
            <w:r>
              <w:rPr>
                <w:rFonts w:asciiTheme="minorHAnsi" w:hAnsiTheme="minorHAnsi" w:cstheme="minorHAnsi"/>
                <w:szCs w:val="22"/>
              </w:rPr>
              <w:t>1</w:t>
            </w:r>
          </w:p>
        </w:tc>
        <w:tc>
          <w:tcPr>
            <w:tcW w:w="2647" w:type="dxa"/>
          </w:tcPr>
          <w:p w14:paraId="698F431B" w14:textId="27E5613A" w:rsidR="00DB2B6F" w:rsidRPr="002D135C" w:rsidRDefault="00BD4589" w:rsidP="00DB2B6F">
            <w:pPr>
              <w:spacing w:after="240"/>
              <w:jc w:val="left"/>
              <w:rPr>
                <w:rFonts w:asciiTheme="minorHAnsi" w:hAnsiTheme="minorHAnsi" w:cstheme="minorHAnsi"/>
                <w:szCs w:val="22"/>
              </w:rPr>
            </w:pPr>
            <w:r>
              <w:rPr>
                <w:rFonts w:asciiTheme="minorHAnsi" w:hAnsiTheme="minorHAnsi" w:cstheme="minorHAnsi"/>
                <w:szCs w:val="22"/>
                <w:lang w:val="en-AU"/>
              </w:rPr>
              <w:t>Record indicator</w:t>
            </w:r>
          </w:p>
        </w:tc>
        <w:tc>
          <w:tcPr>
            <w:tcW w:w="2947" w:type="dxa"/>
          </w:tcPr>
          <w:p w14:paraId="380E5F44" w14:textId="610B353D" w:rsidR="00DB2B6F" w:rsidRDefault="00396FCA" w:rsidP="00DB2B6F">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00DB2B6F">
              <w:rPr>
                <w:rFonts w:asciiTheme="minorHAnsi" w:hAnsiTheme="minorHAnsi" w:cstheme="minorHAnsi"/>
                <w:szCs w:val="22"/>
              </w:rPr>
              <w:t xml:space="preserve"> ‘</w:t>
            </w:r>
            <w:r w:rsidR="00DB2B6F" w:rsidRPr="001C5228">
              <w:rPr>
                <w:rFonts w:asciiTheme="minorHAnsi" w:hAnsiTheme="minorHAnsi" w:cstheme="minorHAnsi"/>
                <w:szCs w:val="22"/>
              </w:rPr>
              <w:t>TTTTTTTTTT</w:t>
            </w:r>
            <w:r w:rsidR="00DB2B6F">
              <w:rPr>
                <w:rFonts w:asciiTheme="minorHAnsi" w:hAnsiTheme="minorHAnsi" w:cstheme="minorHAnsi"/>
                <w:szCs w:val="22"/>
              </w:rPr>
              <w:t>’ for Control Record</w:t>
            </w:r>
            <w:r>
              <w:rPr>
                <w:rFonts w:asciiTheme="minorHAnsi" w:hAnsiTheme="minorHAnsi" w:cstheme="minorHAnsi"/>
                <w:szCs w:val="22"/>
              </w:rPr>
              <w:t>.</w:t>
            </w:r>
          </w:p>
        </w:tc>
        <w:tc>
          <w:tcPr>
            <w:tcW w:w="3001" w:type="dxa"/>
          </w:tcPr>
          <w:p w14:paraId="1A69823B" w14:textId="77777777" w:rsidR="00DB2B6F" w:rsidRPr="00E06696" w:rsidRDefault="00DB2B6F" w:rsidP="00DB2B6F">
            <w:pPr>
              <w:jc w:val="left"/>
              <w:rPr>
                <w:rFonts w:asciiTheme="minorHAnsi" w:hAnsiTheme="minorHAnsi" w:cstheme="minorHAnsi"/>
                <w:szCs w:val="22"/>
              </w:rPr>
            </w:pPr>
          </w:p>
        </w:tc>
      </w:tr>
      <w:tr w:rsidR="00DB2B6F" w:rsidRPr="005F7CBC" w14:paraId="4475AE90" w14:textId="77777777" w:rsidTr="00542202">
        <w:tc>
          <w:tcPr>
            <w:tcW w:w="797" w:type="dxa"/>
          </w:tcPr>
          <w:p w14:paraId="7E3835F1" w14:textId="77777777" w:rsidR="00DB2B6F" w:rsidRPr="00F524AB" w:rsidRDefault="00DB2B6F" w:rsidP="00D21035">
            <w:pPr>
              <w:pStyle w:val="ListParagraph"/>
            </w:pPr>
          </w:p>
        </w:tc>
        <w:tc>
          <w:tcPr>
            <w:tcW w:w="2415" w:type="dxa"/>
          </w:tcPr>
          <w:p w14:paraId="4D7A474D" w14:textId="71B6959D"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RECORD_COUNT</w:t>
            </w:r>
          </w:p>
        </w:tc>
        <w:tc>
          <w:tcPr>
            <w:tcW w:w="1417" w:type="dxa"/>
          </w:tcPr>
          <w:p w14:paraId="670E2C69" w14:textId="049696EF"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9(9)</w:t>
            </w:r>
          </w:p>
        </w:tc>
        <w:tc>
          <w:tcPr>
            <w:tcW w:w="960" w:type="dxa"/>
          </w:tcPr>
          <w:p w14:paraId="25CAB760" w14:textId="2E0CD321" w:rsidR="00DB2B6F" w:rsidRPr="00B71724" w:rsidRDefault="0057431F" w:rsidP="00DB2B6F">
            <w:pPr>
              <w:pStyle w:val="Normalwithspace"/>
              <w:spacing w:before="0"/>
              <w:jc w:val="left"/>
              <w:rPr>
                <w:rFonts w:asciiTheme="minorHAnsi" w:hAnsiTheme="minorHAnsi" w:cstheme="minorHAnsi"/>
                <w:szCs w:val="22"/>
              </w:rPr>
            </w:pPr>
            <w:r>
              <w:rPr>
                <w:rFonts w:asciiTheme="minorHAnsi" w:hAnsiTheme="minorHAnsi" w:cstheme="minorHAnsi"/>
                <w:szCs w:val="22"/>
              </w:rPr>
              <w:t>11</w:t>
            </w:r>
          </w:p>
        </w:tc>
        <w:tc>
          <w:tcPr>
            <w:tcW w:w="2647" w:type="dxa"/>
          </w:tcPr>
          <w:p w14:paraId="6CE9A1AF" w14:textId="61F507B6" w:rsidR="00DB2B6F" w:rsidRDefault="00DB2B6F" w:rsidP="00DB2B6F">
            <w:pPr>
              <w:spacing w:after="240"/>
              <w:jc w:val="left"/>
              <w:rPr>
                <w:rFonts w:asciiTheme="minorHAnsi" w:hAnsiTheme="minorHAnsi" w:cstheme="minorHAnsi"/>
                <w:szCs w:val="22"/>
              </w:rPr>
            </w:pPr>
            <w:r>
              <w:rPr>
                <w:rFonts w:asciiTheme="minorHAnsi" w:hAnsiTheme="minorHAnsi" w:cstheme="minorHAnsi"/>
                <w:szCs w:val="22"/>
              </w:rPr>
              <w:t>Total number of detail records</w:t>
            </w:r>
          </w:p>
        </w:tc>
        <w:tc>
          <w:tcPr>
            <w:tcW w:w="2947" w:type="dxa"/>
          </w:tcPr>
          <w:p w14:paraId="59EC9F2C" w14:textId="3FCC0BCD" w:rsidR="00DB2B6F" w:rsidRDefault="00220386" w:rsidP="00DB2B6F">
            <w:pPr>
              <w:pStyle w:val="Normalwithspace"/>
              <w:spacing w:before="0"/>
              <w:jc w:val="left"/>
              <w:rPr>
                <w:rFonts w:asciiTheme="minorHAnsi" w:hAnsiTheme="minorHAnsi" w:cstheme="minorHAnsi"/>
                <w:szCs w:val="22"/>
              </w:rPr>
            </w:pPr>
            <w:r>
              <w:rPr>
                <w:rFonts w:asciiTheme="minorHAnsi" w:hAnsiTheme="minorHAnsi" w:cstheme="minorHAnsi"/>
                <w:szCs w:val="22"/>
              </w:rPr>
              <w:t>Must equal the number of detail records.</w:t>
            </w:r>
          </w:p>
        </w:tc>
        <w:tc>
          <w:tcPr>
            <w:tcW w:w="3001" w:type="dxa"/>
          </w:tcPr>
          <w:p w14:paraId="65A34AB3" w14:textId="77777777" w:rsidR="00DB2B6F" w:rsidRPr="00E06696" w:rsidRDefault="00DB2B6F" w:rsidP="00DB2B6F">
            <w:pPr>
              <w:jc w:val="left"/>
              <w:rPr>
                <w:rFonts w:asciiTheme="minorHAnsi" w:hAnsiTheme="minorHAnsi" w:cstheme="minorHAnsi"/>
                <w:szCs w:val="22"/>
              </w:rPr>
            </w:pPr>
          </w:p>
        </w:tc>
      </w:tr>
      <w:tr w:rsidR="00DB2B6F" w:rsidRPr="005F7CBC" w14:paraId="7B8F97FF" w14:textId="77777777" w:rsidTr="00542202">
        <w:tc>
          <w:tcPr>
            <w:tcW w:w="797" w:type="dxa"/>
          </w:tcPr>
          <w:p w14:paraId="019F1084" w14:textId="77777777" w:rsidR="00DB2B6F" w:rsidRPr="00F524AB" w:rsidRDefault="00DB2B6F" w:rsidP="00D21035">
            <w:pPr>
              <w:pStyle w:val="ListParagraph"/>
            </w:pPr>
          </w:p>
        </w:tc>
        <w:tc>
          <w:tcPr>
            <w:tcW w:w="2415" w:type="dxa"/>
          </w:tcPr>
          <w:p w14:paraId="4E494C54" w14:textId="4EC7125D"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OVERALL_</w:t>
            </w:r>
            <w:r>
              <w:rPr>
                <w:rFonts w:asciiTheme="minorHAnsi" w:hAnsiTheme="minorHAnsi" w:cstheme="minorHAnsi"/>
                <w:szCs w:val="22"/>
              </w:rPr>
              <w:t>CHECKSUM</w:t>
            </w:r>
          </w:p>
        </w:tc>
        <w:tc>
          <w:tcPr>
            <w:tcW w:w="1417" w:type="dxa"/>
          </w:tcPr>
          <w:p w14:paraId="6D020B14" w14:textId="46185606" w:rsidR="00DB2B6F" w:rsidRPr="006D3DE8" w:rsidRDefault="00DB2B6F" w:rsidP="00DB2B6F">
            <w:pPr>
              <w:pStyle w:val="Normalwithspace"/>
              <w:spacing w:before="0"/>
              <w:jc w:val="left"/>
              <w:rPr>
                <w:rFonts w:asciiTheme="minorHAnsi" w:hAnsiTheme="minorHAnsi" w:cstheme="minorHAnsi"/>
              </w:rPr>
            </w:pPr>
            <w:r w:rsidRPr="006D3DE8">
              <w:rPr>
                <w:rFonts w:asciiTheme="minorHAnsi" w:hAnsiTheme="minorHAnsi" w:cstheme="minorHAnsi"/>
              </w:rPr>
              <w:t>9(14)</w:t>
            </w:r>
          </w:p>
        </w:tc>
        <w:tc>
          <w:tcPr>
            <w:tcW w:w="960" w:type="dxa"/>
          </w:tcPr>
          <w:p w14:paraId="026FFE66" w14:textId="25FB47D8" w:rsidR="00DB2B6F" w:rsidRDefault="0057431F" w:rsidP="00DB2B6F">
            <w:pPr>
              <w:pStyle w:val="Normalwithspace"/>
              <w:spacing w:before="0"/>
              <w:jc w:val="left"/>
              <w:rPr>
                <w:rFonts w:asciiTheme="minorHAnsi" w:hAnsiTheme="minorHAnsi" w:cstheme="minorHAnsi"/>
                <w:szCs w:val="22"/>
              </w:rPr>
            </w:pPr>
            <w:r>
              <w:rPr>
                <w:rFonts w:asciiTheme="minorHAnsi" w:hAnsiTheme="minorHAnsi" w:cstheme="minorHAnsi"/>
                <w:szCs w:val="22"/>
              </w:rPr>
              <w:t>20</w:t>
            </w:r>
          </w:p>
        </w:tc>
        <w:tc>
          <w:tcPr>
            <w:tcW w:w="2647" w:type="dxa"/>
          </w:tcPr>
          <w:p w14:paraId="1D7F338C" w14:textId="7CC3EE47" w:rsidR="00DB2B6F" w:rsidRDefault="00DB2B6F" w:rsidP="00DB2B6F">
            <w:pPr>
              <w:spacing w:after="240"/>
              <w:jc w:val="left"/>
              <w:rPr>
                <w:rFonts w:asciiTheme="minorHAnsi" w:hAnsiTheme="minorHAnsi" w:cstheme="minorHAnsi"/>
                <w:szCs w:val="22"/>
              </w:rPr>
            </w:pPr>
            <w:r>
              <w:rPr>
                <w:rFonts w:asciiTheme="minorHAnsi" w:hAnsiTheme="minorHAnsi" w:cstheme="minorHAnsi"/>
                <w:szCs w:val="22"/>
              </w:rPr>
              <w:t xml:space="preserve">Sum of </w:t>
            </w:r>
            <w:r w:rsidR="00F93041">
              <w:rPr>
                <w:rFonts w:asciiTheme="minorHAnsi" w:hAnsiTheme="minorHAnsi" w:cstheme="minorHAnsi"/>
                <w:szCs w:val="22"/>
              </w:rPr>
              <w:t>all</w:t>
            </w:r>
            <w:r w:rsidR="00F93041" w:rsidRPr="00E06696">
              <w:rPr>
                <w:rFonts w:asciiTheme="minorHAnsi" w:hAnsiTheme="minorHAnsi" w:cstheme="minorHAnsi"/>
                <w:szCs w:val="22"/>
              </w:rPr>
              <w:t xml:space="preserve"> detail records</w:t>
            </w:r>
            <w:r w:rsidR="00F93041">
              <w:rPr>
                <w:rFonts w:asciiTheme="minorHAnsi" w:hAnsiTheme="minorHAnsi" w:cstheme="minorHAnsi"/>
                <w:szCs w:val="22"/>
              </w:rPr>
              <w:t>’</w:t>
            </w:r>
            <w:r w:rsidR="00F93041" w:rsidRPr="00E06696">
              <w:rPr>
                <w:rFonts w:asciiTheme="minorHAnsi" w:hAnsiTheme="minorHAnsi" w:cstheme="minorHAnsi"/>
                <w:szCs w:val="22"/>
              </w:rPr>
              <w:t xml:space="preserve"> </w:t>
            </w:r>
            <w:r w:rsidR="00F93041">
              <w:rPr>
                <w:rFonts w:asciiTheme="minorHAnsi" w:hAnsiTheme="minorHAnsi" w:cstheme="minorHAnsi"/>
                <w:szCs w:val="22"/>
              </w:rPr>
              <w:t>CHECKSUM</w:t>
            </w:r>
          </w:p>
        </w:tc>
        <w:tc>
          <w:tcPr>
            <w:tcW w:w="2947" w:type="dxa"/>
          </w:tcPr>
          <w:p w14:paraId="33E946F2" w14:textId="7909E867" w:rsidR="00DB2B6F" w:rsidRDefault="0098191F" w:rsidP="00DB2B6F">
            <w:pPr>
              <w:pStyle w:val="Normalwithspace"/>
              <w:spacing w:before="0"/>
              <w:jc w:val="left"/>
              <w:rPr>
                <w:rFonts w:asciiTheme="minorHAnsi" w:hAnsiTheme="minorHAnsi" w:cstheme="minorHAnsi"/>
                <w:szCs w:val="22"/>
              </w:rPr>
            </w:pPr>
            <w:r>
              <w:rPr>
                <w:rFonts w:asciiTheme="minorHAnsi" w:hAnsiTheme="minorHAnsi" w:cstheme="minorHAnsi"/>
                <w:szCs w:val="22"/>
              </w:rPr>
              <w:t>Must equal the sum of all detail records’ CHECKSUM.</w:t>
            </w:r>
          </w:p>
        </w:tc>
        <w:tc>
          <w:tcPr>
            <w:tcW w:w="3001" w:type="dxa"/>
          </w:tcPr>
          <w:p w14:paraId="17538E87" w14:textId="50C26FDB" w:rsidR="00DB2B6F" w:rsidRPr="00E06696" w:rsidRDefault="0098191F" w:rsidP="003D0E70">
            <w:pPr>
              <w:keepNext/>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tc>
      </w:tr>
    </w:tbl>
    <w:p w14:paraId="17C75CB8" w14:textId="3944FA9F" w:rsidR="005E7F97" w:rsidRPr="000B3505" w:rsidRDefault="003D0E70" w:rsidP="003D0E70">
      <w:pPr>
        <w:pStyle w:val="Caption"/>
        <w:rPr>
          <w:rFonts w:cstheme="minorHAnsi"/>
        </w:rPr>
      </w:pPr>
      <w:r>
        <w:t xml:space="preserve">Table </w:t>
      </w:r>
      <w:r>
        <w:fldChar w:fldCharType="begin"/>
      </w:r>
      <w:r>
        <w:instrText xml:space="preserve"> SEQ Table \* ARABIC </w:instrText>
      </w:r>
      <w:r>
        <w:fldChar w:fldCharType="separate"/>
      </w:r>
      <w:r w:rsidR="00FB29C8">
        <w:t>17</w:t>
      </w:r>
      <w:r>
        <w:fldChar w:fldCharType="end"/>
      </w:r>
      <w:r>
        <w:t xml:space="preserve"> </w:t>
      </w:r>
      <w:r>
        <w:fldChar w:fldCharType="begin"/>
      </w:r>
      <w:r>
        <w:instrText xml:space="preserve"> </w:instrText>
      </w:r>
      <w:r w:rsidRPr="003D0E70">
        <w:instrText>STYLEREF "Heading 3"</w:instrText>
      </w:r>
      <w:r>
        <w:instrText xml:space="preserve"> </w:instrText>
      </w:r>
      <w:r>
        <w:fldChar w:fldCharType="separate"/>
      </w:r>
      <w:r>
        <w:t>Appendix A.3 - SSB Redemption File Data Dictionary</w:t>
      </w:r>
      <w:r>
        <w:fldChar w:fldCharType="end"/>
      </w:r>
    </w:p>
    <w:p w14:paraId="3849DA23" w14:textId="36A7C864" w:rsidR="00CC52F0" w:rsidRDefault="00CC52F0" w:rsidP="00634352">
      <w:pPr>
        <w:pStyle w:val="Heading3"/>
      </w:pPr>
      <w:bookmarkStart w:id="784" w:name="_Appendix_A.4_-"/>
      <w:bookmarkStart w:id="785" w:name="_Toc215758866"/>
      <w:bookmarkStart w:id="786" w:name="_Toc215759917"/>
      <w:bookmarkStart w:id="787" w:name="_Toc217999942"/>
      <w:bookmarkEnd w:id="784"/>
      <w:r>
        <w:t>Appendix A.4 - SSB Acknowledgement File for Subscription</w:t>
      </w:r>
      <w:r w:rsidR="003024F1">
        <w:t xml:space="preserve"> </w:t>
      </w:r>
      <w:r>
        <w:t>/</w:t>
      </w:r>
      <w:r w:rsidR="003024F1">
        <w:t xml:space="preserve"> </w:t>
      </w:r>
      <w:r>
        <w:t>Redemption Data Dictionary</w:t>
      </w:r>
      <w:bookmarkEnd w:id="785"/>
      <w:bookmarkEnd w:id="786"/>
      <w:bookmarkEnd w:id="787"/>
    </w:p>
    <w:tbl>
      <w:tblPr>
        <w:tblStyle w:val="TableGrid"/>
        <w:tblW w:w="14184" w:type="dxa"/>
        <w:tblLook w:val="04A0" w:firstRow="1" w:lastRow="0" w:firstColumn="1" w:lastColumn="0" w:noHBand="0" w:noVBand="1"/>
      </w:tblPr>
      <w:tblGrid>
        <w:gridCol w:w="797"/>
        <w:gridCol w:w="2415"/>
        <w:gridCol w:w="1417"/>
        <w:gridCol w:w="960"/>
        <w:gridCol w:w="2648"/>
        <w:gridCol w:w="2946"/>
        <w:gridCol w:w="3001"/>
      </w:tblGrid>
      <w:tr w:rsidR="00010D89" w:rsidRPr="00300889" w14:paraId="757C2D8F" w14:textId="77777777" w:rsidTr="000B3397">
        <w:tc>
          <w:tcPr>
            <w:tcW w:w="797" w:type="dxa"/>
            <w:shd w:val="clear" w:color="auto" w:fill="D9D9D9" w:themeFill="background1" w:themeFillShade="D9"/>
          </w:tcPr>
          <w:p w14:paraId="4BB1E12D" w14:textId="77777777" w:rsidR="00010D89" w:rsidRPr="00300889" w:rsidRDefault="00010D89"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415" w:type="dxa"/>
            <w:shd w:val="clear" w:color="auto" w:fill="D9D9D9" w:themeFill="background1" w:themeFillShade="D9"/>
          </w:tcPr>
          <w:p w14:paraId="02186753" w14:textId="77777777" w:rsidR="00010D89" w:rsidRPr="00300889" w:rsidRDefault="00010D89"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7D4084CF" w14:textId="77777777" w:rsidR="00010D89" w:rsidRPr="00300889" w:rsidRDefault="00010D89" w:rsidP="00D023A9">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960" w:type="dxa"/>
            <w:shd w:val="clear" w:color="auto" w:fill="D9D9D9" w:themeFill="background1" w:themeFillShade="D9"/>
          </w:tcPr>
          <w:p w14:paraId="2F33F91B" w14:textId="77777777" w:rsidR="00010D89" w:rsidRDefault="00010D89"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Position From</w:t>
            </w:r>
          </w:p>
        </w:tc>
        <w:tc>
          <w:tcPr>
            <w:tcW w:w="2648" w:type="dxa"/>
            <w:shd w:val="clear" w:color="auto" w:fill="D9D9D9" w:themeFill="background1" w:themeFillShade="D9"/>
          </w:tcPr>
          <w:p w14:paraId="77E84D9B" w14:textId="77777777" w:rsidR="00010D89" w:rsidRPr="00300889" w:rsidRDefault="00010D89"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46" w:type="dxa"/>
            <w:shd w:val="clear" w:color="auto" w:fill="D9D9D9" w:themeFill="background1" w:themeFillShade="D9"/>
          </w:tcPr>
          <w:p w14:paraId="25F63A7B" w14:textId="77777777" w:rsidR="00010D89" w:rsidRPr="00300889" w:rsidRDefault="00010D89"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Validation Rules</w:t>
            </w:r>
          </w:p>
        </w:tc>
        <w:tc>
          <w:tcPr>
            <w:tcW w:w="3001" w:type="dxa"/>
            <w:shd w:val="clear" w:color="auto" w:fill="D9D9D9" w:themeFill="background1" w:themeFillShade="D9"/>
          </w:tcPr>
          <w:p w14:paraId="722E4E3B" w14:textId="77777777" w:rsidR="00010D89" w:rsidRPr="00300889" w:rsidRDefault="00010D89"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010D89" w:rsidRPr="00300889" w14:paraId="2B274B25" w14:textId="77777777" w:rsidTr="000B3397">
        <w:tc>
          <w:tcPr>
            <w:tcW w:w="797" w:type="dxa"/>
          </w:tcPr>
          <w:p w14:paraId="37ECB82B" w14:textId="77777777" w:rsidR="00010D89" w:rsidRPr="00E337FA" w:rsidRDefault="00010D89" w:rsidP="00D023A9">
            <w:pPr>
              <w:rPr>
                <w:lang w:val="en-AU"/>
              </w:rPr>
            </w:pPr>
          </w:p>
        </w:tc>
        <w:tc>
          <w:tcPr>
            <w:tcW w:w="2415" w:type="dxa"/>
          </w:tcPr>
          <w:p w14:paraId="0F620EC8" w14:textId="77777777" w:rsidR="00010D89" w:rsidRPr="00D22339" w:rsidRDefault="00010D89" w:rsidP="00D023A9">
            <w:pPr>
              <w:pStyle w:val="Normalwithspace"/>
              <w:spacing w:before="0"/>
              <w:jc w:val="left"/>
              <w:rPr>
                <w:rFonts w:asciiTheme="minorHAnsi" w:hAnsiTheme="minorHAnsi" w:cstheme="minorHAnsi"/>
                <w:b/>
                <w:bCs/>
                <w:lang w:val="en-AU"/>
              </w:rPr>
            </w:pPr>
            <w:r w:rsidRPr="00D22339">
              <w:rPr>
                <w:rFonts w:asciiTheme="minorHAnsi" w:hAnsiTheme="minorHAnsi" w:cstheme="minorHAnsi"/>
                <w:b/>
                <w:bCs/>
                <w:lang w:val="en-AU"/>
              </w:rPr>
              <w:t>Header Record</w:t>
            </w:r>
          </w:p>
        </w:tc>
        <w:tc>
          <w:tcPr>
            <w:tcW w:w="1417" w:type="dxa"/>
          </w:tcPr>
          <w:p w14:paraId="3FDDDB3C" w14:textId="77777777" w:rsidR="00010D89" w:rsidRPr="00300889" w:rsidRDefault="00010D89" w:rsidP="00D023A9">
            <w:pPr>
              <w:pStyle w:val="Normalwithspace"/>
              <w:spacing w:before="0"/>
              <w:jc w:val="left"/>
              <w:rPr>
                <w:rFonts w:asciiTheme="minorHAnsi" w:hAnsiTheme="minorHAnsi" w:cstheme="minorHAnsi"/>
                <w:lang w:val="en-AU"/>
              </w:rPr>
            </w:pPr>
          </w:p>
        </w:tc>
        <w:tc>
          <w:tcPr>
            <w:tcW w:w="960" w:type="dxa"/>
          </w:tcPr>
          <w:p w14:paraId="3D3058B3" w14:textId="77777777" w:rsidR="00010D89" w:rsidRPr="00300889" w:rsidRDefault="00010D89" w:rsidP="00D023A9">
            <w:pPr>
              <w:pStyle w:val="Normalwithspace"/>
              <w:spacing w:before="0"/>
              <w:jc w:val="left"/>
              <w:rPr>
                <w:rFonts w:asciiTheme="minorHAnsi" w:hAnsiTheme="minorHAnsi" w:cstheme="minorHAnsi"/>
                <w:lang w:val="en-AU"/>
              </w:rPr>
            </w:pPr>
          </w:p>
        </w:tc>
        <w:tc>
          <w:tcPr>
            <w:tcW w:w="2648" w:type="dxa"/>
          </w:tcPr>
          <w:p w14:paraId="02C7A4F2" w14:textId="77777777" w:rsidR="00010D89" w:rsidRPr="00300889" w:rsidRDefault="00010D89" w:rsidP="00D023A9">
            <w:pPr>
              <w:pStyle w:val="Normalwithspace"/>
              <w:spacing w:before="0"/>
              <w:jc w:val="left"/>
              <w:rPr>
                <w:rFonts w:asciiTheme="minorHAnsi" w:hAnsiTheme="minorHAnsi" w:cstheme="minorHAnsi"/>
                <w:lang w:val="en-AU"/>
              </w:rPr>
            </w:pPr>
          </w:p>
        </w:tc>
        <w:tc>
          <w:tcPr>
            <w:tcW w:w="2946" w:type="dxa"/>
          </w:tcPr>
          <w:p w14:paraId="400F8A31" w14:textId="77777777" w:rsidR="00010D89" w:rsidRPr="00300889" w:rsidRDefault="00010D89" w:rsidP="00D023A9">
            <w:pPr>
              <w:pStyle w:val="Normalwithspace"/>
              <w:spacing w:before="0"/>
              <w:jc w:val="left"/>
              <w:rPr>
                <w:rFonts w:asciiTheme="minorHAnsi" w:hAnsiTheme="minorHAnsi" w:cstheme="minorHAnsi"/>
                <w:lang w:val="en-AU"/>
              </w:rPr>
            </w:pPr>
          </w:p>
        </w:tc>
        <w:tc>
          <w:tcPr>
            <w:tcW w:w="3001" w:type="dxa"/>
          </w:tcPr>
          <w:p w14:paraId="2F354F13" w14:textId="77777777" w:rsidR="00010D89" w:rsidRPr="00300889" w:rsidRDefault="00010D89" w:rsidP="00D023A9">
            <w:pPr>
              <w:pStyle w:val="Normalwithspace"/>
              <w:spacing w:before="0"/>
              <w:jc w:val="left"/>
              <w:rPr>
                <w:rFonts w:asciiTheme="minorHAnsi" w:hAnsiTheme="minorHAnsi" w:cstheme="minorHAnsi"/>
                <w:lang w:val="en-AU"/>
              </w:rPr>
            </w:pPr>
          </w:p>
        </w:tc>
      </w:tr>
      <w:tr w:rsidR="00010D89" w:rsidRPr="005F7CBC" w14:paraId="47911CCC" w14:textId="77777777" w:rsidTr="000B3397">
        <w:tc>
          <w:tcPr>
            <w:tcW w:w="797" w:type="dxa"/>
          </w:tcPr>
          <w:p w14:paraId="1D7A899C" w14:textId="77777777" w:rsidR="00010D89" w:rsidRPr="00F524AB" w:rsidRDefault="00010D89" w:rsidP="00857344">
            <w:pPr>
              <w:pStyle w:val="ListParagraph"/>
              <w:numPr>
                <w:ilvl w:val="0"/>
                <w:numId w:val="120"/>
              </w:numPr>
            </w:pPr>
          </w:p>
        </w:tc>
        <w:tc>
          <w:tcPr>
            <w:tcW w:w="2415" w:type="dxa"/>
          </w:tcPr>
          <w:p w14:paraId="00FDDDDF" w14:textId="77777777" w:rsidR="00010D89" w:rsidRPr="00300889" w:rsidRDefault="00010D89"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RECORD_TYPE</w:t>
            </w:r>
          </w:p>
        </w:tc>
        <w:tc>
          <w:tcPr>
            <w:tcW w:w="1417" w:type="dxa"/>
          </w:tcPr>
          <w:p w14:paraId="26357055" w14:textId="77777777" w:rsidR="00010D89" w:rsidRPr="00300889" w:rsidRDefault="00010D89"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X(10)</w:t>
            </w:r>
          </w:p>
        </w:tc>
        <w:tc>
          <w:tcPr>
            <w:tcW w:w="960" w:type="dxa"/>
          </w:tcPr>
          <w:p w14:paraId="6B2328D2" w14:textId="77777777" w:rsidR="00010D89" w:rsidRDefault="00010D89" w:rsidP="00D023A9">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48" w:type="dxa"/>
          </w:tcPr>
          <w:p w14:paraId="3EE1F19E" w14:textId="77777777" w:rsidR="00010D89" w:rsidRPr="00300889" w:rsidRDefault="00010D89" w:rsidP="00D023A9">
            <w:pPr>
              <w:pStyle w:val="Normalwithspace"/>
              <w:spacing w:before="0"/>
              <w:jc w:val="left"/>
              <w:rPr>
                <w:rFonts w:asciiTheme="minorHAnsi" w:hAnsiTheme="minorHAnsi" w:cstheme="minorHAnsi"/>
                <w:lang w:val="en-AU"/>
              </w:rPr>
            </w:pPr>
            <w:r>
              <w:rPr>
                <w:rFonts w:asciiTheme="minorHAnsi" w:hAnsiTheme="minorHAnsi" w:cstheme="minorHAnsi"/>
                <w:szCs w:val="22"/>
                <w:lang w:val="en-AU"/>
              </w:rPr>
              <w:t>Record indicator</w:t>
            </w:r>
          </w:p>
        </w:tc>
        <w:tc>
          <w:tcPr>
            <w:tcW w:w="2946" w:type="dxa"/>
          </w:tcPr>
          <w:p w14:paraId="7CFF1D3A" w14:textId="77777777" w:rsidR="00010D89" w:rsidRDefault="00010D89" w:rsidP="00D023A9">
            <w:pPr>
              <w:pStyle w:val="Normalwithspace"/>
              <w:spacing w:before="0"/>
              <w:jc w:val="left"/>
              <w:rPr>
                <w:rFonts w:asciiTheme="minorHAnsi" w:hAnsiTheme="minorHAnsi" w:cstheme="minorHAnsi"/>
              </w:rPr>
            </w:pPr>
            <w:r>
              <w:rPr>
                <w:rFonts w:asciiTheme="minorHAnsi" w:hAnsiTheme="minorHAnsi" w:cstheme="minorHAnsi"/>
              </w:rPr>
              <w:t>Must be ‘</w:t>
            </w:r>
            <w:r w:rsidRPr="00300889">
              <w:rPr>
                <w:rFonts w:asciiTheme="minorHAnsi" w:hAnsiTheme="minorHAnsi" w:cstheme="minorHAnsi"/>
              </w:rPr>
              <w:t>HHHHHHHHHH</w:t>
            </w:r>
            <w:r>
              <w:rPr>
                <w:rFonts w:asciiTheme="minorHAnsi" w:hAnsiTheme="minorHAnsi" w:cstheme="minorHAnsi"/>
              </w:rPr>
              <w:t>’ for Header Record.</w:t>
            </w:r>
          </w:p>
        </w:tc>
        <w:tc>
          <w:tcPr>
            <w:tcW w:w="3001" w:type="dxa"/>
          </w:tcPr>
          <w:p w14:paraId="62112A50" w14:textId="77777777" w:rsidR="00010D89" w:rsidRPr="005F7CBC" w:rsidRDefault="00010D89" w:rsidP="00D023A9">
            <w:pPr>
              <w:pStyle w:val="Normalwithspace"/>
              <w:spacing w:before="0"/>
              <w:jc w:val="left"/>
              <w:rPr>
                <w:rFonts w:asciiTheme="minorHAnsi" w:hAnsiTheme="minorHAnsi" w:cstheme="minorHAnsi"/>
                <w:strike/>
                <w:lang w:val="en-AU"/>
              </w:rPr>
            </w:pPr>
          </w:p>
        </w:tc>
      </w:tr>
      <w:tr w:rsidR="00010D89" w:rsidRPr="005F7CBC" w14:paraId="3272387D" w14:textId="77777777" w:rsidTr="000B3397">
        <w:tc>
          <w:tcPr>
            <w:tcW w:w="797" w:type="dxa"/>
          </w:tcPr>
          <w:p w14:paraId="250AA0DE" w14:textId="77777777" w:rsidR="00010D89" w:rsidRPr="00F524AB" w:rsidRDefault="00010D89" w:rsidP="00D21035">
            <w:pPr>
              <w:pStyle w:val="ListParagraph"/>
            </w:pPr>
          </w:p>
        </w:tc>
        <w:tc>
          <w:tcPr>
            <w:tcW w:w="2415" w:type="dxa"/>
          </w:tcPr>
          <w:p w14:paraId="23CA2790" w14:textId="77777777" w:rsidR="00010D89" w:rsidRPr="00300889" w:rsidRDefault="00010D89" w:rsidP="00D023A9">
            <w:pPr>
              <w:pStyle w:val="Normalwithspace"/>
              <w:spacing w:before="0"/>
              <w:jc w:val="left"/>
              <w:rPr>
                <w:rFonts w:asciiTheme="minorHAnsi" w:hAnsiTheme="minorHAnsi" w:cstheme="minorHAnsi"/>
              </w:rPr>
            </w:pPr>
            <w:r w:rsidRPr="00E06696">
              <w:rPr>
                <w:rFonts w:asciiTheme="minorHAnsi" w:hAnsiTheme="minorHAnsi" w:cstheme="minorHAnsi"/>
                <w:szCs w:val="22"/>
              </w:rPr>
              <w:t>FILE_TYPE</w:t>
            </w:r>
          </w:p>
        </w:tc>
        <w:tc>
          <w:tcPr>
            <w:tcW w:w="1417" w:type="dxa"/>
          </w:tcPr>
          <w:p w14:paraId="1D5C7AA8" w14:textId="77777777" w:rsidR="00010D89" w:rsidRPr="00300889" w:rsidRDefault="00010D89" w:rsidP="00D023A9">
            <w:pPr>
              <w:pStyle w:val="Normalwithspace"/>
              <w:spacing w:before="0"/>
              <w:jc w:val="left"/>
              <w:rPr>
                <w:rFonts w:asciiTheme="minorHAnsi" w:hAnsiTheme="minorHAnsi" w:cstheme="minorHAnsi"/>
              </w:rPr>
            </w:pPr>
            <w:r w:rsidRPr="00E06696">
              <w:rPr>
                <w:rFonts w:asciiTheme="minorHAnsi" w:hAnsiTheme="minorHAnsi" w:cstheme="minorHAnsi"/>
                <w:szCs w:val="22"/>
              </w:rPr>
              <w:t>X(3)</w:t>
            </w:r>
          </w:p>
        </w:tc>
        <w:tc>
          <w:tcPr>
            <w:tcW w:w="960" w:type="dxa"/>
          </w:tcPr>
          <w:p w14:paraId="7FDA5379" w14:textId="77777777" w:rsidR="00010D89" w:rsidRDefault="00010D89" w:rsidP="00D023A9">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648" w:type="dxa"/>
          </w:tcPr>
          <w:p w14:paraId="75C13DFE" w14:textId="77777777" w:rsidR="00010D89" w:rsidRDefault="00010D89" w:rsidP="00D023A9">
            <w:pPr>
              <w:pStyle w:val="Normalwithspace"/>
              <w:spacing w:before="0"/>
              <w:jc w:val="left"/>
              <w:rPr>
                <w:rFonts w:asciiTheme="minorHAnsi" w:hAnsiTheme="minorHAnsi" w:cstheme="minorHAnsi"/>
                <w:szCs w:val="22"/>
                <w:lang w:val="en-AU"/>
              </w:rPr>
            </w:pPr>
            <w:r>
              <w:rPr>
                <w:rFonts w:asciiTheme="minorHAnsi" w:hAnsiTheme="minorHAnsi" w:cstheme="minorHAnsi"/>
                <w:szCs w:val="22"/>
              </w:rPr>
              <w:t xml:space="preserve">File type indicator </w:t>
            </w:r>
          </w:p>
        </w:tc>
        <w:tc>
          <w:tcPr>
            <w:tcW w:w="2946" w:type="dxa"/>
          </w:tcPr>
          <w:p w14:paraId="7A0D7B0E" w14:textId="36377044" w:rsidR="003B17B7" w:rsidRDefault="00526AA0" w:rsidP="00D023A9">
            <w:pPr>
              <w:pStyle w:val="Normalwithspace"/>
              <w:spacing w:before="0"/>
              <w:jc w:val="left"/>
              <w:rPr>
                <w:rFonts w:asciiTheme="minorHAnsi" w:hAnsiTheme="minorHAnsi" w:cstheme="minorHAnsi"/>
                <w:szCs w:val="22"/>
              </w:rPr>
            </w:pPr>
            <w:r>
              <w:rPr>
                <w:rFonts w:asciiTheme="minorHAnsi" w:hAnsiTheme="minorHAnsi" w:cstheme="minorHAnsi"/>
                <w:szCs w:val="22"/>
              </w:rPr>
              <w:t>For subscription acknowledgement, m</w:t>
            </w:r>
            <w:r w:rsidR="00010D89">
              <w:rPr>
                <w:rFonts w:asciiTheme="minorHAnsi" w:hAnsiTheme="minorHAnsi" w:cstheme="minorHAnsi"/>
                <w:szCs w:val="22"/>
              </w:rPr>
              <w:t>ust be ‘A</w:t>
            </w:r>
            <w:r w:rsidR="003B17B7">
              <w:rPr>
                <w:rFonts w:asciiTheme="minorHAnsi" w:hAnsiTheme="minorHAnsi" w:cstheme="minorHAnsi"/>
                <w:szCs w:val="22"/>
              </w:rPr>
              <w:t>A</w:t>
            </w:r>
            <w:r w:rsidR="00010D89">
              <w:rPr>
                <w:rFonts w:asciiTheme="minorHAnsi" w:hAnsiTheme="minorHAnsi" w:cstheme="minorHAnsi"/>
                <w:szCs w:val="22"/>
              </w:rPr>
              <w:t>1’ or ‘A</w:t>
            </w:r>
            <w:r w:rsidR="003B17B7">
              <w:rPr>
                <w:rFonts w:asciiTheme="minorHAnsi" w:hAnsiTheme="minorHAnsi" w:cstheme="minorHAnsi"/>
                <w:szCs w:val="22"/>
              </w:rPr>
              <w:t>A</w:t>
            </w:r>
            <w:r w:rsidR="00010D89">
              <w:rPr>
                <w:rFonts w:asciiTheme="minorHAnsi" w:hAnsiTheme="minorHAnsi" w:cstheme="minorHAnsi"/>
                <w:szCs w:val="22"/>
              </w:rPr>
              <w:t>3’</w:t>
            </w:r>
            <w:r>
              <w:rPr>
                <w:rFonts w:asciiTheme="minorHAnsi" w:hAnsiTheme="minorHAnsi" w:cstheme="minorHAnsi"/>
                <w:szCs w:val="22"/>
              </w:rPr>
              <w:t>.</w:t>
            </w:r>
          </w:p>
          <w:p w14:paraId="36D1BD1E" w14:textId="77777777" w:rsidR="003B17B7" w:rsidRDefault="003B17B7" w:rsidP="00D023A9">
            <w:pPr>
              <w:pStyle w:val="Normalwithspace"/>
              <w:spacing w:before="0"/>
              <w:jc w:val="left"/>
              <w:rPr>
                <w:rFonts w:asciiTheme="minorHAnsi" w:hAnsiTheme="minorHAnsi" w:cstheme="minorHAnsi"/>
                <w:szCs w:val="22"/>
              </w:rPr>
            </w:pPr>
          </w:p>
          <w:p w14:paraId="11742EFD" w14:textId="067B2FDA" w:rsidR="00010D89" w:rsidRPr="003B17B7" w:rsidRDefault="00526AA0" w:rsidP="00D023A9">
            <w:pPr>
              <w:pStyle w:val="Normalwithspace"/>
              <w:spacing w:before="0"/>
              <w:jc w:val="left"/>
              <w:rPr>
                <w:rFonts w:asciiTheme="minorHAnsi" w:hAnsiTheme="minorHAnsi" w:cstheme="minorHAnsi"/>
                <w:szCs w:val="22"/>
              </w:rPr>
            </w:pPr>
            <w:r>
              <w:rPr>
                <w:rFonts w:asciiTheme="minorHAnsi" w:hAnsiTheme="minorHAnsi" w:cstheme="minorHAnsi"/>
                <w:szCs w:val="22"/>
              </w:rPr>
              <w:t>For redemption acknowledgement, m</w:t>
            </w:r>
            <w:r w:rsidR="003B17B7">
              <w:rPr>
                <w:rFonts w:asciiTheme="minorHAnsi" w:hAnsiTheme="minorHAnsi" w:cstheme="minorHAnsi"/>
                <w:szCs w:val="22"/>
              </w:rPr>
              <w:t>ust be ‘AR1’ or ‘AR3’.</w:t>
            </w:r>
          </w:p>
        </w:tc>
        <w:tc>
          <w:tcPr>
            <w:tcW w:w="3001" w:type="dxa"/>
          </w:tcPr>
          <w:p w14:paraId="3B0BE5FD" w14:textId="4382DF37" w:rsidR="00400E60" w:rsidRPr="00E06696" w:rsidRDefault="00400E60" w:rsidP="00400E60">
            <w:pPr>
              <w:jc w:val="left"/>
              <w:rPr>
                <w:rFonts w:asciiTheme="minorHAnsi" w:hAnsiTheme="minorHAnsi" w:cstheme="minorHAnsi"/>
                <w:szCs w:val="22"/>
              </w:rPr>
            </w:pPr>
            <w:r w:rsidRPr="00E06696">
              <w:rPr>
                <w:rFonts w:asciiTheme="minorHAnsi" w:hAnsiTheme="minorHAnsi" w:cstheme="minorHAnsi"/>
                <w:szCs w:val="22"/>
              </w:rPr>
              <w:t>A</w:t>
            </w:r>
            <w:r>
              <w:rPr>
                <w:rFonts w:asciiTheme="minorHAnsi" w:hAnsiTheme="minorHAnsi" w:cstheme="minorHAnsi"/>
                <w:szCs w:val="22"/>
              </w:rPr>
              <w:t>A</w:t>
            </w:r>
            <w:r w:rsidRPr="00E06696">
              <w:rPr>
                <w:rFonts w:asciiTheme="minorHAnsi" w:hAnsiTheme="minorHAnsi" w:cstheme="minorHAnsi"/>
                <w:szCs w:val="22"/>
              </w:rPr>
              <w:t xml:space="preserve">1 – </w:t>
            </w:r>
            <w:r>
              <w:rPr>
                <w:rFonts w:asciiTheme="minorHAnsi" w:hAnsiTheme="minorHAnsi" w:cstheme="minorHAnsi"/>
                <w:szCs w:val="22"/>
              </w:rPr>
              <w:t>Acknowledgement</w:t>
            </w:r>
            <w:r w:rsidRPr="00E06696">
              <w:rPr>
                <w:rFonts w:asciiTheme="minorHAnsi" w:hAnsiTheme="minorHAnsi" w:cstheme="minorHAnsi"/>
                <w:szCs w:val="22"/>
              </w:rPr>
              <w:t xml:space="preserve"> for CASH</w:t>
            </w:r>
            <w:r>
              <w:rPr>
                <w:rFonts w:asciiTheme="minorHAnsi" w:hAnsiTheme="minorHAnsi" w:cstheme="minorHAnsi"/>
                <w:szCs w:val="22"/>
              </w:rPr>
              <w:t xml:space="preserve"> subscription</w:t>
            </w:r>
          </w:p>
          <w:p w14:paraId="5282DC2C" w14:textId="77777777" w:rsidR="00400E60" w:rsidRDefault="00400E60" w:rsidP="00400E60">
            <w:pPr>
              <w:jc w:val="left"/>
              <w:rPr>
                <w:rFonts w:asciiTheme="minorHAnsi" w:hAnsiTheme="minorHAnsi" w:cstheme="minorHAnsi"/>
                <w:szCs w:val="22"/>
              </w:rPr>
            </w:pPr>
            <w:r w:rsidRPr="00E06696">
              <w:rPr>
                <w:rFonts w:asciiTheme="minorHAnsi" w:hAnsiTheme="minorHAnsi" w:cstheme="minorHAnsi"/>
                <w:szCs w:val="22"/>
              </w:rPr>
              <w:t>A</w:t>
            </w:r>
            <w:r>
              <w:rPr>
                <w:rFonts w:asciiTheme="minorHAnsi" w:hAnsiTheme="minorHAnsi" w:cstheme="minorHAnsi"/>
                <w:szCs w:val="22"/>
              </w:rPr>
              <w:t>A</w:t>
            </w:r>
            <w:r w:rsidRPr="00E06696">
              <w:rPr>
                <w:rFonts w:asciiTheme="minorHAnsi" w:hAnsiTheme="minorHAnsi" w:cstheme="minorHAnsi"/>
                <w:szCs w:val="22"/>
              </w:rPr>
              <w:t xml:space="preserve">3 – </w:t>
            </w:r>
            <w:r>
              <w:rPr>
                <w:rFonts w:asciiTheme="minorHAnsi" w:hAnsiTheme="minorHAnsi" w:cstheme="minorHAnsi"/>
                <w:szCs w:val="22"/>
              </w:rPr>
              <w:t>Acknowledgement</w:t>
            </w:r>
            <w:r w:rsidRPr="00E06696">
              <w:rPr>
                <w:rFonts w:asciiTheme="minorHAnsi" w:hAnsiTheme="minorHAnsi" w:cstheme="minorHAnsi"/>
                <w:szCs w:val="22"/>
              </w:rPr>
              <w:t xml:space="preserve"> for SRS</w:t>
            </w:r>
            <w:r>
              <w:rPr>
                <w:rFonts w:asciiTheme="minorHAnsi" w:hAnsiTheme="minorHAnsi" w:cstheme="minorHAnsi"/>
                <w:szCs w:val="22"/>
              </w:rPr>
              <w:t xml:space="preserve"> subscription</w:t>
            </w:r>
          </w:p>
          <w:p w14:paraId="014565D8" w14:textId="77777777" w:rsidR="00400E60" w:rsidRDefault="00400E60" w:rsidP="00400E60">
            <w:pPr>
              <w:jc w:val="left"/>
              <w:rPr>
                <w:rFonts w:asciiTheme="minorHAnsi" w:hAnsiTheme="minorHAnsi" w:cstheme="minorHAnsi"/>
                <w:szCs w:val="22"/>
              </w:rPr>
            </w:pPr>
          </w:p>
          <w:p w14:paraId="426B40D8" w14:textId="00F11FA0" w:rsidR="00400E60" w:rsidRPr="00E06696" w:rsidRDefault="00400E60" w:rsidP="00400E60">
            <w:pPr>
              <w:jc w:val="left"/>
              <w:rPr>
                <w:rFonts w:asciiTheme="minorHAnsi" w:hAnsiTheme="minorHAnsi" w:cstheme="minorHAnsi"/>
                <w:szCs w:val="22"/>
              </w:rPr>
            </w:pPr>
            <w:r w:rsidRPr="00E06696">
              <w:rPr>
                <w:rFonts w:asciiTheme="minorHAnsi" w:hAnsiTheme="minorHAnsi" w:cstheme="minorHAnsi"/>
                <w:szCs w:val="22"/>
              </w:rPr>
              <w:t>A</w:t>
            </w:r>
            <w:r>
              <w:rPr>
                <w:rFonts w:asciiTheme="minorHAnsi" w:hAnsiTheme="minorHAnsi" w:cstheme="minorHAnsi"/>
                <w:szCs w:val="22"/>
              </w:rPr>
              <w:t>R</w:t>
            </w:r>
            <w:r w:rsidRPr="00E06696">
              <w:rPr>
                <w:rFonts w:asciiTheme="minorHAnsi" w:hAnsiTheme="minorHAnsi" w:cstheme="minorHAnsi"/>
                <w:szCs w:val="22"/>
              </w:rPr>
              <w:t xml:space="preserve">1 – </w:t>
            </w:r>
            <w:r>
              <w:rPr>
                <w:rFonts w:asciiTheme="minorHAnsi" w:hAnsiTheme="minorHAnsi" w:cstheme="minorHAnsi"/>
                <w:szCs w:val="22"/>
              </w:rPr>
              <w:t>Acknowledgement</w:t>
            </w:r>
            <w:r w:rsidRPr="00E06696">
              <w:rPr>
                <w:rFonts w:asciiTheme="minorHAnsi" w:hAnsiTheme="minorHAnsi" w:cstheme="minorHAnsi"/>
                <w:szCs w:val="22"/>
              </w:rPr>
              <w:t xml:space="preserve"> for CASH</w:t>
            </w:r>
            <w:r>
              <w:rPr>
                <w:rFonts w:asciiTheme="minorHAnsi" w:hAnsiTheme="minorHAnsi" w:cstheme="minorHAnsi"/>
                <w:szCs w:val="22"/>
              </w:rPr>
              <w:t xml:space="preserve"> redemption</w:t>
            </w:r>
          </w:p>
          <w:p w14:paraId="27A379E2" w14:textId="77777777" w:rsidR="00400E60" w:rsidRPr="00230A41" w:rsidRDefault="00400E60" w:rsidP="00400E60">
            <w:pPr>
              <w:jc w:val="left"/>
              <w:rPr>
                <w:rFonts w:asciiTheme="minorHAnsi" w:hAnsiTheme="minorHAnsi" w:cstheme="minorHAnsi"/>
                <w:szCs w:val="22"/>
              </w:rPr>
            </w:pPr>
            <w:r w:rsidRPr="00E06696">
              <w:rPr>
                <w:rFonts w:asciiTheme="minorHAnsi" w:hAnsiTheme="minorHAnsi" w:cstheme="minorHAnsi"/>
                <w:szCs w:val="22"/>
              </w:rPr>
              <w:t>A</w:t>
            </w:r>
            <w:r>
              <w:rPr>
                <w:rFonts w:asciiTheme="minorHAnsi" w:hAnsiTheme="minorHAnsi" w:cstheme="minorHAnsi"/>
                <w:szCs w:val="22"/>
              </w:rPr>
              <w:t>R</w:t>
            </w:r>
            <w:r w:rsidRPr="00E06696">
              <w:rPr>
                <w:rFonts w:asciiTheme="minorHAnsi" w:hAnsiTheme="minorHAnsi" w:cstheme="minorHAnsi"/>
                <w:szCs w:val="22"/>
              </w:rPr>
              <w:t xml:space="preserve">3 – </w:t>
            </w:r>
            <w:r>
              <w:rPr>
                <w:rFonts w:asciiTheme="minorHAnsi" w:hAnsiTheme="minorHAnsi" w:cstheme="minorHAnsi"/>
                <w:szCs w:val="22"/>
              </w:rPr>
              <w:t>Acknowledgement</w:t>
            </w:r>
            <w:r w:rsidRPr="00E06696">
              <w:rPr>
                <w:rFonts w:asciiTheme="minorHAnsi" w:hAnsiTheme="minorHAnsi" w:cstheme="minorHAnsi"/>
                <w:szCs w:val="22"/>
              </w:rPr>
              <w:t xml:space="preserve"> for SRS</w:t>
            </w:r>
            <w:r>
              <w:rPr>
                <w:rFonts w:asciiTheme="minorHAnsi" w:hAnsiTheme="minorHAnsi" w:cstheme="minorHAnsi"/>
                <w:szCs w:val="22"/>
              </w:rPr>
              <w:t xml:space="preserve"> redemption</w:t>
            </w:r>
          </w:p>
          <w:p w14:paraId="4E0BB6D7" w14:textId="493426E1" w:rsidR="00010D89" w:rsidRPr="00400E60" w:rsidRDefault="00010D89" w:rsidP="00D023A9">
            <w:pPr>
              <w:pStyle w:val="Normalwithspace"/>
              <w:spacing w:before="0"/>
              <w:jc w:val="left"/>
              <w:rPr>
                <w:rFonts w:asciiTheme="minorHAnsi" w:hAnsiTheme="minorHAnsi" w:cstheme="minorHAnsi"/>
                <w:strike/>
              </w:rPr>
            </w:pPr>
          </w:p>
        </w:tc>
      </w:tr>
      <w:tr w:rsidR="009C4514" w:rsidRPr="005F7CBC" w14:paraId="65AD90B0" w14:textId="77777777" w:rsidTr="000B3397">
        <w:tc>
          <w:tcPr>
            <w:tcW w:w="797" w:type="dxa"/>
          </w:tcPr>
          <w:p w14:paraId="7ECE56E2" w14:textId="77777777" w:rsidR="009C4514" w:rsidRPr="00F524AB" w:rsidRDefault="009C4514" w:rsidP="00D21035">
            <w:pPr>
              <w:pStyle w:val="ListParagraph"/>
            </w:pPr>
          </w:p>
        </w:tc>
        <w:tc>
          <w:tcPr>
            <w:tcW w:w="2415" w:type="dxa"/>
          </w:tcPr>
          <w:p w14:paraId="4CE81BA1" w14:textId="6F063A33" w:rsidR="009C4514" w:rsidRPr="009C4514" w:rsidRDefault="009C4514" w:rsidP="009C4514">
            <w:pPr>
              <w:pStyle w:val="Normalwithspace"/>
              <w:spacing w:before="0"/>
              <w:jc w:val="left"/>
              <w:rPr>
                <w:rFonts w:asciiTheme="minorHAnsi" w:hAnsiTheme="minorHAnsi" w:cstheme="minorHAnsi"/>
                <w:szCs w:val="22"/>
                <w:lang w:val="en-AU"/>
              </w:rPr>
            </w:pPr>
            <w:r w:rsidRPr="00230A41">
              <w:rPr>
                <w:rFonts w:asciiTheme="minorHAnsi" w:hAnsiTheme="minorHAnsi" w:cstheme="minorHAnsi"/>
                <w:szCs w:val="22"/>
              </w:rPr>
              <w:t>PRI_DLR_CODE</w:t>
            </w:r>
          </w:p>
        </w:tc>
        <w:tc>
          <w:tcPr>
            <w:tcW w:w="1417" w:type="dxa"/>
          </w:tcPr>
          <w:p w14:paraId="7F78CF51" w14:textId="5CF3B588" w:rsidR="009C4514" w:rsidRPr="00E06696"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9(4)</w:t>
            </w:r>
          </w:p>
        </w:tc>
        <w:tc>
          <w:tcPr>
            <w:tcW w:w="960" w:type="dxa"/>
          </w:tcPr>
          <w:p w14:paraId="58B662D7" w14:textId="467E7CCA" w:rsidR="009C4514" w:rsidRDefault="0057431F" w:rsidP="009C4514">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14</w:t>
            </w:r>
          </w:p>
        </w:tc>
        <w:tc>
          <w:tcPr>
            <w:tcW w:w="2648" w:type="dxa"/>
          </w:tcPr>
          <w:p w14:paraId="67FABB3A" w14:textId="40C32F42"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Primary dealer code</w:t>
            </w:r>
          </w:p>
        </w:tc>
        <w:tc>
          <w:tcPr>
            <w:tcW w:w="2946" w:type="dxa"/>
          </w:tcPr>
          <w:p w14:paraId="18ED9A35" w14:textId="69102876"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6E419993" w14:textId="77777777" w:rsidR="009C4514" w:rsidRPr="00E06696" w:rsidRDefault="009C4514" w:rsidP="009C4514">
            <w:pPr>
              <w:jc w:val="left"/>
              <w:rPr>
                <w:rFonts w:asciiTheme="minorHAnsi" w:hAnsiTheme="minorHAnsi" w:cstheme="minorHAnsi"/>
                <w:szCs w:val="22"/>
              </w:rPr>
            </w:pPr>
          </w:p>
        </w:tc>
      </w:tr>
      <w:tr w:rsidR="009C4514" w:rsidRPr="005F7CBC" w14:paraId="0F1EDEA7" w14:textId="77777777" w:rsidTr="000B3397">
        <w:tc>
          <w:tcPr>
            <w:tcW w:w="797" w:type="dxa"/>
          </w:tcPr>
          <w:p w14:paraId="2FBAFAFD" w14:textId="77777777" w:rsidR="009C4514" w:rsidRPr="00F524AB" w:rsidRDefault="009C4514" w:rsidP="00D21035">
            <w:pPr>
              <w:pStyle w:val="ListParagraph"/>
            </w:pPr>
          </w:p>
        </w:tc>
        <w:tc>
          <w:tcPr>
            <w:tcW w:w="2415" w:type="dxa"/>
          </w:tcPr>
          <w:p w14:paraId="333B912E" w14:textId="2E5061B8"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BANK_NAME</w:t>
            </w:r>
          </w:p>
        </w:tc>
        <w:tc>
          <w:tcPr>
            <w:tcW w:w="1417" w:type="dxa"/>
          </w:tcPr>
          <w:p w14:paraId="0F3D6050" w14:textId="5CC19A65"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X(20)</w:t>
            </w:r>
          </w:p>
        </w:tc>
        <w:tc>
          <w:tcPr>
            <w:tcW w:w="960" w:type="dxa"/>
          </w:tcPr>
          <w:p w14:paraId="40A4A54B" w14:textId="61C14BBF" w:rsidR="009C4514"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18</w:t>
            </w:r>
          </w:p>
        </w:tc>
        <w:tc>
          <w:tcPr>
            <w:tcW w:w="2648" w:type="dxa"/>
          </w:tcPr>
          <w:p w14:paraId="07660BFC" w14:textId="54870995"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Bank’s name</w:t>
            </w:r>
          </w:p>
        </w:tc>
        <w:tc>
          <w:tcPr>
            <w:tcW w:w="2946" w:type="dxa"/>
          </w:tcPr>
          <w:p w14:paraId="70E67EF0" w14:textId="46F01562"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55A0A676" w14:textId="77777777" w:rsidR="009C4514" w:rsidRPr="00E06696" w:rsidRDefault="009C4514" w:rsidP="009C4514">
            <w:pPr>
              <w:jc w:val="left"/>
              <w:rPr>
                <w:rFonts w:asciiTheme="minorHAnsi" w:hAnsiTheme="minorHAnsi" w:cstheme="minorHAnsi"/>
                <w:szCs w:val="22"/>
              </w:rPr>
            </w:pPr>
          </w:p>
        </w:tc>
      </w:tr>
      <w:tr w:rsidR="009C4514" w:rsidRPr="005F7CBC" w14:paraId="0DAFC66B" w14:textId="77777777" w:rsidTr="000B3397">
        <w:tc>
          <w:tcPr>
            <w:tcW w:w="797" w:type="dxa"/>
          </w:tcPr>
          <w:p w14:paraId="6561C219" w14:textId="77777777" w:rsidR="009C4514" w:rsidRPr="00F524AB" w:rsidRDefault="009C4514" w:rsidP="00D21035">
            <w:pPr>
              <w:pStyle w:val="ListParagraph"/>
            </w:pPr>
          </w:p>
        </w:tc>
        <w:tc>
          <w:tcPr>
            <w:tcW w:w="2415" w:type="dxa"/>
          </w:tcPr>
          <w:p w14:paraId="72601FCE" w14:textId="2B5BA6AD"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PROCESSING_DATE</w:t>
            </w:r>
          </w:p>
        </w:tc>
        <w:tc>
          <w:tcPr>
            <w:tcW w:w="1417" w:type="dxa"/>
          </w:tcPr>
          <w:p w14:paraId="6CB12329" w14:textId="76161056"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9(8)</w:t>
            </w:r>
          </w:p>
        </w:tc>
        <w:tc>
          <w:tcPr>
            <w:tcW w:w="960" w:type="dxa"/>
          </w:tcPr>
          <w:p w14:paraId="629EC983" w14:textId="0A918610" w:rsidR="009C4514"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38</w:t>
            </w:r>
          </w:p>
        </w:tc>
        <w:tc>
          <w:tcPr>
            <w:tcW w:w="2648" w:type="dxa"/>
          </w:tcPr>
          <w:p w14:paraId="00A59CE8" w14:textId="2DA9BF55" w:rsidR="009C4514" w:rsidRDefault="000A1CBC" w:rsidP="009C4514">
            <w:pPr>
              <w:pStyle w:val="Normalwithspace"/>
              <w:spacing w:before="0"/>
              <w:jc w:val="left"/>
              <w:rPr>
                <w:rFonts w:asciiTheme="minorHAnsi" w:hAnsiTheme="minorHAnsi" w:cstheme="minorHAnsi"/>
                <w:szCs w:val="22"/>
              </w:rPr>
            </w:pPr>
            <w:r w:rsidRPr="00D23047">
              <w:rPr>
                <w:rFonts w:asciiTheme="minorHAnsi" w:hAnsiTheme="minorHAnsi" w:cstheme="minorHAnsi"/>
              </w:rPr>
              <w:t xml:space="preserve">Date of </w:t>
            </w:r>
            <w:r>
              <w:rPr>
                <w:rFonts w:asciiTheme="minorHAnsi" w:hAnsiTheme="minorHAnsi" w:cstheme="minorHAnsi"/>
              </w:rPr>
              <w:t xml:space="preserve">acknowledgement </w:t>
            </w:r>
            <w:r w:rsidRPr="00D23047">
              <w:rPr>
                <w:rFonts w:asciiTheme="minorHAnsi" w:hAnsiTheme="minorHAnsi" w:cstheme="minorHAnsi"/>
              </w:rPr>
              <w:t>file generation</w:t>
            </w:r>
          </w:p>
        </w:tc>
        <w:tc>
          <w:tcPr>
            <w:tcW w:w="2946" w:type="dxa"/>
          </w:tcPr>
          <w:p w14:paraId="6C811C7D" w14:textId="30F13B77" w:rsidR="009C4514" w:rsidRDefault="007B37FD" w:rsidP="009C4514">
            <w:pPr>
              <w:pStyle w:val="Normalwithspace"/>
              <w:spacing w:before="0"/>
              <w:jc w:val="left"/>
              <w:rPr>
                <w:rFonts w:asciiTheme="minorHAnsi" w:hAnsiTheme="minorHAnsi" w:cstheme="minorHAnsi"/>
                <w:szCs w:val="22"/>
              </w:rPr>
            </w:pPr>
            <w:r w:rsidRPr="00D23047">
              <w:rPr>
                <w:rFonts w:asciiTheme="minorHAnsi" w:hAnsiTheme="minorHAnsi" w:cstheme="minorHAnsi"/>
                <w:szCs w:val="22"/>
              </w:rPr>
              <w:t>Must be a valid date in YYYYMMDD format</w:t>
            </w:r>
            <w:del w:id="788" w:author="Jasmine WL TEO (MAS)" w:date="2026-01-14T14:34:00Z" w16du:dateUtc="2026-01-14T06:34:00Z">
              <w:r w:rsidRPr="00D23047">
                <w:rPr>
                  <w:rFonts w:asciiTheme="minorHAnsi" w:hAnsiTheme="minorHAnsi" w:cstheme="minorHAnsi"/>
                  <w:szCs w:val="22"/>
                </w:rPr>
                <w:delText xml:space="preserve"> and </w:delText>
              </w:r>
              <w:commentRangeStart w:id="789"/>
              <w:r w:rsidRPr="00D23047">
                <w:rPr>
                  <w:rFonts w:asciiTheme="minorHAnsi" w:hAnsiTheme="minorHAnsi" w:cstheme="minorHAnsi"/>
                  <w:szCs w:val="22"/>
                </w:rPr>
                <w:delText>must not be a future date</w:delText>
              </w:r>
            </w:del>
            <w:r w:rsidRPr="00D23047">
              <w:rPr>
                <w:rFonts w:asciiTheme="minorHAnsi" w:hAnsiTheme="minorHAnsi" w:cstheme="minorHAnsi"/>
                <w:szCs w:val="22"/>
              </w:rPr>
              <w:t>.</w:t>
            </w:r>
            <w:commentRangeEnd w:id="789"/>
            <w:r w:rsidR="000430B5">
              <w:rPr>
                <w:rStyle w:val="CommentReference"/>
                <w:lang w:val="en-US"/>
              </w:rPr>
              <w:commentReference w:id="789"/>
            </w:r>
          </w:p>
        </w:tc>
        <w:tc>
          <w:tcPr>
            <w:tcW w:w="3001" w:type="dxa"/>
          </w:tcPr>
          <w:p w14:paraId="302EC7B2" w14:textId="77777777" w:rsidR="009C4514" w:rsidRPr="00E06696" w:rsidRDefault="009C4514" w:rsidP="009C4514">
            <w:pPr>
              <w:jc w:val="left"/>
              <w:rPr>
                <w:rFonts w:asciiTheme="minorHAnsi" w:hAnsiTheme="minorHAnsi" w:cstheme="minorHAnsi"/>
                <w:szCs w:val="22"/>
              </w:rPr>
            </w:pPr>
          </w:p>
        </w:tc>
      </w:tr>
      <w:tr w:rsidR="009C4514" w:rsidRPr="005F7CBC" w14:paraId="011302EC" w14:textId="77777777" w:rsidTr="000B3397">
        <w:tc>
          <w:tcPr>
            <w:tcW w:w="797" w:type="dxa"/>
          </w:tcPr>
          <w:p w14:paraId="4098EF93" w14:textId="77777777" w:rsidR="009C4514" w:rsidRPr="00F524AB" w:rsidRDefault="009C4514" w:rsidP="00D21035">
            <w:pPr>
              <w:pStyle w:val="ListParagraph"/>
            </w:pPr>
          </w:p>
        </w:tc>
        <w:tc>
          <w:tcPr>
            <w:tcW w:w="2415" w:type="dxa"/>
          </w:tcPr>
          <w:p w14:paraId="462BB48B" w14:textId="5163CC2F"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PROCESSING_TIME</w:t>
            </w:r>
          </w:p>
        </w:tc>
        <w:tc>
          <w:tcPr>
            <w:tcW w:w="1417" w:type="dxa"/>
          </w:tcPr>
          <w:p w14:paraId="15B9FFAE" w14:textId="7C9D069B"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9(6)</w:t>
            </w:r>
          </w:p>
        </w:tc>
        <w:tc>
          <w:tcPr>
            <w:tcW w:w="960" w:type="dxa"/>
          </w:tcPr>
          <w:p w14:paraId="1B927F1E" w14:textId="29FC6B41" w:rsidR="009C4514" w:rsidRPr="00230A41"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46</w:t>
            </w:r>
          </w:p>
        </w:tc>
        <w:tc>
          <w:tcPr>
            <w:tcW w:w="2648" w:type="dxa"/>
          </w:tcPr>
          <w:p w14:paraId="5E23719F" w14:textId="1E2C4022" w:rsidR="009C4514" w:rsidRPr="00230A41" w:rsidRDefault="000A1CBC" w:rsidP="009C4514">
            <w:pPr>
              <w:pStyle w:val="Normalwithspace"/>
              <w:spacing w:before="0"/>
              <w:jc w:val="left"/>
              <w:rPr>
                <w:rFonts w:asciiTheme="minorHAnsi" w:hAnsiTheme="minorHAnsi" w:cstheme="minorHAnsi"/>
                <w:szCs w:val="22"/>
              </w:rPr>
            </w:pPr>
            <w:r>
              <w:rPr>
                <w:rFonts w:asciiTheme="minorHAnsi" w:hAnsiTheme="minorHAnsi" w:cstheme="minorHAnsi"/>
              </w:rPr>
              <w:t>Time</w:t>
            </w:r>
            <w:r w:rsidRPr="00D23047">
              <w:rPr>
                <w:rFonts w:asciiTheme="minorHAnsi" w:hAnsiTheme="minorHAnsi" w:cstheme="minorHAnsi"/>
              </w:rPr>
              <w:t xml:space="preserve"> of </w:t>
            </w:r>
            <w:r>
              <w:rPr>
                <w:rFonts w:asciiTheme="minorHAnsi" w:hAnsiTheme="minorHAnsi" w:cstheme="minorHAnsi"/>
              </w:rPr>
              <w:t xml:space="preserve">acknowledgement </w:t>
            </w:r>
            <w:r w:rsidRPr="00D23047">
              <w:rPr>
                <w:rFonts w:asciiTheme="minorHAnsi" w:hAnsiTheme="minorHAnsi" w:cstheme="minorHAnsi"/>
              </w:rPr>
              <w:t>fil</w:t>
            </w:r>
            <w:r>
              <w:rPr>
                <w:rFonts w:asciiTheme="minorHAnsi" w:hAnsiTheme="minorHAnsi" w:cstheme="minorHAnsi"/>
              </w:rPr>
              <w:t>e</w:t>
            </w:r>
            <w:r w:rsidRPr="00D23047">
              <w:rPr>
                <w:rFonts w:asciiTheme="minorHAnsi" w:hAnsiTheme="minorHAnsi" w:cstheme="minorHAnsi"/>
              </w:rPr>
              <w:t xml:space="preserve"> generation</w:t>
            </w:r>
          </w:p>
        </w:tc>
        <w:tc>
          <w:tcPr>
            <w:tcW w:w="2946" w:type="dxa"/>
          </w:tcPr>
          <w:p w14:paraId="10CAC4CB" w14:textId="2028FDEC" w:rsidR="009C4514" w:rsidRDefault="007B37FD" w:rsidP="009C4514">
            <w:pPr>
              <w:pStyle w:val="Normalwithspace"/>
              <w:spacing w:before="0"/>
              <w:jc w:val="left"/>
              <w:rPr>
                <w:rFonts w:asciiTheme="minorHAnsi" w:hAnsiTheme="minorHAnsi" w:cstheme="minorHAnsi"/>
                <w:szCs w:val="22"/>
              </w:rPr>
            </w:pPr>
            <w:r>
              <w:rPr>
                <w:rFonts w:asciiTheme="minorHAnsi" w:hAnsiTheme="minorHAnsi" w:cstheme="minorHAnsi"/>
                <w:szCs w:val="22"/>
              </w:rPr>
              <w:t>Must be a valid time in HHMM format (24-hour).</w:t>
            </w:r>
          </w:p>
        </w:tc>
        <w:tc>
          <w:tcPr>
            <w:tcW w:w="3001" w:type="dxa"/>
          </w:tcPr>
          <w:p w14:paraId="4DEC6607" w14:textId="77777777" w:rsidR="009C4514" w:rsidRPr="00E06696" w:rsidRDefault="009C4514" w:rsidP="009C4514">
            <w:pPr>
              <w:jc w:val="left"/>
              <w:rPr>
                <w:rFonts w:asciiTheme="minorHAnsi" w:hAnsiTheme="minorHAnsi" w:cstheme="minorHAnsi"/>
                <w:szCs w:val="22"/>
              </w:rPr>
            </w:pPr>
          </w:p>
        </w:tc>
      </w:tr>
      <w:tr w:rsidR="009C4514" w:rsidRPr="005F7CBC" w14:paraId="28E6BC83" w14:textId="77777777" w:rsidTr="000B3397">
        <w:tc>
          <w:tcPr>
            <w:tcW w:w="797" w:type="dxa"/>
          </w:tcPr>
          <w:p w14:paraId="7BCF4FD0" w14:textId="77777777" w:rsidR="009C4514" w:rsidRPr="00F524AB" w:rsidRDefault="009C4514" w:rsidP="00D21035">
            <w:pPr>
              <w:pStyle w:val="ListParagraph"/>
            </w:pPr>
          </w:p>
        </w:tc>
        <w:tc>
          <w:tcPr>
            <w:tcW w:w="2415" w:type="dxa"/>
          </w:tcPr>
          <w:p w14:paraId="5B35D5B2" w14:textId="36DAB419"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FILE_STATUS</w:t>
            </w:r>
          </w:p>
        </w:tc>
        <w:tc>
          <w:tcPr>
            <w:tcW w:w="1417" w:type="dxa"/>
          </w:tcPr>
          <w:p w14:paraId="3B5406AD" w14:textId="7F3BF9FF"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w:t>
            </w:r>
          </w:p>
        </w:tc>
        <w:tc>
          <w:tcPr>
            <w:tcW w:w="960" w:type="dxa"/>
          </w:tcPr>
          <w:p w14:paraId="2190DBBD" w14:textId="5C719A19" w:rsidR="009C4514" w:rsidRPr="00230A41"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52</w:t>
            </w:r>
          </w:p>
        </w:tc>
        <w:tc>
          <w:tcPr>
            <w:tcW w:w="2648" w:type="dxa"/>
          </w:tcPr>
          <w:p w14:paraId="502A4275" w14:textId="64BB4409" w:rsidR="00FD3E9D" w:rsidRPr="00230A41" w:rsidRDefault="009C4514" w:rsidP="00FD3E9D">
            <w:pPr>
              <w:pStyle w:val="Normalwithspace"/>
              <w:spacing w:before="0"/>
              <w:jc w:val="left"/>
              <w:rPr>
                <w:rFonts w:asciiTheme="minorHAnsi" w:hAnsiTheme="minorHAnsi" w:cstheme="minorHAnsi"/>
                <w:szCs w:val="22"/>
              </w:rPr>
            </w:pPr>
            <w:r>
              <w:rPr>
                <w:rFonts w:asciiTheme="minorHAnsi" w:hAnsiTheme="minorHAnsi" w:cstheme="minorHAnsi"/>
                <w:szCs w:val="22"/>
              </w:rPr>
              <w:t>File processing status</w:t>
            </w:r>
          </w:p>
          <w:p w14:paraId="4D4AA0AD" w14:textId="2C9D3061" w:rsidR="009C4514" w:rsidRPr="00230A41" w:rsidRDefault="009C4514" w:rsidP="009C4514">
            <w:pPr>
              <w:pStyle w:val="Normalwithspace"/>
              <w:spacing w:before="0"/>
              <w:jc w:val="left"/>
              <w:rPr>
                <w:rFonts w:asciiTheme="minorHAnsi" w:hAnsiTheme="minorHAnsi" w:cstheme="minorHAnsi"/>
                <w:szCs w:val="22"/>
              </w:rPr>
            </w:pPr>
          </w:p>
        </w:tc>
        <w:tc>
          <w:tcPr>
            <w:tcW w:w="2946" w:type="dxa"/>
          </w:tcPr>
          <w:p w14:paraId="4302DD78" w14:textId="5644B80B" w:rsidR="009C4514" w:rsidRDefault="00FD3E9D" w:rsidP="009C4514">
            <w:pPr>
              <w:pStyle w:val="Normalwithspace"/>
              <w:spacing w:before="0"/>
              <w:jc w:val="left"/>
              <w:rPr>
                <w:rFonts w:asciiTheme="minorHAnsi" w:hAnsiTheme="minorHAnsi" w:cstheme="minorHAnsi"/>
                <w:szCs w:val="22"/>
              </w:rPr>
            </w:pPr>
            <w:r>
              <w:rPr>
                <w:rFonts w:asciiTheme="minorHAnsi" w:hAnsiTheme="minorHAnsi" w:cstheme="minorHAnsi"/>
                <w:szCs w:val="22"/>
              </w:rPr>
              <w:t>Must be ‘P’ or ‘F’.</w:t>
            </w:r>
          </w:p>
        </w:tc>
        <w:tc>
          <w:tcPr>
            <w:tcW w:w="3001" w:type="dxa"/>
          </w:tcPr>
          <w:p w14:paraId="1FA34F15" w14:textId="77777777" w:rsidR="00FD3E9D" w:rsidRPr="00230A41" w:rsidRDefault="00FD3E9D" w:rsidP="00FD3E9D">
            <w:pPr>
              <w:jc w:val="left"/>
              <w:rPr>
                <w:rFonts w:asciiTheme="minorHAnsi" w:hAnsiTheme="minorHAnsi" w:cstheme="minorHAnsi"/>
                <w:szCs w:val="22"/>
              </w:rPr>
            </w:pPr>
            <w:r w:rsidRPr="00230A41">
              <w:rPr>
                <w:rFonts w:asciiTheme="minorHAnsi" w:hAnsiTheme="minorHAnsi" w:cstheme="minorHAnsi"/>
                <w:szCs w:val="22"/>
              </w:rPr>
              <w:t>P – Pass</w:t>
            </w:r>
          </w:p>
          <w:p w14:paraId="571DA594" w14:textId="77777777" w:rsidR="00FD3E9D" w:rsidRDefault="00FD3E9D" w:rsidP="00FD3E9D">
            <w:pPr>
              <w:jc w:val="left"/>
              <w:rPr>
                <w:rFonts w:asciiTheme="minorHAnsi" w:hAnsiTheme="minorHAnsi" w:cstheme="minorHAnsi"/>
                <w:szCs w:val="22"/>
              </w:rPr>
            </w:pPr>
            <w:r w:rsidRPr="00230A41">
              <w:rPr>
                <w:rFonts w:asciiTheme="minorHAnsi" w:hAnsiTheme="minorHAnsi" w:cstheme="minorHAnsi"/>
                <w:szCs w:val="22"/>
              </w:rPr>
              <w:t xml:space="preserve">F – Fail </w:t>
            </w:r>
          </w:p>
          <w:p w14:paraId="27660D83" w14:textId="77777777" w:rsidR="00FD3E9D" w:rsidRPr="00230A41" w:rsidRDefault="00FD3E9D" w:rsidP="00FD3E9D">
            <w:pPr>
              <w:jc w:val="left"/>
              <w:rPr>
                <w:rFonts w:asciiTheme="minorHAnsi" w:hAnsiTheme="minorHAnsi" w:cstheme="minorHAnsi"/>
                <w:szCs w:val="22"/>
              </w:rPr>
            </w:pPr>
          </w:p>
          <w:p w14:paraId="5FF72F84" w14:textId="23EC39B6" w:rsidR="009C4514" w:rsidRPr="00E06696" w:rsidRDefault="00FD3E9D" w:rsidP="00FD3E9D">
            <w:pPr>
              <w:jc w:val="left"/>
              <w:rPr>
                <w:rFonts w:asciiTheme="minorHAnsi" w:hAnsiTheme="minorHAnsi" w:cstheme="minorHAnsi"/>
                <w:szCs w:val="22"/>
              </w:rPr>
            </w:pPr>
            <w:r w:rsidRPr="00230A41">
              <w:rPr>
                <w:rFonts w:asciiTheme="minorHAnsi" w:hAnsiTheme="minorHAnsi" w:cstheme="minorHAnsi"/>
                <w:szCs w:val="22"/>
              </w:rPr>
              <w:t xml:space="preserve">If </w:t>
            </w:r>
            <w:del w:id="790" w:author="Akila BALAKRISHNAN from.OPTIMUM (MAS)" w:date="2026-01-13T17:47:00Z" w16du:dateUtc="2026-01-13T09:47:00Z">
              <w:r>
                <w:rPr>
                  <w:rFonts w:asciiTheme="minorHAnsi" w:hAnsiTheme="minorHAnsi" w:cstheme="minorHAnsi"/>
                  <w:szCs w:val="22"/>
                </w:rPr>
                <w:delText>one</w:delText>
              </w:r>
              <w:r w:rsidRPr="00230A41">
                <w:rPr>
                  <w:rFonts w:asciiTheme="minorHAnsi" w:hAnsiTheme="minorHAnsi" w:cstheme="minorHAnsi"/>
                  <w:szCs w:val="22"/>
                </w:rPr>
                <w:delText xml:space="preserve"> </w:delText>
              </w:r>
            </w:del>
            <w:ins w:id="791" w:author="Akila BALAKRISHNAN from.OPTIMUM (MAS)" w:date="2026-01-13T17:47:00Z" w16du:dateUtc="2026-01-13T09:47:00Z">
              <w:r w:rsidR="000430B5">
                <w:rPr>
                  <w:rFonts w:asciiTheme="minorHAnsi" w:hAnsiTheme="minorHAnsi" w:cstheme="minorHAnsi"/>
                  <w:szCs w:val="22"/>
                </w:rPr>
                <w:t>an</w:t>
              </w:r>
              <w:r w:rsidR="000430B5" w:rsidRPr="00230A41">
                <w:rPr>
                  <w:rFonts w:asciiTheme="minorHAnsi" w:hAnsiTheme="minorHAnsi" w:cstheme="minorHAnsi"/>
                  <w:szCs w:val="22"/>
                </w:rPr>
                <w:t xml:space="preserve"> </w:t>
              </w:r>
            </w:ins>
            <w:r w:rsidRPr="00230A41">
              <w:rPr>
                <w:rFonts w:asciiTheme="minorHAnsi" w:hAnsiTheme="minorHAnsi" w:cstheme="minorHAnsi"/>
                <w:szCs w:val="22"/>
              </w:rPr>
              <w:t xml:space="preserve">entire </w:t>
            </w:r>
            <w:r>
              <w:rPr>
                <w:rFonts w:asciiTheme="minorHAnsi" w:hAnsiTheme="minorHAnsi" w:cstheme="minorHAnsi"/>
                <w:szCs w:val="22"/>
              </w:rPr>
              <w:t>subscription</w:t>
            </w:r>
            <w:ins w:id="792" w:author="Akila BALAKRISHNAN from.OPTIMUM (MAS)" w:date="2026-01-13T17:47:00Z" w16du:dateUtc="2026-01-13T09:47:00Z">
              <w:r w:rsidR="000430B5">
                <w:rPr>
                  <w:rFonts w:asciiTheme="minorHAnsi" w:hAnsiTheme="minorHAnsi" w:cstheme="minorHAnsi"/>
                  <w:szCs w:val="22"/>
                </w:rPr>
                <w:t>/redemption</w:t>
              </w:r>
            </w:ins>
            <w:r>
              <w:rPr>
                <w:rFonts w:asciiTheme="minorHAnsi" w:hAnsiTheme="minorHAnsi" w:cstheme="minorHAnsi"/>
                <w:szCs w:val="22"/>
              </w:rPr>
              <w:t xml:space="preserve"> </w:t>
            </w:r>
            <w:r w:rsidRPr="00230A41">
              <w:rPr>
                <w:rFonts w:asciiTheme="minorHAnsi" w:hAnsiTheme="minorHAnsi" w:cstheme="minorHAnsi"/>
                <w:szCs w:val="22"/>
              </w:rPr>
              <w:t>file</w:t>
            </w:r>
            <w:r>
              <w:rPr>
                <w:rFonts w:asciiTheme="minorHAnsi" w:hAnsiTheme="minorHAnsi" w:cstheme="minorHAnsi"/>
                <w:szCs w:val="22"/>
              </w:rPr>
              <w:t xml:space="preserve"> fails processing</w:t>
            </w:r>
            <w:r w:rsidRPr="00230A41">
              <w:rPr>
                <w:rFonts w:asciiTheme="minorHAnsi" w:hAnsiTheme="minorHAnsi" w:cstheme="minorHAnsi"/>
                <w:szCs w:val="22"/>
              </w:rPr>
              <w:t>, all the records in th</w:t>
            </w:r>
            <w:r>
              <w:rPr>
                <w:rFonts w:asciiTheme="minorHAnsi" w:hAnsiTheme="minorHAnsi" w:cstheme="minorHAnsi"/>
                <w:szCs w:val="22"/>
              </w:rPr>
              <w:t>is</w:t>
            </w:r>
            <w:r w:rsidRPr="00230A41">
              <w:rPr>
                <w:rFonts w:asciiTheme="minorHAnsi" w:hAnsiTheme="minorHAnsi" w:cstheme="minorHAnsi"/>
                <w:szCs w:val="22"/>
              </w:rPr>
              <w:t xml:space="preserve"> file will be rejected</w:t>
            </w:r>
            <w:r>
              <w:rPr>
                <w:rFonts w:asciiTheme="minorHAnsi" w:hAnsiTheme="minorHAnsi" w:cstheme="minorHAnsi"/>
                <w:szCs w:val="22"/>
              </w:rPr>
              <w:t xml:space="preserve"> and no detail record will be returned in the acknowledgement file.</w:t>
            </w:r>
          </w:p>
        </w:tc>
      </w:tr>
      <w:tr w:rsidR="009C4514" w:rsidRPr="005F7CBC" w14:paraId="2019EEB7" w14:textId="77777777" w:rsidTr="000B3397">
        <w:tc>
          <w:tcPr>
            <w:tcW w:w="797" w:type="dxa"/>
          </w:tcPr>
          <w:p w14:paraId="7130415C" w14:textId="77777777" w:rsidR="009C4514" w:rsidRPr="00F524AB" w:rsidRDefault="009C4514" w:rsidP="00D21035">
            <w:pPr>
              <w:pStyle w:val="ListParagraph"/>
            </w:pPr>
          </w:p>
        </w:tc>
        <w:tc>
          <w:tcPr>
            <w:tcW w:w="2415" w:type="dxa"/>
          </w:tcPr>
          <w:p w14:paraId="6348656C" w14:textId="1DE798A8"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FILE_ERROR_DESC</w:t>
            </w:r>
          </w:p>
        </w:tc>
        <w:tc>
          <w:tcPr>
            <w:tcW w:w="1417" w:type="dxa"/>
          </w:tcPr>
          <w:p w14:paraId="6B67DBF0" w14:textId="58D82505"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X(20)</w:t>
            </w:r>
          </w:p>
        </w:tc>
        <w:tc>
          <w:tcPr>
            <w:tcW w:w="960" w:type="dxa"/>
          </w:tcPr>
          <w:p w14:paraId="0A6D821F" w14:textId="27CC170F" w:rsidR="009C4514"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53</w:t>
            </w:r>
          </w:p>
        </w:tc>
        <w:tc>
          <w:tcPr>
            <w:tcW w:w="2648" w:type="dxa"/>
          </w:tcPr>
          <w:p w14:paraId="2625A386" w14:textId="12F0BFB1" w:rsidR="009C4514" w:rsidRPr="00230A41" w:rsidRDefault="009C4514" w:rsidP="009C4514">
            <w:pPr>
              <w:jc w:val="left"/>
              <w:rPr>
                <w:rFonts w:asciiTheme="minorHAnsi" w:hAnsiTheme="minorHAnsi" w:cstheme="minorHAnsi"/>
                <w:szCs w:val="22"/>
              </w:rPr>
            </w:pPr>
            <w:r w:rsidRPr="00230A41">
              <w:rPr>
                <w:rFonts w:asciiTheme="minorHAnsi" w:hAnsiTheme="minorHAnsi" w:cstheme="minorHAnsi"/>
                <w:szCs w:val="22"/>
              </w:rPr>
              <w:t xml:space="preserve">File </w:t>
            </w:r>
            <w:r>
              <w:rPr>
                <w:rFonts w:asciiTheme="minorHAnsi" w:hAnsiTheme="minorHAnsi" w:cstheme="minorHAnsi"/>
                <w:szCs w:val="22"/>
              </w:rPr>
              <w:t>processing error description</w:t>
            </w:r>
          </w:p>
        </w:tc>
        <w:tc>
          <w:tcPr>
            <w:tcW w:w="2946" w:type="dxa"/>
          </w:tcPr>
          <w:p w14:paraId="0CFF115E" w14:textId="28890441" w:rsidR="009C4514" w:rsidRDefault="00170932" w:rsidP="009C4514">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3049F3C7" w14:textId="506F44AE" w:rsidR="009C4514" w:rsidRPr="00E06696" w:rsidRDefault="00170932" w:rsidP="009C4514">
            <w:pPr>
              <w:jc w:val="left"/>
              <w:rPr>
                <w:rFonts w:asciiTheme="minorHAnsi" w:hAnsiTheme="minorHAnsi" w:cstheme="minorHAnsi"/>
                <w:szCs w:val="22"/>
              </w:rPr>
            </w:pPr>
            <w:r>
              <w:rPr>
                <w:rFonts w:asciiTheme="minorHAnsi" w:hAnsiTheme="minorHAnsi" w:cstheme="minorHAnsi"/>
                <w:szCs w:val="22"/>
              </w:rPr>
              <w:t xml:space="preserve">Available error descriptions can be found in </w:t>
            </w:r>
            <w:hyperlink w:anchor="_Appendix_B.1_-" w:history="1">
              <w:r w:rsidR="00F36229">
                <w:rPr>
                  <w:rStyle w:val="Hyperlink"/>
                  <w:rFonts w:asciiTheme="minorHAnsi" w:hAnsiTheme="minorHAnsi" w:cstheme="minorHAnsi"/>
                  <w:szCs w:val="22"/>
                </w:rPr>
                <w:t>Appendix B.1 - Error Descriptions in FILE_ERROR_DESC for Acknowledgement Files</w:t>
              </w:r>
            </w:hyperlink>
            <w:r>
              <w:rPr>
                <w:rFonts w:asciiTheme="minorHAnsi" w:hAnsiTheme="minorHAnsi" w:cstheme="minorHAnsi"/>
                <w:szCs w:val="22"/>
              </w:rPr>
              <w:t>.</w:t>
            </w:r>
          </w:p>
        </w:tc>
      </w:tr>
      <w:tr w:rsidR="009C4514" w:rsidRPr="005F7CBC" w14:paraId="498E704C" w14:textId="77777777" w:rsidTr="000B3397">
        <w:tc>
          <w:tcPr>
            <w:tcW w:w="797" w:type="dxa"/>
          </w:tcPr>
          <w:p w14:paraId="26F42FC0" w14:textId="77777777" w:rsidR="009C4514" w:rsidRPr="009C2361" w:rsidRDefault="009C4514" w:rsidP="009C2361">
            <w:pPr>
              <w:ind w:left="720"/>
              <w:rPr>
                <w:lang w:val="en-AU"/>
              </w:rPr>
            </w:pPr>
          </w:p>
        </w:tc>
        <w:tc>
          <w:tcPr>
            <w:tcW w:w="2415" w:type="dxa"/>
          </w:tcPr>
          <w:p w14:paraId="00D8A58E" w14:textId="6ABCF1A2"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b/>
                <w:bCs/>
                <w:szCs w:val="22"/>
              </w:rPr>
              <w:t>Detail Record</w:t>
            </w:r>
            <w:r w:rsidR="005E289F">
              <w:rPr>
                <w:rFonts w:asciiTheme="minorHAnsi" w:hAnsiTheme="minorHAnsi" w:cstheme="minorHAnsi"/>
                <w:b/>
                <w:bCs/>
                <w:szCs w:val="22"/>
              </w:rPr>
              <w:t xml:space="preserve"> </w:t>
            </w:r>
            <w:r w:rsidRPr="00230A41">
              <w:rPr>
                <w:rFonts w:asciiTheme="minorHAnsi" w:hAnsiTheme="minorHAnsi" w:cstheme="minorHAnsi"/>
                <w:b/>
                <w:bCs/>
                <w:szCs w:val="22"/>
              </w:rPr>
              <w:t>(repetitive)</w:t>
            </w:r>
          </w:p>
        </w:tc>
        <w:tc>
          <w:tcPr>
            <w:tcW w:w="1417" w:type="dxa"/>
          </w:tcPr>
          <w:p w14:paraId="1253F308" w14:textId="77777777" w:rsidR="009C4514" w:rsidRPr="00230A41" w:rsidRDefault="009C4514" w:rsidP="009C4514">
            <w:pPr>
              <w:pStyle w:val="Normalwithspace"/>
              <w:spacing w:before="0"/>
              <w:jc w:val="left"/>
              <w:rPr>
                <w:rFonts w:asciiTheme="minorHAnsi" w:hAnsiTheme="minorHAnsi" w:cstheme="minorHAnsi"/>
                <w:szCs w:val="22"/>
              </w:rPr>
            </w:pPr>
          </w:p>
        </w:tc>
        <w:tc>
          <w:tcPr>
            <w:tcW w:w="960" w:type="dxa"/>
          </w:tcPr>
          <w:p w14:paraId="399F4775" w14:textId="77777777" w:rsidR="009C4514" w:rsidRPr="00230A41" w:rsidRDefault="009C4514" w:rsidP="009C4514">
            <w:pPr>
              <w:pStyle w:val="Normalwithspace"/>
              <w:spacing w:before="0"/>
              <w:jc w:val="left"/>
              <w:rPr>
                <w:rFonts w:asciiTheme="minorHAnsi" w:hAnsiTheme="minorHAnsi" w:cstheme="minorHAnsi"/>
                <w:szCs w:val="22"/>
              </w:rPr>
            </w:pPr>
          </w:p>
        </w:tc>
        <w:tc>
          <w:tcPr>
            <w:tcW w:w="2648" w:type="dxa"/>
          </w:tcPr>
          <w:p w14:paraId="2E8538C5" w14:textId="77777777" w:rsidR="009C4514" w:rsidRPr="00230A41" w:rsidRDefault="009C4514" w:rsidP="009C4514">
            <w:pPr>
              <w:jc w:val="left"/>
              <w:rPr>
                <w:rFonts w:asciiTheme="minorHAnsi" w:hAnsiTheme="minorHAnsi" w:cstheme="minorHAnsi"/>
                <w:szCs w:val="22"/>
              </w:rPr>
            </w:pPr>
          </w:p>
        </w:tc>
        <w:tc>
          <w:tcPr>
            <w:tcW w:w="2946" w:type="dxa"/>
          </w:tcPr>
          <w:p w14:paraId="47DFB6E1" w14:textId="77777777" w:rsidR="009C4514" w:rsidRDefault="009C4514" w:rsidP="009C4514">
            <w:pPr>
              <w:pStyle w:val="Normalwithspace"/>
              <w:spacing w:before="0"/>
              <w:jc w:val="left"/>
              <w:rPr>
                <w:rFonts w:asciiTheme="minorHAnsi" w:hAnsiTheme="minorHAnsi" w:cstheme="minorHAnsi"/>
                <w:szCs w:val="22"/>
              </w:rPr>
            </w:pPr>
          </w:p>
        </w:tc>
        <w:tc>
          <w:tcPr>
            <w:tcW w:w="3001" w:type="dxa"/>
          </w:tcPr>
          <w:p w14:paraId="6C77C35B" w14:textId="77777777" w:rsidR="009C4514" w:rsidRPr="00E06696" w:rsidRDefault="009C4514" w:rsidP="009C4514">
            <w:pPr>
              <w:jc w:val="left"/>
              <w:rPr>
                <w:rFonts w:asciiTheme="minorHAnsi" w:hAnsiTheme="minorHAnsi" w:cstheme="minorHAnsi"/>
                <w:szCs w:val="22"/>
              </w:rPr>
            </w:pPr>
          </w:p>
        </w:tc>
      </w:tr>
      <w:tr w:rsidR="009C4514" w:rsidRPr="005F7CBC" w14:paraId="3A72423C" w14:textId="77777777" w:rsidTr="000B3397">
        <w:tc>
          <w:tcPr>
            <w:tcW w:w="797" w:type="dxa"/>
          </w:tcPr>
          <w:p w14:paraId="16D41C2E" w14:textId="77777777" w:rsidR="009C4514" w:rsidRPr="00F524AB" w:rsidRDefault="009C4514" w:rsidP="00D21035">
            <w:pPr>
              <w:pStyle w:val="ListParagraph"/>
            </w:pPr>
          </w:p>
        </w:tc>
        <w:tc>
          <w:tcPr>
            <w:tcW w:w="2415" w:type="dxa"/>
          </w:tcPr>
          <w:p w14:paraId="6249CC94" w14:textId="4C63BCBB" w:rsidR="009C4514" w:rsidRPr="00230A41" w:rsidRDefault="009C4514" w:rsidP="009C4514">
            <w:pPr>
              <w:pStyle w:val="Normalwithspace"/>
              <w:spacing w:before="0"/>
              <w:jc w:val="left"/>
              <w:rPr>
                <w:rFonts w:asciiTheme="minorHAnsi" w:hAnsiTheme="minorHAnsi" w:cstheme="minorHAnsi"/>
                <w:b/>
                <w:bCs/>
                <w:szCs w:val="22"/>
              </w:rPr>
            </w:pPr>
            <w:r w:rsidRPr="00230A41">
              <w:rPr>
                <w:rFonts w:asciiTheme="minorHAnsi" w:hAnsiTheme="minorHAnsi" w:cstheme="minorHAnsi"/>
                <w:szCs w:val="22"/>
              </w:rPr>
              <w:t>RECORD_TYPE</w:t>
            </w:r>
          </w:p>
        </w:tc>
        <w:tc>
          <w:tcPr>
            <w:tcW w:w="1417" w:type="dxa"/>
          </w:tcPr>
          <w:p w14:paraId="443A28A0" w14:textId="294C2FF8"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X(10)</w:t>
            </w:r>
          </w:p>
        </w:tc>
        <w:tc>
          <w:tcPr>
            <w:tcW w:w="960" w:type="dxa"/>
          </w:tcPr>
          <w:p w14:paraId="06355A52" w14:textId="5B9D6813" w:rsidR="009C4514" w:rsidRPr="00230A41"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1</w:t>
            </w:r>
          </w:p>
        </w:tc>
        <w:tc>
          <w:tcPr>
            <w:tcW w:w="2648" w:type="dxa"/>
          </w:tcPr>
          <w:p w14:paraId="47D6A73F" w14:textId="3E2426D7" w:rsidR="009C4514" w:rsidRPr="00230A41" w:rsidRDefault="00427CBE" w:rsidP="009C4514">
            <w:pPr>
              <w:jc w:val="left"/>
              <w:rPr>
                <w:rFonts w:asciiTheme="minorHAnsi" w:hAnsiTheme="minorHAnsi" w:cstheme="minorHAnsi"/>
                <w:szCs w:val="22"/>
              </w:rPr>
            </w:pPr>
            <w:r>
              <w:rPr>
                <w:rFonts w:asciiTheme="minorHAnsi" w:hAnsiTheme="minorHAnsi" w:cstheme="minorHAnsi"/>
                <w:szCs w:val="22"/>
              </w:rPr>
              <w:t>Record indicator</w:t>
            </w:r>
          </w:p>
        </w:tc>
        <w:tc>
          <w:tcPr>
            <w:tcW w:w="2946" w:type="dxa"/>
          </w:tcPr>
          <w:p w14:paraId="10DB0337" w14:textId="48F57964" w:rsidR="009C4514" w:rsidRDefault="00427CBE" w:rsidP="009C4514">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009C4514" w:rsidRPr="00E06696">
              <w:rPr>
                <w:rFonts w:asciiTheme="minorHAnsi" w:hAnsiTheme="minorHAnsi" w:cstheme="minorHAnsi"/>
                <w:szCs w:val="22"/>
              </w:rPr>
              <w:t xml:space="preserve"> ‘DDDDDDDDDD’ for</w:t>
            </w:r>
            <w:r w:rsidR="00164A0E">
              <w:rPr>
                <w:rFonts w:asciiTheme="minorHAnsi" w:hAnsiTheme="minorHAnsi" w:cstheme="minorHAnsi"/>
                <w:szCs w:val="22"/>
              </w:rPr>
              <w:t xml:space="preserve"> </w:t>
            </w:r>
            <w:r w:rsidR="009C4514" w:rsidRPr="00E06696">
              <w:rPr>
                <w:rFonts w:asciiTheme="minorHAnsi" w:hAnsiTheme="minorHAnsi" w:cstheme="minorHAnsi"/>
                <w:szCs w:val="22"/>
              </w:rPr>
              <w:t>Detail Record</w:t>
            </w:r>
            <w:r w:rsidR="009429B6">
              <w:rPr>
                <w:rFonts w:asciiTheme="minorHAnsi" w:hAnsiTheme="minorHAnsi" w:cstheme="minorHAnsi"/>
                <w:szCs w:val="22"/>
              </w:rPr>
              <w:t>.</w:t>
            </w:r>
          </w:p>
        </w:tc>
        <w:tc>
          <w:tcPr>
            <w:tcW w:w="3001" w:type="dxa"/>
          </w:tcPr>
          <w:p w14:paraId="3D171AF7" w14:textId="77777777" w:rsidR="009C4514" w:rsidRPr="00E06696" w:rsidRDefault="009C4514" w:rsidP="009C4514">
            <w:pPr>
              <w:jc w:val="left"/>
              <w:rPr>
                <w:rFonts w:asciiTheme="minorHAnsi" w:hAnsiTheme="minorHAnsi" w:cstheme="minorHAnsi"/>
                <w:szCs w:val="22"/>
              </w:rPr>
            </w:pPr>
          </w:p>
        </w:tc>
      </w:tr>
      <w:tr w:rsidR="009C4514" w:rsidRPr="005F7CBC" w14:paraId="7B857D66" w14:textId="77777777" w:rsidTr="000B3397">
        <w:tc>
          <w:tcPr>
            <w:tcW w:w="797" w:type="dxa"/>
          </w:tcPr>
          <w:p w14:paraId="00495665" w14:textId="77777777" w:rsidR="009C4514" w:rsidRPr="00F524AB" w:rsidRDefault="009C4514" w:rsidP="00D21035">
            <w:pPr>
              <w:pStyle w:val="ListParagraph"/>
            </w:pPr>
          </w:p>
        </w:tc>
        <w:tc>
          <w:tcPr>
            <w:tcW w:w="2415" w:type="dxa"/>
          </w:tcPr>
          <w:p w14:paraId="18840868" w14:textId="4B289FE6"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ISSUE_CODE</w:t>
            </w:r>
          </w:p>
        </w:tc>
        <w:tc>
          <w:tcPr>
            <w:tcW w:w="1417" w:type="dxa"/>
          </w:tcPr>
          <w:p w14:paraId="1C433B9A" w14:textId="708B1F7B"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X(8)</w:t>
            </w:r>
          </w:p>
        </w:tc>
        <w:tc>
          <w:tcPr>
            <w:tcW w:w="960" w:type="dxa"/>
          </w:tcPr>
          <w:p w14:paraId="5A523F2B" w14:textId="145DA298" w:rsidR="009C4514" w:rsidRPr="00230A41"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11</w:t>
            </w:r>
          </w:p>
        </w:tc>
        <w:tc>
          <w:tcPr>
            <w:tcW w:w="2648" w:type="dxa"/>
          </w:tcPr>
          <w:p w14:paraId="204E37D4" w14:textId="0E67263C" w:rsidR="009C4514" w:rsidRPr="00E06696" w:rsidRDefault="009C4514" w:rsidP="009C4514">
            <w:pPr>
              <w:jc w:val="left"/>
              <w:rPr>
                <w:rFonts w:asciiTheme="minorHAnsi" w:hAnsiTheme="minorHAnsi" w:cstheme="minorHAnsi"/>
                <w:szCs w:val="22"/>
              </w:rPr>
            </w:pPr>
            <w:r>
              <w:rPr>
                <w:rFonts w:asciiTheme="minorHAnsi" w:hAnsiTheme="minorHAnsi" w:cstheme="minorHAnsi"/>
              </w:rPr>
              <w:t>Issue code of SSB</w:t>
            </w:r>
          </w:p>
        </w:tc>
        <w:tc>
          <w:tcPr>
            <w:tcW w:w="2946" w:type="dxa"/>
          </w:tcPr>
          <w:p w14:paraId="73C0865F" w14:textId="5E0D7FE3"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3BEFD9DB" w14:textId="77777777" w:rsidR="009C4514" w:rsidRPr="00E06696" w:rsidRDefault="009C4514" w:rsidP="009C4514">
            <w:pPr>
              <w:jc w:val="left"/>
              <w:rPr>
                <w:rFonts w:asciiTheme="minorHAnsi" w:hAnsiTheme="minorHAnsi" w:cstheme="minorHAnsi"/>
                <w:szCs w:val="22"/>
              </w:rPr>
            </w:pPr>
          </w:p>
        </w:tc>
      </w:tr>
      <w:tr w:rsidR="009C4514" w:rsidRPr="005F7CBC" w14:paraId="16F62A88" w14:textId="77777777" w:rsidTr="000B3397">
        <w:tc>
          <w:tcPr>
            <w:tcW w:w="797" w:type="dxa"/>
          </w:tcPr>
          <w:p w14:paraId="0FF89BB4" w14:textId="77777777" w:rsidR="009C4514" w:rsidRPr="00F524AB" w:rsidRDefault="009C4514" w:rsidP="00D21035">
            <w:pPr>
              <w:pStyle w:val="ListParagraph"/>
            </w:pPr>
          </w:p>
        </w:tc>
        <w:tc>
          <w:tcPr>
            <w:tcW w:w="2415" w:type="dxa"/>
          </w:tcPr>
          <w:p w14:paraId="4F79F100" w14:textId="7CCA66C3"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ISIN_CODE</w:t>
            </w:r>
          </w:p>
        </w:tc>
        <w:tc>
          <w:tcPr>
            <w:tcW w:w="1417" w:type="dxa"/>
          </w:tcPr>
          <w:p w14:paraId="141F7813" w14:textId="7BD5525A"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X(12)</w:t>
            </w:r>
          </w:p>
        </w:tc>
        <w:tc>
          <w:tcPr>
            <w:tcW w:w="960" w:type="dxa"/>
          </w:tcPr>
          <w:p w14:paraId="164E3A09" w14:textId="347ACB77" w:rsidR="009C4514" w:rsidRDefault="0057431F" w:rsidP="009C4514">
            <w:pPr>
              <w:pStyle w:val="Normalwithspace"/>
              <w:spacing w:before="0"/>
              <w:jc w:val="left"/>
              <w:rPr>
                <w:rFonts w:asciiTheme="minorHAnsi" w:hAnsiTheme="minorHAnsi" w:cstheme="minorHAnsi"/>
              </w:rPr>
            </w:pPr>
            <w:r>
              <w:rPr>
                <w:rFonts w:asciiTheme="minorHAnsi" w:hAnsiTheme="minorHAnsi" w:cstheme="minorHAnsi"/>
              </w:rPr>
              <w:t>19</w:t>
            </w:r>
          </w:p>
        </w:tc>
        <w:tc>
          <w:tcPr>
            <w:tcW w:w="2648" w:type="dxa"/>
          </w:tcPr>
          <w:p w14:paraId="52152989" w14:textId="787D86CA" w:rsidR="009C4514" w:rsidRDefault="009C4514" w:rsidP="009C4514">
            <w:pPr>
              <w:jc w:val="left"/>
              <w:rPr>
                <w:rFonts w:asciiTheme="minorHAnsi" w:hAnsiTheme="minorHAnsi" w:cstheme="minorHAnsi"/>
                <w:szCs w:val="22"/>
              </w:rPr>
            </w:pPr>
            <w:r>
              <w:rPr>
                <w:rFonts w:asciiTheme="minorHAnsi" w:hAnsiTheme="minorHAnsi" w:cstheme="minorHAnsi"/>
              </w:rPr>
              <w:t>ISIN code of the SSB issue</w:t>
            </w:r>
          </w:p>
        </w:tc>
        <w:tc>
          <w:tcPr>
            <w:tcW w:w="2946" w:type="dxa"/>
          </w:tcPr>
          <w:p w14:paraId="10E74470" w14:textId="4C47156B"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13394419" w14:textId="77777777" w:rsidR="009C4514" w:rsidRPr="00E06696" w:rsidRDefault="009C4514" w:rsidP="009C4514">
            <w:pPr>
              <w:jc w:val="left"/>
              <w:rPr>
                <w:rFonts w:asciiTheme="minorHAnsi" w:hAnsiTheme="minorHAnsi" w:cstheme="minorHAnsi"/>
                <w:szCs w:val="22"/>
              </w:rPr>
            </w:pPr>
          </w:p>
        </w:tc>
      </w:tr>
      <w:tr w:rsidR="009C4514" w:rsidRPr="005F7CBC" w14:paraId="3D2A67A0" w14:textId="77777777" w:rsidTr="000B3397">
        <w:tc>
          <w:tcPr>
            <w:tcW w:w="797" w:type="dxa"/>
          </w:tcPr>
          <w:p w14:paraId="27BF2E3B" w14:textId="77777777" w:rsidR="009C4514" w:rsidRPr="00F524AB" w:rsidRDefault="009C4514" w:rsidP="00D21035">
            <w:pPr>
              <w:pStyle w:val="ListParagraph"/>
            </w:pPr>
          </w:p>
        </w:tc>
        <w:tc>
          <w:tcPr>
            <w:tcW w:w="2415" w:type="dxa"/>
          </w:tcPr>
          <w:p w14:paraId="6C5D45B4" w14:textId="1ED6286A"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TRANS_REF</w:t>
            </w:r>
          </w:p>
        </w:tc>
        <w:tc>
          <w:tcPr>
            <w:tcW w:w="1417" w:type="dxa"/>
          </w:tcPr>
          <w:p w14:paraId="5147F40A" w14:textId="18D92255"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X(8)</w:t>
            </w:r>
          </w:p>
        </w:tc>
        <w:tc>
          <w:tcPr>
            <w:tcW w:w="960" w:type="dxa"/>
          </w:tcPr>
          <w:p w14:paraId="506A01F8" w14:textId="3025338E" w:rsidR="009C4514" w:rsidRDefault="0057431F" w:rsidP="009C4514">
            <w:pPr>
              <w:pStyle w:val="Normalwithspace"/>
              <w:spacing w:before="0"/>
              <w:jc w:val="left"/>
              <w:rPr>
                <w:rFonts w:asciiTheme="minorHAnsi" w:hAnsiTheme="minorHAnsi" w:cstheme="minorHAnsi"/>
              </w:rPr>
            </w:pPr>
            <w:r>
              <w:rPr>
                <w:rFonts w:asciiTheme="minorHAnsi" w:hAnsiTheme="minorHAnsi" w:cstheme="minorHAnsi"/>
              </w:rPr>
              <w:t>31</w:t>
            </w:r>
          </w:p>
        </w:tc>
        <w:tc>
          <w:tcPr>
            <w:tcW w:w="2648" w:type="dxa"/>
          </w:tcPr>
          <w:p w14:paraId="0DDA54DF" w14:textId="2798479A" w:rsidR="009C4514" w:rsidRDefault="009C4514" w:rsidP="009C4514">
            <w:pPr>
              <w:jc w:val="left"/>
              <w:rPr>
                <w:rFonts w:asciiTheme="minorHAnsi" w:hAnsiTheme="minorHAnsi" w:cstheme="minorHAnsi"/>
                <w:szCs w:val="22"/>
              </w:rPr>
            </w:pPr>
            <w:r w:rsidRPr="00E06696">
              <w:rPr>
                <w:rFonts w:asciiTheme="minorHAnsi" w:hAnsiTheme="minorHAnsi" w:cstheme="minorHAnsi"/>
                <w:szCs w:val="22"/>
              </w:rPr>
              <w:t>Bank’s transaction reference number</w:t>
            </w:r>
          </w:p>
        </w:tc>
        <w:tc>
          <w:tcPr>
            <w:tcW w:w="2946" w:type="dxa"/>
          </w:tcPr>
          <w:p w14:paraId="0BF6B752" w14:textId="32BE5EC9"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12E38322" w14:textId="77777777" w:rsidR="009C4514" w:rsidRPr="00E06696" w:rsidRDefault="009C4514" w:rsidP="009C4514">
            <w:pPr>
              <w:jc w:val="left"/>
              <w:rPr>
                <w:rFonts w:asciiTheme="minorHAnsi" w:hAnsiTheme="minorHAnsi" w:cstheme="minorHAnsi"/>
                <w:szCs w:val="22"/>
              </w:rPr>
            </w:pPr>
          </w:p>
        </w:tc>
      </w:tr>
      <w:tr w:rsidR="009C4514" w:rsidRPr="005F7CBC" w14:paraId="1C455E06" w14:textId="77777777" w:rsidTr="000B3397">
        <w:tc>
          <w:tcPr>
            <w:tcW w:w="797" w:type="dxa"/>
          </w:tcPr>
          <w:p w14:paraId="7868F58D" w14:textId="77777777" w:rsidR="009C4514" w:rsidRPr="00F524AB" w:rsidRDefault="009C4514" w:rsidP="00D21035">
            <w:pPr>
              <w:pStyle w:val="ListParagraph"/>
            </w:pPr>
          </w:p>
        </w:tc>
        <w:tc>
          <w:tcPr>
            <w:tcW w:w="2415" w:type="dxa"/>
          </w:tcPr>
          <w:p w14:paraId="6DA1092C" w14:textId="2C34C37A"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RECEIVED_DATE</w:t>
            </w:r>
          </w:p>
        </w:tc>
        <w:tc>
          <w:tcPr>
            <w:tcW w:w="1417" w:type="dxa"/>
          </w:tcPr>
          <w:p w14:paraId="55E9CD00" w14:textId="7F3BFB1B"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9(8)</w:t>
            </w:r>
          </w:p>
        </w:tc>
        <w:tc>
          <w:tcPr>
            <w:tcW w:w="960" w:type="dxa"/>
          </w:tcPr>
          <w:p w14:paraId="056A681F" w14:textId="57F01D8B"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39</w:t>
            </w:r>
          </w:p>
        </w:tc>
        <w:tc>
          <w:tcPr>
            <w:tcW w:w="2648" w:type="dxa"/>
          </w:tcPr>
          <w:p w14:paraId="5E292F0C" w14:textId="5A8505DE" w:rsidR="009C4514" w:rsidRDefault="009429B6" w:rsidP="009C4514">
            <w:pPr>
              <w:jc w:val="left"/>
              <w:rPr>
                <w:rFonts w:asciiTheme="minorHAnsi" w:hAnsiTheme="minorHAnsi" w:cstheme="minorHAnsi"/>
                <w:szCs w:val="22"/>
              </w:rPr>
            </w:pPr>
            <w:r w:rsidRPr="00E06696">
              <w:rPr>
                <w:rFonts w:asciiTheme="minorHAnsi" w:hAnsiTheme="minorHAnsi" w:cstheme="minorHAnsi"/>
                <w:szCs w:val="22"/>
              </w:rPr>
              <w:t>Date when the bank receives the transaction</w:t>
            </w:r>
            <w:r>
              <w:rPr>
                <w:rFonts w:asciiTheme="minorHAnsi" w:hAnsiTheme="minorHAnsi" w:cstheme="minorHAnsi"/>
                <w:szCs w:val="22"/>
              </w:rPr>
              <w:t xml:space="preserve"> from ATM/</w:t>
            </w:r>
            <w:proofErr w:type="spellStart"/>
            <w:r>
              <w:rPr>
                <w:rFonts w:asciiTheme="minorHAnsi" w:hAnsiTheme="minorHAnsi" w:cstheme="minorHAnsi"/>
                <w:szCs w:val="22"/>
              </w:rPr>
              <w:t>iBanking</w:t>
            </w:r>
            <w:proofErr w:type="spellEnd"/>
            <w:r>
              <w:rPr>
                <w:rFonts w:asciiTheme="minorHAnsi" w:hAnsiTheme="minorHAnsi" w:cstheme="minorHAnsi"/>
                <w:szCs w:val="22"/>
              </w:rPr>
              <w:t>/mobile app by retail customers</w:t>
            </w:r>
          </w:p>
        </w:tc>
        <w:tc>
          <w:tcPr>
            <w:tcW w:w="2946" w:type="dxa"/>
          </w:tcPr>
          <w:p w14:paraId="6CFECBA1" w14:textId="659225BB"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05D6CB64" w14:textId="77777777" w:rsidR="009C4514" w:rsidRPr="00E06696" w:rsidRDefault="009C4514" w:rsidP="009C4514">
            <w:pPr>
              <w:jc w:val="left"/>
              <w:rPr>
                <w:rFonts w:asciiTheme="minorHAnsi" w:hAnsiTheme="minorHAnsi" w:cstheme="minorHAnsi"/>
                <w:szCs w:val="22"/>
              </w:rPr>
            </w:pPr>
          </w:p>
        </w:tc>
      </w:tr>
      <w:tr w:rsidR="009C4514" w:rsidRPr="005F7CBC" w14:paraId="282E5F93" w14:textId="77777777" w:rsidTr="000B3397">
        <w:tc>
          <w:tcPr>
            <w:tcW w:w="797" w:type="dxa"/>
          </w:tcPr>
          <w:p w14:paraId="10DA4599" w14:textId="77777777" w:rsidR="009C4514" w:rsidRPr="00F524AB" w:rsidRDefault="009C4514" w:rsidP="00D21035">
            <w:pPr>
              <w:pStyle w:val="ListParagraph"/>
            </w:pPr>
          </w:p>
        </w:tc>
        <w:tc>
          <w:tcPr>
            <w:tcW w:w="2415" w:type="dxa"/>
          </w:tcPr>
          <w:p w14:paraId="20ACB3EF" w14:textId="16154CB7"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RECEIVED_TIME</w:t>
            </w:r>
          </w:p>
        </w:tc>
        <w:tc>
          <w:tcPr>
            <w:tcW w:w="1417" w:type="dxa"/>
          </w:tcPr>
          <w:p w14:paraId="1C7F97E4" w14:textId="4A2CD8CE"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9(6)</w:t>
            </w:r>
          </w:p>
        </w:tc>
        <w:tc>
          <w:tcPr>
            <w:tcW w:w="960" w:type="dxa"/>
          </w:tcPr>
          <w:p w14:paraId="65F2C4EA" w14:textId="0BC1516E"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47</w:t>
            </w:r>
          </w:p>
        </w:tc>
        <w:tc>
          <w:tcPr>
            <w:tcW w:w="2648" w:type="dxa"/>
          </w:tcPr>
          <w:p w14:paraId="2D7942F7" w14:textId="59CFD33E" w:rsidR="009C4514" w:rsidRDefault="00536E93" w:rsidP="009C4514">
            <w:pPr>
              <w:jc w:val="left"/>
              <w:rPr>
                <w:rFonts w:asciiTheme="minorHAnsi" w:hAnsiTheme="minorHAnsi" w:cstheme="minorHAnsi"/>
                <w:szCs w:val="22"/>
              </w:rPr>
            </w:pPr>
            <w:r>
              <w:rPr>
                <w:rFonts w:asciiTheme="minorHAnsi" w:hAnsiTheme="minorHAnsi" w:cstheme="minorHAnsi"/>
                <w:szCs w:val="22"/>
              </w:rPr>
              <w:t>Time</w:t>
            </w:r>
            <w:r w:rsidRPr="00E06696">
              <w:rPr>
                <w:rFonts w:asciiTheme="minorHAnsi" w:hAnsiTheme="minorHAnsi" w:cstheme="minorHAnsi"/>
                <w:szCs w:val="22"/>
              </w:rPr>
              <w:t xml:space="preserve"> when the bank receives the transaction</w:t>
            </w:r>
            <w:r>
              <w:rPr>
                <w:rFonts w:asciiTheme="minorHAnsi" w:hAnsiTheme="minorHAnsi" w:cstheme="minorHAnsi"/>
                <w:szCs w:val="22"/>
              </w:rPr>
              <w:t xml:space="preserve"> from </w:t>
            </w:r>
            <w:r>
              <w:rPr>
                <w:rFonts w:asciiTheme="minorHAnsi" w:hAnsiTheme="minorHAnsi" w:cstheme="minorHAnsi"/>
                <w:szCs w:val="22"/>
              </w:rPr>
              <w:lastRenderedPageBreak/>
              <w:t>ATM/</w:t>
            </w:r>
            <w:proofErr w:type="spellStart"/>
            <w:r>
              <w:rPr>
                <w:rFonts w:asciiTheme="minorHAnsi" w:hAnsiTheme="minorHAnsi" w:cstheme="minorHAnsi"/>
                <w:szCs w:val="22"/>
              </w:rPr>
              <w:t>iBanking</w:t>
            </w:r>
            <w:proofErr w:type="spellEnd"/>
            <w:r>
              <w:rPr>
                <w:rFonts w:asciiTheme="minorHAnsi" w:hAnsiTheme="minorHAnsi" w:cstheme="minorHAnsi"/>
                <w:szCs w:val="22"/>
              </w:rPr>
              <w:t>/mobile app by retail customers</w:t>
            </w:r>
          </w:p>
        </w:tc>
        <w:tc>
          <w:tcPr>
            <w:tcW w:w="2946" w:type="dxa"/>
          </w:tcPr>
          <w:p w14:paraId="200ABE2C" w14:textId="2BF80986"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lastRenderedPageBreak/>
              <w:t>Data from subscription/redemption file</w:t>
            </w:r>
          </w:p>
        </w:tc>
        <w:tc>
          <w:tcPr>
            <w:tcW w:w="3001" w:type="dxa"/>
          </w:tcPr>
          <w:p w14:paraId="572E598D" w14:textId="77777777" w:rsidR="009C4514" w:rsidRPr="00E06696" w:rsidRDefault="009C4514" w:rsidP="009C4514">
            <w:pPr>
              <w:jc w:val="left"/>
              <w:rPr>
                <w:rFonts w:asciiTheme="minorHAnsi" w:hAnsiTheme="minorHAnsi" w:cstheme="minorHAnsi"/>
                <w:szCs w:val="22"/>
              </w:rPr>
            </w:pPr>
          </w:p>
        </w:tc>
      </w:tr>
      <w:tr w:rsidR="009C4514" w:rsidRPr="005F7CBC" w14:paraId="3AA557BD" w14:textId="77777777" w:rsidTr="000B3397">
        <w:tc>
          <w:tcPr>
            <w:tcW w:w="797" w:type="dxa"/>
          </w:tcPr>
          <w:p w14:paraId="6B2B8CD8" w14:textId="77777777" w:rsidR="009C4514" w:rsidRPr="00F524AB" w:rsidRDefault="009C4514" w:rsidP="00D21035">
            <w:pPr>
              <w:pStyle w:val="ListParagraph"/>
            </w:pPr>
          </w:p>
        </w:tc>
        <w:tc>
          <w:tcPr>
            <w:tcW w:w="2415" w:type="dxa"/>
          </w:tcPr>
          <w:p w14:paraId="00C72339" w14:textId="7423B3B7"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NOMINAL_AMT</w:t>
            </w:r>
          </w:p>
        </w:tc>
        <w:tc>
          <w:tcPr>
            <w:tcW w:w="1417" w:type="dxa"/>
          </w:tcPr>
          <w:p w14:paraId="729EF2C8" w14:textId="18B26D51"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9(11)</w:t>
            </w:r>
          </w:p>
        </w:tc>
        <w:tc>
          <w:tcPr>
            <w:tcW w:w="960" w:type="dxa"/>
          </w:tcPr>
          <w:p w14:paraId="56D4E1E2" w14:textId="606C9038"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53</w:t>
            </w:r>
          </w:p>
        </w:tc>
        <w:tc>
          <w:tcPr>
            <w:tcW w:w="2648" w:type="dxa"/>
          </w:tcPr>
          <w:p w14:paraId="3FEA90D0" w14:textId="5771443A" w:rsidR="009C4514" w:rsidRDefault="009C4514" w:rsidP="009C4514">
            <w:pPr>
              <w:jc w:val="left"/>
              <w:rPr>
                <w:rFonts w:asciiTheme="minorHAnsi" w:hAnsiTheme="minorHAnsi" w:cstheme="minorHAnsi"/>
                <w:szCs w:val="22"/>
              </w:rPr>
            </w:pPr>
            <w:r w:rsidRPr="00E06696">
              <w:rPr>
                <w:rFonts w:asciiTheme="minorHAnsi" w:hAnsiTheme="minorHAnsi" w:cstheme="minorHAnsi"/>
                <w:szCs w:val="22"/>
              </w:rPr>
              <w:t>Subscription</w:t>
            </w:r>
            <w:r>
              <w:rPr>
                <w:rFonts w:asciiTheme="minorHAnsi" w:hAnsiTheme="minorHAnsi" w:cstheme="minorHAnsi"/>
                <w:szCs w:val="22"/>
              </w:rPr>
              <w:t>/redemption</w:t>
            </w:r>
            <w:r w:rsidRPr="00E06696">
              <w:rPr>
                <w:rFonts w:asciiTheme="minorHAnsi" w:hAnsiTheme="minorHAnsi" w:cstheme="minorHAnsi"/>
                <w:szCs w:val="22"/>
              </w:rPr>
              <w:t xml:space="preserve"> Quantity</w:t>
            </w:r>
          </w:p>
        </w:tc>
        <w:tc>
          <w:tcPr>
            <w:tcW w:w="2946" w:type="dxa"/>
          </w:tcPr>
          <w:p w14:paraId="24C2631E" w14:textId="6E9A2E88"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50612A6C" w14:textId="77777777" w:rsidR="009C4514" w:rsidRPr="00E06696" w:rsidRDefault="009C4514" w:rsidP="009C4514">
            <w:pPr>
              <w:jc w:val="left"/>
              <w:rPr>
                <w:rFonts w:asciiTheme="minorHAnsi" w:hAnsiTheme="minorHAnsi" w:cstheme="minorHAnsi"/>
                <w:szCs w:val="22"/>
              </w:rPr>
            </w:pPr>
          </w:p>
        </w:tc>
      </w:tr>
      <w:tr w:rsidR="009C4514" w:rsidRPr="005F7CBC" w14:paraId="3038EE65" w14:textId="77777777" w:rsidTr="000B3397">
        <w:tc>
          <w:tcPr>
            <w:tcW w:w="797" w:type="dxa"/>
          </w:tcPr>
          <w:p w14:paraId="6E36E61D" w14:textId="77777777" w:rsidR="009C4514" w:rsidRPr="00F524AB" w:rsidRDefault="009C4514" w:rsidP="00D21035">
            <w:pPr>
              <w:pStyle w:val="ListParagraph"/>
            </w:pPr>
          </w:p>
        </w:tc>
        <w:tc>
          <w:tcPr>
            <w:tcW w:w="2415" w:type="dxa"/>
          </w:tcPr>
          <w:p w14:paraId="4B26EA8F" w14:textId="131E614D"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COMP_NOCOMP</w:t>
            </w:r>
          </w:p>
        </w:tc>
        <w:tc>
          <w:tcPr>
            <w:tcW w:w="1417" w:type="dxa"/>
          </w:tcPr>
          <w:p w14:paraId="2F014BE3" w14:textId="0F877AD4"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w:t>
            </w:r>
          </w:p>
        </w:tc>
        <w:tc>
          <w:tcPr>
            <w:tcW w:w="960" w:type="dxa"/>
          </w:tcPr>
          <w:p w14:paraId="5FC9186F" w14:textId="4EA3698F"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64</w:t>
            </w:r>
          </w:p>
        </w:tc>
        <w:tc>
          <w:tcPr>
            <w:tcW w:w="2648" w:type="dxa"/>
          </w:tcPr>
          <w:p w14:paraId="40BB336A" w14:textId="068E6906" w:rsidR="009C4514" w:rsidRDefault="00EA0489" w:rsidP="009C4514">
            <w:pPr>
              <w:jc w:val="left"/>
              <w:rPr>
                <w:rFonts w:asciiTheme="minorHAnsi" w:hAnsiTheme="minorHAnsi" w:cstheme="minorHAnsi"/>
                <w:szCs w:val="22"/>
              </w:rPr>
            </w:pPr>
            <w:r>
              <w:rPr>
                <w:rFonts w:asciiTheme="minorHAnsi" w:hAnsiTheme="minorHAnsi" w:cstheme="minorHAnsi"/>
                <w:szCs w:val="22"/>
              </w:rPr>
              <w:t>Competitive/non-competitive indicator</w:t>
            </w:r>
          </w:p>
        </w:tc>
        <w:tc>
          <w:tcPr>
            <w:tcW w:w="2946" w:type="dxa"/>
          </w:tcPr>
          <w:p w14:paraId="68B04239" w14:textId="44E05E9B"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4CE960F1" w14:textId="77777777" w:rsidR="009C4514" w:rsidRPr="00E06696" w:rsidRDefault="009C4514" w:rsidP="009C4514">
            <w:pPr>
              <w:jc w:val="left"/>
              <w:rPr>
                <w:rFonts w:asciiTheme="minorHAnsi" w:hAnsiTheme="minorHAnsi" w:cstheme="minorHAnsi"/>
                <w:szCs w:val="22"/>
              </w:rPr>
            </w:pPr>
          </w:p>
        </w:tc>
      </w:tr>
      <w:tr w:rsidR="009C4514" w:rsidRPr="005F7CBC" w14:paraId="1B3855E7" w14:textId="77777777" w:rsidTr="000B3397">
        <w:tc>
          <w:tcPr>
            <w:tcW w:w="797" w:type="dxa"/>
          </w:tcPr>
          <w:p w14:paraId="1B784514" w14:textId="77777777" w:rsidR="009C4514" w:rsidRPr="00F524AB" w:rsidRDefault="009C4514" w:rsidP="00D21035">
            <w:pPr>
              <w:pStyle w:val="ListParagraph"/>
            </w:pPr>
          </w:p>
        </w:tc>
        <w:tc>
          <w:tcPr>
            <w:tcW w:w="2415" w:type="dxa"/>
          </w:tcPr>
          <w:p w14:paraId="6FFED3EC" w14:textId="5B444B32"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BID_YIELD_SIGN</w:t>
            </w:r>
          </w:p>
        </w:tc>
        <w:tc>
          <w:tcPr>
            <w:tcW w:w="1417" w:type="dxa"/>
          </w:tcPr>
          <w:p w14:paraId="1E1505C3" w14:textId="6605938E"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w:t>
            </w:r>
          </w:p>
        </w:tc>
        <w:tc>
          <w:tcPr>
            <w:tcW w:w="960" w:type="dxa"/>
          </w:tcPr>
          <w:p w14:paraId="278ADB97" w14:textId="135FCE2A"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65</w:t>
            </w:r>
          </w:p>
        </w:tc>
        <w:tc>
          <w:tcPr>
            <w:tcW w:w="2648" w:type="dxa"/>
          </w:tcPr>
          <w:p w14:paraId="1516E9DA" w14:textId="437F66F2" w:rsidR="009C4514" w:rsidRDefault="00EA0489" w:rsidP="009C4514">
            <w:pPr>
              <w:jc w:val="left"/>
              <w:rPr>
                <w:rFonts w:asciiTheme="minorHAnsi" w:hAnsiTheme="minorHAnsi" w:cstheme="minorHAnsi"/>
                <w:szCs w:val="22"/>
              </w:rPr>
            </w:pPr>
            <w:r>
              <w:rPr>
                <w:rFonts w:asciiTheme="minorHAnsi" w:hAnsiTheme="minorHAnsi" w:cstheme="minorHAnsi"/>
                <w:szCs w:val="22"/>
              </w:rPr>
              <w:t>Bid yield sign</w:t>
            </w:r>
          </w:p>
        </w:tc>
        <w:tc>
          <w:tcPr>
            <w:tcW w:w="2946" w:type="dxa"/>
          </w:tcPr>
          <w:p w14:paraId="2B161A4D" w14:textId="0BC5F8A4"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09FBC81A" w14:textId="77777777" w:rsidR="009C4514" w:rsidRPr="00E06696" w:rsidRDefault="009C4514" w:rsidP="009C4514">
            <w:pPr>
              <w:jc w:val="left"/>
              <w:rPr>
                <w:rFonts w:asciiTheme="minorHAnsi" w:hAnsiTheme="minorHAnsi" w:cstheme="minorHAnsi"/>
                <w:szCs w:val="22"/>
              </w:rPr>
            </w:pPr>
          </w:p>
        </w:tc>
      </w:tr>
      <w:tr w:rsidR="009C4514" w:rsidRPr="005F7CBC" w14:paraId="431F847A" w14:textId="77777777" w:rsidTr="000B3397">
        <w:tc>
          <w:tcPr>
            <w:tcW w:w="797" w:type="dxa"/>
          </w:tcPr>
          <w:p w14:paraId="1FE18DC4" w14:textId="77777777" w:rsidR="009C4514" w:rsidRPr="00F524AB" w:rsidRDefault="009C4514" w:rsidP="00D21035">
            <w:pPr>
              <w:pStyle w:val="ListParagraph"/>
            </w:pPr>
          </w:p>
        </w:tc>
        <w:tc>
          <w:tcPr>
            <w:tcW w:w="2415" w:type="dxa"/>
          </w:tcPr>
          <w:p w14:paraId="2B084AC8" w14:textId="2B2A2140"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BID_YIELD</w:t>
            </w:r>
          </w:p>
        </w:tc>
        <w:tc>
          <w:tcPr>
            <w:tcW w:w="1417" w:type="dxa"/>
          </w:tcPr>
          <w:p w14:paraId="7829A56E" w14:textId="0A4A616E"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9(3)v9(2)</w:t>
            </w:r>
          </w:p>
        </w:tc>
        <w:tc>
          <w:tcPr>
            <w:tcW w:w="960" w:type="dxa"/>
          </w:tcPr>
          <w:p w14:paraId="70BC77CD" w14:textId="3C992490"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66</w:t>
            </w:r>
          </w:p>
        </w:tc>
        <w:tc>
          <w:tcPr>
            <w:tcW w:w="2648" w:type="dxa"/>
          </w:tcPr>
          <w:p w14:paraId="094CE3A5" w14:textId="3AB922DF" w:rsidR="009C4514" w:rsidRDefault="00EA0489" w:rsidP="009C4514">
            <w:pPr>
              <w:jc w:val="left"/>
              <w:rPr>
                <w:rFonts w:asciiTheme="minorHAnsi" w:hAnsiTheme="minorHAnsi" w:cstheme="minorHAnsi"/>
                <w:szCs w:val="22"/>
              </w:rPr>
            </w:pPr>
            <w:r>
              <w:rPr>
                <w:rFonts w:asciiTheme="minorHAnsi" w:hAnsiTheme="minorHAnsi" w:cstheme="minorHAnsi"/>
                <w:szCs w:val="22"/>
              </w:rPr>
              <w:t>Bid yield</w:t>
            </w:r>
          </w:p>
        </w:tc>
        <w:tc>
          <w:tcPr>
            <w:tcW w:w="2946" w:type="dxa"/>
          </w:tcPr>
          <w:p w14:paraId="65C5E145" w14:textId="0BEC8564"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735FF3F9" w14:textId="77777777" w:rsidR="009C4514" w:rsidRPr="00E06696" w:rsidRDefault="009C4514" w:rsidP="009C4514">
            <w:pPr>
              <w:jc w:val="left"/>
              <w:rPr>
                <w:rFonts w:asciiTheme="minorHAnsi" w:hAnsiTheme="minorHAnsi" w:cstheme="minorHAnsi"/>
                <w:szCs w:val="22"/>
              </w:rPr>
            </w:pPr>
          </w:p>
        </w:tc>
      </w:tr>
      <w:tr w:rsidR="009C4514" w:rsidRPr="005F7CBC" w14:paraId="0B4E1029" w14:textId="77777777" w:rsidTr="000B3397">
        <w:tc>
          <w:tcPr>
            <w:tcW w:w="797" w:type="dxa"/>
          </w:tcPr>
          <w:p w14:paraId="17B2EF20" w14:textId="77777777" w:rsidR="009C4514" w:rsidRPr="00F524AB" w:rsidRDefault="009C4514" w:rsidP="00D21035">
            <w:pPr>
              <w:pStyle w:val="ListParagraph"/>
            </w:pPr>
          </w:p>
        </w:tc>
        <w:tc>
          <w:tcPr>
            <w:tcW w:w="2415" w:type="dxa"/>
          </w:tcPr>
          <w:p w14:paraId="468C6342" w14:textId="4CCE9EEE"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NAME_OF_APPLN</w:t>
            </w:r>
          </w:p>
        </w:tc>
        <w:tc>
          <w:tcPr>
            <w:tcW w:w="1417" w:type="dxa"/>
          </w:tcPr>
          <w:p w14:paraId="12C8C381" w14:textId="2DB3E67B"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X(100)</w:t>
            </w:r>
          </w:p>
        </w:tc>
        <w:tc>
          <w:tcPr>
            <w:tcW w:w="960" w:type="dxa"/>
          </w:tcPr>
          <w:p w14:paraId="3B00EE40" w14:textId="75E32610"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71</w:t>
            </w:r>
          </w:p>
        </w:tc>
        <w:tc>
          <w:tcPr>
            <w:tcW w:w="2648" w:type="dxa"/>
          </w:tcPr>
          <w:p w14:paraId="2DC0E48B" w14:textId="0A3CE063" w:rsidR="009C4514" w:rsidRDefault="009C4514" w:rsidP="009C4514">
            <w:pPr>
              <w:jc w:val="left"/>
              <w:rPr>
                <w:rFonts w:asciiTheme="minorHAnsi" w:hAnsiTheme="minorHAnsi" w:cstheme="minorHAnsi"/>
                <w:szCs w:val="22"/>
              </w:rPr>
            </w:pPr>
            <w:r w:rsidRPr="00E06696">
              <w:rPr>
                <w:rFonts w:asciiTheme="minorHAnsi" w:hAnsiTheme="minorHAnsi" w:cstheme="minorHAnsi"/>
                <w:szCs w:val="22"/>
              </w:rPr>
              <w:t>Name of the applicant</w:t>
            </w:r>
          </w:p>
        </w:tc>
        <w:tc>
          <w:tcPr>
            <w:tcW w:w="2946" w:type="dxa"/>
          </w:tcPr>
          <w:p w14:paraId="5C0C736C" w14:textId="473308FC"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64B4E8A6" w14:textId="77777777" w:rsidR="009C4514" w:rsidRPr="00E06696" w:rsidRDefault="009C4514" w:rsidP="009C4514">
            <w:pPr>
              <w:jc w:val="left"/>
              <w:rPr>
                <w:rFonts w:asciiTheme="minorHAnsi" w:hAnsiTheme="minorHAnsi" w:cstheme="minorHAnsi"/>
                <w:szCs w:val="22"/>
              </w:rPr>
            </w:pPr>
          </w:p>
        </w:tc>
      </w:tr>
      <w:tr w:rsidR="009C4514" w:rsidRPr="005F7CBC" w14:paraId="53724654" w14:textId="77777777" w:rsidTr="000B3397">
        <w:tc>
          <w:tcPr>
            <w:tcW w:w="797" w:type="dxa"/>
          </w:tcPr>
          <w:p w14:paraId="3C52C01B" w14:textId="77777777" w:rsidR="009C4514" w:rsidRPr="00F524AB" w:rsidRDefault="009C4514" w:rsidP="00D21035">
            <w:pPr>
              <w:pStyle w:val="ListParagraph"/>
            </w:pPr>
          </w:p>
        </w:tc>
        <w:tc>
          <w:tcPr>
            <w:tcW w:w="2415" w:type="dxa"/>
          </w:tcPr>
          <w:p w14:paraId="4DA0A44C" w14:textId="6200DFB4"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NATIONALITY</w:t>
            </w:r>
          </w:p>
        </w:tc>
        <w:tc>
          <w:tcPr>
            <w:tcW w:w="1417" w:type="dxa"/>
          </w:tcPr>
          <w:p w14:paraId="26CBE54E" w14:textId="5692D867"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w:t>
            </w:r>
          </w:p>
        </w:tc>
        <w:tc>
          <w:tcPr>
            <w:tcW w:w="960" w:type="dxa"/>
          </w:tcPr>
          <w:p w14:paraId="7728B82D" w14:textId="416EF379"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171</w:t>
            </w:r>
          </w:p>
        </w:tc>
        <w:tc>
          <w:tcPr>
            <w:tcW w:w="2648" w:type="dxa"/>
          </w:tcPr>
          <w:p w14:paraId="702E8431" w14:textId="13656A08" w:rsidR="009C4514" w:rsidRDefault="009C4514" w:rsidP="00225E73">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Nationality indicator of the applicant</w:t>
            </w:r>
          </w:p>
        </w:tc>
        <w:tc>
          <w:tcPr>
            <w:tcW w:w="2946" w:type="dxa"/>
          </w:tcPr>
          <w:p w14:paraId="439230BB" w14:textId="7B74B43A"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5A64432F" w14:textId="77777777" w:rsidR="009C4514" w:rsidRPr="00E06696" w:rsidRDefault="009C4514" w:rsidP="009C4514">
            <w:pPr>
              <w:jc w:val="left"/>
              <w:rPr>
                <w:rFonts w:asciiTheme="minorHAnsi" w:hAnsiTheme="minorHAnsi" w:cstheme="minorHAnsi"/>
                <w:szCs w:val="22"/>
              </w:rPr>
            </w:pPr>
          </w:p>
        </w:tc>
      </w:tr>
      <w:tr w:rsidR="009C4514" w:rsidRPr="005F7CBC" w14:paraId="51A52FF6" w14:textId="77777777" w:rsidTr="000B3397">
        <w:tc>
          <w:tcPr>
            <w:tcW w:w="797" w:type="dxa"/>
          </w:tcPr>
          <w:p w14:paraId="3755F114" w14:textId="77777777" w:rsidR="009C4514" w:rsidRPr="00F524AB" w:rsidRDefault="009C4514" w:rsidP="00D21035">
            <w:pPr>
              <w:pStyle w:val="ListParagraph"/>
            </w:pPr>
          </w:p>
        </w:tc>
        <w:tc>
          <w:tcPr>
            <w:tcW w:w="2415" w:type="dxa"/>
          </w:tcPr>
          <w:p w14:paraId="770E6CC5" w14:textId="492DD525"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NATIONALITY_COUNTRY</w:t>
            </w:r>
          </w:p>
        </w:tc>
        <w:tc>
          <w:tcPr>
            <w:tcW w:w="1417" w:type="dxa"/>
          </w:tcPr>
          <w:p w14:paraId="7F6FBFF8" w14:textId="7E56D20A"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X(2)</w:t>
            </w:r>
          </w:p>
        </w:tc>
        <w:tc>
          <w:tcPr>
            <w:tcW w:w="960" w:type="dxa"/>
          </w:tcPr>
          <w:p w14:paraId="7D24776A" w14:textId="5CC5CA58"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172</w:t>
            </w:r>
          </w:p>
        </w:tc>
        <w:tc>
          <w:tcPr>
            <w:tcW w:w="2648" w:type="dxa"/>
          </w:tcPr>
          <w:p w14:paraId="7B06141E" w14:textId="2564C0E7" w:rsidR="009C4514" w:rsidRDefault="009C4514" w:rsidP="009C4514">
            <w:pPr>
              <w:jc w:val="left"/>
              <w:rPr>
                <w:rFonts w:asciiTheme="minorHAnsi" w:hAnsiTheme="minorHAnsi" w:cstheme="minorHAnsi"/>
                <w:szCs w:val="22"/>
              </w:rPr>
            </w:pPr>
            <w:r w:rsidRPr="00E06696">
              <w:rPr>
                <w:rFonts w:asciiTheme="minorHAnsi" w:hAnsiTheme="minorHAnsi" w:cstheme="minorHAnsi"/>
                <w:szCs w:val="22"/>
              </w:rPr>
              <w:t>Nationality country of the applicant</w:t>
            </w:r>
          </w:p>
        </w:tc>
        <w:tc>
          <w:tcPr>
            <w:tcW w:w="2946" w:type="dxa"/>
          </w:tcPr>
          <w:p w14:paraId="333EB16B" w14:textId="25491A16"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07292CB7" w14:textId="77777777" w:rsidR="009C4514" w:rsidRPr="00E06696" w:rsidRDefault="009C4514" w:rsidP="009C4514">
            <w:pPr>
              <w:jc w:val="left"/>
              <w:rPr>
                <w:rFonts w:asciiTheme="minorHAnsi" w:hAnsiTheme="minorHAnsi" w:cstheme="minorHAnsi"/>
                <w:szCs w:val="22"/>
              </w:rPr>
            </w:pPr>
          </w:p>
        </w:tc>
      </w:tr>
      <w:tr w:rsidR="009C4514" w:rsidRPr="005F7CBC" w14:paraId="7176B5D6" w14:textId="77777777" w:rsidTr="000B3397">
        <w:tc>
          <w:tcPr>
            <w:tcW w:w="797" w:type="dxa"/>
          </w:tcPr>
          <w:p w14:paraId="2A71B50A" w14:textId="77777777" w:rsidR="009C4514" w:rsidRPr="00F524AB" w:rsidRDefault="009C4514" w:rsidP="00D21035">
            <w:pPr>
              <w:pStyle w:val="ListParagraph"/>
            </w:pPr>
          </w:p>
        </w:tc>
        <w:tc>
          <w:tcPr>
            <w:tcW w:w="2415" w:type="dxa"/>
          </w:tcPr>
          <w:p w14:paraId="673AFF32" w14:textId="722AD052"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IC_PASSPORT</w:t>
            </w:r>
          </w:p>
        </w:tc>
        <w:tc>
          <w:tcPr>
            <w:tcW w:w="1417" w:type="dxa"/>
          </w:tcPr>
          <w:p w14:paraId="5D5D14B4" w14:textId="6F86C41C"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X(14)</w:t>
            </w:r>
          </w:p>
        </w:tc>
        <w:tc>
          <w:tcPr>
            <w:tcW w:w="960" w:type="dxa"/>
          </w:tcPr>
          <w:p w14:paraId="56F01AAD" w14:textId="55D332BE"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174</w:t>
            </w:r>
          </w:p>
        </w:tc>
        <w:tc>
          <w:tcPr>
            <w:tcW w:w="2648" w:type="dxa"/>
          </w:tcPr>
          <w:p w14:paraId="3B4DE804" w14:textId="77777777" w:rsidR="00225E73" w:rsidRDefault="00225E73" w:rsidP="00225E73">
            <w:pPr>
              <w:spacing w:after="240"/>
              <w:jc w:val="left"/>
              <w:rPr>
                <w:rFonts w:asciiTheme="minorHAnsi" w:hAnsiTheme="minorHAnsi" w:cstheme="minorHAnsi"/>
                <w:szCs w:val="22"/>
              </w:rPr>
            </w:pPr>
            <w:r w:rsidRPr="00E06696">
              <w:rPr>
                <w:rFonts w:asciiTheme="minorHAnsi" w:hAnsiTheme="minorHAnsi" w:cstheme="minorHAnsi"/>
                <w:szCs w:val="22"/>
              </w:rPr>
              <w:t xml:space="preserve">NRIC </w:t>
            </w:r>
            <w:r>
              <w:rPr>
                <w:rFonts w:asciiTheme="minorHAnsi" w:hAnsiTheme="minorHAnsi" w:cstheme="minorHAnsi"/>
                <w:szCs w:val="22"/>
              </w:rPr>
              <w:t>for Singapore citizens or PRs</w:t>
            </w:r>
          </w:p>
          <w:p w14:paraId="543C3E28" w14:textId="36CAACE8" w:rsidR="009C4514" w:rsidRDefault="00225E73" w:rsidP="00225E73">
            <w:pPr>
              <w:jc w:val="left"/>
              <w:rPr>
                <w:rFonts w:asciiTheme="minorHAnsi" w:hAnsiTheme="minorHAnsi" w:cstheme="minorHAnsi"/>
                <w:szCs w:val="22"/>
              </w:rPr>
            </w:pPr>
            <w:r w:rsidRPr="00E06696">
              <w:rPr>
                <w:rFonts w:asciiTheme="minorHAnsi" w:hAnsiTheme="minorHAnsi" w:cstheme="minorHAnsi"/>
                <w:szCs w:val="22"/>
              </w:rPr>
              <w:t xml:space="preserve">or </w:t>
            </w:r>
            <w:r>
              <w:rPr>
                <w:rFonts w:asciiTheme="minorHAnsi" w:hAnsiTheme="minorHAnsi" w:cstheme="minorHAnsi"/>
                <w:szCs w:val="22"/>
              </w:rPr>
              <w:t>FIN/</w:t>
            </w:r>
            <w:r w:rsidRPr="00E06696">
              <w:rPr>
                <w:rFonts w:asciiTheme="minorHAnsi" w:hAnsiTheme="minorHAnsi" w:cstheme="minorHAnsi"/>
                <w:szCs w:val="22"/>
              </w:rPr>
              <w:t>passport number</w:t>
            </w:r>
            <w:r>
              <w:rPr>
                <w:rFonts w:asciiTheme="minorHAnsi" w:hAnsiTheme="minorHAnsi" w:cstheme="minorHAnsi"/>
                <w:szCs w:val="22"/>
              </w:rPr>
              <w:t xml:space="preserve"> for foreigners</w:t>
            </w:r>
          </w:p>
        </w:tc>
        <w:tc>
          <w:tcPr>
            <w:tcW w:w="2946" w:type="dxa"/>
          </w:tcPr>
          <w:p w14:paraId="2629602C" w14:textId="794DC17D"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1C5B3115" w14:textId="77777777" w:rsidR="009C4514" w:rsidRPr="00E06696" w:rsidRDefault="009C4514" w:rsidP="009C4514">
            <w:pPr>
              <w:jc w:val="left"/>
              <w:rPr>
                <w:rFonts w:asciiTheme="minorHAnsi" w:hAnsiTheme="minorHAnsi" w:cstheme="minorHAnsi"/>
                <w:szCs w:val="22"/>
              </w:rPr>
            </w:pPr>
          </w:p>
        </w:tc>
      </w:tr>
      <w:tr w:rsidR="009C4514" w:rsidRPr="005F7CBC" w14:paraId="4EE8E14D" w14:textId="77777777" w:rsidTr="000B3397">
        <w:tc>
          <w:tcPr>
            <w:tcW w:w="797" w:type="dxa"/>
          </w:tcPr>
          <w:p w14:paraId="2258DA5E" w14:textId="77777777" w:rsidR="009C4514" w:rsidRPr="00F524AB" w:rsidRDefault="009C4514" w:rsidP="00D21035">
            <w:pPr>
              <w:pStyle w:val="ListParagraph"/>
            </w:pPr>
          </w:p>
        </w:tc>
        <w:tc>
          <w:tcPr>
            <w:tcW w:w="2415" w:type="dxa"/>
          </w:tcPr>
          <w:p w14:paraId="45BE1DCB" w14:textId="57183677"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CUST_BANK_CODE</w:t>
            </w:r>
          </w:p>
        </w:tc>
        <w:tc>
          <w:tcPr>
            <w:tcW w:w="1417" w:type="dxa"/>
          </w:tcPr>
          <w:p w14:paraId="2989BFD3" w14:textId="56EE57DC"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9(4)</w:t>
            </w:r>
          </w:p>
        </w:tc>
        <w:tc>
          <w:tcPr>
            <w:tcW w:w="960" w:type="dxa"/>
          </w:tcPr>
          <w:p w14:paraId="2490DBA5" w14:textId="0C5AD9DA"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188</w:t>
            </w:r>
          </w:p>
        </w:tc>
        <w:tc>
          <w:tcPr>
            <w:tcW w:w="2648" w:type="dxa"/>
          </w:tcPr>
          <w:p w14:paraId="6447022F" w14:textId="3704D219" w:rsidR="009C4514" w:rsidRDefault="009C4514" w:rsidP="009C4514">
            <w:pPr>
              <w:jc w:val="left"/>
              <w:rPr>
                <w:rFonts w:asciiTheme="minorHAnsi" w:hAnsiTheme="minorHAnsi" w:cstheme="minorHAnsi"/>
                <w:szCs w:val="22"/>
              </w:rPr>
            </w:pPr>
            <w:r w:rsidRPr="00E06696">
              <w:rPr>
                <w:rFonts w:asciiTheme="minorHAnsi" w:hAnsiTheme="minorHAnsi" w:cstheme="minorHAnsi"/>
                <w:szCs w:val="22"/>
              </w:rPr>
              <w:t>Settlement bank code</w:t>
            </w:r>
          </w:p>
        </w:tc>
        <w:tc>
          <w:tcPr>
            <w:tcW w:w="2946" w:type="dxa"/>
          </w:tcPr>
          <w:p w14:paraId="132BBC97" w14:textId="4EFCC77F"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0FEE9578" w14:textId="77777777" w:rsidR="009C4514" w:rsidRPr="00E06696" w:rsidRDefault="009C4514" w:rsidP="009C4514">
            <w:pPr>
              <w:jc w:val="left"/>
              <w:rPr>
                <w:rFonts w:asciiTheme="minorHAnsi" w:hAnsiTheme="minorHAnsi" w:cstheme="minorHAnsi"/>
                <w:szCs w:val="22"/>
              </w:rPr>
            </w:pPr>
          </w:p>
        </w:tc>
      </w:tr>
      <w:tr w:rsidR="009C4514" w:rsidRPr="005F7CBC" w14:paraId="39AB71BF" w14:textId="77777777" w:rsidTr="000B3397">
        <w:tc>
          <w:tcPr>
            <w:tcW w:w="797" w:type="dxa"/>
          </w:tcPr>
          <w:p w14:paraId="2D815103" w14:textId="77777777" w:rsidR="009C4514" w:rsidRPr="00F524AB" w:rsidRDefault="009C4514" w:rsidP="00D21035">
            <w:pPr>
              <w:pStyle w:val="ListParagraph"/>
            </w:pPr>
          </w:p>
        </w:tc>
        <w:tc>
          <w:tcPr>
            <w:tcW w:w="2415" w:type="dxa"/>
          </w:tcPr>
          <w:p w14:paraId="550DAAF1" w14:textId="01378721"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CUST_BANK_BC</w:t>
            </w:r>
          </w:p>
        </w:tc>
        <w:tc>
          <w:tcPr>
            <w:tcW w:w="1417" w:type="dxa"/>
          </w:tcPr>
          <w:p w14:paraId="0863CB00" w14:textId="4A47AF31"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w:t>
            </w:r>
          </w:p>
        </w:tc>
        <w:tc>
          <w:tcPr>
            <w:tcW w:w="960" w:type="dxa"/>
          </w:tcPr>
          <w:p w14:paraId="776F849B" w14:textId="54E86557"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192</w:t>
            </w:r>
          </w:p>
        </w:tc>
        <w:tc>
          <w:tcPr>
            <w:tcW w:w="2648" w:type="dxa"/>
          </w:tcPr>
          <w:p w14:paraId="527E38BD" w14:textId="3A46B363" w:rsidR="00225E73" w:rsidRDefault="009C4514" w:rsidP="00225E73">
            <w:pPr>
              <w:spacing w:after="240"/>
              <w:jc w:val="left"/>
              <w:rPr>
                <w:del w:id="793" w:author="Akila BALAKRISHNAN from.OPTIMUM (MAS)" w:date="2026-01-13T17:59:00Z" w16du:dateUtc="2026-01-13T09:59:00Z"/>
                <w:rFonts w:asciiTheme="minorHAnsi" w:hAnsiTheme="minorHAnsi" w:cstheme="minorHAnsi"/>
                <w:szCs w:val="22"/>
              </w:rPr>
            </w:pPr>
            <w:r w:rsidRPr="00E06696">
              <w:rPr>
                <w:rFonts w:asciiTheme="minorHAnsi" w:hAnsiTheme="minorHAnsi" w:cstheme="minorHAnsi"/>
                <w:szCs w:val="22"/>
              </w:rPr>
              <w:t>Indicator for Custodian or bank</w:t>
            </w:r>
          </w:p>
          <w:p w14:paraId="0C3F24B3" w14:textId="0B26E530" w:rsidR="009C4514" w:rsidRDefault="009C4514" w:rsidP="009C4514">
            <w:pPr>
              <w:jc w:val="left"/>
              <w:rPr>
                <w:rFonts w:asciiTheme="minorHAnsi" w:hAnsiTheme="minorHAnsi" w:cstheme="minorHAnsi"/>
                <w:szCs w:val="22"/>
              </w:rPr>
            </w:pPr>
          </w:p>
        </w:tc>
        <w:tc>
          <w:tcPr>
            <w:tcW w:w="2946" w:type="dxa"/>
          </w:tcPr>
          <w:p w14:paraId="6D6F9A33" w14:textId="53CF5FFF"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6D7B990D" w14:textId="77777777" w:rsidR="009C4514" w:rsidRPr="00E06696" w:rsidRDefault="009C4514" w:rsidP="009C4514">
            <w:pPr>
              <w:jc w:val="left"/>
              <w:rPr>
                <w:rFonts w:asciiTheme="minorHAnsi" w:hAnsiTheme="minorHAnsi" w:cstheme="minorHAnsi"/>
                <w:szCs w:val="22"/>
              </w:rPr>
            </w:pPr>
          </w:p>
        </w:tc>
      </w:tr>
      <w:tr w:rsidR="009C4514" w:rsidRPr="005F7CBC" w14:paraId="04925B7E" w14:textId="77777777" w:rsidTr="000B3397">
        <w:tc>
          <w:tcPr>
            <w:tcW w:w="797" w:type="dxa"/>
          </w:tcPr>
          <w:p w14:paraId="734D47F7" w14:textId="77777777" w:rsidR="009C4514" w:rsidRPr="00F524AB" w:rsidRDefault="009C4514" w:rsidP="00D21035">
            <w:pPr>
              <w:pStyle w:val="ListParagraph"/>
            </w:pPr>
          </w:p>
        </w:tc>
        <w:tc>
          <w:tcPr>
            <w:tcW w:w="2415" w:type="dxa"/>
          </w:tcPr>
          <w:p w14:paraId="76CED200" w14:textId="7DCCB421"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TYPE_OF_APPLN</w:t>
            </w:r>
          </w:p>
        </w:tc>
        <w:tc>
          <w:tcPr>
            <w:tcW w:w="1417" w:type="dxa"/>
          </w:tcPr>
          <w:p w14:paraId="775B5331" w14:textId="31276182"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X(3)</w:t>
            </w:r>
          </w:p>
        </w:tc>
        <w:tc>
          <w:tcPr>
            <w:tcW w:w="960" w:type="dxa"/>
          </w:tcPr>
          <w:p w14:paraId="05936F1F" w14:textId="08409344" w:rsidR="009C4514" w:rsidRPr="00E06696" w:rsidRDefault="0057431F" w:rsidP="009C4514">
            <w:pPr>
              <w:spacing w:after="240"/>
              <w:jc w:val="left"/>
              <w:rPr>
                <w:rFonts w:asciiTheme="minorHAnsi" w:hAnsiTheme="minorHAnsi" w:cstheme="minorHAnsi"/>
                <w:szCs w:val="22"/>
              </w:rPr>
            </w:pPr>
            <w:r>
              <w:rPr>
                <w:rFonts w:asciiTheme="minorHAnsi" w:hAnsiTheme="minorHAnsi" w:cstheme="minorHAnsi"/>
                <w:szCs w:val="22"/>
              </w:rPr>
              <w:t>193</w:t>
            </w:r>
          </w:p>
        </w:tc>
        <w:tc>
          <w:tcPr>
            <w:tcW w:w="2648" w:type="dxa"/>
          </w:tcPr>
          <w:p w14:paraId="55A29C51" w14:textId="2E096732" w:rsidR="009933DF" w:rsidRDefault="009C4514" w:rsidP="009933DF">
            <w:pPr>
              <w:spacing w:after="240"/>
              <w:jc w:val="left"/>
              <w:rPr>
                <w:rFonts w:asciiTheme="minorHAnsi" w:hAnsiTheme="minorHAnsi" w:cstheme="minorHAnsi"/>
                <w:szCs w:val="22"/>
              </w:rPr>
            </w:pPr>
            <w:r w:rsidRPr="00E06696">
              <w:rPr>
                <w:rFonts w:asciiTheme="minorHAnsi" w:hAnsiTheme="minorHAnsi" w:cstheme="minorHAnsi"/>
                <w:szCs w:val="22"/>
              </w:rPr>
              <w:t>Type of applicant</w:t>
            </w:r>
          </w:p>
          <w:p w14:paraId="041AB688" w14:textId="22F91807" w:rsidR="009C4514" w:rsidRDefault="009C4514" w:rsidP="009C4514">
            <w:pPr>
              <w:jc w:val="left"/>
              <w:rPr>
                <w:rFonts w:asciiTheme="minorHAnsi" w:hAnsiTheme="minorHAnsi" w:cstheme="minorHAnsi"/>
                <w:szCs w:val="22"/>
              </w:rPr>
            </w:pPr>
          </w:p>
        </w:tc>
        <w:tc>
          <w:tcPr>
            <w:tcW w:w="2946" w:type="dxa"/>
          </w:tcPr>
          <w:p w14:paraId="0FD930B6" w14:textId="57D638C3"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1A2E7D87" w14:textId="77777777" w:rsidR="009C4514" w:rsidRPr="00E06696" w:rsidRDefault="009C4514" w:rsidP="009C4514">
            <w:pPr>
              <w:jc w:val="left"/>
              <w:rPr>
                <w:rFonts w:asciiTheme="minorHAnsi" w:hAnsiTheme="minorHAnsi" w:cstheme="minorHAnsi"/>
                <w:szCs w:val="22"/>
              </w:rPr>
            </w:pPr>
          </w:p>
        </w:tc>
      </w:tr>
      <w:tr w:rsidR="009C4514" w:rsidRPr="005F7CBC" w14:paraId="138C9DB6" w14:textId="77777777" w:rsidTr="000B3397">
        <w:tc>
          <w:tcPr>
            <w:tcW w:w="797" w:type="dxa"/>
          </w:tcPr>
          <w:p w14:paraId="685527AA" w14:textId="77777777" w:rsidR="009C4514" w:rsidRPr="00F524AB" w:rsidRDefault="009C4514" w:rsidP="00D21035">
            <w:pPr>
              <w:pStyle w:val="ListParagraph"/>
            </w:pPr>
          </w:p>
        </w:tc>
        <w:tc>
          <w:tcPr>
            <w:tcW w:w="2415" w:type="dxa"/>
          </w:tcPr>
          <w:p w14:paraId="25DF82CB" w14:textId="148B048B"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CDP_ACCT_NO</w:t>
            </w:r>
          </w:p>
        </w:tc>
        <w:tc>
          <w:tcPr>
            <w:tcW w:w="1417" w:type="dxa"/>
          </w:tcPr>
          <w:p w14:paraId="0AA97E04" w14:textId="343A0F87"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X(16)</w:t>
            </w:r>
          </w:p>
        </w:tc>
        <w:tc>
          <w:tcPr>
            <w:tcW w:w="960" w:type="dxa"/>
          </w:tcPr>
          <w:p w14:paraId="235411E2" w14:textId="3F5B0860" w:rsidR="009C4514" w:rsidRPr="00E06696" w:rsidRDefault="0057431F" w:rsidP="009C4514">
            <w:pPr>
              <w:spacing w:after="240"/>
              <w:jc w:val="left"/>
              <w:rPr>
                <w:rFonts w:asciiTheme="minorHAnsi" w:hAnsiTheme="minorHAnsi" w:cstheme="minorHAnsi"/>
                <w:szCs w:val="22"/>
              </w:rPr>
            </w:pPr>
            <w:r>
              <w:rPr>
                <w:rFonts w:asciiTheme="minorHAnsi" w:hAnsiTheme="minorHAnsi" w:cstheme="minorHAnsi"/>
                <w:szCs w:val="22"/>
              </w:rPr>
              <w:t>196</w:t>
            </w:r>
          </w:p>
        </w:tc>
        <w:tc>
          <w:tcPr>
            <w:tcW w:w="2648" w:type="dxa"/>
          </w:tcPr>
          <w:p w14:paraId="6B3EC7F1" w14:textId="7522A496" w:rsidR="009C4514" w:rsidRDefault="009933DF" w:rsidP="009C4514">
            <w:pPr>
              <w:jc w:val="left"/>
              <w:rPr>
                <w:rFonts w:asciiTheme="minorHAnsi" w:hAnsiTheme="minorHAnsi" w:cstheme="minorHAnsi"/>
                <w:szCs w:val="22"/>
              </w:rPr>
            </w:pPr>
            <w:r w:rsidRPr="00E06696">
              <w:rPr>
                <w:rFonts w:asciiTheme="minorHAnsi" w:hAnsiTheme="minorHAnsi" w:cstheme="minorHAnsi"/>
                <w:szCs w:val="22"/>
              </w:rPr>
              <w:t>CDP account number of the applicant</w:t>
            </w:r>
          </w:p>
        </w:tc>
        <w:tc>
          <w:tcPr>
            <w:tcW w:w="2946" w:type="dxa"/>
          </w:tcPr>
          <w:p w14:paraId="62895545" w14:textId="1F3AEBEA"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4999277C" w14:textId="77777777" w:rsidR="009C4514" w:rsidRPr="00E06696" w:rsidRDefault="009C4514" w:rsidP="009C4514">
            <w:pPr>
              <w:jc w:val="left"/>
              <w:rPr>
                <w:rFonts w:asciiTheme="minorHAnsi" w:hAnsiTheme="minorHAnsi" w:cstheme="minorHAnsi"/>
                <w:szCs w:val="22"/>
              </w:rPr>
            </w:pPr>
          </w:p>
        </w:tc>
      </w:tr>
      <w:tr w:rsidR="009C4514" w:rsidRPr="005F7CBC" w14:paraId="6C2D97C9" w14:textId="77777777" w:rsidTr="000B3397">
        <w:tc>
          <w:tcPr>
            <w:tcW w:w="797" w:type="dxa"/>
          </w:tcPr>
          <w:p w14:paraId="0A2D67F7" w14:textId="77777777" w:rsidR="009C4514" w:rsidRPr="00F524AB" w:rsidRDefault="009C4514" w:rsidP="00D21035">
            <w:pPr>
              <w:pStyle w:val="ListParagraph"/>
            </w:pPr>
          </w:p>
        </w:tc>
        <w:tc>
          <w:tcPr>
            <w:tcW w:w="2415" w:type="dxa"/>
          </w:tcPr>
          <w:p w14:paraId="0AFA16BF" w14:textId="2C24FD85"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SUB_METHOD</w:t>
            </w:r>
          </w:p>
        </w:tc>
        <w:tc>
          <w:tcPr>
            <w:tcW w:w="1417" w:type="dxa"/>
          </w:tcPr>
          <w:p w14:paraId="374750B7" w14:textId="221EA8C4"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w:t>
            </w:r>
          </w:p>
        </w:tc>
        <w:tc>
          <w:tcPr>
            <w:tcW w:w="960" w:type="dxa"/>
          </w:tcPr>
          <w:p w14:paraId="45F04037" w14:textId="750AD4A9" w:rsidR="009C4514" w:rsidRPr="00E06696" w:rsidRDefault="0057431F" w:rsidP="009C4514">
            <w:pPr>
              <w:spacing w:after="240"/>
              <w:jc w:val="left"/>
              <w:rPr>
                <w:rFonts w:asciiTheme="minorHAnsi" w:hAnsiTheme="minorHAnsi" w:cstheme="minorHAnsi"/>
                <w:szCs w:val="22"/>
              </w:rPr>
            </w:pPr>
            <w:r>
              <w:rPr>
                <w:rFonts w:asciiTheme="minorHAnsi" w:hAnsiTheme="minorHAnsi" w:cstheme="minorHAnsi"/>
                <w:szCs w:val="22"/>
              </w:rPr>
              <w:t>212</w:t>
            </w:r>
          </w:p>
        </w:tc>
        <w:tc>
          <w:tcPr>
            <w:tcW w:w="2648" w:type="dxa"/>
          </w:tcPr>
          <w:p w14:paraId="32792163" w14:textId="2E5134DB" w:rsidR="009933DF" w:rsidRDefault="009C4514" w:rsidP="009933DF">
            <w:pPr>
              <w:spacing w:after="240"/>
              <w:jc w:val="left"/>
              <w:rPr>
                <w:rFonts w:asciiTheme="minorHAnsi" w:hAnsiTheme="minorHAnsi" w:cstheme="minorHAnsi"/>
                <w:szCs w:val="22"/>
              </w:rPr>
            </w:pPr>
            <w:r w:rsidRPr="00E06696">
              <w:rPr>
                <w:rFonts w:asciiTheme="minorHAnsi" w:hAnsiTheme="minorHAnsi" w:cstheme="minorHAnsi"/>
                <w:szCs w:val="22"/>
              </w:rPr>
              <w:t>Submission method indicator</w:t>
            </w:r>
          </w:p>
          <w:p w14:paraId="2CDC5F9D" w14:textId="0CC59018" w:rsidR="009C4514" w:rsidRDefault="009C4514" w:rsidP="009C4514">
            <w:pPr>
              <w:jc w:val="left"/>
              <w:rPr>
                <w:rFonts w:asciiTheme="minorHAnsi" w:hAnsiTheme="minorHAnsi" w:cstheme="minorHAnsi"/>
                <w:szCs w:val="22"/>
              </w:rPr>
            </w:pPr>
          </w:p>
        </w:tc>
        <w:tc>
          <w:tcPr>
            <w:tcW w:w="2946" w:type="dxa"/>
          </w:tcPr>
          <w:p w14:paraId="1D4CD783" w14:textId="3BF4604C"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27F48F63" w14:textId="77777777" w:rsidR="009C4514" w:rsidRPr="00E06696" w:rsidRDefault="009C4514" w:rsidP="009C4514">
            <w:pPr>
              <w:jc w:val="left"/>
              <w:rPr>
                <w:rFonts w:asciiTheme="minorHAnsi" w:hAnsiTheme="minorHAnsi" w:cstheme="minorHAnsi"/>
                <w:szCs w:val="22"/>
              </w:rPr>
            </w:pPr>
          </w:p>
        </w:tc>
      </w:tr>
      <w:tr w:rsidR="009C4514" w:rsidRPr="005F7CBC" w14:paraId="2888CF66" w14:textId="77777777" w:rsidTr="000B3397">
        <w:tc>
          <w:tcPr>
            <w:tcW w:w="797" w:type="dxa"/>
          </w:tcPr>
          <w:p w14:paraId="612B90EE" w14:textId="77777777" w:rsidR="009C4514" w:rsidRPr="00F524AB" w:rsidRDefault="009C4514" w:rsidP="00D21035">
            <w:pPr>
              <w:pStyle w:val="ListParagraph"/>
            </w:pPr>
          </w:p>
        </w:tc>
        <w:tc>
          <w:tcPr>
            <w:tcW w:w="2415" w:type="dxa"/>
          </w:tcPr>
          <w:p w14:paraId="5F63E7A1" w14:textId="2389414A"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CPFIS</w:t>
            </w:r>
            <w:r>
              <w:rPr>
                <w:rFonts w:asciiTheme="minorHAnsi" w:hAnsiTheme="minorHAnsi" w:cstheme="minorHAnsi"/>
                <w:szCs w:val="22"/>
              </w:rPr>
              <w:t>_</w:t>
            </w:r>
            <w:r w:rsidRPr="00230A41">
              <w:rPr>
                <w:rFonts w:asciiTheme="minorHAnsi" w:hAnsiTheme="minorHAnsi" w:cstheme="minorHAnsi"/>
                <w:szCs w:val="22"/>
              </w:rPr>
              <w:t>SRS</w:t>
            </w:r>
            <w:r>
              <w:rPr>
                <w:rFonts w:asciiTheme="minorHAnsi" w:hAnsiTheme="minorHAnsi" w:cstheme="minorHAnsi"/>
                <w:szCs w:val="22"/>
              </w:rPr>
              <w:t>_</w:t>
            </w:r>
            <w:r w:rsidRPr="00230A41">
              <w:rPr>
                <w:rFonts w:asciiTheme="minorHAnsi" w:hAnsiTheme="minorHAnsi" w:cstheme="minorHAnsi"/>
                <w:szCs w:val="22"/>
              </w:rPr>
              <w:t>ACCT_NO</w:t>
            </w:r>
          </w:p>
        </w:tc>
        <w:tc>
          <w:tcPr>
            <w:tcW w:w="1417" w:type="dxa"/>
          </w:tcPr>
          <w:p w14:paraId="16B9FE48" w14:textId="639A876D"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X(16)</w:t>
            </w:r>
          </w:p>
        </w:tc>
        <w:tc>
          <w:tcPr>
            <w:tcW w:w="960" w:type="dxa"/>
          </w:tcPr>
          <w:p w14:paraId="785CCE1E" w14:textId="4B317792" w:rsidR="009C4514" w:rsidRPr="00E06696" w:rsidRDefault="0057431F" w:rsidP="009C4514">
            <w:pPr>
              <w:spacing w:after="240"/>
              <w:jc w:val="left"/>
              <w:rPr>
                <w:rFonts w:asciiTheme="minorHAnsi" w:hAnsiTheme="minorHAnsi" w:cstheme="minorHAnsi"/>
                <w:szCs w:val="22"/>
              </w:rPr>
            </w:pPr>
            <w:r>
              <w:rPr>
                <w:rFonts w:asciiTheme="minorHAnsi" w:hAnsiTheme="minorHAnsi" w:cstheme="minorHAnsi"/>
                <w:szCs w:val="22"/>
              </w:rPr>
              <w:t>213</w:t>
            </w:r>
          </w:p>
        </w:tc>
        <w:tc>
          <w:tcPr>
            <w:tcW w:w="2648" w:type="dxa"/>
          </w:tcPr>
          <w:p w14:paraId="1B5C5D6C" w14:textId="291F076C" w:rsidR="009C4514" w:rsidRDefault="009C4514" w:rsidP="009C4514">
            <w:pPr>
              <w:jc w:val="left"/>
              <w:rPr>
                <w:rFonts w:asciiTheme="minorHAnsi" w:hAnsiTheme="minorHAnsi" w:cstheme="minorHAnsi"/>
                <w:szCs w:val="22"/>
              </w:rPr>
            </w:pPr>
            <w:r w:rsidRPr="00E06696">
              <w:rPr>
                <w:rFonts w:asciiTheme="minorHAnsi" w:hAnsiTheme="minorHAnsi" w:cstheme="minorHAnsi"/>
                <w:szCs w:val="22"/>
              </w:rPr>
              <w:t>CPFIS or SRS account number</w:t>
            </w:r>
          </w:p>
        </w:tc>
        <w:tc>
          <w:tcPr>
            <w:tcW w:w="2946" w:type="dxa"/>
          </w:tcPr>
          <w:p w14:paraId="4178A9E9" w14:textId="266C7C79"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4D1B39E4" w14:textId="77777777" w:rsidR="009C4514" w:rsidRPr="00E06696" w:rsidRDefault="009C4514" w:rsidP="009C4514">
            <w:pPr>
              <w:jc w:val="left"/>
              <w:rPr>
                <w:rFonts w:asciiTheme="minorHAnsi" w:hAnsiTheme="minorHAnsi" w:cstheme="minorHAnsi"/>
                <w:szCs w:val="22"/>
              </w:rPr>
            </w:pPr>
          </w:p>
        </w:tc>
      </w:tr>
      <w:tr w:rsidR="009C4514" w:rsidRPr="005F7CBC" w14:paraId="5680CF69" w14:textId="77777777" w:rsidTr="000B3397">
        <w:tc>
          <w:tcPr>
            <w:tcW w:w="797" w:type="dxa"/>
          </w:tcPr>
          <w:p w14:paraId="3BF32C1C" w14:textId="77777777" w:rsidR="009C4514" w:rsidRPr="00F524AB" w:rsidRDefault="009C4514" w:rsidP="00D21035">
            <w:pPr>
              <w:pStyle w:val="ListParagraph"/>
            </w:pPr>
          </w:p>
        </w:tc>
        <w:tc>
          <w:tcPr>
            <w:tcW w:w="2415" w:type="dxa"/>
          </w:tcPr>
          <w:p w14:paraId="7AF003E3" w14:textId="26A1DECA"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FILLER</w:t>
            </w:r>
          </w:p>
        </w:tc>
        <w:tc>
          <w:tcPr>
            <w:tcW w:w="1417" w:type="dxa"/>
          </w:tcPr>
          <w:p w14:paraId="64D213DF" w14:textId="2AECB796"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X(20)</w:t>
            </w:r>
          </w:p>
        </w:tc>
        <w:tc>
          <w:tcPr>
            <w:tcW w:w="960" w:type="dxa"/>
          </w:tcPr>
          <w:p w14:paraId="6A514E51" w14:textId="19BA1DDB" w:rsidR="009C4514" w:rsidRPr="00E06696" w:rsidRDefault="0057431F" w:rsidP="009C4514">
            <w:pPr>
              <w:spacing w:after="240"/>
              <w:jc w:val="left"/>
              <w:rPr>
                <w:rFonts w:asciiTheme="minorHAnsi" w:hAnsiTheme="minorHAnsi" w:cstheme="minorHAnsi"/>
                <w:szCs w:val="22"/>
              </w:rPr>
            </w:pPr>
            <w:r>
              <w:rPr>
                <w:rFonts w:asciiTheme="minorHAnsi" w:hAnsiTheme="minorHAnsi" w:cstheme="minorHAnsi"/>
                <w:szCs w:val="22"/>
              </w:rPr>
              <w:t>229</w:t>
            </w:r>
          </w:p>
        </w:tc>
        <w:tc>
          <w:tcPr>
            <w:tcW w:w="2648" w:type="dxa"/>
          </w:tcPr>
          <w:p w14:paraId="4C366060" w14:textId="0C5AE280" w:rsidR="009C4514" w:rsidRDefault="009175AE" w:rsidP="009C4514">
            <w:pPr>
              <w:jc w:val="left"/>
              <w:rPr>
                <w:rFonts w:asciiTheme="minorHAnsi" w:hAnsiTheme="minorHAnsi" w:cstheme="minorHAnsi"/>
                <w:szCs w:val="22"/>
              </w:rPr>
            </w:pPr>
            <w:r>
              <w:rPr>
                <w:rFonts w:asciiTheme="minorHAnsi" w:hAnsiTheme="minorHAnsi" w:cstheme="minorHAnsi"/>
                <w:szCs w:val="22"/>
              </w:rPr>
              <w:t>Filler field</w:t>
            </w:r>
          </w:p>
        </w:tc>
        <w:tc>
          <w:tcPr>
            <w:tcW w:w="2946" w:type="dxa"/>
          </w:tcPr>
          <w:p w14:paraId="5D1C32BE" w14:textId="2AEFF750" w:rsidR="009C4514"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Data from subscription/redemption file</w:t>
            </w:r>
          </w:p>
        </w:tc>
        <w:tc>
          <w:tcPr>
            <w:tcW w:w="3001" w:type="dxa"/>
          </w:tcPr>
          <w:p w14:paraId="1DD38422" w14:textId="77777777" w:rsidR="009C4514" w:rsidRPr="00E06696" w:rsidRDefault="009C4514" w:rsidP="009C4514">
            <w:pPr>
              <w:jc w:val="left"/>
              <w:rPr>
                <w:rFonts w:asciiTheme="minorHAnsi" w:hAnsiTheme="minorHAnsi" w:cstheme="minorHAnsi"/>
                <w:szCs w:val="22"/>
              </w:rPr>
            </w:pPr>
          </w:p>
        </w:tc>
      </w:tr>
      <w:tr w:rsidR="009C4514" w:rsidRPr="005F7CBC" w14:paraId="51E7BF74" w14:textId="77777777" w:rsidTr="000B3397">
        <w:tc>
          <w:tcPr>
            <w:tcW w:w="797" w:type="dxa"/>
          </w:tcPr>
          <w:p w14:paraId="4FC41AFC" w14:textId="77777777" w:rsidR="009C4514" w:rsidRPr="00F524AB" w:rsidRDefault="009C4514" w:rsidP="00D21035">
            <w:pPr>
              <w:pStyle w:val="ListParagraph"/>
            </w:pPr>
          </w:p>
        </w:tc>
        <w:tc>
          <w:tcPr>
            <w:tcW w:w="2415" w:type="dxa"/>
          </w:tcPr>
          <w:p w14:paraId="314C0319" w14:textId="42A8A007"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REC_STATUS</w:t>
            </w:r>
          </w:p>
        </w:tc>
        <w:tc>
          <w:tcPr>
            <w:tcW w:w="1417" w:type="dxa"/>
          </w:tcPr>
          <w:p w14:paraId="4C1FAFD9" w14:textId="5A10130B"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w:t>
            </w:r>
          </w:p>
        </w:tc>
        <w:tc>
          <w:tcPr>
            <w:tcW w:w="960" w:type="dxa"/>
          </w:tcPr>
          <w:p w14:paraId="76A9E288" w14:textId="7B266447" w:rsidR="009C4514" w:rsidRPr="00E06696" w:rsidRDefault="0057431F" w:rsidP="009C4514">
            <w:pPr>
              <w:spacing w:after="240"/>
              <w:jc w:val="left"/>
              <w:rPr>
                <w:rFonts w:asciiTheme="minorHAnsi" w:hAnsiTheme="minorHAnsi" w:cstheme="minorHAnsi"/>
                <w:szCs w:val="22"/>
              </w:rPr>
            </w:pPr>
            <w:r>
              <w:rPr>
                <w:rFonts w:asciiTheme="minorHAnsi" w:hAnsiTheme="minorHAnsi" w:cstheme="minorHAnsi"/>
                <w:szCs w:val="22"/>
              </w:rPr>
              <w:t>249</w:t>
            </w:r>
          </w:p>
        </w:tc>
        <w:tc>
          <w:tcPr>
            <w:tcW w:w="2648" w:type="dxa"/>
          </w:tcPr>
          <w:p w14:paraId="52EF8B3B" w14:textId="48589354" w:rsidR="009175AE" w:rsidRDefault="009C4514" w:rsidP="009175AE">
            <w:pPr>
              <w:pStyle w:val="Normalwithspace"/>
              <w:spacing w:before="0"/>
              <w:jc w:val="left"/>
              <w:rPr>
                <w:rFonts w:asciiTheme="minorHAnsi" w:hAnsiTheme="minorHAnsi" w:cstheme="minorHAnsi"/>
                <w:szCs w:val="22"/>
              </w:rPr>
            </w:pPr>
            <w:r>
              <w:rPr>
                <w:rFonts w:asciiTheme="minorHAnsi" w:hAnsiTheme="minorHAnsi" w:cstheme="minorHAnsi"/>
                <w:szCs w:val="22"/>
              </w:rPr>
              <w:t>Record processing status</w:t>
            </w:r>
          </w:p>
          <w:p w14:paraId="6E647F47" w14:textId="435A8FC9" w:rsidR="009C4514" w:rsidRDefault="009C4514" w:rsidP="009C4514">
            <w:pPr>
              <w:jc w:val="left"/>
              <w:rPr>
                <w:rFonts w:asciiTheme="minorHAnsi" w:hAnsiTheme="minorHAnsi" w:cstheme="minorHAnsi"/>
                <w:szCs w:val="22"/>
              </w:rPr>
            </w:pPr>
          </w:p>
        </w:tc>
        <w:tc>
          <w:tcPr>
            <w:tcW w:w="2946" w:type="dxa"/>
          </w:tcPr>
          <w:p w14:paraId="2073BB02" w14:textId="428442B2" w:rsidR="009C4514" w:rsidRDefault="00390A34" w:rsidP="009C4514">
            <w:pPr>
              <w:pStyle w:val="Normalwithspace"/>
              <w:spacing w:before="0"/>
              <w:jc w:val="left"/>
              <w:rPr>
                <w:rFonts w:asciiTheme="minorHAnsi" w:hAnsiTheme="minorHAnsi" w:cstheme="minorHAnsi"/>
                <w:szCs w:val="22"/>
              </w:rPr>
            </w:pPr>
            <w:r>
              <w:rPr>
                <w:rFonts w:asciiTheme="minorHAnsi" w:hAnsiTheme="minorHAnsi" w:cstheme="minorHAnsi"/>
                <w:szCs w:val="22"/>
              </w:rPr>
              <w:t>Must be ‘P’ or ‘F’.</w:t>
            </w:r>
          </w:p>
        </w:tc>
        <w:tc>
          <w:tcPr>
            <w:tcW w:w="3001" w:type="dxa"/>
          </w:tcPr>
          <w:p w14:paraId="5926F817" w14:textId="77777777" w:rsidR="00390A34" w:rsidRPr="00230A41" w:rsidRDefault="00390A34" w:rsidP="00390A34">
            <w:pPr>
              <w:jc w:val="left"/>
              <w:rPr>
                <w:rFonts w:asciiTheme="minorHAnsi" w:hAnsiTheme="minorHAnsi" w:cstheme="minorHAnsi"/>
                <w:szCs w:val="22"/>
              </w:rPr>
            </w:pPr>
            <w:r w:rsidRPr="00230A41">
              <w:rPr>
                <w:rFonts w:asciiTheme="minorHAnsi" w:hAnsiTheme="minorHAnsi" w:cstheme="minorHAnsi"/>
                <w:szCs w:val="22"/>
              </w:rPr>
              <w:t>P – Pass</w:t>
            </w:r>
          </w:p>
          <w:p w14:paraId="470862D8" w14:textId="0586A25D" w:rsidR="00390A34" w:rsidRDefault="00390A34" w:rsidP="00390A34">
            <w:pPr>
              <w:jc w:val="left"/>
              <w:rPr>
                <w:rFonts w:asciiTheme="minorHAnsi" w:hAnsiTheme="minorHAnsi" w:cstheme="minorHAnsi"/>
                <w:szCs w:val="22"/>
              </w:rPr>
            </w:pPr>
            <w:r w:rsidRPr="00230A41">
              <w:rPr>
                <w:rFonts w:asciiTheme="minorHAnsi" w:hAnsiTheme="minorHAnsi" w:cstheme="minorHAnsi"/>
                <w:szCs w:val="22"/>
              </w:rPr>
              <w:t>F – Fail</w:t>
            </w:r>
          </w:p>
          <w:p w14:paraId="5144D833" w14:textId="27C4E62A" w:rsidR="00390A34" w:rsidRDefault="00390A34" w:rsidP="009C4514">
            <w:pPr>
              <w:jc w:val="left"/>
              <w:rPr>
                <w:rFonts w:asciiTheme="minorHAnsi" w:hAnsiTheme="minorHAnsi" w:cstheme="minorHAnsi"/>
                <w:szCs w:val="22"/>
              </w:rPr>
            </w:pPr>
          </w:p>
          <w:p w14:paraId="12DA0B14" w14:textId="3EA81545" w:rsidR="009C4514" w:rsidRPr="00E06696" w:rsidRDefault="00390A34" w:rsidP="009C4514">
            <w:pPr>
              <w:jc w:val="left"/>
              <w:rPr>
                <w:rFonts w:asciiTheme="minorHAnsi" w:hAnsiTheme="minorHAnsi" w:cstheme="minorHAnsi"/>
                <w:szCs w:val="22"/>
              </w:rPr>
            </w:pPr>
            <w:r>
              <w:rPr>
                <w:rFonts w:asciiTheme="minorHAnsi" w:hAnsiTheme="minorHAnsi" w:cstheme="minorHAnsi"/>
                <w:szCs w:val="22"/>
              </w:rPr>
              <w:t>If one record fails processing, all its applied amount will be rejected, but its failure will not affect the processing status of other records.</w:t>
            </w:r>
          </w:p>
        </w:tc>
      </w:tr>
      <w:tr w:rsidR="009C4514" w:rsidRPr="005F7CBC" w14:paraId="0229B081" w14:textId="77777777" w:rsidTr="000B3397">
        <w:tc>
          <w:tcPr>
            <w:tcW w:w="797" w:type="dxa"/>
          </w:tcPr>
          <w:p w14:paraId="3F7D544D" w14:textId="77777777" w:rsidR="009C4514" w:rsidRPr="00F524AB" w:rsidRDefault="009C4514" w:rsidP="00D21035">
            <w:pPr>
              <w:pStyle w:val="ListParagraph"/>
            </w:pPr>
          </w:p>
        </w:tc>
        <w:tc>
          <w:tcPr>
            <w:tcW w:w="2415" w:type="dxa"/>
          </w:tcPr>
          <w:p w14:paraId="4617EA36" w14:textId="1464FF03"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REC_ERROR_DESC</w:t>
            </w:r>
          </w:p>
        </w:tc>
        <w:tc>
          <w:tcPr>
            <w:tcW w:w="1417" w:type="dxa"/>
          </w:tcPr>
          <w:p w14:paraId="1E80E419" w14:textId="0197C7C6"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X(20)</w:t>
            </w:r>
          </w:p>
        </w:tc>
        <w:tc>
          <w:tcPr>
            <w:tcW w:w="960" w:type="dxa"/>
          </w:tcPr>
          <w:p w14:paraId="51BB5BB0" w14:textId="0B167108" w:rsidR="009C4514"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250</w:t>
            </w:r>
          </w:p>
        </w:tc>
        <w:tc>
          <w:tcPr>
            <w:tcW w:w="2648" w:type="dxa"/>
          </w:tcPr>
          <w:p w14:paraId="1BB94927" w14:textId="02902A10" w:rsidR="009C4514" w:rsidRPr="00230A41" w:rsidRDefault="009C4514" w:rsidP="009C4514">
            <w:pPr>
              <w:jc w:val="left"/>
              <w:rPr>
                <w:rFonts w:asciiTheme="minorHAnsi" w:hAnsiTheme="minorHAnsi" w:cstheme="minorHAnsi"/>
                <w:szCs w:val="22"/>
              </w:rPr>
            </w:pPr>
            <w:r w:rsidRPr="001D7450">
              <w:rPr>
                <w:rFonts w:asciiTheme="minorHAnsi" w:hAnsiTheme="minorHAnsi" w:cstheme="minorHAnsi"/>
                <w:szCs w:val="22"/>
              </w:rPr>
              <w:t>Record processing error description</w:t>
            </w:r>
          </w:p>
        </w:tc>
        <w:tc>
          <w:tcPr>
            <w:tcW w:w="2946" w:type="dxa"/>
          </w:tcPr>
          <w:p w14:paraId="2E382B52" w14:textId="517073EE" w:rsidR="009C4514" w:rsidRDefault="00B70AE6" w:rsidP="009C4514">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3BE2AD93" w14:textId="49A90D9B" w:rsidR="009C4514" w:rsidRPr="00E06696" w:rsidRDefault="00630604" w:rsidP="009C4514">
            <w:pPr>
              <w:jc w:val="left"/>
              <w:rPr>
                <w:rFonts w:asciiTheme="minorHAnsi" w:hAnsiTheme="minorHAnsi" w:cstheme="minorHAnsi"/>
                <w:szCs w:val="22"/>
              </w:rPr>
            </w:pPr>
            <w:r>
              <w:rPr>
                <w:rFonts w:asciiTheme="minorHAnsi" w:hAnsiTheme="minorHAnsi" w:cstheme="minorHAnsi"/>
                <w:szCs w:val="22"/>
              </w:rPr>
              <w:t xml:space="preserve">Available error descriptions can be found in </w:t>
            </w:r>
            <w:hyperlink w:anchor="_Appendix_B.2_-_1" w:history="1">
              <w:r w:rsidR="008A1EF7">
                <w:rPr>
                  <w:rStyle w:val="Hyperlink"/>
                  <w:rFonts w:asciiTheme="minorHAnsi" w:hAnsiTheme="minorHAnsi" w:cstheme="minorHAnsi"/>
                  <w:szCs w:val="22"/>
                </w:rPr>
                <w:t>Appendix B.2 - Error Descriptions in REC_ERROR_DESC for Acknowledgement Files</w:t>
              </w:r>
            </w:hyperlink>
            <w:r>
              <w:rPr>
                <w:rFonts w:asciiTheme="minorHAnsi" w:hAnsiTheme="minorHAnsi" w:cstheme="minorHAnsi"/>
                <w:szCs w:val="22"/>
              </w:rPr>
              <w:t>.</w:t>
            </w:r>
          </w:p>
        </w:tc>
      </w:tr>
      <w:tr w:rsidR="009C4514" w:rsidRPr="005F7CBC" w14:paraId="4E687265" w14:textId="77777777" w:rsidTr="000B3397">
        <w:tc>
          <w:tcPr>
            <w:tcW w:w="797" w:type="dxa"/>
          </w:tcPr>
          <w:p w14:paraId="1E1818A2" w14:textId="77777777" w:rsidR="009C4514" w:rsidRPr="00F524AB" w:rsidRDefault="009C4514" w:rsidP="00D21035">
            <w:pPr>
              <w:pStyle w:val="ListParagraph"/>
            </w:pPr>
          </w:p>
        </w:tc>
        <w:tc>
          <w:tcPr>
            <w:tcW w:w="2415" w:type="dxa"/>
          </w:tcPr>
          <w:p w14:paraId="1D75D15A" w14:textId="17F96077" w:rsidR="009C4514" w:rsidRPr="00230A41" w:rsidRDefault="009C4514" w:rsidP="009C4514">
            <w:pPr>
              <w:pStyle w:val="Normalwithspace"/>
              <w:spacing w:before="0"/>
              <w:jc w:val="left"/>
              <w:rPr>
                <w:rFonts w:asciiTheme="minorHAnsi" w:hAnsiTheme="minorHAnsi" w:cstheme="minorHAnsi"/>
                <w:szCs w:val="22"/>
              </w:rPr>
            </w:pPr>
            <w:r>
              <w:rPr>
                <w:rFonts w:asciiTheme="minorHAnsi" w:hAnsiTheme="minorHAnsi" w:cstheme="minorHAnsi"/>
                <w:szCs w:val="22"/>
              </w:rPr>
              <w:t>CHECKSUM</w:t>
            </w:r>
          </w:p>
        </w:tc>
        <w:tc>
          <w:tcPr>
            <w:tcW w:w="1417" w:type="dxa"/>
          </w:tcPr>
          <w:p w14:paraId="4BED1CA5" w14:textId="54F66B8D"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9(14)</w:t>
            </w:r>
          </w:p>
        </w:tc>
        <w:tc>
          <w:tcPr>
            <w:tcW w:w="960" w:type="dxa"/>
          </w:tcPr>
          <w:p w14:paraId="6270D38F" w14:textId="30267BEC" w:rsidR="009C4514" w:rsidRPr="001D7450"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270</w:t>
            </w:r>
          </w:p>
        </w:tc>
        <w:tc>
          <w:tcPr>
            <w:tcW w:w="2648" w:type="dxa"/>
          </w:tcPr>
          <w:p w14:paraId="1D710B30" w14:textId="6FAA5032" w:rsidR="009C4514" w:rsidRPr="00230A41" w:rsidRDefault="009C4514" w:rsidP="009C4514">
            <w:pPr>
              <w:jc w:val="left"/>
              <w:rPr>
                <w:rFonts w:asciiTheme="minorHAnsi" w:hAnsiTheme="minorHAnsi" w:cstheme="minorHAnsi"/>
                <w:szCs w:val="22"/>
              </w:rPr>
            </w:pPr>
            <w:r w:rsidRPr="00E06696">
              <w:rPr>
                <w:rFonts w:asciiTheme="minorHAnsi" w:hAnsiTheme="minorHAnsi" w:cstheme="minorHAnsi"/>
                <w:szCs w:val="22"/>
              </w:rPr>
              <w:t>Sum of all numeric fields of this detail record</w:t>
            </w:r>
          </w:p>
        </w:tc>
        <w:tc>
          <w:tcPr>
            <w:tcW w:w="2946" w:type="dxa"/>
          </w:tcPr>
          <w:p w14:paraId="14C6FC0B" w14:textId="1014DEAA" w:rsidR="009C4514" w:rsidRDefault="00FA7F3F" w:rsidP="007C5C32">
            <w:pPr>
              <w:jc w:val="left"/>
              <w:rPr>
                <w:rFonts w:asciiTheme="minorHAnsi" w:hAnsiTheme="minorHAnsi" w:cstheme="minorHAnsi"/>
                <w:szCs w:val="22"/>
              </w:rPr>
            </w:pPr>
            <w:r>
              <w:rPr>
                <w:rFonts w:asciiTheme="minorHAnsi" w:hAnsiTheme="minorHAnsi" w:cstheme="minorHAnsi"/>
                <w:szCs w:val="22"/>
              </w:rPr>
              <w:t>Must equal the sum of the values from all numeric fields of the detail record.</w:t>
            </w:r>
          </w:p>
        </w:tc>
        <w:tc>
          <w:tcPr>
            <w:tcW w:w="3001" w:type="dxa"/>
          </w:tcPr>
          <w:p w14:paraId="74EC92C7" w14:textId="77777777" w:rsidR="009C4514" w:rsidRDefault="007C5C32" w:rsidP="009C4514">
            <w:pPr>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p w14:paraId="0D20F81A" w14:textId="77777777" w:rsidR="0084265B" w:rsidRDefault="0084265B" w:rsidP="009C4514">
            <w:pPr>
              <w:jc w:val="left"/>
              <w:rPr>
                <w:rFonts w:asciiTheme="minorHAnsi" w:hAnsiTheme="minorHAnsi" w:cstheme="minorHAnsi"/>
                <w:szCs w:val="22"/>
              </w:rPr>
            </w:pPr>
          </w:p>
          <w:p w14:paraId="30BFF00A" w14:textId="041C1021" w:rsidR="0084265B" w:rsidRPr="00E06696" w:rsidRDefault="0084265B" w:rsidP="009C4514">
            <w:pPr>
              <w:jc w:val="left"/>
              <w:rPr>
                <w:rFonts w:asciiTheme="minorHAnsi" w:hAnsiTheme="minorHAnsi" w:cstheme="minorHAnsi"/>
                <w:szCs w:val="22"/>
              </w:rPr>
            </w:pPr>
            <w:r>
              <w:rPr>
                <w:rFonts w:asciiTheme="minorHAnsi" w:hAnsiTheme="minorHAnsi" w:cstheme="minorHAnsi"/>
                <w:szCs w:val="22"/>
              </w:rPr>
              <w:t xml:space="preserve">There are 5 numeric fields: </w:t>
            </w:r>
            <w:r w:rsidRPr="00230A41">
              <w:rPr>
                <w:rFonts w:asciiTheme="minorHAnsi" w:hAnsiTheme="minorHAnsi" w:cstheme="minorHAnsi"/>
                <w:szCs w:val="22"/>
              </w:rPr>
              <w:t>RECEIVED_DATE</w:t>
            </w:r>
            <w:r>
              <w:rPr>
                <w:rFonts w:asciiTheme="minorHAnsi" w:hAnsiTheme="minorHAnsi" w:cstheme="minorHAnsi"/>
                <w:szCs w:val="22"/>
              </w:rPr>
              <w:t xml:space="preserve">, </w:t>
            </w:r>
            <w:r w:rsidRPr="00230A41">
              <w:rPr>
                <w:rFonts w:asciiTheme="minorHAnsi" w:hAnsiTheme="minorHAnsi" w:cstheme="minorHAnsi"/>
                <w:szCs w:val="22"/>
              </w:rPr>
              <w:t>RECEIVED_</w:t>
            </w:r>
            <w:r>
              <w:rPr>
                <w:rFonts w:asciiTheme="minorHAnsi" w:hAnsiTheme="minorHAnsi" w:cstheme="minorHAnsi"/>
                <w:szCs w:val="22"/>
              </w:rPr>
              <w:t xml:space="preserve">TIME, </w:t>
            </w:r>
            <w:r w:rsidRPr="00230A41">
              <w:rPr>
                <w:rFonts w:asciiTheme="minorHAnsi" w:hAnsiTheme="minorHAnsi" w:cstheme="minorHAnsi"/>
                <w:szCs w:val="22"/>
              </w:rPr>
              <w:t>NOMINAL_AMT</w:t>
            </w:r>
            <w:r>
              <w:rPr>
                <w:rFonts w:asciiTheme="minorHAnsi" w:hAnsiTheme="minorHAnsi" w:cstheme="minorHAnsi"/>
                <w:szCs w:val="22"/>
              </w:rPr>
              <w:t xml:space="preserve">, </w:t>
            </w:r>
            <w:r w:rsidRPr="00230A41">
              <w:rPr>
                <w:rFonts w:asciiTheme="minorHAnsi" w:hAnsiTheme="minorHAnsi" w:cstheme="minorHAnsi"/>
                <w:szCs w:val="22"/>
              </w:rPr>
              <w:t>BID_YIELD</w:t>
            </w:r>
            <w:r>
              <w:rPr>
                <w:rFonts w:asciiTheme="minorHAnsi" w:hAnsiTheme="minorHAnsi" w:cstheme="minorHAnsi"/>
                <w:szCs w:val="22"/>
              </w:rPr>
              <w:t xml:space="preserve">, </w:t>
            </w:r>
            <w:r w:rsidRPr="00230A41">
              <w:rPr>
                <w:rFonts w:asciiTheme="minorHAnsi" w:hAnsiTheme="minorHAnsi" w:cstheme="minorHAnsi"/>
                <w:szCs w:val="22"/>
              </w:rPr>
              <w:t>CUST_BANK_CODE</w:t>
            </w:r>
          </w:p>
        </w:tc>
      </w:tr>
      <w:tr w:rsidR="009C4514" w:rsidRPr="005F7CBC" w14:paraId="173392E8" w14:textId="77777777" w:rsidTr="000B3397">
        <w:tc>
          <w:tcPr>
            <w:tcW w:w="797" w:type="dxa"/>
          </w:tcPr>
          <w:p w14:paraId="272FB442" w14:textId="77777777" w:rsidR="009C4514" w:rsidRPr="009C2361" w:rsidRDefault="009C4514" w:rsidP="009C2361">
            <w:pPr>
              <w:ind w:left="720"/>
              <w:rPr>
                <w:lang w:val="en-AU"/>
              </w:rPr>
            </w:pPr>
          </w:p>
        </w:tc>
        <w:tc>
          <w:tcPr>
            <w:tcW w:w="2415" w:type="dxa"/>
          </w:tcPr>
          <w:p w14:paraId="6C23020B" w14:textId="3097910B" w:rsidR="009C4514"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b/>
                <w:bCs/>
                <w:szCs w:val="22"/>
              </w:rPr>
              <w:t>Control Record</w:t>
            </w:r>
          </w:p>
        </w:tc>
        <w:tc>
          <w:tcPr>
            <w:tcW w:w="1417" w:type="dxa"/>
          </w:tcPr>
          <w:p w14:paraId="1612576F" w14:textId="77777777" w:rsidR="009C4514" w:rsidRPr="00230A41" w:rsidRDefault="009C4514" w:rsidP="009C4514">
            <w:pPr>
              <w:pStyle w:val="Normalwithspace"/>
              <w:spacing w:before="0"/>
              <w:jc w:val="left"/>
              <w:rPr>
                <w:rFonts w:asciiTheme="minorHAnsi" w:hAnsiTheme="minorHAnsi" w:cstheme="minorHAnsi"/>
                <w:szCs w:val="22"/>
              </w:rPr>
            </w:pPr>
          </w:p>
        </w:tc>
        <w:tc>
          <w:tcPr>
            <w:tcW w:w="960" w:type="dxa"/>
          </w:tcPr>
          <w:p w14:paraId="58B1057B" w14:textId="77777777" w:rsidR="009C4514" w:rsidRPr="00E06696" w:rsidRDefault="009C4514" w:rsidP="009C4514">
            <w:pPr>
              <w:pStyle w:val="Normalwithspace"/>
              <w:spacing w:before="0"/>
              <w:jc w:val="left"/>
              <w:rPr>
                <w:rFonts w:asciiTheme="minorHAnsi" w:hAnsiTheme="minorHAnsi" w:cstheme="minorHAnsi"/>
                <w:szCs w:val="22"/>
              </w:rPr>
            </w:pPr>
          </w:p>
        </w:tc>
        <w:tc>
          <w:tcPr>
            <w:tcW w:w="2648" w:type="dxa"/>
          </w:tcPr>
          <w:p w14:paraId="1A2C1674" w14:textId="77777777" w:rsidR="009C4514" w:rsidRDefault="009C4514" w:rsidP="009C4514">
            <w:pPr>
              <w:jc w:val="left"/>
              <w:rPr>
                <w:rFonts w:asciiTheme="minorHAnsi" w:hAnsiTheme="minorHAnsi" w:cstheme="minorHAnsi"/>
                <w:szCs w:val="22"/>
              </w:rPr>
            </w:pPr>
          </w:p>
        </w:tc>
        <w:tc>
          <w:tcPr>
            <w:tcW w:w="2946" w:type="dxa"/>
          </w:tcPr>
          <w:p w14:paraId="286620A8" w14:textId="77777777" w:rsidR="009C4514" w:rsidRDefault="009C4514" w:rsidP="009C4514">
            <w:pPr>
              <w:pStyle w:val="Normalwithspace"/>
              <w:spacing w:before="0"/>
              <w:jc w:val="left"/>
              <w:rPr>
                <w:rFonts w:asciiTheme="minorHAnsi" w:hAnsiTheme="minorHAnsi" w:cstheme="minorHAnsi"/>
                <w:szCs w:val="22"/>
              </w:rPr>
            </w:pPr>
          </w:p>
        </w:tc>
        <w:tc>
          <w:tcPr>
            <w:tcW w:w="3001" w:type="dxa"/>
          </w:tcPr>
          <w:p w14:paraId="70FF8F91" w14:textId="77777777" w:rsidR="009C4514" w:rsidRPr="00E06696" w:rsidRDefault="009C4514" w:rsidP="009C4514">
            <w:pPr>
              <w:jc w:val="left"/>
              <w:rPr>
                <w:rFonts w:asciiTheme="minorHAnsi" w:hAnsiTheme="minorHAnsi" w:cstheme="minorHAnsi"/>
                <w:szCs w:val="22"/>
              </w:rPr>
            </w:pPr>
          </w:p>
        </w:tc>
      </w:tr>
      <w:tr w:rsidR="009C4514" w:rsidRPr="005F7CBC" w14:paraId="5765B921" w14:textId="77777777" w:rsidTr="000B3397">
        <w:tc>
          <w:tcPr>
            <w:tcW w:w="797" w:type="dxa"/>
          </w:tcPr>
          <w:p w14:paraId="57482E30" w14:textId="77777777" w:rsidR="009C4514" w:rsidRPr="00F524AB" w:rsidRDefault="009C4514" w:rsidP="00D21035">
            <w:pPr>
              <w:pStyle w:val="ListParagraph"/>
            </w:pPr>
          </w:p>
        </w:tc>
        <w:tc>
          <w:tcPr>
            <w:tcW w:w="2415" w:type="dxa"/>
          </w:tcPr>
          <w:p w14:paraId="0720D164" w14:textId="747BFF7A" w:rsidR="009C4514" w:rsidRPr="00230A41" w:rsidRDefault="009C4514" w:rsidP="009C4514">
            <w:pPr>
              <w:pStyle w:val="Normalwithspace"/>
              <w:spacing w:before="0"/>
              <w:jc w:val="left"/>
              <w:rPr>
                <w:rFonts w:asciiTheme="minorHAnsi" w:hAnsiTheme="minorHAnsi" w:cstheme="minorHAnsi"/>
                <w:b/>
                <w:bCs/>
                <w:szCs w:val="22"/>
              </w:rPr>
            </w:pPr>
            <w:r w:rsidRPr="00230A41">
              <w:rPr>
                <w:rFonts w:asciiTheme="minorHAnsi" w:hAnsiTheme="minorHAnsi" w:cstheme="minorHAnsi"/>
                <w:szCs w:val="22"/>
              </w:rPr>
              <w:t>RECORD_TYPE</w:t>
            </w:r>
          </w:p>
        </w:tc>
        <w:tc>
          <w:tcPr>
            <w:tcW w:w="1417" w:type="dxa"/>
          </w:tcPr>
          <w:p w14:paraId="110D96AA" w14:textId="5404D904"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X(10)</w:t>
            </w:r>
          </w:p>
        </w:tc>
        <w:tc>
          <w:tcPr>
            <w:tcW w:w="960" w:type="dxa"/>
          </w:tcPr>
          <w:p w14:paraId="5159A71D" w14:textId="4F6CD03F"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1</w:t>
            </w:r>
          </w:p>
        </w:tc>
        <w:tc>
          <w:tcPr>
            <w:tcW w:w="2648" w:type="dxa"/>
          </w:tcPr>
          <w:p w14:paraId="776CD594" w14:textId="144550FB" w:rsidR="009C4514" w:rsidRDefault="00BD4589" w:rsidP="009C4514">
            <w:pPr>
              <w:jc w:val="left"/>
              <w:rPr>
                <w:rFonts w:asciiTheme="minorHAnsi" w:hAnsiTheme="minorHAnsi" w:cstheme="minorHAnsi"/>
                <w:szCs w:val="22"/>
              </w:rPr>
            </w:pPr>
            <w:r>
              <w:rPr>
                <w:rFonts w:asciiTheme="minorHAnsi" w:hAnsiTheme="minorHAnsi" w:cstheme="minorHAnsi"/>
                <w:szCs w:val="22"/>
                <w:lang w:val="en-AU"/>
              </w:rPr>
              <w:t>Record indicator</w:t>
            </w:r>
          </w:p>
        </w:tc>
        <w:tc>
          <w:tcPr>
            <w:tcW w:w="2946" w:type="dxa"/>
          </w:tcPr>
          <w:p w14:paraId="254A8B00" w14:textId="5594B573" w:rsidR="009C4514" w:rsidRDefault="002073F8" w:rsidP="009C4514">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009C4514" w:rsidRPr="00E06696">
              <w:rPr>
                <w:rFonts w:asciiTheme="minorHAnsi" w:hAnsiTheme="minorHAnsi" w:cstheme="minorHAnsi"/>
                <w:szCs w:val="22"/>
              </w:rPr>
              <w:t xml:space="preserve"> ‘TTTTTTTTTT’ for Control Record</w:t>
            </w:r>
            <w:r>
              <w:rPr>
                <w:rFonts w:asciiTheme="minorHAnsi" w:hAnsiTheme="minorHAnsi" w:cstheme="minorHAnsi"/>
                <w:szCs w:val="22"/>
              </w:rPr>
              <w:t>.</w:t>
            </w:r>
          </w:p>
        </w:tc>
        <w:tc>
          <w:tcPr>
            <w:tcW w:w="3001" w:type="dxa"/>
          </w:tcPr>
          <w:p w14:paraId="37C338C5" w14:textId="77777777" w:rsidR="009C4514" w:rsidRPr="00E06696" w:rsidRDefault="009C4514" w:rsidP="009C4514">
            <w:pPr>
              <w:jc w:val="left"/>
              <w:rPr>
                <w:rFonts w:asciiTheme="minorHAnsi" w:hAnsiTheme="minorHAnsi" w:cstheme="minorHAnsi"/>
                <w:szCs w:val="22"/>
              </w:rPr>
            </w:pPr>
          </w:p>
        </w:tc>
      </w:tr>
      <w:tr w:rsidR="009C4514" w:rsidRPr="005F7CBC" w14:paraId="1DDD5059" w14:textId="77777777" w:rsidTr="000B3397">
        <w:tc>
          <w:tcPr>
            <w:tcW w:w="797" w:type="dxa"/>
          </w:tcPr>
          <w:p w14:paraId="0BAE32B8" w14:textId="77777777" w:rsidR="009C4514" w:rsidRPr="00F524AB" w:rsidRDefault="009C4514" w:rsidP="00D21035">
            <w:pPr>
              <w:pStyle w:val="ListParagraph"/>
            </w:pPr>
          </w:p>
        </w:tc>
        <w:tc>
          <w:tcPr>
            <w:tcW w:w="2415" w:type="dxa"/>
          </w:tcPr>
          <w:p w14:paraId="34DC689A" w14:textId="4E601F0D"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RECORD_COUNT</w:t>
            </w:r>
          </w:p>
        </w:tc>
        <w:tc>
          <w:tcPr>
            <w:tcW w:w="1417" w:type="dxa"/>
          </w:tcPr>
          <w:p w14:paraId="06A5B8C9" w14:textId="589422D1"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9(9)</w:t>
            </w:r>
          </w:p>
        </w:tc>
        <w:tc>
          <w:tcPr>
            <w:tcW w:w="960" w:type="dxa"/>
          </w:tcPr>
          <w:p w14:paraId="1EAEAC85" w14:textId="11044E93" w:rsidR="009C4514" w:rsidRPr="00230A41"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11</w:t>
            </w:r>
          </w:p>
        </w:tc>
        <w:tc>
          <w:tcPr>
            <w:tcW w:w="2648" w:type="dxa"/>
          </w:tcPr>
          <w:p w14:paraId="2E1D3851" w14:textId="37E46977" w:rsidR="009C4514" w:rsidRPr="00E06696" w:rsidRDefault="009C4514" w:rsidP="009C4514">
            <w:pPr>
              <w:jc w:val="left"/>
              <w:rPr>
                <w:rFonts w:asciiTheme="minorHAnsi" w:hAnsiTheme="minorHAnsi" w:cstheme="minorHAnsi"/>
                <w:szCs w:val="22"/>
              </w:rPr>
            </w:pPr>
            <w:r w:rsidRPr="00E06696">
              <w:rPr>
                <w:rFonts w:asciiTheme="minorHAnsi" w:hAnsiTheme="minorHAnsi" w:cstheme="minorHAnsi"/>
                <w:szCs w:val="22"/>
              </w:rPr>
              <w:t>Total number of detail records</w:t>
            </w:r>
            <w:r>
              <w:rPr>
                <w:rFonts w:asciiTheme="minorHAnsi" w:hAnsiTheme="minorHAnsi" w:cstheme="minorHAnsi"/>
                <w:szCs w:val="22"/>
              </w:rPr>
              <w:t xml:space="preserve"> in the acknowledgement file</w:t>
            </w:r>
          </w:p>
        </w:tc>
        <w:tc>
          <w:tcPr>
            <w:tcW w:w="2946" w:type="dxa"/>
          </w:tcPr>
          <w:p w14:paraId="320658A3" w14:textId="140FADF3" w:rsidR="009C4514" w:rsidRDefault="00DA2CDC" w:rsidP="009C4514">
            <w:pPr>
              <w:pStyle w:val="Normalwithspace"/>
              <w:spacing w:before="0"/>
              <w:jc w:val="left"/>
              <w:rPr>
                <w:rFonts w:asciiTheme="minorHAnsi" w:hAnsiTheme="minorHAnsi" w:cstheme="minorHAnsi"/>
                <w:szCs w:val="22"/>
              </w:rPr>
            </w:pPr>
            <w:r>
              <w:rPr>
                <w:rFonts w:asciiTheme="minorHAnsi" w:hAnsiTheme="minorHAnsi" w:cstheme="minorHAnsi"/>
                <w:szCs w:val="22"/>
              </w:rPr>
              <w:t>Must equal the number of detail records.</w:t>
            </w:r>
          </w:p>
        </w:tc>
        <w:tc>
          <w:tcPr>
            <w:tcW w:w="3001" w:type="dxa"/>
          </w:tcPr>
          <w:p w14:paraId="38833D8E" w14:textId="77777777" w:rsidR="009C4514" w:rsidRPr="00E06696" w:rsidRDefault="009C4514" w:rsidP="009C4514">
            <w:pPr>
              <w:jc w:val="left"/>
              <w:rPr>
                <w:rFonts w:asciiTheme="minorHAnsi" w:hAnsiTheme="minorHAnsi" w:cstheme="minorHAnsi"/>
                <w:szCs w:val="22"/>
              </w:rPr>
            </w:pPr>
          </w:p>
        </w:tc>
      </w:tr>
      <w:tr w:rsidR="009C4514" w:rsidRPr="005F7CBC" w14:paraId="0C23CBE2" w14:textId="77777777" w:rsidTr="000B3397">
        <w:tc>
          <w:tcPr>
            <w:tcW w:w="797" w:type="dxa"/>
          </w:tcPr>
          <w:p w14:paraId="1B0C87F4" w14:textId="77777777" w:rsidR="009C4514" w:rsidRPr="00F524AB" w:rsidRDefault="009C4514" w:rsidP="00D21035">
            <w:pPr>
              <w:pStyle w:val="ListParagraph"/>
            </w:pPr>
          </w:p>
        </w:tc>
        <w:tc>
          <w:tcPr>
            <w:tcW w:w="2415" w:type="dxa"/>
          </w:tcPr>
          <w:p w14:paraId="4AC86359" w14:textId="54514E2E"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OVERALL_</w:t>
            </w:r>
            <w:r>
              <w:rPr>
                <w:rFonts w:asciiTheme="minorHAnsi" w:hAnsiTheme="minorHAnsi" w:cstheme="minorHAnsi"/>
                <w:szCs w:val="22"/>
              </w:rPr>
              <w:t>CHECKSUM</w:t>
            </w:r>
          </w:p>
        </w:tc>
        <w:tc>
          <w:tcPr>
            <w:tcW w:w="1417" w:type="dxa"/>
          </w:tcPr>
          <w:p w14:paraId="049820A8" w14:textId="4E311393" w:rsidR="009C4514" w:rsidRPr="00230A41" w:rsidRDefault="009C4514" w:rsidP="009C4514">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9(14)</w:t>
            </w:r>
          </w:p>
        </w:tc>
        <w:tc>
          <w:tcPr>
            <w:tcW w:w="960" w:type="dxa"/>
          </w:tcPr>
          <w:p w14:paraId="5B297FE8" w14:textId="29B0AA2C" w:rsidR="009C4514" w:rsidRPr="00E06696" w:rsidRDefault="0057431F" w:rsidP="009C4514">
            <w:pPr>
              <w:pStyle w:val="Normalwithspace"/>
              <w:spacing w:before="0"/>
              <w:jc w:val="left"/>
              <w:rPr>
                <w:rFonts w:asciiTheme="minorHAnsi" w:hAnsiTheme="minorHAnsi" w:cstheme="minorHAnsi"/>
                <w:szCs w:val="22"/>
              </w:rPr>
            </w:pPr>
            <w:r>
              <w:rPr>
                <w:rFonts w:asciiTheme="minorHAnsi" w:hAnsiTheme="minorHAnsi" w:cstheme="minorHAnsi"/>
                <w:szCs w:val="22"/>
              </w:rPr>
              <w:t>20</w:t>
            </w:r>
          </w:p>
        </w:tc>
        <w:tc>
          <w:tcPr>
            <w:tcW w:w="2648" w:type="dxa"/>
          </w:tcPr>
          <w:p w14:paraId="621CCDEE" w14:textId="555907F3" w:rsidR="009C4514" w:rsidRPr="00E06696" w:rsidRDefault="009C4514" w:rsidP="009C4514">
            <w:pPr>
              <w:jc w:val="left"/>
              <w:rPr>
                <w:rFonts w:asciiTheme="minorHAnsi" w:hAnsiTheme="minorHAnsi" w:cstheme="minorHAnsi"/>
                <w:szCs w:val="22"/>
              </w:rPr>
            </w:pPr>
            <w:r w:rsidRPr="00E06696">
              <w:rPr>
                <w:rFonts w:asciiTheme="minorHAnsi" w:hAnsiTheme="minorHAnsi" w:cstheme="minorHAnsi"/>
                <w:szCs w:val="22"/>
              </w:rPr>
              <w:t xml:space="preserve">Sum of </w:t>
            </w:r>
            <w:r w:rsidR="00F93041">
              <w:rPr>
                <w:rFonts w:asciiTheme="minorHAnsi" w:hAnsiTheme="minorHAnsi" w:cstheme="minorHAnsi"/>
                <w:szCs w:val="22"/>
              </w:rPr>
              <w:t>all</w:t>
            </w:r>
            <w:r w:rsidR="00F93041" w:rsidRPr="00E06696">
              <w:rPr>
                <w:rFonts w:asciiTheme="minorHAnsi" w:hAnsiTheme="minorHAnsi" w:cstheme="minorHAnsi"/>
                <w:szCs w:val="22"/>
              </w:rPr>
              <w:t xml:space="preserve"> detail records</w:t>
            </w:r>
            <w:r w:rsidR="00F93041">
              <w:rPr>
                <w:rFonts w:asciiTheme="minorHAnsi" w:hAnsiTheme="minorHAnsi" w:cstheme="minorHAnsi"/>
                <w:szCs w:val="22"/>
              </w:rPr>
              <w:t>’</w:t>
            </w:r>
            <w:r w:rsidR="00F93041" w:rsidRPr="00E06696">
              <w:rPr>
                <w:rFonts w:asciiTheme="minorHAnsi" w:hAnsiTheme="minorHAnsi" w:cstheme="minorHAnsi"/>
                <w:szCs w:val="22"/>
              </w:rPr>
              <w:t xml:space="preserve"> </w:t>
            </w:r>
            <w:r w:rsidR="00F93041">
              <w:rPr>
                <w:rFonts w:asciiTheme="minorHAnsi" w:hAnsiTheme="minorHAnsi" w:cstheme="minorHAnsi"/>
                <w:szCs w:val="22"/>
              </w:rPr>
              <w:t>CHECKSUM</w:t>
            </w:r>
          </w:p>
        </w:tc>
        <w:tc>
          <w:tcPr>
            <w:tcW w:w="2946" w:type="dxa"/>
          </w:tcPr>
          <w:p w14:paraId="06151DD3" w14:textId="51E913E7" w:rsidR="009C4514" w:rsidRDefault="00DA2CDC" w:rsidP="009C4514">
            <w:pPr>
              <w:pStyle w:val="Normalwithspace"/>
              <w:spacing w:before="0"/>
              <w:jc w:val="left"/>
              <w:rPr>
                <w:rFonts w:asciiTheme="minorHAnsi" w:hAnsiTheme="minorHAnsi" w:cstheme="minorHAnsi"/>
                <w:szCs w:val="22"/>
              </w:rPr>
            </w:pPr>
            <w:r>
              <w:rPr>
                <w:rFonts w:asciiTheme="minorHAnsi" w:hAnsiTheme="minorHAnsi" w:cstheme="minorHAnsi"/>
                <w:szCs w:val="22"/>
              </w:rPr>
              <w:t>Must equal the sum of all detail records’ CHECKSUM.</w:t>
            </w:r>
          </w:p>
        </w:tc>
        <w:tc>
          <w:tcPr>
            <w:tcW w:w="3001" w:type="dxa"/>
          </w:tcPr>
          <w:p w14:paraId="7325CC84" w14:textId="2861CD41" w:rsidR="009C4514" w:rsidRPr="00E06696" w:rsidRDefault="00DA2CDC" w:rsidP="003D0E70">
            <w:pPr>
              <w:keepNext/>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tc>
      </w:tr>
    </w:tbl>
    <w:p w14:paraId="7BF41974" w14:textId="2DCD0FE9" w:rsidR="00E67273" w:rsidRPr="00CC52F0" w:rsidRDefault="003D0E70" w:rsidP="003D0E70">
      <w:pPr>
        <w:pStyle w:val="Caption"/>
      </w:pPr>
      <w:r>
        <w:t xml:space="preserve">Table </w:t>
      </w:r>
      <w:r>
        <w:fldChar w:fldCharType="begin"/>
      </w:r>
      <w:r>
        <w:instrText xml:space="preserve"> SEQ Table \* ARABIC </w:instrText>
      </w:r>
      <w:r>
        <w:fldChar w:fldCharType="separate"/>
      </w:r>
      <w:r w:rsidR="00FB29C8">
        <w:t>18</w:t>
      </w:r>
      <w:r>
        <w:fldChar w:fldCharType="end"/>
      </w:r>
      <w:r>
        <w:t xml:space="preserve"> </w:t>
      </w:r>
      <w:r>
        <w:fldChar w:fldCharType="begin"/>
      </w:r>
      <w:r>
        <w:instrText xml:space="preserve"> </w:instrText>
      </w:r>
      <w:r w:rsidRPr="003D0E70">
        <w:instrText xml:space="preserve">STYLEREF "Heading </w:instrText>
      </w:r>
      <w:r>
        <w:instrText>2</w:instrText>
      </w:r>
      <w:r w:rsidRPr="003D0E70">
        <w:instrText>"</w:instrText>
      </w:r>
      <w:r>
        <w:instrText xml:space="preserve"> </w:instrText>
      </w:r>
      <w:r>
        <w:fldChar w:fldCharType="separate"/>
      </w:r>
      <w:r>
        <w:t>Appendix A - Data Dictionary</w:t>
      </w:r>
      <w:r>
        <w:fldChar w:fldCharType="end"/>
      </w:r>
    </w:p>
    <w:p w14:paraId="7724A0B5" w14:textId="4EA4AE8F" w:rsidR="00D527F7" w:rsidRDefault="00D527F7" w:rsidP="00634352">
      <w:pPr>
        <w:pStyle w:val="Heading3"/>
      </w:pPr>
      <w:bookmarkStart w:id="794" w:name="_Appendix_A.5_-"/>
      <w:bookmarkStart w:id="795" w:name="_Toc215758867"/>
      <w:bookmarkStart w:id="796" w:name="_Toc215759918"/>
      <w:bookmarkStart w:id="797" w:name="_Toc217999943"/>
      <w:bookmarkEnd w:id="794"/>
      <w:r>
        <w:t>Appendix A.</w:t>
      </w:r>
      <w:r w:rsidR="00FB0D4F">
        <w:t>5</w:t>
      </w:r>
      <w:r>
        <w:t xml:space="preserve"> - SSB Allotment Results File Data Dictionary</w:t>
      </w:r>
      <w:bookmarkEnd w:id="795"/>
      <w:bookmarkEnd w:id="796"/>
      <w:bookmarkEnd w:id="797"/>
    </w:p>
    <w:tbl>
      <w:tblPr>
        <w:tblStyle w:val="TableGrid"/>
        <w:tblW w:w="14184" w:type="dxa"/>
        <w:tblLook w:val="04A0" w:firstRow="1" w:lastRow="0" w:firstColumn="1" w:lastColumn="0" w:noHBand="0" w:noVBand="1"/>
      </w:tblPr>
      <w:tblGrid>
        <w:gridCol w:w="797"/>
        <w:gridCol w:w="2415"/>
        <w:gridCol w:w="1417"/>
        <w:gridCol w:w="960"/>
        <w:gridCol w:w="2646"/>
        <w:gridCol w:w="2942"/>
        <w:gridCol w:w="3007"/>
      </w:tblGrid>
      <w:tr w:rsidR="009C2361" w:rsidRPr="00300889" w14:paraId="04C592C9" w14:textId="77777777" w:rsidTr="000B3397">
        <w:tc>
          <w:tcPr>
            <w:tcW w:w="797" w:type="dxa"/>
            <w:shd w:val="clear" w:color="auto" w:fill="D9D9D9" w:themeFill="background1" w:themeFillShade="D9"/>
          </w:tcPr>
          <w:p w14:paraId="076E88CC" w14:textId="77777777" w:rsidR="009C2361" w:rsidRPr="00300889" w:rsidRDefault="009C2361"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415" w:type="dxa"/>
            <w:shd w:val="clear" w:color="auto" w:fill="D9D9D9" w:themeFill="background1" w:themeFillShade="D9"/>
          </w:tcPr>
          <w:p w14:paraId="3682A92A" w14:textId="77777777" w:rsidR="009C2361" w:rsidRPr="00300889" w:rsidRDefault="009C2361"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4DA08CCB" w14:textId="77777777" w:rsidR="009C2361" w:rsidRPr="00300889" w:rsidRDefault="009C2361" w:rsidP="00D023A9">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960" w:type="dxa"/>
            <w:shd w:val="clear" w:color="auto" w:fill="D9D9D9" w:themeFill="background1" w:themeFillShade="D9"/>
          </w:tcPr>
          <w:p w14:paraId="23462E1A" w14:textId="77777777" w:rsidR="009C2361" w:rsidRDefault="009C2361"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Position From</w:t>
            </w:r>
          </w:p>
        </w:tc>
        <w:tc>
          <w:tcPr>
            <w:tcW w:w="2646" w:type="dxa"/>
            <w:shd w:val="clear" w:color="auto" w:fill="D9D9D9" w:themeFill="background1" w:themeFillShade="D9"/>
          </w:tcPr>
          <w:p w14:paraId="56635391" w14:textId="77777777" w:rsidR="009C2361" w:rsidRPr="00300889" w:rsidRDefault="009C2361"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42" w:type="dxa"/>
            <w:shd w:val="clear" w:color="auto" w:fill="D9D9D9" w:themeFill="background1" w:themeFillShade="D9"/>
          </w:tcPr>
          <w:p w14:paraId="3B89BD63" w14:textId="33104837" w:rsidR="009C2361" w:rsidRPr="00300889" w:rsidRDefault="009C2361" w:rsidP="00D023A9">
            <w:pPr>
              <w:pStyle w:val="Normalwithspace"/>
              <w:spacing w:before="0"/>
              <w:jc w:val="left"/>
              <w:rPr>
                <w:rFonts w:asciiTheme="minorHAnsi" w:hAnsiTheme="minorHAnsi" w:cstheme="minorHAnsi"/>
                <w:b/>
                <w:bCs/>
                <w:lang w:val="en-AU"/>
              </w:rPr>
            </w:pPr>
            <w:del w:id="798" w:author="Yichen GU from.TOPPAN (MAS)" w:date="2026-01-14T15:48:00Z" w16du:dateUtc="2026-01-14T07:48:00Z">
              <w:r w:rsidDel="0064707F">
                <w:rPr>
                  <w:rFonts w:asciiTheme="minorHAnsi" w:hAnsiTheme="minorHAnsi" w:cstheme="minorHAnsi"/>
                  <w:b/>
                  <w:bCs/>
                  <w:lang w:val="en-AU"/>
                </w:rPr>
                <w:delText xml:space="preserve">Validation </w:delText>
              </w:r>
            </w:del>
            <w:ins w:id="799" w:author="Yichen GU from.TOPPAN (MAS)" w:date="2026-01-14T15:48:00Z" w16du:dateUtc="2026-01-14T07:48:00Z">
              <w:r w:rsidR="0064707F">
                <w:rPr>
                  <w:rFonts w:asciiTheme="minorHAnsi" w:hAnsiTheme="minorHAnsi" w:cstheme="minorHAnsi"/>
                  <w:b/>
                  <w:bCs/>
                  <w:lang w:val="en-AU"/>
                </w:rPr>
                <w:t xml:space="preserve">Generation </w:t>
              </w:r>
            </w:ins>
            <w:r>
              <w:rPr>
                <w:rFonts w:asciiTheme="minorHAnsi" w:hAnsiTheme="minorHAnsi" w:cstheme="minorHAnsi"/>
                <w:b/>
                <w:bCs/>
                <w:lang w:val="en-AU"/>
              </w:rPr>
              <w:t>Rules</w:t>
            </w:r>
          </w:p>
        </w:tc>
        <w:tc>
          <w:tcPr>
            <w:tcW w:w="3007" w:type="dxa"/>
            <w:shd w:val="clear" w:color="auto" w:fill="D9D9D9" w:themeFill="background1" w:themeFillShade="D9"/>
          </w:tcPr>
          <w:p w14:paraId="2E336565" w14:textId="77777777" w:rsidR="009C2361" w:rsidRPr="00300889" w:rsidRDefault="009C2361"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9C2361" w:rsidRPr="00300889" w14:paraId="0B833122" w14:textId="77777777" w:rsidTr="000B3397">
        <w:tc>
          <w:tcPr>
            <w:tcW w:w="797" w:type="dxa"/>
          </w:tcPr>
          <w:p w14:paraId="2A9CDA40" w14:textId="77777777" w:rsidR="009C2361" w:rsidRPr="00E337FA" w:rsidRDefault="009C2361" w:rsidP="00D023A9">
            <w:pPr>
              <w:rPr>
                <w:lang w:val="en-AU"/>
              </w:rPr>
            </w:pPr>
          </w:p>
        </w:tc>
        <w:tc>
          <w:tcPr>
            <w:tcW w:w="2415" w:type="dxa"/>
          </w:tcPr>
          <w:p w14:paraId="5E6D89B0" w14:textId="77777777" w:rsidR="009C2361" w:rsidRPr="00D22339" w:rsidRDefault="009C2361" w:rsidP="00D023A9">
            <w:pPr>
              <w:pStyle w:val="Normalwithspace"/>
              <w:spacing w:before="0"/>
              <w:jc w:val="left"/>
              <w:rPr>
                <w:rFonts w:asciiTheme="minorHAnsi" w:hAnsiTheme="minorHAnsi" w:cstheme="minorHAnsi"/>
                <w:b/>
                <w:bCs/>
                <w:lang w:val="en-AU"/>
              </w:rPr>
            </w:pPr>
            <w:r w:rsidRPr="00D22339">
              <w:rPr>
                <w:rFonts w:asciiTheme="minorHAnsi" w:hAnsiTheme="minorHAnsi" w:cstheme="minorHAnsi"/>
                <w:b/>
                <w:bCs/>
                <w:lang w:val="en-AU"/>
              </w:rPr>
              <w:t>Header Record</w:t>
            </w:r>
          </w:p>
        </w:tc>
        <w:tc>
          <w:tcPr>
            <w:tcW w:w="1417" w:type="dxa"/>
          </w:tcPr>
          <w:p w14:paraId="2B4806DF" w14:textId="77777777" w:rsidR="009C2361" w:rsidRPr="00300889" w:rsidRDefault="009C2361" w:rsidP="00D023A9">
            <w:pPr>
              <w:pStyle w:val="Normalwithspace"/>
              <w:spacing w:before="0"/>
              <w:jc w:val="left"/>
              <w:rPr>
                <w:rFonts w:asciiTheme="minorHAnsi" w:hAnsiTheme="minorHAnsi" w:cstheme="minorHAnsi"/>
                <w:lang w:val="en-AU"/>
              </w:rPr>
            </w:pPr>
          </w:p>
        </w:tc>
        <w:tc>
          <w:tcPr>
            <w:tcW w:w="960" w:type="dxa"/>
          </w:tcPr>
          <w:p w14:paraId="053C5C00" w14:textId="77777777" w:rsidR="009C2361" w:rsidRPr="00300889" w:rsidRDefault="009C2361" w:rsidP="00D023A9">
            <w:pPr>
              <w:pStyle w:val="Normalwithspace"/>
              <w:spacing w:before="0"/>
              <w:jc w:val="left"/>
              <w:rPr>
                <w:rFonts w:asciiTheme="minorHAnsi" w:hAnsiTheme="minorHAnsi" w:cstheme="minorHAnsi"/>
                <w:lang w:val="en-AU"/>
              </w:rPr>
            </w:pPr>
          </w:p>
        </w:tc>
        <w:tc>
          <w:tcPr>
            <w:tcW w:w="2646" w:type="dxa"/>
          </w:tcPr>
          <w:p w14:paraId="77A22E4F" w14:textId="77777777" w:rsidR="009C2361" w:rsidRPr="00300889" w:rsidRDefault="009C2361" w:rsidP="00D023A9">
            <w:pPr>
              <w:pStyle w:val="Normalwithspace"/>
              <w:spacing w:before="0"/>
              <w:jc w:val="left"/>
              <w:rPr>
                <w:rFonts w:asciiTheme="minorHAnsi" w:hAnsiTheme="minorHAnsi" w:cstheme="minorHAnsi"/>
                <w:lang w:val="en-AU"/>
              </w:rPr>
            </w:pPr>
          </w:p>
        </w:tc>
        <w:tc>
          <w:tcPr>
            <w:tcW w:w="2942" w:type="dxa"/>
          </w:tcPr>
          <w:p w14:paraId="23D78363" w14:textId="77777777" w:rsidR="009C2361" w:rsidRPr="00300889" w:rsidRDefault="009C2361" w:rsidP="00D023A9">
            <w:pPr>
              <w:pStyle w:val="Normalwithspace"/>
              <w:spacing w:before="0"/>
              <w:jc w:val="left"/>
              <w:rPr>
                <w:rFonts w:asciiTheme="minorHAnsi" w:hAnsiTheme="minorHAnsi" w:cstheme="minorHAnsi"/>
                <w:lang w:val="en-AU"/>
              </w:rPr>
            </w:pPr>
          </w:p>
        </w:tc>
        <w:tc>
          <w:tcPr>
            <w:tcW w:w="3007" w:type="dxa"/>
          </w:tcPr>
          <w:p w14:paraId="1DD83C04" w14:textId="77777777" w:rsidR="009C2361" w:rsidRPr="00300889" w:rsidRDefault="009C2361" w:rsidP="00D023A9">
            <w:pPr>
              <w:pStyle w:val="Normalwithspace"/>
              <w:spacing w:before="0"/>
              <w:jc w:val="left"/>
              <w:rPr>
                <w:rFonts w:asciiTheme="minorHAnsi" w:hAnsiTheme="minorHAnsi" w:cstheme="minorHAnsi"/>
                <w:lang w:val="en-AU"/>
              </w:rPr>
            </w:pPr>
          </w:p>
        </w:tc>
      </w:tr>
      <w:tr w:rsidR="009C2361" w:rsidRPr="005F7CBC" w14:paraId="027A32CF" w14:textId="77777777" w:rsidTr="000B3397">
        <w:tc>
          <w:tcPr>
            <w:tcW w:w="797" w:type="dxa"/>
          </w:tcPr>
          <w:p w14:paraId="4300AA5C" w14:textId="77777777" w:rsidR="009C2361" w:rsidRPr="00F524AB" w:rsidRDefault="009C2361" w:rsidP="00857344">
            <w:pPr>
              <w:pStyle w:val="ListParagraph"/>
              <w:numPr>
                <w:ilvl w:val="0"/>
                <w:numId w:val="121"/>
              </w:numPr>
            </w:pPr>
          </w:p>
        </w:tc>
        <w:tc>
          <w:tcPr>
            <w:tcW w:w="2415" w:type="dxa"/>
          </w:tcPr>
          <w:p w14:paraId="0B94706E" w14:textId="77777777" w:rsidR="009C2361" w:rsidRPr="00300889" w:rsidRDefault="009C2361"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RECORD_TYPE</w:t>
            </w:r>
          </w:p>
        </w:tc>
        <w:tc>
          <w:tcPr>
            <w:tcW w:w="1417" w:type="dxa"/>
          </w:tcPr>
          <w:p w14:paraId="58A9D9BE" w14:textId="77777777" w:rsidR="009C2361" w:rsidRPr="00300889" w:rsidRDefault="009C2361"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X(10)</w:t>
            </w:r>
          </w:p>
        </w:tc>
        <w:tc>
          <w:tcPr>
            <w:tcW w:w="960" w:type="dxa"/>
          </w:tcPr>
          <w:p w14:paraId="07132731" w14:textId="77777777" w:rsidR="009C2361" w:rsidRDefault="009C2361" w:rsidP="00D023A9">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46" w:type="dxa"/>
          </w:tcPr>
          <w:p w14:paraId="04D33C20" w14:textId="77777777" w:rsidR="009C2361" w:rsidRPr="00300889" w:rsidRDefault="009C2361" w:rsidP="00D023A9">
            <w:pPr>
              <w:pStyle w:val="Normalwithspace"/>
              <w:spacing w:before="0"/>
              <w:jc w:val="left"/>
              <w:rPr>
                <w:rFonts w:asciiTheme="minorHAnsi" w:hAnsiTheme="minorHAnsi" w:cstheme="minorHAnsi"/>
                <w:lang w:val="en-AU"/>
              </w:rPr>
            </w:pPr>
            <w:r>
              <w:rPr>
                <w:rFonts w:asciiTheme="minorHAnsi" w:hAnsiTheme="minorHAnsi" w:cstheme="minorHAnsi"/>
                <w:szCs w:val="22"/>
                <w:lang w:val="en-AU"/>
              </w:rPr>
              <w:t>Record indicator</w:t>
            </w:r>
          </w:p>
        </w:tc>
        <w:tc>
          <w:tcPr>
            <w:tcW w:w="2942" w:type="dxa"/>
          </w:tcPr>
          <w:p w14:paraId="36B64961" w14:textId="77777777" w:rsidR="009C2361" w:rsidRDefault="009C2361" w:rsidP="00D023A9">
            <w:pPr>
              <w:pStyle w:val="Normalwithspace"/>
              <w:spacing w:before="0"/>
              <w:jc w:val="left"/>
              <w:rPr>
                <w:rFonts w:asciiTheme="minorHAnsi" w:hAnsiTheme="minorHAnsi" w:cstheme="minorHAnsi"/>
              </w:rPr>
            </w:pPr>
            <w:r>
              <w:rPr>
                <w:rFonts w:asciiTheme="minorHAnsi" w:hAnsiTheme="minorHAnsi" w:cstheme="minorHAnsi"/>
              </w:rPr>
              <w:t>Must be ‘</w:t>
            </w:r>
            <w:r w:rsidRPr="00300889">
              <w:rPr>
                <w:rFonts w:asciiTheme="minorHAnsi" w:hAnsiTheme="minorHAnsi" w:cstheme="minorHAnsi"/>
              </w:rPr>
              <w:t>HHHHHHHHHH</w:t>
            </w:r>
            <w:r>
              <w:rPr>
                <w:rFonts w:asciiTheme="minorHAnsi" w:hAnsiTheme="minorHAnsi" w:cstheme="minorHAnsi"/>
              </w:rPr>
              <w:t>’ for Header Record.</w:t>
            </w:r>
          </w:p>
        </w:tc>
        <w:tc>
          <w:tcPr>
            <w:tcW w:w="3007" w:type="dxa"/>
          </w:tcPr>
          <w:p w14:paraId="0A29D918" w14:textId="77777777" w:rsidR="009C2361" w:rsidRPr="005F7CBC" w:rsidRDefault="009C2361" w:rsidP="00D023A9">
            <w:pPr>
              <w:pStyle w:val="Normalwithspace"/>
              <w:spacing w:before="0"/>
              <w:jc w:val="left"/>
              <w:rPr>
                <w:rFonts w:asciiTheme="minorHAnsi" w:hAnsiTheme="minorHAnsi" w:cstheme="minorHAnsi"/>
                <w:strike/>
                <w:lang w:val="en-AU"/>
              </w:rPr>
            </w:pPr>
          </w:p>
        </w:tc>
      </w:tr>
      <w:tr w:rsidR="009C2361" w:rsidRPr="00400E60" w14:paraId="57104FEB" w14:textId="77777777" w:rsidTr="000B3397">
        <w:tc>
          <w:tcPr>
            <w:tcW w:w="797" w:type="dxa"/>
          </w:tcPr>
          <w:p w14:paraId="24FBCE72" w14:textId="77777777" w:rsidR="009C2361" w:rsidRPr="00F524AB" w:rsidRDefault="009C2361" w:rsidP="00D21035">
            <w:pPr>
              <w:pStyle w:val="ListParagraph"/>
            </w:pPr>
          </w:p>
        </w:tc>
        <w:tc>
          <w:tcPr>
            <w:tcW w:w="2415" w:type="dxa"/>
          </w:tcPr>
          <w:p w14:paraId="6B2BBB70" w14:textId="23DCF025" w:rsidR="009C2361" w:rsidRPr="00300889" w:rsidRDefault="009C2361" w:rsidP="009C2361">
            <w:pPr>
              <w:pStyle w:val="Normalwithspace"/>
              <w:spacing w:before="0"/>
              <w:jc w:val="left"/>
              <w:rPr>
                <w:rFonts w:asciiTheme="minorHAnsi" w:hAnsiTheme="minorHAnsi" w:cstheme="minorHAnsi"/>
              </w:rPr>
            </w:pPr>
            <w:r w:rsidRPr="005A4898">
              <w:rPr>
                <w:rFonts w:asciiTheme="minorHAnsi" w:hAnsiTheme="minorHAnsi" w:cstheme="minorHAnsi"/>
                <w:szCs w:val="22"/>
              </w:rPr>
              <w:t>FILE_TYPE</w:t>
            </w:r>
          </w:p>
        </w:tc>
        <w:tc>
          <w:tcPr>
            <w:tcW w:w="1417" w:type="dxa"/>
          </w:tcPr>
          <w:p w14:paraId="07C2A83C" w14:textId="7FCBEF94" w:rsidR="009C2361" w:rsidRPr="00300889" w:rsidRDefault="009C2361" w:rsidP="009C2361">
            <w:pPr>
              <w:pStyle w:val="Normalwithspace"/>
              <w:spacing w:before="0"/>
              <w:jc w:val="left"/>
              <w:rPr>
                <w:rFonts w:asciiTheme="minorHAnsi" w:hAnsiTheme="minorHAnsi" w:cstheme="minorHAnsi"/>
              </w:rPr>
            </w:pPr>
            <w:r w:rsidRPr="005A4898">
              <w:rPr>
                <w:rFonts w:asciiTheme="minorHAnsi" w:hAnsiTheme="minorHAnsi" w:cstheme="minorHAnsi"/>
                <w:szCs w:val="22"/>
              </w:rPr>
              <w:t>X(3)</w:t>
            </w:r>
          </w:p>
        </w:tc>
        <w:tc>
          <w:tcPr>
            <w:tcW w:w="960" w:type="dxa"/>
          </w:tcPr>
          <w:p w14:paraId="51BCB2AE" w14:textId="7E8156D8" w:rsidR="009C2361" w:rsidRDefault="009B5611" w:rsidP="009C2361">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646" w:type="dxa"/>
          </w:tcPr>
          <w:p w14:paraId="4F1F8F7B" w14:textId="2DC006CF" w:rsidR="009C2361" w:rsidRDefault="009C2361" w:rsidP="009C2361">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File type indicator</w:t>
            </w:r>
          </w:p>
        </w:tc>
        <w:tc>
          <w:tcPr>
            <w:tcW w:w="2942" w:type="dxa"/>
          </w:tcPr>
          <w:p w14:paraId="5E68B260" w14:textId="1E7FF73D" w:rsidR="009C2361" w:rsidRPr="003B17B7" w:rsidRDefault="009C2361" w:rsidP="009C2361">
            <w:pPr>
              <w:jc w:val="left"/>
              <w:rPr>
                <w:rFonts w:asciiTheme="minorHAnsi" w:hAnsiTheme="minorHAnsi" w:cstheme="minorHAnsi"/>
                <w:szCs w:val="22"/>
              </w:rPr>
            </w:pPr>
            <w:r>
              <w:rPr>
                <w:rFonts w:asciiTheme="minorHAnsi" w:hAnsiTheme="minorHAnsi" w:cstheme="minorHAnsi"/>
                <w:szCs w:val="22"/>
              </w:rPr>
              <w:t>Must be ‘</w:t>
            </w:r>
            <w:r w:rsidRPr="005A4898">
              <w:rPr>
                <w:rFonts w:asciiTheme="minorHAnsi" w:hAnsiTheme="minorHAnsi" w:cstheme="minorHAnsi"/>
                <w:szCs w:val="22"/>
              </w:rPr>
              <w:t>RA1</w:t>
            </w:r>
            <w:r>
              <w:rPr>
                <w:rFonts w:asciiTheme="minorHAnsi" w:hAnsiTheme="minorHAnsi" w:cstheme="minorHAnsi"/>
                <w:szCs w:val="22"/>
              </w:rPr>
              <w:t>’</w:t>
            </w:r>
            <w:r w:rsidRPr="005A4898">
              <w:rPr>
                <w:rFonts w:asciiTheme="minorHAnsi" w:hAnsiTheme="minorHAnsi" w:cstheme="minorHAnsi"/>
                <w:szCs w:val="22"/>
              </w:rPr>
              <w:t xml:space="preserve"> or </w:t>
            </w:r>
            <w:r>
              <w:rPr>
                <w:rFonts w:asciiTheme="minorHAnsi" w:hAnsiTheme="minorHAnsi" w:cstheme="minorHAnsi"/>
                <w:szCs w:val="22"/>
              </w:rPr>
              <w:t>‘</w:t>
            </w:r>
            <w:r w:rsidRPr="005A4898">
              <w:rPr>
                <w:rFonts w:asciiTheme="minorHAnsi" w:hAnsiTheme="minorHAnsi" w:cstheme="minorHAnsi"/>
                <w:szCs w:val="22"/>
              </w:rPr>
              <w:t>RA3</w:t>
            </w:r>
            <w:r>
              <w:rPr>
                <w:rFonts w:asciiTheme="minorHAnsi" w:hAnsiTheme="minorHAnsi" w:cstheme="minorHAnsi"/>
                <w:szCs w:val="22"/>
              </w:rPr>
              <w:t>’</w:t>
            </w:r>
          </w:p>
        </w:tc>
        <w:tc>
          <w:tcPr>
            <w:tcW w:w="3007" w:type="dxa"/>
          </w:tcPr>
          <w:p w14:paraId="4907CE31" w14:textId="77777777" w:rsidR="009C2361" w:rsidRDefault="009C2361" w:rsidP="009C2361">
            <w:pPr>
              <w:jc w:val="left"/>
              <w:rPr>
                <w:rFonts w:asciiTheme="minorHAnsi" w:hAnsiTheme="minorHAnsi" w:cstheme="minorHAnsi"/>
                <w:szCs w:val="22"/>
              </w:rPr>
            </w:pPr>
            <w:r>
              <w:rPr>
                <w:rFonts w:asciiTheme="minorHAnsi" w:hAnsiTheme="minorHAnsi" w:cstheme="minorHAnsi"/>
                <w:szCs w:val="22"/>
              </w:rPr>
              <w:t>RA</w:t>
            </w:r>
            <w:r w:rsidRPr="00E06696">
              <w:rPr>
                <w:rFonts w:asciiTheme="minorHAnsi" w:hAnsiTheme="minorHAnsi" w:cstheme="minorHAnsi"/>
                <w:szCs w:val="22"/>
              </w:rPr>
              <w:t xml:space="preserve">1 – </w:t>
            </w:r>
            <w:r>
              <w:rPr>
                <w:rFonts w:asciiTheme="minorHAnsi" w:hAnsiTheme="minorHAnsi" w:cstheme="minorHAnsi"/>
                <w:szCs w:val="22"/>
              </w:rPr>
              <w:t>Allotment results</w:t>
            </w:r>
            <w:r w:rsidRPr="00E06696">
              <w:rPr>
                <w:rFonts w:asciiTheme="minorHAnsi" w:hAnsiTheme="minorHAnsi" w:cstheme="minorHAnsi"/>
                <w:szCs w:val="22"/>
              </w:rPr>
              <w:t xml:space="preserve"> for CASH</w:t>
            </w:r>
            <w:r>
              <w:rPr>
                <w:rFonts w:asciiTheme="minorHAnsi" w:hAnsiTheme="minorHAnsi" w:cstheme="minorHAnsi"/>
                <w:szCs w:val="22"/>
              </w:rPr>
              <w:t xml:space="preserve"> subscription</w:t>
            </w:r>
          </w:p>
          <w:p w14:paraId="1C1E7236" w14:textId="4B7E17C0" w:rsidR="009C2361" w:rsidRPr="00400E60" w:rsidRDefault="009C2361" w:rsidP="009C2361">
            <w:pPr>
              <w:jc w:val="left"/>
              <w:rPr>
                <w:rFonts w:asciiTheme="minorHAnsi" w:hAnsiTheme="minorHAnsi" w:cstheme="minorHAnsi"/>
                <w:strike/>
              </w:rPr>
            </w:pPr>
            <w:r>
              <w:rPr>
                <w:rFonts w:asciiTheme="minorHAnsi" w:hAnsiTheme="minorHAnsi" w:cstheme="minorHAnsi"/>
                <w:szCs w:val="22"/>
              </w:rPr>
              <w:t>RA</w:t>
            </w:r>
            <w:r w:rsidRPr="00E06696">
              <w:rPr>
                <w:rFonts w:asciiTheme="minorHAnsi" w:hAnsiTheme="minorHAnsi" w:cstheme="minorHAnsi"/>
                <w:szCs w:val="22"/>
              </w:rPr>
              <w:t xml:space="preserve">3 – </w:t>
            </w:r>
            <w:r>
              <w:rPr>
                <w:rFonts w:asciiTheme="minorHAnsi" w:hAnsiTheme="minorHAnsi" w:cstheme="minorHAnsi"/>
                <w:szCs w:val="22"/>
              </w:rPr>
              <w:t>Allotment results</w:t>
            </w:r>
            <w:r w:rsidRPr="00E06696">
              <w:rPr>
                <w:rFonts w:asciiTheme="minorHAnsi" w:hAnsiTheme="minorHAnsi" w:cstheme="minorHAnsi"/>
                <w:szCs w:val="22"/>
              </w:rPr>
              <w:t xml:space="preserve"> for SRS</w:t>
            </w:r>
            <w:r>
              <w:rPr>
                <w:rFonts w:asciiTheme="minorHAnsi" w:hAnsiTheme="minorHAnsi" w:cstheme="minorHAnsi"/>
                <w:szCs w:val="22"/>
              </w:rPr>
              <w:t xml:space="preserve"> subscription</w:t>
            </w:r>
          </w:p>
        </w:tc>
      </w:tr>
      <w:tr w:rsidR="009C2361" w:rsidRPr="00400E60" w14:paraId="1A3575B6" w14:textId="77777777" w:rsidTr="000B3397">
        <w:tc>
          <w:tcPr>
            <w:tcW w:w="797" w:type="dxa"/>
          </w:tcPr>
          <w:p w14:paraId="0D448CFF" w14:textId="77777777" w:rsidR="009C2361" w:rsidRPr="00F524AB" w:rsidRDefault="009C2361" w:rsidP="00D21035">
            <w:pPr>
              <w:pStyle w:val="ListParagraph"/>
            </w:pPr>
          </w:p>
        </w:tc>
        <w:tc>
          <w:tcPr>
            <w:tcW w:w="2415" w:type="dxa"/>
          </w:tcPr>
          <w:p w14:paraId="19E1D7F3" w14:textId="4A8DE357" w:rsidR="009C2361" w:rsidRPr="005A4898" w:rsidRDefault="00C94259" w:rsidP="009C2361">
            <w:pPr>
              <w:pStyle w:val="Normalwithspace"/>
              <w:spacing w:before="0"/>
              <w:jc w:val="left"/>
              <w:rPr>
                <w:rFonts w:asciiTheme="minorHAnsi" w:hAnsiTheme="minorHAnsi" w:cstheme="minorHAnsi"/>
                <w:szCs w:val="22"/>
              </w:rPr>
            </w:pPr>
            <w:r>
              <w:rPr>
                <w:rFonts w:asciiTheme="minorHAnsi" w:hAnsiTheme="minorHAnsi" w:cstheme="minorHAnsi"/>
                <w:szCs w:val="22"/>
              </w:rPr>
              <w:t>PRI_DLR</w:t>
            </w:r>
            <w:r w:rsidR="009C2361" w:rsidRPr="005A4898">
              <w:rPr>
                <w:rFonts w:asciiTheme="minorHAnsi" w:hAnsiTheme="minorHAnsi" w:cstheme="minorHAnsi"/>
                <w:szCs w:val="22"/>
              </w:rPr>
              <w:t>_CODE</w:t>
            </w:r>
          </w:p>
        </w:tc>
        <w:tc>
          <w:tcPr>
            <w:tcW w:w="1417" w:type="dxa"/>
          </w:tcPr>
          <w:p w14:paraId="0826396E" w14:textId="40EFC8C0"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9(4)</w:t>
            </w:r>
          </w:p>
        </w:tc>
        <w:tc>
          <w:tcPr>
            <w:tcW w:w="960" w:type="dxa"/>
          </w:tcPr>
          <w:p w14:paraId="3D75F49F" w14:textId="0B1487D7"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14</w:t>
            </w:r>
          </w:p>
        </w:tc>
        <w:tc>
          <w:tcPr>
            <w:tcW w:w="2646" w:type="dxa"/>
          </w:tcPr>
          <w:p w14:paraId="7136526C" w14:textId="74007C4B" w:rsidR="009C2361" w:rsidRDefault="009C2361" w:rsidP="009C2361">
            <w:pPr>
              <w:jc w:val="left"/>
              <w:rPr>
                <w:rFonts w:asciiTheme="minorHAnsi" w:hAnsiTheme="minorHAnsi" w:cstheme="minorHAnsi"/>
                <w:szCs w:val="22"/>
              </w:rPr>
            </w:pPr>
            <w:r w:rsidRPr="005A4898">
              <w:rPr>
                <w:rFonts w:asciiTheme="minorHAnsi" w:hAnsiTheme="minorHAnsi" w:cstheme="minorHAnsi"/>
                <w:szCs w:val="22"/>
              </w:rPr>
              <w:t>Organization</w:t>
            </w:r>
            <w:r w:rsidR="000E1F05">
              <w:rPr>
                <w:rFonts w:asciiTheme="minorHAnsi" w:hAnsiTheme="minorHAnsi" w:cstheme="minorHAnsi"/>
                <w:szCs w:val="22"/>
              </w:rPr>
              <w:t>’s bank</w:t>
            </w:r>
            <w:r w:rsidR="00D01B87">
              <w:rPr>
                <w:rFonts w:asciiTheme="minorHAnsi" w:hAnsiTheme="minorHAnsi" w:cstheme="minorHAnsi"/>
                <w:szCs w:val="22"/>
              </w:rPr>
              <w:t xml:space="preserve"> </w:t>
            </w:r>
            <w:r w:rsidRPr="005A4898">
              <w:rPr>
                <w:rFonts w:asciiTheme="minorHAnsi" w:hAnsiTheme="minorHAnsi" w:cstheme="minorHAnsi"/>
                <w:szCs w:val="22"/>
              </w:rPr>
              <w:t>code</w:t>
            </w:r>
          </w:p>
        </w:tc>
        <w:tc>
          <w:tcPr>
            <w:tcW w:w="2942" w:type="dxa"/>
          </w:tcPr>
          <w:p w14:paraId="4C04F132" w14:textId="6B81BF32" w:rsidR="00BB1C44" w:rsidRDefault="00D01B87" w:rsidP="009C2361">
            <w:pPr>
              <w:pStyle w:val="Normalwithspace"/>
              <w:spacing w:before="0"/>
              <w:jc w:val="left"/>
              <w:rPr>
                <w:rFonts w:asciiTheme="minorHAnsi" w:hAnsiTheme="minorHAnsi" w:cstheme="minorHAnsi"/>
                <w:szCs w:val="22"/>
              </w:rPr>
            </w:pPr>
            <w:r>
              <w:rPr>
                <w:rFonts w:asciiTheme="minorHAnsi" w:hAnsiTheme="minorHAnsi" w:cstheme="minorHAnsi"/>
                <w:szCs w:val="22"/>
              </w:rPr>
              <w:t>Must</w:t>
            </w:r>
            <w:r w:rsidR="009C2361" w:rsidRPr="005A4898">
              <w:rPr>
                <w:rFonts w:asciiTheme="minorHAnsi" w:hAnsiTheme="minorHAnsi" w:cstheme="minorHAnsi"/>
                <w:szCs w:val="22"/>
              </w:rPr>
              <w:t xml:space="preserve"> be </w:t>
            </w:r>
            <w:r>
              <w:rPr>
                <w:rFonts w:asciiTheme="minorHAnsi" w:hAnsiTheme="minorHAnsi" w:cstheme="minorHAnsi"/>
                <w:szCs w:val="22"/>
              </w:rPr>
              <w:t xml:space="preserve">a valid 4-digit bank code of </w:t>
            </w:r>
            <w:r w:rsidR="009C2361" w:rsidRPr="005A4898">
              <w:rPr>
                <w:rFonts w:asciiTheme="minorHAnsi" w:hAnsiTheme="minorHAnsi" w:cstheme="minorHAnsi"/>
                <w:szCs w:val="22"/>
              </w:rPr>
              <w:t>primary dealers or CDP.</w:t>
            </w:r>
          </w:p>
        </w:tc>
        <w:tc>
          <w:tcPr>
            <w:tcW w:w="3007" w:type="dxa"/>
          </w:tcPr>
          <w:p w14:paraId="74A5DDA8" w14:textId="77777777" w:rsidR="009C2361" w:rsidRPr="00E06696" w:rsidRDefault="009C2361" w:rsidP="009C2361">
            <w:pPr>
              <w:jc w:val="left"/>
              <w:rPr>
                <w:rFonts w:asciiTheme="minorHAnsi" w:hAnsiTheme="minorHAnsi" w:cstheme="minorHAnsi"/>
                <w:szCs w:val="22"/>
              </w:rPr>
            </w:pPr>
          </w:p>
        </w:tc>
      </w:tr>
      <w:tr w:rsidR="009C2361" w:rsidRPr="00400E60" w14:paraId="59C8F909" w14:textId="77777777" w:rsidTr="000B3397">
        <w:tc>
          <w:tcPr>
            <w:tcW w:w="797" w:type="dxa"/>
          </w:tcPr>
          <w:p w14:paraId="4D9A1969" w14:textId="77777777" w:rsidR="009C2361" w:rsidRPr="00F524AB" w:rsidRDefault="009C2361" w:rsidP="00D21035">
            <w:pPr>
              <w:pStyle w:val="ListParagraph"/>
            </w:pPr>
          </w:p>
        </w:tc>
        <w:tc>
          <w:tcPr>
            <w:tcW w:w="2415" w:type="dxa"/>
          </w:tcPr>
          <w:p w14:paraId="2BCDA48B" w14:textId="34FC30F0" w:rsidR="009C2361" w:rsidRPr="005A4898" w:rsidRDefault="001675BD" w:rsidP="009C2361">
            <w:pPr>
              <w:pStyle w:val="Normalwithspace"/>
              <w:spacing w:before="0"/>
              <w:jc w:val="left"/>
              <w:rPr>
                <w:rFonts w:asciiTheme="minorHAnsi" w:hAnsiTheme="minorHAnsi" w:cstheme="minorHAnsi"/>
                <w:szCs w:val="22"/>
              </w:rPr>
            </w:pPr>
            <w:r>
              <w:rPr>
                <w:rFonts w:asciiTheme="minorHAnsi" w:hAnsiTheme="minorHAnsi" w:cstheme="minorHAnsi"/>
                <w:szCs w:val="22"/>
              </w:rPr>
              <w:t>BANK</w:t>
            </w:r>
            <w:r w:rsidR="009C2361" w:rsidRPr="005A4898">
              <w:rPr>
                <w:rFonts w:asciiTheme="minorHAnsi" w:hAnsiTheme="minorHAnsi" w:cstheme="minorHAnsi"/>
                <w:szCs w:val="22"/>
              </w:rPr>
              <w:t>_NAME</w:t>
            </w:r>
          </w:p>
        </w:tc>
        <w:tc>
          <w:tcPr>
            <w:tcW w:w="1417" w:type="dxa"/>
          </w:tcPr>
          <w:p w14:paraId="0B2E2258" w14:textId="31240391"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X(20)</w:t>
            </w:r>
          </w:p>
        </w:tc>
        <w:tc>
          <w:tcPr>
            <w:tcW w:w="960" w:type="dxa"/>
          </w:tcPr>
          <w:p w14:paraId="03E84624" w14:textId="739036F1"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18</w:t>
            </w:r>
          </w:p>
        </w:tc>
        <w:tc>
          <w:tcPr>
            <w:tcW w:w="2646" w:type="dxa"/>
          </w:tcPr>
          <w:p w14:paraId="00D78117" w14:textId="569B35C2" w:rsidR="009C2361" w:rsidRPr="005A4898" w:rsidRDefault="009C2361" w:rsidP="009C2361">
            <w:pPr>
              <w:jc w:val="left"/>
              <w:rPr>
                <w:rFonts w:asciiTheme="minorHAnsi" w:hAnsiTheme="minorHAnsi" w:cstheme="minorHAnsi"/>
                <w:szCs w:val="22"/>
              </w:rPr>
            </w:pPr>
            <w:r w:rsidRPr="005A4898">
              <w:rPr>
                <w:rFonts w:asciiTheme="minorHAnsi" w:hAnsiTheme="minorHAnsi" w:cstheme="minorHAnsi"/>
                <w:szCs w:val="22"/>
              </w:rPr>
              <w:t>Organisation’s Name</w:t>
            </w:r>
          </w:p>
        </w:tc>
        <w:tc>
          <w:tcPr>
            <w:tcW w:w="2942" w:type="dxa"/>
          </w:tcPr>
          <w:p w14:paraId="667FF0B2" w14:textId="68CFFEA2" w:rsidR="009C2361" w:rsidRDefault="002C62FC" w:rsidP="009C2361">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7" w:type="dxa"/>
          </w:tcPr>
          <w:p w14:paraId="5541D659" w14:textId="0D9AD4B1" w:rsidR="009C2361" w:rsidRPr="00E06696" w:rsidRDefault="00470B9D" w:rsidP="009C2361">
            <w:pPr>
              <w:jc w:val="left"/>
              <w:rPr>
                <w:rFonts w:asciiTheme="minorHAnsi" w:hAnsiTheme="minorHAnsi" w:cstheme="minorHAnsi"/>
                <w:szCs w:val="22"/>
              </w:rPr>
            </w:pPr>
            <w:ins w:id="800" w:author="Yichen GU from.TOPPAN (MAS)" w:date="2026-01-16T15:11:00Z" w16du:dateUtc="2026-01-16T07:11:00Z">
              <w:r>
                <w:rPr>
                  <w:rFonts w:asciiTheme="minorHAnsi" w:hAnsiTheme="minorHAnsi" w:cstheme="minorHAnsi"/>
                  <w:szCs w:val="22"/>
                </w:rPr>
                <w:t>Allows special characters.</w:t>
              </w:r>
            </w:ins>
          </w:p>
        </w:tc>
      </w:tr>
      <w:tr w:rsidR="009C2361" w:rsidRPr="00400E60" w14:paraId="19CBF8EB" w14:textId="77777777" w:rsidTr="000B3397">
        <w:tc>
          <w:tcPr>
            <w:tcW w:w="797" w:type="dxa"/>
          </w:tcPr>
          <w:p w14:paraId="03495900" w14:textId="77777777" w:rsidR="009C2361" w:rsidRPr="00F524AB" w:rsidRDefault="009C2361" w:rsidP="00D21035">
            <w:pPr>
              <w:pStyle w:val="ListParagraph"/>
            </w:pPr>
          </w:p>
        </w:tc>
        <w:tc>
          <w:tcPr>
            <w:tcW w:w="2415" w:type="dxa"/>
          </w:tcPr>
          <w:p w14:paraId="2FE803FB" w14:textId="41190E16"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PROCESSING_DATE</w:t>
            </w:r>
          </w:p>
        </w:tc>
        <w:tc>
          <w:tcPr>
            <w:tcW w:w="1417" w:type="dxa"/>
          </w:tcPr>
          <w:p w14:paraId="72ED89C0" w14:textId="793E3D1A"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9(8)</w:t>
            </w:r>
          </w:p>
        </w:tc>
        <w:tc>
          <w:tcPr>
            <w:tcW w:w="960" w:type="dxa"/>
          </w:tcPr>
          <w:p w14:paraId="1DCA8C3A" w14:textId="44A8C778"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38</w:t>
            </w:r>
          </w:p>
        </w:tc>
        <w:tc>
          <w:tcPr>
            <w:tcW w:w="2646" w:type="dxa"/>
          </w:tcPr>
          <w:p w14:paraId="7E72621C" w14:textId="4A95E208" w:rsidR="009C2361" w:rsidRPr="005A4898" w:rsidRDefault="004A5156" w:rsidP="009C2361">
            <w:pPr>
              <w:jc w:val="left"/>
              <w:rPr>
                <w:rFonts w:asciiTheme="minorHAnsi" w:hAnsiTheme="minorHAnsi" w:cstheme="minorHAnsi"/>
                <w:szCs w:val="22"/>
              </w:rPr>
            </w:pPr>
            <w:r w:rsidRPr="005A4898">
              <w:rPr>
                <w:rFonts w:asciiTheme="minorHAnsi" w:hAnsiTheme="minorHAnsi" w:cstheme="minorHAnsi"/>
                <w:szCs w:val="22"/>
              </w:rPr>
              <w:t>Date of file generation</w:t>
            </w:r>
          </w:p>
        </w:tc>
        <w:tc>
          <w:tcPr>
            <w:tcW w:w="2942" w:type="dxa"/>
          </w:tcPr>
          <w:p w14:paraId="052AD299" w14:textId="42514FE5" w:rsidR="009C2361" w:rsidRDefault="004A5156" w:rsidP="009C2361">
            <w:pPr>
              <w:pStyle w:val="Normalwithspace"/>
              <w:spacing w:before="0"/>
              <w:jc w:val="left"/>
              <w:rPr>
                <w:rFonts w:asciiTheme="minorHAnsi" w:hAnsiTheme="minorHAnsi" w:cstheme="minorHAnsi"/>
                <w:szCs w:val="22"/>
              </w:rPr>
            </w:pPr>
            <w:r>
              <w:rPr>
                <w:rFonts w:asciiTheme="minorHAnsi" w:hAnsiTheme="minorHAnsi" w:cstheme="minorHAnsi"/>
              </w:rPr>
              <w:t>Must be a valid date in YYYYMMDD format and must not be a future date.</w:t>
            </w:r>
          </w:p>
        </w:tc>
        <w:tc>
          <w:tcPr>
            <w:tcW w:w="3007" w:type="dxa"/>
          </w:tcPr>
          <w:p w14:paraId="56DDE5F6" w14:textId="77777777" w:rsidR="009C2361" w:rsidRPr="00E06696" w:rsidRDefault="009C2361" w:rsidP="009C2361">
            <w:pPr>
              <w:jc w:val="left"/>
              <w:rPr>
                <w:rFonts w:asciiTheme="minorHAnsi" w:hAnsiTheme="minorHAnsi" w:cstheme="minorHAnsi"/>
                <w:szCs w:val="22"/>
              </w:rPr>
            </w:pPr>
          </w:p>
        </w:tc>
      </w:tr>
      <w:tr w:rsidR="009C2361" w:rsidRPr="00400E60" w14:paraId="14319F1C" w14:textId="77777777" w:rsidTr="000B3397">
        <w:tc>
          <w:tcPr>
            <w:tcW w:w="797" w:type="dxa"/>
          </w:tcPr>
          <w:p w14:paraId="2632D31B" w14:textId="77777777" w:rsidR="009C2361" w:rsidRPr="009330CA" w:rsidRDefault="009C2361" w:rsidP="009330CA">
            <w:pPr>
              <w:ind w:left="720"/>
              <w:rPr>
                <w:lang w:val="en-AU"/>
              </w:rPr>
            </w:pPr>
          </w:p>
        </w:tc>
        <w:tc>
          <w:tcPr>
            <w:tcW w:w="2415" w:type="dxa"/>
          </w:tcPr>
          <w:p w14:paraId="06D96B02" w14:textId="7493544C"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b/>
                <w:bCs/>
                <w:szCs w:val="22"/>
              </w:rPr>
              <w:t>Detail Header</w:t>
            </w:r>
            <w:r>
              <w:rPr>
                <w:rFonts w:asciiTheme="minorHAnsi" w:hAnsiTheme="minorHAnsi" w:cstheme="minorHAnsi"/>
                <w:b/>
                <w:bCs/>
                <w:szCs w:val="22"/>
              </w:rPr>
              <w:t xml:space="preserve"> </w:t>
            </w:r>
            <w:r w:rsidR="00616924">
              <w:rPr>
                <w:rFonts w:asciiTheme="minorHAnsi" w:hAnsiTheme="minorHAnsi" w:cstheme="minorHAnsi"/>
                <w:b/>
                <w:bCs/>
                <w:szCs w:val="22"/>
              </w:rPr>
              <w:t>Record</w:t>
            </w:r>
          </w:p>
        </w:tc>
        <w:tc>
          <w:tcPr>
            <w:tcW w:w="1417" w:type="dxa"/>
          </w:tcPr>
          <w:p w14:paraId="5DEAE80B" w14:textId="77777777" w:rsidR="009C2361" w:rsidRPr="005A4898" w:rsidRDefault="009C2361" w:rsidP="009C2361">
            <w:pPr>
              <w:pStyle w:val="Normalwithspace"/>
              <w:spacing w:before="0"/>
              <w:jc w:val="left"/>
              <w:rPr>
                <w:rFonts w:asciiTheme="minorHAnsi" w:hAnsiTheme="minorHAnsi" w:cstheme="minorHAnsi"/>
                <w:szCs w:val="22"/>
              </w:rPr>
            </w:pPr>
          </w:p>
        </w:tc>
        <w:tc>
          <w:tcPr>
            <w:tcW w:w="960" w:type="dxa"/>
          </w:tcPr>
          <w:p w14:paraId="17D4D04E" w14:textId="77777777" w:rsidR="009C2361" w:rsidRPr="005A4898" w:rsidRDefault="009C2361" w:rsidP="009C2361">
            <w:pPr>
              <w:pStyle w:val="Normalwithspace"/>
              <w:spacing w:before="0"/>
              <w:jc w:val="left"/>
              <w:rPr>
                <w:rFonts w:asciiTheme="minorHAnsi" w:hAnsiTheme="minorHAnsi" w:cstheme="minorHAnsi"/>
                <w:szCs w:val="22"/>
              </w:rPr>
            </w:pPr>
          </w:p>
        </w:tc>
        <w:tc>
          <w:tcPr>
            <w:tcW w:w="2646" w:type="dxa"/>
          </w:tcPr>
          <w:p w14:paraId="5A47FFCD" w14:textId="77777777" w:rsidR="009C2361" w:rsidRPr="005A4898" w:rsidRDefault="009C2361" w:rsidP="009C2361">
            <w:pPr>
              <w:jc w:val="left"/>
              <w:rPr>
                <w:rFonts w:asciiTheme="minorHAnsi" w:hAnsiTheme="minorHAnsi" w:cstheme="minorHAnsi"/>
                <w:szCs w:val="22"/>
              </w:rPr>
            </w:pPr>
          </w:p>
        </w:tc>
        <w:tc>
          <w:tcPr>
            <w:tcW w:w="2942" w:type="dxa"/>
          </w:tcPr>
          <w:p w14:paraId="172D2F8C" w14:textId="77777777" w:rsidR="009C2361" w:rsidRDefault="009C2361" w:rsidP="009C2361">
            <w:pPr>
              <w:pStyle w:val="Normalwithspace"/>
              <w:spacing w:before="0"/>
              <w:jc w:val="left"/>
              <w:rPr>
                <w:rFonts w:asciiTheme="minorHAnsi" w:hAnsiTheme="minorHAnsi" w:cstheme="minorHAnsi"/>
                <w:szCs w:val="22"/>
              </w:rPr>
            </w:pPr>
          </w:p>
        </w:tc>
        <w:tc>
          <w:tcPr>
            <w:tcW w:w="3007" w:type="dxa"/>
          </w:tcPr>
          <w:p w14:paraId="3B85B9B1" w14:textId="77777777" w:rsidR="009C2361" w:rsidRPr="00E06696" w:rsidRDefault="009C2361" w:rsidP="009C2361">
            <w:pPr>
              <w:jc w:val="left"/>
              <w:rPr>
                <w:rFonts w:asciiTheme="minorHAnsi" w:hAnsiTheme="minorHAnsi" w:cstheme="minorHAnsi"/>
                <w:szCs w:val="22"/>
              </w:rPr>
            </w:pPr>
          </w:p>
        </w:tc>
      </w:tr>
      <w:tr w:rsidR="009C2361" w:rsidRPr="00400E60" w14:paraId="31AD24B4" w14:textId="77777777" w:rsidTr="000B3397">
        <w:tc>
          <w:tcPr>
            <w:tcW w:w="797" w:type="dxa"/>
          </w:tcPr>
          <w:p w14:paraId="639EC27B" w14:textId="77777777" w:rsidR="009C2361" w:rsidRPr="00F524AB" w:rsidRDefault="009C2361" w:rsidP="00D21035">
            <w:pPr>
              <w:pStyle w:val="ListParagraph"/>
            </w:pPr>
          </w:p>
        </w:tc>
        <w:tc>
          <w:tcPr>
            <w:tcW w:w="2415" w:type="dxa"/>
          </w:tcPr>
          <w:p w14:paraId="5C97E06B" w14:textId="5A65D47F" w:rsidR="009C2361" w:rsidRPr="005A4898" w:rsidRDefault="009C2361" w:rsidP="009C2361">
            <w:pPr>
              <w:pStyle w:val="Normalwithspace"/>
              <w:spacing w:before="0"/>
              <w:jc w:val="left"/>
              <w:rPr>
                <w:rFonts w:asciiTheme="minorHAnsi" w:hAnsiTheme="minorHAnsi" w:cstheme="minorHAnsi"/>
                <w:b/>
                <w:bCs/>
                <w:szCs w:val="22"/>
              </w:rPr>
            </w:pPr>
            <w:r w:rsidRPr="005A4898">
              <w:rPr>
                <w:rFonts w:asciiTheme="minorHAnsi" w:hAnsiTheme="minorHAnsi" w:cstheme="minorHAnsi"/>
                <w:szCs w:val="22"/>
              </w:rPr>
              <w:t>RECORD_TYPE</w:t>
            </w:r>
          </w:p>
        </w:tc>
        <w:tc>
          <w:tcPr>
            <w:tcW w:w="1417" w:type="dxa"/>
          </w:tcPr>
          <w:p w14:paraId="49894CC0" w14:textId="0F95F471"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X(10)</w:t>
            </w:r>
          </w:p>
        </w:tc>
        <w:tc>
          <w:tcPr>
            <w:tcW w:w="960" w:type="dxa"/>
          </w:tcPr>
          <w:p w14:paraId="33524076" w14:textId="19F90FF4"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1</w:t>
            </w:r>
          </w:p>
        </w:tc>
        <w:tc>
          <w:tcPr>
            <w:tcW w:w="2646" w:type="dxa"/>
          </w:tcPr>
          <w:p w14:paraId="757FB91E" w14:textId="76F7356E" w:rsidR="009C2361" w:rsidRPr="005A4898" w:rsidRDefault="00BC1294" w:rsidP="009C2361">
            <w:pPr>
              <w:jc w:val="left"/>
              <w:rPr>
                <w:rFonts w:asciiTheme="minorHAnsi" w:hAnsiTheme="minorHAnsi" w:cstheme="minorHAnsi"/>
                <w:szCs w:val="22"/>
              </w:rPr>
            </w:pPr>
            <w:r>
              <w:rPr>
                <w:rFonts w:asciiTheme="minorHAnsi" w:hAnsiTheme="minorHAnsi" w:cstheme="minorHAnsi"/>
                <w:szCs w:val="22"/>
              </w:rPr>
              <w:t>Record indicator</w:t>
            </w:r>
          </w:p>
        </w:tc>
        <w:tc>
          <w:tcPr>
            <w:tcW w:w="2942" w:type="dxa"/>
          </w:tcPr>
          <w:p w14:paraId="3FEDB453" w14:textId="51CD86C7" w:rsidR="009C2361" w:rsidRDefault="00E72221" w:rsidP="009C2361">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009C2361" w:rsidRPr="005A4898">
              <w:rPr>
                <w:rFonts w:asciiTheme="minorHAnsi" w:hAnsiTheme="minorHAnsi" w:cstheme="minorHAnsi"/>
                <w:szCs w:val="22"/>
              </w:rPr>
              <w:t xml:space="preserve"> ‘BBBBBBBBBB’ for </w:t>
            </w:r>
            <w:r w:rsidR="00164A0E">
              <w:rPr>
                <w:rFonts w:asciiTheme="minorHAnsi" w:hAnsiTheme="minorHAnsi" w:cstheme="minorHAnsi"/>
                <w:szCs w:val="22"/>
              </w:rPr>
              <w:t>Detail Header Record.</w:t>
            </w:r>
          </w:p>
        </w:tc>
        <w:tc>
          <w:tcPr>
            <w:tcW w:w="3007" w:type="dxa"/>
          </w:tcPr>
          <w:p w14:paraId="1D2BBAE2" w14:textId="77777777" w:rsidR="009C2361" w:rsidRPr="00E06696" w:rsidRDefault="009C2361" w:rsidP="009C2361">
            <w:pPr>
              <w:jc w:val="left"/>
              <w:rPr>
                <w:rFonts w:asciiTheme="minorHAnsi" w:hAnsiTheme="minorHAnsi" w:cstheme="minorHAnsi"/>
                <w:szCs w:val="22"/>
              </w:rPr>
            </w:pPr>
          </w:p>
        </w:tc>
      </w:tr>
      <w:tr w:rsidR="009C2361" w:rsidRPr="00400E60" w14:paraId="09EF2A20" w14:textId="77777777" w:rsidTr="000B3397">
        <w:tc>
          <w:tcPr>
            <w:tcW w:w="797" w:type="dxa"/>
          </w:tcPr>
          <w:p w14:paraId="2D3EA8CE" w14:textId="77777777" w:rsidR="009C2361" w:rsidRPr="00F524AB" w:rsidRDefault="009C2361" w:rsidP="00D21035">
            <w:pPr>
              <w:pStyle w:val="ListParagraph"/>
            </w:pPr>
          </w:p>
        </w:tc>
        <w:tc>
          <w:tcPr>
            <w:tcW w:w="2415" w:type="dxa"/>
          </w:tcPr>
          <w:p w14:paraId="57DEA21A" w14:textId="372FC5F9"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ISSUE_CODE</w:t>
            </w:r>
          </w:p>
        </w:tc>
        <w:tc>
          <w:tcPr>
            <w:tcW w:w="1417" w:type="dxa"/>
          </w:tcPr>
          <w:p w14:paraId="12FDB34A" w14:textId="3ECAABB6"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X(8)</w:t>
            </w:r>
          </w:p>
        </w:tc>
        <w:tc>
          <w:tcPr>
            <w:tcW w:w="960" w:type="dxa"/>
          </w:tcPr>
          <w:p w14:paraId="29D3CA51" w14:textId="65C83D89"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11</w:t>
            </w:r>
          </w:p>
        </w:tc>
        <w:tc>
          <w:tcPr>
            <w:tcW w:w="2646" w:type="dxa"/>
          </w:tcPr>
          <w:p w14:paraId="3D055440" w14:textId="679D4513" w:rsidR="009C2361" w:rsidRPr="005A4898" w:rsidRDefault="009C2361" w:rsidP="009C2361">
            <w:pPr>
              <w:jc w:val="left"/>
              <w:rPr>
                <w:rFonts w:asciiTheme="minorHAnsi" w:hAnsiTheme="minorHAnsi" w:cstheme="minorHAnsi"/>
                <w:szCs w:val="22"/>
              </w:rPr>
            </w:pPr>
            <w:r w:rsidRPr="005A4898">
              <w:rPr>
                <w:rFonts w:asciiTheme="minorHAnsi" w:hAnsiTheme="minorHAnsi" w:cstheme="minorHAnsi"/>
                <w:szCs w:val="22"/>
              </w:rPr>
              <w:t>Issue code</w:t>
            </w:r>
            <w:r w:rsidR="00CF523B">
              <w:rPr>
                <w:rFonts w:asciiTheme="minorHAnsi" w:hAnsiTheme="minorHAnsi" w:cstheme="minorHAnsi"/>
                <w:szCs w:val="22"/>
              </w:rPr>
              <w:t xml:space="preserve"> of SSB</w:t>
            </w:r>
          </w:p>
        </w:tc>
        <w:tc>
          <w:tcPr>
            <w:tcW w:w="2942" w:type="dxa"/>
          </w:tcPr>
          <w:p w14:paraId="2976E2DE" w14:textId="77777777" w:rsidR="00F16368" w:rsidRDefault="00F16368" w:rsidP="00F16368">
            <w:pPr>
              <w:spacing w:after="240"/>
              <w:jc w:val="left"/>
              <w:rPr>
                <w:rFonts w:asciiTheme="minorHAnsi" w:hAnsiTheme="minorHAnsi" w:cstheme="minorHAnsi"/>
                <w:szCs w:val="22"/>
              </w:rPr>
            </w:pPr>
            <w:r>
              <w:rPr>
                <w:rFonts w:asciiTheme="minorHAnsi" w:hAnsiTheme="minorHAnsi" w:cstheme="minorHAnsi"/>
                <w:szCs w:val="22"/>
              </w:rPr>
              <w:t>Must match a valid issue code in OMEGA.</w:t>
            </w:r>
          </w:p>
          <w:p w14:paraId="107DF864" w14:textId="50EA2501" w:rsidR="009C2361" w:rsidRDefault="00F16368" w:rsidP="00F16368">
            <w:pPr>
              <w:pStyle w:val="Normalwithspace"/>
              <w:spacing w:before="0"/>
              <w:jc w:val="left"/>
              <w:rPr>
                <w:rFonts w:asciiTheme="minorHAnsi" w:hAnsiTheme="minorHAnsi" w:cstheme="minorHAnsi"/>
                <w:szCs w:val="22"/>
              </w:rPr>
            </w:pPr>
            <w:r>
              <w:rPr>
                <w:rFonts w:asciiTheme="minorHAnsi" w:hAnsiTheme="minorHAnsi" w:cstheme="minorHAnsi"/>
                <w:szCs w:val="22"/>
              </w:rPr>
              <w:t>If valid, the issue code must be used as the lookup key to verify the ISIN_CODE in the same detail record.</w:t>
            </w:r>
          </w:p>
        </w:tc>
        <w:tc>
          <w:tcPr>
            <w:tcW w:w="3007" w:type="dxa"/>
          </w:tcPr>
          <w:p w14:paraId="4BAEBF56" w14:textId="77777777" w:rsidR="009C2361" w:rsidRPr="00E06696" w:rsidRDefault="009C2361" w:rsidP="009C2361">
            <w:pPr>
              <w:jc w:val="left"/>
              <w:rPr>
                <w:rFonts w:asciiTheme="minorHAnsi" w:hAnsiTheme="minorHAnsi" w:cstheme="minorHAnsi"/>
                <w:szCs w:val="22"/>
              </w:rPr>
            </w:pPr>
          </w:p>
        </w:tc>
      </w:tr>
      <w:tr w:rsidR="009C2361" w:rsidRPr="00400E60" w14:paraId="63B0BDBE" w14:textId="77777777" w:rsidTr="000B3397">
        <w:tc>
          <w:tcPr>
            <w:tcW w:w="797" w:type="dxa"/>
          </w:tcPr>
          <w:p w14:paraId="0C8B0D8A" w14:textId="77777777" w:rsidR="009C2361" w:rsidRPr="00F524AB" w:rsidRDefault="009C2361" w:rsidP="00D21035">
            <w:pPr>
              <w:pStyle w:val="ListParagraph"/>
            </w:pPr>
          </w:p>
        </w:tc>
        <w:tc>
          <w:tcPr>
            <w:tcW w:w="2415" w:type="dxa"/>
          </w:tcPr>
          <w:p w14:paraId="4D932852" w14:textId="0E6C1D22"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ISIN_CODE</w:t>
            </w:r>
          </w:p>
        </w:tc>
        <w:tc>
          <w:tcPr>
            <w:tcW w:w="1417" w:type="dxa"/>
          </w:tcPr>
          <w:p w14:paraId="217EACAE" w14:textId="64A66589"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X(12)</w:t>
            </w:r>
          </w:p>
        </w:tc>
        <w:tc>
          <w:tcPr>
            <w:tcW w:w="960" w:type="dxa"/>
          </w:tcPr>
          <w:p w14:paraId="13B34F5A" w14:textId="0244E76F"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19</w:t>
            </w:r>
          </w:p>
        </w:tc>
        <w:tc>
          <w:tcPr>
            <w:tcW w:w="2646" w:type="dxa"/>
          </w:tcPr>
          <w:p w14:paraId="60F7F5C0" w14:textId="30D21D68" w:rsidR="009C2361" w:rsidRPr="005A4898" w:rsidRDefault="009C2361" w:rsidP="009C2361">
            <w:pPr>
              <w:jc w:val="left"/>
              <w:rPr>
                <w:rFonts w:asciiTheme="minorHAnsi" w:hAnsiTheme="minorHAnsi" w:cstheme="minorHAnsi"/>
                <w:szCs w:val="22"/>
              </w:rPr>
            </w:pPr>
            <w:r w:rsidRPr="005A4898">
              <w:rPr>
                <w:rFonts w:asciiTheme="minorHAnsi" w:hAnsiTheme="minorHAnsi" w:cstheme="minorHAnsi"/>
                <w:szCs w:val="22"/>
              </w:rPr>
              <w:t>ISIN code of the SSB issue</w:t>
            </w:r>
          </w:p>
        </w:tc>
        <w:tc>
          <w:tcPr>
            <w:tcW w:w="2942" w:type="dxa"/>
          </w:tcPr>
          <w:p w14:paraId="404C1F0F" w14:textId="77777777" w:rsidR="00F16368" w:rsidRDefault="00F16368" w:rsidP="00F16368">
            <w:pPr>
              <w:spacing w:after="240"/>
              <w:jc w:val="left"/>
              <w:rPr>
                <w:rFonts w:asciiTheme="minorHAnsi" w:hAnsiTheme="minorHAnsi" w:cstheme="minorHAnsi"/>
                <w:szCs w:val="22"/>
              </w:rPr>
            </w:pPr>
            <w:r>
              <w:rPr>
                <w:rFonts w:asciiTheme="minorHAnsi" w:hAnsiTheme="minorHAnsi" w:cstheme="minorHAnsi"/>
                <w:szCs w:val="22"/>
              </w:rPr>
              <w:t>Must match a valid ISIN code in OMEGA.</w:t>
            </w:r>
          </w:p>
          <w:p w14:paraId="239BC096" w14:textId="435065A8" w:rsidR="009C2361" w:rsidRDefault="00F16368" w:rsidP="00F16368">
            <w:pPr>
              <w:pStyle w:val="Normalwithspace"/>
              <w:spacing w:before="0"/>
              <w:jc w:val="left"/>
              <w:rPr>
                <w:rFonts w:asciiTheme="minorHAnsi" w:hAnsiTheme="minorHAnsi" w:cstheme="minorHAnsi"/>
                <w:szCs w:val="22"/>
              </w:rPr>
            </w:pPr>
            <w:r>
              <w:rPr>
                <w:rFonts w:asciiTheme="minorHAnsi" w:hAnsiTheme="minorHAnsi" w:cstheme="minorHAnsi"/>
                <w:szCs w:val="22"/>
              </w:rPr>
              <w:t>Must be verified against the valid ISSUE_CODE in the same detail record.</w:t>
            </w:r>
          </w:p>
        </w:tc>
        <w:tc>
          <w:tcPr>
            <w:tcW w:w="3007" w:type="dxa"/>
          </w:tcPr>
          <w:p w14:paraId="2937FB4F" w14:textId="77777777" w:rsidR="009C2361" w:rsidRPr="00E06696" w:rsidRDefault="009C2361" w:rsidP="009C2361">
            <w:pPr>
              <w:jc w:val="left"/>
              <w:rPr>
                <w:rFonts w:asciiTheme="minorHAnsi" w:hAnsiTheme="minorHAnsi" w:cstheme="minorHAnsi"/>
                <w:szCs w:val="22"/>
              </w:rPr>
            </w:pPr>
          </w:p>
        </w:tc>
      </w:tr>
      <w:tr w:rsidR="009C2361" w:rsidRPr="00400E60" w14:paraId="2764A912" w14:textId="77777777" w:rsidTr="000B3397">
        <w:tc>
          <w:tcPr>
            <w:tcW w:w="797" w:type="dxa"/>
          </w:tcPr>
          <w:p w14:paraId="57886CF2" w14:textId="77777777" w:rsidR="009C2361" w:rsidRPr="00F524AB" w:rsidRDefault="009C2361" w:rsidP="00D21035">
            <w:pPr>
              <w:pStyle w:val="ListParagraph"/>
            </w:pPr>
          </w:p>
        </w:tc>
        <w:tc>
          <w:tcPr>
            <w:tcW w:w="2415" w:type="dxa"/>
          </w:tcPr>
          <w:p w14:paraId="27C8600D" w14:textId="5BB6D6C7"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TENDER_DATE</w:t>
            </w:r>
          </w:p>
        </w:tc>
        <w:tc>
          <w:tcPr>
            <w:tcW w:w="1417" w:type="dxa"/>
          </w:tcPr>
          <w:p w14:paraId="4D1987EC" w14:textId="105A75D3"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9(8)</w:t>
            </w:r>
          </w:p>
        </w:tc>
        <w:tc>
          <w:tcPr>
            <w:tcW w:w="960" w:type="dxa"/>
          </w:tcPr>
          <w:p w14:paraId="67804139" w14:textId="57DA4396"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31</w:t>
            </w:r>
          </w:p>
        </w:tc>
        <w:tc>
          <w:tcPr>
            <w:tcW w:w="2646" w:type="dxa"/>
          </w:tcPr>
          <w:p w14:paraId="3E531567" w14:textId="0EA06279" w:rsidR="009C2361" w:rsidRPr="005A4898" w:rsidRDefault="001E1012" w:rsidP="009C2361">
            <w:pPr>
              <w:jc w:val="left"/>
              <w:rPr>
                <w:rFonts w:asciiTheme="minorHAnsi" w:hAnsiTheme="minorHAnsi" w:cstheme="minorHAnsi"/>
                <w:szCs w:val="22"/>
              </w:rPr>
            </w:pPr>
            <w:r>
              <w:rPr>
                <w:rFonts w:asciiTheme="minorHAnsi" w:hAnsiTheme="minorHAnsi" w:cstheme="minorHAnsi"/>
                <w:szCs w:val="22"/>
              </w:rPr>
              <w:t>Allotment date of SSB</w:t>
            </w:r>
          </w:p>
        </w:tc>
        <w:tc>
          <w:tcPr>
            <w:tcW w:w="2942" w:type="dxa"/>
          </w:tcPr>
          <w:p w14:paraId="49EE5F3F" w14:textId="061CF4D8" w:rsidR="005A0B66" w:rsidRDefault="005A0B66" w:rsidP="005A0B66">
            <w:pPr>
              <w:spacing w:after="240"/>
              <w:jc w:val="left"/>
              <w:rPr>
                <w:rFonts w:asciiTheme="minorHAnsi" w:hAnsiTheme="minorHAnsi" w:cstheme="minorHAnsi"/>
              </w:rPr>
            </w:pPr>
            <w:r>
              <w:rPr>
                <w:rFonts w:asciiTheme="minorHAnsi" w:hAnsiTheme="minorHAnsi" w:cstheme="minorHAnsi"/>
              </w:rPr>
              <w:t xml:space="preserve">Must be a valid </w:t>
            </w:r>
            <w:r w:rsidR="001E1012">
              <w:rPr>
                <w:rFonts w:asciiTheme="minorHAnsi" w:hAnsiTheme="minorHAnsi" w:cstheme="minorHAnsi"/>
              </w:rPr>
              <w:t>allotment</w:t>
            </w:r>
            <w:r>
              <w:rPr>
                <w:rFonts w:asciiTheme="minorHAnsi" w:hAnsiTheme="minorHAnsi" w:cstheme="minorHAnsi"/>
              </w:rPr>
              <w:t xml:space="preserve"> date in YYYYMMDD format.</w:t>
            </w:r>
          </w:p>
          <w:p w14:paraId="1468E743" w14:textId="58C8BF30" w:rsidR="009C2361" w:rsidRDefault="005A0B66" w:rsidP="005A0B66">
            <w:pPr>
              <w:pStyle w:val="Normalwithspace"/>
              <w:spacing w:before="0"/>
              <w:jc w:val="left"/>
              <w:rPr>
                <w:rFonts w:asciiTheme="minorHAnsi" w:hAnsiTheme="minorHAnsi" w:cstheme="minorHAnsi"/>
                <w:szCs w:val="22"/>
              </w:rPr>
            </w:pPr>
            <w:r>
              <w:rPr>
                <w:rFonts w:asciiTheme="minorHAnsi" w:hAnsiTheme="minorHAnsi" w:cstheme="minorHAnsi"/>
              </w:rPr>
              <w:t>Must be verified against the valid (ISSUE_CODE and ISIN_CODE) security pair in the same detail record.</w:t>
            </w:r>
          </w:p>
        </w:tc>
        <w:tc>
          <w:tcPr>
            <w:tcW w:w="3007" w:type="dxa"/>
          </w:tcPr>
          <w:p w14:paraId="177CBCD3" w14:textId="1FE9A550" w:rsidR="009C2361" w:rsidRPr="00E06696" w:rsidRDefault="009C2361" w:rsidP="009C2361">
            <w:pPr>
              <w:jc w:val="left"/>
              <w:rPr>
                <w:rFonts w:asciiTheme="minorHAnsi" w:hAnsiTheme="minorHAnsi" w:cstheme="minorHAnsi"/>
                <w:szCs w:val="22"/>
              </w:rPr>
            </w:pPr>
          </w:p>
        </w:tc>
      </w:tr>
      <w:tr w:rsidR="009C2361" w:rsidRPr="00400E60" w14:paraId="7CCA8E36" w14:textId="77777777" w:rsidTr="000B3397">
        <w:tc>
          <w:tcPr>
            <w:tcW w:w="797" w:type="dxa"/>
          </w:tcPr>
          <w:p w14:paraId="6015C2D1" w14:textId="77777777" w:rsidR="009C2361" w:rsidRPr="00F524AB" w:rsidRDefault="009C2361" w:rsidP="00D21035">
            <w:pPr>
              <w:pStyle w:val="ListParagraph"/>
            </w:pPr>
          </w:p>
        </w:tc>
        <w:tc>
          <w:tcPr>
            <w:tcW w:w="2415" w:type="dxa"/>
          </w:tcPr>
          <w:p w14:paraId="3DDFB07B" w14:textId="01BEAE46"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CURR</w:t>
            </w:r>
          </w:p>
        </w:tc>
        <w:tc>
          <w:tcPr>
            <w:tcW w:w="1417" w:type="dxa"/>
          </w:tcPr>
          <w:p w14:paraId="49822F62" w14:textId="0B306243"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X(3)</w:t>
            </w:r>
          </w:p>
        </w:tc>
        <w:tc>
          <w:tcPr>
            <w:tcW w:w="960" w:type="dxa"/>
          </w:tcPr>
          <w:p w14:paraId="22608E22" w14:textId="28FBBFD7"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39</w:t>
            </w:r>
          </w:p>
        </w:tc>
        <w:tc>
          <w:tcPr>
            <w:tcW w:w="2646" w:type="dxa"/>
          </w:tcPr>
          <w:p w14:paraId="6D39656C" w14:textId="681AAFB0" w:rsidR="009C2361" w:rsidRPr="005A4898" w:rsidRDefault="00CE65C4" w:rsidP="009C2361">
            <w:pPr>
              <w:jc w:val="left"/>
              <w:rPr>
                <w:rFonts w:asciiTheme="minorHAnsi" w:hAnsiTheme="minorHAnsi" w:cstheme="minorHAnsi"/>
                <w:szCs w:val="22"/>
              </w:rPr>
            </w:pPr>
            <w:r>
              <w:rPr>
                <w:rFonts w:asciiTheme="minorHAnsi" w:hAnsiTheme="minorHAnsi" w:cstheme="minorHAnsi"/>
                <w:szCs w:val="22"/>
              </w:rPr>
              <w:t>C</w:t>
            </w:r>
            <w:r w:rsidRPr="005A4898">
              <w:rPr>
                <w:rFonts w:asciiTheme="minorHAnsi" w:hAnsiTheme="minorHAnsi" w:cstheme="minorHAnsi"/>
                <w:szCs w:val="22"/>
              </w:rPr>
              <w:t>urrency</w:t>
            </w:r>
          </w:p>
        </w:tc>
        <w:tc>
          <w:tcPr>
            <w:tcW w:w="2942" w:type="dxa"/>
          </w:tcPr>
          <w:p w14:paraId="4DF4CD7B" w14:textId="491EE629" w:rsidR="009C2361" w:rsidRDefault="00CE65C4" w:rsidP="009C2361">
            <w:pPr>
              <w:pStyle w:val="Normalwithspace"/>
              <w:spacing w:before="0"/>
              <w:jc w:val="left"/>
              <w:rPr>
                <w:rFonts w:asciiTheme="minorHAnsi" w:hAnsiTheme="minorHAnsi" w:cstheme="minorHAnsi"/>
                <w:szCs w:val="22"/>
              </w:rPr>
            </w:pPr>
            <w:r>
              <w:rPr>
                <w:rFonts w:asciiTheme="minorHAnsi" w:hAnsiTheme="minorHAnsi" w:cstheme="minorHAnsi"/>
                <w:szCs w:val="22"/>
              </w:rPr>
              <w:t xml:space="preserve">Must be </w:t>
            </w:r>
            <w:r w:rsidR="009C2361" w:rsidRPr="005A4898">
              <w:rPr>
                <w:rFonts w:asciiTheme="minorHAnsi" w:hAnsiTheme="minorHAnsi" w:cstheme="minorHAnsi"/>
                <w:szCs w:val="22"/>
              </w:rPr>
              <w:t>‘SGD’</w:t>
            </w:r>
            <w:r>
              <w:rPr>
                <w:rFonts w:asciiTheme="minorHAnsi" w:hAnsiTheme="minorHAnsi" w:cstheme="minorHAnsi"/>
                <w:szCs w:val="22"/>
              </w:rPr>
              <w:t>.</w:t>
            </w:r>
          </w:p>
        </w:tc>
        <w:tc>
          <w:tcPr>
            <w:tcW w:w="3007" w:type="dxa"/>
          </w:tcPr>
          <w:p w14:paraId="437BBB3B" w14:textId="77777777" w:rsidR="009C2361" w:rsidRPr="00E06696" w:rsidRDefault="009C2361" w:rsidP="009C2361">
            <w:pPr>
              <w:jc w:val="left"/>
              <w:rPr>
                <w:rFonts w:asciiTheme="minorHAnsi" w:hAnsiTheme="minorHAnsi" w:cstheme="minorHAnsi"/>
                <w:szCs w:val="22"/>
              </w:rPr>
            </w:pPr>
          </w:p>
        </w:tc>
      </w:tr>
      <w:tr w:rsidR="009C2361" w:rsidRPr="00400E60" w14:paraId="1A00F6D8" w14:textId="77777777" w:rsidTr="000B3397">
        <w:tc>
          <w:tcPr>
            <w:tcW w:w="797" w:type="dxa"/>
          </w:tcPr>
          <w:p w14:paraId="7BC70020" w14:textId="77777777" w:rsidR="009C2361" w:rsidRPr="00F524AB" w:rsidRDefault="009C2361" w:rsidP="00D21035">
            <w:pPr>
              <w:pStyle w:val="ListParagraph"/>
            </w:pPr>
          </w:p>
        </w:tc>
        <w:tc>
          <w:tcPr>
            <w:tcW w:w="2415" w:type="dxa"/>
          </w:tcPr>
          <w:p w14:paraId="1C5CCC5B" w14:textId="320A8C91"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ISSUE_DESC</w:t>
            </w:r>
          </w:p>
        </w:tc>
        <w:tc>
          <w:tcPr>
            <w:tcW w:w="1417" w:type="dxa"/>
          </w:tcPr>
          <w:p w14:paraId="2F1874EF" w14:textId="59BF772F"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X(30)</w:t>
            </w:r>
          </w:p>
        </w:tc>
        <w:tc>
          <w:tcPr>
            <w:tcW w:w="960" w:type="dxa"/>
          </w:tcPr>
          <w:p w14:paraId="584ABF4D" w14:textId="032BF8AE"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42</w:t>
            </w:r>
          </w:p>
        </w:tc>
        <w:tc>
          <w:tcPr>
            <w:tcW w:w="2646" w:type="dxa"/>
          </w:tcPr>
          <w:p w14:paraId="4699DBF1" w14:textId="7DD1209A" w:rsidR="009C2361" w:rsidRPr="005A4898" w:rsidRDefault="009C2361" w:rsidP="009C2361">
            <w:pPr>
              <w:jc w:val="left"/>
              <w:rPr>
                <w:rFonts w:asciiTheme="minorHAnsi" w:hAnsiTheme="minorHAnsi" w:cstheme="minorHAnsi"/>
                <w:szCs w:val="22"/>
              </w:rPr>
            </w:pPr>
            <w:r w:rsidRPr="005A4898">
              <w:rPr>
                <w:rFonts w:asciiTheme="minorHAnsi" w:hAnsiTheme="minorHAnsi" w:cstheme="minorHAnsi"/>
                <w:szCs w:val="22"/>
              </w:rPr>
              <w:t>Description of the issue</w:t>
            </w:r>
          </w:p>
        </w:tc>
        <w:tc>
          <w:tcPr>
            <w:tcW w:w="2942" w:type="dxa"/>
          </w:tcPr>
          <w:p w14:paraId="179786C4" w14:textId="49D79C24" w:rsidR="009C2361" w:rsidRDefault="00CE65C4" w:rsidP="009C2361">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7" w:type="dxa"/>
          </w:tcPr>
          <w:p w14:paraId="2B19DB5B" w14:textId="737C3366" w:rsidR="009C2361" w:rsidRPr="00E06696" w:rsidRDefault="00470B9D" w:rsidP="009C2361">
            <w:pPr>
              <w:jc w:val="left"/>
              <w:rPr>
                <w:rFonts w:asciiTheme="minorHAnsi" w:hAnsiTheme="minorHAnsi" w:cstheme="minorHAnsi"/>
                <w:szCs w:val="22"/>
              </w:rPr>
            </w:pPr>
            <w:ins w:id="801" w:author="Yichen GU from.TOPPAN (MAS)" w:date="2026-01-16T15:11:00Z" w16du:dateUtc="2026-01-16T07:11:00Z">
              <w:r>
                <w:rPr>
                  <w:rFonts w:asciiTheme="minorHAnsi" w:hAnsiTheme="minorHAnsi" w:cstheme="minorHAnsi"/>
                  <w:szCs w:val="22"/>
                </w:rPr>
                <w:t>Allows special characters</w:t>
              </w:r>
            </w:ins>
            <w:ins w:id="802" w:author="Yichen GU from.TOPPAN (MAS)" w:date="2026-01-16T15:12:00Z" w16du:dateUtc="2026-01-16T07:12:00Z">
              <w:r>
                <w:rPr>
                  <w:rFonts w:asciiTheme="minorHAnsi" w:hAnsiTheme="minorHAnsi" w:cstheme="minorHAnsi"/>
                  <w:szCs w:val="22"/>
                </w:rPr>
                <w:t>.</w:t>
              </w:r>
            </w:ins>
          </w:p>
        </w:tc>
      </w:tr>
      <w:tr w:rsidR="009C2361" w:rsidRPr="00400E60" w14:paraId="766138A4" w14:textId="77777777" w:rsidTr="000B3397">
        <w:tc>
          <w:tcPr>
            <w:tcW w:w="797" w:type="dxa"/>
          </w:tcPr>
          <w:p w14:paraId="3B70524F" w14:textId="77777777" w:rsidR="009C2361" w:rsidRPr="00F524AB" w:rsidRDefault="009C2361" w:rsidP="00D21035">
            <w:pPr>
              <w:pStyle w:val="ListParagraph"/>
            </w:pPr>
          </w:p>
        </w:tc>
        <w:tc>
          <w:tcPr>
            <w:tcW w:w="2415" w:type="dxa"/>
          </w:tcPr>
          <w:p w14:paraId="5F126794" w14:textId="0AC6EB2F"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CUTOFF_YIELD_SIGN</w:t>
            </w:r>
          </w:p>
        </w:tc>
        <w:tc>
          <w:tcPr>
            <w:tcW w:w="1417" w:type="dxa"/>
          </w:tcPr>
          <w:p w14:paraId="601C9286" w14:textId="0C392A71"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w:t>
            </w:r>
          </w:p>
        </w:tc>
        <w:tc>
          <w:tcPr>
            <w:tcW w:w="960" w:type="dxa"/>
          </w:tcPr>
          <w:p w14:paraId="432DFEE3" w14:textId="4A6C9A50"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72</w:t>
            </w:r>
          </w:p>
        </w:tc>
        <w:tc>
          <w:tcPr>
            <w:tcW w:w="2646" w:type="dxa"/>
          </w:tcPr>
          <w:p w14:paraId="56982CFF" w14:textId="47C63893" w:rsidR="009C2361" w:rsidRPr="005A4898" w:rsidRDefault="00CE65C4" w:rsidP="009C2361">
            <w:pPr>
              <w:jc w:val="left"/>
              <w:rPr>
                <w:rFonts w:asciiTheme="minorHAnsi" w:hAnsiTheme="minorHAnsi" w:cstheme="minorHAnsi"/>
                <w:szCs w:val="22"/>
              </w:rPr>
            </w:pPr>
            <w:r>
              <w:rPr>
                <w:rFonts w:asciiTheme="minorHAnsi" w:hAnsiTheme="minorHAnsi" w:cstheme="minorHAnsi"/>
                <w:szCs w:val="22"/>
              </w:rPr>
              <w:t>Cutoff yield sign</w:t>
            </w:r>
          </w:p>
        </w:tc>
        <w:tc>
          <w:tcPr>
            <w:tcW w:w="2942" w:type="dxa"/>
          </w:tcPr>
          <w:p w14:paraId="27030702" w14:textId="25495D52" w:rsidR="009C2361" w:rsidRDefault="00C37C4D" w:rsidP="009C2361">
            <w:pPr>
              <w:pStyle w:val="Normalwithspace"/>
              <w:spacing w:before="0"/>
              <w:jc w:val="left"/>
              <w:rPr>
                <w:rFonts w:asciiTheme="minorHAnsi" w:hAnsiTheme="minorHAnsi" w:cstheme="minorHAnsi"/>
                <w:szCs w:val="22"/>
              </w:rPr>
            </w:pPr>
            <w:r>
              <w:rPr>
                <w:rFonts w:asciiTheme="minorHAnsi" w:hAnsiTheme="minorHAnsi" w:cstheme="minorHAnsi"/>
                <w:szCs w:val="22"/>
              </w:rPr>
              <w:t>Must be padded with space</w:t>
            </w:r>
            <w:r w:rsidR="00EB3AD0">
              <w:rPr>
                <w:rFonts w:asciiTheme="minorHAnsi" w:hAnsiTheme="minorHAnsi" w:cstheme="minorHAnsi"/>
                <w:szCs w:val="22"/>
              </w:rPr>
              <w:t xml:space="preserve"> </w:t>
            </w:r>
            <w:r w:rsidR="00EB3AD0" w:rsidRPr="000914AA">
              <w:rPr>
                <w:rFonts w:asciiTheme="minorHAnsi" w:hAnsiTheme="minorHAnsi" w:cstheme="minorHAnsi"/>
                <w:szCs w:val="22"/>
              </w:rPr>
              <w:t>(but no hard validation)</w:t>
            </w:r>
            <w:r>
              <w:rPr>
                <w:rFonts w:asciiTheme="minorHAnsi" w:hAnsiTheme="minorHAnsi" w:cstheme="minorHAnsi"/>
                <w:szCs w:val="22"/>
              </w:rPr>
              <w:t>.</w:t>
            </w:r>
          </w:p>
        </w:tc>
        <w:tc>
          <w:tcPr>
            <w:tcW w:w="3007" w:type="dxa"/>
          </w:tcPr>
          <w:p w14:paraId="3A309F6F" w14:textId="0CF82E82" w:rsidR="009C2361" w:rsidRPr="00E06696" w:rsidRDefault="00C37C4D" w:rsidP="009C2361">
            <w:pPr>
              <w:jc w:val="left"/>
              <w:rPr>
                <w:rFonts w:asciiTheme="minorHAnsi" w:hAnsiTheme="minorHAnsi" w:cstheme="minorHAnsi"/>
                <w:szCs w:val="22"/>
              </w:rPr>
            </w:pPr>
            <w:r>
              <w:rPr>
                <w:rFonts w:asciiTheme="minorHAnsi" w:hAnsiTheme="minorHAnsi" w:cstheme="minorHAnsi"/>
                <w:szCs w:val="22"/>
              </w:rPr>
              <w:t>Unused.</w:t>
            </w:r>
          </w:p>
        </w:tc>
      </w:tr>
      <w:tr w:rsidR="009C2361" w:rsidRPr="00400E60" w14:paraId="1AFECDFA" w14:textId="77777777" w:rsidTr="000B3397">
        <w:tc>
          <w:tcPr>
            <w:tcW w:w="797" w:type="dxa"/>
          </w:tcPr>
          <w:p w14:paraId="7B09DC4A" w14:textId="77777777" w:rsidR="009C2361" w:rsidRPr="00F524AB" w:rsidRDefault="009C2361" w:rsidP="00D21035">
            <w:pPr>
              <w:pStyle w:val="ListParagraph"/>
            </w:pPr>
          </w:p>
        </w:tc>
        <w:tc>
          <w:tcPr>
            <w:tcW w:w="2415" w:type="dxa"/>
          </w:tcPr>
          <w:p w14:paraId="44550DBA" w14:textId="3C30B761"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CUTOFF_YIELD</w:t>
            </w:r>
          </w:p>
        </w:tc>
        <w:tc>
          <w:tcPr>
            <w:tcW w:w="1417" w:type="dxa"/>
          </w:tcPr>
          <w:p w14:paraId="0DFC6261" w14:textId="33F7C99F"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9(3)v9(2)</w:t>
            </w:r>
          </w:p>
        </w:tc>
        <w:tc>
          <w:tcPr>
            <w:tcW w:w="960" w:type="dxa"/>
          </w:tcPr>
          <w:p w14:paraId="2656D37E" w14:textId="79E33932"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73</w:t>
            </w:r>
          </w:p>
        </w:tc>
        <w:tc>
          <w:tcPr>
            <w:tcW w:w="2646" w:type="dxa"/>
          </w:tcPr>
          <w:p w14:paraId="6BFC61B6" w14:textId="18E51726" w:rsidR="009C2361" w:rsidRPr="005A4898" w:rsidRDefault="00CE65C4" w:rsidP="009C2361">
            <w:pPr>
              <w:jc w:val="left"/>
              <w:rPr>
                <w:rFonts w:asciiTheme="minorHAnsi" w:hAnsiTheme="minorHAnsi" w:cstheme="minorHAnsi"/>
                <w:szCs w:val="22"/>
              </w:rPr>
            </w:pPr>
            <w:r>
              <w:rPr>
                <w:rFonts w:asciiTheme="minorHAnsi" w:hAnsiTheme="minorHAnsi" w:cstheme="minorHAnsi"/>
                <w:szCs w:val="22"/>
              </w:rPr>
              <w:t>Cutoff yield</w:t>
            </w:r>
          </w:p>
        </w:tc>
        <w:tc>
          <w:tcPr>
            <w:tcW w:w="2942" w:type="dxa"/>
          </w:tcPr>
          <w:p w14:paraId="4C3D7442" w14:textId="6CB9C187" w:rsidR="009C2361" w:rsidRDefault="00C37C4D" w:rsidP="009C2361">
            <w:pPr>
              <w:pStyle w:val="Normalwithspace"/>
              <w:spacing w:before="0"/>
              <w:jc w:val="left"/>
              <w:rPr>
                <w:rFonts w:asciiTheme="minorHAnsi" w:hAnsiTheme="minorHAnsi" w:cstheme="minorHAnsi"/>
                <w:szCs w:val="22"/>
              </w:rPr>
            </w:pPr>
            <w:r>
              <w:rPr>
                <w:rFonts w:asciiTheme="minorHAnsi" w:hAnsiTheme="minorHAnsi" w:cstheme="minorHAnsi"/>
                <w:szCs w:val="22"/>
              </w:rPr>
              <w:t>Must be padded with zeros</w:t>
            </w:r>
            <w:r w:rsidR="00EB3AD0">
              <w:rPr>
                <w:rFonts w:asciiTheme="minorHAnsi" w:hAnsiTheme="minorHAnsi" w:cstheme="minorHAnsi"/>
                <w:szCs w:val="22"/>
              </w:rPr>
              <w:t xml:space="preserve"> </w:t>
            </w:r>
            <w:r w:rsidR="00EB3AD0" w:rsidRPr="000914AA">
              <w:rPr>
                <w:rFonts w:asciiTheme="minorHAnsi" w:hAnsiTheme="minorHAnsi" w:cstheme="minorHAnsi"/>
                <w:szCs w:val="22"/>
              </w:rPr>
              <w:t>(but no hard validation)</w:t>
            </w:r>
            <w:r>
              <w:rPr>
                <w:rFonts w:asciiTheme="minorHAnsi" w:hAnsiTheme="minorHAnsi" w:cstheme="minorHAnsi"/>
                <w:szCs w:val="22"/>
              </w:rPr>
              <w:t>.</w:t>
            </w:r>
          </w:p>
        </w:tc>
        <w:tc>
          <w:tcPr>
            <w:tcW w:w="3007" w:type="dxa"/>
          </w:tcPr>
          <w:p w14:paraId="6CA1EC9A" w14:textId="424CCABF" w:rsidR="009C2361" w:rsidRPr="00E06696" w:rsidRDefault="00C37C4D" w:rsidP="009C2361">
            <w:pPr>
              <w:jc w:val="left"/>
              <w:rPr>
                <w:rFonts w:asciiTheme="minorHAnsi" w:hAnsiTheme="minorHAnsi" w:cstheme="minorHAnsi"/>
                <w:szCs w:val="22"/>
              </w:rPr>
            </w:pPr>
            <w:r>
              <w:rPr>
                <w:rFonts w:asciiTheme="minorHAnsi" w:hAnsiTheme="minorHAnsi" w:cstheme="minorHAnsi"/>
                <w:szCs w:val="22"/>
              </w:rPr>
              <w:t>Unused.</w:t>
            </w:r>
          </w:p>
        </w:tc>
      </w:tr>
      <w:tr w:rsidR="009C2361" w:rsidRPr="00400E60" w14:paraId="10236B67" w14:textId="77777777" w:rsidTr="000B3397">
        <w:tc>
          <w:tcPr>
            <w:tcW w:w="797" w:type="dxa"/>
          </w:tcPr>
          <w:p w14:paraId="6004F840" w14:textId="77777777" w:rsidR="009C2361" w:rsidRPr="00F524AB" w:rsidRDefault="009C2361" w:rsidP="00D21035">
            <w:pPr>
              <w:pStyle w:val="ListParagraph"/>
            </w:pPr>
          </w:p>
        </w:tc>
        <w:tc>
          <w:tcPr>
            <w:tcW w:w="2415" w:type="dxa"/>
          </w:tcPr>
          <w:p w14:paraId="39B490CF" w14:textId="39DC185F"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CUTOFF_PRICE</w:t>
            </w:r>
          </w:p>
        </w:tc>
        <w:tc>
          <w:tcPr>
            <w:tcW w:w="1417" w:type="dxa"/>
          </w:tcPr>
          <w:p w14:paraId="5F241BB5" w14:textId="4B9FD911"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9(3)v9(4)</w:t>
            </w:r>
          </w:p>
        </w:tc>
        <w:tc>
          <w:tcPr>
            <w:tcW w:w="960" w:type="dxa"/>
          </w:tcPr>
          <w:p w14:paraId="0747C5AD" w14:textId="64A970F9"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78</w:t>
            </w:r>
          </w:p>
        </w:tc>
        <w:tc>
          <w:tcPr>
            <w:tcW w:w="2646" w:type="dxa"/>
          </w:tcPr>
          <w:p w14:paraId="677725EF" w14:textId="43B1409B" w:rsidR="009C2361" w:rsidRPr="005A4898" w:rsidRDefault="00C37C4D" w:rsidP="009C2361">
            <w:pPr>
              <w:jc w:val="left"/>
              <w:rPr>
                <w:rFonts w:asciiTheme="minorHAnsi" w:hAnsiTheme="minorHAnsi" w:cstheme="minorHAnsi"/>
                <w:szCs w:val="22"/>
              </w:rPr>
            </w:pPr>
            <w:r>
              <w:rPr>
                <w:rFonts w:asciiTheme="minorHAnsi" w:hAnsiTheme="minorHAnsi" w:cstheme="minorHAnsi"/>
                <w:szCs w:val="22"/>
              </w:rPr>
              <w:t>Cutoff price</w:t>
            </w:r>
          </w:p>
        </w:tc>
        <w:tc>
          <w:tcPr>
            <w:tcW w:w="2942" w:type="dxa"/>
          </w:tcPr>
          <w:p w14:paraId="60F7227B" w14:textId="1ECA8039" w:rsidR="009C2361" w:rsidRDefault="00CE65C4" w:rsidP="009C2361">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009C2361" w:rsidRPr="005A4898">
              <w:rPr>
                <w:rFonts w:asciiTheme="minorHAnsi" w:hAnsiTheme="minorHAnsi" w:cstheme="minorHAnsi"/>
                <w:szCs w:val="22"/>
              </w:rPr>
              <w:t xml:space="preserve"> 100</w:t>
            </w:r>
            <w:r w:rsidR="009C2361">
              <w:rPr>
                <w:rFonts w:asciiTheme="minorHAnsi" w:hAnsiTheme="minorHAnsi" w:cstheme="minorHAnsi"/>
                <w:szCs w:val="22"/>
              </w:rPr>
              <w:t>0000</w:t>
            </w:r>
            <w:r w:rsidR="009C2361" w:rsidRPr="005A4898">
              <w:rPr>
                <w:rFonts w:asciiTheme="minorHAnsi" w:hAnsiTheme="minorHAnsi" w:cstheme="minorHAnsi"/>
                <w:szCs w:val="22"/>
              </w:rPr>
              <w:t xml:space="preserve"> for </w:t>
            </w:r>
            <w:r w:rsidR="009C2361">
              <w:rPr>
                <w:rFonts w:asciiTheme="minorHAnsi" w:hAnsiTheme="minorHAnsi" w:cstheme="minorHAnsi"/>
                <w:szCs w:val="22"/>
              </w:rPr>
              <w:t>SSB</w:t>
            </w:r>
            <w:r>
              <w:rPr>
                <w:rFonts w:asciiTheme="minorHAnsi" w:hAnsiTheme="minorHAnsi" w:cstheme="minorHAnsi"/>
                <w:szCs w:val="22"/>
              </w:rPr>
              <w:t>.</w:t>
            </w:r>
          </w:p>
        </w:tc>
        <w:tc>
          <w:tcPr>
            <w:tcW w:w="3007" w:type="dxa"/>
          </w:tcPr>
          <w:p w14:paraId="03F2AEAA" w14:textId="35DA727F" w:rsidR="009C2361" w:rsidRPr="00E06696" w:rsidRDefault="00CE65C4" w:rsidP="009C2361">
            <w:pPr>
              <w:jc w:val="left"/>
              <w:rPr>
                <w:rFonts w:asciiTheme="minorHAnsi" w:hAnsiTheme="minorHAnsi" w:cstheme="minorHAnsi"/>
                <w:szCs w:val="22"/>
              </w:rPr>
            </w:pPr>
            <w:r w:rsidRPr="005A4898">
              <w:rPr>
                <w:rFonts w:asciiTheme="minorHAnsi" w:hAnsiTheme="minorHAnsi" w:cstheme="minorHAnsi"/>
                <w:szCs w:val="22"/>
              </w:rPr>
              <w:t>100</w:t>
            </w:r>
            <w:r>
              <w:rPr>
                <w:rFonts w:asciiTheme="minorHAnsi" w:hAnsiTheme="minorHAnsi" w:cstheme="minorHAnsi"/>
                <w:szCs w:val="22"/>
              </w:rPr>
              <w:t>0000 represents the value of 100.</w:t>
            </w:r>
          </w:p>
        </w:tc>
      </w:tr>
      <w:tr w:rsidR="009C2361" w:rsidRPr="00400E60" w14:paraId="31626244" w14:textId="77777777" w:rsidTr="000B3397">
        <w:tc>
          <w:tcPr>
            <w:tcW w:w="797" w:type="dxa"/>
          </w:tcPr>
          <w:p w14:paraId="25CF4FE8" w14:textId="77777777" w:rsidR="009C2361" w:rsidRPr="009330CA" w:rsidRDefault="009C2361" w:rsidP="009330CA">
            <w:pPr>
              <w:ind w:left="720"/>
              <w:rPr>
                <w:lang w:val="en-AU"/>
              </w:rPr>
            </w:pPr>
          </w:p>
        </w:tc>
        <w:tc>
          <w:tcPr>
            <w:tcW w:w="2415" w:type="dxa"/>
          </w:tcPr>
          <w:p w14:paraId="1D395026" w14:textId="32165B51" w:rsidR="009C2361" w:rsidRPr="005A4898" w:rsidRDefault="009C2361" w:rsidP="009C2361">
            <w:pPr>
              <w:pStyle w:val="Normalwithspace"/>
              <w:spacing w:before="0"/>
              <w:jc w:val="left"/>
              <w:rPr>
                <w:rFonts w:asciiTheme="minorHAnsi" w:hAnsiTheme="minorHAnsi" w:cstheme="minorHAnsi"/>
                <w:szCs w:val="22"/>
              </w:rPr>
            </w:pPr>
            <w:r w:rsidRPr="005D762C">
              <w:rPr>
                <w:rFonts w:asciiTheme="minorHAnsi" w:hAnsiTheme="minorHAnsi" w:cstheme="minorHAnsi"/>
                <w:b/>
                <w:bCs/>
                <w:szCs w:val="22"/>
              </w:rPr>
              <w:t>Detail Record</w:t>
            </w:r>
            <w:r w:rsidR="00D54CC1">
              <w:rPr>
                <w:rFonts w:asciiTheme="minorHAnsi" w:hAnsiTheme="minorHAnsi" w:cstheme="minorHAnsi"/>
                <w:b/>
                <w:bCs/>
                <w:szCs w:val="22"/>
              </w:rPr>
              <w:t xml:space="preserve"> </w:t>
            </w:r>
            <w:r w:rsidRPr="005D762C">
              <w:rPr>
                <w:rFonts w:asciiTheme="minorHAnsi" w:hAnsiTheme="minorHAnsi" w:cstheme="minorHAnsi"/>
                <w:b/>
                <w:bCs/>
                <w:szCs w:val="22"/>
              </w:rPr>
              <w:t>(repetitive)</w:t>
            </w:r>
          </w:p>
        </w:tc>
        <w:tc>
          <w:tcPr>
            <w:tcW w:w="1417" w:type="dxa"/>
          </w:tcPr>
          <w:p w14:paraId="3AC4859E" w14:textId="77777777" w:rsidR="009C2361" w:rsidRPr="005A4898" w:rsidRDefault="009C2361" w:rsidP="009C2361">
            <w:pPr>
              <w:pStyle w:val="Normalwithspace"/>
              <w:spacing w:before="0"/>
              <w:jc w:val="left"/>
              <w:rPr>
                <w:rFonts w:asciiTheme="minorHAnsi" w:hAnsiTheme="minorHAnsi" w:cstheme="minorHAnsi"/>
                <w:szCs w:val="22"/>
              </w:rPr>
            </w:pPr>
          </w:p>
        </w:tc>
        <w:tc>
          <w:tcPr>
            <w:tcW w:w="960" w:type="dxa"/>
          </w:tcPr>
          <w:p w14:paraId="2046C0A3" w14:textId="77777777" w:rsidR="009C2361" w:rsidRPr="005A4898" w:rsidRDefault="009C2361" w:rsidP="009C2361">
            <w:pPr>
              <w:pStyle w:val="Normalwithspace"/>
              <w:spacing w:before="0"/>
              <w:jc w:val="left"/>
              <w:rPr>
                <w:rFonts w:asciiTheme="minorHAnsi" w:hAnsiTheme="minorHAnsi" w:cstheme="minorHAnsi"/>
                <w:szCs w:val="22"/>
              </w:rPr>
            </w:pPr>
          </w:p>
        </w:tc>
        <w:tc>
          <w:tcPr>
            <w:tcW w:w="2646" w:type="dxa"/>
          </w:tcPr>
          <w:p w14:paraId="5558F692" w14:textId="77777777" w:rsidR="009C2361" w:rsidRPr="005A4898" w:rsidRDefault="009C2361" w:rsidP="009C2361">
            <w:pPr>
              <w:jc w:val="left"/>
              <w:rPr>
                <w:rFonts w:asciiTheme="minorHAnsi" w:hAnsiTheme="minorHAnsi" w:cstheme="minorHAnsi"/>
                <w:szCs w:val="22"/>
              </w:rPr>
            </w:pPr>
          </w:p>
        </w:tc>
        <w:tc>
          <w:tcPr>
            <w:tcW w:w="2942" w:type="dxa"/>
          </w:tcPr>
          <w:p w14:paraId="50F81235" w14:textId="77777777" w:rsidR="009C2361" w:rsidRDefault="009C2361" w:rsidP="009C2361">
            <w:pPr>
              <w:pStyle w:val="Normalwithspace"/>
              <w:spacing w:before="0"/>
              <w:jc w:val="left"/>
              <w:rPr>
                <w:rFonts w:asciiTheme="minorHAnsi" w:hAnsiTheme="minorHAnsi" w:cstheme="minorHAnsi"/>
                <w:szCs w:val="22"/>
              </w:rPr>
            </w:pPr>
          </w:p>
        </w:tc>
        <w:tc>
          <w:tcPr>
            <w:tcW w:w="3007" w:type="dxa"/>
          </w:tcPr>
          <w:p w14:paraId="57DF6CEB" w14:textId="77777777" w:rsidR="009C2361" w:rsidRPr="00E06696" w:rsidRDefault="009C2361" w:rsidP="009C2361">
            <w:pPr>
              <w:jc w:val="left"/>
              <w:rPr>
                <w:rFonts w:asciiTheme="minorHAnsi" w:hAnsiTheme="minorHAnsi" w:cstheme="minorHAnsi"/>
                <w:szCs w:val="22"/>
              </w:rPr>
            </w:pPr>
          </w:p>
        </w:tc>
      </w:tr>
      <w:tr w:rsidR="009C2361" w:rsidRPr="00400E60" w14:paraId="46445167" w14:textId="77777777" w:rsidTr="000B3397">
        <w:tc>
          <w:tcPr>
            <w:tcW w:w="797" w:type="dxa"/>
          </w:tcPr>
          <w:p w14:paraId="21985D6B" w14:textId="77777777" w:rsidR="009C2361" w:rsidRPr="00F524AB" w:rsidRDefault="009C2361" w:rsidP="00D21035">
            <w:pPr>
              <w:pStyle w:val="ListParagraph"/>
            </w:pPr>
          </w:p>
        </w:tc>
        <w:tc>
          <w:tcPr>
            <w:tcW w:w="2415" w:type="dxa"/>
          </w:tcPr>
          <w:p w14:paraId="6D448B1D" w14:textId="45F3C910" w:rsidR="009C2361" w:rsidRPr="005D762C" w:rsidRDefault="009C2361" w:rsidP="009C2361">
            <w:pPr>
              <w:pStyle w:val="Normalwithspace"/>
              <w:spacing w:before="0"/>
              <w:jc w:val="left"/>
              <w:rPr>
                <w:rFonts w:asciiTheme="minorHAnsi" w:hAnsiTheme="minorHAnsi" w:cstheme="minorHAnsi"/>
                <w:b/>
                <w:bCs/>
                <w:szCs w:val="22"/>
              </w:rPr>
            </w:pPr>
            <w:r w:rsidRPr="005A4898">
              <w:rPr>
                <w:rFonts w:asciiTheme="minorHAnsi" w:hAnsiTheme="minorHAnsi" w:cstheme="minorHAnsi"/>
                <w:szCs w:val="22"/>
              </w:rPr>
              <w:t>RECORD_TYPE</w:t>
            </w:r>
          </w:p>
        </w:tc>
        <w:tc>
          <w:tcPr>
            <w:tcW w:w="1417" w:type="dxa"/>
          </w:tcPr>
          <w:p w14:paraId="7999CF0B" w14:textId="34755330"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X(10)</w:t>
            </w:r>
          </w:p>
        </w:tc>
        <w:tc>
          <w:tcPr>
            <w:tcW w:w="960" w:type="dxa"/>
          </w:tcPr>
          <w:p w14:paraId="1CA8CE69" w14:textId="535FF6B1" w:rsidR="009C2361" w:rsidRPr="005A4898"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1</w:t>
            </w:r>
          </w:p>
        </w:tc>
        <w:tc>
          <w:tcPr>
            <w:tcW w:w="2646" w:type="dxa"/>
          </w:tcPr>
          <w:p w14:paraId="13035DE6" w14:textId="4F67FABB" w:rsidR="009C2361" w:rsidRPr="005A4898" w:rsidRDefault="00066AB1" w:rsidP="009C2361">
            <w:pPr>
              <w:jc w:val="left"/>
              <w:rPr>
                <w:rFonts w:asciiTheme="minorHAnsi" w:hAnsiTheme="minorHAnsi" w:cstheme="minorHAnsi"/>
                <w:szCs w:val="22"/>
              </w:rPr>
            </w:pPr>
            <w:r>
              <w:rPr>
                <w:rFonts w:asciiTheme="minorHAnsi" w:hAnsiTheme="minorHAnsi" w:cstheme="minorHAnsi"/>
                <w:szCs w:val="22"/>
              </w:rPr>
              <w:t>Record indicator</w:t>
            </w:r>
          </w:p>
        </w:tc>
        <w:tc>
          <w:tcPr>
            <w:tcW w:w="2942" w:type="dxa"/>
          </w:tcPr>
          <w:p w14:paraId="03360C89" w14:textId="4BE83748" w:rsidR="009C2361" w:rsidRDefault="00104BE0" w:rsidP="009C2361">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009C2361" w:rsidRPr="00E06696">
              <w:rPr>
                <w:rFonts w:asciiTheme="minorHAnsi" w:hAnsiTheme="minorHAnsi" w:cstheme="minorHAnsi"/>
                <w:szCs w:val="22"/>
              </w:rPr>
              <w:t xml:space="preserve"> ‘DDDDDDDDDD’ for</w:t>
            </w:r>
            <w:r w:rsidR="00164A0E">
              <w:rPr>
                <w:rFonts w:asciiTheme="minorHAnsi" w:hAnsiTheme="minorHAnsi" w:cstheme="minorHAnsi"/>
                <w:szCs w:val="22"/>
              </w:rPr>
              <w:t xml:space="preserve"> </w:t>
            </w:r>
            <w:r w:rsidR="009C2361" w:rsidRPr="00E06696">
              <w:rPr>
                <w:rFonts w:asciiTheme="minorHAnsi" w:hAnsiTheme="minorHAnsi" w:cstheme="minorHAnsi"/>
                <w:szCs w:val="22"/>
              </w:rPr>
              <w:t>Detail Record</w:t>
            </w:r>
            <w:r>
              <w:rPr>
                <w:rFonts w:asciiTheme="minorHAnsi" w:hAnsiTheme="minorHAnsi" w:cstheme="minorHAnsi"/>
                <w:szCs w:val="22"/>
              </w:rPr>
              <w:t>.</w:t>
            </w:r>
          </w:p>
        </w:tc>
        <w:tc>
          <w:tcPr>
            <w:tcW w:w="3007" w:type="dxa"/>
          </w:tcPr>
          <w:p w14:paraId="4B8B9E4A" w14:textId="77777777" w:rsidR="009C2361" w:rsidRPr="00E06696" w:rsidRDefault="009C2361" w:rsidP="009C2361">
            <w:pPr>
              <w:jc w:val="left"/>
              <w:rPr>
                <w:rFonts w:asciiTheme="minorHAnsi" w:hAnsiTheme="minorHAnsi" w:cstheme="minorHAnsi"/>
                <w:szCs w:val="22"/>
              </w:rPr>
            </w:pPr>
          </w:p>
        </w:tc>
      </w:tr>
      <w:tr w:rsidR="009C2361" w:rsidRPr="00400E60" w14:paraId="29EBE77E" w14:textId="77777777" w:rsidTr="000B3397">
        <w:tc>
          <w:tcPr>
            <w:tcW w:w="797" w:type="dxa"/>
          </w:tcPr>
          <w:p w14:paraId="0D44BBCE" w14:textId="77777777" w:rsidR="009C2361" w:rsidRPr="00F524AB" w:rsidRDefault="009C2361" w:rsidP="00D21035">
            <w:pPr>
              <w:pStyle w:val="ListParagraph"/>
            </w:pPr>
          </w:p>
        </w:tc>
        <w:tc>
          <w:tcPr>
            <w:tcW w:w="2415" w:type="dxa"/>
          </w:tcPr>
          <w:p w14:paraId="20E58B48" w14:textId="5A1C9FF1"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ISSUE_CODE</w:t>
            </w:r>
          </w:p>
        </w:tc>
        <w:tc>
          <w:tcPr>
            <w:tcW w:w="1417" w:type="dxa"/>
          </w:tcPr>
          <w:p w14:paraId="211CFA89" w14:textId="1730D238"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X(8)</w:t>
            </w:r>
          </w:p>
        </w:tc>
        <w:tc>
          <w:tcPr>
            <w:tcW w:w="960" w:type="dxa"/>
          </w:tcPr>
          <w:p w14:paraId="6FC42824" w14:textId="62C19434" w:rsidR="009C2361" w:rsidRPr="00E06696" w:rsidRDefault="009B5611" w:rsidP="009C2361">
            <w:pPr>
              <w:pStyle w:val="Normalwithspace"/>
              <w:spacing w:before="0"/>
              <w:jc w:val="left"/>
              <w:rPr>
                <w:rFonts w:asciiTheme="minorHAnsi" w:hAnsiTheme="minorHAnsi" w:cstheme="minorHAnsi"/>
                <w:szCs w:val="22"/>
              </w:rPr>
            </w:pPr>
            <w:r>
              <w:rPr>
                <w:rFonts w:asciiTheme="minorHAnsi" w:hAnsiTheme="minorHAnsi" w:cstheme="minorHAnsi"/>
                <w:szCs w:val="22"/>
              </w:rPr>
              <w:t>11</w:t>
            </w:r>
          </w:p>
        </w:tc>
        <w:tc>
          <w:tcPr>
            <w:tcW w:w="2646" w:type="dxa"/>
          </w:tcPr>
          <w:p w14:paraId="04C4F7F1" w14:textId="77777777" w:rsidR="009C2361" w:rsidRPr="00E06696" w:rsidRDefault="009C2361" w:rsidP="009C2361">
            <w:pPr>
              <w:spacing w:after="240"/>
              <w:jc w:val="left"/>
              <w:rPr>
                <w:rFonts w:asciiTheme="minorHAnsi" w:hAnsiTheme="minorHAnsi" w:cstheme="minorHAnsi"/>
                <w:szCs w:val="22"/>
              </w:rPr>
            </w:pPr>
            <w:r w:rsidRPr="00E06696">
              <w:rPr>
                <w:rFonts w:asciiTheme="minorHAnsi" w:hAnsiTheme="minorHAnsi" w:cstheme="minorHAnsi"/>
                <w:szCs w:val="22"/>
              </w:rPr>
              <w:t>Issue code</w:t>
            </w:r>
          </w:p>
          <w:p w14:paraId="5344ED21" w14:textId="478B25A6" w:rsidR="009C2361" w:rsidRPr="00E06696" w:rsidRDefault="009C2361" w:rsidP="009C2361">
            <w:pPr>
              <w:jc w:val="left"/>
              <w:rPr>
                <w:rFonts w:asciiTheme="minorHAnsi" w:hAnsiTheme="minorHAnsi" w:cstheme="minorHAnsi"/>
                <w:szCs w:val="22"/>
              </w:rPr>
            </w:pPr>
          </w:p>
        </w:tc>
        <w:tc>
          <w:tcPr>
            <w:tcW w:w="2942" w:type="dxa"/>
          </w:tcPr>
          <w:p w14:paraId="1649F52A" w14:textId="776D7C4F" w:rsidR="009C2361" w:rsidRDefault="00A5283D" w:rsidP="009C2361">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The issue code of each detail record must be listed in the </w:t>
            </w:r>
            <w:r w:rsidR="00726CDB">
              <w:rPr>
                <w:rFonts w:asciiTheme="minorHAnsi" w:hAnsiTheme="minorHAnsi" w:cstheme="minorHAnsi"/>
                <w:szCs w:val="22"/>
              </w:rPr>
              <w:t>detail header record</w:t>
            </w:r>
            <w:r w:rsidRPr="00E06696">
              <w:rPr>
                <w:rFonts w:asciiTheme="minorHAnsi" w:hAnsiTheme="minorHAnsi" w:cstheme="minorHAnsi"/>
                <w:szCs w:val="22"/>
              </w:rPr>
              <w:t>.</w:t>
            </w:r>
          </w:p>
        </w:tc>
        <w:tc>
          <w:tcPr>
            <w:tcW w:w="3007" w:type="dxa"/>
          </w:tcPr>
          <w:p w14:paraId="2E4F0E7F" w14:textId="77777777" w:rsidR="009C2361" w:rsidRPr="00E06696" w:rsidRDefault="009C2361" w:rsidP="009C2361">
            <w:pPr>
              <w:jc w:val="left"/>
              <w:rPr>
                <w:rFonts w:asciiTheme="minorHAnsi" w:hAnsiTheme="minorHAnsi" w:cstheme="minorHAnsi"/>
                <w:szCs w:val="22"/>
              </w:rPr>
            </w:pPr>
          </w:p>
        </w:tc>
      </w:tr>
      <w:tr w:rsidR="009C2361" w:rsidRPr="00400E60" w14:paraId="6A84B4A0" w14:textId="77777777" w:rsidTr="000B3397">
        <w:tc>
          <w:tcPr>
            <w:tcW w:w="797" w:type="dxa"/>
          </w:tcPr>
          <w:p w14:paraId="66B99D97" w14:textId="77777777" w:rsidR="009C2361" w:rsidRPr="00F524AB" w:rsidRDefault="009C2361" w:rsidP="00D21035">
            <w:pPr>
              <w:pStyle w:val="ListParagraph"/>
            </w:pPr>
          </w:p>
        </w:tc>
        <w:tc>
          <w:tcPr>
            <w:tcW w:w="2415" w:type="dxa"/>
          </w:tcPr>
          <w:p w14:paraId="79DF9F31" w14:textId="00125C75" w:rsidR="009C2361" w:rsidRPr="00F84114" w:rsidRDefault="009C2361" w:rsidP="009C2361">
            <w:pPr>
              <w:pStyle w:val="Normalwithspace"/>
              <w:spacing w:before="0"/>
              <w:jc w:val="left"/>
              <w:rPr>
                <w:rFonts w:asciiTheme="minorHAnsi" w:hAnsiTheme="minorHAnsi" w:cstheme="minorHAnsi"/>
                <w:szCs w:val="22"/>
                <w:highlight w:val="cyan"/>
                <w:rPrChange w:id="803"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04" w:author="Jasmine WL TEO (MAS)" w:date="2026-01-06T18:37:00Z" w16du:dateUtc="2026-01-06T10:37:00Z">
                  <w:rPr>
                    <w:rFonts w:asciiTheme="minorHAnsi" w:hAnsiTheme="minorHAnsi" w:cstheme="minorHAnsi"/>
                    <w:szCs w:val="22"/>
                  </w:rPr>
                </w:rPrChange>
              </w:rPr>
              <w:t>TRANS_REF</w:t>
            </w:r>
          </w:p>
        </w:tc>
        <w:tc>
          <w:tcPr>
            <w:tcW w:w="1417" w:type="dxa"/>
          </w:tcPr>
          <w:p w14:paraId="12EB05E0" w14:textId="5B71B16B"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X(8)</w:t>
            </w:r>
          </w:p>
        </w:tc>
        <w:tc>
          <w:tcPr>
            <w:tcW w:w="960" w:type="dxa"/>
          </w:tcPr>
          <w:p w14:paraId="5D4D2B94" w14:textId="054EBD57" w:rsidR="009C2361" w:rsidRPr="00E06696" w:rsidRDefault="009B5611" w:rsidP="009C2361">
            <w:pPr>
              <w:spacing w:after="240"/>
              <w:jc w:val="left"/>
              <w:rPr>
                <w:rFonts w:asciiTheme="minorHAnsi" w:hAnsiTheme="minorHAnsi" w:cstheme="minorHAnsi"/>
                <w:szCs w:val="22"/>
              </w:rPr>
            </w:pPr>
            <w:r>
              <w:rPr>
                <w:rFonts w:asciiTheme="minorHAnsi" w:hAnsiTheme="minorHAnsi" w:cstheme="minorHAnsi"/>
                <w:szCs w:val="22"/>
              </w:rPr>
              <w:t>19</w:t>
            </w:r>
          </w:p>
        </w:tc>
        <w:tc>
          <w:tcPr>
            <w:tcW w:w="2646" w:type="dxa"/>
          </w:tcPr>
          <w:p w14:paraId="748DB85C" w14:textId="23A2DF8E" w:rsidR="009C2361" w:rsidRPr="00E06696" w:rsidRDefault="009C2361" w:rsidP="009C2361">
            <w:pPr>
              <w:spacing w:after="240"/>
              <w:jc w:val="left"/>
              <w:rPr>
                <w:rFonts w:asciiTheme="minorHAnsi" w:hAnsiTheme="minorHAnsi" w:cstheme="minorHAnsi"/>
                <w:szCs w:val="22"/>
              </w:rPr>
            </w:pPr>
            <w:r w:rsidRPr="00E06696">
              <w:rPr>
                <w:rFonts w:asciiTheme="minorHAnsi" w:hAnsiTheme="minorHAnsi" w:cstheme="minorHAnsi"/>
                <w:szCs w:val="22"/>
              </w:rPr>
              <w:t>Bank’s transaction reference number</w:t>
            </w:r>
          </w:p>
        </w:tc>
        <w:tc>
          <w:tcPr>
            <w:tcW w:w="2942" w:type="dxa"/>
          </w:tcPr>
          <w:p w14:paraId="7BE69B54" w14:textId="11020A3F" w:rsidR="009C2361" w:rsidRDefault="00516C64" w:rsidP="009C2361">
            <w:pPr>
              <w:pStyle w:val="Normalwithspace"/>
              <w:spacing w:before="0"/>
              <w:jc w:val="left"/>
              <w:rPr>
                <w:rFonts w:asciiTheme="minorHAnsi" w:hAnsiTheme="minorHAnsi" w:cstheme="minorHAnsi"/>
                <w:szCs w:val="22"/>
              </w:rPr>
            </w:pPr>
            <w:r>
              <w:rPr>
                <w:rFonts w:asciiTheme="minorHAnsi" w:hAnsiTheme="minorHAnsi" w:cstheme="minorHAnsi"/>
                <w:szCs w:val="22"/>
              </w:rPr>
              <w:t>Must</w:t>
            </w:r>
            <w:r w:rsidRPr="00E06696">
              <w:rPr>
                <w:rFonts w:asciiTheme="minorHAnsi" w:hAnsiTheme="minorHAnsi" w:cstheme="minorHAnsi"/>
                <w:szCs w:val="22"/>
              </w:rPr>
              <w:t xml:space="preserve"> be unique </w:t>
            </w:r>
            <w:r>
              <w:rPr>
                <w:rFonts w:asciiTheme="minorHAnsi" w:hAnsiTheme="minorHAnsi" w:cstheme="minorHAnsi"/>
                <w:szCs w:val="22"/>
              </w:rPr>
              <w:t>for records with the same issue code from the same bank</w:t>
            </w:r>
            <w:r w:rsidRPr="00E06696">
              <w:rPr>
                <w:rFonts w:asciiTheme="minorHAnsi" w:hAnsiTheme="minorHAnsi" w:cstheme="minorHAnsi"/>
                <w:szCs w:val="22"/>
              </w:rPr>
              <w:t>.</w:t>
            </w:r>
          </w:p>
        </w:tc>
        <w:tc>
          <w:tcPr>
            <w:tcW w:w="3007" w:type="dxa"/>
          </w:tcPr>
          <w:p w14:paraId="58E1D3BC" w14:textId="77777777" w:rsidR="009C2361" w:rsidRPr="00E06696" w:rsidRDefault="009C2361" w:rsidP="009C2361">
            <w:pPr>
              <w:jc w:val="left"/>
              <w:rPr>
                <w:rFonts w:asciiTheme="minorHAnsi" w:hAnsiTheme="minorHAnsi" w:cstheme="minorHAnsi"/>
                <w:szCs w:val="22"/>
              </w:rPr>
            </w:pPr>
          </w:p>
        </w:tc>
      </w:tr>
      <w:tr w:rsidR="009C2361" w:rsidRPr="00400E60" w14:paraId="6194A6A6" w14:textId="77777777" w:rsidTr="000B3397">
        <w:tc>
          <w:tcPr>
            <w:tcW w:w="797" w:type="dxa"/>
          </w:tcPr>
          <w:p w14:paraId="080D9FC5" w14:textId="77777777" w:rsidR="009C2361" w:rsidRPr="00F524AB" w:rsidRDefault="009C2361" w:rsidP="00D21035">
            <w:pPr>
              <w:pStyle w:val="ListParagraph"/>
            </w:pPr>
          </w:p>
        </w:tc>
        <w:tc>
          <w:tcPr>
            <w:tcW w:w="2415" w:type="dxa"/>
          </w:tcPr>
          <w:p w14:paraId="0DB6F022" w14:textId="1ECA28BD" w:rsidR="009C2361" w:rsidRPr="00F84114" w:rsidRDefault="009C2361" w:rsidP="009C2361">
            <w:pPr>
              <w:pStyle w:val="Normalwithspace"/>
              <w:spacing w:before="0"/>
              <w:jc w:val="left"/>
              <w:rPr>
                <w:rFonts w:asciiTheme="minorHAnsi" w:hAnsiTheme="minorHAnsi" w:cstheme="minorHAnsi"/>
                <w:szCs w:val="22"/>
                <w:highlight w:val="cyan"/>
                <w:rPrChange w:id="805"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06" w:author="Jasmine WL TEO (MAS)" w:date="2026-01-06T18:37:00Z" w16du:dateUtc="2026-01-06T10:37:00Z">
                  <w:rPr>
                    <w:rFonts w:asciiTheme="minorHAnsi" w:hAnsiTheme="minorHAnsi" w:cstheme="minorHAnsi"/>
                    <w:szCs w:val="22"/>
                  </w:rPr>
                </w:rPrChange>
              </w:rPr>
              <w:t>NAME_OF_APPLN</w:t>
            </w:r>
          </w:p>
        </w:tc>
        <w:tc>
          <w:tcPr>
            <w:tcW w:w="1417" w:type="dxa"/>
          </w:tcPr>
          <w:p w14:paraId="3E26F83B" w14:textId="4C89ACDB"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X(100)</w:t>
            </w:r>
          </w:p>
        </w:tc>
        <w:tc>
          <w:tcPr>
            <w:tcW w:w="960" w:type="dxa"/>
          </w:tcPr>
          <w:p w14:paraId="780DCBE4" w14:textId="32FEE611" w:rsidR="009C2361" w:rsidRPr="00E06696" w:rsidRDefault="009B5611" w:rsidP="009C2361">
            <w:pPr>
              <w:spacing w:after="240"/>
              <w:jc w:val="left"/>
              <w:rPr>
                <w:rFonts w:asciiTheme="minorHAnsi" w:hAnsiTheme="minorHAnsi" w:cstheme="minorHAnsi"/>
                <w:szCs w:val="22"/>
              </w:rPr>
            </w:pPr>
            <w:r>
              <w:rPr>
                <w:rFonts w:asciiTheme="minorHAnsi" w:hAnsiTheme="minorHAnsi" w:cstheme="minorHAnsi"/>
                <w:szCs w:val="22"/>
              </w:rPr>
              <w:t>27</w:t>
            </w:r>
          </w:p>
        </w:tc>
        <w:tc>
          <w:tcPr>
            <w:tcW w:w="2646" w:type="dxa"/>
          </w:tcPr>
          <w:p w14:paraId="4453EF93" w14:textId="1EEADDEE" w:rsidR="009C2361" w:rsidRPr="00E06696" w:rsidRDefault="009C2361" w:rsidP="009C2361">
            <w:pPr>
              <w:spacing w:after="240"/>
              <w:jc w:val="left"/>
              <w:rPr>
                <w:rFonts w:asciiTheme="minorHAnsi" w:hAnsiTheme="minorHAnsi" w:cstheme="minorHAnsi"/>
                <w:szCs w:val="22"/>
              </w:rPr>
            </w:pPr>
            <w:r w:rsidRPr="00E06696">
              <w:rPr>
                <w:rFonts w:asciiTheme="minorHAnsi" w:hAnsiTheme="minorHAnsi" w:cstheme="minorHAnsi"/>
                <w:szCs w:val="22"/>
              </w:rPr>
              <w:t>Name of the applicant</w:t>
            </w:r>
          </w:p>
        </w:tc>
        <w:tc>
          <w:tcPr>
            <w:tcW w:w="2942" w:type="dxa"/>
          </w:tcPr>
          <w:p w14:paraId="631ABD15" w14:textId="6CA0CD9F" w:rsidR="009C2361" w:rsidRDefault="00D670F7" w:rsidP="009C2361">
            <w:pPr>
              <w:pStyle w:val="Normalwithspace"/>
              <w:spacing w:before="0"/>
              <w:jc w:val="left"/>
              <w:rPr>
                <w:rFonts w:asciiTheme="minorHAnsi" w:hAnsiTheme="minorHAnsi" w:cstheme="minorHAnsi"/>
                <w:szCs w:val="22"/>
              </w:rPr>
            </w:pPr>
            <w:commentRangeStart w:id="807"/>
            <w:r>
              <w:rPr>
                <w:rFonts w:asciiTheme="minorHAnsi" w:hAnsiTheme="minorHAnsi" w:cstheme="minorHAnsi"/>
                <w:szCs w:val="22"/>
              </w:rPr>
              <w:t>Must not be empty.</w:t>
            </w:r>
            <w:commentRangeEnd w:id="807"/>
            <w:r w:rsidR="00F84114">
              <w:rPr>
                <w:rStyle w:val="CommentReference"/>
                <w:lang w:val="en-US"/>
              </w:rPr>
              <w:commentReference w:id="807"/>
            </w:r>
          </w:p>
        </w:tc>
        <w:tc>
          <w:tcPr>
            <w:tcW w:w="3007" w:type="dxa"/>
          </w:tcPr>
          <w:p w14:paraId="13D4B0F0" w14:textId="1B8BD506" w:rsidR="009C2361" w:rsidRPr="00E06696" w:rsidRDefault="00646F09" w:rsidP="009C2361">
            <w:pPr>
              <w:jc w:val="left"/>
              <w:rPr>
                <w:rFonts w:asciiTheme="minorHAnsi" w:hAnsiTheme="minorHAnsi" w:cstheme="minorHAnsi"/>
                <w:szCs w:val="22"/>
              </w:rPr>
            </w:pPr>
            <w:ins w:id="808" w:author="Yichen GU from.TOPPAN (MAS)" w:date="2026-01-16T15:32:00Z" w16du:dateUtc="2026-01-16T07:32:00Z">
              <w:r>
                <w:rPr>
                  <w:rFonts w:asciiTheme="minorHAnsi" w:hAnsiTheme="minorHAnsi" w:cstheme="minorHAnsi"/>
                  <w:szCs w:val="22"/>
                </w:rPr>
                <w:t>Allows special characters.</w:t>
              </w:r>
            </w:ins>
          </w:p>
        </w:tc>
      </w:tr>
      <w:tr w:rsidR="009C2361" w:rsidRPr="00400E60" w14:paraId="30029751" w14:textId="77777777" w:rsidTr="000B3397">
        <w:tc>
          <w:tcPr>
            <w:tcW w:w="797" w:type="dxa"/>
          </w:tcPr>
          <w:p w14:paraId="2873FEC3" w14:textId="77777777" w:rsidR="009C2361" w:rsidRPr="00F524AB" w:rsidRDefault="009C2361" w:rsidP="00D21035">
            <w:pPr>
              <w:pStyle w:val="ListParagraph"/>
            </w:pPr>
          </w:p>
        </w:tc>
        <w:tc>
          <w:tcPr>
            <w:tcW w:w="2415" w:type="dxa"/>
          </w:tcPr>
          <w:p w14:paraId="05013C96" w14:textId="6E73D783" w:rsidR="009C2361" w:rsidRPr="00F84114" w:rsidRDefault="009C2361" w:rsidP="009C2361">
            <w:pPr>
              <w:pStyle w:val="Normalwithspace"/>
              <w:spacing w:before="0"/>
              <w:jc w:val="left"/>
              <w:rPr>
                <w:rFonts w:asciiTheme="minorHAnsi" w:hAnsiTheme="minorHAnsi" w:cstheme="minorHAnsi"/>
                <w:szCs w:val="22"/>
                <w:highlight w:val="cyan"/>
                <w:rPrChange w:id="809"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10" w:author="Jasmine WL TEO (MAS)" w:date="2026-01-06T18:37:00Z" w16du:dateUtc="2026-01-06T10:37:00Z">
                  <w:rPr>
                    <w:rFonts w:asciiTheme="minorHAnsi" w:hAnsiTheme="minorHAnsi" w:cstheme="minorHAnsi"/>
                    <w:szCs w:val="22"/>
                  </w:rPr>
                </w:rPrChange>
              </w:rPr>
              <w:t>NATIONALITY</w:t>
            </w:r>
          </w:p>
        </w:tc>
        <w:tc>
          <w:tcPr>
            <w:tcW w:w="1417" w:type="dxa"/>
          </w:tcPr>
          <w:p w14:paraId="1B7DED62" w14:textId="6D1FBBAA" w:rsidR="009C2361" w:rsidRPr="005A4898" w:rsidRDefault="009C2361" w:rsidP="009C2361">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w:t>
            </w:r>
          </w:p>
        </w:tc>
        <w:tc>
          <w:tcPr>
            <w:tcW w:w="960" w:type="dxa"/>
          </w:tcPr>
          <w:p w14:paraId="4908867E" w14:textId="728A775E" w:rsidR="009C2361" w:rsidRPr="00E06696" w:rsidRDefault="009B5611" w:rsidP="009C2361">
            <w:pPr>
              <w:spacing w:after="240"/>
              <w:jc w:val="left"/>
              <w:rPr>
                <w:rFonts w:asciiTheme="minorHAnsi" w:hAnsiTheme="minorHAnsi" w:cstheme="minorHAnsi"/>
                <w:szCs w:val="22"/>
              </w:rPr>
            </w:pPr>
            <w:r>
              <w:rPr>
                <w:rFonts w:asciiTheme="minorHAnsi" w:hAnsiTheme="minorHAnsi" w:cstheme="minorHAnsi"/>
                <w:szCs w:val="22"/>
              </w:rPr>
              <w:t>127</w:t>
            </w:r>
          </w:p>
        </w:tc>
        <w:tc>
          <w:tcPr>
            <w:tcW w:w="2646" w:type="dxa"/>
          </w:tcPr>
          <w:p w14:paraId="671C6AF6" w14:textId="2B5C3EE3" w:rsidR="009C2361" w:rsidRPr="00E06696" w:rsidRDefault="009C2361" w:rsidP="00BD336D">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Nationality indicator of the applicant</w:t>
            </w:r>
          </w:p>
        </w:tc>
        <w:tc>
          <w:tcPr>
            <w:tcW w:w="2942" w:type="dxa"/>
          </w:tcPr>
          <w:p w14:paraId="48403B61" w14:textId="0CE55A1E" w:rsidR="009C2361" w:rsidRDefault="009C2361" w:rsidP="009C2361">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 </w:t>
            </w:r>
            <w:r w:rsidR="00BD336D">
              <w:rPr>
                <w:rFonts w:asciiTheme="minorHAnsi" w:hAnsiTheme="minorHAnsi" w:cstheme="minorHAnsi"/>
                <w:szCs w:val="22"/>
              </w:rPr>
              <w:t>Must be ‘S’, ‘P’ or ‘F’.</w:t>
            </w:r>
          </w:p>
        </w:tc>
        <w:tc>
          <w:tcPr>
            <w:tcW w:w="3007" w:type="dxa"/>
          </w:tcPr>
          <w:p w14:paraId="15FAF618" w14:textId="77777777" w:rsidR="00BD336D" w:rsidRDefault="00BD336D" w:rsidP="00BD336D">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S – Singapore citizen </w:t>
            </w:r>
          </w:p>
          <w:p w14:paraId="2E1222E7" w14:textId="2EEEB0A2" w:rsidR="00BD336D" w:rsidRPr="00E06696" w:rsidRDefault="00BD336D" w:rsidP="00BD336D">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P – Singapore PR</w:t>
            </w:r>
          </w:p>
          <w:p w14:paraId="6332D42C" w14:textId="08D1D642" w:rsidR="009C2361" w:rsidRPr="00E06696" w:rsidRDefault="00BD336D" w:rsidP="00BD336D">
            <w:pPr>
              <w:jc w:val="left"/>
              <w:rPr>
                <w:rFonts w:asciiTheme="minorHAnsi" w:hAnsiTheme="minorHAnsi" w:cstheme="minorHAnsi"/>
                <w:szCs w:val="22"/>
              </w:rPr>
            </w:pPr>
            <w:r w:rsidRPr="00E06696">
              <w:rPr>
                <w:rFonts w:asciiTheme="minorHAnsi" w:hAnsiTheme="minorHAnsi" w:cstheme="minorHAnsi"/>
                <w:szCs w:val="22"/>
              </w:rPr>
              <w:t xml:space="preserve">F – foreigner  </w:t>
            </w:r>
          </w:p>
        </w:tc>
      </w:tr>
      <w:tr w:rsidR="00665340" w:rsidRPr="00400E60" w14:paraId="0AE5EC75" w14:textId="77777777" w:rsidTr="000B3397">
        <w:tc>
          <w:tcPr>
            <w:tcW w:w="797" w:type="dxa"/>
          </w:tcPr>
          <w:p w14:paraId="2C9D308B" w14:textId="77777777" w:rsidR="00665340" w:rsidRPr="00F524AB" w:rsidRDefault="00665340" w:rsidP="00D21035">
            <w:pPr>
              <w:pStyle w:val="ListParagraph"/>
            </w:pPr>
          </w:p>
        </w:tc>
        <w:tc>
          <w:tcPr>
            <w:tcW w:w="2415" w:type="dxa"/>
          </w:tcPr>
          <w:p w14:paraId="255BFC52" w14:textId="31ACE985" w:rsidR="00665340" w:rsidRPr="00F84114" w:rsidRDefault="00665340" w:rsidP="00665340">
            <w:pPr>
              <w:pStyle w:val="Normalwithspace"/>
              <w:spacing w:before="0"/>
              <w:jc w:val="left"/>
              <w:rPr>
                <w:rFonts w:asciiTheme="minorHAnsi" w:hAnsiTheme="minorHAnsi" w:cstheme="minorHAnsi"/>
                <w:szCs w:val="22"/>
                <w:highlight w:val="cyan"/>
                <w:rPrChange w:id="811"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12" w:author="Jasmine WL TEO (MAS)" w:date="2026-01-06T18:37:00Z" w16du:dateUtc="2026-01-06T10:37:00Z">
                  <w:rPr>
                    <w:rFonts w:asciiTheme="minorHAnsi" w:hAnsiTheme="minorHAnsi" w:cstheme="minorHAnsi"/>
                    <w:szCs w:val="22"/>
                  </w:rPr>
                </w:rPrChange>
              </w:rPr>
              <w:t>NATIONALITY_COUNTRY</w:t>
            </w:r>
          </w:p>
        </w:tc>
        <w:tc>
          <w:tcPr>
            <w:tcW w:w="1417" w:type="dxa"/>
          </w:tcPr>
          <w:p w14:paraId="54EB95A1" w14:textId="518762D1"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X(2)</w:t>
            </w:r>
          </w:p>
        </w:tc>
        <w:tc>
          <w:tcPr>
            <w:tcW w:w="960" w:type="dxa"/>
          </w:tcPr>
          <w:p w14:paraId="6CD81209" w14:textId="46142308" w:rsidR="00665340" w:rsidRPr="00E06696"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128</w:t>
            </w:r>
          </w:p>
        </w:tc>
        <w:tc>
          <w:tcPr>
            <w:tcW w:w="2646" w:type="dxa"/>
          </w:tcPr>
          <w:p w14:paraId="3838C73A" w14:textId="1C65FD80" w:rsidR="00665340" w:rsidRPr="00E06696" w:rsidRDefault="00665340" w:rsidP="00665340">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Nationality country of the applicant</w:t>
            </w:r>
          </w:p>
        </w:tc>
        <w:tc>
          <w:tcPr>
            <w:tcW w:w="2942" w:type="dxa"/>
          </w:tcPr>
          <w:p w14:paraId="753FBB88" w14:textId="5CDFFFB5" w:rsidR="00665340" w:rsidRDefault="007B7F9F" w:rsidP="00665340">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7" w:type="dxa"/>
          </w:tcPr>
          <w:p w14:paraId="0449158B" w14:textId="5952D9F0" w:rsidR="00665340" w:rsidRPr="00E06696" w:rsidRDefault="002D173A" w:rsidP="00665340">
            <w:pPr>
              <w:pStyle w:val="Normalwithspace"/>
              <w:spacing w:before="0"/>
              <w:jc w:val="left"/>
              <w:rPr>
                <w:rFonts w:asciiTheme="minorHAnsi" w:hAnsiTheme="minorHAnsi" w:cstheme="minorHAnsi"/>
                <w:szCs w:val="22"/>
              </w:rPr>
            </w:pPr>
            <w:r>
              <w:rPr>
                <w:rFonts w:asciiTheme="minorHAnsi" w:hAnsiTheme="minorHAnsi" w:cstheme="minorHAnsi"/>
                <w:szCs w:val="22"/>
              </w:rPr>
              <w:t xml:space="preserve">It should be a </w:t>
            </w:r>
            <w:r w:rsidR="00665340" w:rsidRPr="00E06696">
              <w:rPr>
                <w:rFonts w:asciiTheme="minorHAnsi" w:hAnsiTheme="minorHAnsi" w:cstheme="minorHAnsi"/>
                <w:szCs w:val="22"/>
              </w:rPr>
              <w:t>2-character country code based on ISO 3166 standard.</w:t>
            </w:r>
          </w:p>
          <w:p w14:paraId="290A4AD7" w14:textId="02CC2694" w:rsidR="00665340" w:rsidRPr="00E06696" w:rsidRDefault="00665340" w:rsidP="00665340">
            <w:pPr>
              <w:jc w:val="left"/>
              <w:rPr>
                <w:rFonts w:asciiTheme="minorHAnsi" w:hAnsiTheme="minorHAnsi" w:cstheme="minorHAnsi"/>
                <w:szCs w:val="22"/>
              </w:rPr>
            </w:pPr>
            <w:r w:rsidRPr="00E06696">
              <w:rPr>
                <w:rFonts w:asciiTheme="minorHAnsi" w:hAnsiTheme="minorHAnsi" w:cstheme="minorHAnsi"/>
                <w:szCs w:val="22"/>
              </w:rPr>
              <w:t xml:space="preserve">e.g.: </w:t>
            </w:r>
            <w:r>
              <w:rPr>
                <w:rFonts w:asciiTheme="minorHAnsi" w:hAnsiTheme="minorHAnsi" w:cstheme="minorHAnsi"/>
                <w:szCs w:val="22"/>
              </w:rPr>
              <w:t>‘</w:t>
            </w:r>
            <w:r w:rsidRPr="00E06696">
              <w:rPr>
                <w:rFonts w:asciiTheme="minorHAnsi" w:hAnsiTheme="minorHAnsi" w:cstheme="minorHAnsi"/>
                <w:szCs w:val="22"/>
              </w:rPr>
              <w:t>SG</w:t>
            </w:r>
            <w:r>
              <w:rPr>
                <w:rFonts w:asciiTheme="minorHAnsi" w:hAnsiTheme="minorHAnsi" w:cstheme="minorHAnsi"/>
                <w:szCs w:val="22"/>
              </w:rPr>
              <w:t>’ represents Singapore</w:t>
            </w:r>
          </w:p>
        </w:tc>
      </w:tr>
      <w:tr w:rsidR="00665340" w:rsidRPr="00400E60" w14:paraId="5B5A8190" w14:textId="77777777" w:rsidTr="000B3397">
        <w:tc>
          <w:tcPr>
            <w:tcW w:w="797" w:type="dxa"/>
          </w:tcPr>
          <w:p w14:paraId="24B4BC5A" w14:textId="77777777" w:rsidR="00665340" w:rsidRPr="00F524AB" w:rsidRDefault="00665340" w:rsidP="00D21035">
            <w:pPr>
              <w:pStyle w:val="ListParagraph"/>
            </w:pPr>
          </w:p>
        </w:tc>
        <w:tc>
          <w:tcPr>
            <w:tcW w:w="2415" w:type="dxa"/>
          </w:tcPr>
          <w:p w14:paraId="44AA884F" w14:textId="3A295E8F" w:rsidR="00665340" w:rsidRPr="00F84114" w:rsidRDefault="00665340" w:rsidP="00665340">
            <w:pPr>
              <w:pStyle w:val="Normalwithspace"/>
              <w:spacing w:before="0"/>
              <w:jc w:val="left"/>
              <w:rPr>
                <w:rFonts w:asciiTheme="minorHAnsi" w:hAnsiTheme="minorHAnsi" w:cstheme="minorHAnsi"/>
                <w:szCs w:val="22"/>
                <w:highlight w:val="cyan"/>
                <w:rPrChange w:id="813"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14" w:author="Jasmine WL TEO (MAS)" w:date="2026-01-06T18:37:00Z" w16du:dateUtc="2026-01-06T10:37:00Z">
                  <w:rPr>
                    <w:rFonts w:asciiTheme="minorHAnsi" w:hAnsiTheme="minorHAnsi" w:cstheme="minorHAnsi"/>
                    <w:szCs w:val="22"/>
                  </w:rPr>
                </w:rPrChange>
              </w:rPr>
              <w:t>IC_PASSPORT</w:t>
            </w:r>
          </w:p>
        </w:tc>
        <w:tc>
          <w:tcPr>
            <w:tcW w:w="1417" w:type="dxa"/>
          </w:tcPr>
          <w:p w14:paraId="5D3C20B4" w14:textId="601D6758"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X(14)</w:t>
            </w:r>
          </w:p>
        </w:tc>
        <w:tc>
          <w:tcPr>
            <w:tcW w:w="960" w:type="dxa"/>
          </w:tcPr>
          <w:p w14:paraId="66BF89B5" w14:textId="3BA93432" w:rsidR="00665340" w:rsidRPr="00E06696"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130</w:t>
            </w:r>
          </w:p>
        </w:tc>
        <w:tc>
          <w:tcPr>
            <w:tcW w:w="2646" w:type="dxa"/>
          </w:tcPr>
          <w:p w14:paraId="6D27C16F" w14:textId="77777777" w:rsidR="00665340" w:rsidRDefault="00665340" w:rsidP="00665340">
            <w:pPr>
              <w:spacing w:after="240"/>
              <w:jc w:val="left"/>
              <w:rPr>
                <w:rFonts w:asciiTheme="minorHAnsi" w:hAnsiTheme="minorHAnsi" w:cstheme="minorHAnsi"/>
                <w:szCs w:val="22"/>
              </w:rPr>
            </w:pPr>
            <w:r w:rsidRPr="00E06696">
              <w:rPr>
                <w:rFonts w:asciiTheme="minorHAnsi" w:hAnsiTheme="minorHAnsi" w:cstheme="minorHAnsi"/>
                <w:szCs w:val="22"/>
              </w:rPr>
              <w:t xml:space="preserve">NRIC </w:t>
            </w:r>
            <w:r>
              <w:rPr>
                <w:rFonts w:asciiTheme="minorHAnsi" w:hAnsiTheme="minorHAnsi" w:cstheme="minorHAnsi"/>
                <w:szCs w:val="22"/>
              </w:rPr>
              <w:t>for Singapore citizens or PRs</w:t>
            </w:r>
          </w:p>
          <w:p w14:paraId="5D12C94E" w14:textId="2934BA6F" w:rsidR="00665340" w:rsidRPr="00E06696" w:rsidRDefault="00665340" w:rsidP="00665340">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or </w:t>
            </w:r>
            <w:r>
              <w:rPr>
                <w:rFonts w:asciiTheme="minorHAnsi" w:hAnsiTheme="minorHAnsi" w:cstheme="minorHAnsi"/>
                <w:szCs w:val="22"/>
              </w:rPr>
              <w:t>FIN/</w:t>
            </w:r>
            <w:r w:rsidRPr="00E06696">
              <w:rPr>
                <w:rFonts w:asciiTheme="minorHAnsi" w:hAnsiTheme="minorHAnsi" w:cstheme="minorHAnsi"/>
                <w:szCs w:val="22"/>
              </w:rPr>
              <w:t>passport number</w:t>
            </w:r>
            <w:r>
              <w:rPr>
                <w:rFonts w:asciiTheme="minorHAnsi" w:hAnsiTheme="minorHAnsi" w:cstheme="minorHAnsi"/>
                <w:szCs w:val="22"/>
              </w:rPr>
              <w:t xml:space="preserve"> for foreigners</w:t>
            </w:r>
          </w:p>
        </w:tc>
        <w:tc>
          <w:tcPr>
            <w:tcW w:w="2942" w:type="dxa"/>
          </w:tcPr>
          <w:p w14:paraId="71E084AF" w14:textId="77777777" w:rsidR="00665340" w:rsidRDefault="00665340" w:rsidP="00665340">
            <w:pPr>
              <w:spacing w:after="240"/>
              <w:jc w:val="left"/>
              <w:rPr>
                <w:rFonts w:asciiTheme="minorHAnsi" w:hAnsiTheme="minorHAnsi" w:cstheme="minorHAnsi"/>
                <w:szCs w:val="22"/>
              </w:rPr>
            </w:pPr>
            <w:r>
              <w:rPr>
                <w:rFonts w:asciiTheme="minorHAnsi" w:hAnsiTheme="minorHAnsi" w:cstheme="minorHAnsi"/>
                <w:szCs w:val="22"/>
              </w:rPr>
              <w:t>For Singapore citizens or PR, must be a valid NRIC.</w:t>
            </w:r>
          </w:p>
          <w:p w14:paraId="34C1AC66" w14:textId="4D4F205D" w:rsidR="00665340" w:rsidRDefault="00665340" w:rsidP="00665340">
            <w:pPr>
              <w:pStyle w:val="Normalwithspace"/>
              <w:spacing w:before="0"/>
              <w:jc w:val="left"/>
              <w:rPr>
                <w:rFonts w:asciiTheme="minorHAnsi" w:hAnsiTheme="minorHAnsi" w:cstheme="minorHAnsi"/>
                <w:szCs w:val="22"/>
              </w:rPr>
            </w:pPr>
            <w:r>
              <w:rPr>
                <w:rFonts w:asciiTheme="minorHAnsi" w:hAnsiTheme="minorHAnsi" w:cstheme="minorHAnsi"/>
                <w:szCs w:val="22"/>
              </w:rPr>
              <w:t>For foreigners, must be in upper case and contain no special character.</w:t>
            </w:r>
          </w:p>
        </w:tc>
        <w:tc>
          <w:tcPr>
            <w:tcW w:w="3007" w:type="dxa"/>
          </w:tcPr>
          <w:p w14:paraId="04FF9096" w14:textId="77777777" w:rsidR="00665340" w:rsidRPr="00E06696" w:rsidRDefault="00665340" w:rsidP="00665340">
            <w:pPr>
              <w:jc w:val="left"/>
              <w:rPr>
                <w:rFonts w:asciiTheme="minorHAnsi" w:hAnsiTheme="minorHAnsi" w:cstheme="minorHAnsi"/>
                <w:szCs w:val="22"/>
              </w:rPr>
            </w:pPr>
          </w:p>
        </w:tc>
      </w:tr>
      <w:tr w:rsidR="00665340" w:rsidRPr="00400E60" w14:paraId="61088691" w14:textId="77777777" w:rsidTr="000B3397">
        <w:tc>
          <w:tcPr>
            <w:tcW w:w="797" w:type="dxa"/>
          </w:tcPr>
          <w:p w14:paraId="5C0A3E42" w14:textId="77777777" w:rsidR="00665340" w:rsidRPr="00F524AB" w:rsidRDefault="00665340" w:rsidP="00D21035">
            <w:pPr>
              <w:pStyle w:val="ListParagraph"/>
            </w:pPr>
          </w:p>
        </w:tc>
        <w:tc>
          <w:tcPr>
            <w:tcW w:w="2415" w:type="dxa"/>
          </w:tcPr>
          <w:p w14:paraId="1003623D" w14:textId="1F1F5E3E" w:rsidR="00665340" w:rsidRPr="00F84114" w:rsidRDefault="00665340" w:rsidP="00665340">
            <w:pPr>
              <w:pStyle w:val="Normalwithspace"/>
              <w:spacing w:before="0"/>
              <w:jc w:val="left"/>
              <w:rPr>
                <w:rFonts w:asciiTheme="minorHAnsi" w:hAnsiTheme="minorHAnsi" w:cstheme="minorHAnsi"/>
                <w:szCs w:val="22"/>
                <w:highlight w:val="cyan"/>
                <w:rPrChange w:id="815"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16" w:author="Jasmine WL TEO (MAS)" w:date="2026-01-06T18:37:00Z" w16du:dateUtc="2026-01-06T10:37:00Z">
                  <w:rPr>
                    <w:rFonts w:asciiTheme="minorHAnsi" w:hAnsiTheme="minorHAnsi" w:cstheme="minorHAnsi"/>
                    <w:szCs w:val="22"/>
                  </w:rPr>
                </w:rPrChange>
              </w:rPr>
              <w:t>NOMINAL_AMT</w:t>
            </w:r>
          </w:p>
        </w:tc>
        <w:tc>
          <w:tcPr>
            <w:tcW w:w="1417" w:type="dxa"/>
          </w:tcPr>
          <w:p w14:paraId="6CDC8617" w14:textId="116F23C7"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9(11)</w:t>
            </w:r>
          </w:p>
        </w:tc>
        <w:tc>
          <w:tcPr>
            <w:tcW w:w="960" w:type="dxa"/>
          </w:tcPr>
          <w:p w14:paraId="63110894" w14:textId="620DC278" w:rsidR="00665340" w:rsidRPr="00E06696"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144</w:t>
            </w:r>
          </w:p>
        </w:tc>
        <w:tc>
          <w:tcPr>
            <w:tcW w:w="2646" w:type="dxa"/>
          </w:tcPr>
          <w:p w14:paraId="1F830915" w14:textId="1781F3B9" w:rsidR="00665340" w:rsidRPr="00E06696" w:rsidRDefault="00665340" w:rsidP="00665340">
            <w:pPr>
              <w:spacing w:after="240"/>
              <w:jc w:val="left"/>
              <w:rPr>
                <w:rFonts w:asciiTheme="minorHAnsi" w:hAnsiTheme="minorHAnsi" w:cstheme="minorHAnsi"/>
                <w:szCs w:val="22"/>
              </w:rPr>
            </w:pPr>
            <w:r>
              <w:rPr>
                <w:rFonts w:asciiTheme="minorHAnsi" w:hAnsiTheme="minorHAnsi" w:cstheme="minorHAnsi"/>
                <w:szCs w:val="22"/>
              </w:rPr>
              <w:t>Requested quantity</w:t>
            </w:r>
          </w:p>
        </w:tc>
        <w:tc>
          <w:tcPr>
            <w:tcW w:w="2942" w:type="dxa"/>
          </w:tcPr>
          <w:p w14:paraId="01003304" w14:textId="63F62A8B" w:rsidR="00665340" w:rsidRPr="00857344" w:rsidRDefault="00586C5E" w:rsidP="00586C5E">
            <w:pPr>
              <w:jc w:val="left"/>
              <w:rPr>
                <w:rFonts w:asciiTheme="minorHAnsi" w:hAnsiTheme="minorHAnsi" w:cstheme="minorHAnsi"/>
                <w:szCs w:val="22"/>
                <w:highlight w:val="yellow"/>
              </w:rPr>
            </w:pPr>
            <w:commentRangeStart w:id="817"/>
            <w:r w:rsidRPr="00857344">
              <w:rPr>
                <w:rFonts w:asciiTheme="minorHAnsi" w:hAnsiTheme="minorHAnsi" w:cstheme="minorHAnsi"/>
                <w:szCs w:val="22"/>
                <w:highlight w:val="yellow"/>
              </w:rPr>
              <w:t xml:space="preserve">The subscription amount must be a </w:t>
            </w:r>
            <w:commentRangeStart w:id="818"/>
            <w:commentRangeStart w:id="819"/>
            <w:r w:rsidR="00354772"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amount per application</w:t>
            </w:r>
            <w:commentRangeEnd w:id="818"/>
            <w:r w:rsidR="00123351" w:rsidRPr="00857344">
              <w:rPr>
                <w:rStyle w:val="CommentReference"/>
                <w:highlight w:val="yellow"/>
                <w:lang w:val="en-US"/>
              </w:rPr>
              <w:commentReference w:id="818"/>
            </w:r>
            <w:commentRangeEnd w:id="819"/>
            <w:r w:rsidR="00354772" w:rsidRPr="00857344">
              <w:rPr>
                <w:rStyle w:val="CommentReference"/>
                <w:highlight w:val="yellow"/>
                <w:lang w:val="en-US"/>
              </w:rPr>
              <w:commentReference w:id="819"/>
            </w:r>
            <w:r w:rsidRPr="00857344">
              <w:rPr>
                <w:rFonts w:asciiTheme="minorHAnsi" w:hAnsiTheme="minorHAnsi" w:cstheme="minorHAnsi"/>
                <w:szCs w:val="22"/>
                <w:highlight w:val="yellow"/>
              </w:rPr>
              <w:t xml:space="preserve">, in multiples of the </w:t>
            </w:r>
            <w:r w:rsidR="00354772" w:rsidRPr="00857344">
              <w:rPr>
                <w:rFonts w:asciiTheme="minorHAnsi" w:hAnsiTheme="minorHAnsi" w:cstheme="minorHAnsi"/>
                <w:b/>
                <w:bCs/>
                <w:szCs w:val="22"/>
                <w:highlight w:val="yellow"/>
              </w:rPr>
              <w:t>[Minimum denomination]</w:t>
            </w:r>
            <w:r w:rsidR="00354772" w:rsidRPr="00857344">
              <w:rPr>
                <w:rFonts w:asciiTheme="minorHAnsi" w:hAnsiTheme="minorHAnsi" w:cstheme="minorHAnsi"/>
                <w:szCs w:val="22"/>
                <w:highlight w:val="yellow"/>
              </w:rPr>
              <w:t xml:space="preserve"> </w:t>
            </w:r>
            <w:r w:rsidRPr="00857344">
              <w:rPr>
                <w:rFonts w:asciiTheme="minorHAnsi" w:hAnsiTheme="minorHAnsi" w:cstheme="minorHAnsi"/>
                <w:szCs w:val="22"/>
                <w:highlight w:val="yellow"/>
              </w:rPr>
              <w:t>amount.</w:t>
            </w:r>
            <w:commentRangeEnd w:id="817"/>
            <w:r w:rsidR="00C137D3">
              <w:rPr>
                <w:rStyle w:val="CommentReference"/>
                <w:lang w:val="en-US"/>
              </w:rPr>
              <w:commentReference w:id="817"/>
            </w:r>
          </w:p>
        </w:tc>
        <w:tc>
          <w:tcPr>
            <w:tcW w:w="3007" w:type="dxa"/>
          </w:tcPr>
          <w:p w14:paraId="7FB1BF65" w14:textId="645AD92E" w:rsidR="00665340" w:rsidRPr="00857344" w:rsidRDefault="00B134C6" w:rsidP="00712FE3">
            <w:pPr>
              <w:spacing w:after="240"/>
              <w:jc w:val="left"/>
              <w:rPr>
                <w:rFonts w:asciiTheme="minorHAnsi" w:hAnsiTheme="minorHAnsi" w:cstheme="minorHAnsi"/>
                <w:szCs w:val="22"/>
                <w:highlight w:val="yellow"/>
              </w:rPr>
            </w:pPr>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of each security type is </w:t>
            </w:r>
            <w:r w:rsidR="00D5478D" w:rsidRPr="00857344">
              <w:rPr>
                <w:rFonts w:asciiTheme="minorHAnsi" w:hAnsiTheme="minorHAnsi" w:cstheme="minorHAnsi"/>
                <w:szCs w:val="22"/>
                <w:highlight w:val="yellow"/>
              </w:rPr>
              <w:t>a configurable system parameter</w:t>
            </w:r>
            <w:r w:rsidRPr="00857344">
              <w:rPr>
                <w:rFonts w:asciiTheme="minorHAnsi" w:hAnsiTheme="minorHAnsi" w:cstheme="minorHAnsi"/>
                <w:szCs w:val="22"/>
                <w:highlight w:val="yellow"/>
              </w:rPr>
              <w:t xml:space="preserve"> in OMEGA. For details on managing the parameter, refer to </w:t>
            </w:r>
            <w:r w:rsidRPr="00857344">
              <w:rPr>
                <w:rFonts w:asciiTheme="minorHAnsi" w:hAnsiTheme="minorHAnsi" w:cstheme="minorHAnsi"/>
                <w:i/>
                <w:iCs/>
                <w:szCs w:val="22"/>
                <w:highlight w:val="yellow"/>
              </w:rPr>
              <w:t>MAS_OMEGA – Functional Specifications Document (Administration).</w:t>
            </w:r>
          </w:p>
        </w:tc>
      </w:tr>
      <w:tr w:rsidR="00665340" w:rsidRPr="00400E60" w14:paraId="205CB973" w14:textId="77777777" w:rsidTr="000B3397">
        <w:tc>
          <w:tcPr>
            <w:tcW w:w="797" w:type="dxa"/>
          </w:tcPr>
          <w:p w14:paraId="098B3509" w14:textId="77777777" w:rsidR="00665340" w:rsidRPr="00F524AB" w:rsidRDefault="00665340" w:rsidP="00D21035">
            <w:pPr>
              <w:pStyle w:val="ListParagraph"/>
            </w:pPr>
          </w:p>
        </w:tc>
        <w:tc>
          <w:tcPr>
            <w:tcW w:w="2415" w:type="dxa"/>
          </w:tcPr>
          <w:p w14:paraId="3C7E61E7" w14:textId="20433364" w:rsidR="00665340" w:rsidRPr="00F84114" w:rsidRDefault="00665340" w:rsidP="00665340">
            <w:pPr>
              <w:pStyle w:val="Normalwithspace"/>
              <w:spacing w:before="0"/>
              <w:jc w:val="left"/>
              <w:rPr>
                <w:rFonts w:asciiTheme="minorHAnsi" w:hAnsiTheme="minorHAnsi" w:cstheme="minorHAnsi"/>
                <w:szCs w:val="22"/>
                <w:highlight w:val="cyan"/>
                <w:rPrChange w:id="820"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21" w:author="Jasmine WL TEO (MAS)" w:date="2026-01-06T18:37:00Z" w16du:dateUtc="2026-01-06T10:37:00Z">
                  <w:rPr>
                    <w:rFonts w:asciiTheme="minorHAnsi" w:hAnsiTheme="minorHAnsi" w:cstheme="minorHAnsi"/>
                    <w:szCs w:val="22"/>
                  </w:rPr>
                </w:rPrChange>
              </w:rPr>
              <w:t>COMP_NOCOMP</w:t>
            </w:r>
          </w:p>
        </w:tc>
        <w:tc>
          <w:tcPr>
            <w:tcW w:w="1417" w:type="dxa"/>
          </w:tcPr>
          <w:p w14:paraId="577EA745" w14:textId="4D174929"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w:t>
            </w:r>
          </w:p>
        </w:tc>
        <w:tc>
          <w:tcPr>
            <w:tcW w:w="960" w:type="dxa"/>
          </w:tcPr>
          <w:p w14:paraId="30E3DF6E" w14:textId="4C9A8508" w:rsidR="00665340"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155</w:t>
            </w:r>
          </w:p>
        </w:tc>
        <w:tc>
          <w:tcPr>
            <w:tcW w:w="2646" w:type="dxa"/>
          </w:tcPr>
          <w:p w14:paraId="30FF3EE0" w14:textId="41F25C11" w:rsidR="00665340" w:rsidRPr="00E06696" w:rsidRDefault="002B7E33" w:rsidP="00665340">
            <w:pPr>
              <w:spacing w:after="240"/>
              <w:jc w:val="left"/>
              <w:rPr>
                <w:rFonts w:asciiTheme="minorHAnsi" w:hAnsiTheme="minorHAnsi" w:cstheme="minorHAnsi"/>
                <w:szCs w:val="22"/>
              </w:rPr>
            </w:pPr>
            <w:r>
              <w:rPr>
                <w:rFonts w:asciiTheme="minorHAnsi" w:hAnsiTheme="minorHAnsi" w:cstheme="minorHAnsi"/>
                <w:szCs w:val="22"/>
              </w:rPr>
              <w:t>Competitive/non-competitive indicator</w:t>
            </w:r>
          </w:p>
        </w:tc>
        <w:tc>
          <w:tcPr>
            <w:tcW w:w="2942" w:type="dxa"/>
          </w:tcPr>
          <w:p w14:paraId="4B1BEEE4" w14:textId="7507EA1E" w:rsidR="00665340" w:rsidRDefault="00B932AB"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be padded with space</w:t>
            </w:r>
            <w:r w:rsidR="005F627A">
              <w:rPr>
                <w:rFonts w:asciiTheme="minorHAnsi" w:hAnsiTheme="minorHAnsi" w:cstheme="minorHAnsi"/>
                <w:szCs w:val="22"/>
              </w:rPr>
              <w:t xml:space="preserve"> </w:t>
            </w:r>
            <w:r w:rsidR="005F627A" w:rsidRPr="000914AA">
              <w:rPr>
                <w:rFonts w:asciiTheme="minorHAnsi" w:hAnsiTheme="minorHAnsi" w:cstheme="minorHAnsi"/>
                <w:szCs w:val="22"/>
              </w:rPr>
              <w:t>(but no hard validation)</w:t>
            </w:r>
            <w:r>
              <w:rPr>
                <w:rFonts w:asciiTheme="minorHAnsi" w:hAnsiTheme="minorHAnsi" w:cstheme="minorHAnsi"/>
                <w:szCs w:val="22"/>
              </w:rPr>
              <w:t>.</w:t>
            </w:r>
          </w:p>
        </w:tc>
        <w:tc>
          <w:tcPr>
            <w:tcW w:w="3007" w:type="dxa"/>
          </w:tcPr>
          <w:p w14:paraId="09A880AA" w14:textId="6758FDD0" w:rsidR="00665340" w:rsidRPr="00E06696" w:rsidRDefault="00D52F44" w:rsidP="00665340">
            <w:pPr>
              <w:jc w:val="left"/>
              <w:rPr>
                <w:rFonts w:asciiTheme="minorHAnsi" w:hAnsiTheme="minorHAnsi" w:cstheme="minorHAnsi"/>
                <w:szCs w:val="22"/>
              </w:rPr>
            </w:pPr>
            <w:r>
              <w:rPr>
                <w:rFonts w:asciiTheme="minorHAnsi" w:hAnsiTheme="minorHAnsi" w:cstheme="minorHAnsi"/>
                <w:szCs w:val="22"/>
              </w:rPr>
              <w:t>Unused for SSB.</w:t>
            </w:r>
          </w:p>
        </w:tc>
      </w:tr>
      <w:tr w:rsidR="00665340" w:rsidRPr="00400E60" w14:paraId="74A54972" w14:textId="77777777" w:rsidTr="000B3397">
        <w:tc>
          <w:tcPr>
            <w:tcW w:w="797" w:type="dxa"/>
          </w:tcPr>
          <w:p w14:paraId="0EBA3205" w14:textId="77777777" w:rsidR="00665340" w:rsidRPr="00F524AB" w:rsidRDefault="00665340" w:rsidP="00D21035">
            <w:pPr>
              <w:pStyle w:val="ListParagraph"/>
            </w:pPr>
          </w:p>
        </w:tc>
        <w:tc>
          <w:tcPr>
            <w:tcW w:w="2415" w:type="dxa"/>
          </w:tcPr>
          <w:p w14:paraId="181D97E6" w14:textId="03FF9719" w:rsidR="00665340" w:rsidRPr="00F84114" w:rsidRDefault="00665340" w:rsidP="00665340">
            <w:pPr>
              <w:pStyle w:val="Normalwithspace"/>
              <w:spacing w:before="0"/>
              <w:jc w:val="left"/>
              <w:rPr>
                <w:rFonts w:asciiTheme="minorHAnsi" w:hAnsiTheme="minorHAnsi" w:cstheme="minorHAnsi"/>
                <w:szCs w:val="22"/>
                <w:highlight w:val="cyan"/>
                <w:rPrChange w:id="822"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23" w:author="Jasmine WL TEO (MAS)" w:date="2026-01-06T18:37:00Z" w16du:dateUtc="2026-01-06T10:37:00Z">
                  <w:rPr>
                    <w:rFonts w:asciiTheme="minorHAnsi" w:hAnsiTheme="minorHAnsi" w:cstheme="minorHAnsi"/>
                    <w:szCs w:val="22"/>
                  </w:rPr>
                </w:rPrChange>
              </w:rPr>
              <w:t>BID_YIELD_SIGN</w:t>
            </w:r>
          </w:p>
        </w:tc>
        <w:tc>
          <w:tcPr>
            <w:tcW w:w="1417" w:type="dxa"/>
          </w:tcPr>
          <w:p w14:paraId="4259213B" w14:textId="7F545725"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w:t>
            </w:r>
          </w:p>
        </w:tc>
        <w:tc>
          <w:tcPr>
            <w:tcW w:w="960" w:type="dxa"/>
          </w:tcPr>
          <w:p w14:paraId="705CA3A1" w14:textId="1FBF4835" w:rsidR="00665340"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156</w:t>
            </w:r>
          </w:p>
        </w:tc>
        <w:tc>
          <w:tcPr>
            <w:tcW w:w="2646" w:type="dxa"/>
          </w:tcPr>
          <w:p w14:paraId="2CFE5778" w14:textId="3C0F47B6" w:rsidR="00665340" w:rsidRPr="005A4898" w:rsidRDefault="002B7E33" w:rsidP="00665340">
            <w:pPr>
              <w:spacing w:after="240"/>
              <w:jc w:val="left"/>
              <w:rPr>
                <w:rFonts w:asciiTheme="minorHAnsi" w:hAnsiTheme="minorHAnsi" w:cstheme="minorHAnsi"/>
                <w:szCs w:val="22"/>
              </w:rPr>
            </w:pPr>
            <w:r>
              <w:rPr>
                <w:rFonts w:asciiTheme="minorHAnsi" w:hAnsiTheme="minorHAnsi" w:cstheme="minorHAnsi"/>
                <w:szCs w:val="22"/>
              </w:rPr>
              <w:t>Bid yield sign</w:t>
            </w:r>
          </w:p>
        </w:tc>
        <w:tc>
          <w:tcPr>
            <w:tcW w:w="2942" w:type="dxa"/>
          </w:tcPr>
          <w:p w14:paraId="346E535D" w14:textId="6A4B1211" w:rsidR="00665340" w:rsidRDefault="00B932AB"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be padded with space</w:t>
            </w:r>
            <w:r w:rsidR="005F627A">
              <w:rPr>
                <w:rFonts w:asciiTheme="minorHAnsi" w:hAnsiTheme="minorHAnsi" w:cstheme="minorHAnsi"/>
                <w:szCs w:val="22"/>
              </w:rPr>
              <w:t xml:space="preserve"> </w:t>
            </w:r>
            <w:r w:rsidR="005F627A" w:rsidRPr="000914AA">
              <w:rPr>
                <w:rFonts w:asciiTheme="minorHAnsi" w:hAnsiTheme="minorHAnsi" w:cstheme="minorHAnsi"/>
                <w:szCs w:val="22"/>
              </w:rPr>
              <w:t>(but no hard validation)</w:t>
            </w:r>
            <w:r>
              <w:rPr>
                <w:rFonts w:asciiTheme="minorHAnsi" w:hAnsiTheme="minorHAnsi" w:cstheme="minorHAnsi"/>
                <w:szCs w:val="22"/>
              </w:rPr>
              <w:t>.</w:t>
            </w:r>
          </w:p>
        </w:tc>
        <w:tc>
          <w:tcPr>
            <w:tcW w:w="3007" w:type="dxa"/>
          </w:tcPr>
          <w:p w14:paraId="0780D62E" w14:textId="3BB9F9EF" w:rsidR="00665340" w:rsidRPr="00E06696" w:rsidRDefault="00D52F44" w:rsidP="00665340">
            <w:pPr>
              <w:jc w:val="left"/>
              <w:rPr>
                <w:rFonts w:asciiTheme="minorHAnsi" w:hAnsiTheme="minorHAnsi" w:cstheme="minorHAnsi"/>
                <w:szCs w:val="22"/>
              </w:rPr>
            </w:pPr>
            <w:r>
              <w:rPr>
                <w:rFonts w:asciiTheme="minorHAnsi" w:hAnsiTheme="minorHAnsi" w:cstheme="minorHAnsi"/>
                <w:szCs w:val="22"/>
              </w:rPr>
              <w:t>Unused for SSB.</w:t>
            </w:r>
          </w:p>
        </w:tc>
      </w:tr>
      <w:tr w:rsidR="00665340" w:rsidRPr="00400E60" w14:paraId="5CA71779" w14:textId="77777777" w:rsidTr="000B3397">
        <w:tc>
          <w:tcPr>
            <w:tcW w:w="797" w:type="dxa"/>
          </w:tcPr>
          <w:p w14:paraId="4A636970" w14:textId="77777777" w:rsidR="00665340" w:rsidRPr="00F524AB" w:rsidRDefault="00665340" w:rsidP="00D21035">
            <w:pPr>
              <w:pStyle w:val="ListParagraph"/>
            </w:pPr>
          </w:p>
        </w:tc>
        <w:tc>
          <w:tcPr>
            <w:tcW w:w="2415" w:type="dxa"/>
          </w:tcPr>
          <w:p w14:paraId="62D0D0AA" w14:textId="113C7479" w:rsidR="00665340" w:rsidRPr="00F84114" w:rsidRDefault="00665340" w:rsidP="00665340">
            <w:pPr>
              <w:pStyle w:val="Normalwithspace"/>
              <w:spacing w:before="0"/>
              <w:jc w:val="left"/>
              <w:rPr>
                <w:rFonts w:asciiTheme="minorHAnsi" w:hAnsiTheme="minorHAnsi" w:cstheme="minorHAnsi"/>
                <w:szCs w:val="22"/>
                <w:highlight w:val="cyan"/>
                <w:rPrChange w:id="824"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25" w:author="Jasmine WL TEO (MAS)" w:date="2026-01-06T18:37:00Z" w16du:dateUtc="2026-01-06T10:37:00Z">
                  <w:rPr>
                    <w:rFonts w:asciiTheme="minorHAnsi" w:hAnsiTheme="minorHAnsi" w:cstheme="minorHAnsi"/>
                    <w:szCs w:val="22"/>
                  </w:rPr>
                </w:rPrChange>
              </w:rPr>
              <w:t>BID_YIELD</w:t>
            </w:r>
          </w:p>
        </w:tc>
        <w:tc>
          <w:tcPr>
            <w:tcW w:w="1417" w:type="dxa"/>
          </w:tcPr>
          <w:p w14:paraId="7FE207EF" w14:textId="574CEE91"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9(3)v9(2)</w:t>
            </w:r>
          </w:p>
        </w:tc>
        <w:tc>
          <w:tcPr>
            <w:tcW w:w="960" w:type="dxa"/>
          </w:tcPr>
          <w:p w14:paraId="1D575789" w14:textId="2A29C9C8" w:rsidR="00665340"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157</w:t>
            </w:r>
          </w:p>
        </w:tc>
        <w:tc>
          <w:tcPr>
            <w:tcW w:w="2646" w:type="dxa"/>
          </w:tcPr>
          <w:p w14:paraId="3AC5D20D" w14:textId="3D9A324D" w:rsidR="00665340" w:rsidRPr="005A4898" w:rsidRDefault="002B7E33" w:rsidP="00665340">
            <w:pPr>
              <w:spacing w:after="240"/>
              <w:jc w:val="left"/>
              <w:rPr>
                <w:rFonts w:asciiTheme="minorHAnsi" w:hAnsiTheme="minorHAnsi" w:cstheme="minorHAnsi"/>
                <w:szCs w:val="22"/>
              </w:rPr>
            </w:pPr>
            <w:r>
              <w:rPr>
                <w:rFonts w:asciiTheme="minorHAnsi" w:hAnsiTheme="minorHAnsi" w:cstheme="minorHAnsi"/>
                <w:szCs w:val="22"/>
              </w:rPr>
              <w:t>Bid yield</w:t>
            </w:r>
          </w:p>
        </w:tc>
        <w:tc>
          <w:tcPr>
            <w:tcW w:w="2942" w:type="dxa"/>
          </w:tcPr>
          <w:p w14:paraId="521807CD" w14:textId="5601F2D0" w:rsidR="00665340" w:rsidRDefault="00B932AB"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be padded with zeros</w:t>
            </w:r>
            <w:r w:rsidR="005F627A">
              <w:rPr>
                <w:rFonts w:asciiTheme="minorHAnsi" w:hAnsiTheme="minorHAnsi" w:cstheme="minorHAnsi"/>
                <w:szCs w:val="22"/>
              </w:rPr>
              <w:t xml:space="preserve"> </w:t>
            </w:r>
            <w:r w:rsidR="005F627A" w:rsidRPr="000914AA">
              <w:rPr>
                <w:rFonts w:asciiTheme="minorHAnsi" w:hAnsiTheme="minorHAnsi" w:cstheme="minorHAnsi"/>
                <w:szCs w:val="22"/>
              </w:rPr>
              <w:t>(but no hard validation)</w:t>
            </w:r>
            <w:r>
              <w:rPr>
                <w:rFonts w:asciiTheme="minorHAnsi" w:hAnsiTheme="minorHAnsi" w:cstheme="minorHAnsi"/>
                <w:szCs w:val="22"/>
              </w:rPr>
              <w:t>.</w:t>
            </w:r>
          </w:p>
        </w:tc>
        <w:tc>
          <w:tcPr>
            <w:tcW w:w="3007" w:type="dxa"/>
          </w:tcPr>
          <w:p w14:paraId="7EF01D75" w14:textId="73EACE3E" w:rsidR="00665340" w:rsidRPr="00E06696" w:rsidRDefault="00D52F44" w:rsidP="00665340">
            <w:pPr>
              <w:jc w:val="left"/>
              <w:rPr>
                <w:rFonts w:asciiTheme="minorHAnsi" w:hAnsiTheme="minorHAnsi" w:cstheme="minorHAnsi"/>
                <w:szCs w:val="22"/>
              </w:rPr>
            </w:pPr>
            <w:r>
              <w:rPr>
                <w:rFonts w:asciiTheme="minorHAnsi" w:hAnsiTheme="minorHAnsi" w:cstheme="minorHAnsi"/>
                <w:szCs w:val="22"/>
              </w:rPr>
              <w:t>Unused for SSB.</w:t>
            </w:r>
          </w:p>
        </w:tc>
      </w:tr>
      <w:tr w:rsidR="00665340" w:rsidRPr="00400E60" w14:paraId="6499D315" w14:textId="77777777" w:rsidTr="000B3397">
        <w:tc>
          <w:tcPr>
            <w:tcW w:w="797" w:type="dxa"/>
          </w:tcPr>
          <w:p w14:paraId="04B9B40D" w14:textId="77777777" w:rsidR="00665340" w:rsidRPr="00F524AB" w:rsidRDefault="00665340" w:rsidP="00D21035">
            <w:pPr>
              <w:pStyle w:val="ListParagraph"/>
            </w:pPr>
          </w:p>
        </w:tc>
        <w:tc>
          <w:tcPr>
            <w:tcW w:w="2415" w:type="dxa"/>
          </w:tcPr>
          <w:p w14:paraId="633CF8AA" w14:textId="7C43B094"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PROCESSED_AMT</w:t>
            </w:r>
          </w:p>
        </w:tc>
        <w:tc>
          <w:tcPr>
            <w:tcW w:w="1417" w:type="dxa"/>
          </w:tcPr>
          <w:p w14:paraId="351C7676" w14:textId="4BDA29CE"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9(11)</w:t>
            </w:r>
          </w:p>
        </w:tc>
        <w:tc>
          <w:tcPr>
            <w:tcW w:w="960" w:type="dxa"/>
          </w:tcPr>
          <w:p w14:paraId="1FF96B81" w14:textId="3DC2317E" w:rsidR="00665340" w:rsidRPr="005A4898"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162</w:t>
            </w:r>
          </w:p>
        </w:tc>
        <w:tc>
          <w:tcPr>
            <w:tcW w:w="2646" w:type="dxa"/>
          </w:tcPr>
          <w:p w14:paraId="3E9DF726" w14:textId="68FE5F6E" w:rsidR="00665340" w:rsidRPr="005A4898" w:rsidRDefault="00665340" w:rsidP="00665340">
            <w:pPr>
              <w:spacing w:after="240"/>
              <w:jc w:val="left"/>
              <w:rPr>
                <w:rFonts w:asciiTheme="minorHAnsi" w:hAnsiTheme="minorHAnsi" w:cstheme="minorHAnsi"/>
                <w:szCs w:val="22"/>
              </w:rPr>
            </w:pPr>
            <w:r w:rsidRPr="005A4898">
              <w:rPr>
                <w:rFonts w:asciiTheme="minorHAnsi" w:hAnsiTheme="minorHAnsi" w:cstheme="minorHAnsi"/>
                <w:szCs w:val="22"/>
              </w:rPr>
              <w:t>Successfully allotted quantity</w:t>
            </w:r>
          </w:p>
        </w:tc>
        <w:tc>
          <w:tcPr>
            <w:tcW w:w="2942" w:type="dxa"/>
          </w:tcPr>
          <w:p w14:paraId="4D1F4AFD" w14:textId="6ED6AAF9" w:rsidR="00665340" w:rsidRDefault="00EF32D1"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be numeric.</w:t>
            </w:r>
          </w:p>
        </w:tc>
        <w:tc>
          <w:tcPr>
            <w:tcW w:w="3007" w:type="dxa"/>
          </w:tcPr>
          <w:p w14:paraId="448CB21D" w14:textId="77777777" w:rsidR="00665340" w:rsidRPr="00E06696" w:rsidRDefault="00665340" w:rsidP="00665340">
            <w:pPr>
              <w:jc w:val="left"/>
              <w:rPr>
                <w:rFonts w:asciiTheme="minorHAnsi" w:hAnsiTheme="minorHAnsi" w:cstheme="minorHAnsi"/>
                <w:szCs w:val="22"/>
              </w:rPr>
            </w:pPr>
          </w:p>
        </w:tc>
      </w:tr>
      <w:tr w:rsidR="00665340" w:rsidRPr="00400E60" w14:paraId="524E5ABD" w14:textId="77777777" w:rsidTr="000B3397">
        <w:tc>
          <w:tcPr>
            <w:tcW w:w="797" w:type="dxa"/>
          </w:tcPr>
          <w:p w14:paraId="6C58B913" w14:textId="77777777" w:rsidR="00665340" w:rsidRPr="00F524AB" w:rsidRDefault="00665340" w:rsidP="00D21035">
            <w:pPr>
              <w:pStyle w:val="ListParagraph"/>
            </w:pPr>
          </w:p>
        </w:tc>
        <w:tc>
          <w:tcPr>
            <w:tcW w:w="2415" w:type="dxa"/>
          </w:tcPr>
          <w:p w14:paraId="22C0F947" w14:textId="22FBF25B"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SETTLEMENT_AMT</w:t>
            </w:r>
          </w:p>
        </w:tc>
        <w:tc>
          <w:tcPr>
            <w:tcW w:w="1417" w:type="dxa"/>
          </w:tcPr>
          <w:p w14:paraId="6027D782" w14:textId="368D63E7"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9(13)v9(2)</w:t>
            </w:r>
          </w:p>
        </w:tc>
        <w:tc>
          <w:tcPr>
            <w:tcW w:w="960" w:type="dxa"/>
          </w:tcPr>
          <w:p w14:paraId="73837156" w14:textId="051A432F" w:rsidR="00665340" w:rsidRPr="005A4898"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173</w:t>
            </w:r>
          </w:p>
        </w:tc>
        <w:tc>
          <w:tcPr>
            <w:tcW w:w="2646" w:type="dxa"/>
          </w:tcPr>
          <w:p w14:paraId="6D6AD74E" w14:textId="77777777" w:rsidR="00665340" w:rsidRDefault="00665340" w:rsidP="00665340">
            <w:pPr>
              <w:pStyle w:val="Normalwithspace"/>
              <w:spacing w:before="0"/>
              <w:jc w:val="left"/>
              <w:rPr>
                <w:rFonts w:asciiTheme="minorHAnsi" w:hAnsiTheme="minorHAnsi" w:cstheme="minorHAnsi"/>
                <w:szCs w:val="22"/>
              </w:rPr>
            </w:pPr>
            <w:r>
              <w:rPr>
                <w:rFonts w:asciiTheme="minorHAnsi" w:hAnsiTheme="minorHAnsi" w:cstheme="minorHAnsi"/>
                <w:szCs w:val="22"/>
              </w:rPr>
              <w:t>Settlement amount</w:t>
            </w:r>
          </w:p>
          <w:p w14:paraId="149FEBA7" w14:textId="51793803" w:rsidR="00665340" w:rsidRPr="00E06696" w:rsidRDefault="00665340" w:rsidP="00665340">
            <w:pPr>
              <w:spacing w:after="240"/>
              <w:jc w:val="left"/>
              <w:rPr>
                <w:rFonts w:asciiTheme="minorHAnsi" w:hAnsiTheme="minorHAnsi" w:cstheme="minorHAnsi"/>
                <w:szCs w:val="22"/>
              </w:rPr>
            </w:pPr>
          </w:p>
        </w:tc>
        <w:tc>
          <w:tcPr>
            <w:tcW w:w="2942" w:type="dxa"/>
          </w:tcPr>
          <w:p w14:paraId="30A0C7A7" w14:textId="77777777" w:rsidR="00E512F1" w:rsidRDefault="00494AB0" w:rsidP="00665340">
            <w:pPr>
              <w:pStyle w:val="Normalwithspace"/>
              <w:spacing w:before="0"/>
              <w:jc w:val="left"/>
              <w:rPr>
                <w:rFonts w:asciiTheme="minorHAnsi" w:hAnsiTheme="minorHAnsi" w:cstheme="minorHAnsi"/>
                <w:szCs w:val="22"/>
              </w:rPr>
            </w:pPr>
            <w:commentRangeStart w:id="826"/>
            <w:r>
              <w:rPr>
                <w:rFonts w:asciiTheme="minorHAnsi" w:hAnsiTheme="minorHAnsi" w:cstheme="minorHAnsi"/>
                <w:szCs w:val="22"/>
              </w:rPr>
              <w:t>Must be</w:t>
            </w:r>
            <w:r w:rsidR="00665340">
              <w:rPr>
                <w:rFonts w:asciiTheme="minorHAnsi" w:hAnsiTheme="minorHAnsi" w:cstheme="minorHAnsi"/>
                <w:szCs w:val="22"/>
              </w:rPr>
              <w:t xml:space="preserve"> the same as processed amount for SSB</w:t>
            </w:r>
            <w:r>
              <w:rPr>
                <w:rFonts w:asciiTheme="minorHAnsi" w:hAnsiTheme="minorHAnsi" w:cstheme="minorHAnsi"/>
                <w:szCs w:val="22"/>
              </w:rPr>
              <w:t xml:space="preserve"> </w:t>
            </w:r>
          </w:p>
          <w:p w14:paraId="56201F70" w14:textId="4236500A" w:rsidR="00665340" w:rsidRDefault="00E512F1" w:rsidP="00665340">
            <w:pPr>
              <w:pStyle w:val="Normalwithspace"/>
              <w:spacing w:before="0"/>
              <w:jc w:val="left"/>
              <w:rPr>
                <w:rFonts w:asciiTheme="minorHAnsi" w:hAnsiTheme="minorHAnsi" w:cstheme="minorHAnsi"/>
                <w:szCs w:val="22"/>
              </w:rPr>
            </w:pPr>
            <w:r>
              <w:rPr>
                <w:rFonts w:asciiTheme="minorHAnsi" w:hAnsiTheme="minorHAnsi" w:cstheme="minorHAnsi"/>
                <w:szCs w:val="22"/>
              </w:rPr>
              <w:t>in the format of 13 digits before the decimal and 2 digits after.</w:t>
            </w:r>
            <w:commentRangeEnd w:id="826"/>
            <w:r w:rsidR="00F84114">
              <w:rPr>
                <w:rStyle w:val="CommentReference"/>
                <w:lang w:val="en-US"/>
              </w:rPr>
              <w:commentReference w:id="826"/>
            </w:r>
          </w:p>
        </w:tc>
        <w:tc>
          <w:tcPr>
            <w:tcW w:w="3007" w:type="dxa"/>
          </w:tcPr>
          <w:p w14:paraId="2962E740" w14:textId="34264563" w:rsidR="00665340" w:rsidRPr="00E06696" w:rsidRDefault="00665340" w:rsidP="00665340">
            <w:pPr>
              <w:jc w:val="left"/>
              <w:rPr>
                <w:rFonts w:asciiTheme="minorHAnsi" w:hAnsiTheme="minorHAnsi" w:cstheme="minorHAnsi"/>
                <w:szCs w:val="22"/>
              </w:rPr>
            </w:pPr>
          </w:p>
        </w:tc>
      </w:tr>
      <w:tr w:rsidR="00665340" w:rsidRPr="00400E60" w14:paraId="62BEC7A9" w14:textId="77777777" w:rsidTr="000B3397">
        <w:tc>
          <w:tcPr>
            <w:tcW w:w="797" w:type="dxa"/>
          </w:tcPr>
          <w:p w14:paraId="3281700F" w14:textId="77777777" w:rsidR="00665340" w:rsidRPr="00F524AB" w:rsidRDefault="00665340" w:rsidP="00D21035">
            <w:pPr>
              <w:pStyle w:val="ListParagraph"/>
            </w:pPr>
          </w:p>
        </w:tc>
        <w:tc>
          <w:tcPr>
            <w:tcW w:w="2415" w:type="dxa"/>
          </w:tcPr>
          <w:p w14:paraId="2AB4C116" w14:textId="4BFE7B15" w:rsidR="00665340" w:rsidRPr="00F84114" w:rsidRDefault="00665340" w:rsidP="00665340">
            <w:pPr>
              <w:pStyle w:val="Normalwithspace"/>
              <w:spacing w:before="0"/>
              <w:jc w:val="left"/>
              <w:rPr>
                <w:rFonts w:asciiTheme="minorHAnsi" w:hAnsiTheme="minorHAnsi" w:cstheme="minorHAnsi"/>
                <w:szCs w:val="22"/>
                <w:highlight w:val="cyan"/>
                <w:rPrChange w:id="827"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28" w:author="Jasmine WL TEO (MAS)" w:date="2026-01-06T18:37:00Z" w16du:dateUtc="2026-01-06T10:37:00Z">
                  <w:rPr>
                    <w:rFonts w:asciiTheme="minorHAnsi" w:hAnsiTheme="minorHAnsi" w:cstheme="minorHAnsi"/>
                    <w:szCs w:val="22"/>
                  </w:rPr>
                </w:rPrChange>
              </w:rPr>
              <w:t>CUST_BANK_CODE</w:t>
            </w:r>
          </w:p>
        </w:tc>
        <w:tc>
          <w:tcPr>
            <w:tcW w:w="1417" w:type="dxa"/>
          </w:tcPr>
          <w:p w14:paraId="73602BB7" w14:textId="7CC4A28D"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9(4)</w:t>
            </w:r>
          </w:p>
        </w:tc>
        <w:tc>
          <w:tcPr>
            <w:tcW w:w="960" w:type="dxa"/>
          </w:tcPr>
          <w:p w14:paraId="4B79EEF3" w14:textId="1D335C85" w:rsidR="00665340"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188</w:t>
            </w:r>
          </w:p>
        </w:tc>
        <w:tc>
          <w:tcPr>
            <w:tcW w:w="2646" w:type="dxa"/>
          </w:tcPr>
          <w:p w14:paraId="1FD0ABE2" w14:textId="6A0DD5D5" w:rsidR="00665340" w:rsidRDefault="00665340" w:rsidP="00665340">
            <w:pPr>
              <w:jc w:val="left"/>
              <w:rPr>
                <w:rFonts w:asciiTheme="minorHAnsi" w:hAnsiTheme="minorHAnsi" w:cstheme="minorHAnsi"/>
                <w:szCs w:val="22"/>
              </w:rPr>
            </w:pPr>
            <w:r w:rsidRPr="00E06696">
              <w:rPr>
                <w:rFonts w:asciiTheme="minorHAnsi" w:hAnsiTheme="minorHAnsi" w:cstheme="minorHAnsi"/>
                <w:szCs w:val="22"/>
              </w:rPr>
              <w:t>Settlement bank code</w:t>
            </w:r>
          </w:p>
        </w:tc>
        <w:tc>
          <w:tcPr>
            <w:tcW w:w="2942" w:type="dxa"/>
          </w:tcPr>
          <w:p w14:paraId="1F509995" w14:textId="40406F75" w:rsidR="00467DA8" w:rsidRDefault="00467DA8" w:rsidP="00665340">
            <w:pPr>
              <w:pStyle w:val="Normalwithspace"/>
              <w:spacing w:before="0"/>
              <w:jc w:val="left"/>
              <w:rPr>
                <w:rFonts w:asciiTheme="minorHAnsi" w:hAnsiTheme="minorHAnsi" w:cstheme="minorHAnsi"/>
                <w:szCs w:val="22"/>
              </w:rPr>
            </w:pPr>
            <w:r>
              <w:rPr>
                <w:rFonts w:asciiTheme="minorHAnsi" w:hAnsiTheme="minorHAnsi" w:cstheme="minorHAnsi"/>
                <w:szCs w:val="22"/>
              </w:rPr>
              <w:t xml:space="preserve">For CDP’s consolidated file, must be a valid 4-digit bank code of each </w:t>
            </w:r>
            <w:r w:rsidR="0097748D">
              <w:rPr>
                <w:rFonts w:asciiTheme="minorHAnsi" w:hAnsiTheme="minorHAnsi" w:cstheme="minorHAnsi"/>
                <w:szCs w:val="22"/>
              </w:rPr>
              <w:t>retail bank</w:t>
            </w:r>
            <w:r>
              <w:rPr>
                <w:rFonts w:asciiTheme="minorHAnsi" w:hAnsiTheme="minorHAnsi" w:cstheme="minorHAnsi"/>
                <w:szCs w:val="22"/>
              </w:rPr>
              <w:t>.</w:t>
            </w:r>
          </w:p>
          <w:p w14:paraId="4A206656" w14:textId="77777777" w:rsidR="0097748D" w:rsidRDefault="0097748D" w:rsidP="00665340">
            <w:pPr>
              <w:pStyle w:val="Normalwithspace"/>
              <w:spacing w:before="0"/>
              <w:jc w:val="left"/>
              <w:rPr>
                <w:rFonts w:asciiTheme="minorHAnsi" w:hAnsiTheme="minorHAnsi" w:cstheme="minorHAnsi"/>
                <w:szCs w:val="22"/>
              </w:rPr>
            </w:pPr>
          </w:p>
          <w:p w14:paraId="235EBB25" w14:textId="20633F6A" w:rsidR="00665340" w:rsidRDefault="00467DA8" w:rsidP="00665340">
            <w:pPr>
              <w:pStyle w:val="Normalwithspace"/>
              <w:spacing w:before="0"/>
              <w:jc w:val="left"/>
              <w:rPr>
                <w:rFonts w:asciiTheme="minorHAnsi" w:hAnsiTheme="minorHAnsi" w:cstheme="minorHAnsi"/>
                <w:szCs w:val="22"/>
              </w:rPr>
            </w:pPr>
            <w:r>
              <w:rPr>
                <w:rFonts w:asciiTheme="minorHAnsi" w:hAnsiTheme="minorHAnsi" w:cstheme="minorHAnsi"/>
                <w:szCs w:val="22"/>
              </w:rPr>
              <w:t xml:space="preserve">For each file of retail banks, must be the same as </w:t>
            </w:r>
            <w:r w:rsidR="00A07BBA">
              <w:rPr>
                <w:rFonts w:asciiTheme="minorHAnsi" w:hAnsiTheme="minorHAnsi" w:cstheme="minorHAnsi"/>
                <w:szCs w:val="28"/>
              </w:rPr>
              <w:t>PRI_DLR_CODE</w:t>
            </w:r>
            <w:r>
              <w:rPr>
                <w:rFonts w:asciiTheme="minorHAnsi" w:hAnsiTheme="minorHAnsi" w:cstheme="minorHAnsi"/>
                <w:szCs w:val="28"/>
              </w:rPr>
              <w:t>.</w:t>
            </w:r>
          </w:p>
        </w:tc>
        <w:tc>
          <w:tcPr>
            <w:tcW w:w="3007" w:type="dxa"/>
          </w:tcPr>
          <w:p w14:paraId="043E3D35" w14:textId="77777777" w:rsidR="00665340" w:rsidRPr="00E06696" w:rsidRDefault="00665340" w:rsidP="00665340">
            <w:pPr>
              <w:jc w:val="left"/>
              <w:rPr>
                <w:rFonts w:asciiTheme="minorHAnsi" w:hAnsiTheme="minorHAnsi" w:cstheme="minorHAnsi"/>
                <w:szCs w:val="22"/>
              </w:rPr>
            </w:pPr>
          </w:p>
        </w:tc>
      </w:tr>
      <w:tr w:rsidR="00665340" w:rsidRPr="00400E60" w14:paraId="0A1B6FD6" w14:textId="77777777" w:rsidTr="000B3397">
        <w:tc>
          <w:tcPr>
            <w:tcW w:w="797" w:type="dxa"/>
          </w:tcPr>
          <w:p w14:paraId="5D15D82C" w14:textId="77777777" w:rsidR="00665340" w:rsidRPr="00F524AB" w:rsidRDefault="00665340" w:rsidP="00D21035">
            <w:pPr>
              <w:pStyle w:val="ListParagraph"/>
            </w:pPr>
          </w:p>
        </w:tc>
        <w:tc>
          <w:tcPr>
            <w:tcW w:w="2415" w:type="dxa"/>
          </w:tcPr>
          <w:p w14:paraId="2A12FA4F" w14:textId="599E13DF" w:rsidR="00665340" w:rsidRPr="00F84114" w:rsidRDefault="00665340" w:rsidP="00665340">
            <w:pPr>
              <w:pStyle w:val="Normalwithspace"/>
              <w:spacing w:before="0"/>
              <w:jc w:val="left"/>
              <w:rPr>
                <w:rFonts w:asciiTheme="minorHAnsi" w:hAnsiTheme="minorHAnsi" w:cstheme="minorHAnsi"/>
                <w:szCs w:val="22"/>
                <w:highlight w:val="cyan"/>
                <w:rPrChange w:id="829"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30" w:author="Jasmine WL TEO (MAS)" w:date="2026-01-06T18:37:00Z" w16du:dateUtc="2026-01-06T10:37:00Z">
                  <w:rPr>
                    <w:rFonts w:asciiTheme="minorHAnsi" w:hAnsiTheme="minorHAnsi" w:cstheme="minorHAnsi"/>
                    <w:szCs w:val="22"/>
                  </w:rPr>
                </w:rPrChange>
              </w:rPr>
              <w:t>CUST_BANK_BC</w:t>
            </w:r>
          </w:p>
        </w:tc>
        <w:tc>
          <w:tcPr>
            <w:tcW w:w="1417" w:type="dxa"/>
          </w:tcPr>
          <w:p w14:paraId="351978E0" w14:textId="206D3585"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w:t>
            </w:r>
          </w:p>
        </w:tc>
        <w:tc>
          <w:tcPr>
            <w:tcW w:w="960" w:type="dxa"/>
          </w:tcPr>
          <w:p w14:paraId="2D3EEA7D" w14:textId="37DAA460" w:rsidR="00665340" w:rsidRPr="00E06696"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192</w:t>
            </w:r>
          </w:p>
        </w:tc>
        <w:tc>
          <w:tcPr>
            <w:tcW w:w="2646" w:type="dxa"/>
          </w:tcPr>
          <w:p w14:paraId="07CAABF7" w14:textId="06E38FF2" w:rsidR="00BB1C44" w:rsidRPr="00E06696" w:rsidRDefault="00665340" w:rsidP="00BB1C44">
            <w:pPr>
              <w:jc w:val="left"/>
              <w:rPr>
                <w:rFonts w:asciiTheme="minorHAnsi" w:hAnsiTheme="minorHAnsi" w:cstheme="minorHAnsi"/>
                <w:szCs w:val="22"/>
              </w:rPr>
            </w:pPr>
            <w:r w:rsidRPr="00E06696">
              <w:rPr>
                <w:rFonts w:asciiTheme="minorHAnsi" w:hAnsiTheme="minorHAnsi" w:cstheme="minorHAnsi"/>
                <w:szCs w:val="22"/>
              </w:rPr>
              <w:t>Indicator for Custodian or bank</w:t>
            </w:r>
          </w:p>
          <w:p w14:paraId="61B69154" w14:textId="6541B696" w:rsidR="00665340" w:rsidRPr="00E06696" w:rsidRDefault="00665340" w:rsidP="00665340">
            <w:pPr>
              <w:jc w:val="left"/>
              <w:rPr>
                <w:rFonts w:asciiTheme="minorHAnsi" w:hAnsiTheme="minorHAnsi" w:cstheme="minorHAnsi"/>
                <w:szCs w:val="22"/>
              </w:rPr>
            </w:pPr>
          </w:p>
        </w:tc>
        <w:tc>
          <w:tcPr>
            <w:tcW w:w="2942" w:type="dxa"/>
          </w:tcPr>
          <w:p w14:paraId="33F22E24" w14:textId="5F730EED" w:rsidR="00665340" w:rsidRDefault="00BB1C44"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00665340" w:rsidRPr="00E06696">
              <w:rPr>
                <w:rFonts w:asciiTheme="minorHAnsi" w:hAnsiTheme="minorHAnsi" w:cstheme="minorHAnsi"/>
                <w:szCs w:val="22"/>
              </w:rPr>
              <w:t xml:space="preserve"> ‘C’.</w:t>
            </w:r>
          </w:p>
        </w:tc>
        <w:tc>
          <w:tcPr>
            <w:tcW w:w="3007" w:type="dxa"/>
          </w:tcPr>
          <w:p w14:paraId="6CE0E0C2" w14:textId="77777777" w:rsidR="00665340" w:rsidRPr="00E06696" w:rsidRDefault="00665340" w:rsidP="00665340">
            <w:pPr>
              <w:jc w:val="left"/>
              <w:rPr>
                <w:rFonts w:asciiTheme="minorHAnsi" w:hAnsiTheme="minorHAnsi" w:cstheme="minorHAnsi"/>
                <w:szCs w:val="22"/>
              </w:rPr>
            </w:pPr>
          </w:p>
        </w:tc>
      </w:tr>
      <w:tr w:rsidR="00665340" w:rsidRPr="00400E60" w14:paraId="68735317" w14:textId="77777777" w:rsidTr="000B3397">
        <w:tc>
          <w:tcPr>
            <w:tcW w:w="797" w:type="dxa"/>
          </w:tcPr>
          <w:p w14:paraId="6DA83F30" w14:textId="77777777" w:rsidR="00665340" w:rsidRPr="00F524AB" w:rsidRDefault="00665340" w:rsidP="00D21035">
            <w:pPr>
              <w:pStyle w:val="ListParagraph"/>
            </w:pPr>
          </w:p>
        </w:tc>
        <w:tc>
          <w:tcPr>
            <w:tcW w:w="2415" w:type="dxa"/>
          </w:tcPr>
          <w:p w14:paraId="6A8D03A1" w14:textId="2B477585" w:rsidR="00665340" w:rsidRPr="00F84114" w:rsidRDefault="00665340" w:rsidP="00665340">
            <w:pPr>
              <w:pStyle w:val="Normalwithspace"/>
              <w:spacing w:before="0"/>
              <w:jc w:val="left"/>
              <w:rPr>
                <w:rFonts w:asciiTheme="minorHAnsi" w:hAnsiTheme="minorHAnsi" w:cstheme="minorHAnsi"/>
                <w:szCs w:val="22"/>
                <w:highlight w:val="cyan"/>
                <w:rPrChange w:id="831"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32" w:author="Jasmine WL TEO (MAS)" w:date="2026-01-06T18:37:00Z" w16du:dateUtc="2026-01-06T10:37:00Z">
                  <w:rPr>
                    <w:rFonts w:asciiTheme="minorHAnsi" w:hAnsiTheme="minorHAnsi" w:cstheme="minorHAnsi"/>
                    <w:szCs w:val="22"/>
                  </w:rPr>
                </w:rPrChange>
              </w:rPr>
              <w:t>TYPE_OF_APPLN</w:t>
            </w:r>
          </w:p>
        </w:tc>
        <w:tc>
          <w:tcPr>
            <w:tcW w:w="1417" w:type="dxa"/>
          </w:tcPr>
          <w:p w14:paraId="3ED1269B" w14:textId="6F7432D3"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X(3)</w:t>
            </w:r>
          </w:p>
        </w:tc>
        <w:tc>
          <w:tcPr>
            <w:tcW w:w="960" w:type="dxa"/>
          </w:tcPr>
          <w:p w14:paraId="78C2F075" w14:textId="1019EBE8" w:rsidR="00665340" w:rsidRPr="00E06696" w:rsidRDefault="009B5611" w:rsidP="00665340">
            <w:pPr>
              <w:jc w:val="left"/>
              <w:rPr>
                <w:rFonts w:asciiTheme="minorHAnsi" w:hAnsiTheme="minorHAnsi" w:cstheme="minorHAnsi"/>
                <w:szCs w:val="22"/>
              </w:rPr>
            </w:pPr>
            <w:r>
              <w:rPr>
                <w:rFonts w:asciiTheme="minorHAnsi" w:hAnsiTheme="minorHAnsi" w:cstheme="minorHAnsi"/>
                <w:szCs w:val="22"/>
              </w:rPr>
              <w:t>193</w:t>
            </w:r>
          </w:p>
        </w:tc>
        <w:tc>
          <w:tcPr>
            <w:tcW w:w="2646" w:type="dxa"/>
          </w:tcPr>
          <w:p w14:paraId="4451850D" w14:textId="11BBB0AC" w:rsidR="00BB1C44" w:rsidRPr="00E06696" w:rsidRDefault="00665340" w:rsidP="00BB1C44">
            <w:pPr>
              <w:spacing w:after="240"/>
              <w:jc w:val="left"/>
              <w:rPr>
                <w:rFonts w:asciiTheme="minorHAnsi" w:hAnsiTheme="minorHAnsi" w:cstheme="minorHAnsi"/>
                <w:szCs w:val="22"/>
              </w:rPr>
            </w:pPr>
            <w:r w:rsidRPr="00E06696">
              <w:rPr>
                <w:rFonts w:asciiTheme="minorHAnsi" w:hAnsiTheme="minorHAnsi" w:cstheme="minorHAnsi"/>
                <w:szCs w:val="22"/>
              </w:rPr>
              <w:t>Type of applicant</w:t>
            </w:r>
          </w:p>
          <w:p w14:paraId="698FA4C6" w14:textId="2615346A" w:rsidR="00665340" w:rsidRPr="00E06696" w:rsidRDefault="00665340" w:rsidP="00665340">
            <w:pPr>
              <w:jc w:val="left"/>
              <w:rPr>
                <w:rFonts w:asciiTheme="minorHAnsi" w:hAnsiTheme="minorHAnsi" w:cstheme="minorHAnsi"/>
                <w:szCs w:val="22"/>
              </w:rPr>
            </w:pPr>
          </w:p>
        </w:tc>
        <w:tc>
          <w:tcPr>
            <w:tcW w:w="2942" w:type="dxa"/>
          </w:tcPr>
          <w:p w14:paraId="46B12BE7" w14:textId="099F0993" w:rsidR="00665340" w:rsidRDefault="00BB1C44"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00665340" w:rsidRPr="00E06696">
              <w:rPr>
                <w:rFonts w:asciiTheme="minorHAnsi" w:hAnsiTheme="minorHAnsi" w:cstheme="minorHAnsi"/>
                <w:szCs w:val="22"/>
              </w:rPr>
              <w:t xml:space="preserve"> ‘IND’.</w:t>
            </w:r>
          </w:p>
        </w:tc>
        <w:tc>
          <w:tcPr>
            <w:tcW w:w="3007" w:type="dxa"/>
          </w:tcPr>
          <w:p w14:paraId="15EE0CF2" w14:textId="77777777" w:rsidR="00665340" w:rsidRPr="00E06696" w:rsidRDefault="00665340" w:rsidP="00665340">
            <w:pPr>
              <w:jc w:val="left"/>
              <w:rPr>
                <w:rFonts w:asciiTheme="minorHAnsi" w:hAnsiTheme="minorHAnsi" w:cstheme="minorHAnsi"/>
                <w:szCs w:val="22"/>
              </w:rPr>
            </w:pPr>
          </w:p>
        </w:tc>
      </w:tr>
      <w:tr w:rsidR="00665340" w:rsidRPr="00400E60" w14:paraId="48A63A26" w14:textId="77777777" w:rsidTr="000B3397">
        <w:tc>
          <w:tcPr>
            <w:tcW w:w="797" w:type="dxa"/>
          </w:tcPr>
          <w:p w14:paraId="1A501F7B" w14:textId="77777777" w:rsidR="00665340" w:rsidRPr="00F524AB" w:rsidRDefault="00665340" w:rsidP="00D21035">
            <w:pPr>
              <w:pStyle w:val="ListParagraph"/>
            </w:pPr>
            <w:commentRangeStart w:id="833"/>
          </w:p>
        </w:tc>
        <w:tc>
          <w:tcPr>
            <w:tcW w:w="2415" w:type="dxa"/>
          </w:tcPr>
          <w:p w14:paraId="0ED465B0" w14:textId="2C118EE2"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CDP_ACCT_NO</w:t>
            </w:r>
          </w:p>
        </w:tc>
        <w:tc>
          <w:tcPr>
            <w:tcW w:w="1417" w:type="dxa"/>
          </w:tcPr>
          <w:p w14:paraId="054DC6AA" w14:textId="38A34E17"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X(16)</w:t>
            </w:r>
          </w:p>
        </w:tc>
        <w:tc>
          <w:tcPr>
            <w:tcW w:w="960" w:type="dxa"/>
          </w:tcPr>
          <w:p w14:paraId="13CB244E" w14:textId="0C868D2F" w:rsidR="00665340" w:rsidRPr="00E06696" w:rsidRDefault="009B5611" w:rsidP="00665340">
            <w:pPr>
              <w:spacing w:after="240"/>
              <w:jc w:val="left"/>
              <w:rPr>
                <w:rFonts w:asciiTheme="minorHAnsi" w:hAnsiTheme="minorHAnsi" w:cstheme="minorHAnsi"/>
                <w:szCs w:val="22"/>
              </w:rPr>
            </w:pPr>
            <w:r>
              <w:rPr>
                <w:rFonts w:asciiTheme="minorHAnsi" w:hAnsiTheme="minorHAnsi" w:cstheme="minorHAnsi"/>
                <w:szCs w:val="22"/>
              </w:rPr>
              <w:t>196</w:t>
            </w:r>
          </w:p>
        </w:tc>
        <w:tc>
          <w:tcPr>
            <w:tcW w:w="2646" w:type="dxa"/>
          </w:tcPr>
          <w:p w14:paraId="733C6ED1" w14:textId="6E473BB2" w:rsidR="00665340" w:rsidRPr="00E06696" w:rsidRDefault="00665340" w:rsidP="00665340">
            <w:pPr>
              <w:jc w:val="left"/>
              <w:rPr>
                <w:rFonts w:asciiTheme="minorHAnsi" w:hAnsiTheme="minorHAnsi" w:cstheme="minorHAnsi"/>
                <w:szCs w:val="22"/>
              </w:rPr>
            </w:pPr>
            <w:r w:rsidRPr="00E06696">
              <w:rPr>
                <w:rFonts w:asciiTheme="minorHAnsi" w:hAnsiTheme="minorHAnsi" w:cstheme="minorHAnsi"/>
                <w:szCs w:val="22"/>
              </w:rPr>
              <w:t>CDP account number of the applicant</w:t>
            </w:r>
          </w:p>
        </w:tc>
        <w:tc>
          <w:tcPr>
            <w:tcW w:w="2942" w:type="dxa"/>
          </w:tcPr>
          <w:p w14:paraId="707447C0" w14:textId="445022C1" w:rsidR="00665340" w:rsidRDefault="00E96D79" w:rsidP="00665340">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commentRangeEnd w:id="833"/>
            <w:r w:rsidR="00F84114">
              <w:rPr>
                <w:rStyle w:val="CommentReference"/>
                <w:lang w:val="en-US"/>
              </w:rPr>
              <w:commentReference w:id="833"/>
            </w:r>
          </w:p>
        </w:tc>
        <w:tc>
          <w:tcPr>
            <w:tcW w:w="3007" w:type="dxa"/>
          </w:tcPr>
          <w:p w14:paraId="37F18C75" w14:textId="1DA65E97" w:rsidR="00665340" w:rsidRPr="00E06696" w:rsidRDefault="00E96D79" w:rsidP="00665340">
            <w:pPr>
              <w:jc w:val="left"/>
              <w:rPr>
                <w:rFonts w:asciiTheme="minorHAnsi" w:hAnsiTheme="minorHAnsi" w:cstheme="minorHAnsi"/>
                <w:szCs w:val="22"/>
              </w:rPr>
            </w:pPr>
            <w:r w:rsidRPr="00E06696">
              <w:rPr>
                <w:rFonts w:asciiTheme="minorHAnsi" w:hAnsiTheme="minorHAnsi" w:cstheme="minorHAnsi"/>
                <w:szCs w:val="22"/>
              </w:rPr>
              <w:t>It should exclude any hash sign and only include numbers.</w:t>
            </w:r>
          </w:p>
        </w:tc>
      </w:tr>
      <w:tr w:rsidR="00665340" w:rsidRPr="00400E60" w14:paraId="27EB9A15" w14:textId="77777777" w:rsidTr="000B3397">
        <w:tc>
          <w:tcPr>
            <w:tcW w:w="797" w:type="dxa"/>
          </w:tcPr>
          <w:p w14:paraId="48C93BFD" w14:textId="77777777" w:rsidR="00665340" w:rsidRPr="00F524AB" w:rsidRDefault="00665340" w:rsidP="00D21035">
            <w:pPr>
              <w:pStyle w:val="ListParagraph"/>
            </w:pPr>
          </w:p>
        </w:tc>
        <w:tc>
          <w:tcPr>
            <w:tcW w:w="2415" w:type="dxa"/>
          </w:tcPr>
          <w:p w14:paraId="6B0F3585" w14:textId="1482D838" w:rsidR="00665340" w:rsidRPr="005A4898" w:rsidRDefault="00665340" w:rsidP="00665340">
            <w:pPr>
              <w:pStyle w:val="Normalwithspace"/>
              <w:spacing w:before="0"/>
              <w:jc w:val="left"/>
              <w:rPr>
                <w:rFonts w:asciiTheme="minorHAnsi" w:hAnsiTheme="minorHAnsi" w:cstheme="minorHAnsi"/>
                <w:szCs w:val="22"/>
              </w:rPr>
            </w:pPr>
            <w:r w:rsidRPr="00F84114">
              <w:rPr>
                <w:rFonts w:asciiTheme="minorHAnsi" w:hAnsiTheme="minorHAnsi" w:cstheme="minorHAnsi"/>
                <w:szCs w:val="22"/>
                <w:highlight w:val="cyan"/>
                <w:rPrChange w:id="834" w:author="Jasmine WL TEO (MAS)" w:date="2026-01-06T18:37:00Z" w16du:dateUtc="2026-01-06T10:37:00Z">
                  <w:rPr>
                    <w:rFonts w:asciiTheme="minorHAnsi" w:hAnsiTheme="minorHAnsi" w:cstheme="minorHAnsi"/>
                    <w:szCs w:val="22"/>
                  </w:rPr>
                </w:rPrChange>
              </w:rPr>
              <w:t>SUB_METHOD</w:t>
            </w:r>
          </w:p>
        </w:tc>
        <w:tc>
          <w:tcPr>
            <w:tcW w:w="1417" w:type="dxa"/>
          </w:tcPr>
          <w:p w14:paraId="41851CA3" w14:textId="7AADA5D8"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w:t>
            </w:r>
          </w:p>
        </w:tc>
        <w:tc>
          <w:tcPr>
            <w:tcW w:w="960" w:type="dxa"/>
          </w:tcPr>
          <w:p w14:paraId="2AA873A8" w14:textId="7CC0F6B2" w:rsidR="00665340" w:rsidRPr="00E06696" w:rsidRDefault="009B5611" w:rsidP="00665340">
            <w:pPr>
              <w:spacing w:after="240"/>
              <w:jc w:val="left"/>
              <w:rPr>
                <w:rFonts w:asciiTheme="minorHAnsi" w:hAnsiTheme="minorHAnsi" w:cstheme="minorHAnsi"/>
                <w:szCs w:val="22"/>
              </w:rPr>
            </w:pPr>
            <w:r>
              <w:rPr>
                <w:rFonts w:asciiTheme="minorHAnsi" w:hAnsiTheme="minorHAnsi" w:cstheme="minorHAnsi"/>
                <w:szCs w:val="22"/>
              </w:rPr>
              <w:t>212</w:t>
            </w:r>
          </w:p>
        </w:tc>
        <w:tc>
          <w:tcPr>
            <w:tcW w:w="2646" w:type="dxa"/>
          </w:tcPr>
          <w:p w14:paraId="1B69B0BA" w14:textId="1DC19746" w:rsidR="00665340" w:rsidRPr="00E06696" w:rsidRDefault="00665340" w:rsidP="00BB1C44">
            <w:pPr>
              <w:jc w:val="left"/>
              <w:rPr>
                <w:rFonts w:asciiTheme="minorHAnsi" w:hAnsiTheme="minorHAnsi" w:cstheme="minorHAnsi"/>
                <w:szCs w:val="22"/>
              </w:rPr>
            </w:pPr>
            <w:r w:rsidRPr="00E06696">
              <w:rPr>
                <w:rFonts w:asciiTheme="minorHAnsi" w:hAnsiTheme="minorHAnsi" w:cstheme="minorHAnsi"/>
                <w:szCs w:val="22"/>
              </w:rPr>
              <w:t>Submission method indicator</w:t>
            </w:r>
          </w:p>
        </w:tc>
        <w:tc>
          <w:tcPr>
            <w:tcW w:w="2942" w:type="dxa"/>
          </w:tcPr>
          <w:p w14:paraId="40AD87FE" w14:textId="62E5A6A7" w:rsidR="00665340" w:rsidRDefault="00BB1C44"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be ‘A’, ‘B’ or ‘C’.</w:t>
            </w:r>
          </w:p>
        </w:tc>
        <w:tc>
          <w:tcPr>
            <w:tcW w:w="3007" w:type="dxa"/>
          </w:tcPr>
          <w:p w14:paraId="2A7E2E70" w14:textId="77777777" w:rsidR="00BB1C44" w:rsidRPr="00E06696" w:rsidRDefault="00BB1C44" w:rsidP="00BB1C44">
            <w:pPr>
              <w:jc w:val="left"/>
              <w:rPr>
                <w:rFonts w:asciiTheme="minorHAnsi" w:hAnsiTheme="minorHAnsi" w:cstheme="minorHAnsi"/>
                <w:szCs w:val="22"/>
              </w:rPr>
            </w:pPr>
            <w:r w:rsidRPr="00E06696">
              <w:rPr>
                <w:rFonts w:asciiTheme="minorHAnsi" w:hAnsiTheme="minorHAnsi" w:cstheme="minorHAnsi"/>
                <w:szCs w:val="22"/>
              </w:rPr>
              <w:t>A – ATM submissions</w:t>
            </w:r>
          </w:p>
          <w:p w14:paraId="45C83BE7" w14:textId="77777777" w:rsidR="00BB1C44" w:rsidRPr="00E06696" w:rsidRDefault="00BB1C44" w:rsidP="00BB1C44">
            <w:pPr>
              <w:jc w:val="left"/>
              <w:rPr>
                <w:rFonts w:asciiTheme="minorHAnsi" w:hAnsiTheme="minorHAnsi" w:cstheme="minorHAnsi"/>
                <w:szCs w:val="22"/>
              </w:rPr>
            </w:pPr>
            <w:r w:rsidRPr="00E06696">
              <w:rPr>
                <w:rFonts w:asciiTheme="minorHAnsi" w:hAnsiTheme="minorHAnsi" w:cstheme="minorHAnsi"/>
                <w:szCs w:val="22"/>
              </w:rPr>
              <w:t xml:space="preserve">B – </w:t>
            </w:r>
            <w:proofErr w:type="spellStart"/>
            <w:r w:rsidRPr="00E06696">
              <w:rPr>
                <w:rFonts w:asciiTheme="minorHAnsi" w:hAnsiTheme="minorHAnsi" w:cstheme="minorHAnsi"/>
                <w:szCs w:val="22"/>
              </w:rPr>
              <w:t>iBanking</w:t>
            </w:r>
            <w:proofErr w:type="spellEnd"/>
            <w:r w:rsidRPr="00E06696">
              <w:rPr>
                <w:rFonts w:asciiTheme="minorHAnsi" w:hAnsiTheme="minorHAnsi" w:cstheme="minorHAnsi"/>
                <w:szCs w:val="22"/>
              </w:rPr>
              <w:t xml:space="preserve"> submissions</w:t>
            </w:r>
          </w:p>
          <w:p w14:paraId="5C46EC7F" w14:textId="2DAEF61E" w:rsidR="00665340" w:rsidRPr="00E06696" w:rsidRDefault="00BB1C44" w:rsidP="00BB1C44">
            <w:pPr>
              <w:jc w:val="left"/>
              <w:rPr>
                <w:rFonts w:asciiTheme="minorHAnsi" w:hAnsiTheme="minorHAnsi" w:cstheme="minorHAnsi"/>
                <w:szCs w:val="22"/>
              </w:rPr>
            </w:pPr>
            <w:r w:rsidRPr="00E06696">
              <w:rPr>
                <w:rFonts w:asciiTheme="minorHAnsi" w:hAnsiTheme="minorHAnsi" w:cstheme="minorHAnsi"/>
                <w:szCs w:val="22"/>
              </w:rPr>
              <w:t>C – mobile app submissions</w:t>
            </w:r>
          </w:p>
        </w:tc>
      </w:tr>
      <w:tr w:rsidR="00665340" w:rsidRPr="00400E60" w14:paraId="2030EAE0" w14:textId="77777777" w:rsidTr="000B3397">
        <w:tc>
          <w:tcPr>
            <w:tcW w:w="797" w:type="dxa"/>
          </w:tcPr>
          <w:p w14:paraId="361F4AF5" w14:textId="77777777" w:rsidR="00665340" w:rsidRPr="00F524AB" w:rsidRDefault="00665340" w:rsidP="00D21035">
            <w:pPr>
              <w:pStyle w:val="ListParagraph"/>
            </w:pPr>
          </w:p>
        </w:tc>
        <w:tc>
          <w:tcPr>
            <w:tcW w:w="2415" w:type="dxa"/>
          </w:tcPr>
          <w:p w14:paraId="698B68E0" w14:textId="0FAF4A3A"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REC_STATUS</w:t>
            </w:r>
          </w:p>
        </w:tc>
        <w:tc>
          <w:tcPr>
            <w:tcW w:w="1417" w:type="dxa"/>
          </w:tcPr>
          <w:p w14:paraId="24434B58" w14:textId="52BF450C"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w:t>
            </w:r>
          </w:p>
        </w:tc>
        <w:tc>
          <w:tcPr>
            <w:tcW w:w="960" w:type="dxa"/>
          </w:tcPr>
          <w:p w14:paraId="44AE2D02" w14:textId="4EE7D89D" w:rsidR="00665340" w:rsidRPr="00E06696" w:rsidRDefault="009B5611" w:rsidP="00665340">
            <w:pPr>
              <w:jc w:val="left"/>
              <w:rPr>
                <w:rFonts w:asciiTheme="minorHAnsi" w:hAnsiTheme="minorHAnsi" w:cstheme="minorHAnsi"/>
                <w:szCs w:val="22"/>
              </w:rPr>
            </w:pPr>
            <w:r>
              <w:rPr>
                <w:rFonts w:asciiTheme="minorHAnsi" w:hAnsiTheme="minorHAnsi" w:cstheme="minorHAnsi"/>
                <w:szCs w:val="22"/>
              </w:rPr>
              <w:t>213</w:t>
            </w:r>
          </w:p>
        </w:tc>
        <w:tc>
          <w:tcPr>
            <w:tcW w:w="2646" w:type="dxa"/>
          </w:tcPr>
          <w:p w14:paraId="69018ED9" w14:textId="70113520" w:rsidR="00665340" w:rsidRPr="00E06696" w:rsidRDefault="00665340" w:rsidP="00BB1C44">
            <w:pPr>
              <w:pStyle w:val="Normalwithspace"/>
              <w:spacing w:before="0"/>
              <w:jc w:val="left"/>
              <w:rPr>
                <w:rFonts w:asciiTheme="minorHAnsi" w:hAnsiTheme="minorHAnsi" w:cstheme="minorHAnsi"/>
                <w:szCs w:val="22"/>
              </w:rPr>
            </w:pPr>
            <w:r>
              <w:rPr>
                <w:rFonts w:asciiTheme="minorHAnsi" w:hAnsiTheme="minorHAnsi" w:cstheme="minorHAnsi"/>
                <w:szCs w:val="22"/>
              </w:rPr>
              <w:t>Allotment record status</w:t>
            </w:r>
          </w:p>
        </w:tc>
        <w:tc>
          <w:tcPr>
            <w:tcW w:w="2942" w:type="dxa"/>
          </w:tcPr>
          <w:p w14:paraId="7BD214F6" w14:textId="5F41A900" w:rsidR="00665340" w:rsidRDefault="00BB1C44"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be ‘P’, ‘F’ or ‘I’.</w:t>
            </w:r>
          </w:p>
        </w:tc>
        <w:tc>
          <w:tcPr>
            <w:tcW w:w="3007" w:type="dxa"/>
          </w:tcPr>
          <w:p w14:paraId="3CD47ECB" w14:textId="77777777" w:rsidR="00BB1C44" w:rsidRDefault="00BB1C44" w:rsidP="00BB1C44">
            <w:pPr>
              <w:jc w:val="left"/>
              <w:rPr>
                <w:rFonts w:asciiTheme="minorHAnsi" w:hAnsiTheme="minorHAnsi" w:cstheme="minorHAnsi"/>
                <w:szCs w:val="22"/>
              </w:rPr>
            </w:pPr>
            <w:r>
              <w:rPr>
                <w:rFonts w:asciiTheme="minorHAnsi" w:hAnsiTheme="minorHAnsi" w:cstheme="minorHAnsi"/>
                <w:szCs w:val="22"/>
              </w:rPr>
              <w:t>P</w:t>
            </w:r>
            <w:r w:rsidRPr="00E06696">
              <w:rPr>
                <w:rFonts w:asciiTheme="minorHAnsi" w:hAnsiTheme="minorHAnsi" w:cstheme="minorHAnsi"/>
                <w:szCs w:val="22"/>
              </w:rPr>
              <w:t xml:space="preserve"> – </w:t>
            </w:r>
            <w:r w:rsidRPr="005A4898">
              <w:rPr>
                <w:rFonts w:asciiTheme="minorHAnsi" w:hAnsiTheme="minorHAnsi" w:cstheme="minorHAnsi"/>
                <w:szCs w:val="22"/>
              </w:rPr>
              <w:t xml:space="preserve">Pass (full allotment) </w:t>
            </w:r>
          </w:p>
          <w:p w14:paraId="3F10FF4C" w14:textId="77777777" w:rsidR="00BB1C44" w:rsidRDefault="00BB1C44" w:rsidP="00BB1C44">
            <w:pPr>
              <w:jc w:val="left"/>
              <w:rPr>
                <w:rFonts w:asciiTheme="minorHAnsi" w:hAnsiTheme="minorHAnsi" w:cstheme="minorHAnsi"/>
                <w:szCs w:val="22"/>
              </w:rPr>
            </w:pPr>
            <w:r>
              <w:rPr>
                <w:rFonts w:asciiTheme="minorHAnsi" w:hAnsiTheme="minorHAnsi" w:cstheme="minorHAnsi"/>
                <w:szCs w:val="22"/>
              </w:rPr>
              <w:t>F</w:t>
            </w:r>
            <w:r w:rsidRPr="00E06696">
              <w:rPr>
                <w:rFonts w:asciiTheme="minorHAnsi" w:hAnsiTheme="minorHAnsi" w:cstheme="minorHAnsi"/>
                <w:szCs w:val="22"/>
              </w:rPr>
              <w:t xml:space="preserve"> – </w:t>
            </w:r>
            <w:r w:rsidRPr="005A4898">
              <w:rPr>
                <w:rFonts w:asciiTheme="minorHAnsi" w:hAnsiTheme="minorHAnsi" w:cstheme="minorHAnsi"/>
                <w:szCs w:val="22"/>
              </w:rPr>
              <w:t>Fail (zero allotment)</w:t>
            </w:r>
          </w:p>
          <w:p w14:paraId="457B246B" w14:textId="0A1EE061" w:rsidR="00665340" w:rsidRPr="00E06696" w:rsidRDefault="00BB1C44" w:rsidP="00BB1C44">
            <w:pPr>
              <w:jc w:val="left"/>
              <w:rPr>
                <w:rFonts w:asciiTheme="minorHAnsi" w:hAnsiTheme="minorHAnsi" w:cstheme="minorHAnsi"/>
                <w:szCs w:val="22"/>
              </w:rPr>
            </w:pPr>
            <w:r>
              <w:rPr>
                <w:rFonts w:asciiTheme="minorHAnsi" w:hAnsiTheme="minorHAnsi" w:cstheme="minorHAnsi"/>
                <w:szCs w:val="22"/>
              </w:rPr>
              <w:t>I</w:t>
            </w:r>
            <w:r w:rsidRPr="00E06696">
              <w:rPr>
                <w:rFonts w:asciiTheme="minorHAnsi" w:hAnsiTheme="minorHAnsi" w:cstheme="minorHAnsi"/>
                <w:szCs w:val="22"/>
              </w:rPr>
              <w:t xml:space="preserve"> – </w:t>
            </w:r>
            <w:r w:rsidRPr="005A4898">
              <w:rPr>
                <w:rFonts w:asciiTheme="minorHAnsi" w:hAnsiTheme="minorHAnsi" w:cstheme="minorHAnsi"/>
                <w:szCs w:val="22"/>
              </w:rPr>
              <w:t>Incomplete (partial allotment)</w:t>
            </w:r>
          </w:p>
        </w:tc>
      </w:tr>
      <w:tr w:rsidR="00665340" w:rsidRPr="00400E60" w14:paraId="1AFBF707" w14:textId="77777777" w:rsidTr="000B3397">
        <w:tc>
          <w:tcPr>
            <w:tcW w:w="797" w:type="dxa"/>
          </w:tcPr>
          <w:p w14:paraId="236F9857" w14:textId="77777777" w:rsidR="00665340" w:rsidRPr="00F524AB" w:rsidRDefault="00665340" w:rsidP="00D21035">
            <w:pPr>
              <w:pStyle w:val="ListParagraph"/>
            </w:pPr>
          </w:p>
        </w:tc>
        <w:tc>
          <w:tcPr>
            <w:tcW w:w="2415" w:type="dxa"/>
          </w:tcPr>
          <w:p w14:paraId="0B340C3D" w14:textId="4F407C5E"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REC_ERROR_DESC</w:t>
            </w:r>
          </w:p>
        </w:tc>
        <w:tc>
          <w:tcPr>
            <w:tcW w:w="1417" w:type="dxa"/>
          </w:tcPr>
          <w:p w14:paraId="66C63056" w14:textId="77EFFE28"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X(20)</w:t>
            </w:r>
          </w:p>
        </w:tc>
        <w:tc>
          <w:tcPr>
            <w:tcW w:w="960" w:type="dxa"/>
          </w:tcPr>
          <w:p w14:paraId="5C394B93" w14:textId="51BDA2B5" w:rsidR="00665340"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214</w:t>
            </w:r>
          </w:p>
        </w:tc>
        <w:tc>
          <w:tcPr>
            <w:tcW w:w="2646" w:type="dxa"/>
          </w:tcPr>
          <w:p w14:paraId="1D153BAB" w14:textId="6C5C2A7F" w:rsidR="00665340" w:rsidRDefault="00665340" w:rsidP="00665340">
            <w:pPr>
              <w:jc w:val="left"/>
              <w:rPr>
                <w:rFonts w:asciiTheme="minorHAnsi" w:hAnsiTheme="minorHAnsi" w:cstheme="minorHAnsi"/>
                <w:szCs w:val="22"/>
              </w:rPr>
            </w:pPr>
            <w:r>
              <w:rPr>
                <w:rFonts w:asciiTheme="minorHAnsi" w:hAnsiTheme="minorHAnsi" w:cstheme="minorHAnsi"/>
                <w:szCs w:val="22"/>
              </w:rPr>
              <w:t>Allotment record</w:t>
            </w:r>
            <w:r w:rsidRPr="001D7450">
              <w:rPr>
                <w:rFonts w:asciiTheme="minorHAnsi" w:hAnsiTheme="minorHAnsi" w:cstheme="minorHAnsi"/>
                <w:szCs w:val="22"/>
              </w:rPr>
              <w:t xml:space="preserve"> error description</w:t>
            </w:r>
          </w:p>
        </w:tc>
        <w:tc>
          <w:tcPr>
            <w:tcW w:w="2942" w:type="dxa"/>
          </w:tcPr>
          <w:p w14:paraId="529ECCDC" w14:textId="2C14E3C7" w:rsidR="00665340" w:rsidRDefault="006E35BD" w:rsidP="00665340">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7" w:type="dxa"/>
          </w:tcPr>
          <w:p w14:paraId="3126078A" w14:textId="1D2127AC" w:rsidR="00665340" w:rsidRPr="00E06696" w:rsidRDefault="00FF7964" w:rsidP="00665340">
            <w:pPr>
              <w:jc w:val="left"/>
              <w:rPr>
                <w:rFonts w:asciiTheme="minorHAnsi" w:hAnsiTheme="minorHAnsi" w:cstheme="minorHAnsi"/>
                <w:szCs w:val="22"/>
              </w:rPr>
            </w:pPr>
            <w:r>
              <w:rPr>
                <w:rFonts w:asciiTheme="minorHAnsi" w:hAnsiTheme="minorHAnsi" w:cstheme="minorHAnsi"/>
                <w:szCs w:val="22"/>
              </w:rPr>
              <w:t xml:space="preserve">Available error descriptions can be found in </w:t>
            </w:r>
            <w:hyperlink w:anchor="_Appendix_B.3_-" w:history="1">
              <w:r w:rsidR="00AC58AA">
                <w:rPr>
                  <w:rStyle w:val="Hyperlink"/>
                  <w:rFonts w:asciiTheme="minorHAnsi" w:hAnsiTheme="minorHAnsi" w:cstheme="minorHAnsi"/>
                  <w:szCs w:val="22"/>
                </w:rPr>
                <w:t>Appendix B.3 - Error Descriptions in REC_ERROR_DESC for SSB Allotment Results Files</w:t>
              </w:r>
            </w:hyperlink>
            <w:r>
              <w:rPr>
                <w:rFonts w:asciiTheme="minorHAnsi" w:hAnsiTheme="minorHAnsi" w:cstheme="minorHAnsi"/>
                <w:szCs w:val="22"/>
              </w:rPr>
              <w:t>.</w:t>
            </w:r>
          </w:p>
        </w:tc>
      </w:tr>
      <w:tr w:rsidR="00665340" w:rsidRPr="00400E60" w14:paraId="306BC411" w14:textId="77777777" w:rsidTr="000B3397">
        <w:tc>
          <w:tcPr>
            <w:tcW w:w="797" w:type="dxa"/>
          </w:tcPr>
          <w:p w14:paraId="3D7F6DEC" w14:textId="77777777" w:rsidR="00665340" w:rsidRPr="00F524AB" w:rsidRDefault="00665340" w:rsidP="00D21035">
            <w:pPr>
              <w:pStyle w:val="ListParagraph"/>
            </w:pPr>
          </w:p>
        </w:tc>
        <w:tc>
          <w:tcPr>
            <w:tcW w:w="2415" w:type="dxa"/>
          </w:tcPr>
          <w:p w14:paraId="5CA8C795" w14:textId="314D97B1" w:rsidR="00665340" w:rsidRPr="005A4898" w:rsidRDefault="00665340" w:rsidP="00665340">
            <w:pPr>
              <w:pStyle w:val="Normalwithspace"/>
              <w:spacing w:before="0"/>
              <w:jc w:val="left"/>
              <w:rPr>
                <w:rFonts w:asciiTheme="minorHAnsi" w:hAnsiTheme="minorHAnsi" w:cstheme="minorHAnsi"/>
                <w:szCs w:val="22"/>
              </w:rPr>
            </w:pPr>
            <w:r w:rsidRPr="00F84114">
              <w:rPr>
                <w:rFonts w:asciiTheme="minorHAnsi" w:hAnsiTheme="minorHAnsi" w:cstheme="minorHAnsi"/>
                <w:szCs w:val="22"/>
                <w:highlight w:val="cyan"/>
                <w:rPrChange w:id="835" w:author="Jasmine WL TEO (MAS)" w:date="2026-01-06T18:37:00Z" w16du:dateUtc="2026-01-06T10:37:00Z">
                  <w:rPr>
                    <w:rFonts w:asciiTheme="minorHAnsi" w:hAnsiTheme="minorHAnsi" w:cstheme="minorHAnsi"/>
                    <w:szCs w:val="22"/>
                  </w:rPr>
                </w:rPrChange>
              </w:rPr>
              <w:t>CPFIS_SRS_ACCT_NO</w:t>
            </w:r>
          </w:p>
        </w:tc>
        <w:tc>
          <w:tcPr>
            <w:tcW w:w="1417" w:type="dxa"/>
          </w:tcPr>
          <w:p w14:paraId="51FD7898" w14:textId="08C14123"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X(16)</w:t>
            </w:r>
          </w:p>
        </w:tc>
        <w:tc>
          <w:tcPr>
            <w:tcW w:w="960" w:type="dxa"/>
          </w:tcPr>
          <w:p w14:paraId="0408346B" w14:textId="03128846" w:rsidR="00665340"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234</w:t>
            </w:r>
          </w:p>
        </w:tc>
        <w:tc>
          <w:tcPr>
            <w:tcW w:w="2646" w:type="dxa"/>
          </w:tcPr>
          <w:p w14:paraId="49CF8E24" w14:textId="26D72D0B" w:rsidR="00665340" w:rsidRDefault="00665340" w:rsidP="00665340">
            <w:pPr>
              <w:jc w:val="left"/>
              <w:rPr>
                <w:rFonts w:asciiTheme="minorHAnsi" w:hAnsiTheme="minorHAnsi" w:cstheme="minorHAnsi"/>
                <w:szCs w:val="22"/>
              </w:rPr>
            </w:pPr>
            <w:r w:rsidRPr="00E06696">
              <w:rPr>
                <w:rFonts w:asciiTheme="minorHAnsi" w:hAnsiTheme="minorHAnsi" w:cstheme="minorHAnsi"/>
                <w:szCs w:val="22"/>
              </w:rPr>
              <w:t>CPFIS or SRS account number</w:t>
            </w:r>
          </w:p>
        </w:tc>
        <w:tc>
          <w:tcPr>
            <w:tcW w:w="2942" w:type="dxa"/>
          </w:tcPr>
          <w:p w14:paraId="0C0E6CD6" w14:textId="131C875E" w:rsidR="0069109D" w:rsidRDefault="0069109D" w:rsidP="00ED2C4B">
            <w:pPr>
              <w:jc w:val="left"/>
              <w:rPr>
                <w:rFonts w:asciiTheme="minorHAnsi" w:hAnsiTheme="minorHAnsi" w:cstheme="minorHAnsi"/>
              </w:rPr>
            </w:pPr>
            <w:r w:rsidRPr="00ED2C4B">
              <w:rPr>
                <w:rFonts w:asciiTheme="minorHAnsi" w:hAnsiTheme="minorHAnsi" w:cstheme="minorHAnsi"/>
              </w:rPr>
              <w:t>For CASH allotment, must be padded with spaces</w:t>
            </w:r>
            <w:r w:rsidR="00453863" w:rsidRPr="00ED2C4B">
              <w:rPr>
                <w:rFonts w:asciiTheme="minorHAnsi" w:hAnsiTheme="minorHAnsi" w:cstheme="minorHAnsi"/>
              </w:rPr>
              <w:t xml:space="preserve"> (but no hard validation)</w:t>
            </w:r>
            <w:r w:rsidRPr="00ED2C4B">
              <w:rPr>
                <w:rFonts w:asciiTheme="minorHAnsi" w:hAnsiTheme="minorHAnsi" w:cstheme="minorHAnsi"/>
              </w:rPr>
              <w:t>.</w:t>
            </w:r>
          </w:p>
          <w:p w14:paraId="497E56EF" w14:textId="77777777" w:rsidR="00ED2C4B" w:rsidRPr="00ED2C4B" w:rsidRDefault="00ED2C4B" w:rsidP="00ED2C4B">
            <w:pPr>
              <w:jc w:val="left"/>
              <w:rPr>
                <w:rFonts w:asciiTheme="minorHAnsi" w:hAnsiTheme="minorHAnsi" w:cstheme="minorHAnsi"/>
              </w:rPr>
            </w:pPr>
          </w:p>
          <w:p w14:paraId="3A8CC76E" w14:textId="16A229E5" w:rsidR="00665340" w:rsidRPr="00ED2C4B" w:rsidRDefault="0069109D" w:rsidP="00ED2C4B">
            <w:pPr>
              <w:pStyle w:val="Normalwithspace"/>
              <w:spacing w:before="0"/>
              <w:jc w:val="left"/>
              <w:rPr>
                <w:rFonts w:asciiTheme="minorHAnsi" w:hAnsiTheme="minorHAnsi" w:cstheme="minorHAnsi"/>
              </w:rPr>
            </w:pPr>
            <w:r w:rsidRPr="00ED2C4B">
              <w:rPr>
                <w:rFonts w:asciiTheme="minorHAnsi" w:hAnsiTheme="minorHAnsi" w:cstheme="minorHAnsi"/>
              </w:rPr>
              <w:t>For SRS allotment, must not be empty.</w:t>
            </w:r>
          </w:p>
        </w:tc>
        <w:tc>
          <w:tcPr>
            <w:tcW w:w="3007" w:type="dxa"/>
          </w:tcPr>
          <w:p w14:paraId="7B9B1560" w14:textId="6F376A10" w:rsidR="0069109D" w:rsidRDefault="00950472" w:rsidP="00ED2C4B">
            <w:pPr>
              <w:jc w:val="left"/>
              <w:rPr>
                <w:rFonts w:asciiTheme="minorHAnsi" w:hAnsiTheme="minorHAnsi" w:cstheme="minorHAnsi"/>
              </w:rPr>
            </w:pPr>
            <w:r>
              <w:rPr>
                <w:rFonts w:asciiTheme="minorHAnsi" w:hAnsiTheme="minorHAnsi" w:cstheme="minorHAnsi"/>
              </w:rPr>
              <w:t>U</w:t>
            </w:r>
            <w:r w:rsidR="0069109D" w:rsidRPr="00ED2C4B">
              <w:rPr>
                <w:rFonts w:asciiTheme="minorHAnsi" w:hAnsiTheme="minorHAnsi" w:cstheme="minorHAnsi"/>
              </w:rPr>
              <w:t>nused</w:t>
            </w:r>
            <w:r>
              <w:rPr>
                <w:rFonts w:asciiTheme="minorHAnsi" w:hAnsiTheme="minorHAnsi" w:cstheme="minorHAnsi"/>
              </w:rPr>
              <w:t xml:space="preserve"> for</w:t>
            </w:r>
            <w:r w:rsidRPr="00ED2C4B">
              <w:rPr>
                <w:rFonts w:asciiTheme="minorHAnsi" w:hAnsiTheme="minorHAnsi" w:cstheme="minorHAnsi"/>
              </w:rPr>
              <w:t xml:space="preserve"> CASH allotment</w:t>
            </w:r>
            <w:r w:rsidR="0069109D" w:rsidRPr="00ED2C4B">
              <w:rPr>
                <w:rFonts w:asciiTheme="minorHAnsi" w:hAnsiTheme="minorHAnsi" w:cstheme="minorHAnsi"/>
              </w:rPr>
              <w:t>.</w:t>
            </w:r>
          </w:p>
          <w:p w14:paraId="4853F569" w14:textId="77777777" w:rsidR="00ED2C4B" w:rsidRDefault="00ED2C4B" w:rsidP="00ED2C4B">
            <w:pPr>
              <w:jc w:val="left"/>
              <w:rPr>
                <w:rFonts w:asciiTheme="minorHAnsi" w:hAnsiTheme="minorHAnsi" w:cstheme="minorHAnsi"/>
              </w:rPr>
            </w:pPr>
          </w:p>
          <w:p w14:paraId="1BB02049" w14:textId="77777777" w:rsidR="00ED2C4B" w:rsidRDefault="00ED2C4B" w:rsidP="00ED2C4B">
            <w:pPr>
              <w:jc w:val="left"/>
              <w:rPr>
                <w:rFonts w:asciiTheme="minorHAnsi" w:hAnsiTheme="minorHAnsi" w:cstheme="minorHAnsi"/>
              </w:rPr>
            </w:pPr>
          </w:p>
          <w:p w14:paraId="6338B3F1" w14:textId="77777777" w:rsidR="00ED2C4B" w:rsidRPr="00ED2C4B" w:rsidRDefault="00ED2C4B" w:rsidP="00ED2C4B">
            <w:pPr>
              <w:jc w:val="left"/>
              <w:rPr>
                <w:rFonts w:asciiTheme="minorHAnsi" w:hAnsiTheme="minorHAnsi" w:cstheme="minorHAnsi"/>
              </w:rPr>
            </w:pPr>
          </w:p>
          <w:p w14:paraId="45CBA452" w14:textId="5316C7C3" w:rsidR="00665340" w:rsidRPr="00ED2C4B" w:rsidRDefault="0069109D" w:rsidP="00ED2C4B">
            <w:pPr>
              <w:jc w:val="left"/>
              <w:rPr>
                <w:rFonts w:asciiTheme="minorHAnsi" w:hAnsiTheme="minorHAnsi" w:cstheme="minorHAnsi"/>
              </w:rPr>
            </w:pPr>
            <w:r w:rsidRPr="00ED2C4B">
              <w:rPr>
                <w:rFonts w:asciiTheme="minorHAnsi" w:hAnsiTheme="minorHAnsi" w:cstheme="minorHAnsi"/>
              </w:rPr>
              <w:t>SRS account number</w:t>
            </w:r>
            <w:r w:rsidR="00FE108B">
              <w:rPr>
                <w:rFonts w:asciiTheme="minorHAnsi" w:hAnsiTheme="minorHAnsi" w:cstheme="minorHAnsi"/>
              </w:rPr>
              <w:t xml:space="preserve"> will not be validated</w:t>
            </w:r>
            <w:r w:rsidRPr="00ED2C4B">
              <w:rPr>
                <w:rFonts w:asciiTheme="minorHAnsi" w:hAnsiTheme="minorHAnsi" w:cstheme="minorHAnsi"/>
              </w:rPr>
              <w:t>.</w:t>
            </w:r>
          </w:p>
        </w:tc>
      </w:tr>
      <w:tr w:rsidR="00665340" w:rsidRPr="00400E60" w14:paraId="63FAB2C3" w14:textId="77777777" w:rsidTr="000B3397">
        <w:tc>
          <w:tcPr>
            <w:tcW w:w="797" w:type="dxa"/>
          </w:tcPr>
          <w:p w14:paraId="64225DA3" w14:textId="77777777" w:rsidR="00665340" w:rsidRPr="00F524AB" w:rsidRDefault="00665340" w:rsidP="00D21035">
            <w:pPr>
              <w:pStyle w:val="ListParagraph"/>
            </w:pPr>
          </w:p>
        </w:tc>
        <w:tc>
          <w:tcPr>
            <w:tcW w:w="2415" w:type="dxa"/>
          </w:tcPr>
          <w:p w14:paraId="156F2BC8" w14:textId="23A8BE1B"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FILLER</w:t>
            </w:r>
          </w:p>
        </w:tc>
        <w:tc>
          <w:tcPr>
            <w:tcW w:w="1417" w:type="dxa"/>
          </w:tcPr>
          <w:p w14:paraId="64EF4AE8" w14:textId="1B91CE6E"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X(20)</w:t>
            </w:r>
          </w:p>
        </w:tc>
        <w:tc>
          <w:tcPr>
            <w:tcW w:w="960" w:type="dxa"/>
          </w:tcPr>
          <w:p w14:paraId="4B198969" w14:textId="416F34F4" w:rsidR="00665340" w:rsidRPr="00E06696"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250</w:t>
            </w:r>
          </w:p>
        </w:tc>
        <w:tc>
          <w:tcPr>
            <w:tcW w:w="2646" w:type="dxa"/>
          </w:tcPr>
          <w:p w14:paraId="2DB966E6" w14:textId="5D329EE2" w:rsidR="00665340" w:rsidRPr="00E06696" w:rsidRDefault="00424F43" w:rsidP="00665340">
            <w:pPr>
              <w:spacing w:after="240"/>
              <w:jc w:val="left"/>
              <w:rPr>
                <w:rFonts w:asciiTheme="minorHAnsi" w:hAnsiTheme="minorHAnsi" w:cstheme="minorHAnsi"/>
                <w:szCs w:val="22"/>
              </w:rPr>
            </w:pPr>
            <w:r>
              <w:rPr>
                <w:rFonts w:asciiTheme="minorHAnsi" w:hAnsiTheme="minorHAnsi" w:cstheme="minorHAnsi"/>
                <w:szCs w:val="22"/>
              </w:rPr>
              <w:t>Filler field</w:t>
            </w:r>
          </w:p>
        </w:tc>
        <w:tc>
          <w:tcPr>
            <w:tcW w:w="2942" w:type="dxa"/>
          </w:tcPr>
          <w:p w14:paraId="3CAD52A8" w14:textId="37EC0F73" w:rsidR="00665340" w:rsidRDefault="00424F43"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be padded with spaces</w:t>
            </w:r>
            <w:r w:rsidR="00556E7E">
              <w:rPr>
                <w:rFonts w:asciiTheme="minorHAnsi" w:hAnsiTheme="minorHAnsi" w:cstheme="minorHAnsi"/>
                <w:szCs w:val="22"/>
              </w:rPr>
              <w:t xml:space="preserve"> </w:t>
            </w:r>
            <w:r w:rsidR="00556E7E" w:rsidRPr="000914AA">
              <w:rPr>
                <w:rFonts w:asciiTheme="minorHAnsi" w:hAnsiTheme="minorHAnsi" w:cstheme="minorHAnsi"/>
                <w:szCs w:val="22"/>
              </w:rPr>
              <w:t>(but no hard validation)</w:t>
            </w:r>
            <w:r>
              <w:rPr>
                <w:rFonts w:asciiTheme="minorHAnsi" w:hAnsiTheme="minorHAnsi" w:cstheme="minorHAnsi"/>
                <w:szCs w:val="22"/>
              </w:rPr>
              <w:t>.</w:t>
            </w:r>
          </w:p>
        </w:tc>
        <w:tc>
          <w:tcPr>
            <w:tcW w:w="3007" w:type="dxa"/>
          </w:tcPr>
          <w:p w14:paraId="6048CD59" w14:textId="4A340754" w:rsidR="00665340" w:rsidRPr="00E06696" w:rsidRDefault="00424F43" w:rsidP="00665340">
            <w:pPr>
              <w:jc w:val="left"/>
              <w:rPr>
                <w:rFonts w:asciiTheme="minorHAnsi" w:hAnsiTheme="minorHAnsi" w:cstheme="minorHAnsi"/>
                <w:szCs w:val="22"/>
              </w:rPr>
            </w:pPr>
            <w:r w:rsidRPr="00E06696">
              <w:rPr>
                <w:rFonts w:asciiTheme="minorHAnsi" w:hAnsiTheme="minorHAnsi" w:cstheme="minorHAnsi"/>
                <w:szCs w:val="22"/>
              </w:rPr>
              <w:t>Unused. Reserved for future use.</w:t>
            </w:r>
          </w:p>
        </w:tc>
      </w:tr>
      <w:tr w:rsidR="00665340" w:rsidRPr="00400E60" w14:paraId="002A06BB" w14:textId="77777777" w:rsidTr="000B3397">
        <w:tc>
          <w:tcPr>
            <w:tcW w:w="797" w:type="dxa"/>
          </w:tcPr>
          <w:p w14:paraId="7A117351" w14:textId="77777777" w:rsidR="00665340" w:rsidRPr="00F524AB" w:rsidRDefault="00665340" w:rsidP="00D21035">
            <w:pPr>
              <w:pStyle w:val="ListParagraph"/>
            </w:pPr>
          </w:p>
        </w:tc>
        <w:tc>
          <w:tcPr>
            <w:tcW w:w="2415" w:type="dxa"/>
          </w:tcPr>
          <w:p w14:paraId="0A81EB88" w14:textId="6750F6D8"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CHECKSUM</w:t>
            </w:r>
          </w:p>
        </w:tc>
        <w:tc>
          <w:tcPr>
            <w:tcW w:w="1417" w:type="dxa"/>
          </w:tcPr>
          <w:p w14:paraId="353572AF" w14:textId="281A9E2E"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9(14)</w:t>
            </w:r>
          </w:p>
        </w:tc>
        <w:tc>
          <w:tcPr>
            <w:tcW w:w="960" w:type="dxa"/>
          </w:tcPr>
          <w:p w14:paraId="5E7D78D7" w14:textId="616874EB" w:rsidR="00665340" w:rsidRPr="00E06696"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270</w:t>
            </w:r>
          </w:p>
        </w:tc>
        <w:tc>
          <w:tcPr>
            <w:tcW w:w="2646" w:type="dxa"/>
          </w:tcPr>
          <w:p w14:paraId="0E91C512" w14:textId="73B80F73" w:rsidR="00665340" w:rsidRPr="00E06696" w:rsidRDefault="00665340" w:rsidP="00665340">
            <w:pPr>
              <w:spacing w:after="240"/>
              <w:jc w:val="left"/>
              <w:rPr>
                <w:rFonts w:asciiTheme="minorHAnsi" w:hAnsiTheme="minorHAnsi" w:cstheme="minorHAnsi"/>
                <w:szCs w:val="22"/>
              </w:rPr>
            </w:pPr>
            <w:r w:rsidRPr="00E06696">
              <w:rPr>
                <w:rFonts w:asciiTheme="minorHAnsi" w:hAnsiTheme="minorHAnsi" w:cstheme="minorHAnsi"/>
                <w:szCs w:val="22"/>
              </w:rPr>
              <w:t>Sum of all numeric fields of this detail record</w:t>
            </w:r>
          </w:p>
        </w:tc>
        <w:tc>
          <w:tcPr>
            <w:tcW w:w="2942" w:type="dxa"/>
          </w:tcPr>
          <w:p w14:paraId="09420BC6" w14:textId="19666AD8" w:rsidR="00665340" w:rsidRDefault="00492682"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equal the sum of the values from all numeric fields of the detail record.</w:t>
            </w:r>
          </w:p>
        </w:tc>
        <w:tc>
          <w:tcPr>
            <w:tcW w:w="3007" w:type="dxa"/>
          </w:tcPr>
          <w:p w14:paraId="09324D69" w14:textId="77777777" w:rsidR="00492682" w:rsidRDefault="00492682" w:rsidP="00492682">
            <w:pPr>
              <w:spacing w:after="240"/>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p w14:paraId="45CA624D" w14:textId="69D07B80" w:rsidR="00665340" w:rsidRPr="00E06696" w:rsidRDefault="00492682" w:rsidP="00492682">
            <w:pPr>
              <w:jc w:val="left"/>
              <w:rPr>
                <w:rFonts w:asciiTheme="minorHAnsi" w:hAnsiTheme="minorHAnsi" w:cstheme="minorHAnsi"/>
                <w:szCs w:val="22"/>
              </w:rPr>
            </w:pPr>
            <w:commentRangeStart w:id="836"/>
            <w:r>
              <w:rPr>
                <w:rFonts w:asciiTheme="minorHAnsi" w:hAnsiTheme="minorHAnsi" w:cstheme="minorHAnsi"/>
                <w:szCs w:val="22"/>
              </w:rPr>
              <w:t xml:space="preserve">There are 5 numeric fields in the detail record: </w:t>
            </w:r>
            <w:r w:rsidRPr="00E06696">
              <w:rPr>
                <w:rFonts w:asciiTheme="minorHAnsi" w:hAnsiTheme="minorHAnsi" w:cstheme="minorHAnsi"/>
                <w:szCs w:val="22"/>
              </w:rPr>
              <w:t>RECEIVED_DATE</w:t>
            </w:r>
            <w:r>
              <w:rPr>
                <w:rFonts w:asciiTheme="minorHAnsi" w:hAnsiTheme="minorHAnsi" w:cstheme="minorHAnsi"/>
                <w:szCs w:val="22"/>
              </w:rPr>
              <w:t xml:space="preserve">, </w:t>
            </w:r>
            <w:r w:rsidRPr="00E06696">
              <w:rPr>
                <w:rFonts w:asciiTheme="minorHAnsi" w:hAnsiTheme="minorHAnsi" w:cstheme="minorHAnsi"/>
                <w:szCs w:val="22"/>
              </w:rPr>
              <w:t>RECEIVED_</w:t>
            </w:r>
            <w:r>
              <w:rPr>
                <w:rFonts w:asciiTheme="minorHAnsi" w:hAnsiTheme="minorHAnsi" w:cstheme="minorHAnsi"/>
                <w:szCs w:val="22"/>
              </w:rPr>
              <w:t xml:space="preserve">TIME, </w:t>
            </w:r>
            <w:r w:rsidRPr="00E06696">
              <w:rPr>
                <w:rFonts w:asciiTheme="minorHAnsi" w:hAnsiTheme="minorHAnsi" w:cstheme="minorHAnsi"/>
                <w:szCs w:val="22"/>
              </w:rPr>
              <w:t>NOMINAL_AMT</w:t>
            </w:r>
            <w:r>
              <w:rPr>
                <w:rFonts w:asciiTheme="minorHAnsi" w:hAnsiTheme="minorHAnsi" w:cstheme="minorHAnsi"/>
                <w:szCs w:val="22"/>
              </w:rPr>
              <w:t>, BID_YIELD,</w:t>
            </w:r>
            <w:r w:rsidRPr="00E06696">
              <w:rPr>
                <w:rFonts w:asciiTheme="minorHAnsi" w:hAnsiTheme="minorHAnsi" w:cstheme="minorHAnsi"/>
                <w:szCs w:val="22"/>
              </w:rPr>
              <w:t xml:space="preserve"> CUST_BANK_CODE</w:t>
            </w:r>
            <w:commentRangeEnd w:id="836"/>
            <w:r w:rsidR="00C137D3">
              <w:rPr>
                <w:rStyle w:val="CommentReference"/>
                <w:lang w:val="en-US"/>
              </w:rPr>
              <w:commentReference w:id="836"/>
            </w:r>
            <w:r>
              <w:rPr>
                <w:rFonts w:asciiTheme="minorHAnsi" w:hAnsiTheme="minorHAnsi" w:cstheme="minorHAnsi"/>
                <w:szCs w:val="22"/>
              </w:rPr>
              <w:t>.</w:t>
            </w:r>
          </w:p>
        </w:tc>
      </w:tr>
      <w:tr w:rsidR="00665340" w:rsidRPr="00400E60" w14:paraId="73B0D3E2" w14:textId="77777777" w:rsidTr="000B3397">
        <w:tc>
          <w:tcPr>
            <w:tcW w:w="797" w:type="dxa"/>
          </w:tcPr>
          <w:p w14:paraId="3D08CB2A" w14:textId="77777777" w:rsidR="00665340" w:rsidRPr="009330CA" w:rsidRDefault="00665340" w:rsidP="009330CA">
            <w:pPr>
              <w:ind w:left="720"/>
              <w:rPr>
                <w:lang w:val="en-AU"/>
              </w:rPr>
            </w:pPr>
          </w:p>
        </w:tc>
        <w:tc>
          <w:tcPr>
            <w:tcW w:w="2415" w:type="dxa"/>
          </w:tcPr>
          <w:p w14:paraId="1566D544" w14:textId="61BD7C16" w:rsidR="00665340" w:rsidRPr="005A4898" w:rsidRDefault="00665340" w:rsidP="00665340">
            <w:pPr>
              <w:pStyle w:val="Normalwithspace"/>
              <w:spacing w:before="0"/>
              <w:jc w:val="left"/>
              <w:rPr>
                <w:rFonts w:asciiTheme="minorHAnsi" w:hAnsiTheme="minorHAnsi" w:cstheme="minorHAnsi"/>
                <w:szCs w:val="22"/>
              </w:rPr>
            </w:pPr>
            <w:r w:rsidRPr="00214D72">
              <w:rPr>
                <w:rFonts w:asciiTheme="minorHAnsi" w:hAnsiTheme="minorHAnsi" w:cstheme="minorHAnsi"/>
                <w:b/>
                <w:bCs/>
                <w:szCs w:val="22"/>
              </w:rPr>
              <w:t>Control Record</w:t>
            </w:r>
          </w:p>
        </w:tc>
        <w:tc>
          <w:tcPr>
            <w:tcW w:w="1417" w:type="dxa"/>
          </w:tcPr>
          <w:p w14:paraId="25103E5D" w14:textId="77777777" w:rsidR="00665340" w:rsidRPr="005A4898" w:rsidRDefault="00665340" w:rsidP="00665340">
            <w:pPr>
              <w:pStyle w:val="Normalwithspace"/>
              <w:spacing w:before="0"/>
              <w:jc w:val="left"/>
              <w:rPr>
                <w:rFonts w:asciiTheme="minorHAnsi" w:hAnsiTheme="minorHAnsi" w:cstheme="minorHAnsi"/>
                <w:szCs w:val="22"/>
              </w:rPr>
            </w:pPr>
          </w:p>
        </w:tc>
        <w:tc>
          <w:tcPr>
            <w:tcW w:w="960" w:type="dxa"/>
          </w:tcPr>
          <w:p w14:paraId="7B353326" w14:textId="77777777" w:rsidR="00665340" w:rsidRPr="00E06696" w:rsidRDefault="00665340" w:rsidP="00665340">
            <w:pPr>
              <w:pStyle w:val="Normalwithspace"/>
              <w:spacing w:before="0"/>
              <w:jc w:val="left"/>
              <w:rPr>
                <w:rFonts w:asciiTheme="minorHAnsi" w:hAnsiTheme="minorHAnsi" w:cstheme="minorHAnsi"/>
                <w:szCs w:val="22"/>
              </w:rPr>
            </w:pPr>
          </w:p>
        </w:tc>
        <w:tc>
          <w:tcPr>
            <w:tcW w:w="2646" w:type="dxa"/>
          </w:tcPr>
          <w:p w14:paraId="42F82FF1" w14:textId="77777777" w:rsidR="00665340" w:rsidRPr="00E06696" w:rsidRDefault="00665340" w:rsidP="00665340">
            <w:pPr>
              <w:spacing w:after="240"/>
              <w:jc w:val="left"/>
              <w:rPr>
                <w:rFonts w:asciiTheme="minorHAnsi" w:hAnsiTheme="minorHAnsi" w:cstheme="minorHAnsi"/>
                <w:szCs w:val="22"/>
              </w:rPr>
            </w:pPr>
          </w:p>
        </w:tc>
        <w:tc>
          <w:tcPr>
            <w:tcW w:w="2942" w:type="dxa"/>
          </w:tcPr>
          <w:p w14:paraId="46540332" w14:textId="77777777" w:rsidR="00665340" w:rsidRDefault="00665340" w:rsidP="00665340">
            <w:pPr>
              <w:pStyle w:val="Normalwithspace"/>
              <w:spacing w:before="0"/>
              <w:jc w:val="left"/>
              <w:rPr>
                <w:rFonts w:asciiTheme="minorHAnsi" w:hAnsiTheme="minorHAnsi" w:cstheme="minorHAnsi"/>
                <w:szCs w:val="22"/>
              </w:rPr>
            </w:pPr>
          </w:p>
        </w:tc>
        <w:tc>
          <w:tcPr>
            <w:tcW w:w="3007" w:type="dxa"/>
          </w:tcPr>
          <w:p w14:paraId="200B7C6B" w14:textId="77777777" w:rsidR="00665340" w:rsidRPr="00E06696" w:rsidRDefault="00665340" w:rsidP="00665340">
            <w:pPr>
              <w:jc w:val="left"/>
              <w:rPr>
                <w:rFonts w:asciiTheme="minorHAnsi" w:hAnsiTheme="minorHAnsi" w:cstheme="minorHAnsi"/>
                <w:szCs w:val="22"/>
              </w:rPr>
            </w:pPr>
          </w:p>
        </w:tc>
      </w:tr>
      <w:tr w:rsidR="00665340" w:rsidRPr="00400E60" w14:paraId="39DF052D" w14:textId="77777777" w:rsidTr="000B3397">
        <w:tc>
          <w:tcPr>
            <w:tcW w:w="797" w:type="dxa"/>
          </w:tcPr>
          <w:p w14:paraId="6AD1D8B6" w14:textId="77777777" w:rsidR="00665340" w:rsidRPr="00F524AB" w:rsidRDefault="00665340" w:rsidP="00D21035">
            <w:pPr>
              <w:pStyle w:val="ListParagraph"/>
            </w:pPr>
          </w:p>
        </w:tc>
        <w:tc>
          <w:tcPr>
            <w:tcW w:w="2415" w:type="dxa"/>
          </w:tcPr>
          <w:p w14:paraId="0F73C045" w14:textId="3BD6684A" w:rsidR="00665340" w:rsidRPr="00214D72" w:rsidRDefault="00665340" w:rsidP="00665340">
            <w:pPr>
              <w:pStyle w:val="Normalwithspace"/>
              <w:spacing w:before="0"/>
              <w:jc w:val="left"/>
              <w:rPr>
                <w:rFonts w:asciiTheme="minorHAnsi" w:hAnsiTheme="minorHAnsi" w:cstheme="minorHAnsi"/>
                <w:b/>
                <w:bCs/>
                <w:szCs w:val="22"/>
              </w:rPr>
            </w:pPr>
            <w:r w:rsidRPr="005A4898">
              <w:rPr>
                <w:rFonts w:asciiTheme="minorHAnsi" w:hAnsiTheme="minorHAnsi" w:cstheme="minorHAnsi"/>
                <w:szCs w:val="22"/>
              </w:rPr>
              <w:t>RECORD_TYPE</w:t>
            </w:r>
          </w:p>
        </w:tc>
        <w:tc>
          <w:tcPr>
            <w:tcW w:w="1417" w:type="dxa"/>
          </w:tcPr>
          <w:p w14:paraId="66A3DE2C" w14:textId="2B6BA9AA"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X(10)</w:t>
            </w:r>
          </w:p>
        </w:tc>
        <w:tc>
          <w:tcPr>
            <w:tcW w:w="960" w:type="dxa"/>
          </w:tcPr>
          <w:p w14:paraId="378F2649" w14:textId="7F5A4205" w:rsidR="00665340" w:rsidRPr="00E06696"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w:t>
            </w:r>
          </w:p>
        </w:tc>
        <w:tc>
          <w:tcPr>
            <w:tcW w:w="2646" w:type="dxa"/>
          </w:tcPr>
          <w:p w14:paraId="09BC925E" w14:textId="34CF8423" w:rsidR="00665340" w:rsidRPr="00E06696" w:rsidRDefault="00BD4589" w:rsidP="00665340">
            <w:pPr>
              <w:spacing w:after="240"/>
              <w:jc w:val="left"/>
              <w:rPr>
                <w:rFonts w:asciiTheme="minorHAnsi" w:hAnsiTheme="minorHAnsi" w:cstheme="minorHAnsi"/>
                <w:szCs w:val="22"/>
              </w:rPr>
            </w:pPr>
            <w:r>
              <w:rPr>
                <w:rFonts w:asciiTheme="minorHAnsi" w:hAnsiTheme="minorHAnsi" w:cstheme="minorHAnsi"/>
                <w:szCs w:val="22"/>
                <w:lang w:val="en-AU"/>
              </w:rPr>
              <w:t>Record indicator</w:t>
            </w:r>
          </w:p>
        </w:tc>
        <w:tc>
          <w:tcPr>
            <w:tcW w:w="2942" w:type="dxa"/>
          </w:tcPr>
          <w:p w14:paraId="2247DD71" w14:textId="2BF156E7" w:rsidR="00665340" w:rsidRDefault="005C43E5"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be ‘</w:t>
            </w:r>
            <w:r w:rsidRPr="001C5228">
              <w:rPr>
                <w:rFonts w:asciiTheme="minorHAnsi" w:hAnsiTheme="minorHAnsi" w:cstheme="minorHAnsi"/>
                <w:szCs w:val="22"/>
              </w:rPr>
              <w:t>TTTTTTTTTT</w:t>
            </w:r>
            <w:r>
              <w:rPr>
                <w:rFonts w:asciiTheme="minorHAnsi" w:hAnsiTheme="minorHAnsi" w:cstheme="minorHAnsi"/>
                <w:szCs w:val="22"/>
              </w:rPr>
              <w:t>’ for Control Record.</w:t>
            </w:r>
          </w:p>
        </w:tc>
        <w:tc>
          <w:tcPr>
            <w:tcW w:w="3007" w:type="dxa"/>
          </w:tcPr>
          <w:p w14:paraId="3A0701DB" w14:textId="77777777" w:rsidR="00665340" w:rsidRPr="00E06696" w:rsidRDefault="00665340" w:rsidP="00665340">
            <w:pPr>
              <w:jc w:val="left"/>
              <w:rPr>
                <w:rFonts w:asciiTheme="minorHAnsi" w:hAnsiTheme="minorHAnsi" w:cstheme="minorHAnsi"/>
                <w:szCs w:val="22"/>
              </w:rPr>
            </w:pPr>
          </w:p>
        </w:tc>
      </w:tr>
      <w:tr w:rsidR="00665340" w:rsidRPr="00400E60" w14:paraId="7B191719" w14:textId="77777777" w:rsidTr="000B3397">
        <w:tc>
          <w:tcPr>
            <w:tcW w:w="797" w:type="dxa"/>
          </w:tcPr>
          <w:p w14:paraId="0634F5BC" w14:textId="77777777" w:rsidR="00665340" w:rsidRPr="00F524AB" w:rsidRDefault="00665340" w:rsidP="00D21035">
            <w:pPr>
              <w:pStyle w:val="ListParagraph"/>
            </w:pPr>
          </w:p>
        </w:tc>
        <w:tc>
          <w:tcPr>
            <w:tcW w:w="2415" w:type="dxa"/>
          </w:tcPr>
          <w:p w14:paraId="38C3DE9A" w14:textId="0C9820E2"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RECORD_COUNT</w:t>
            </w:r>
          </w:p>
        </w:tc>
        <w:tc>
          <w:tcPr>
            <w:tcW w:w="1417" w:type="dxa"/>
          </w:tcPr>
          <w:p w14:paraId="4D3F815A" w14:textId="433228E3"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9(9)</w:t>
            </w:r>
          </w:p>
        </w:tc>
        <w:tc>
          <w:tcPr>
            <w:tcW w:w="960" w:type="dxa"/>
          </w:tcPr>
          <w:p w14:paraId="18523782" w14:textId="27A43173" w:rsidR="00665340" w:rsidRPr="00E06696"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11</w:t>
            </w:r>
          </w:p>
        </w:tc>
        <w:tc>
          <w:tcPr>
            <w:tcW w:w="2646" w:type="dxa"/>
          </w:tcPr>
          <w:p w14:paraId="25283997" w14:textId="7E99D416" w:rsidR="00665340" w:rsidRPr="00E06696" w:rsidRDefault="00665340" w:rsidP="00665340">
            <w:pPr>
              <w:spacing w:after="240"/>
              <w:jc w:val="left"/>
              <w:rPr>
                <w:rFonts w:asciiTheme="minorHAnsi" w:hAnsiTheme="minorHAnsi" w:cstheme="minorHAnsi"/>
                <w:szCs w:val="22"/>
              </w:rPr>
            </w:pPr>
            <w:r w:rsidRPr="00E06696">
              <w:rPr>
                <w:rFonts w:asciiTheme="minorHAnsi" w:hAnsiTheme="minorHAnsi" w:cstheme="minorHAnsi"/>
                <w:szCs w:val="22"/>
              </w:rPr>
              <w:t>Total number of detail records</w:t>
            </w:r>
          </w:p>
        </w:tc>
        <w:tc>
          <w:tcPr>
            <w:tcW w:w="2942" w:type="dxa"/>
          </w:tcPr>
          <w:p w14:paraId="133614A6" w14:textId="7C891C01" w:rsidR="00665340" w:rsidRDefault="005C43E5"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equal the number of detail records.</w:t>
            </w:r>
          </w:p>
        </w:tc>
        <w:tc>
          <w:tcPr>
            <w:tcW w:w="3007" w:type="dxa"/>
          </w:tcPr>
          <w:p w14:paraId="1CC2E006" w14:textId="77777777" w:rsidR="00665340" w:rsidRPr="00E06696" w:rsidRDefault="00665340" w:rsidP="00665340">
            <w:pPr>
              <w:jc w:val="left"/>
              <w:rPr>
                <w:rFonts w:asciiTheme="minorHAnsi" w:hAnsiTheme="minorHAnsi" w:cstheme="minorHAnsi"/>
                <w:szCs w:val="22"/>
              </w:rPr>
            </w:pPr>
          </w:p>
        </w:tc>
      </w:tr>
      <w:tr w:rsidR="00665340" w:rsidRPr="00400E60" w14:paraId="0AFCCBAB" w14:textId="77777777" w:rsidTr="000B3397">
        <w:tc>
          <w:tcPr>
            <w:tcW w:w="797" w:type="dxa"/>
          </w:tcPr>
          <w:p w14:paraId="4AEB62D2" w14:textId="77777777" w:rsidR="00665340" w:rsidRPr="00F524AB" w:rsidRDefault="00665340" w:rsidP="00D21035">
            <w:pPr>
              <w:pStyle w:val="ListParagraph"/>
            </w:pPr>
          </w:p>
        </w:tc>
        <w:tc>
          <w:tcPr>
            <w:tcW w:w="2415" w:type="dxa"/>
          </w:tcPr>
          <w:p w14:paraId="433ADEA4" w14:textId="1F1E24F5"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OVERALL_CHECKSUM</w:t>
            </w:r>
          </w:p>
        </w:tc>
        <w:tc>
          <w:tcPr>
            <w:tcW w:w="1417" w:type="dxa"/>
          </w:tcPr>
          <w:p w14:paraId="447C16F0" w14:textId="627C8991" w:rsidR="00665340" w:rsidRPr="005A4898" w:rsidRDefault="00665340" w:rsidP="00665340">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9(14)</w:t>
            </w:r>
          </w:p>
        </w:tc>
        <w:tc>
          <w:tcPr>
            <w:tcW w:w="960" w:type="dxa"/>
          </w:tcPr>
          <w:p w14:paraId="6788DB76" w14:textId="7A1A7760" w:rsidR="00665340" w:rsidRPr="00E06696" w:rsidRDefault="009B5611" w:rsidP="00665340">
            <w:pPr>
              <w:pStyle w:val="Normalwithspace"/>
              <w:spacing w:before="0"/>
              <w:jc w:val="left"/>
              <w:rPr>
                <w:rFonts w:asciiTheme="minorHAnsi" w:hAnsiTheme="minorHAnsi" w:cstheme="minorHAnsi"/>
                <w:szCs w:val="22"/>
              </w:rPr>
            </w:pPr>
            <w:r>
              <w:rPr>
                <w:rFonts w:asciiTheme="minorHAnsi" w:hAnsiTheme="minorHAnsi" w:cstheme="minorHAnsi"/>
                <w:szCs w:val="22"/>
              </w:rPr>
              <w:t>20</w:t>
            </w:r>
          </w:p>
        </w:tc>
        <w:tc>
          <w:tcPr>
            <w:tcW w:w="2646" w:type="dxa"/>
          </w:tcPr>
          <w:p w14:paraId="08583BC0" w14:textId="32FF6566" w:rsidR="00665340" w:rsidRPr="00E06696" w:rsidRDefault="00665340" w:rsidP="00665340">
            <w:pPr>
              <w:spacing w:after="240"/>
              <w:jc w:val="left"/>
              <w:rPr>
                <w:rFonts w:asciiTheme="minorHAnsi" w:hAnsiTheme="minorHAnsi" w:cstheme="minorHAnsi"/>
                <w:szCs w:val="22"/>
              </w:rPr>
            </w:pPr>
            <w:r w:rsidRPr="00E06696">
              <w:rPr>
                <w:rFonts w:asciiTheme="minorHAnsi" w:hAnsiTheme="minorHAnsi" w:cstheme="minorHAnsi"/>
                <w:szCs w:val="22"/>
              </w:rPr>
              <w:t xml:space="preserve">Sum of </w:t>
            </w:r>
            <w:r w:rsidR="00F93041">
              <w:rPr>
                <w:rFonts w:asciiTheme="minorHAnsi" w:hAnsiTheme="minorHAnsi" w:cstheme="minorHAnsi"/>
                <w:szCs w:val="22"/>
              </w:rPr>
              <w:t>all</w:t>
            </w:r>
            <w:r w:rsidR="00F93041" w:rsidRPr="00E06696">
              <w:rPr>
                <w:rFonts w:asciiTheme="minorHAnsi" w:hAnsiTheme="minorHAnsi" w:cstheme="minorHAnsi"/>
                <w:szCs w:val="22"/>
              </w:rPr>
              <w:t xml:space="preserve"> detail records</w:t>
            </w:r>
            <w:r w:rsidR="00F93041">
              <w:rPr>
                <w:rFonts w:asciiTheme="minorHAnsi" w:hAnsiTheme="minorHAnsi" w:cstheme="minorHAnsi"/>
                <w:szCs w:val="22"/>
              </w:rPr>
              <w:t>’</w:t>
            </w:r>
            <w:r w:rsidR="00F93041" w:rsidRPr="00E06696">
              <w:rPr>
                <w:rFonts w:asciiTheme="minorHAnsi" w:hAnsiTheme="minorHAnsi" w:cstheme="minorHAnsi"/>
                <w:szCs w:val="22"/>
              </w:rPr>
              <w:t xml:space="preserve"> </w:t>
            </w:r>
            <w:r w:rsidR="00F93041">
              <w:rPr>
                <w:rFonts w:asciiTheme="minorHAnsi" w:hAnsiTheme="minorHAnsi" w:cstheme="minorHAnsi"/>
                <w:szCs w:val="22"/>
              </w:rPr>
              <w:t>CHECKSUM</w:t>
            </w:r>
          </w:p>
        </w:tc>
        <w:tc>
          <w:tcPr>
            <w:tcW w:w="2942" w:type="dxa"/>
          </w:tcPr>
          <w:p w14:paraId="3BF8EE38" w14:textId="717E3755" w:rsidR="00665340" w:rsidRDefault="005C43E5" w:rsidP="00665340">
            <w:pPr>
              <w:pStyle w:val="Normalwithspace"/>
              <w:spacing w:before="0"/>
              <w:jc w:val="left"/>
              <w:rPr>
                <w:rFonts w:asciiTheme="minorHAnsi" w:hAnsiTheme="minorHAnsi" w:cstheme="minorHAnsi"/>
                <w:szCs w:val="22"/>
              </w:rPr>
            </w:pPr>
            <w:r>
              <w:rPr>
                <w:rFonts w:asciiTheme="minorHAnsi" w:hAnsiTheme="minorHAnsi" w:cstheme="minorHAnsi"/>
                <w:szCs w:val="22"/>
              </w:rPr>
              <w:t>Must equal the sum of all detail records’ CHECKSUM.</w:t>
            </w:r>
          </w:p>
        </w:tc>
        <w:tc>
          <w:tcPr>
            <w:tcW w:w="3007" w:type="dxa"/>
          </w:tcPr>
          <w:p w14:paraId="57D7C065" w14:textId="575C3A7E" w:rsidR="00665340" w:rsidRPr="00E06696" w:rsidRDefault="005C43E5" w:rsidP="00524C15">
            <w:pPr>
              <w:keepNext/>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tc>
      </w:tr>
    </w:tbl>
    <w:p w14:paraId="2A238F69" w14:textId="794AEC1D" w:rsidR="00A4326C" w:rsidRPr="00A4326C" w:rsidRDefault="00524C15" w:rsidP="00524C15">
      <w:pPr>
        <w:pStyle w:val="Caption"/>
        <w:rPr>
          <w:rFonts w:cstheme="minorHAnsi"/>
        </w:rPr>
      </w:pPr>
      <w:r>
        <w:t xml:space="preserve">Table </w:t>
      </w:r>
      <w:r>
        <w:fldChar w:fldCharType="begin"/>
      </w:r>
      <w:r>
        <w:instrText xml:space="preserve"> SEQ Table \* ARABIC </w:instrText>
      </w:r>
      <w:r>
        <w:fldChar w:fldCharType="separate"/>
      </w:r>
      <w:r w:rsidR="00FB29C8">
        <w:t>19</w:t>
      </w:r>
      <w:r>
        <w:fldChar w:fldCharType="end"/>
      </w:r>
      <w:r>
        <w:t xml:space="preserve"> </w:t>
      </w:r>
      <w:r>
        <w:fldChar w:fldCharType="begin"/>
      </w:r>
      <w:r>
        <w:instrText xml:space="preserve"> </w:instrText>
      </w:r>
      <w:r w:rsidRPr="00524C15">
        <w:instrText>STYLEREF "Heading 3"</w:instrText>
      </w:r>
      <w:r>
        <w:instrText xml:space="preserve"> </w:instrText>
      </w:r>
      <w:r>
        <w:fldChar w:fldCharType="separate"/>
      </w:r>
      <w:r>
        <w:t>Appendix A.5 - SSB Allotment Results File Data Dictionary</w:t>
      </w:r>
      <w:r>
        <w:fldChar w:fldCharType="end"/>
      </w:r>
    </w:p>
    <w:p w14:paraId="53362C2D" w14:textId="3213E9C1" w:rsidR="00D527F7" w:rsidRDefault="00D527F7" w:rsidP="00634352">
      <w:pPr>
        <w:pStyle w:val="Heading3"/>
      </w:pPr>
      <w:bookmarkStart w:id="837" w:name="_Appendix_A.6_-"/>
      <w:bookmarkStart w:id="838" w:name="_Toc215758868"/>
      <w:bookmarkStart w:id="839" w:name="_Toc215759919"/>
      <w:bookmarkStart w:id="840" w:name="_Toc217999944"/>
      <w:bookmarkEnd w:id="837"/>
      <w:r>
        <w:t>Appendix A.</w:t>
      </w:r>
      <w:r w:rsidR="00FB0D4F">
        <w:t>6</w:t>
      </w:r>
      <w:r>
        <w:t xml:space="preserve"> - SSB Redemption Results File Data Dictionary</w:t>
      </w:r>
      <w:bookmarkEnd w:id="838"/>
      <w:bookmarkEnd w:id="839"/>
      <w:bookmarkEnd w:id="840"/>
    </w:p>
    <w:tbl>
      <w:tblPr>
        <w:tblStyle w:val="TableGrid"/>
        <w:tblW w:w="14184" w:type="dxa"/>
        <w:tblLook w:val="04A0" w:firstRow="1" w:lastRow="0" w:firstColumn="1" w:lastColumn="0" w:noHBand="0" w:noVBand="1"/>
      </w:tblPr>
      <w:tblGrid>
        <w:gridCol w:w="797"/>
        <w:gridCol w:w="2415"/>
        <w:gridCol w:w="1417"/>
        <w:gridCol w:w="960"/>
        <w:gridCol w:w="2648"/>
        <w:gridCol w:w="2946"/>
        <w:gridCol w:w="3001"/>
      </w:tblGrid>
      <w:tr w:rsidR="009330CA" w:rsidRPr="00300889" w14:paraId="27D34F4F" w14:textId="77777777" w:rsidTr="000B3397">
        <w:tc>
          <w:tcPr>
            <w:tcW w:w="797" w:type="dxa"/>
            <w:shd w:val="clear" w:color="auto" w:fill="D9D9D9" w:themeFill="background1" w:themeFillShade="D9"/>
          </w:tcPr>
          <w:p w14:paraId="0F247D71" w14:textId="77777777" w:rsidR="009330CA" w:rsidRPr="00300889" w:rsidRDefault="009330CA"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415" w:type="dxa"/>
            <w:shd w:val="clear" w:color="auto" w:fill="D9D9D9" w:themeFill="background1" w:themeFillShade="D9"/>
          </w:tcPr>
          <w:p w14:paraId="05ED1665" w14:textId="77777777" w:rsidR="009330CA" w:rsidRPr="00300889" w:rsidRDefault="009330CA"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7380D8F6" w14:textId="77777777" w:rsidR="009330CA" w:rsidRPr="00300889" w:rsidRDefault="009330CA" w:rsidP="00D023A9">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960" w:type="dxa"/>
            <w:shd w:val="clear" w:color="auto" w:fill="D9D9D9" w:themeFill="background1" w:themeFillShade="D9"/>
          </w:tcPr>
          <w:p w14:paraId="31103F04" w14:textId="77777777" w:rsidR="009330CA" w:rsidRDefault="009330CA"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Position From</w:t>
            </w:r>
          </w:p>
        </w:tc>
        <w:tc>
          <w:tcPr>
            <w:tcW w:w="2648" w:type="dxa"/>
            <w:shd w:val="clear" w:color="auto" w:fill="D9D9D9" w:themeFill="background1" w:themeFillShade="D9"/>
          </w:tcPr>
          <w:p w14:paraId="574E5AC9" w14:textId="77777777" w:rsidR="009330CA" w:rsidRPr="00300889" w:rsidRDefault="009330CA"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46" w:type="dxa"/>
            <w:shd w:val="clear" w:color="auto" w:fill="D9D9D9" w:themeFill="background1" w:themeFillShade="D9"/>
          </w:tcPr>
          <w:p w14:paraId="73FDC528" w14:textId="19E87D4A" w:rsidR="009330CA" w:rsidRPr="00300889" w:rsidRDefault="009330CA" w:rsidP="00D023A9">
            <w:pPr>
              <w:pStyle w:val="Normalwithspace"/>
              <w:spacing w:before="0"/>
              <w:jc w:val="left"/>
              <w:rPr>
                <w:rFonts w:asciiTheme="minorHAnsi" w:hAnsiTheme="minorHAnsi" w:cstheme="minorHAnsi"/>
                <w:b/>
                <w:bCs/>
                <w:lang w:val="en-AU"/>
              </w:rPr>
            </w:pPr>
            <w:del w:id="841" w:author="Yichen GU from.TOPPAN (MAS)" w:date="2026-01-14T15:48:00Z" w16du:dateUtc="2026-01-14T07:48:00Z">
              <w:r w:rsidDel="0064707F">
                <w:rPr>
                  <w:rFonts w:asciiTheme="minorHAnsi" w:hAnsiTheme="minorHAnsi" w:cstheme="minorHAnsi"/>
                  <w:b/>
                  <w:bCs/>
                  <w:lang w:val="en-AU"/>
                </w:rPr>
                <w:delText xml:space="preserve">Validation </w:delText>
              </w:r>
            </w:del>
            <w:ins w:id="842" w:author="Yichen GU from.TOPPAN (MAS)" w:date="2026-01-14T15:48:00Z" w16du:dateUtc="2026-01-14T07:48:00Z">
              <w:r w:rsidR="0064707F">
                <w:rPr>
                  <w:rFonts w:asciiTheme="minorHAnsi" w:hAnsiTheme="minorHAnsi" w:cstheme="minorHAnsi"/>
                  <w:b/>
                  <w:bCs/>
                  <w:lang w:val="en-AU"/>
                </w:rPr>
                <w:t xml:space="preserve">Generation </w:t>
              </w:r>
            </w:ins>
            <w:r>
              <w:rPr>
                <w:rFonts w:asciiTheme="minorHAnsi" w:hAnsiTheme="minorHAnsi" w:cstheme="minorHAnsi"/>
                <w:b/>
                <w:bCs/>
                <w:lang w:val="en-AU"/>
              </w:rPr>
              <w:t>Rules</w:t>
            </w:r>
          </w:p>
        </w:tc>
        <w:tc>
          <w:tcPr>
            <w:tcW w:w="3001" w:type="dxa"/>
            <w:shd w:val="clear" w:color="auto" w:fill="D9D9D9" w:themeFill="background1" w:themeFillShade="D9"/>
          </w:tcPr>
          <w:p w14:paraId="69817E33" w14:textId="77777777" w:rsidR="009330CA" w:rsidRPr="00300889" w:rsidRDefault="009330CA"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9330CA" w:rsidRPr="00300889" w14:paraId="7DF0AEB0" w14:textId="77777777" w:rsidTr="000B3397">
        <w:tc>
          <w:tcPr>
            <w:tcW w:w="797" w:type="dxa"/>
          </w:tcPr>
          <w:p w14:paraId="709648F0" w14:textId="77777777" w:rsidR="009330CA" w:rsidRPr="00E337FA" w:rsidRDefault="009330CA" w:rsidP="00D023A9">
            <w:pPr>
              <w:rPr>
                <w:lang w:val="en-AU"/>
              </w:rPr>
            </w:pPr>
          </w:p>
        </w:tc>
        <w:tc>
          <w:tcPr>
            <w:tcW w:w="2415" w:type="dxa"/>
          </w:tcPr>
          <w:p w14:paraId="507904B7" w14:textId="77777777" w:rsidR="009330CA" w:rsidRPr="00D22339" w:rsidRDefault="009330CA" w:rsidP="00D023A9">
            <w:pPr>
              <w:pStyle w:val="Normalwithspace"/>
              <w:spacing w:before="0"/>
              <w:jc w:val="left"/>
              <w:rPr>
                <w:rFonts w:asciiTheme="minorHAnsi" w:hAnsiTheme="minorHAnsi" w:cstheme="minorHAnsi"/>
                <w:b/>
                <w:bCs/>
                <w:lang w:val="en-AU"/>
              </w:rPr>
            </w:pPr>
            <w:r w:rsidRPr="00D22339">
              <w:rPr>
                <w:rFonts w:asciiTheme="minorHAnsi" w:hAnsiTheme="minorHAnsi" w:cstheme="minorHAnsi"/>
                <w:b/>
                <w:bCs/>
                <w:lang w:val="en-AU"/>
              </w:rPr>
              <w:t>Header Record</w:t>
            </w:r>
          </w:p>
        </w:tc>
        <w:tc>
          <w:tcPr>
            <w:tcW w:w="1417" w:type="dxa"/>
          </w:tcPr>
          <w:p w14:paraId="4DB6BF1D" w14:textId="77777777" w:rsidR="009330CA" w:rsidRPr="00300889" w:rsidRDefault="009330CA" w:rsidP="00D023A9">
            <w:pPr>
              <w:pStyle w:val="Normalwithspace"/>
              <w:spacing w:before="0"/>
              <w:jc w:val="left"/>
              <w:rPr>
                <w:rFonts w:asciiTheme="minorHAnsi" w:hAnsiTheme="minorHAnsi" w:cstheme="minorHAnsi"/>
                <w:lang w:val="en-AU"/>
              </w:rPr>
            </w:pPr>
          </w:p>
        </w:tc>
        <w:tc>
          <w:tcPr>
            <w:tcW w:w="960" w:type="dxa"/>
          </w:tcPr>
          <w:p w14:paraId="76CEA52E" w14:textId="77777777" w:rsidR="009330CA" w:rsidRPr="00300889" w:rsidRDefault="009330CA" w:rsidP="00D023A9">
            <w:pPr>
              <w:pStyle w:val="Normalwithspace"/>
              <w:spacing w:before="0"/>
              <w:jc w:val="left"/>
              <w:rPr>
                <w:rFonts w:asciiTheme="minorHAnsi" w:hAnsiTheme="minorHAnsi" w:cstheme="minorHAnsi"/>
                <w:lang w:val="en-AU"/>
              </w:rPr>
            </w:pPr>
          </w:p>
        </w:tc>
        <w:tc>
          <w:tcPr>
            <w:tcW w:w="2648" w:type="dxa"/>
          </w:tcPr>
          <w:p w14:paraId="70A3DA42" w14:textId="77777777" w:rsidR="009330CA" w:rsidRPr="00300889" w:rsidRDefault="009330CA" w:rsidP="00D023A9">
            <w:pPr>
              <w:pStyle w:val="Normalwithspace"/>
              <w:spacing w:before="0"/>
              <w:jc w:val="left"/>
              <w:rPr>
                <w:rFonts w:asciiTheme="minorHAnsi" w:hAnsiTheme="minorHAnsi" w:cstheme="minorHAnsi"/>
                <w:lang w:val="en-AU"/>
              </w:rPr>
            </w:pPr>
          </w:p>
        </w:tc>
        <w:tc>
          <w:tcPr>
            <w:tcW w:w="2946" w:type="dxa"/>
          </w:tcPr>
          <w:p w14:paraId="58F8FC41" w14:textId="77777777" w:rsidR="009330CA" w:rsidRPr="00300889" w:rsidRDefault="009330CA" w:rsidP="00D023A9">
            <w:pPr>
              <w:pStyle w:val="Normalwithspace"/>
              <w:spacing w:before="0"/>
              <w:jc w:val="left"/>
              <w:rPr>
                <w:rFonts w:asciiTheme="minorHAnsi" w:hAnsiTheme="minorHAnsi" w:cstheme="minorHAnsi"/>
                <w:lang w:val="en-AU"/>
              </w:rPr>
            </w:pPr>
          </w:p>
        </w:tc>
        <w:tc>
          <w:tcPr>
            <w:tcW w:w="3001" w:type="dxa"/>
          </w:tcPr>
          <w:p w14:paraId="62F22134" w14:textId="77777777" w:rsidR="009330CA" w:rsidRPr="00300889" w:rsidRDefault="009330CA" w:rsidP="00D023A9">
            <w:pPr>
              <w:pStyle w:val="Normalwithspace"/>
              <w:spacing w:before="0"/>
              <w:jc w:val="left"/>
              <w:rPr>
                <w:rFonts w:asciiTheme="minorHAnsi" w:hAnsiTheme="minorHAnsi" w:cstheme="minorHAnsi"/>
                <w:lang w:val="en-AU"/>
              </w:rPr>
            </w:pPr>
          </w:p>
        </w:tc>
      </w:tr>
      <w:tr w:rsidR="009330CA" w:rsidRPr="005F7CBC" w14:paraId="7BB54E35" w14:textId="77777777" w:rsidTr="000B3397">
        <w:tc>
          <w:tcPr>
            <w:tcW w:w="797" w:type="dxa"/>
          </w:tcPr>
          <w:p w14:paraId="156A9E3C" w14:textId="77777777" w:rsidR="009330CA" w:rsidRPr="00F524AB" w:rsidRDefault="009330CA" w:rsidP="00857344">
            <w:pPr>
              <w:pStyle w:val="ListParagraph"/>
              <w:numPr>
                <w:ilvl w:val="0"/>
                <w:numId w:val="122"/>
              </w:numPr>
            </w:pPr>
          </w:p>
        </w:tc>
        <w:tc>
          <w:tcPr>
            <w:tcW w:w="2415" w:type="dxa"/>
          </w:tcPr>
          <w:p w14:paraId="364526DC" w14:textId="77777777" w:rsidR="009330CA" w:rsidRPr="00300889" w:rsidRDefault="009330CA"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RECORD_TYPE</w:t>
            </w:r>
          </w:p>
        </w:tc>
        <w:tc>
          <w:tcPr>
            <w:tcW w:w="1417" w:type="dxa"/>
          </w:tcPr>
          <w:p w14:paraId="15F08F34" w14:textId="77777777" w:rsidR="009330CA" w:rsidRPr="00300889" w:rsidRDefault="009330CA"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X(10)</w:t>
            </w:r>
          </w:p>
        </w:tc>
        <w:tc>
          <w:tcPr>
            <w:tcW w:w="960" w:type="dxa"/>
          </w:tcPr>
          <w:p w14:paraId="48B28A18" w14:textId="77777777" w:rsidR="009330CA" w:rsidRDefault="009330CA" w:rsidP="00D023A9">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48" w:type="dxa"/>
          </w:tcPr>
          <w:p w14:paraId="04688A26" w14:textId="77777777" w:rsidR="009330CA" w:rsidRPr="00300889" w:rsidRDefault="009330CA" w:rsidP="00D023A9">
            <w:pPr>
              <w:pStyle w:val="Normalwithspace"/>
              <w:spacing w:before="0"/>
              <w:jc w:val="left"/>
              <w:rPr>
                <w:rFonts w:asciiTheme="minorHAnsi" w:hAnsiTheme="minorHAnsi" w:cstheme="minorHAnsi"/>
                <w:lang w:val="en-AU"/>
              </w:rPr>
            </w:pPr>
            <w:r>
              <w:rPr>
                <w:rFonts w:asciiTheme="minorHAnsi" w:hAnsiTheme="minorHAnsi" w:cstheme="minorHAnsi"/>
                <w:szCs w:val="22"/>
                <w:lang w:val="en-AU"/>
              </w:rPr>
              <w:t>Record indicator</w:t>
            </w:r>
          </w:p>
        </w:tc>
        <w:tc>
          <w:tcPr>
            <w:tcW w:w="2946" w:type="dxa"/>
          </w:tcPr>
          <w:p w14:paraId="39887599" w14:textId="77777777" w:rsidR="009330CA" w:rsidRDefault="009330CA" w:rsidP="00D023A9">
            <w:pPr>
              <w:pStyle w:val="Normalwithspace"/>
              <w:spacing w:before="0"/>
              <w:jc w:val="left"/>
              <w:rPr>
                <w:rFonts w:asciiTheme="minorHAnsi" w:hAnsiTheme="minorHAnsi" w:cstheme="minorHAnsi"/>
              </w:rPr>
            </w:pPr>
            <w:r>
              <w:rPr>
                <w:rFonts w:asciiTheme="minorHAnsi" w:hAnsiTheme="minorHAnsi" w:cstheme="minorHAnsi"/>
              </w:rPr>
              <w:t>Must be ‘</w:t>
            </w:r>
            <w:r w:rsidRPr="00300889">
              <w:rPr>
                <w:rFonts w:asciiTheme="minorHAnsi" w:hAnsiTheme="minorHAnsi" w:cstheme="minorHAnsi"/>
              </w:rPr>
              <w:t>HHHHHHHHHH</w:t>
            </w:r>
            <w:r>
              <w:rPr>
                <w:rFonts w:asciiTheme="minorHAnsi" w:hAnsiTheme="minorHAnsi" w:cstheme="minorHAnsi"/>
              </w:rPr>
              <w:t>’ for Header Record.</w:t>
            </w:r>
          </w:p>
        </w:tc>
        <w:tc>
          <w:tcPr>
            <w:tcW w:w="3001" w:type="dxa"/>
          </w:tcPr>
          <w:p w14:paraId="43144559" w14:textId="77777777" w:rsidR="009330CA" w:rsidRPr="005F7CBC" w:rsidRDefault="009330CA" w:rsidP="00D023A9">
            <w:pPr>
              <w:pStyle w:val="Normalwithspace"/>
              <w:spacing w:before="0"/>
              <w:jc w:val="left"/>
              <w:rPr>
                <w:rFonts w:asciiTheme="minorHAnsi" w:hAnsiTheme="minorHAnsi" w:cstheme="minorHAnsi"/>
                <w:strike/>
                <w:lang w:val="en-AU"/>
              </w:rPr>
            </w:pPr>
          </w:p>
        </w:tc>
      </w:tr>
      <w:tr w:rsidR="009330CA" w:rsidRPr="00400E60" w14:paraId="23EBDEE3" w14:textId="77777777" w:rsidTr="000B3397">
        <w:tc>
          <w:tcPr>
            <w:tcW w:w="797" w:type="dxa"/>
          </w:tcPr>
          <w:p w14:paraId="75863027" w14:textId="77777777" w:rsidR="009330CA" w:rsidRPr="00F524AB" w:rsidRDefault="009330CA" w:rsidP="00D21035">
            <w:pPr>
              <w:pStyle w:val="ListParagraph"/>
            </w:pPr>
          </w:p>
        </w:tc>
        <w:tc>
          <w:tcPr>
            <w:tcW w:w="2415" w:type="dxa"/>
          </w:tcPr>
          <w:p w14:paraId="37F22D66" w14:textId="79DB5F10" w:rsidR="009330CA" w:rsidRPr="00300889" w:rsidRDefault="009330CA" w:rsidP="009330CA">
            <w:pPr>
              <w:pStyle w:val="Normalwithspace"/>
              <w:spacing w:before="0"/>
              <w:jc w:val="left"/>
              <w:rPr>
                <w:rFonts w:asciiTheme="minorHAnsi" w:hAnsiTheme="minorHAnsi" w:cstheme="minorHAnsi"/>
              </w:rPr>
            </w:pPr>
            <w:r w:rsidRPr="00C27BED">
              <w:rPr>
                <w:rFonts w:asciiTheme="minorHAnsi" w:hAnsiTheme="minorHAnsi" w:cstheme="minorHAnsi"/>
                <w:szCs w:val="22"/>
              </w:rPr>
              <w:t>FILE_TYPE</w:t>
            </w:r>
          </w:p>
        </w:tc>
        <w:tc>
          <w:tcPr>
            <w:tcW w:w="1417" w:type="dxa"/>
          </w:tcPr>
          <w:p w14:paraId="60C464D0" w14:textId="38AC1859" w:rsidR="009330CA" w:rsidRPr="00300889" w:rsidRDefault="009330CA" w:rsidP="009330CA">
            <w:pPr>
              <w:pStyle w:val="Normalwithspace"/>
              <w:spacing w:before="0"/>
              <w:jc w:val="left"/>
              <w:rPr>
                <w:rFonts w:asciiTheme="minorHAnsi" w:hAnsiTheme="minorHAnsi" w:cstheme="minorHAnsi"/>
              </w:rPr>
            </w:pPr>
            <w:r w:rsidRPr="00C27BED">
              <w:rPr>
                <w:rFonts w:asciiTheme="minorHAnsi" w:hAnsiTheme="minorHAnsi" w:cstheme="minorHAnsi"/>
                <w:szCs w:val="22"/>
              </w:rPr>
              <w:t>X(3)</w:t>
            </w:r>
          </w:p>
        </w:tc>
        <w:tc>
          <w:tcPr>
            <w:tcW w:w="960" w:type="dxa"/>
          </w:tcPr>
          <w:p w14:paraId="695C79B2" w14:textId="7739D2D4" w:rsidR="009330CA" w:rsidRDefault="00FA2884" w:rsidP="009330CA">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648" w:type="dxa"/>
          </w:tcPr>
          <w:p w14:paraId="1BB57E5A" w14:textId="7B19473D" w:rsidR="009330CA" w:rsidRDefault="001E74D6" w:rsidP="009330CA">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File type indicator</w:t>
            </w:r>
          </w:p>
        </w:tc>
        <w:tc>
          <w:tcPr>
            <w:tcW w:w="2946" w:type="dxa"/>
          </w:tcPr>
          <w:p w14:paraId="7DDC54D2" w14:textId="6102AD92" w:rsidR="009330CA" w:rsidRPr="003B17B7" w:rsidRDefault="009330CA"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 be ‘RR1’ or ‘RR3’.</w:t>
            </w:r>
          </w:p>
        </w:tc>
        <w:tc>
          <w:tcPr>
            <w:tcW w:w="3001" w:type="dxa"/>
          </w:tcPr>
          <w:p w14:paraId="1704AE01" w14:textId="77777777" w:rsidR="009330CA" w:rsidRPr="00E06696" w:rsidRDefault="009330CA" w:rsidP="009330CA">
            <w:pPr>
              <w:jc w:val="left"/>
              <w:rPr>
                <w:rFonts w:asciiTheme="minorHAnsi" w:hAnsiTheme="minorHAnsi" w:cstheme="minorHAnsi"/>
                <w:szCs w:val="22"/>
              </w:rPr>
            </w:pPr>
            <w:r>
              <w:rPr>
                <w:rFonts w:asciiTheme="minorHAnsi" w:hAnsiTheme="minorHAnsi" w:cstheme="minorHAnsi"/>
                <w:szCs w:val="22"/>
              </w:rPr>
              <w:t>RR</w:t>
            </w:r>
            <w:r w:rsidRPr="00E06696">
              <w:rPr>
                <w:rFonts w:asciiTheme="minorHAnsi" w:hAnsiTheme="minorHAnsi" w:cstheme="minorHAnsi"/>
                <w:szCs w:val="22"/>
              </w:rPr>
              <w:t xml:space="preserve">1 – </w:t>
            </w:r>
            <w:r w:rsidRPr="00C27BED">
              <w:rPr>
                <w:rFonts w:asciiTheme="minorHAnsi" w:hAnsiTheme="minorHAnsi" w:cstheme="minorHAnsi"/>
                <w:szCs w:val="22"/>
              </w:rPr>
              <w:t>Redemption</w:t>
            </w:r>
            <w:r>
              <w:rPr>
                <w:rFonts w:asciiTheme="minorHAnsi" w:hAnsiTheme="minorHAnsi" w:cstheme="minorHAnsi"/>
                <w:szCs w:val="22"/>
              </w:rPr>
              <w:t xml:space="preserve"> results</w:t>
            </w:r>
            <w:r w:rsidRPr="00E06696">
              <w:rPr>
                <w:rFonts w:asciiTheme="minorHAnsi" w:hAnsiTheme="minorHAnsi" w:cstheme="minorHAnsi"/>
                <w:szCs w:val="22"/>
              </w:rPr>
              <w:t xml:space="preserve"> for CASH</w:t>
            </w:r>
            <w:r>
              <w:rPr>
                <w:rFonts w:asciiTheme="minorHAnsi" w:hAnsiTheme="minorHAnsi" w:cstheme="minorHAnsi"/>
                <w:szCs w:val="22"/>
              </w:rPr>
              <w:t xml:space="preserve"> subscription</w:t>
            </w:r>
          </w:p>
          <w:p w14:paraId="789C6C18" w14:textId="3360D80D" w:rsidR="009330CA" w:rsidRPr="00400E60" w:rsidRDefault="009330CA" w:rsidP="009330CA">
            <w:pPr>
              <w:jc w:val="left"/>
              <w:rPr>
                <w:rFonts w:asciiTheme="minorHAnsi" w:hAnsiTheme="minorHAnsi" w:cstheme="minorHAnsi"/>
                <w:strike/>
              </w:rPr>
            </w:pPr>
            <w:r>
              <w:rPr>
                <w:rFonts w:asciiTheme="minorHAnsi" w:hAnsiTheme="minorHAnsi" w:cstheme="minorHAnsi"/>
                <w:szCs w:val="22"/>
              </w:rPr>
              <w:t>RR</w:t>
            </w:r>
            <w:r w:rsidRPr="00E06696">
              <w:rPr>
                <w:rFonts w:asciiTheme="minorHAnsi" w:hAnsiTheme="minorHAnsi" w:cstheme="minorHAnsi"/>
                <w:szCs w:val="22"/>
              </w:rPr>
              <w:t xml:space="preserve">3 – </w:t>
            </w:r>
            <w:r w:rsidRPr="00C27BED">
              <w:rPr>
                <w:rFonts w:asciiTheme="minorHAnsi" w:hAnsiTheme="minorHAnsi" w:cstheme="minorHAnsi"/>
                <w:szCs w:val="22"/>
              </w:rPr>
              <w:t>Redemption</w:t>
            </w:r>
            <w:r>
              <w:rPr>
                <w:rFonts w:asciiTheme="minorHAnsi" w:hAnsiTheme="minorHAnsi" w:cstheme="minorHAnsi"/>
                <w:szCs w:val="22"/>
              </w:rPr>
              <w:t xml:space="preserve"> results</w:t>
            </w:r>
            <w:r w:rsidRPr="00E06696">
              <w:rPr>
                <w:rFonts w:asciiTheme="minorHAnsi" w:hAnsiTheme="minorHAnsi" w:cstheme="minorHAnsi"/>
                <w:szCs w:val="22"/>
              </w:rPr>
              <w:t xml:space="preserve"> for SRS</w:t>
            </w:r>
          </w:p>
        </w:tc>
      </w:tr>
      <w:tr w:rsidR="009330CA" w:rsidRPr="00E06696" w14:paraId="31989A00" w14:textId="77777777" w:rsidTr="000B3397">
        <w:tc>
          <w:tcPr>
            <w:tcW w:w="797" w:type="dxa"/>
          </w:tcPr>
          <w:p w14:paraId="2AD28235" w14:textId="77777777" w:rsidR="009330CA" w:rsidRPr="00F524AB" w:rsidRDefault="009330CA" w:rsidP="00D21035">
            <w:pPr>
              <w:pStyle w:val="ListParagraph"/>
            </w:pPr>
          </w:p>
        </w:tc>
        <w:tc>
          <w:tcPr>
            <w:tcW w:w="2415" w:type="dxa"/>
          </w:tcPr>
          <w:p w14:paraId="68D9F9A0" w14:textId="4BA2E933" w:rsidR="009330CA" w:rsidRPr="009C4514" w:rsidRDefault="00D37B4A" w:rsidP="009330CA">
            <w:pPr>
              <w:pStyle w:val="Normalwithspace"/>
              <w:spacing w:before="0"/>
              <w:jc w:val="left"/>
              <w:rPr>
                <w:rFonts w:asciiTheme="minorHAnsi" w:hAnsiTheme="minorHAnsi" w:cstheme="minorHAnsi"/>
                <w:szCs w:val="22"/>
                <w:lang w:val="en-AU"/>
              </w:rPr>
            </w:pPr>
            <w:r>
              <w:rPr>
                <w:rFonts w:asciiTheme="minorHAnsi" w:hAnsiTheme="minorHAnsi" w:cstheme="minorHAnsi"/>
                <w:szCs w:val="22"/>
              </w:rPr>
              <w:t>PRI_DLR</w:t>
            </w:r>
            <w:r w:rsidR="009330CA" w:rsidRPr="00C27BED">
              <w:rPr>
                <w:rFonts w:asciiTheme="minorHAnsi" w:hAnsiTheme="minorHAnsi" w:cstheme="minorHAnsi"/>
                <w:szCs w:val="22"/>
              </w:rPr>
              <w:t>_CODE</w:t>
            </w:r>
          </w:p>
        </w:tc>
        <w:tc>
          <w:tcPr>
            <w:tcW w:w="1417" w:type="dxa"/>
          </w:tcPr>
          <w:p w14:paraId="0D4A6F2E" w14:textId="2A51CFBC" w:rsidR="009330CA" w:rsidRPr="00E06696"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9(4)</w:t>
            </w:r>
          </w:p>
        </w:tc>
        <w:tc>
          <w:tcPr>
            <w:tcW w:w="960" w:type="dxa"/>
          </w:tcPr>
          <w:p w14:paraId="7B97FB71" w14:textId="6E3CE1FA" w:rsidR="009330CA" w:rsidRDefault="00FA2884" w:rsidP="009330CA">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14</w:t>
            </w:r>
          </w:p>
        </w:tc>
        <w:tc>
          <w:tcPr>
            <w:tcW w:w="2648" w:type="dxa"/>
          </w:tcPr>
          <w:p w14:paraId="1096260D" w14:textId="3DB056AC" w:rsidR="009330CA" w:rsidRDefault="00B14CAD" w:rsidP="009330CA">
            <w:pPr>
              <w:pStyle w:val="Normalwithspace"/>
              <w:spacing w:before="0"/>
              <w:jc w:val="left"/>
              <w:rPr>
                <w:rFonts w:asciiTheme="minorHAnsi" w:hAnsiTheme="minorHAnsi" w:cstheme="minorHAnsi"/>
                <w:szCs w:val="22"/>
              </w:rPr>
            </w:pPr>
            <w:r>
              <w:rPr>
                <w:rFonts w:asciiTheme="minorHAnsi" w:hAnsiTheme="minorHAnsi" w:cstheme="minorHAnsi"/>
                <w:szCs w:val="22"/>
              </w:rPr>
              <w:t>Primary dealer</w:t>
            </w:r>
            <w:r w:rsidR="009330CA" w:rsidRPr="005A4898">
              <w:rPr>
                <w:rFonts w:asciiTheme="minorHAnsi" w:hAnsiTheme="minorHAnsi" w:cstheme="minorHAnsi"/>
                <w:szCs w:val="22"/>
              </w:rPr>
              <w:t xml:space="preserve"> code</w:t>
            </w:r>
          </w:p>
        </w:tc>
        <w:tc>
          <w:tcPr>
            <w:tcW w:w="2946" w:type="dxa"/>
          </w:tcPr>
          <w:p w14:paraId="6B3E67E8" w14:textId="338DF1C2" w:rsidR="009330CA" w:rsidRDefault="00994B5C"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w:t>
            </w:r>
            <w:r w:rsidRPr="005A4898">
              <w:rPr>
                <w:rFonts w:asciiTheme="minorHAnsi" w:hAnsiTheme="minorHAnsi" w:cstheme="minorHAnsi"/>
                <w:szCs w:val="22"/>
              </w:rPr>
              <w:t xml:space="preserve"> be </w:t>
            </w:r>
            <w:r>
              <w:rPr>
                <w:rFonts w:asciiTheme="minorHAnsi" w:hAnsiTheme="minorHAnsi" w:cstheme="minorHAnsi"/>
                <w:szCs w:val="22"/>
              </w:rPr>
              <w:t xml:space="preserve">a valid 4-digit bank code </w:t>
            </w:r>
            <w:r w:rsidRPr="005A4898">
              <w:rPr>
                <w:rFonts w:asciiTheme="minorHAnsi" w:hAnsiTheme="minorHAnsi" w:cstheme="minorHAnsi"/>
                <w:szCs w:val="22"/>
              </w:rPr>
              <w:t>or CDP</w:t>
            </w:r>
            <w:r w:rsidR="00311172">
              <w:rPr>
                <w:rFonts w:asciiTheme="minorHAnsi" w:hAnsiTheme="minorHAnsi" w:cstheme="minorHAnsi"/>
                <w:szCs w:val="22"/>
              </w:rPr>
              <w:t xml:space="preserve"> code</w:t>
            </w:r>
            <w:r w:rsidRPr="005A4898">
              <w:rPr>
                <w:rFonts w:asciiTheme="minorHAnsi" w:hAnsiTheme="minorHAnsi" w:cstheme="minorHAnsi"/>
                <w:szCs w:val="22"/>
              </w:rPr>
              <w:t>.</w:t>
            </w:r>
          </w:p>
        </w:tc>
        <w:tc>
          <w:tcPr>
            <w:tcW w:w="3001" w:type="dxa"/>
          </w:tcPr>
          <w:p w14:paraId="54252F68" w14:textId="77777777" w:rsidR="009330CA" w:rsidRPr="00E06696" w:rsidRDefault="009330CA" w:rsidP="009330CA">
            <w:pPr>
              <w:jc w:val="left"/>
              <w:rPr>
                <w:rFonts w:asciiTheme="minorHAnsi" w:hAnsiTheme="minorHAnsi" w:cstheme="minorHAnsi"/>
                <w:szCs w:val="22"/>
              </w:rPr>
            </w:pPr>
          </w:p>
        </w:tc>
      </w:tr>
      <w:tr w:rsidR="009330CA" w:rsidRPr="00E06696" w14:paraId="4392A41C" w14:textId="77777777" w:rsidTr="000B3397">
        <w:tc>
          <w:tcPr>
            <w:tcW w:w="797" w:type="dxa"/>
          </w:tcPr>
          <w:p w14:paraId="0DE25090" w14:textId="77777777" w:rsidR="009330CA" w:rsidRPr="00F524AB" w:rsidRDefault="009330CA" w:rsidP="00D21035">
            <w:pPr>
              <w:pStyle w:val="ListParagraph"/>
            </w:pPr>
          </w:p>
        </w:tc>
        <w:tc>
          <w:tcPr>
            <w:tcW w:w="2415" w:type="dxa"/>
          </w:tcPr>
          <w:p w14:paraId="3E395C49" w14:textId="224DBEFA" w:rsidR="009330CA" w:rsidRPr="00C27BED" w:rsidRDefault="00D37B4A" w:rsidP="009330CA">
            <w:pPr>
              <w:pStyle w:val="Normalwithspace"/>
              <w:spacing w:before="0"/>
              <w:jc w:val="left"/>
              <w:rPr>
                <w:rFonts w:asciiTheme="minorHAnsi" w:hAnsiTheme="minorHAnsi" w:cstheme="minorHAnsi"/>
                <w:szCs w:val="22"/>
              </w:rPr>
            </w:pPr>
            <w:r>
              <w:rPr>
                <w:rFonts w:asciiTheme="minorHAnsi" w:hAnsiTheme="minorHAnsi" w:cstheme="minorHAnsi"/>
                <w:szCs w:val="22"/>
              </w:rPr>
              <w:t>BANK</w:t>
            </w:r>
            <w:r w:rsidR="009330CA" w:rsidRPr="00C27BED">
              <w:rPr>
                <w:rFonts w:asciiTheme="minorHAnsi" w:hAnsiTheme="minorHAnsi" w:cstheme="minorHAnsi"/>
                <w:szCs w:val="22"/>
              </w:rPr>
              <w:t>_NAME</w:t>
            </w:r>
          </w:p>
        </w:tc>
        <w:tc>
          <w:tcPr>
            <w:tcW w:w="1417" w:type="dxa"/>
          </w:tcPr>
          <w:p w14:paraId="39962A4C" w14:textId="2679AD8A"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X(20)</w:t>
            </w:r>
          </w:p>
        </w:tc>
        <w:tc>
          <w:tcPr>
            <w:tcW w:w="960" w:type="dxa"/>
          </w:tcPr>
          <w:p w14:paraId="50E16DEA" w14:textId="6FCA0554" w:rsidR="009330CA" w:rsidRPr="005A4898" w:rsidRDefault="00FA2884" w:rsidP="009330CA">
            <w:pPr>
              <w:pStyle w:val="Normalwithspace"/>
              <w:spacing w:before="0"/>
              <w:jc w:val="left"/>
              <w:rPr>
                <w:rFonts w:asciiTheme="minorHAnsi" w:hAnsiTheme="minorHAnsi" w:cstheme="minorHAnsi"/>
                <w:szCs w:val="22"/>
              </w:rPr>
            </w:pPr>
            <w:r>
              <w:rPr>
                <w:rFonts w:asciiTheme="minorHAnsi" w:hAnsiTheme="minorHAnsi" w:cstheme="minorHAnsi"/>
                <w:szCs w:val="22"/>
              </w:rPr>
              <w:t>34</w:t>
            </w:r>
          </w:p>
        </w:tc>
        <w:tc>
          <w:tcPr>
            <w:tcW w:w="2648" w:type="dxa"/>
          </w:tcPr>
          <w:p w14:paraId="73428EB5" w14:textId="323D9BD3" w:rsidR="009330CA" w:rsidRPr="005A4898" w:rsidRDefault="00F555AD" w:rsidP="009330CA">
            <w:pPr>
              <w:pStyle w:val="Normalwithspace"/>
              <w:spacing w:before="0"/>
              <w:jc w:val="left"/>
              <w:rPr>
                <w:rFonts w:asciiTheme="minorHAnsi" w:hAnsiTheme="minorHAnsi" w:cstheme="minorHAnsi"/>
                <w:szCs w:val="22"/>
              </w:rPr>
            </w:pPr>
            <w:r>
              <w:rPr>
                <w:rFonts w:asciiTheme="minorHAnsi" w:hAnsiTheme="minorHAnsi" w:cstheme="minorHAnsi"/>
                <w:szCs w:val="22"/>
              </w:rPr>
              <w:t>Bank</w:t>
            </w:r>
            <w:r w:rsidR="009330CA" w:rsidRPr="005A4898">
              <w:rPr>
                <w:rFonts w:asciiTheme="minorHAnsi" w:hAnsiTheme="minorHAnsi" w:cstheme="minorHAnsi"/>
                <w:szCs w:val="22"/>
              </w:rPr>
              <w:t>’s Name</w:t>
            </w:r>
          </w:p>
        </w:tc>
        <w:tc>
          <w:tcPr>
            <w:tcW w:w="2946" w:type="dxa"/>
          </w:tcPr>
          <w:p w14:paraId="5B69BAC0" w14:textId="38A56920" w:rsidR="009330CA" w:rsidRDefault="00994B5C" w:rsidP="009330CA">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022E417A" w14:textId="547F4ED1" w:rsidR="009330CA" w:rsidRPr="00E06696" w:rsidRDefault="00646F09" w:rsidP="009330CA">
            <w:pPr>
              <w:jc w:val="left"/>
              <w:rPr>
                <w:rFonts w:asciiTheme="minorHAnsi" w:hAnsiTheme="minorHAnsi" w:cstheme="minorHAnsi"/>
                <w:szCs w:val="22"/>
              </w:rPr>
            </w:pPr>
            <w:ins w:id="843" w:author="Yichen GU from.TOPPAN (MAS)" w:date="2026-01-16T15:32:00Z" w16du:dateUtc="2026-01-16T07:32:00Z">
              <w:r>
                <w:rPr>
                  <w:rFonts w:asciiTheme="minorHAnsi" w:hAnsiTheme="minorHAnsi" w:cstheme="minorHAnsi"/>
                  <w:szCs w:val="22"/>
                </w:rPr>
                <w:t>Allows special characters.</w:t>
              </w:r>
            </w:ins>
          </w:p>
        </w:tc>
      </w:tr>
      <w:tr w:rsidR="009330CA" w:rsidRPr="00E06696" w14:paraId="7C15A5F9" w14:textId="77777777" w:rsidTr="000B3397">
        <w:tc>
          <w:tcPr>
            <w:tcW w:w="797" w:type="dxa"/>
          </w:tcPr>
          <w:p w14:paraId="60F11F7D" w14:textId="77777777" w:rsidR="009330CA" w:rsidRPr="00F524AB" w:rsidRDefault="009330CA" w:rsidP="00D21035">
            <w:pPr>
              <w:pStyle w:val="ListParagraph"/>
            </w:pPr>
          </w:p>
        </w:tc>
        <w:tc>
          <w:tcPr>
            <w:tcW w:w="2415" w:type="dxa"/>
          </w:tcPr>
          <w:p w14:paraId="1D51F70C" w14:textId="658D4A0D"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PROCESSING_DATE</w:t>
            </w:r>
          </w:p>
        </w:tc>
        <w:tc>
          <w:tcPr>
            <w:tcW w:w="1417" w:type="dxa"/>
          </w:tcPr>
          <w:p w14:paraId="6C7F4BC4" w14:textId="785EB3A7"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9(8)</w:t>
            </w:r>
          </w:p>
        </w:tc>
        <w:tc>
          <w:tcPr>
            <w:tcW w:w="960" w:type="dxa"/>
          </w:tcPr>
          <w:p w14:paraId="6A8A982F" w14:textId="267839D6" w:rsidR="009330CA" w:rsidRPr="005A4898" w:rsidRDefault="00FA2884" w:rsidP="009330CA">
            <w:pPr>
              <w:pStyle w:val="Normalwithspace"/>
              <w:spacing w:before="0"/>
              <w:jc w:val="left"/>
              <w:rPr>
                <w:rFonts w:asciiTheme="minorHAnsi" w:hAnsiTheme="minorHAnsi" w:cstheme="minorHAnsi"/>
                <w:szCs w:val="22"/>
              </w:rPr>
            </w:pPr>
            <w:r>
              <w:rPr>
                <w:rFonts w:asciiTheme="minorHAnsi" w:hAnsiTheme="minorHAnsi" w:cstheme="minorHAnsi"/>
                <w:szCs w:val="22"/>
              </w:rPr>
              <w:t>54</w:t>
            </w:r>
          </w:p>
        </w:tc>
        <w:tc>
          <w:tcPr>
            <w:tcW w:w="2648" w:type="dxa"/>
          </w:tcPr>
          <w:p w14:paraId="61FD382F" w14:textId="04CE0E5B" w:rsidR="009330CA" w:rsidRPr="005A4898" w:rsidRDefault="009330CA" w:rsidP="009330CA">
            <w:pPr>
              <w:pStyle w:val="Normalwithspace"/>
              <w:spacing w:before="0"/>
              <w:jc w:val="left"/>
              <w:rPr>
                <w:rFonts w:asciiTheme="minorHAnsi" w:hAnsiTheme="minorHAnsi" w:cstheme="minorHAnsi"/>
                <w:szCs w:val="22"/>
              </w:rPr>
            </w:pPr>
            <w:r w:rsidRPr="005A4898">
              <w:rPr>
                <w:rFonts w:asciiTheme="minorHAnsi" w:hAnsiTheme="minorHAnsi" w:cstheme="minorHAnsi"/>
                <w:szCs w:val="22"/>
              </w:rPr>
              <w:t>Date of file generation</w:t>
            </w:r>
          </w:p>
        </w:tc>
        <w:tc>
          <w:tcPr>
            <w:tcW w:w="2946" w:type="dxa"/>
          </w:tcPr>
          <w:p w14:paraId="4A615F9B" w14:textId="30CE12C4" w:rsidR="009330CA" w:rsidRDefault="00CF517D" w:rsidP="009330CA">
            <w:pPr>
              <w:pStyle w:val="Normalwithspace"/>
              <w:spacing w:before="0"/>
              <w:jc w:val="left"/>
              <w:rPr>
                <w:rFonts w:asciiTheme="minorHAnsi" w:hAnsiTheme="minorHAnsi" w:cstheme="minorHAnsi"/>
                <w:szCs w:val="22"/>
              </w:rPr>
            </w:pPr>
            <w:r>
              <w:rPr>
                <w:rFonts w:asciiTheme="minorHAnsi" w:hAnsiTheme="minorHAnsi" w:cstheme="minorHAnsi"/>
              </w:rPr>
              <w:t>Must be a valid date in YYYYMMDD format and must not be a future date.</w:t>
            </w:r>
          </w:p>
        </w:tc>
        <w:tc>
          <w:tcPr>
            <w:tcW w:w="3001" w:type="dxa"/>
          </w:tcPr>
          <w:p w14:paraId="149D92CE" w14:textId="77777777" w:rsidR="009330CA" w:rsidRPr="00E06696" w:rsidRDefault="009330CA" w:rsidP="009330CA">
            <w:pPr>
              <w:jc w:val="left"/>
              <w:rPr>
                <w:rFonts w:asciiTheme="minorHAnsi" w:hAnsiTheme="minorHAnsi" w:cstheme="minorHAnsi"/>
                <w:szCs w:val="22"/>
              </w:rPr>
            </w:pPr>
          </w:p>
        </w:tc>
      </w:tr>
      <w:tr w:rsidR="009330CA" w:rsidRPr="00E06696" w14:paraId="0728A325" w14:textId="77777777" w:rsidTr="000B3397">
        <w:tc>
          <w:tcPr>
            <w:tcW w:w="797" w:type="dxa"/>
          </w:tcPr>
          <w:p w14:paraId="4B0903E9" w14:textId="77777777" w:rsidR="009330CA" w:rsidRPr="00F524AB" w:rsidRDefault="009330CA" w:rsidP="00F524AB">
            <w:pPr>
              <w:ind w:left="720"/>
              <w:rPr>
                <w:lang w:val="en-AU"/>
              </w:rPr>
            </w:pPr>
          </w:p>
        </w:tc>
        <w:tc>
          <w:tcPr>
            <w:tcW w:w="2415" w:type="dxa"/>
          </w:tcPr>
          <w:p w14:paraId="33E7F0B0" w14:textId="39041129"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b/>
                <w:bCs/>
                <w:szCs w:val="22"/>
              </w:rPr>
              <w:t>Detail Record</w:t>
            </w:r>
            <w:r w:rsidR="0080291B">
              <w:rPr>
                <w:rFonts w:asciiTheme="minorHAnsi" w:hAnsiTheme="minorHAnsi" w:cstheme="minorHAnsi"/>
                <w:b/>
                <w:bCs/>
                <w:szCs w:val="22"/>
              </w:rPr>
              <w:t xml:space="preserve"> </w:t>
            </w:r>
            <w:r w:rsidRPr="00C27BED">
              <w:rPr>
                <w:rFonts w:asciiTheme="minorHAnsi" w:hAnsiTheme="minorHAnsi" w:cstheme="minorHAnsi"/>
                <w:b/>
                <w:bCs/>
                <w:szCs w:val="22"/>
              </w:rPr>
              <w:t>(repetitive)</w:t>
            </w:r>
          </w:p>
        </w:tc>
        <w:tc>
          <w:tcPr>
            <w:tcW w:w="1417" w:type="dxa"/>
          </w:tcPr>
          <w:p w14:paraId="6409711E" w14:textId="77777777" w:rsidR="009330CA" w:rsidRPr="00C27BED" w:rsidRDefault="009330CA" w:rsidP="009330CA">
            <w:pPr>
              <w:pStyle w:val="Normalwithspace"/>
              <w:spacing w:before="0"/>
              <w:jc w:val="left"/>
              <w:rPr>
                <w:rFonts w:asciiTheme="minorHAnsi" w:hAnsiTheme="minorHAnsi" w:cstheme="minorHAnsi"/>
                <w:szCs w:val="22"/>
              </w:rPr>
            </w:pPr>
          </w:p>
        </w:tc>
        <w:tc>
          <w:tcPr>
            <w:tcW w:w="960" w:type="dxa"/>
          </w:tcPr>
          <w:p w14:paraId="59457C4A" w14:textId="77777777" w:rsidR="009330CA" w:rsidRPr="005A4898" w:rsidRDefault="009330CA" w:rsidP="009330CA">
            <w:pPr>
              <w:pStyle w:val="Normalwithspace"/>
              <w:spacing w:before="0"/>
              <w:jc w:val="left"/>
              <w:rPr>
                <w:rFonts w:asciiTheme="minorHAnsi" w:hAnsiTheme="minorHAnsi" w:cstheme="minorHAnsi"/>
                <w:szCs w:val="22"/>
              </w:rPr>
            </w:pPr>
          </w:p>
        </w:tc>
        <w:tc>
          <w:tcPr>
            <w:tcW w:w="2648" w:type="dxa"/>
          </w:tcPr>
          <w:p w14:paraId="59BE0E67" w14:textId="77777777" w:rsidR="009330CA" w:rsidRPr="005A4898" w:rsidRDefault="009330CA" w:rsidP="009330CA">
            <w:pPr>
              <w:pStyle w:val="Normalwithspace"/>
              <w:spacing w:before="0"/>
              <w:jc w:val="left"/>
              <w:rPr>
                <w:rFonts w:asciiTheme="minorHAnsi" w:hAnsiTheme="minorHAnsi" w:cstheme="minorHAnsi"/>
                <w:szCs w:val="22"/>
              </w:rPr>
            </w:pPr>
          </w:p>
        </w:tc>
        <w:tc>
          <w:tcPr>
            <w:tcW w:w="2946" w:type="dxa"/>
          </w:tcPr>
          <w:p w14:paraId="6B3B785B" w14:textId="77777777" w:rsidR="009330CA" w:rsidRDefault="009330CA" w:rsidP="009330CA">
            <w:pPr>
              <w:pStyle w:val="Normalwithspace"/>
              <w:spacing w:before="0"/>
              <w:jc w:val="left"/>
              <w:rPr>
                <w:rFonts w:asciiTheme="minorHAnsi" w:hAnsiTheme="minorHAnsi" w:cstheme="minorHAnsi"/>
                <w:szCs w:val="22"/>
              </w:rPr>
            </w:pPr>
          </w:p>
        </w:tc>
        <w:tc>
          <w:tcPr>
            <w:tcW w:w="3001" w:type="dxa"/>
          </w:tcPr>
          <w:p w14:paraId="63852D53" w14:textId="77777777" w:rsidR="009330CA" w:rsidRPr="00E06696" w:rsidRDefault="009330CA" w:rsidP="009330CA">
            <w:pPr>
              <w:jc w:val="left"/>
              <w:rPr>
                <w:rFonts w:asciiTheme="minorHAnsi" w:hAnsiTheme="minorHAnsi" w:cstheme="minorHAnsi"/>
                <w:szCs w:val="22"/>
              </w:rPr>
            </w:pPr>
          </w:p>
        </w:tc>
      </w:tr>
      <w:tr w:rsidR="009330CA" w:rsidRPr="00E06696" w14:paraId="453CACB8" w14:textId="77777777" w:rsidTr="000B3397">
        <w:tc>
          <w:tcPr>
            <w:tcW w:w="797" w:type="dxa"/>
          </w:tcPr>
          <w:p w14:paraId="69820AE3" w14:textId="77777777" w:rsidR="009330CA" w:rsidRPr="00F524AB" w:rsidRDefault="009330CA" w:rsidP="00D21035">
            <w:pPr>
              <w:pStyle w:val="ListParagraph"/>
            </w:pPr>
          </w:p>
        </w:tc>
        <w:tc>
          <w:tcPr>
            <w:tcW w:w="2415" w:type="dxa"/>
          </w:tcPr>
          <w:p w14:paraId="3CE89DD3" w14:textId="43BAE995" w:rsidR="009330CA" w:rsidRPr="00C27BED" w:rsidRDefault="009330CA" w:rsidP="009330CA">
            <w:pPr>
              <w:pStyle w:val="Normalwithspace"/>
              <w:spacing w:before="0"/>
              <w:jc w:val="left"/>
              <w:rPr>
                <w:rFonts w:asciiTheme="minorHAnsi" w:hAnsiTheme="minorHAnsi" w:cstheme="minorHAnsi"/>
                <w:b/>
                <w:bCs/>
                <w:szCs w:val="22"/>
              </w:rPr>
            </w:pPr>
            <w:r w:rsidRPr="00C27BED">
              <w:rPr>
                <w:rFonts w:asciiTheme="minorHAnsi" w:hAnsiTheme="minorHAnsi" w:cstheme="minorHAnsi"/>
                <w:szCs w:val="22"/>
              </w:rPr>
              <w:t>RECORD_TYPE</w:t>
            </w:r>
          </w:p>
        </w:tc>
        <w:tc>
          <w:tcPr>
            <w:tcW w:w="1417" w:type="dxa"/>
          </w:tcPr>
          <w:p w14:paraId="42FB8F0E" w14:textId="749FD1B1"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X(10)</w:t>
            </w:r>
          </w:p>
        </w:tc>
        <w:tc>
          <w:tcPr>
            <w:tcW w:w="960" w:type="dxa"/>
          </w:tcPr>
          <w:p w14:paraId="47ABD90A" w14:textId="6D4F9CE8" w:rsidR="009330CA" w:rsidRPr="005A4898" w:rsidRDefault="00FA2884" w:rsidP="009330CA">
            <w:pPr>
              <w:pStyle w:val="Normalwithspace"/>
              <w:spacing w:before="0"/>
              <w:jc w:val="left"/>
              <w:rPr>
                <w:rFonts w:asciiTheme="minorHAnsi" w:hAnsiTheme="minorHAnsi" w:cstheme="minorHAnsi"/>
                <w:szCs w:val="22"/>
              </w:rPr>
            </w:pPr>
            <w:r>
              <w:rPr>
                <w:rFonts w:asciiTheme="minorHAnsi" w:hAnsiTheme="minorHAnsi" w:cstheme="minorHAnsi"/>
                <w:szCs w:val="22"/>
              </w:rPr>
              <w:t>1</w:t>
            </w:r>
          </w:p>
        </w:tc>
        <w:tc>
          <w:tcPr>
            <w:tcW w:w="2648" w:type="dxa"/>
          </w:tcPr>
          <w:p w14:paraId="26B21D04" w14:textId="6C2360F2" w:rsidR="009330CA" w:rsidRPr="005A4898" w:rsidRDefault="009330CA" w:rsidP="009330CA">
            <w:pPr>
              <w:pStyle w:val="Normalwithspace"/>
              <w:spacing w:before="0"/>
              <w:jc w:val="left"/>
              <w:rPr>
                <w:rFonts w:asciiTheme="minorHAnsi" w:hAnsiTheme="minorHAnsi" w:cstheme="minorHAnsi"/>
                <w:szCs w:val="22"/>
              </w:rPr>
            </w:pPr>
            <w:r>
              <w:rPr>
                <w:rFonts w:asciiTheme="minorHAnsi" w:hAnsiTheme="minorHAnsi" w:cstheme="minorHAnsi"/>
              </w:rPr>
              <w:t>Record indicator</w:t>
            </w:r>
          </w:p>
        </w:tc>
        <w:tc>
          <w:tcPr>
            <w:tcW w:w="2946" w:type="dxa"/>
          </w:tcPr>
          <w:p w14:paraId="1A0FE7C4" w14:textId="70868DBF" w:rsidR="009330CA" w:rsidRDefault="009330CA" w:rsidP="009330CA">
            <w:pPr>
              <w:pStyle w:val="Normalwithspace"/>
              <w:spacing w:before="0"/>
              <w:jc w:val="left"/>
              <w:rPr>
                <w:rFonts w:asciiTheme="minorHAnsi" w:hAnsiTheme="minorHAnsi" w:cstheme="minorHAnsi"/>
                <w:szCs w:val="22"/>
              </w:rPr>
            </w:pPr>
            <w:r>
              <w:rPr>
                <w:rFonts w:asciiTheme="minorHAnsi" w:hAnsiTheme="minorHAnsi" w:cstheme="minorHAnsi"/>
                <w:szCs w:val="22"/>
              </w:rPr>
              <w:t xml:space="preserve">Must be </w:t>
            </w:r>
            <w:r w:rsidRPr="006D3DE8">
              <w:rPr>
                <w:rFonts w:asciiTheme="minorHAnsi" w:hAnsiTheme="minorHAnsi" w:cstheme="minorHAnsi"/>
                <w:szCs w:val="28"/>
              </w:rPr>
              <w:t>‘DDDDDDDDDD’</w:t>
            </w:r>
            <w:r>
              <w:rPr>
                <w:rFonts w:asciiTheme="minorHAnsi" w:hAnsiTheme="minorHAnsi" w:cstheme="minorHAnsi"/>
                <w:szCs w:val="28"/>
              </w:rPr>
              <w:t xml:space="preserve"> for</w:t>
            </w:r>
            <w:r w:rsidR="00164A0E">
              <w:rPr>
                <w:rFonts w:asciiTheme="minorHAnsi" w:hAnsiTheme="minorHAnsi" w:cstheme="minorHAnsi"/>
                <w:szCs w:val="28"/>
              </w:rPr>
              <w:t xml:space="preserve"> </w:t>
            </w:r>
            <w:r>
              <w:rPr>
                <w:rFonts w:asciiTheme="minorHAnsi" w:hAnsiTheme="minorHAnsi" w:cstheme="minorHAnsi"/>
                <w:szCs w:val="28"/>
              </w:rPr>
              <w:t>Detail Record</w:t>
            </w:r>
          </w:p>
        </w:tc>
        <w:tc>
          <w:tcPr>
            <w:tcW w:w="3001" w:type="dxa"/>
          </w:tcPr>
          <w:p w14:paraId="6F3AFE5A" w14:textId="77777777" w:rsidR="009330CA" w:rsidRPr="00E06696" w:rsidRDefault="009330CA" w:rsidP="009330CA">
            <w:pPr>
              <w:jc w:val="left"/>
              <w:rPr>
                <w:rFonts w:asciiTheme="minorHAnsi" w:hAnsiTheme="minorHAnsi" w:cstheme="minorHAnsi"/>
                <w:szCs w:val="22"/>
              </w:rPr>
            </w:pPr>
          </w:p>
        </w:tc>
      </w:tr>
      <w:tr w:rsidR="009330CA" w:rsidRPr="00E06696" w14:paraId="3713EF37" w14:textId="77777777" w:rsidTr="000B3397">
        <w:tc>
          <w:tcPr>
            <w:tcW w:w="797" w:type="dxa"/>
          </w:tcPr>
          <w:p w14:paraId="70A6373F" w14:textId="77777777" w:rsidR="009330CA" w:rsidRPr="00F524AB" w:rsidRDefault="009330CA" w:rsidP="00D21035">
            <w:pPr>
              <w:pStyle w:val="ListParagraph"/>
            </w:pPr>
          </w:p>
        </w:tc>
        <w:tc>
          <w:tcPr>
            <w:tcW w:w="2415" w:type="dxa"/>
          </w:tcPr>
          <w:p w14:paraId="33A25F5A" w14:textId="12CCEF65"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ISSUE_CODE</w:t>
            </w:r>
          </w:p>
        </w:tc>
        <w:tc>
          <w:tcPr>
            <w:tcW w:w="1417" w:type="dxa"/>
          </w:tcPr>
          <w:p w14:paraId="7730D616" w14:textId="5B08A412"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X(8)</w:t>
            </w:r>
          </w:p>
        </w:tc>
        <w:tc>
          <w:tcPr>
            <w:tcW w:w="960" w:type="dxa"/>
          </w:tcPr>
          <w:p w14:paraId="2791F464" w14:textId="2C23D699" w:rsidR="009330CA" w:rsidRPr="006D3DE8" w:rsidRDefault="00FA2884" w:rsidP="009330CA">
            <w:pPr>
              <w:pStyle w:val="Normalwithspace"/>
              <w:spacing w:before="0"/>
              <w:jc w:val="left"/>
              <w:rPr>
                <w:rFonts w:asciiTheme="minorHAnsi" w:hAnsiTheme="minorHAnsi" w:cstheme="minorHAnsi"/>
              </w:rPr>
            </w:pPr>
            <w:r>
              <w:rPr>
                <w:rFonts w:asciiTheme="minorHAnsi" w:hAnsiTheme="minorHAnsi" w:cstheme="minorHAnsi"/>
              </w:rPr>
              <w:t>11</w:t>
            </w:r>
          </w:p>
        </w:tc>
        <w:tc>
          <w:tcPr>
            <w:tcW w:w="2648" w:type="dxa"/>
          </w:tcPr>
          <w:p w14:paraId="25597779" w14:textId="3121AAC6" w:rsidR="009330CA" w:rsidRDefault="009330CA" w:rsidP="009330CA">
            <w:pPr>
              <w:pStyle w:val="Normalwithspace"/>
              <w:spacing w:before="0"/>
              <w:jc w:val="left"/>
              <w:rPr>
                <w:rFonts w:asciiTheme="minorHAnsi" w:hAnsiTheme="minorHAnsi" w:cstheme="minorHAnsi"/>
                <w:szCs w:val="22"/>
              </w:rPr>
            </w:pPr>
            <w:r>
              <w:rPr>
                <w:rFonts w:asciiTheme="minorHAnsi" w:hAnsiTheme="minorHAnsi" w:cstheme="minorHAnsi"/>
              </w:rPr>
              <w:t>Issue code of SSB</w:t>
            </w:r>
          </w:p>
        </w:tc>
        <w:tc>
          <w:tcPr>
            <w:tcW w:w="2946" w:type="dxa"/>
          </w:tcPr>
          <w:p w14:paraId="0EB86A1E" w14:textId="77777777" w:rsidR="00286FEB" w:rsidRDefault="00286FEB" w:rsidP="00286FEB">
            <w:pPr>
              <w:spacing w:after="240"/>
              <w:jc w:val="left"/>
              <w:rPr>
                <w:rFonts w:asciiTheme="minorHAnsi" w:hAnsiTheme="minorHAnsi" w:cstheme="minorHAnsi"/>
                <w:szCs w:val="22"/>
              </w:rPr>
            </w:pPr>
            <w:r>
              <w:rPr>
                <w:rFonts w:asciiTheme="minorHAnsi" w:hAnsiTheme="minorHAnsi" w:cstheme="minorHAnsi"/>
                <w:szCs w:val="22"/>
              </w:rPr>
              <w:t>Must match a valid issue code in OMEGA.</w:t>
            </w:r>
          </w:p>
          <w:p w14:paraId="744919F2" w14:textId="53CBB712" w:rsidR="009330CA" w:rsidRDefault="00286FEB" w:rsidP="00286FEB">
            <w:pPr>
              <w:pStyle w:val="Normalwithspace"/>
              <w:spacing w:before="0"/>
              <w:jc w:val="left"/>
              <w:rPr>
                <w:rFonts w:asciiTheme="minorHAnsi" w:hAnsiTheme="minorHAnsi" w:cstheme="minorHAnsi"/>
                <w:szCs w:val="22"/>
              </w:rPr>
            </w:pPr>
            <w:r>
              <w:rPr>
                <w:rFonts w:asciiTheme="minorHAnsi" w:hAnsiTheme="minorHAnsi" w:cstheme="minorHAnsi"/>
                <w:szCs w:val="22"/>
              </w:rPr>
              <w:lastRenderedPageBreak/>
              <w:t>If valid, the issue code must be used as the lookup key to verify the ISIN_CODE in the same detail record.</w:t>
            </w:r>
          </w:p>
        </w:tc>
        <w:tc>
          <w:tcPr>
            <w:tcW w:w="3001" w:type="dxa"/>
          </w:tcPr>
          <w:p w14:paraId="33755393" w14:textId="77777777" w:rsidR="009330CA" w:rsidRPr="00E06696" w:rsidRDefault="009330CA" w:rsidP="009330CA">
            <w:pPr>
              <w:jc w:val="left"/>
              <w:rPr>
                <w:rFonts w:asciiTheme="minorHAnsi" w:hAnsiTheme="minorHAnsi" w:cstheme="minorHAnsi"/>
                <w:szCs w:val="22"/>
              </w:rPr>
            </w:pPr>
          </w:p>
        </w:tc>
      </w:tr>
      <w:tr w:rsidR="009330CA" w:rsidRPr="00E06696" w14:paraId="328F061C" w14:textId="77777777" w:rsidTr="000B3397">
        <w:tc>
          <w:tcPr>
            <w:tcW w:w="797" w:type="dxa"/>
          </w:tcPr>
          <w:p w14:paraId="4791ED5D" w14:textId="77777777" w:rsidR="009330CA" w:rsidRPr="00F524AB" w:rsidRDefault="009330CA" w:rsidP="00D21035">
            <w:pPr>
              <w:pStyle w:val="ListParagraph"/>
            </w:pPr>
          </w:p>
        </w:tc>
        <w:tc>
          <w:tcPr>
            <w:tcW w:w="2415" w:type="dxa"/>
          </w:tcPr>
          <w:p w14:paraId="444BE0D3" w14:textId="33EA3824"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ISIN_CODE</w:t>
            </w:r>
          </w:p>
        </w:tc>
        <w:tc>
          <w:tcPr>
            <w:tcW w:w="1417" w:type="dxa"/>
          </w:tcPr>
          <w:p w14:paraId="2DFCE8E7" w14:textId="3B7879FF"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X(12)</w:t>
            </w:r>
          </w:p>
        </w:tc>
        <w:tc>
          <w:tcPr>
            <w:tcW w:w="960" w:type="dxa"/>
          </w:tcPr>
          <w:p w14:paraId="5A7FAF1F" w14:textId="3ABD5351" w:rsidR="009330CA" w:rsidRDefault="00FA2884" w:rsidP="009330CA">
            <w:pPr>
              <w:pStyle w:val="Normalwithspace"/>
              <w:spacing w:before="0"/>
              <w:jc w:val="left"/>
              <w:rPr>
                <w:rFonts w:asciiTheme="minorHAnsi" w:hAnsiTheme="minorHAnsi" w:cstheme="minorHAnsi"/>
              </w:rPr>
            </w:pPr>
            <w:r>
              <w:rPr>
                <w:rFonts w:asciiTheme="minorHAnsi" w:hAnsiTheme="minorHAnsi" w:cstheme="minorHAnsi"/>
              </w:rPr>
              <w:t>19</w:t>
            </w:r>
          </w:p>
        </w:tc>
        <w:tc>
          <w:tcPr>
            <w:tcW w:w="2648" w:type="dxa"/>
          </w:tcPr>
          <w:p w14:paraId="6F6E23DB" w14:textId="091252DE" w:rsidR="009330CA" w:rsidRDefault="009330CA" w:rsidP="009330CA">
            <w:pPr>
              <w:pStyle w:val="Normalwithspace"/>
              <w:spacing w:before="0"/>
              <w:jc w:val="left"/>
              <w:rPr>
                <w:rFonts w:asciiTheme="minorHAnsi" w:hAnsiTheme="minorHAnsi" w:cstheme="minorHAnsi"/>
              </w:rPr>
            </w:pPr>
            <w:r>
              <w:rPr>
                <w:rFonts w:asciiTheme="minorHAnsi" w:hAnsiTheme="minorHAnsi" w:cstheme="minorHAnsi"/>
              </w:rPr>
              <w:t>ISIN code of the SSB issue</w:t>
            </w:r>
          </w:p>
        </w:tc>
        <w:tc>
          <w:tcPr>
            <w:tcW w:w="2946" w:type="dxa"/>
          </w:tcPr>
          <w:p w14:paraId="10F38191" w14:textId="77777777" w:rsidR="005435CB" w:rsidRDefault="005435CB" w:rsidP="005435CB">
            <w:pPr>
              <w:spacing w:after="240"/>
              <w:jc w:val="left"/>
              <w:rPr>
                <w:rFonts w:asciiTheme="minorHAnsi" w:hAnsiTheme="minorHAnsi" w:cstheme="minorHAnsi"/>
                <w:szCs w:val="22"/>
              </w:rPr>
            </w:pPr>
            <w:r>
              <w:rPr>
                <w:rFonts w:asciiTheme="minorHAnsi" w:hAnsiTheme="minorHAnsi" w:cstheme="minorHAnsi"/>
                <w:szCs w:val="22"/>
              </w:rPr>
              <w:t>Must match a valid ISIN code in OMEGA.</w:t>
            </w:r>
          </w:p>
          <w:p w14:paraId="6F628277" w14:textId="68BE5590" w:rsidR="009330CA" w:rsidRDefault="005435CB" w:rsidP="005435CB">
            <w:pPr>
              <w:pStyle w:val="Normalwithspace"/>
              <w:spacing w:before="0"/>
              <w:jc w:val="left"/>
              <w:rPr>
                <w:rFonts w:asciiTheme="minorHAnsi" w:hAnsiTheme="minorHAnsi" w:cstheme="minorHAnsi"/>
                <w:szCs w:val="22"/>
              </w:rPr>
            </w:pPr>
            <w:r>
              <w:rPr>
                <w:rFonts w:asciiTheme="minorHAnsi" w:hAnsiTheme="minorHAnsi" w:cstheme="minorHAnsi"/>
                <w:szCs w:val="22"/>
              </w:rPr>
              <w:t>Must be verified against the valid ISSUE_CODE in the same detail record.</w:t>
            </w:r>
          </w:p>
        </w:tc>
        <w:tc>
          <w:tcPr>
            <w:tcW w:w="3001" w:type="dxa"/>
          </w:tcPr>
          <w:p w14:paraId="3133FD74" w14:textId="77777777" w:rsidR="009330CA" w:rsidRPr="00E06696" w:rsidRDefault="009330CA" w:rsidP="009330CA">
            <w:pPr>
              <w:jc w:val="left"/>
              <w:rPr>
                <w:rFonts w:asciiTheme="minorHAnsi" w:hAnsiTheme="minorHAnsi" w:cstheme="minorHAnsi"/>
                <w:szCs w:val="22"/>
              </w:rPr>
            </w:pPr>
          </w:p>
        </w:tc>
      </w:tr>
      <w:tr w:rsidR="009330CA" w:rsidRPr="00E06696" w14:paraId="59DBEDDD" w14:textId="77777777" w:rsidTr="000B3397">
        <w:tc>
          <w:tcPr>
            <w:tcW w:w="797" w:type="dxa"/>
          </w:tcPr>
          <w:p w14:paraId="5056C3BA" w14:textId="77777777" w:rsidR="009330CA" w:rsidRPr="00F524AB" w:rsidRDefault="009330CA" w:rsidP="00D21035">
            <w:pPr>
              <w:pStyle w:val="ListParagraph"/>
            </w:pPr>
          </w:p>
        </w:tc>
        <w:tc>
          <w:tcPr>
            <w:tcW w:w="2415" w:type="dxa"/>
          </w:tcPr>
          <w:p w14:paraId="2B9F8E2A" w14:textId="65412953" w:rsidR="009330CA" w:rsidRPr="00F84114" w:rsidRDefault="009330CA" w:rsidP="009330CA">
            <w:pPr>
              <w:pStyle w:val="Normalwithspace"/>
              <w:spacing w:before="0"/>
              <w:jc w:val="left"/>
              <w:rPr>
                <w:rFonts w:asciiTheme="minorHAnsi" w:hAnsiTheme="minorHAnsi" w:cstheme="minorHAnsi"/>
                <w:szCs w:val="22"/>
                <w:highlight w:val="cyan"/>
                <w:rPrChange w:id="844"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45" w:author="Jasmine WL TEO (MAS)" w:date="2026-01-06T18:37:00Z" w16du:dateUtc="2026-01-06T10:37:00Z">
                  <w:rPr>
                    <w:rFonts w:asciiTheme="minorHAnsi" w:hAnsiTheme="minorHAnsi" w:cstheme="minorHAnsi"/>
                    <w:szCs w:val="22"/>
                  </w:rPr>
                </w:rPrChange>
              </w:rPr>
              <w:t>TRANS_REF</w:t>
            </w:r>
          </w:p>
        </w:tc>
        <w:tc>
          <w:tcPr>
            <w:tcW w:w="1417" w:type="dxa"/>
          </w:tcPr>
          <w:p w14:paraId="231DA1B3" w14:textId="0FDB4087"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X(8)</w:t>
            </w:r>
          </w:p>
        </w:tc>
        <w:tc>
          <w:tcPr>
            <w:tcW w:w="960" w:type="dxa"/>
          </w:tcPr>
          <w:p w14:paraId="42D10B98" w14:textId="73188A8D" w:rsidR="009330CA" w:rsidRDefault="00FA2884" w:rsidP="009330CA">
            <w:pPr>
              <w:pStyle w:val="Normalwithspace"/>
              <w:spacing w:before="0"/>
              <w:jc w:val="left"/>
              <w:rPr>
                <w:rFonts w:asciiTheme="minorHAnsi" w:hAnsiTheme="minorHAnsi" w:cstheme="minorHAnsi"/>
              </w:rPr>
            </w:pPr>
            <w:r>
              <w:rPr>
                <w:rFonts w:asciiTheme="minorHAnsi" w:hAnsiTheme="minorHAnsi" w:cstheme="minorHAnsi"/>
              </w:rPr>
              <w:t>31</w:t>
            </w:r>
          </w:p>
        </w:tc>
        <w:tc>
          <w:tcPr>
            <w:tcW w:w="2648" w:type="dxa"/>
          </w:tcPr>
          <w:p w14:paraId="68B6AF91" w14:textId="1F01D0D0" w:rsidR="009330CA" w:rsidRDefault="009330CA" w:rsidP="009330CA">
            <w:pPr>
              <w:pStyle w:val="Normalwithspace"/>
              <w:spacing w:before="0"/>
              <w:jc w:val="left"/>
              <w:rPr>
                <w:rFonts w:asciiTheme="minorHAnsi" w:hAnsiTheme="minorHAnsi" w:cstheme="minorHAnsi"/>
              </w:rPr>
            </w:pPr>
            <w:r>
              <w:rPr>
                <w:rFonts w:asciiTheme="minorHAnsi" w:hAnsiTheme="minorHAnsi" w:cstheme="minorHAnsi"/>
                <w:szCs w:val="22"/>
              </w:rPr>
              <w:t>Bank’s transaction r</w:t>
            </w:r>
            <w:r w:rsidRPr="00B71724">
              <w:rPr>
                <w:rFonts w:asciiTheme="minorHAnsi" w:hAnsiTheme="minorHAnsi" w:cstheme="minorHAnsi"/>
                <w:szCs w:val="22"/>
              </w:rPr>
              <w:t xml:space="preserve">eference </w:t>
            </w:r>
            <w:r>
              <w:rPr>
                <w:rFonts w:asciiTheme="minorHAnsi" w:hAnsiTheme="minorHAnsi" w:cstheme="minorHAnsi"/>
                <w:szCs w:val="22"/>
              </w:rPr>
              <w:t>number</w:t>
            </w:r>
          </w:p>
        </w:tc>
        <w:tc>
          <w:tcPr>
            <w:tcW w:w="2946" w:type="dxa"/>
          </w:tcPr>
          <w:p w14:paraId="437A365A" w14:textId="0E2DF269" w:rsidR="009330CA" w:rsidRDefault="00503FB7"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w:t>
            </w:r>
            <w:r w:rsidRPr="00E06696">
              <w:rPr>
                <w:rFonts w:asciiTheme="minorHAnsi" w:hAnsiTheme="minorHAnsi" w:cstheme="minorHAnsi"/>
                <w:szCs w:val="22"/>
              </w:rPr>
              <w:t xml:space="preserve"> be unique </w:t>
            </w:r>
            <w:r>
              <w:rPr>
                <w:rFonts w:asciiTheme="minorHAnsi" w:hAnsiTheme="minorHAnsi" w:cstheme="minorHAnsi"/>
                <w:szCs w:val="22"/>
              </w:rPr>
              <w:t>for records with the same issue code from the same bank</w:t>
            </w:r>
            <w:r w:rsidRPr="00E06696">
              <w:rPr>
                <w:rFonts w:asciiTheme="minorHAnsi" w:hAnsiTheme="minorHAnsi" w:cstheme="minorHAnsi"/>
                <w:szCs w:val="22"/>
              </w:rPr>
              <w:t>.</w:t>
            </w:r>
          </w:p>
        </w:tc>
        <w:tc>
          <w:tcPr>
            <w:tcW w:w="3001" w:type="dxa"/>
          </w:tcPr>
          <w:p w14:paraId="4283EB05" w14:textId="77777777" w:rsidR="009330CA" w:rsidRPr="00E06696" w:rsidRDefault="009330CA" w:rsidP="009330CA">
            <w:pPr>
              <w:jc w:val="left"/>
              <w:rPr>
                <w:rFonts w:asciiTheme="minorHAnsi" w:hAnsiTheme="minorHAnsi" w:cstheme="minorHAnsi"/>
                <w:szCs w:val="22"/>
              </w:rPr>
            </w:pPr>
          </w:p>
        </w:tc>
      </w:tr>
      <w:tr w:rsidR="009330CA" w:rsidRPr="00E06696" w14:paraId="0155C01A" w14:textId="77777777" w:rsidTr="000B3397">
        <w:tc>
          <w:tcPr>
            <w:tcW w:w="797" w:type="dxa"/>
          </w:tcPr>
          <w:p w14:paraId="18DC0949" w14:textId="77777777" w:rsidR="009330CA" w:rsidRPr="00F524AB" w:rsidRDefault="009330CA" w:rsidP="00D21035">
            <w:pPr>
              <w:pStyle w:val="ListParagraph"/>
            </w:pPr>
          </w:p>
        </w:tc>
        <w:tc>
          <w:tcPr>
            <w:tcW w:w="2415" w:type="dxa"/>
          </w:tcPr>
          <w:p w14:paraId="4C5CEC5E" w14:textId="51B760DD" w:rsidR="009330CA" w:rsidRPr="00F84114" w:rsidRDefault="009330CA" w:rsidP="009330CA">
            <w:pPr>
              <w:pStyle w:val="Normalwithspace"/>
              <w:spacing w:before="0"/>
              <w:jc w:val="left"/>
              <w:rPr>
                <w:rFonts w:asciiTheme="minorHAnsi" w:hAnsiTheme="minorHAnsi" w:cstheme="minorHAnsi"/>
                <w:szCs w:val="22"/>
                <w:highlight w:val="cyan"/>
                <w:rPrChange w:id="846"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47" w:author="Jasmine WL TEO (MAS)" w:date="2026-01-06T18:37:00Z" w16du:dateUtc="2026-01-06T10:37:00Z">
                  <w:rPr>
                    <w:rFonts w:asciiTheme="minorHAnsi" w:hAnsiTheme="minorHAnsi" w:cstheme="minorHAnsi"/>
                    <w:szCs w:val="22"/>
                  </w:rPr>
                </w:rPrChange>
              </w:rPr>
              <w:t>NAME_OF_APPLN</w:t>
            </w:r>
          </w:p>
        </w:tc>
        <w:tc>
          <w:tcPr>
            <w:tcW w:w="1417" w:type="dxa"/>
          </w:tcPr>
          <w:p w14:paraId="23E4AA7E" w14:textId="030BD9B4"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X(100)</w:t>
            </w:r>
          </w:p>
        </w:tc>
        <w:tc>
          <w:tcPr>
            <w:tcW w:w="960" w:type="dxa"/>
          </w:tcPr>
          <w:p w14:paraId="166D5D2C" w14:textId="2E22EA99" w:rsidR="009330CA" w:rsidRDefault="00FA2884" w:rsidP="009330CA">
            <w:pPr>
              <w:pStyle w:val="Normalwithspace"/>
              <w:spacing w:before="0"/>
              <w:jc w:val="left"/>
              <w:rPr>
                <w:rFonts w:asciiTheme="minorHAnsi" w:hAnsiTheme="minorHAnsi" w:cstheme="minorHAnsi"/>
                <w:szCs w:val="22"/>
              </w:rPr>
            </w:pPr>
            <w:r>
              <w:rPr>
                <w:rFonts w:asciiTheme="minorHAnsi" w:hAnsiTheme="minorHAnsi" w:cstheme="minorHAnsi"/>
                <w:szCs w:val="22"/>
              </w:rPr>
              <w:t>39</w:t>
            </w:r>
          </w:p>
        </w:tc>
        <w:tc>
          <w:tcPr>
            <w:tcW w:w="2648" w:type="dxa"/>
          </w:tcPr>
          <w:p w14:paraId="7C9C19B4" w14:textId="5E50AA91" w:rsidR="009330CA" w:rsidRPr="00E06696" w:rsidRDefault="009330CA" w:rsidP="009330CA">
            <w:pPr>
              <w:pStyle w:val="Normalwithspace"/>
              <w:spacing w:before="0"/>
              <w:jc w:val="left"/>
              <w:rPr>
                <w:rFonts w:asciiTheme="minorHAnsi" w:hAnsiTheme="minorHAnsi" w:cstheme="minorHAnsi"/>
                <w:szCs w:val="22"/>
              </w:rPr>
            </w:pPr>
            <w:r>
              <w:rPr>
                <w:rFonts w:asciiTheme="minorHAnsi" w:hAnsiTheme="minorHAnsi" w:cstheme="minorHAnsi"/>
              </w:rPr>
              <w:t>Name of the applicant</w:t>
            </w:r>
          </w:p>
        </w:tc>
        <w:tc>
          <w:tcPr>
            <w:tcW w:w="2946" w:type="dxa"/>
          </w:tcPr>
          <w:p w14:paraId="0B92FB7D" w14:textId="77777777" w:rsidR="009330CA" w:rsidRDefault="009330CA" w:rsidP="009330CA">
            <w:pPr>
              <w:pStyle w:val="Normalwithspace"/>
              <w:spacing w:before="0"/>
              <w:jc w:val="left"/>
              <w:rPr>
                <w:rFonts w:asciiTheme="minorHAnsi" w:hAnsiTheme="minorHAnsi" w:cstheme="minorHAnsi"/>
                <w:szCs w:val="22"/>
              </w:rPr>
            </w:pPr>
          </w:p>
        </w:tc>
        <w:tc>
          <w:tcPr>
            <w:tcW w:w="3001" w:type="dxa"/>
          </w:tcPr>
          <w:p w14:paraId="20C6AFDF" w14:textId="1F9F51B5" w:rsidR="009330CA" w:rsidRPr="00E06696" w:rsidRDefault="00034A20" w:rsidP="009330CA">
            <w:pPr>
              <w:jc w:val="left"/>
              <w:rPr>
                <w:rFonts w:asciiTheme="minorHAnsi" w:hAnsiTheme="minorHAnsi" w:cstheme="minorHAnsi"/>
                <w:szCs w:val="22"/>
              </w:rPr>
            </w:pPr>
            <w:ins w:id="848" w:author="Yichen GU from.TOPPAN (MAS)" w:date="2026-01-16T15:33:00Z" w16du:dateUtc="2026-01-16T07:33:00Z">
              <w:r>
                <w:rPr>
                  <w:rFonts w:asciiTheme="minorHAnsi" w:hAnsiTheme="minorHAnsi" w:cstheme="minorHAnsi"/>
                  <w:szCs w:val="22"/>
                </w:rPr>
                <w:t>Allows special characters.</w:t>
              </w:r>
            </w:ins>
          </w:p>
        </w:tc>
      </w:tr>
      <w:tr w:rsidR="009330CA" w:rsidRPr="00E06696" w14:paraId="37320ECB" w14:textId="77777777" w:rsidTr="000B3397">
        <w:tc>
          <w:tcPr>
            <w:tcW w:w="797" w:type="dxa"/>
          </w:tcPr>
          <w:p w14:paraId="5255B8F9" w14:textId="77777777" w:rsidR="009330CA" w:rsidRPr="00F524AB" w:rsidRDefault="009330CA" w:rsidP="00D21035">
            <w:pPr>
              <w:pStyle w:val="ListParagraph"/>
            </w:pPr>
          </w:p>
        </w:tc>
        <w:tc>
          <w:tcPr>
            <w:tcW w:w="2415" w:type="dxa"/>
          </w:tcPr>
          <w:p w14:paraId="3DA60897" w14:textId="166E4F00" w:rsidR="009330CA" w:rsidRPr="00F84114" w:rsidRDefault="009330CA" w:rsidP="009330CA">
            <w:pPr>
              <w:pStyle w:val="Normalwithspace"/>
              <w:spacing w:before="0"/>
              <w:jc w:val="left"/>
              <w:rPr>
                <w:rFonts w:asciiTheme="minorHAnsi" w:hAnsiTheme="minorHAnsi" w:cstheme="minorHAnsi"/>
                <w:szCs w:val="22"/>
                <w:highlight w:val="cyan"/>
                <w:rPrChange w:id="849"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50" w:author="Jasmine WL TEO (MAS)" w:date="2026-01-06T18:37:00Z" w16du:dateUtc="2026-01-06T10:37:00Z">
                  <w:rPr>
                    <w:rFonts w:asciiTheme="minorHAnsi" w:hAnsiTheme="minorHAnsi" w:cstheme="minorHAnsi"/>
                    <w:szCs w:val="22"/>
                  </w:rPr>
                </w:rPrChange>
              </w:rPr>
              <w:t>NATIONALITY</w:t>
            </w:r>
          </w:p>
        </w:tc>
        <w:tc>
          <w:tcPr>
            <w:tcW w:w="1417" w:type="dxa"/>
          </w:tcPr>
          <w:p w14:paraId="25A4646B" w14:textId="20D970E5"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w:t>
            </w:r>
          </w:p>
        </w:tc>
        <w:tc>
          <w:tcPr>
            <w:tcW w:w="960" w:type="dxa"/>
          </w:tcPr>
          <w:p w14:paraId="2EAD355D" w14:textId="52BC6B78" w:rsidR="009330CA" w:rsidRDefault="00FA2884" w:rsidP="009330CA">
            <w:pPr>
              <w:pStyle w:val="Normalwithspace"/>
              <w:spacing w:before="0"/>
              <w:jc w:val="left"/>
              <w:rPr>
                <w:rFonts w:asciiTheme="minorHAnsi" w:hAnsiTheme="minorHAnsi" w:cstheme="minorHAnsi"/>
              </w:rPr>
            </w:pPr>
            <w:r>
              <w:rPr>
                <w:rFonts w:asciiTheme="minorHAnsi" w:hAnsiTheme="minorHAnsi" w:cstheme="minorHAnsi"/>
              </w:rPr>
              <w:t>139</w:t>
            </w:r>
          </w:p>
        </w:tc>
        <w:tc>
          <w:tcPr>
            <w:tcW w:w="2648" w:type="dxa"/>
          </w:tcPr>
          <w:p w14:paraId="45E4F81E" w14:textId="64C8E672" w:rsidR="009330CA" w:rsidRPr="00E06696" w:rsidRDefault="009330CA" w:rsidP="0065086A">
            <w:pPr>
              <w:pStyle w:val="Normalwithspace"/>
              <w:spacing w:before="0"/>
              <w:jc w:val="left"/>
              <w:rPr>
                <w:rFonts w:asciiTheme="minorHAnsi" w:hAnsiTheme="minorHAnsi" w:cstheme="minorHAnsi"/>
                <w:szCs w:val="22"/>
              </w:rPr>
            </w:pPr>
            <w:r>
              <w:rPr>
                <w:rFonts w:asciiTheme="minorHAnsi" w:hAnsiTheme="minorHAnsi" w:cstheme="minorHAnsi"/>
              </w:rPr>
              <w:t>Nationality indicator of the applicant</w:t>
            </w:r>
          </w:p>
        </w:tc>
        <w:tc>
          <w:tcPr>
            <w:tcW w:w="2946" w:type="dxa"/>
          </w:tcPr>
          <w:p w14:paraId="7C0F6DBD" w14:textId="68D494CD" w:rsidR="009330CA" w:rsidRDefault="009330CA" w:rsidP="009330CA">
            <w:pPr>
              <w:pStyle w:val="Normalwithspace"/>
              <w:spacing w:before="0"/>
              <w:jc w:val="left"/>
              <w:rPr>
                <w:rFonts w:asciiTheme="minorHAnsi" w:hAnsiTheme="minorHAnsi" w:cstheme="minorHAnsi"/>
                <w:szCs w:val="22"/>
              </w:rPr>
            </w:pPr>
            <w:r w:rsidRPr="006D3DE8">
              <w:rPr>
                <w:rFonts w:asciiTheme="minorHAnsi" w:hAnsiTheme="minorHAnsi" w:cstheme="minorHAnsi"/>
              </w:rPr>
              <w:t xml:space="preserve"> </w:t>
            </w:r>
            <w:r w:rsidR="0065086A">
              <w:rPr>
                <w:rFonts w:asciiTheme="minorHAnsi" w:hAnsiTheme="minorHAnsi" w:cstheme="minorHAnsi"/>
              </w:rPr>
              <w:t xml:space="preserve">Must be ‘S’, ‘P’ </w:t>
            </w:r>
            <w:r w:rsidR="0056289E">
              <w:rPr>
                <w:rFonts w:asciiTheme="minorHAnsi" w:hAnsiTheme="minorHAnsi" w:cstheme="minorHAnsi"/>
              </w:rPr>
              <w:t>or</w:t>
            </w:r>
            <w:r w:rsidR="0065086A">
              <w:rPr>
                <w:rFonts w:asciiTheme="minorHAnsi" w:hAnsiTheme="minorHAnsi" w:cstheme="minorHAnsi"/>
              </w:rPr>
              <w:t xml:space="preserve"> ‘F’.</w:t>
            </w:r>
          </w:p>
        </w:tc>
        <w:tc>
          <w:tcPr>
            <w:tcW w:w="3001" w:type="dxa"/>
          </w:tcPr>
          <w:p w14:paraId="6A5CCC06" w14:textId="77777777" w:rsidR="0065086A" w:rsidRDefault="0065086A" w:rsidP="0065086A">
            <w:pPr>
              <w:pStyle w:val="Normalwithspace"/>
              <w:spacing w:before="0"/>
              <w:jc w:val="left"/>
              <w:rPr>
                <w:rFonts w:asciiTheme="minorHAnsi" w:hAnsiTheme="minorHAnsi" w:cstheme="minorHAnsi"/>
              </w:rPr>
            </w:pPr>
            <w:r w:rsidRPr="006D3DE8">
              <w:rPr>
                <w:rFonts w:asciiTheme="minorHAnsi" w:hAnsiTheme="minorHAnsi" w:cstheme="minorHAnsi"/>
              </w:rPr>
              <w:t xml:space="preserve">S – Singapore citizen </w:t>
            </w:r>
          </w:p>
          <w:p w14:paraId="050BE23E" w14:textId="77777777" w:rsidR="0065086A" w:rsidRDefault="0065086A" w:rsidP="0065086A">
            <w:pPr>
              <w:pStyle w:val="Normalwithspace"/>
              <w:spacing w:before="0"/>
              <w:jc w:val="left"/>
              <w:rPr>
                <w:rFonts w:asciiTheme="minorHAnsi" w:hAnsiTheme="minorHAnsi" w:cstheme="minorHAnsi"/>
              </w:rPr>
            </w:pPr>
            <w:r w:rsidRPr="006D3DE8">
              <w:rPr>
                <w:rFonts w:asciiTheme="minorHAnsi" w:hAnsiTheme="minorHAnsi" w:cstheme="minorHAnsi"/>
              </w:rPr>
              <w:t>P – Singapore PR</w:t>
            </w:r>
          </w:p>
          <w:p w14:paraId="76F1D981" w14:textId="33F312C1" w:rsidR="009330CA" w:rsidRPr="00E06696" w:rsidRDefault="0065086A" w:rsidP="0065086A">
            <w:pPr>
              <w:jc w:val="left"/>
              <w:rPr>
                <w:rFonts w:asciiTheme="minorHAnsi" w:hAnsiTheme="minorHAnsi" w:cstheme="minorHAnsi"/>
                <w:szCs w:val="22"/>
              </w:rPr>
            </w:pPr>
            <w:r w:rsidRPr="006D3DE8">
              <w:rPr>
                <w:rFonts w:asciiTheme="minorHAnsi" w:hAnsiTheme="minorHAnsi" w:cstheme="minorHAnsi"/>
              </w:rPr>
              <w:t>F –</w:t>
            </w:r>
            <w:r>
              <w:rPr>
                <w:rFonts w:asciiTheme="minorHAnsi" w:hAnsiTheme="minorHAnsi" w:cstheme="minorHAnsi"/>
              </w:rPr>
              <w:t xml:space="preserve"> </w:t>
            </w:r>
            <w:r w:rsidRPr="006D3DE8">
              <w:rPr>
                <w:rFonts w:asciiTheme="minorHAnsi" w:hAnsiTheme="minorHAnsi" w:cstheme="minorHAnsi"/>
              </w:rPr>
              <w:t xml:space="preserve">foreigner  </w:t>
            </w:r>
          </w:p>
        </w:tc>
      </w:tr>
      <w:tr w:rsidR="009330CA" w:rsidRPr="00E06696" w14:paraId="146E156A" w14:textId="77777777" w:rsidTr="000B3397">
        <w:tc>
          <w:tcPr>
            <w:tcW w:w="797" w:type="dxa"/>
          </w:tcPr>
          <w:p w14:paraId="4E9DD750" w14:textId="77777777" w:rsidR="009330CA" w:rsidRPr="00F524AB" w:rsidRDefault="009330CA" w:rsidP="00D21035">
            <w:pPr>
              <w:pStyle w:val="ListParagraph"/>
            </w:pPr>
          </w:p>
        </w:tc>
        <w:tc>
          <w:tcPr>
            <w:tcW w:w="2415" w:type="dxa"/>
          </w:tcPr>
          <w:p w14:paraId="185A04A3" w14:textId="5E38496A" w:rsidR="009330CA" w:rsidRPr="00F84114" w:rsidRDefault="009330CA" w:rsidP="009330CA">
            <w:pPr>
              <w:pStyle w:val="Normalwithspace"/>
              <w:spacing w:before="0"/>
              <w:jc w:val="left"/>
              <w:rPr>
                <w:rFonts w:asciiTheme="minorHAnsi" w:hAnsiTheme="minorHAnsi" w:cstheme="minorHAnsi"/>
                <w:szCs w:val="22"/>
                <w:highlight w:val="cyan"/>
                <w:rPrChange w:id="851"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52" w:author="Jasmine WL TEO (MAS)" w:date="2026-01-06T18:37:00Z" w16du:dateUtc="2026-01-06T10:37:00Z">
                  <w:rPr>
                    <w:rFonts w:asciiTheme="minorHAnsi" w:hAnsiTheme="minorHAnsi" w:cstheme="minorHAnsi"/>
                    <w:szCs w:val="22"/>
                  </w:rPr>
                </w:rPrChange>
              </w:rPr>
              <w:t>NATIONALITY_COUNTRY</w:t>
            </w:r>
          </w:p>
        </w:tc>
        <w:tc>
          <w:tcPr>
            <w:tcW w:w="1417" w:type="dxa"/>
          </w:tcPr>
          <w:p w14:paraId="50709C42" w14:textId="30655368"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X(2)</w:t>
            </w:r>
          </w:p>
        </w:tc>
        <w:tc>
          <w:tcPr>
            <w:tcW w:w="960" w:type="dxa"/>
          </w:tcPr>
          <w:p w14:paraId="0B276EEA" w14:textId="53DD949C" w:rsidR="009330CA" w:rsidRDefault="00FA2884" w:rsidP="009330CA">
            <w:pPr>
              <w:pStyle w:val="Normalwithspace"/>
              <w:spacing w:before="0"/>
              <w:jc w:val="left"/>
              <w:rPr>
                <w:rFonts w:asciiTheme="minorHAnsi" w:hAnsiTheme="minorHAnsi" w:cstheme="minorHAnsi"/>
              </w:rPr>
            </w:pPr>
            <w:r>
              <w:rPr>
                <w:rFonts w:asciiTheme="minorHAnsi" w:hAnsiTheme="minorHAnsi" w:cstheme="minorHAnsi"/>
              </w:rPr>
              <w:t>140</w:t>
            </w:r>
          </w:p>
        </w:tc>
        <w:tc>
          <w:tcPr>
            <w:tcW w:w="2648" w:type="dxa"/>
          </w:tcPr>
          <w:p w14:paraId="02D6BFCF" w14:textId="6E30CAEC" w:rsidR="009330CA" w:rsidRPr="006D3DE8" w:rsidRDefault="009330CA" w:rsidP="009330CA">
            <w:pPr>
              <w:pStyle w:val="Normalwithspace"/>
              <w:spacing w:before="0"/>
              <w:jc w:val="left"/>
              <w:rPr>
                <w:rFonts w:asciiTheme="minorHAnsi" w:hAnsiTheme="minorHAnsi" w:cstheme="minorHAnsi"/>
              </w:rPr>
            </w:pPr>
            <w:r>
              <w:rPr>
                <w:rFonts w:asciiTheme="minorHAnsi" w:hAnsiTheme="minorHAnsi" w:cstheme="minorHAnsi"/>
              </w:rPr>
              <w:t>Nationality country of applicant</w:t>
            </w:r>
          </w:p>
        </w:tc>
        <w:tc>
          <w:tcPr>
            <w:tcW w:w="2946" w:type="dxa"/>
          </w:tcPr>
          <w:p w14:paraId="03890F8A" w14:textId="498AFF64" w:rsidR="009330CA" w:rsidRDefault="007B7F9F" w:rsidP="009330CA">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43F838D7" w14:textId="7B985819" w:rsidR="0065086A" w:rsidRPr="00E06696" w:rsidRDefault="00CF432B" w:rsidP="0065086A">
            <w:pPr>
              <w:pStyle w:val="Normalwithspace"/>
              <w:spacing w:before="0"/>
              <w:jc w:val="left"/>
              <w:rPr>
                <w:rFonts w:asciiTheme="minorHAnsi" w:hAnsiTheme="minorHAnsi" w:cstheme="minorHAnsi"/>
                <w:szCs w:val="22"/>
              </w:rPr>
            </w:pPr>
            <w:r>
              <w:rPr>
                <w:rFonts w:asciiTheme="minorHAnsi" w:hAnsiTheme="minorHAnsi" w:cstheme="minorHAnsi"/>
                <w:szCs w:val="22"/>
              </w:rPr>
              <w:t xml:space="preserve">It should be a </w:t>
            </w:r>
            <w:r w:rsidR="0065086A" w:rsidRPr="00E06696">
              <w:rPr>
                <w:rFonts w:asciiTheme="minorHAnsi" w:hAnsiTheme="minorHAnsi" w:cstheme="minorHAnsi"/>
                <w:szCs w:val="22"/>
              </w:rPr>
              <w:t>2-character country code based on ISO 3166 standard.</w:t>
            </w:r>
          </w:p>
          <w:p w14:paraId="3C25E279" w14:textId="24A96DC5" w:rsidR="009330CA" w:rsidRPr="00E06696" w:rsidRDefault="0065086A" w:rsidP="0065086A">
            <w:pPr>
              <w:jc w:val="left"/>
              <w:rPr>
                <w:rFonts w:asciiTheme="minorHAnsi" w:hAnsiTheme="minorHAnsi" w:cstheme="minorHAnsi"/>
                <w:szCs w:val="22"/>
              </w:rPr>
            </w:pPr>
            <w:r w:rsidRPr="00E06696">
              <w:rPr>
                <w:rFonts w:asciiTheme="minorHAnsi" w:hAnsiTheme="minorHAnsi" w:cstheme="minorHAnsi"/>
                <w:szCs w:val="22"/>
              </w:rPr>
              <w:t xml:space="preserve">e.g.: </w:t>
            </w:r>
            <w:r>
              <w:rPr>
                <w:rFonts w:asciiTheme="minorHAnsi" w:hAnsiTheme="minorHAnsi" w:cstheme="minorHAnsi"/>
                <w:szCs w:val="22"/>
              </w:rPr>
              <w:t>‘</w:t>
            </w:r>
            <w:r w:rsidRPr="00E06696">
              <w:rPr>
                <w:rFonts w:asciiTheme="minorHAnsi" w:hAnsiTheme="minorHAnsi" w:cstheme="minorHAnsi"/>
                <w:szCs w:val="22"/>
              </w:rPr>
              <w:t>SG</w:t>
            </w:r>
            <w:r>
              <w:rPr>
                <w:rFonts w:asciiTheme="minorHAnsi" w:hAnsiTheme="minorHAnsi" w:cstheme="minorHAnsi"/>
                <w:szCs w:val="22"/>
              </w:rPr>
              <w:t>’ represents Singapore</w:t>
            </w:r>
          </w:p>
        </w:tc>
      </w:tr>
      <w:tr w:rsidR="009330CA" w:rsidRPr="00E06696" w14:paraId="34C23BEB" w14:textId="77777777" w:rsidTr="000B3397">
        <w:tc>
          <w:tcPr>
            <w:tcW w:w="797" w:type="dxa"/>
          </w:tcPr>
          <w:p w14:paraId="00591DAE" w14:textId="77777777" w:rsidR="009330CA" w:rsidRPr="00F524AB" w:rsidRDefault="009330CA" w:rsidP="00D21035">
            <w:pPr>
              <w:pStyle w:val="ListParagraph"/>
            </w:pPr>
          </w:p>
        </w:tc>
        <w:tc>
          <w:tcPr>
            <w:tcW w:w="2415" w:type="dxa"/>
          </w:tcPr>
          <w:p w14:paraId="75D44E43" w14:textId="1A81799E" w:rsidR="009330CA" w:rsidRPr="00F84114" w:rsidRDefault="009330CA" w:rsidP="009330CA">
            <w:pPr>
              <w:pStyle w:val="Normalwithspace"/>
              <w:spacing w:before="0"/>
              <w:jc w:val="left"/>
              <w:rPr>
                <w:rFonts w:asciiTheme="minorHAnsi" w:hAnsiTheme="minorHAnsi" w:cstheme="minorHAnsi"/>
                <w:szCs w:val="22"/>
                <w:highlight w:val="cyan"/>
                <w:rPrChange w:id="853"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54" w:author="Jasmine WL TEO (MAS)" w:date="2026-01-06T18:37:00Z" w16du:dateUtc="2026-01-06T10:37:00Z">
                  <w:rPr>
                    <w:rFonts w:asciiTheme="minorHAnsi" w:hAnsiTheme="minorHAnsi" w:cstheme="minorHAnsi"/>
                    <w:szCs w:val="22"/>
                  </w:rPr>
                </w:rPrChange>
              </w:rPr>
              <w:t>IC_PASSPORT</w:t>
            </w:r>
          </w:p>
        </w:tc>
        <w:tc>
          <w:tcPr>
            <w:tcW w:w="1417" w:type="dxa"/>
          </w:tcPr>
          <w:p w14:paraId="6CCB4711" w14:textId="742374AB"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X(14)</w:t>
            </w:r>
          </w:p>
        </w:tc>
        <w:tc>
          <w:tcPr>
            <w:tcW w:w="960" w:type="dxa"/>
          </w:tcPr>
          <w:p w14:paraId="4D724099" w14:textId="0FF1B063" w:rsidR="009330CA" w:rsidRDefault="00FA2884" w:rsidP="009330CA">
            <w:pPr>
              <w:pStyle w:val="Normalwithspace"/>
              <w:spacing w:before="0"/>
              <w:jc w:val="left"/>
              <w:rPr>
                <w:rFonts w:asciiTheme="minorHAnsi" w:hAnsiTheme="minorHAnsi" w:cstheme="minorHAnsi"/>
              </w:rPr>
            </w:pPr>
            <w:r>
              <w:rPr>
                <w:rFonts w:asciiTheme="minorHAnsi" w:hAnsiTheme="minorHAnsi" w:cstheme="minorHAnsi"/>
              </w:rPr>
              <w:t>142</w:t>
            </w:r>
          </w:p>
        </w:tc>
        <w:tc>
          <w:tcPr>
            <w:tcW w:w="2648" w:type="dxa"/>
          </w:tcPr>
          <w:p w14:paraId="6F762BB1" w14:textId="77777777" w:rsidR="0065086A" w:rsidRDefault="0065086A" w:rsidP="0065086A">
            <w:pPr>
              <w:spacing w:after="240"/>
              <w:jc w:val="left"/>
              <w:rPr>
                <w:rFonts w:asciiTheme="minorHAnsi" w:hAnsiTheme="minorHAnsi" w:cstheme="minorHAnsi"/>
                <w:szCs w:val="22"/>
              </w:rPr>
            </w:pPr>
            <w:r w:rsidRPr="00E06696">
              <w:rPr>
                <w:rFonts w:asciiTheme="minorHAnsi" w:hAnsiTheme="minorHAnsi" w:cstheme="minorHAnsi"/>
                <w:szCs w:val="22"/>
              </w:rPr>
              <w:t xml:space="preserve">NRIC </w:t>
            </w:r>
            <w:r>
              <w:rPr>
                <w:rFonts w:asciiTheme="minorHAnsi" w:hAnsiTheme="minorHAnsi" w:cstheme="minorHAnsi"/>
                <w:szCs w:val="22"/>
              </w:rPr>
              <w:t>for Singapore citizens or PRs</w:t>
            </w:r>
          </w:p>
          <w:p w14:paraId="33251D4D" w14:textId="23772AE6" w:rsidR="009330CA" w:rsidRDefault="0065086A" w:rsidP="0065086A">
            <w:pPr>
              <w:pStyle w:val="Normalwithspace"/>
              <w:spacing w:before="0"/>
              <w:jc w:val="left"/>
              <w:rPr>
                <w:rFonts w:asciiTheme="minorHAnsi" w:hAnsiTheme="minorHAnsi" w:cstheme="minorHAnsi"/>
              </w:rPr>
            </w:pPr>
            <w:r w:rsidRPr="00E06696">
              <w:rPr>
                <w:rFonts w:asciiTheme="minorHAnsi" w:hAnsiTheme="minorHAnsi" w:cstheme="minorHAnsi"/>
                <w:szCs w:val="22"/>
              </w:rPr>
              <w:t xml:space="preserve">or </w:t>
            </w:r>
            <w:r>
              <w:rPr>
                <w:rFonts w:asciiTheme="minorHAnsi" w:hAnsiTheme="minorHAnsi" w:cstheme="minorHAnsi"/>
                <w:szCs w:val="22"/>
              </w:rPr>
              <w:t>FIN/</w:t>
            </w:r>
            <w:r w:rsidRPr="00E06696">
              <w:rPr>
                <w:rFonts w:asciiTheme="minorHAnsi" w:hAnsiTheme="minorHAnsi" w:cstheme="minorHAnsi"/>
                <w:szCs w:val="22"/>
              </w:rPr>
              <w:t>passport number</w:t>
            </w:r>
            <w:r>
              <w:rPr>
                <w:rFonts w:asciiTheme="minorHAnsi" w:hAnsiTheme="minorHAnsi" w:cstheme="minorHAnsi"/>
                <w:szCs w:val="22"/>
              </w:rPr>
              <w:t xml:space="preserve"> for foreigners</w:t>
            </w:r>
          </w:p>
        </w:tc>
        <w:tc>
          <w:tcPr>
            <w:tcW w:w="2946" w:type="dxa"/>
          </w:tcPr>
          <w:p w14:paraId="0BA21203" w14:textId="77777777" w:rsidR="0065086A" w:rsidRDefault="0065086A" w:rsidP="0065086A">
            <w:pPr>
              <w:spacing w:after="240"/>
              <w:jc w:val="left"/>
              <w:rPr>
                <w:rFonts w:asciiTheme="minorHAnsi" w:hAnsiTheme="minorHAnsi" w:cstheme="minorHAnsi"/>
                <w:szCs w:val="22"/>
              </w:rPr>
            </w:pPr>
            <w:r>
              <w:rPr>
                <w:rFonts w:asciiTheme="minorHAnsi" w:hAnsiTheme="minorHAnsi" w:cstheme="minorHAnsi"/>
                <w:szCs w:val="22"/>
              </w:rPr>
              <w:t>For Singapore citizens or PRs, must be a valid NRIC.</w:t>
            </w:r>
          </w:p>
          <w:p w14:paraId="31E1E625" w14:textId="6399ABC5" w:rsidR="009330CA" w:rsidRDefault="0065086A" w:rsidP="0065086A">
            <w:pPr>
              <w:pStyle w:val="Normalwithspace"/>
              <w:spacing w:before="0"/>
              <w:jc w:val="left"/>
              <w:rPr>
                <w:rFonts w:asciiTheme="minorHAnsi" w:hAnsiTheme="minorHAnsi" w:cstheme="minorHAnsi"/>
                <w:szCs w:val="22"/>
              </w:rPr>
            </w:pPr>
            <w:r>
              <w:rPr>
                <w:rFonts w:asciiTheme="minorHAnsi" w:hAnsiTheme="minorHAnsi" w:cstheme="minorHAnsi"/>
                <w:szCs w:val="22"/>
              </w:rPr>
              <w:t>For foreigners, must be in upper case and contain no special character.</w:t>
            </w:r>
          </w:p>
        </w:tc>
        <w:tc>
          <w:tcPr>
            <w:tcW w:w="3001" w:type="dxa"/>
          </w:tcPr>
          <w:p w14:paraId="4246E4BF" w14:textId="77777777" w:rsidR="009330CA" w:rsidRPr="00E06696" w:rsidRDefault="009330CA" w:rsidP="009330CA">
            <w:pPr>
              <w:jc w:val="left"/>
              <w:rPr>
                <w:rFonts w:asciiTheme="minorHAnsi" w:hAnsiTheme="minorHAnsi" w:cstheme="minorHAnsi"/>
                <w:szCs w:val="22"/>
              </w:rPr>
            </w:pPr>
          </w:p>
        </w:tc>
      </w:tr>
      <w:tr w:rsidR="009330CA" w:rsidRPr="00E06696" w14:paraId="4B107D90" w14:textId="77777777" w:rsidTr="000B3397">
        <w:tc>
          <w:tcPr>
            <w:tcW w:w="797" w:type="dxa"/>
          </w:tcPr>
          <w:p w14:paraId="63EBF699" w14:textId="77777777" w:rsidR="009330CA" w:rsidRPr="00F524AB" w:rsidRDefault="009330CA" w:rsidP="00D21035">
            <w:pPr>
              <w:pStyle w:val="ListParagraph"/>
            </w:pPr>
          </w:p>
        </w:tc>
        <w:tc>
          <w:tcPr>
            <w:tcW w:w="2415" w:type="dxa"/>
          </w:tcPr>
          <w:p w14:paraId="6E602C9D" w14:textId="52ADC910" w:rsidR="009330CA" w:rsidRPr="00F84114" w:rsidRDefault="009330CA" w:rsidP="009330CA">
            <w:pPr>
              <w:pStyle w:val="Normalwithspace"/>
              <w:spacing w:before="0"/>
              <w:jc w:val="left"/>
              <w:rPr>
                <w:rFonts w:asciiTheme="minorHAnsi" w:hAnsiTheme="minorHAnsi" w:cstheme="minorHAnsi"/>
                <w:szCs w:val="22"/>
                <w:highlight w:val="cyan"/>
                <w:rPrChange w:id="855"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56" w:author="Jasmine WL TEO (MAS)" w:date="2026-01-06T18:37:00Z" w16du:dateUtc="2026-01-06T10:37:00Z">
                  <w:rPr>
                    <w:rFonts w:asciiTheme="minorHAnsi" w:hAnsiTheme="minorHAnsi" w:cstheme="minorHAnsi"/>
                    <w:szCs w:val="22"/>
                  </w:rPr>
                </w:rPrChange>
              </w:rPr>
              <w:t>NOMINAL_AMT</w:t>
            </w:r>
          </w:p>
        </w:tc>
        <w:tc>
          <w:tcPr>
            <w:tcW w:w="1417" w:type="dxa"/>
          </w:tcPr>
          <w:p w14:paraId="7A9C657D" w14:textId="70075D27"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9(11)</w:t>
            </w:r>
          </w:p>
        </w:tc>
        <w:tc>
          <w:tcPr>
            <w:tcW w:w="960" w:type="dxa"/>
          </w:tcPr>
          <w:p w14:paraId="5CEE6053" w14:textId="0ACB5A53" w:rsidR="009330CA"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156</w:t>
            </w:r>
          </w:p>
        </w:tc>
        <w:tc>
          <w:tcPr>
            <w:tcW w:w="2648" w:type="dxa"/>
          </w:tcPr>
          <w:p w14:paraId="3FF229FE" w14:textId="08573B7A" w:rsidR="009330CA" w:rsidRDefault="009330CA" w:rsidP="009330CA">
            <w:pPr>
              <w:spacing w:after="240"/>
              <w:jc w:val="left"/>
              <w:rPr>
                <w:rFonts w:asciiTheme="minorHAnsi" w:hAnsiTheme="minorHAnsi" w:cstheme="minorHAnsi"/>
                <w:szCs w:val="22"/>
              </w:rPr>
            </w:pPr>
            <w:r>
              <w:rPr>
                <w:rFonts w:asciiTheme="minorHAnsi" w:hAnsiTheme="minorHAnsi" w:cstheme="minorHAnsi"/>
                <w:szCs w:val="22"/>
              </w:rPr>
              <w:t xml:space="preserve">Requested quantity </w:t>
            </w:r>
          </w:p>
        </w:tc>
        <w:tc>
          <w:tcPr>
            <w:tcW w:w="2946" w:type="dxa"/>
          </w:tcPr>
          <w:p w14:paraId="4841C6F2" w14:textId="639197E5" w:rsidR="009330CA" w:rsidRPr="00857344" w:rsidRDefault="007D7D42" w:rsidP="00586C5E">
            <w:pPr>
              <w:jc w:val="left"/>
              <w:rPr>
                <w:rFonts w:asciiTheme="minorHAnsi" w:hAnsiTheme="minorHAnsi" w:cstheme="minorHAnsi"/>
                <w:szCs w:val="22"/>
                <w:highlight w:val="yellow"/>
              </w:rPr>
            </w:pPr>
            <w:commentRangeStart w:id="857"/>
            <w:r w:rsidRPr="00857344">
              <w:rPr>
                <w:rFonts w:asciiTheme="minorHAnsi" w:hAnsiTheme="minorHAnsi" w:cstheme="minorHAnsi"/>
                <w:szCs w:val="22"/>
                <w:highlight w:val="yellow"/>
              </w:rPr>
              <w:t xml:space="preserve">The redemption amount must be a </w:t>
            </w:r>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amount per request, in multiples of the </w:t>
            </w:r>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amount.</w:t>
            </w:r>
            <w:commentRangeEnd w:id="857"/>
            <w:r w:rsidR="001D4A09">
              <w:rPr>
                <w:rStyle w:val="CommentReference"/>
                <w:lang w:val="en-US"/>
              </w:rPr>
              <w:commentReference w:id="857"/>
            </w:r>
          </w:p>
        </w:tc>
        <w:tc>
          <w:tcPr>
            <w:tcW w:w="3001" w:type="dxa"/>
          </w:tcPr>
          <w:p w14:paraId="1E7A0B4E" w14:textId="75BA6D99" w:rsidR="009330CA" w:rsidRPr="00857344" w:rsidRDefault="00286434" w:rsidP="00712FE3">
            <w:pPr>
              <w:spacing w:after="240"/>
              <w:jc w:val="left"/>
              <w:rPr>
                <w:rFonts w:asciiTheme="minorHAnsi" w:hAnsiTheme="minorHAnsi" w:cstheme="minorHAnsi"/>
                <w:szCs w:val="22"/>
                <w:highlight w:val="yellow"/>
              </w:rPr>
            </w:pPr>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of each security type is </w:t>
            </w:r>
            <w:r w:rsidR="00D5478D" w:rsidRPr="00857344">
              <w:rPr>
                <w:rFonts w:asciiTheme="minorHAnsi" w:hAnsiTheme="minorHAnsi" w:cstheme="minorHAnsi"/>
                <w:szCs w:val="22"/>
                <w:highlight w:val="yellow"/>
              </w:rPr>
              <w:t>a configurable system parameter</w:t>
            </w:r>
            <w:r w:rsidRPr="00857344">
              <w:rPr>
                <w:rFonts w:asciiTheme="minorHAnsi" w:hAnsiTheme="minorHAnsi" w:cstheme="minorHAnsi"/>
                <w:szCs w:val="22"/>
                <w:highlight w:val="yellow"/>
              </w:rPr>
              <w:t xml:space="preserve"> in OMEGA. For details on managing the parameter, refer to </w:t>
            </w:r>
            <w:r w:rsidRPr="00857344">
              <w:rPr>
                <w:rFonts w:asciiTheme="minorHAnsi" w:hAnsiTheme="minorHAnsi" w:cstheme="minorHAnsi"/>
                <w:i/>
                <w:iCs/>
                <w:szCs w:val="22"/>
                <w:highlight w:val="yellow"/>
              </w:rPr>
              <w:lastRenderedPageBreak/>
              <w:t>MAS_OMEGA – Functional Specifications Document (Administration).</w:t>
            </w:r>
          </w:p>
        </w:tc>
      </w:tr>
      <w:tr w:rsidR="009330CA" w:rsidRPr="00E06696" w14:paraId="1762C0A5" w14:textId="77777777" w:rsidTr="000B3397">
        <w:tc>
          <w:tcPr>
            <w:tcW w:w="797" w:type="dxa"/>
          </w:tcPr>
          <w:p w14:paraId="57650B90" w14:textId="77777777" w:rsidR="009330CA" w:rsidRPr="00F524AB" w:rsidRDefault="009330CA" w:rsidP="00D21035">
            <w:pPr>
              <w:pStyle w:val="ListParagraph"/>
            </w:pPr>
          </w:p>
        </w:tc>
        <w:tc>
          <w:tcPr>
            <w:tcW w:w="2415" w:type="dxa"/>
          </w:tcPr>
          <w:p w14:paraId="5A7977F1" w14:textId="42853E6D" w:rsidR="009330CA" w:rsidRPr="00F84114" w:rsidRDefault="009330CA" w:rsidP="009330CA">
            <w:pPr>
              <w:pStyle w:val="Normalwithspace"/>
              <w:spacing w:before="0"/>
              <w:jc w:val="left"/>
              <w:rPr>
                <w:rFonts w:asciiTheme="minorHAnsi" w:hAnsiTheme="minorHAnsi" w:cstheme="minorHAnsi"/>
                <w:szCs w:val="22"/>
                <w:highlight w:val="cyan"/>
                <w:rPrChange w:id="858"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59" w:author="Jasmine WL TEO (MAS)" w:date="2026-01-06T18:37:00Z" w16du:dateUtc="2026-01-06T10:37:00Z">
                  <w:rPr>
                    <w:rFonts w:asciiTheme="minorHAnsi" w:hAnsiTheme="minorHAnsi" w:cstheme="minorHAnsi"/>
                    <w:szCs w:val="22"/>
                  </w:rPr>
                </w:rPrChange>
              </w:rPr>
              <w:t>COMP_NOCOMP</w:t>
            </w:r>
          </w:p>
        </w:tc>
        <w:tc>
          <w:tcPr>
            <w:tcW w:w="1417" w:type="dxa"/>
          </w:tcPr>
          <w:p w14:paraId="00FB3039" w14:textId="0CB8B630"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w:t>
            </w:r>
          </w:p>
        </w:tc>
        <w:tc>
          <w:tcPr>
            <w:tcW w:w="960" w:type="dxa"/>
          </w:tcPr>
          <w:p w14:paraId="3F759BC0" w14:textId="3DDC9A96" w:rsidR="009330CA"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167</w:t>
            </w:r>
          </w:p>
        </w:tc>
        <w:tc>
          <w:tcPr>
            <w:tcW w:w="2648" w:type="dxa"/>
          </w:tcPr>
          <w:p w14:paraId="1DE4F290" w14:textId="514C57C5" w:rsidR="009330CA" w:rsidRDefault="0065086A" w:rsidP="009330CA">
            <w:pPr>
              <w:spacing w:after="240"/>
              <w:jc w:val="left"/>
              <w:rPr>
                <w:rFonts w:asciiTheme="minorHAnsi" w:hAnsiTheme="minorHAnsi" w:cstheme="minorHAnsi"/>
              </w:rPr>
            </w:pPr>
            <w:r>
              <w:rPr>
                <w:rFonts w:asciiTheme="minorHAnsi" w:hAnsiTheme="minorHAnsi" w:cstheme="minorHAnsi"/>
                <w:szCs w:val="22"/>
              </w:rPr>
              <w:t>Competitive/non-competitive indicator</w:t>
            </w:r>
          </w:p>
        </w:tc>
        <w:tc>
          <w:tcPr>
            <w:tcW w:w="2946" w:type="dxa"/>
          </w:tcPr>
          <w:p w14:paraId="733A4D22" w14:textId="0CD3B373" w:rsidR="009330CA" w:rsidRDefault="0065086A" w:rsidP="009330CA">
            <w:pPr>
              <w:pStyle w:val="Normalwithspace"/>
              <w:spacing w:before="0"/>
              <w:jc w:val="left"/>
              <w:rPr>
                <w:rFonts w:asciiTheme="minorHAnsi" w:hAnsiTheme="minorHAnsi" w:cstheme="minorHAnsi"/>
                <w:szCs w:val="22"/>
              </w:rPr>
            </w:pPr>
            <w:r>
              <w:rPr>
                <w:rFonts w:asciiTheme="minorHAnsi" w:hAnsiTheme="minorHAnsi" w:cstheme="minorHAnsi"/>
              </w:rPr>
              <w:t>Must be padded with space</w:t>
            </w:r>
            <w:r w:rsidR="006F47E5">
              <w:rPr>
                <w:rFonts w:asciiTheme="minorHAnsi" w:hAnsiTheme="minorHAnsi" w:cstheme="minorHAnsi"/>
              </w:rPr>
              <w:t xml:space="preserve"> </w:t>
            </w:r>
            <w:r w:rsidR="006F47E5" w:rsidRPr="000914AA">
              <w:rPr>
                <w:rFonts w:asciiTheme="minorHAnsi" w:hAnsiTheme="minorHAnsi" w:cstheme="minorHAnsi"/>
                <w:szCs w:val="22"/>
              </w:rPr>
              <w:t>(but no hard validation)</w:t>
            </w:r>
            <w:r>
              <w:rPr>
                <w:rFonts w:asciiTheme="minorHAnsi" w:hAnsiTheme="minorHAnsi" w:cstheme="minorHAnsi"/>
              </w:rPr>
              <w:t>.</w:t>
            </w:r>
          </w:p>
        </w:tc>
        <w:tc>
          <w:tcPr>
            <w:tcW w:w="3001" w:type="dxa"/>
          </w:tcPr>
          <w:p w14:paraId="1EAE14DA" w14:textId="3332C082" w:rsidR="009330CA" w:rsidRPr="00E06696" w:rsidRDefault="0065086A" w:rsidP="009330CA">
            <w:pPr>
              <w:jc w:val="left"/>
              <w:rPr>
                <w:rFonts w:asciiTheme="minorHAnsi" w:hAnsiTheme="minorHAnsi" w:cstheme="minorHAnsi"/>
                <w:szCs w:val="22"/>
              </w:rPr>
            </w:pPr>
            <w:r>
              <w:rPr>
                <w:rFonts w:asciiTheme="minorHAnsi" w:hAnsiTheme="minorHAnsi" w:cstheme="minorHAnsi"/>
                <w:szCs w:val="22"/>
              </w:rPr>
              <w:t>Unused for SSB.</w:t>
            </w:r>
          </w:p>
        </w:tc>
      </w:tr>
      <w:tr w:rsidR="009330CA" w:rsidRPr="00E06696" w14:paraId="08AE90F4" w14:textId="77777777" w:rsidTr="000B3397">
        <w:tc>
          <w:tcPr>
            <w:tcW w:w="797" w:type="dxa"/>
          </w:tcPr>
          <w:p w14:paraId="466F6931" w14:textId="77777777" w:rsidR="009330CA" w:rsidRPr="00F524AB" w:rsidRDefault="009330CA" w:rsidP="00D21035">
            <w:pPr>
              <w:pStyle w:val="ListParagraph"/>
            </w:pPr>
          </w:p>
        </w:tc>
        <w:tc>
          <w:tcPr>
            <w:tcW w:w="2415" w:type="dxa"/>
          </w:tcPr>
          <w:p w14:paraId="3B235FB5" w14:textId="2BFBA08E" w:rsidR="009330CA" w:rsidRPr="00F84114" w:rsidRDefault="009330CA" w:rsidP="009330CA">
            <w:pPr>
              <w:pStyle w:val="Normalwithspace"/>
              <w:spacing w:before="0"/>
              <w:jc w:val="left"/>
              <w:rPr>
                <w:rFonts w:asciiTheme="minorHAnsi" w:hAnsiTheme="minorHAnsi" w:cstheme="minorHAnsi"/>
                <w:szCs w:val="22"/>
                <w:highlight w:val="cyan"/>
                <w:rPrChange w:id="860"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61" w:author="Jasmine WL TEO (MAS)" w:date="2026-01-06T18:37:00Z" w16du:dateUtc="2026-01-06T10:37:00Z">
                  <w:rPr>
                    <w:rFonts w:asciiTheme="minorHAnsi" w:hAnsiTheme="minorHAnsi" w:cstheme="minorHAnsi"/>
                    <w:szCs w:val="22"/>
                  </w:rPr>
                </w:rPrChange>
              </w:rPr>
              <w:t>BID_YIELD_SIGN</w:t>
            </w:r>
          </w:p>
        </w:tc>
        <w:tc>
          <w:tcPr>
            <w:tcW w:w="1417" w:type="dxa"/>
          </w:tcPr>
          <w:p w14:paraId="571B739A" w14:textId="6F4B3F1A"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w:t>
            </w:r>
          </w:p>
        </w:tc>
        <w:tc>
          <w:tcPr>
            <w:tcW w:w="960" w:type="dxa"/>
          </w:tcPr>
          <w:p w14:paraId="532EB469" w14:textId="5CB54ECD" w:rsidR="009330CA"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168</w:t>
            </w:r>
          </w:p>
        </w:tc>
        <w:tc>
          <w:tcPr>
            <w:tcW w:w="2648" w:type="dxa"/>
          </w:tcPr>
          <w:p w14:paraId="41CBF557" w14:textId="68F24810" w:rsidR="009330CA" w:rsidRPr="00C27BED" w:rsidRDefault="0065086A" w:rsidP="009330CA">
            <w:pPr>
              <w:spacing w:after="240"/>
              <w:jc w:val="left"/>
              <w:rPr>
                <w:rFonts w:asciiTheme="minorHAnsi" w:hAnsiTheme="minorHAnsi" w:cstheme="minorHAnsi"/>
                <w:szCs w:val="22"/>
              </w:rPr>
            </w:pPr>
            <w:r>
              <w:rPr>
                <w:rFonts w:asciiTheme="minorHAnsi" w:hAnsiTheme="minorHAnsi" w:cstheme="minorHAnsi"/>
                <w:szCs w:val="22"/>
              </w:rPr>
              <w:t>Bid yield sign</w:t>
            </w:r>
          </w:p>
        </w:tc>
        <w:tc>
          <w:tcPr>
            <w:tcW w:w="2946" w:type="dxa"/>
          </w:tcPr>
          <w:p w14:paraId="488FD23D" w14:textId="6DB37102" w:rsidR="009330CA" w:rsidRDefault="0065086A" w:rsidP="009330CA">
            <w:pPr>
              <w:pStyle w:val="Normalwithspace"/>
              <w:spacing w:before="0"/>
              <w:jc w:val="left"/>
              <w:rPr>
                <w:rFonts w:asciiTheme="minorHAnsi" w:hAnsiTheme="minorHAnsi" w:cstheme="minorHAnsi"/>
                <w:szCs w:val="22"/>
              </w:rPr>
            </w:pPr>
            <w:r>
              <w:rPr>
                <w:rFonts w:asciiTheme="minorHAnsi" w:hAnsiTheme="minorHAnsi" w:cstheme="minorHAnsi"/>
              </w:rPr>
              <w:t>Must be padded with space</w:t>
            </w:r>
            <w:r w:rsidR="006F47E5">
              <w:rPr>
                <w:rFonts w:asciiTheme="minorHAnsi" w:hAnsiTheme="minorHAnsi" w:cstheme="minorHAnsi"/>
              </w:rPr>
              <w:t xml:space="preserve"> </w:t>
            </w:r>
            <w:r w:rsidR="006F47E5" w:rsidRPr="000914AA">
              <w:rPr>
                <w:rFonts w:asciiTheme="minorHAnsi" w:hAnsiTheme="minorHAnsi" w:cstheme="minorHAnsi"/>
                <w:szCs w:val="22"/>
              </w:rPr>
              <w:t>(but no hard validation)</w:t>
            </w:r>
            <w:r>
              <w:rPr>
                <w:rFonts w:asciiTheme="minorHAnsi" w:hAnsiTheme="minorHAnsi" w:cstheme="minorHAnsi"/>
              </w:rPr>
              <w:t>.</w:t>
            </w:r>
          </w:p>
        </w:tc>
        <w:tc>
          <w:tcPr>
            <w:tcW w:w="3001" w:type="dxa"/>
          </w:tcPr>
          <w:p w14:paraId="50813A83" w14:textId="16ADD2D7" w:rsidR="009330CA" w:rsidRPr="00E06696" w:rsidRDefault="0065086A" w:rsidP="009330CA">
            <w:pPr>
              <w:jc w:val="left"/>
              <w:rPr>
                <w:rFonts w:asciiTheme="minorHAnsi" w:hAnsiTheme="minorHAnsi" w:cstheme="minorHAnsi"/>
                <w:szCs w:val="22"/>
              </w:rPr>
            </w:pPr>
            <w:r>
              <w:rPr>
                <w:rFonts w:asciiTheme="minorHAnsi" w:hAnsiTheme="minorHAnsi" w:cstheme="minorHAnsi"/>
                <w:szCs w:val="22"/>
              </w:rPr>
              <w:t>Unused for SSB.</w:t>
            </w:r>
          </w:p>
        </w:tc>
      </w:tr>
      <w:tr w:rsidR="009330CA" w:rsidRPr="00E06696" w14:paraId="2D11CF48" w14:textId="77777777" w:rsidTr="000B3397">
        <w:tc>
          <w:tcPr>
            <w:tcW w:w="797" w:type="dxa"/>
          </w:tcPr>
          <w:p w14:paraId="74703EB4" w14:textId="77777777" w:rsidR="009330CA" w:rsidRPr="00F524AB" w:rsidRDefault="009330CA" w:rsidP="00D21035">
            <w:pPr>
              <w:pStyle w:val="ListParagraph"/>
            </w:pPr>
          </w:p>
        </w:tc>
        <w:tc>
          <w:tcPr>
            <w:tcW w:w="2415" w:type="dxa"/>
          </w:tcPr>
          <w:p w14:paraId="1122801F" w14:textId="1F49C697" w:rsidR="009330CA" w:rsidRPr="00F84114" w:rsidRDefault="009330CA" w:rsidP="009330CA">
            <w:pPr>
              <w:pStyle w:val="Normalwithspace"/>
              <w:spacing w:before="0"/>
              <w:jc w:val="left"/>
              <w:rPr>
                <w:rFonts w:asciiTheme="minorHAnsi" w:hAnsiTheme="minorHAnsi" w:cstheme="minorHAnsi"/>
                <w:szCs w:val="22"/>
                <w:highlight w:val="cyan"/>
                <w:rPrChange w:id="862"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63" w:author="Jasmine WL TEO (MAS)" w:date="2026-01-06T18:37:00Z" w16du:dateUtc="2026-01-06T10:37:00Z">
                  <w:rPr>
                    <w:rFonts w:asciiTheme="minorHAnsi" w:hAnsiTheme="minorHAnsi" w:cstheme="minorHAnsi"/>
                    <w:szCs w:val="22"/>
                  </w:rPr>
                </w:rPrChange>
              </w:rPr>
              <w:t>BID_YIELD</w:t>
            </w:r>
          </w:p>
        </w:tc>
        <w:tc>
          <w:tcPr>
            <w:tcW w:w="1417" w:type="dxa"/>
          </w:tcPr>
          <w:p w14:paraId="7399DB22" w14:textId="6C5442A1"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9(3)v9(2)</w:t>
            </w:r>
          </w:p>
        </w:tc>
        <w:tc>
          <w:tcPr>
            <w:tcW w:w="960" w:type="dxa"/>
          </w:tcPr>
          <w:p w14:paraId="70789831" w14:textId="23B77B00" w:rsidR="009330CA"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169</w:t>
            </w:r>
          </w:p>
        </w:tc>
        <w:tc>
          <w:tcPr>
            <w:tcW w:w="2648" w:type="dxa"/>
          </w:tcPr>
          <w:p w14:paraId="5D737EEB" w14:textId="74645164" w:rsidR="009330CA" w:rsidRPr="00C27BED" w:rsidRDefault="0065086A" w:rsidP="009330CA">
            <w:pPr>
              <w:spacing w:after="240"/>
              <w:jc w:val="left"/>
              <w:rPr>
                <w:rFonts w:asciiTheme="minorHAnsi" w:hAnsiTheme="minorHAnsi" w:cstheme="minorHAnsi"/>
                <w:szCs w:val="22"/>
              </w:rPr>
            </w:pPr>
            <w:r>
              <w:rPr>
                <w:rFonts w:asciiTheme="minorHAnsi" w:hAnsiTheme="minorHAnsi" w:cstheme="minorHAnsi"/>
                <w:szCs w:val="22"/>
              </w:rPr>
              <w:t>Bid yield</w:t>
            </w:r>
          </w:p>
        </w:tc>
        <w:tc>
          <w:tcPr>
            <w:tcW w:w="2946" w:type="dxa"/>
          </w:tcPr>
          <w:p w14:paraId="32D8E599" w14:textId="72BC9A21" w:rsidR="009330CA" w:rsidRDefault="0065086A" w:rsidP="009330CA">
            <w:pPr>
              <w:pStyle w:val="Normalwithspace"/>
              <w:spacing w:before="0"/>
              <w:jc w:val="left"/>
              <w:rPr>
                <w:rFonts w:asciiTheme="minorHAnsi" w:hAnsiTheme="minorHAnsi" w:cstheme="minorHAnsi"/>
                <w:szCs w:val="22"/>
              </w:rPr>
            </w:pPr>
            <w:r>
              <w:rPr>
                <w:rFonts w:asciiTheme="minorHAnsi" w:hAnsiTheme="minorHAnsi" w:cstheme="minorHAnsi"/>
              </w:rPr>
              <w:t>Must be padded with zeros</w:t>
            </w:r>
            <w:r w:rsidR="006F47E5">
              <w:rPr>
                <w:rFonts w:asciiTheme="minorHAnsi" w:hAnsiTheme="minorHAnsi" w:cstheme="minorHAnsi"/>
              </w:rPr>
              <w:t xml:space="preserve"> </w:t>
            </w:r>
            <w:r w:rsidR="006F47E5" w:rsidRPr="000914AA">
              <w:rPr>
                <w:rFonts w:asciiTheme="minorHAnsi" w:hAnsiTheme="minorHAnsi" w:cstheme="minorHAnsi"/>
                <w:szCs w:val="22"/>
              </w:rPr>
              <w:t>(but no hard validation)</w:t>
            </w:r>
            <w:r>
              <w:rPr>
                <w:rFonts w:asciiTheme="minorHAnsi" w:hAnsiTheme="minorHAnsi" w:cstheme="minorHAnsi"/>
              </w:rPr>
              <w:t>.</w:t>
            </w:r>
          </w:p>
        </w:tc>
        <w:tc>
          <w:tcPr>
            <w:tcW w:w="3001" w:type="dxa"/>
          </w:tcPr>
          <w:p w14:paraId="45ECEB75" w14:textId="276CC3F1" w:rsidR="009330CA" w:rsidRPr="00E06696" w:rsidRDefault="0065086A" w:rsidP="009330CA">
            <w:pPr>
              <w:jc w:val="left"/>
              <w:rPr>
                <w:rFonts w:asciiTheme="minorHAnsi" w:hAnsiTheme="minorHAnsi" w:cstheme="minorHAnsi"/>
                <w:szCs w:val="22"/>
              </w:rPr>
            </w:pPr>
            <w:r>
              <w:rPr>
                <w:rFonts w:asciiTheme="minorHAnsi" w:hAnsiTheme="minorHAnsi" w:cstheme="minorHAnsi"/>
                <w:szCs w:val="22"/>
              </w:rPr>
              <w:t>Unused for SSB.</w:t>
            </w:r>
          </w:p>
        </w:tc>
      </w:tr>
      <w:tr w:rsidR="009330CA" w:rsidRPr="00E06696" w14:paraId="0D748324" w14:textId="77777777" w:rsidTr="000B3397">
        <w:tc>
          <w:tcPr>
            <w:tcW w:w="797" w:type="dxa"/>
          </w:tcPr>
          <w:p w14:paraId="47B30E4E" w14:textId="77777777" w:rsidR="009330CA" w:rsidRPr="00F524AB" w:rsidRDefault="009330CA" w:rsidP="00D21035">
            <w:pPr>
              <w:pStyle w:val="ListParagraph"/>
            </w:pPr>
          </w:p>
        </w:tc>
        <w:tc>
          <w:tcPr>
            <w:tcW w:w="2415" w:type="dxa"/>
          </w:tcPr>
          <w:p w14:paraId="3B3899BB" w14:textId="49D7BD1E"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PROCESSED_AMT</w:t>
            </w:r>
          </w:p>
        </w:tc>
        <w:tc>
          <w:tcPr>
            <w:tcW w:w="1417" w:type="dxa"/>
          </w:tcPr>
          <w:p w14:paraId="056E7B25" w14:textId="747EF4D9"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9(11)</w:t>
            </w:r>
          </w:p>
        </w:tc>
        <w:tc>
          <w:tcPr>
            <w:tcW w:w="960" w:type="dxa"/>
          </w:tcPr>
          <w:p w14:paraId="7A76F69B" w14:textId="1406E872" w:rsidR="009330CA" w:rsidRPr="00C27BED"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174</w:t>
            </w:r>
          </w:p>
        </w:tc>
        <w:tc>
          <w:tcPr>
            <w:tcW w:w="2648" w:type="dxa"/>
          </w:tcPr>
          <w:p w14:paraId="40DF930B" w14:textId="0CEE1B97" w:rsidR="009330CA" w:rsidRPr="00C27BED" w:rsidRDefault="009330CA" w:rsidP="009330CA">
            <w:pPr>
              <w:spacing w:after="240"/>
              <w:jc w:val="left"/>
              <w:rPr>
                <w:rFonts w:asciiTheme="minorHAnsi" w:hAnsiTheme="minorHAnsi" w:cstheme="minorHAnsi"/>
                <w:szCs w:val="22"/>
              </w:rPr>
            </w:pPr>
            <w:r w:rsidRPr="00C27BED">
              <w:rPr>
                <w:rFonts w:asciiTheme="minorHAnsi" w:hAnsiTheme="minorHAnsi" w:cstheme="minorHAnsi"/>
                <w:szCs w:val="22"/>
              </w:rPr>
              <w:t>Successfully redeemed quantity</w:t>
            </w:r>
          </w:p>
        </w:tc>
        <w:tc>
          <w:tcPr>
            <w:tcW w:w="2946" w:type="dxa"/>
          </w:tcPr>
          <w:p w14:paraId="5C18D4DA" w14:textId="26108FF5" w:rsidR="009330CA" w:rsidRDefault="00D81B67"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 be numeric.</w:t>
            </w:r>
          </w:p>
        </w:tc>
        <w:tc>
          <w:tcPr>
            <w:tcW w:w="3001" w:type="dxa"/>
          </w:tcPr>
          <w:p w14:paraId="3FAA9074" w14:textId="77777777" w:rsidR="009330CA" w:rsidRPr="00E06696" w:rsidRDefault="009330CA" w:rsidP="009330CA">
            <w:pPr>
              <w:jc w:val="left"/>
              <w:rPr>
                <w:rFonts w:asciiTheme="minorHAnsi" w:hAnsiTheme="minorHAnsi" w:cstheme="minorHAnsi"/>
                <w:szCs w:val="22"/>
              </w:rPr>
            </w:pPr>
          </w:p>
        </w:tc>
      </w:tr>
      <w:tr w:rsidR="009330CA" w:rsidRPr="00E06696" w14:paraId="2228D265" w14:textId="77777777" w:rsidTr="000B3397">
        <w:tc>
          <w:tcPr>
            <w:tcW w:w="797" w:type="dxa"/>
          </w:tcPr>
          <w:p w14:paraId="26FCE75B" w14:textId="77777777" w:rsidR="009330CA" w:rsidRPr="00F524AB" w:rsidRDefault="009330CA" w:rsidP="00D21035">
            <w:pPr>
              <w:pStyle w:val="ListParagraph"/>
            </w:pPr>
          </w:p>
        </w:tc>
        <w:tc>
          <w:tcPr>
            <w:tcW w:w="2415" w:type="dxa"/>
          </w:tcPr>
          <w:p w14:paraId="4F445AB6" w14:textId="131C34B3"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SETTLEMENT_AMT</w:t>
            </w:r>
          </w:p>
        </w:tc>
        <w:tc>
          <w:tcPr>
            <w:tcW w:w="1417" w:type="dxa"/>
          </w:tcPr>
          <w:p w14:paraId="0C58CAFE" w14:textId="3C1E7FDC"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9(13)v9(2)</w:t>
            </w:r>
          </w:p>
        </w:tc>
        <w:tc>
          <w:tcPr>
            <w:tcW w:w="960" w:type="dxa"/>
          </w:tcPr>
          <w:p w14:paraId="457021B4" w14:textId="0C438094" w:rsidR="009330CA" w:rsidRPr="00C27BED"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185</w:t>
            </w:r>
          </w:p>
        </w:tc>
        <w:tc>
          <w:tcPr>
            <w:tcW w:w="2648" w:type="dxa"/>
          </w:tcPr>
          <w:p w14:paraId="4B74639C" w14:textId="77777777" w:rsidR="009330CA" w:rsidRDefault="009330CA" w:rsidP="009330CA">
            <w:pPr>
              <w:pStyle w:val="Normalwithspace"/>
              <w:spacing w:before="0"/>
              <w:jc w:val="left"/>
              <w:rPr>
                <w:rFonts w:asciiTheme="minorHAnsi" w:hAnsiTheme="minorHAnsi" w:cstheme="minorHAnsi"/>
                <w:szCs w:val="22"/>
              </w:rPr>
            </w:pPr>
            <w:r>
              <w:rPr>
                <w:rFonts w:asciiTheme="minorHAnsi" w:hAnsiTheme="minorHAnsi" w:cstheme="minorHAnsi"/>
                <w:szCs w:val="22"/>
              </w:rPr>
              <w:t>Settlement amount</w:t>
            </w:r>
          </w:p>
          <w:p w14:paraId="79C9CF67" w14:textId="17A0AF40" w:rsidR="009330CA" w:rsidRDefault="009330CA" w:rsidP="009330CA">
            <w:pPr>
              <w:spacing w:after="240"/>
              <w:jc w:val="left"/>
              <w:rPr>
                <w:rFonts w:asciiTheme="minorHAnsi" w:hAnsiTheme="minorHAnsi" w:cstheme="minorHAnsi"/>
                <w:szCs w:val="22"/>
              </w:rPr>
            </w:pPr>
          </w:p>
        </w:tc>
        <w:tc>
          <w:tcPr>
            <w:tcW w:w="2946" w:type="dxa"/>
          </w:tcPr>
          <w:p w14:paraId="4E269A87" w14:textId="78A72D55" w:rsidR="009330CA" w:rsidRDefault="00D81B67" w:rsidP="00D81B67">
            <w:pPr>
              <w:jc w:val="left"/>
              <w:rPr>
                <w:rFonts w:asciiTheme="minorHAnsi" w:hAnsiTheme="minorHAnsi" w:cstheme="minorHAnsi"/>
                <w:szCs w:val="22"/>
              </w:rPr>
            </w:pPr>
            <w:r>
              <w:rPr>
                <w:rFonts w:asciiTheme="minorHAnsi" w:hAnsiTheme="minorHAnsi" w:cstheme="minorHAnsi"/>
                <w:szCs w:val="22"/>
              </w:rPr>
              <w:t>Must be</w:t>
            </w:r>
            <w:r w:rsidR="009330CA">
              <w:rPr>
                <w:rFonts w:asciiTheme="minorHAnsi" w:hAnsiTheme="minorHAnsi" w:cstheme="minorHAnsi"/>
                <w:szCs w:val="22"/>
              </w:rPr>
              <w:t xml:space="preserve"> the same as processed amount for SSB</w:t>
            </w:r>
            <w:r>
              <w:rPr>
                <w:rFonts w:asciiTheme="minorHAnsi" w:hAnsiTheme="minorHAnsi" w:cstheme="minorHAnsi"/>
                <w:szCs w:val="22"/>
              </w:rPr>
              <w:t xml:space="preserve"> (taking into consideration of decimal places).</w:t>
            </w:r>
          </w:p>
        </w:tc>
        <w:tc>
          <w:tcPr>
            <w:tcW w:w="3001" w:type="dxa"/>
          </w:tcPr>
          <w:p w14:paraId="3A030D7A" w14:textId="77777777" w:rsidR="009330CA" w:rsidRPr="00E06696" w:rsidRDefault="009330CA" w:rsidP="009330CA">
            <w:pPr>
              <w:jc w:val="left"/>
              <w:rPr>
                <w:rFonts w:asciiTheme="minorHAnsi" w:hAnsiTheme="minorHAnsi" w:cstheme="minorHAnsi"/>
                <w:szCs w:val="22"/>
              </w:rPr>
            </w:pPr>
          </w:p>
        </w:tc>
      </w:tr>
      <w:tr w:rsidR="009330CA" w:rsidRPr="00E06696" w14:paraId="0AA86187" w14:textId="77777777" w:rsidTr="000B3397">
        <w:tc>
          <w:tcPr>
            <w:tcW w:w="797" w:type="dxa"/>
          </w:tcPr>
          <w:p w14:paraId="6489B87D" w14:textId="77777777" w:rsidR="009330CA" w:rsidRPr="00F524AB" w:rsidRDefault="009330CA" w:rsidP="00D21035">
            <w:pPr>
              <w:pStyle w:val="ListParagraph"/>
            </w:pPr>
          </w:p>
        </w:tc>
        <w:tc>
          <w:tcPr>
            <w:tcW w:w="2415" w:type="dxa"/>
          </w:tcPr>
          <w:p w14:paraId="12778395" w14:textId="78B22ED0" w:rsidR="009330CA" w:rsidRPr="00F84114" w:rsidRDefault="009330CA" w:rsidP="009330CA">
            <w:pPr>
              <w:pStyle w:val="Normalwithspace"/>
              <w:spacing w:before="0"/>
              <w:jc w:val="left"/>
              <w:rPr>
                <w:rFonts w:asciiTheme="minorHAnsi" w:hAnsiTheme="minorHAnsi" w:cstheme="minorHAnsi"/>
                <w:szCs w:val="22"/>
                <w:highlight w:val="cyan"/>
                <w:rPrChange w:id="864"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65" w:author="Jasmine WL TEO (MAS)" w:date="2026-01-06T18:37:00Z" w16du:dateUtc="2026-01-06T10:37:00Z">
                  <w:rPr>
                    <w:rFonts w:asciiTheme="minorHAnsi" w:hAnsiTheme="minorHAnsi" w:cstheme="minorHAnsi"/>
                    <w:szCs w:val="22"/>
                  </w:rPr>
                </w:rPrChange>
              </w:rPr>
              <w:t>CUST_BANK_CODE</w:t>
            </w:r>
          </w:p>
        </w:tc>
        <w:tc>
          <w:tcPr>
            <w:tcW w:w="1417" w:type="dxa"/>
          </w:tcPr>
          <w:p w14:paraId="0DFF9B63" w14:textId="66BAD94C"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9(4)</w:t>
            </w:r>
          </w:p>
        </w:tc>
        <w:tc>
          <w:tcPr>
            <w:tcW w:w="960" w:type="dxa"/>
          </w:tcPr>
          <w:p w14:paraId="21F8D78B" w14:textId="6E2F01CA" w:rsidR="009330CA"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200</w:t>
            </w:r>
          </w:p>
        </w:tc>
        <w:tc>
          <w:tcPr>
            <w:tcW w:w="2648" w:type="dxa"/>
          </w:tcPr>
          <w:p w14:paraId="6271BA46" w14:textId="0C8E6534" w:rsidR="009330CA" w:rsidRDefault="007A3E37" w:rsidP="009330CA">
            <w:pPr>
              <w:jc w:val="left"/>
              <w:rPr>
                <w:rFonts w:asciiTheme="minorHAnsi" w:hAnsiTheme="minorHAnsi" w:cstheme="minorHAnsi"/>
                <w:szCs w:val="22"/>
              </w:rPr>
            </w:pPr>
            <w:r w:rsidRPr="00C27BED">
              <w:rPr>
                <w:rFonts w:asciiTheme="minorHAnsi" w:hAnsiTheme="minorHAnsi" w:cstheme="minorHAnsi"/>
                <w:szCs w:val="22"/>
              </w:rPr>
              <w:t>Redemption bank code</w:t>
            </w:r>
          </w:p>
        </w:tc>
        <w:tc>
          <w:tcPr>
            <w:tcW w:w="2946" w:type="dxa"/>
          </w:tcPr>
          <w:p w14:paraId="15B6A6AE" w14:textId="77777777" w:rsidR="001E43D4" w:rsidRDefault="001E43D4" w:rsidP="001E43D4">
            <w:pPr>
              <w:pStyle w:val="Normalwithspace"/>
              <w:spacing w:before="0"/>
              <w:jc w:val="left"/>
              <w:rPr>
                <w:rFonts w:asciiTheme="minorHAnsi" w:hAnsiTheme="minorHAnsi" w:cstheme="minorHAnsi"/>
                <w:szCs w:val="22"/>
              </w:rPr>
            </w:pPr>
            <w:r>
              <w:rPr>
                <w:rFonts w:asciiTheme="minorHAnsi" w:hAnsiTheme="minorHAnsi" w:cstheme="minorHAnsi"/>
                <w:szCs w:val="22"/>
              </w:rPr>
              <w:t>For CDP’s consolidated file, must be a valid 4-digit bank code of each retail bank.</w:t>
            </w:r>
          </w:p>
          <w:p w14:paraId="1B25277F" w14:textId="77777777" w:rsidR="001E43D4" w:rsidRDefault="001E43D4" w:rsidP="001E43D4">
            <w:pPr>
              <w:pStyle w:val="Normalwithspace"/>
              <w:spacing w:before="0"/>
              <w:jc w:val="left"/>
              <w:rPr>
                <w:rFonts w:asciiTheme="minorHAnsi" w:hAnsiTheme="minorHAnsi" w:cstheme="minorHAnsi"/>
                <w:szCs w:val="22"/>
              </w:rPr>
            </w:pPr>
          </w:p>
          <w:p w14:paraId="4003F3E9" w14:textId="1A1ED239" w:rsidR="009330CA" w:rsidRDefault="001E43D4" w:rsidP="001E43D4">
            <w:pPr>
              <w:pStyle w:val="Normalwithspace"/>
              <w:spacing w:before="0"/>
              <w:jc w:val="left"/>
              <w:rPr>
                <w:rFonts w:asciiTheme="minorHAnsi" w:hAnsiTheme="minorHAnsi" w:cstheme="minorHAnsi"/>
                <w:szCs w:val="22"/>
              </w:rPr>
            </w:pPr>
            <w:r>
              <w:rPr>
                <w:rFonts w:asciiTheme="minorHAnsi" w:hAnsiTheme="minorHAnsi" w:cstheme="minorHAnsi"/>
                <w:szCs w:val="22"/>
              </w:rPr>
              <w:t xml:space="preserve">For each file of retail banks, must be the same as </w:t>
            </w:r>
            <w:r w:rsidR="00A07BBA">
              <w:rPr>
                <w:rFonts w:asciiTheme="minorHAnsi" w:hAnsiTheme="minorHAnsi" w:cstheme="minorHAnsi"/>
                <w:szCs w:val="28"/>
              </w:rPr>
              <w:t>PRI_DLR_CODE</w:t>
            </w:r>
            <w:r>
              <w:rPr>
                <w:rFonts w:asciiTheme="minorHAnsi" w:hAnsiTheme="minorHAnsi" w:cstheme="minorHAnsi"/>
                <w:szCs w:val="28"/>
              </w:rPr>
              <w:t>.</w:t>
            </w:r>
          </w:p>
        </w:tc>
        <w:tc>
          <w:tcPr>
            <w:tcW w:w="3001" w:type="dxa"/>
          </w:tcPr>
          <w:p w14:paraId="72B0FB5F" w14:textId="77777777" w:rsidR="009330CA" w:rsidRPr="00E06696" w:rsidRDefault="009330CA" w:rsidP="009330CA">
            <w:pPr>
              <w:jc w:val="left"/>
              <w:rPr>
                <w:rFonts w:asciiTheme="minorHAnsi" w:hAnsiTheme="minorHAnsi" w:cstheme="minorHAnsi"/>
                <w:szCs w:val="22"/>
              </w:rPr>
            </w:pPr>
          </w:p>
        </w:tc>
      </w:tr>
      <w:tr w:rsidR="009330CA" w:rsidRPr="00E06696" w14:paraId="7D7CC519" w14:textId="77777777" w:rsidTr="000B3397">
        <w:tc>
          <w:tcPr>
            <w:tcW w:w="797" w:type="dxa"/>
          </w:tcPr>
          <w:p w14:paraId="548B7B41" w14:textId="77777777" w:rsidR="009330CA" w:rsidRPr="00F524AB" w:rsidRDefault="009330CA" w:rsidP="00D21035">
            <w:pPr>
              <w:pStyle w:val="ListParagraph"/>
            </w:pPr>
          </w:p>
        </w:tc>
        <w:tc>
          <w:tcPr>
            <w:tcW w:w="2415" w:type="dxa"/>
          </w:tcPr>
          <w:p w14:paraId="06043F7D" w14:textId="36A23F47" w:rsidR="009330CA" w:rsidRPr="00F84114" w:rsidRDefault="009330CA" w:rsidP="009330CA">
            <w:pPr>
              <w:pStyle w:val="Normalwithspace"/>
              <w:spacing w:before="0"/>
              <w:jc w:val="left"/>
              <w:rPr>
                <w:rFonts w:asciiTheme="minorHAnsi" w:hAnsiTheme="minorHAnsi" w:cstheme="minorHAnsi"/>
                <w:szCs w:val="22"/>
                <w:highlight w:val="cyan"/>
                <w:rPrChange w:id="866"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67" w:author="Jasmine WL TEO (MAS)" w:date="2026-01-06T18:37:00Z" w16du:dateUtc="2026-01-06T10:37:00Z">
                  <w:rPr>
                    <w:rFonts w:asciiTheme="minorHAnsi" w:hAnsiTheme="minorHAnsi" w:cstheme="minorHAnsi"/>
                    <w:szCs w:val="22"/>
                  </w:rPr>
                </w:rPrChange>
              </w:rPr>
              <w:t>CUST_BANK_BC</w:t>
            </w:r>
          </w:p>
        </w:tc>
        <w:tc>
          <w:tcPr>
            <w:tcW w:w="1417" w:type="dxa"/>
          </w:tcPr>
          <w:p w14:paraId="6C044DD6" w14:textId="09624F8D"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w:t>
            </w:r>
          </w:p>
        </w:tc>
        <w:tc>
          <w:tcPr>
            <w:tcW w:w="960" w:type="dxa"/>
          </w:tcPr>
          <w:p w14:paraId="7C2B0A1E" w14:textId="3E447242" w:rsidR="009330CA"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204</w:t>
            </w:r>
          </w:p>
        </w:tc>
        <w:tc>
          <w:tcPr>
            <w:tcW w:w="2648" w:type="dxa"/>
          </w:tcPr>
          <w:p w14:paraId="1A301903" w14:textId="04DCA0D8" w:rsidR="009330CA" w:rsidRPr="00C27BED" w:rsidRDefault="00536AB1" w:rsidP="00536AB1">
            <w:pPr>
              <w:spacing w:after="240"/>
              <w:jc w:val="left"/>
              <w:rPr>
                <w:rFonts w:asciiTheme="minorHAnsi" w:hAnsiTheme="minorHAnsi" w:cstheme="minorHAnsi"/>
                <w:szCs w:val="22"/>
              </w:rPr>
            </w:pPr>
            <w:r>
              <w:rPr>
                <w:rFonts w:asciiTheme="minorHAnsi" w:hAnsiTheme="minorHAnsi" w:cstheme="minorHAnsi"/>
                <w:szCs w:val="22"/>
              </w:rPr>
              <w:t>Indicator for custodian or bank</w:t>
            </w:r>
          </w:p>
        </w:tc>
        <w:tc>
          <w:tcPr>
            <w:tcW w:w="2946" w:type="dxa"/>
          </w:tcPr>
          <w:p w14:paraId="423C4229" w14:textId="289C782B" w:rsidR="009330CA" w:rsidRDefault="00087D66"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 be ‘C’.</w:t>
            </w:r>
          </w:p>
        </w:tc>
        <w:tc>
          <w:tcPr>
            <w:tcW w:w="3001" w:type="dxa"/>
          </w:tcPr>
          <w:p w14:paraId="1CC2EFF8" w14:textId="77777777" w:rsidR="009330CA" w:rsidRPr="00E06696" w:rsidRDefault="009330CA" w:rsidP="009330CA">
            <w:pPr>
              <w:jc w:val="left"/>
              <w:rPr>
                <w:rFonts w:asciiTheme="minorHAnsi" w:hAnsiTheme="minorHAnsi" w:cstheme="minorHAnsi"/>
                <w:szCs w:val="22"/>
              </w:rPr>
            </w:pPr>
          </w:p>
        </w:tc>
      </w:tr>
      <w:tr w:rsidR="009330CA" w:rsidRPr="00E06696" w14:paraId="04FD7DBA" w14:textId="77777777" w:rsidTr="000B3397">
        <w:tc>
          <w:tcPr>
            <w:tcW w:w="797" w:type="dxa"/>
          </w:tcPr>
          <w:p w14:paraId="6F3B9762" w14:textId="77777777" w:rsidR="009330CA" w:rsidRPr="00F524AB" w:rsidRDefault="009330CA" w:rsidP="00D21035">
            <w:pPr>
              <w:pStyle w:val="ListParagraph"/>
            </w:pPr>
          </w:p>
        </w:tc>
        <w:tc>
          <w:tcPr>
            <w:tcW w:w="2415" w:type="dxa"/>
          </w:tcPr>
          <w:p w14:paraId="5C2B6DE1" w14:textId="0BCD0604" w:rsidR="009330CA" w:rsidRPr="00F84114" w:rsidRDefault="009330CA" w:rsidP="009330CA">
            <w:pPr>
              <w:pStyle w:val="Normalwithspace"/>
              <w:spacing w:before="0"/>
              <w:jc w:val="left"/>
              <w:rPr>
                <w:rFonts w:asciiTheme="minorHAnsi" w:hAnsiTheme="minorHAnsi" w:cstheme="minorHAnsi"/>
                <w:szCs w:val="22"/>
                <w:highlight w:val="cyan"/>
                <w:rPrChange w:id="868" w:author="Jasmine WL TEO (MAS)" w:date="2026-01-06T18:37:00Z" w16du:dateUtc="2026-01-06T10:37:00Z">
                  <w:rPr>
                    <w:rFonts w:asciiTheme="minorHAnsi" w:hAnsiTheme="minorHAnsi" w:cstheme="minorHAnsi"/>
                    <w:szCs w:val="22"/>
                  </w:rPr>
                </w:rPrChange>
              </w:rPr>
            </w:pPr>
            <w:r w:rsidRPr="00F84114">
              <w:rPr>
                <w:rFonts w:asciiTheme="minorHAnsi" w:hAnsiTheme="minorHAnsi" w:cstheme="minorHAnsi"/>
                <w:szCs w:val="22"/>
                <w:highlight w:val="cyan"/>
                <w:rPrChange w:id="869" w:author="Jasmine WL TEO (MAS)" w:date="2026-01-06T18:37:00Z" w16du:dateUtc="2026-01-06T10:37:00Z">
                  <w:rPr>
                    <w:rFonts w:asciiTheme="minorHAnsi" w:hAnsiTheme="minorHAnsi" w:cstheme="minorHAnsi"/>
                    <w:szCs w:val="22"/>
                  </w:rPr>
                </w:rPrChange>
              </w:rPr>
              <w:t>TYPE_OF_APPLN</w:t>
            </w:r>
          </w:p>
        </w:tc>
        <w:tc>
          <w:tcPr>
            <w:tcW w:w="1417" w:type="dxa"/>
          </w:tcPr>
          <w:p w14:paraId="09234482" w14:textId="536C78D4"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X(3)</w:t>
            </w:r>
          </w:p>
        </w:tc>
        <w:tc>
          <w:tcPr>
            <w:tcW w:w="960" w:type="dxa"/>
          </w:tcPr>
          <w:p w14:paraId="2907D4B1" w14:textId="405F1B6F" w:rsidR="009330CA"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205</w:t>
            </w:r>
          </w:p>
        </w:tc>
        <w:tc>
          <w:tcPr>
            <w:tcW w:w="2648" w:type="dxa"/>
          </w:tcPr>
          <w:p w14:paraId="2C775D3F" w14:textId="78999325" w:rsidR="009330CA" w:rsidRPr="00C27BED" w:rsidRDefault="00087D66" w:rsidP="009330CA">
            <w:pPr>
              <w:jc w:val="left"/>
              <w:rPr>
                <w:rFonts w:asciiTheme="minorHAnsi" w:hAnsiTheme="minorHAnsi" w:cstheme="minorHAnsi"/>
                <w:szCs w:val="22"/>
              </w:rPr>
            </w:pPr>
            <w:r>
              <w:rPr>
                <w:rFonts w:asciiTheme="minorHAnsi" w:hAnsiTheme="minorHAnsi" w:cstheme="minorHAnsi"/>
                <w:szCs w:val="22"/>
              </w:rPr>
              <w:t>Type of applicant</w:t>
            </w:r>
          </w:p>
        </w:tc>
        <w:tc>
          <w:tcPr>
            <w:tcW w:w="2946" w:type="dxa"/>
          </w:tcPr>
          <w:p w14:paraId="7A4116A5" w14:textId="37BCE224" w:rsidR="009330CA" w:rsidRDefault="00087D66"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 be ‘IND’.</w:t>
            </w:r>
          </w:p>
        </w:tc>
        <w:tc>
          <w:tcPr>
            <w:tcW w:w="3001" w:type="dxa"/>
          </w:tcPr>
          <w:p w14:paraId="2E0EB333" w14:textId="77777777" w:rsidR="009330CA" w:rsidRPr="00E06696" w:rsidRDefault="009330CA" w:rsidP="009330CA">
            <w:pPr>
              <w:jc w:val="left"/>
              <w:rPr>
                <w:rFonts w:asciiTheme="minorHAnsi" w:hAnsiTheme="minorHAnsi" w:cstheme="minorHAnsi"/>
                <w:szCs w:val="22"/>
              </w:rPr>
            </w:pPr>
          </w:p>
        </w:tc>
      </w:tr>
      <w:tr w:rsidR="009330CA" w:rsidRPr="00E06696" w14:paraId="26649D34" w14:textId="77777777" w:rsidTr="000B3397">
        <w:tc>
          <w:tcPr>
            <w:tcW w:w="797" w:type="dxa"/>
          </w:tcPr>
          <w:p w14:paraId="5FC34D93" w14:textId="77777777" w:rsidR="009330CA" w:rsidRPr="00F524AB" w:rsidRDefault="009330CA" w:rsidP="00D21035">
            <w:pPr>
              <w:pStyle w:val="ListParagraph"/>
            </w:pPr>
          </w:p>
        </w:tc>
        <w:tc>
          <w:tcPr>
            <w:tcW w:w="2415" w:type="dxa"/>
          </w:tcPr>
          <w:p w14:paraId="6283E448" w14:textId="7CEF918E"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CDP_ACCT_NO</w:t>
            </w:r>
          </w:p>
        </w:tc>
        <w:tc>
          <w:tcPr>
            <w:tcW w:w="1417" w:type="dxa"/>
          </w:tcPr>
          <w:p w14:paraId="78D97CDD" w14:textId="0DAFE13C"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X(16)</w:t>
            </w:r>
          </w:p>
        </w:tc>
        <w:tc>
          <w:tcPr>
            <w:tcW w:w="960" w:type="dxa"/>
          </w:tcPr>
          <w:p w14:paraId="4A981AE7" w14:textId="62F5E640" w:rsidR="009330CA"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208</w:t>
            </w:r>
          </w:p>
        </w:tc>
        <w:tc>
          <w:tcPr>
            <w:tcW w:w="2648" w:type="dxa"/>
          </w:tcPr>
          <w:p w14:paraId="484CEA0E" w14:textId="1ECB997F" w:rsidR="009330CA" w:rsidRPr="00C27BED" w:rsidRDefault="00087D66" w:rsidP="009330CA">
            <w:pPr>
              <w:jc w:val="left"/>
              <w:rPr>
                <w:rFonts w:asciiTheme="minorHAnsi" w:hAnsiTheme="minorHAnsi" w:cstheme="minorHAnsi"/>
                <w:szCs w:val="22"/>
              </w:rPr>
            </w:pPr>
            <w:r w:rsidRPr="00E06696">
              <w:rPr>
                <w:rFonts w:asciiTheme="minorHAnsi" w:hAnsiTheme="minorHAnsi" w:cstheme="minorHAnsi"/>
                <w:szCs w:val="22"/>
              </w:rPr>
              <w:t>CDP account number of the applicant</w:t>
            </w:r>
          </w:p>
        </w:tc>
        <w:tc>
          <w:tcPr>
            <w:tcW w:w="2946" w:type="dxa"/>
          </w:tcPr>
          <w:p w14:paraId="49BC08A1" w14:textId="5D877966" w:rsidR="009330CA" w:rsidRDefault="00CD33CA" w:rsidP="009330CA">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1C245B2B" w14:textId="39CA3C7D" w:rsidR="00CD33CA" w:rsidRDefault="00CD33CA" w:rsidP="009330CA">
            <w:pPr>
              <w:jc w:val="left"/>
              <w:rPr>
                <w:rFonts w:asciiTheme="minorHAnsi" w:hAnsiTheme="minorHAnsi" w:cstheme="minorHAnsi"/>
                <w:szCs w:val="22"/>
              </w:rPr>
            </w:pPr>
            <w:r w:rsidRPr="00C27BED">
              <w:rPr>
                <w:rFonts w:asciiTheme="minorHAnsi" w:hAnsiTheme="minorHAnsi" w:cstheme="minorHAnsi"/>
                <w:szCs w:val="22"/>
              </w:rPr>
              <w:t>For SRS, it will be populated as the agent’s bank omnibus account no with CDP.</w:t>
            </w:r>
          </w:p>
          <w:p w14:paraId="18833D42" w14:textId="77777777" w:rsidR="00CD33CA" w:rsidRDefault="00CD33CA" w:rsidP="009330CA">
            <w:pPr>
              <w:jc w:val="left"/>
              <w:rPr>
                <w:rFonts w:asciiTheme="minorHAnsi" w:hAnsiTheme="minorHAnsi" w:cstheme="minorHAnsi"/>
                <w:szCs w:val="22"/>
              </w:rPr>
            </w:pPr>
          </w:p>
          <w:p w14:paraId="4DA3F7C2" w14:textId="7DF787DE" w:rsidR="009330CA" w:rsidRPr="00E06696" w:rsidRDefault="00CD33CA" w:rsidP="009330CA">
            <w:pPr>
              <w:jc w:val="left"/>
              <w:rPr>
                <w:rFonts w:asciiTheme="minorHAnsi" w:hAnsiTheme="minorHAnsi" w:cstheme="minorHAnsi"/>
                <w:szCs w:val="22"/>
              </w:rPr>
            </w:pPr>
            <w:r>
              <w:rPr>
                <w:rFonts w:asciiTheme="minorHAnsi" w:hAnsiTheme="minorHAnsi" w:cstheme="minorHAnsi"/>
                <w:szCs w:val="22"/>
              </w:rPr>
              <w:lastRenderedPageBreak/>
              <w:t xml:space="preserve">It should </w:t>
            </w:r>
            <w:r w:rsidRPr="00B71724">
              <w:rPr>
                <w:rFonts w:asciiTheme="minorHAnsi" w:hAnsiTheme="minorHAnsi" w:cstheme="minorHAnsi"/>
                <w:szCs w:val="22"/>
              </w:rPr>
              <w:t>exclude any hash sign</w:t>
            </w:r>
            <w:r>
              <w:rPr>
                <w:rFonts w:asciiTheme="minorHAnsi" w:hAnsiTheme="minorHAnsi" w:cstheme="minorHAnsi"/>
                <w:szCs w:val="22"/>
              </w:rPr>
              <w:t xml:space="preserve"> and o</w:t>
            </w:r>
            <w:r w:rsidRPr="00B71724">
              <w:rPr>
                <w:rFonts w:asciiTheme="minorHAnsi" w:hAnsiTheme="minorHAnsi" w:cstheme="minorHAnsi"/>
                <w:szCs w:val="22"/>
              </w:rPr>
              <w:t>nly include numbers.</w:t>
            </w:r>
          </w:p>
        </w:tc>
      </w:tr>
      <w:tr w:rsidR="009330CA" w:rsidRPr="00E06696" w14:paraId="07AFB863" w14:textId="77777777" w:rsidTr="000B3397">
        <w:tc>
          <w:tcPr>
            <w:tcW w:w="797" w:type="dxa"/>
          </w:tcPr>
          <w:p w14:paraId="0E311ED3" w14:textId="77777777" w:rsidR="009330CA" w:rsidRPr="00F524AB" w:rsidRDefault="009330CA" w:rsidP="00D21035">
            <w:pPr>
              <w:pStyle w:val="ListParagraph"/>
            </w:pPr>
          </w:p>
        </w:tc>
        <w:tc>
          <w:tcPr>
            <w:tcW w:w="2415" w:type="dxa"/>
          </w:tcPr>
          <w:p w14:paraId="0D784A0A" w14:textId="7B4167BB" w:rsidR="009330CA" w:rsidRPr="00C27BED" w:rsidRDefault="009330CA" w:rsidP="009330CA">
            <w:pPr>
              <w:pStyle w:val="Normalwithspace"/>
              <w:spacing w:before="0"/>
              <w:jc w:val="left"/>
              <w:rPr>
                <w:rFonts w:asciiTheme="minorHAnsi" w:hAnsiTheme="minorHAnsi" w:cstheme="minorHAnsi"/>
                <w:szCs w:val="22"/>
              </w:rPr>
            </w:pPr>
            <w:r w:rsidRPr="00F84114">
              <w:rPr>
                <w:rFonts w:asciiTheme="minorHAnsi" w:hAnsiTheme="minorHAnsi" w:cstheme="minorHAnsi"/>
                <w:szCs w:val="22"/>
                <w:highlight w:val="cyan"/>
                <w:rPrChange w:id="870" w:author="Jasmine WL TEO (MAS)" w:date="2026-01-06T18:37:00Z" w16du:dateUtc="2026-01-06T10:37:00Z">
                  <w:rPr>
                    <w:rFonts w:asciiTheme="minorHAnsi" w:hAnsiTheme="minorHAnsi" w:cstheme="minorHAnsi"/>
                    <w:szCs w:val="22"/>
                  </w:rPr>
                </w:rPrChange>
              </w:rPr>
              <w:t>SUB_METHOD</w:t>
            </w:r>
          </w:p>
        </w:tc>
        <w:tc>
          <w:tcPr>
            <w:tcW w:w="1417" w:type="dxa"/>
          </w:tcPr>
          <w:p w14:paraId="5ABD1CC0" w14:textId="173572DD"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w:t>
            </w:r>
          </w:p>
        </w:tc>
        <w:tc>
          <w:tcPr>
            <w:tcW w:w="960" w:type="dxa"/>
          </w:tcPr>
          <w:p w14:paraId="2404D7A8" w14:textId="34C8EA66" w:rsidR="009330CA"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224</w:t>
            </w:r>
          </w:p>
        </w:tc>
        <w:tc>
          <w:tcPr>
            <w:tcW w:w="2648" w:type="dxa"/>
          </w:tcPr>
          <w:p w14:paraId="68D1FCB4" w14:textId="4E3F6E0D" w:rsidR="009330CA" w:rsidRPr="00C27BED" w:rsidRDefault="009330CA" w:rsidP="00A3021D">
            <w:pPr>
              <w:jc w:val="left"/>
              <w:rPr>
                <w:rFonts w:asciiTheme="minorHAnsi" w:hAnsiTheme="minorHAnsi" w:cstheme="minorHAnsi"/>
                <w:szCs w:val="22"/>
              </w:rPr>
            </w:pPr>
            <w:r w:rsidRPr="00E06696">
              <w:rPr>
                <w:rFonts w:asciiTheme="minorHAnsi" w:hAnsiTheme="minorHAnsi" w:cstheme="minorHAnsi"/>
                <w:szCs w:val="22"/>
              </w:rPr>
              <w:t>Submission method indicator</w:t>
            </w:r>
          </w:p>
        </w:tc>
        <w:tc>
          <w:tcPr>
            <w:tcW w:w="2946" w:type="dxa"/>
          </w:tcPr>
          <w:p w14:paraId="5AD879D4" w14:textId="2BE69310" w:rsidR="009330CA" w:rsidRDefault="00A3021D"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 be ‘A’, ‘B’, or ‘C’.</w:t>
            </w:r>
          </w:p>
        </w:tc>
        <w:tc>
          <w:tcPr>
            <w:tcW w:w="3001" w:type="dxa"/>
          </w:tcPr>
          <w:p w14:paraId="226DA5BD" w14:textId="77777777" w:rsidR="00A3021D" w:rsidRPr="00E06696" w:rsidRDefault="00A3021D" w:rsidP="00A3021D">
            <w:pPr>
              <w:jc w:val="left"/>
              <w:rPr>
                <w:rFonts w:asciiTheme="minorHAnsi" w:hAnsiTheme="minorHAnsi" w:cstheme="minorHAnsi"/>
                <w:szCs w:val="22"/>
              </w:rPr>
            </w:pPr>
            <w:r w:rsidRPr="00E06696">
              <w:rPr>
                <w:rFonts w:asciiTheme="minorHAnsi" w:hAnsiTheme="minorHAnsi" w:cstheme="minorHAnsi"/>
                <w:szCs w:val="22"/>
              </w:rPr>
              <w:t>A – ATM submissions</w:t>
            </w:r>
          </w:p>
          <w:p w14:paraId="637C0406" w14:textId="77777777" w:rsidR="00A3021D" w:rsidRPr="00E06696" w:rsidRDefault="00A3021D" w:rsidP="00A3021D">
            <w:pPr>
              <w:jc w:val="left"/>
              <w:rPr>
                <w:rFonts w:asciiTheme="minorHAnsi" w:hAnsiTheme="minorHAnsi" w:cstheme="minorHAnsi"/>
                <w:szCs w:val="22"/>
              </w:rPr>
            </w:pPr>
            <w:r w:rsidRPr="00E06696">
              <w:rPr>
                <w:rFonts w:asciiTheme="minorHAnsi" w:hAnsiTheme="minorHAnsi" w:cstheme="minorHAnsi"/>
                <w:szCs w:val="22"/>
              </w:rPr>
              <w:t xml:space="preserve">B – </w:t>
            </w:r>
            <w:proofErr w:type="spellStart"/>
            <w:r w:rsidRPr="00E06696">
              <w:rPr>
                <w:rFonts w:asciiTheme="minorHAnsi" w:hAnsiTheme="minorHAnsi" w:cstheme="minorHAnsi"/>
                <w:szCs w:val="22"/>
              </w:rPr>
              <w:t>iBanking</w:t>
            </w:r>
            <w:proofErr w:type="spellEnd"/>
            <w:r w:rsidRPr="00E06696">
              <w:rPr>
                <w:rFonts w:asciiTheme="minorHAnsi" w:hAnsiTheme="minorHAnsi" w:cstheme="minorHAnsi"/>
                <w:szCs w:val="22"/>
              </w:rPr>
              <w:t xml:space="preserve"> submissions</w:t>
            </w:r>
          </w:p>
          <w:p w14:paraId="3DC69E32" w14:textId="27B33525" w:rsidR="009330CA" w:rsidRPr="00E06696" w:rsidRDefault="00A3021D" w:rsidP="00A3021D">
            <w:pPr>
              <w:jc w:val="left"/>
              <w:rPr>
                <w:rFonts w:asciiTheme="minorHAnsi" w:hAnsiTheme="minorHAnsi" w:cstheme="minorHAnsi"/>
                <w:szCs w:val="22"/>
              </w:rPr>
            </w:pPr>
            <w:r w:rsidRPr="00E06696">
              <w:rPr>
                <w:rFonts w:asciiTheme="minorHAnsi" w:hAnsiTheme="minorHAnsi" w:cstheme="minorHAnsi"/>
                <w:szCs w:val="22"/>
              </w:rPr>
              <w:t>C – mobile app submissions</w:t>
            </w:r>
          </w:p>
        </w:tc>
      </w:tr>
      <w:tr w:rsidR="009330CA" w:rsidRPr="00E06696" w14:paraId="66E1E980" w14:textId="77777777" w:rsidTr="000B3397">
        <w:tc>
          <w:tcPr>
            <w:tcW w:w="797" w:type="dxa"/>
          </w:tcPr>
          <w:p w14:paraId="3489DFCC" w14:textId="77777777" w:rsidR="009330CA" w:rsidRPr="00F524AB" w:rsidRDefault="009330CA" w:rsidP="00D21035">
            <w:pPr>
              <w:pStyle w:val="ListParagraph"/>
            </w:pPr>
          </w:p>
        </w:tc>
        <w:tc>
          <w:tcPr>
            <w:tcW w:w="2415" w:type="dxa"/>
          </w:tcPr>
          <w:p w14:paraId="285B67FB" w14:textId="03C7C2B3"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REC_STATUS</w:t>
            </w:r>
          </w:p>
        </w:tc>
        <w:tc>
          <w:tcPr>
            <w:tcW w:w="1417" w:type="dxa"/>
          </w:tcPr>
          <w:p w14:paraId="55B0DDFA" w14:textId="2184EF6C"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w:t>
            </w:r>
          </w:p>
        </w:tc>
        <w:tc>
          <w:tcPr>
            <w:tcW w:w="960" w:type="dxa"/>
          </w:tcPr>
          <w:p w14:paraId="7D4098D5" w14:textId="72C37BC0" w:rsidR="009330CA" w:rsidRPr="00E06696" w:rsidRDefault="00AA65FE" w:rsidP="009330CA">
            <w:pPr>
              <w:jc w:val="left"/>
              <w:rPr>
                <w:rFonts w:asciiTheme="minorHAnsi" w:hAnsiTheme="minorHAnsi" w:cstheme="minorHAnsi"/>
                <w:szCs w:val="22"/>
              </w:rPr>
            </w:pPr>
            <w:r>
              <w:rPr>
                <w:rFonts w:asciiTheme="minorHAnsi" w:hAnsiTheme="minorHAnsi" w:cstheme="minorHAnsi"/>
                <w:szCs w:val="22"/>
              </w:rPr>
              <w:t>225</w:t>
            </w:r>
          </w:p>
        </w:tc>
        <w:tc>
          <w:tcPr>
            <w:tcW w:w="2648" w:type="dxa"/>
          </w:tcPr>
          <w:p w14:paraId="5AD962B8" w14:textId="0A12FC1D" w:rsidR="00A3021D" w:rsidRPr="00E06696" w:rsidRDefault="009330CA" w:rsidP="00A3021D">
            <w:pPr>
              <w:pStyle w:val="Normalwithspace"/>
              <w:spacing w:before="0"/>
              <w:jc w:val="left"/>
              <w:rPr>
                <w:rFonts w:asciiTheme="minorHAnsi" w:hAnsiTheme="minorHAnsi" w:cstheme="minorHAnsi"/>
                <w:szCs w:val="22"/>
              </w:rPr>
            </w:pPr>
            <w:r>
              <w:rPr>
                <w:rFonts w:asciiTheme="minorHAnsi" w:hAnsiTheme="minorHAnsi" w:cstheme="minorHAnsi"/>
                <w:szCs w:val="22"/>
              </w:rPr>
              <w:t>Redemption record status</w:t>
            </w:r>
          </w:p>
          <w:p w14:paraId="32341B7D" w14:textId="6EF577CB" w:rsidR="009330CA" w:rsidRPr="00E06696" w:rsidRDefault="009330CA" w:rsidP="009330CA">
            <w:pPr>
              <w:jc w:val="left"/>
              <w:rPr>
                <w:rFonts w:asciiTheme="minorHAnsi" w:hAnsiTheme="minorHAnsi" w:cstheme="minorHAnsi"/>
                <w:szCs w:val="22"/>
              </w:rPr>
            </w:pPr>
          </w:p>
        </w:tc>
        <w:tc>
          <w:tcPr>
            <w:tcW w:w="2946" w:type="dxa"/>
          </w:tcPr>
          <w:p w14:paraId="140F6AD9" w14:textId="717FB7A5" w:rsidR="009330CA" w:rsidRDefault="00A3021D"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 be ‘P’, ‘F’ or ‘I’.</w:t>
            </w:r>
          </w:p>
        </w:tc>
        <w:tc>
          <w:tcPr>
            <w:tcW w:w="3001" w:type="dxa"/>
          </w:tcPr>
          <w:p w14:paraId="0E4500E5" w14:textId="77777777" w:rsidR="00A3021D" w:rsidRDefault="00A3021D" w:rsidP="00A3021D">
            <w:pPr>
              <w:jc w:val="left"/>
              <w:rPr>
                <w:rFonts w:asciiTheme="minorHAnsi" w:hAnsiTheme="minorHAnsi" w:cstheme="minorHAnsi"/>
                <w:szCs w:val="22"/>
              </w:rPr>
            </w:pPr>
            <w:r>
              <w:rPr>
                <w:rFonts w:asciiTheme="minorHAnsi" w:hAnsiTheme="minorHAnsi" w:cstheme="minorHAnsi"/>
                <w:szCs w:val="22"/>
              </w:rPr>
              <w:t>P</w:t>
            </w:r>
            <w:r w:rsidRPr="00E06696">
              <w:rPr>
                <w:rFonts w:asciiTheme="minorHAnsi" w:hAnsiTheme="minorHAnsi" w:cstheme="minorHAnsi"/>
                <w:szCs w:val="22"/>
              </w:rPr>
              <w:t xml:space="preserve"> – </w:t>
            </w:r>
            <w:r w:rsidRPr="005A4898">
              <w:rPr>
                <w:rFonts w:asciiTheme="minorHAnsi" w:hAnsiTheme="minorHAnsi" w:cstheme="minorHAnsi"/>
                <w:szCs w:val="22"/>
              </w:rPr>
              <w:t>Pass (full</w:t>
            </w:r>
            <w:r>
              <w:rPr>
                <w:rFonts w:asciiTheme="minorHAnsi" w:hAnsiTheme="minorHAnsi" w:cstheme="minorHAnsi"/>
                <w:szCs w:val="22"/>
              </w:rPr>
              <w:t xml:space="preserve"> redemption</w:t>
            </w:r>
            <w:r w:rsidRPr="005A4898">
              <w:rPr>
                <w:rFonts w:asciiTheme="minorHAnsi" w:hAnsiTheme="minorHAnsi" w:cstheme="minorHAnsi"/>
                <w:szCs w:val="22"/>
              </w:rPr>
              <w:t xml:space="preserve">) </w:t>
            </w:r>
          </w:p>
          <w:p w14:paraId="08401861" w14:textId="77777777" w:rsidR="00A3021D" w:rsidRDefault="00A3021D" w:rsidP="00A3021D">
            <w:pPr>
              <w:jc w:val="left"/>
              <w:rPr>
                <w:rFonts w:asciiTheme="minorHAnsi" w:hAnsiTheme="minorHAnsi" w:cstheme="minorHAnsi"/>
                <w:szCs w:val="22"/>
              </w:rPr>
            </w:pPr>
            <w:r>
              <w:rPr>
                <w:rFonts w:asciiTheme="minorHAnsi" w:hAnsiTheme="minorHAnsi" w:cstheme="minorHAnsi"/>
                <w:szCs w:val="22"/>
              </w:rPr>
              <w:t>F</w:t>
            </w:r>
            <w:r w:rsidRPr="00E06696">
              <w:rPr>
                <w:rFonts w:asciiTheme="minorHAnsi" w:hAnsiTheme="minorHAnsi" w:cstheme="minorHAnsi"/>
                <w:szCs w:val="22"/>
              </w:rPr>
              <w:t xml:space="preserve"> – </w:t>
            </w:r>
            <w:r w:rsidRPr="005A4898">
              <w:rPr>
                <w:rFonts w:asciiTheme="minorHAnsi" w:hAnsiTheme="minorHAnsi" w:cstheme="minorHAnsi"/>
                <w:szCs w:val="22"/>
              </w:rPr>
              <w:t xml:space="preserve">Fail (zero </w:t>
            </w:r>
            <w:r>
              <w:rPr>
                <w:rFonts w:asciiTheme="minorHAnsi" w:hAnsiTheme="minorHAnsi" w:cstheme="minorHAnsi"/>
                <w:szCs w:val="22"/>
              </w:rPr>
              <w:t>redemption</w:t>
            </w:r>
            <w:r w:rsidRPr="005A4898">
              <w:rPr>
                <w:rFonts w:asciiTheme="minorHAnsi" w:hAnsiTheme="minorHAnsi" w:cstheme="minorHAnsi"/>
                <w:szCs w:val="22"/>
              </w:rPr>
              <w:t>)</w:t>
            </w:r>
          </w:p>
          <w:p w14:paraId="2E82B18B" w14:textId="1DF3E3C8" w:rsidR="009330CA" w:rsidRPr="00E06696" w:rsidRDefault="00A3021D" w:rsidP="00A3021D">
            <w:pPr>
              <w:jc w:val="left"/>
              <w:rPr>
                <w:rFonts w:asciiTheme="minorHAnsi" w:hAnsiTheme="minorHAnsi" w:cstheme="minorHAnsi"/>
                <w:szCs w:val="22"/>
              </w:rPr>
            </w:pPr>
            <w:r>
              <w:rPr>
                <w:rFonts w:asciiTheme="minorHAnsi" w:hAnsiTheme="minorHAnsi" w:cstheme="minorHAnsi"/>
                <w:szCs w:val="22"/>
              </w:rPr>
              <w:t>I</w:t>
            </w:r>
            <w:r w:rsidRPr="00E06696">
              <w:rPr>
                <w:rFonts w:asciiTheme="minorHAnsi" w:hAnsiTheme="minorHAnsi" w:cstheme="minorHAnsi"/>
                <w:szCs w:val="22"/>
              </w:rPr>
              <w:t xml:space="preserve"> – </w:t>
            </w:r>
            <w:r w:rsidRPr="005A4898">
              <w:rPr>
                <w:rFonts w:asciiTheme="minorHAnsi" w:hAnsiTheme="minorHAnsi" w:cstheme="minorHAnsi"/>
                <w:szCs w:val="22"/>
              </w:rPr>
              <w:t xml:space="preserve">Incomplete (partial </w:t>
            </w:r>
            <w:r>
              <w:rPr>
                <w:rFonts w:asciiTheme="minorHAnsi" w:hAnsiTheme="minorHAnsi" w:cstheme="minorHAnsi"/>
                <w:szCs w:val="22"/>
              </w:rPr>
              <w:t>redemption</w:t>
            </w:r>
            <w:r w:rsidRPr="005A4898">
              <w:rPr>
                <w:rFonts w:asciiTheme="minorHAnsi" w:hAnsiTheme="minorHAnsi" w:cstheme="minorHAnsi"/>
                <w:szCs w:val="22"/>
              </w:rPr>
              <w:t>)</w:t>
            </w:r>
          </w:p>
        </w:tc>
      </w:tr>
      <w:tr w:rsidR="009330CA" w:rsidRPr="00E06696" w14:paraId="2CC0297A" w14:textId="77777777" w:rsidTr="000B3397">
        <w:tc>
          <w:tcPr>
            <w:tcW w:w="797" w:type="dxa"/>
          </w:tcPr>
          <w:p w14:paraId="522DE7C9" w14:textId="77777777" w:rsidR="009330CA" w:rsidRPr="00F524AB" w:rsidRDefault="009330CA" w:rsidP="00D21035">
            <w:pPr>
              <w:pStyle w:val="ListParagraph"/>
            </w:pPr>
          </w:p>
        </w:tc>
        <w:tc>
          <w:tcPr>
            <w:tcW w:w="2415" w:type="dxa"/>
          </w:tcPr>
          <w:p w14:paraId="4621F3BE" w14:textId="6303F626"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REC_ERROR_DESC</w:t>
            </w:r>
          </w:p>
        </w:tc>
        <w:tc>
          <w:tcPr>
            <w:tcW w:w="1417" w:type="dxa"/>
          </w:tcPr>
          <w:p w14:paraId="1F90A52E" w14:textId="2A06FEED"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X(20)</w:t>
            </w:r>
          </w:p>
        </w:tc>
        <w:tc>
          <w:tcPr>
            <w:tcW w:w="960" w:type="dxa"/>
          </w:tcPr>
          <w:p w14:paraId="0B1D916F" w14:textId="1DDAE3E7" w:rsidR="009330CA"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226</w:t>
            </w:r>
          </w:p>
        </w:tc>
        <w:tc>
          <w:tcPr>
            <w:tcW w:w="2648" w:type="dxa"/>
          </w:tcPr>
          <w:p w14:paraId="0860F9E3" w14:textId="6DDEA2F7" w:rsidR="009330CA" w:rsidRDefault="009330CA" w:rsidP="009330CA">
            <w:pPr>
              <w:jc w:val="left"/>
              <w:rPr>
                <w:rFonts w:asciiTheme="minorHAnsi" w:hAnsiTheme="minorHAnsi" w:cstheme="minorHAnsi"/>
                <w:szCs w:val="22"/>
              </w:rPr>
            </w:pPr>
            <w:r>
              <w:rPr>
                <w:rFonts w:asciiTheme="minorHAnsi" w:hAnsiTheme="minorHAnsi" w:cstheme="minorHAnsi"/>
                <w:szCs w:val="22"/>
              </w:rPr>
              <w:t>Redemption record</w:t>
            </w:r>
            <w:r w:rsidRPr="001D7450">
              <w:rPr>
                <w:rFonts w:asciiTheme="minorHAnsi" w:hAnsiTheme="minorHAnsi" w:cstheme="minorHAnsi"/>
                <w:szCs w:val="22"/>
              </w:rPr>
              <w:t xml:space="preserve"> error description</w:t>
            </w:r>
          </w:p>
        </w:tc>
        <w:tc>
          <w:tcPr>
            <w:tcW w:w="2946" w:type="dxa"/>
          </w:tcPr>
          <w:p w14:paraId="0B5F338A" w14:textId="25FC6E12" w:rsidR="009330CA" w:rsidRDefault="00884277" w:rsidP="009330CA">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5E48DFD7" w14:textId="777DBFA1" w:rsidR="009330CA" w:rsidRPr="00E06696" w:rsidRDefault="00B00C0E" w:rsidP="009330CA">
            <w:pPr>
              <w:jc w:val="left"/>
              <w:rPr>
                <w:rFonts w:asciiTheme="minorHAnsi" w:hAnsiTheme="minorHAnsi" w:cstheme="minorHAnsi"/>
                <w:szCs w:val="22"/>
              </w:rPr>
            </w:pPr>
            <w:r>
              <w:rPr>
                <w:rFonts w:asciiTheme="minorHAnsi" w:hAnsiTheme="minorHAnsi" w:cstheme="minorHAnsi"/>
                <w:szCs w:val="22"/>
              </w:rPr>
              <w:t>Unused.</w:t>
            </w:r>
          </w:p>
        </w:tc>
      </w:tr>
      <w:tr w:rsidR="009330CA" w:rsidRPr="00E06696" w14:paraId="65AF0F31" w14:textId="77777777" w:rsidTr="000B3397">
        <w:tc>
          <w:tcPr>
            <w:tcW w:w="797" w:type="dxa"/>
          </w:tcPr>
          <w:p w14:paraId="18E63956" w14:textId="77777777" w:rsidR="009330CA" w:rsidRPr="00F524AB" w:rsidRDefault="009330CA" w:rsidP="00D21035">
            <w:pPr>
              <w:pStyle w:val="ListParagraph"/>
            </w:pPr>
          </w:p>
        </w:tc>
        <w:tc>
          <w:tcPr>
            <w:tcW w:w="2415" w:type="dxa"/>
          </w:tcPr>
          <w:p w14:paraId="53325C34" w14:textId="21C05C73"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CPFIS</w:t>
            </w:r>
            <w:r w:rsidR="009777EA">
              <w:rPr>
                <w:rFonts w:asciiTheme="minorHAnsi" w:hAnsiTheme="minorHAnsi" w:cstheme="minorHAnsi"/>
                <w:szCs w:val="22"/>
              </w:rPr>
              <w:t>_</w:t>
            </w:r>
            <w:r w:rsidRPr="00C27BED">
              <w:rPr>
                <w:rFonts w:asciiTheme="minorHAnsi" w:hAnsiTheme="minorHAnsi" w:cstheme="minorHAnsi"/>
                <w:szCs w:val="22"/>
              </w:rPr>
              <w:t>SRS ACCT_NO</w:t>
            </w:r>
          </w:p>
        </w:tc>
        <w:tc>
          <w:tcPr>
            <w:tcW w:w="1417" w:type="dxa"/>
          </w:tcPr>
          <w:p w14:paraId="4E080710" w14:textId="3B5D1EAA"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X(16)</w:t>
            </w:r>
          </w:p>
        </w:tc>
        <w:tc>
          <w:tcPr>
            <w:tcW w:w="960" w:type="dxa"/>
          </w:tcPr>
          <w:p w14:paraId="2503D84A" w14:textId="5DD486F6" w:rsidR="009330CA"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246</w:t>
            </w:r>
          </w:p>
        </w:tc>
        <w:tc>
          <w:tcPr>
            <w:tcW w:w="2648" w:type="dxa"/>
          </w:tcPr>
          <w:p w14:paraId="1F8D62CE" w14:textId="111EC5CF" w:rsidR="009330CA" w:rsidRDefault="009330CA" w:rsidP="009330CA">
            <w:pPr>
              <w:jc w:val="left"/>
              <w:rPr>
                <w:rFonts w:asciiTheme="minorHAnsi" w:hAnsiTheme="minorHAnsi" w:cstheme="minorHAnsi"/>
                <w:szCs w:val="22"/>
              </w:rPr>
            </w:pPr>
            <w:r w:rsidRPr="00E06696">
              <w:rPr>
                <w:rFonts w:asciiTheme="minorHAnsi" w:hAnsiTheme="minorHAnsi" w:cstheme="minorHAnsi"/>
                <w:szCs w:val="22"/>
              </w:rPr>
              <w:t>CPFIS or SRS account number</w:t>
            </w:r>
          </w:p>
        </w:tc>
        <w:tc>
          <w:tcPr>
            <w:tcW w:w="2946" w:type="dxa"/>
          </w:tcPr>
          <w:p w14:paraId="3E7C0E20" w14:textId="394642A0" w:rsidR="00640C90" w:rsidRPr="00E06696" w:rsidRDefault="00640C90" w:rsidP="00640C90">
            <w:pPr>
              <w:spacing w:after="240"/>
              <w:jc w:val="left"/>
              <w:rPr>
                <w:rFonts w:asciiTheme="minorHAnsi" w:hAnsiTheme="minorHAnsi" w:cstheme="minorHAnsi"/>
                <w:szCs w:val="22"/>
              </w:rPr>
            </w:pPr>
            <w:r w:rsidRPr="00E06696">
              <w:rPr>
                <w:rFonts w:asciiTheme="minorHAnsi" w:hAnsiTheme="minorHAnsi" w:cstheme="minorHAnsi"/>
                <w:szCs w:val="22"/>
              </w:rPr>
              <w:t xml:space="preserve">For CASH </w:t>
            </w:r>
            <w:r>
              <w:rPr>
                <w:rFonts w:asciiTheme="minorHAnsi" w:hAnsiTheme="minorHAnsi" w:cstheme="minorHAnsi"/>
                <w:szCs w:val="22"/>
              </w:rPr>
              <w:t>allotment</w:t>
            </w:r>
            <w:r w:rsidRPr="00E06696">
              <w:rPr>
                <w:rFonts w:asciiTheme="minorHAnsi" w:hAnsiTheme="minorHAnsi" w:cstheme="minorHAnsi"/>
                <w:szCs w:val="22"/>
              </w:rPr>
              <w:t xml:space="preserve">, </w:t>
            </w:r>
            <w:r>
              <w:rPr>
                <w:rFonts w:asciiTheme="minorHAnsi" w:hAnsiTheme="minorHAnsi" w:cstheme="minorHAnsi"/>
                <w:szCs w:val="22"/>
              </w:rPr>
              <w:t>must be padded with spaces</w:t>
            </w:r>
            <w:r w:rsidR="00223897">
              <w:rPr>
                <w:rFonts w:asciiTheme="minorHAnsi" w:hAnsiTheme="minorHAnsi" w:cstheme="minorHAnsi"/>
                <w:szCs w:val="22"/>
              </w:rPr>
              <w:t xml:space="preserve"> </w:t>
            </w:r>
            <w:r w:rsidR="00223897" w:rsidRPr="000914AA">
              <w:rPr>
                <w:rFonts w:asciiTheme="minorHAnsi" w:hAnsiTheme="minorHAnsi" w:cstheme="minorHAnsi"/>
                <w:szCs w:val="22"/>
              </w:rPr>
              <w:t>(but no hard validation)</w:t>
            </w:r>
            <w:r w:rsidRPr="00E06696">
              <w:rPr>
                <w:rFonts w:asciiTheme="minorHAnsi" w:hAnsiTheme="minorHAnsi" w:cstheme="minorHAnsi"/>
                <w:szCs w:val="22"/>
              </w:rPr>
              <w:t>.</w:t>
            </w:r>
          </w:p>
          <w:p w14:paraId="0E143D19" w14:textId="3836C3DB" w:rsidR="009330CA" w:rsidRDefault="00640C90" w:rsidP="00640C90">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For SRS </w:t>
            </w:r>
            <w:r>
              <w:rPr>
                <w:rFonts w:asciiTheme="minorHAnsi" w:hAnsiTheme="minorHAnsi" w:cstheme="minorHAnsi"/>
                <w:szCs w:val="22"/>
              </w:rPr>
              <w:t>allotment</w:t>
            </w:r>
            <w:r w:rsidRPr="00E06696">
              <w:rPr>
                <w:rFonts w:asciiTheme="minorHAnsi" w:hAnsiTheme="minorHAnsi" w:cstheme="minorHAnsi"/>
                <w:szCs w:val="22"/>
              </w:rPr>
              <w:t>,</w:t>
            </w:r>
            <w:r>
              <w:rPr>
                <w:rFonts w:asciiTheme="minorHAnsi" w:hAnsiTheme="minorHAnsi" w:cstheme="minorHAnsi"/>
                <w:szCs w:val="22"/>
              </w:rPr>
              <w:t xml:space="preserve"> must not be empty</w:t>
            </w:r>
            <w:r w:rsidRPr="00E06696">
              <w:rPr>
                <w:rFonts w:asciiTheme="minorHAnsi" w:hAnsiTheme="minorHAnsi" w:cstheme="minorHAnsi"/>
                <w:szCs w:val="22"/>
              </w:rPr>
              <w:t>.</w:t>
            </w:r>
          </w:p>
        </w:tc>
        <w:tc>
          <w:tcPr>
            <w:tcW w:w="3001" w:type="dxa"/>
          </w:tcPr>
          <w:p w14:paraId="73492627" w14:textId="584990B7" w:rsidR="00640C90" w:rsidRPr="00E06696" w:rsidRDefault="00640C90" w:rsidP="00640C90">
            <w:pPr>
              <w:spacing w:after="240"/>
              <w:jc w:val="left"/>
              <w:rPr>
                <w:rFonts w:asciiTheme="minorHAnsi" w:hAnsiTheme="minorHAnsi" w:cstheme="minorHAnsi"/>
                <w:szCs w:val="22"/>
              </w:rPr>
            </w:pPr>
            <w:r w:rsidRPr="00E06696">
              <w:rPr>
                <w:rFonts w:asciiTheme="minorHAnsi" w:hAnsiTheme="minorHAnsi" w:cstheme="minorHAnsi"/>
                <w:szCs w:val="22"/>
              </w:rPr>
              <w:t xml:space="preserve">For CASH </w:t>
            </w:r>
            <w:r>
              <w:rPr>
                <w:rFonts w:asciiTheme="minorHAnsi" w:hAnsiTheme="minorHAnsi" w:cstheme="minorHAnsi"/>
                <w:szCs w:val="22"/>
              </w:rPr>
              <w:t>allotment</w:t>
            </w:r>
            <w:r w:rsidRPr="00E06696">
              <w:rPr>
                <w:rFonts w:asciiTheme="minorHAnsi" w:hAnsiTheme="minorHAnsi" w:cstheme="minorHAnsi"/>
                <w:szCs w:val="22"/>
              </w:rPr>
              <w:t>, unused.</w:t>
            </w:r>
          </w:p>
          <w:p w14:paraId="3978ADC4" w14:textId="1AAAAB08" w:rsidR="009330CA" w:rsidRPr="00E06696" w:rsidRDefault="00640C90" w:rsidP="00640C90">
            <w:pPr>
              <w:jc w:val="left"/>
              <w:rPr>
                <w:rFonts w:asciiTheme="minorHAnsi" w:hAnsiTheme="minorHAnsi" w:cstheme="minorHAnsi"/>
                <w:szCs w:val="22"/>
              </w:rPr>
            </w:pPr>
            <w:r w:rsidRPr="00E06696">
              <w:rPr>
                <w:rFonts w:asciiTheme="minorHAnsi" w:hAnsiTheme="minorHAnsi" w:cstheme="minorHAnsi"/>
                <w:szCs w:val="22"/>
              </w:rPr>
              <w:t xml:space="preserve">For SRS </w:t>
            </w:r>
            <w:r>
              <w:rPr>
                <w:rFonts w:asciiTheme="minorHAnsi" w:hAnsiTheme="minorHAnsi" w:cstheme="minorHAnsi"/>
                <w:szCs w:val="22"/>
              </w:rPr>
              <w:t>allotment</w:t>
            </w:r>
            <w:r w:rsidRPr="00E06696">
              <w:rPr>
                <w:rFonts w:asciiTheme="minorHAnsi" w:hAnsiTheme="minorHAnsi" w:cstheme="minorHAnsi"/>
                <w:szCs w:val="22"/>
              </w:rPr>
              <w:t>, SRS account number must be provided.</w:t>
            </w:r>
          </w:p>
        </w:tc>
      </w:tr>
      <w:tr w:rsidR="009330CA" w:rsidRPr="00E06696" w14:paraId="2B60B101" w14:textId="77777777" w:rsidTr="000B3397">
        <w:tc>
          <w:tcPr>
            <w:tcW w:w="797" w:type="dxa"/>
          </w:tcPr>
          <w:p w14:paraId="15391B6B" w14:textId="77777777" w:rsidR="009330CA" w:rsidRPr="00F524AB" w:rsidRDefault="009330CA" w:rsidP="00D21035">
            <w:pPr>
              <w:pStyle w:val="ListParagraph"/>
            </w:pPr>
          </w:p>
        </w:tc>
        <w:tc>
          <w:tcPr>
            <w:tcW w:w="2415" w:type="dxa"/>
          </w:tcPr>
          <w:p w14:paraId="4ADD89EC" w14:textId="37733D2B"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FILLER</w:t>
            </w:r>
          </w:p>
        </w:tc>
        <w:tc>
          <w:tcPr>
            <w:tcW w:w="1417" w:type="dxa"/>
          </w:tcPr>
          <w:p w14:paraId="30010976" w14:textId="5AFE713D"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X(20)</w:t>
            </w:r>
          </w:p>
        </w:tc>
        <w:tc>
          <w:tcPr>
            <w:tcW w:w="960" w:type="dxa"/>
          </w:tcPr>
          <w:p w14:paraId="32D4CED5" w14:textId="29DD1F30" w:rsidR="009330CA" w:rsidRPr="00E06696"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262</w:t>
            </w:r>
          </w:p>
        </w:tc>
        <w:tc>
          <w:tcPr>
            <w:tcW w:w="2648" w:type="dxa"/>
          </w:tcPr>
          <w:p w14:paraId="290F887D" w14:textId="576696DE" w:rsidR="009330CA" w:rsidRPr="00E06696" w:rsidRDefault="001E43D4" w:rsidP="009330CA">
            <w:pPr>
              <w:spacing w:after="240"/>
              <w:jc w:val="left"/>
              <w:rPr>
                <w:rFonts w:asciiTheme="minorHAnsi" w:hAnsiTheme="minorHAnsi" w:cstheme="minorHAnsi"/>
                <w:szCs w:val="22"/>
              </w:rPr>
            </w:pPr>
            <w:r>
              <w:rPr>
                <w:rFonts w:asciiTheme="minorHAnsi" w:hAnsiTheme="minorHAnsi" w:cstheme="minorHAnsi"/>
                <w:szCs w:val="22"/>
              </w:rPr>
              <w:t>Filler field</w:t>
            </w:r>
          </w:p>
        </w:tc>
        <w:tc>
          <w:tcPr>
            <w:tcW w:w="2946" w:type="dxa"/>
          </w:tcPr>
          <w:p w14:paraId="53F3E559" w14:textId="7D97FE45" w:rsidR="009330CA" w:rsidRDefault="00640C90"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 be padded with spaces</w:t>
            </w:r>
            <w:r w:rsidR="00223897">
              <w:rPr>
                <w:rFonts w:asciiTheme="minorHAnsi" w:hAnsiTheme="minorHAnsi" w:cstheme="minorHAnsi"/>
                <w:szCs w:val="22"/>
              </w:rPr>
              <w:t xml:space="preserve"> </w:t>
            </w:r>
            <w:r w:rsidR="00223897" w:rsidRPr="000914AA">
              <w:rPr>
                <w:rFonts w:asciiTheme="minorHAnsi" w:hAnsiTheme="minorHAnsi" w:cstheme="minorHAnsi"/>
                <w:szCs w:val="22"/>
              </w:rPr>
              <w:t>(but no hard validation)</w:t>
            </w:r>
            <w:r>
              <w:rPr>
                <w:rFonts w:asciiTheme="minorHAnsi" w:hAnsiTheme="minorHAnsi" w:cstheme="minorHAnsi"/>
                <w:szCs w:val="22"/>
              </w:rPr>
              <w:t>.</w:t>
            </w:r>
          </w:p>
        </w:tc>
        <w:tc>
          <w:tcPr>
            <w:tcW w:w="3001" w:type="dxa"/>
          </w:tcPr>
          <w:p w14:paraId="4EB25B2D" w14:textId="63EC10B2" w:rsidR="009330CA" w:rsidRPr="00E06696" w:rsidRDefault="00640C90" w:rsidP="009330CA">
            <w:pPr>
              <w:jc w:val="left"/>
              <w:rPr>
                <w:rFonts w:asciiTheme="minorHAnsi" w:hAnsiTheme="minorHAnsi" w:cstheme="minorHAnsi"/>
                <w:szCs w:val="22"/>
              </w:rPr>
            </w:pPr>
            <w:r w:rsidRPr="00E06696">
              <w:rPr>
                <w:rFonts w:asciiTheme="minorHAnsi" w:hAnsiTheme="minorHAnsi" w:cstheme="minorHAnsi"/>
                <w:szCs w:val="22"/>
              </w:rPr>
              <w:t>Unused. Reserved for future use.</w:t>
            </w:r>
          </w:p>
        </w:tc>
      </w:tr>
      <w:tr w:rsidR="009330CA" w:rsidRPr="00E06696" w14:paraId="4A3B0839" w14:textId="77777777" w:rsidTr="000B3397">
        <w:tc>
          <w:tcPr>
            <w:tcW w:w="797" w:type="dxa"/>
          </w:tcPr>
          <w:p w14:paraId="41536A29" w14:textId="77777777" w:rsidR="009330CA" w:rsidRPr="00F524AB" w:rsidRDefault="009330CA" w:rsidP="00D21035">
            <w:pPr>
              <w:pStyle w:val="ListParagraph"/>
            </w:pPr>
          </w:p>
        </w:tc>
        <w:tc>
          <w:tcPr>
            <w:tcW w:w="2415" w:type="dxa"/>
          </w:tcPr>
          <w:p w14:paraId="381C77D1" w14:textId="1EEA60B6"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CHECKSUM</w:t>
            </w:r>
          </w:p>
        </w:tc>
        <w:tc>
          <w:tcPr>
            <w:tcW w:w="1417" w:type="dxa"/>
          </w:tcPr>
          <w:p w14:paraId="372D6D5C" w14:textId="76C388B7"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9(14)</w:t>
            </w:r>
          </w:p>
        </w:tc>
        <w:tc>
          <w:tcPr>
            <w:tcW w:w="960" w:type="dxa"/>
          </w:tcPr>
          <w:p w14:paraId="64C9337E" w14:textId="657AAB3E" w:rsidR="009330CA" w:rsidRPr="00E06696"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282</w:t>
            </w:r>
          </w:p>
        </w:tc>
        <w:tc>
          <w:tcPr>
            <w:tcW w:w="2648" w:type="dxa"/>
          </w:tcPr>
          <w:p w14:paraId="15C95725" w14:textId="50301334" w:rsidR="009330CA" w:rsidRPr="00E06696" w:rsidRDefault="009330CA" w:rsidP="009330CA">
            <w:pPr>
              <w:spacing w:after="240"/>
              <w:jc w:val="left"/>
              <w:rPr>
                <w:rFonts w:asciiTheme="minorHAnsi" w:hAnsiTheme="minorHAnsi" w:cstheme="minorHAnsi"/>
                <w:szCs w:val="22"/>
              </w:rPr>
            </w:pPr>
            <w:r w:rsidRPr="00E06696">
              <w:rPr>
                <w:rFonts w:asciiTheme="minorHAnsi" w:hAnsiTheme="minorHAnsi" w:cstheme="minorHAnsi"/>
                <w:szCs w:val="22"/>
              </w:rPr>
              <w:t>Sum of all numeric fields of this detail record</w:t>
            </w:r>
          </w:p>
        </w:tc>
        <w:tc>
          <w:tcPr>
            <w:tcW w:w="2946" w:type="dxa"/>
          </w:tcPr>
          <w:p w14:paraId="6820EF45" w14:textId="748A4F8D" w:rsidR="009330CA" w:rsidRDefault="00E938C8"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 equal the sum of the values from all numeric fields of the detail record.</w:t>
            </w:r>
          </w:p>
        </w:tc>
        <w:tc>
          <w:tcPr>
            <w:tcW w:w="3001" w:type="dxa"/>
          </w:tcPr>
          <w:p w14:paraId="4CD74AB9" w14:textId="77777777" w:rsidR="00E938C8" w:rsidRDefault="00E938C8" w:rsidP="00E938C8">
            <w:pPr>
              <w:spacing w:after="240"/>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p w14:paraId="5288192F" w14:textId="298AACBF" w:rsidR="009330CA" w:rsidRPr="00E06696" w:rsidRDefault="00E938C8" w:rsidP="00E938C8">
            <w:pPr>
              <w:jc w:val="left"/>
              <w:rPr>
                <w:rFonts w:asciiTheme="minorHAnsi" w:hAnsiTheme="minorHAnsi" w:cstheme="minorHAnsi"/>
                <w:szCs w:val="22"/>
              </w:rPr>
            </w:pPr>
            <w:r>
              <w:rPr>
                <w:rFonts w:asciiTheme="minorHAnsi" w:hAnsiTheme="minorHAnsi" w:cstheme="minorHAnsi"/>
                <w:szCs w:val="22"/>
              </w:rPr>
              <w:t xml:space="preserve">There are 5 numeric fields in the detail record: </w:t>
            </w:r>
            <w:r w:rsidRPr="00E06696">
              <w:rPr>
                <w:rFonts w:asciiTheme="minorHAnsi" w:hAnsiTheme="minorHAnsi" w:cstheme="minorHAnsi"/>
                <w:szCs w:val="22"/>
              </w:rPr>
              <w:t>NOMINAL_AMT</w:t>
            </w:r>
            <w:r>
              <w:rPr>
                <w:rFonts w:asciiTheme="minorHAnsi" w:hAnsiTheme="minorHAnsi" w:cstheme="minorHAnsi"/>
                <w:szCs w:val="22"/>
              </w:rPr>
              <w:t>, BID_YIELD,</w:t>
            </w:r>
            <w:r w:rsidR="00451552">
              <w:rPr>
                <w:rFonts w:asciiTheme="minorHAnsi" w:hAnsiTheme="minorHAnsi" w:cstheme="minorHAnsi"/>
                <w:szCs w:val="22"/>
              </w:rPr>
              <w:t xml:space="preserve"> </w:t>
            </w:r>
            <w:r w:rsidR="00451552" w:rsidRPr="00C27BED">
              <w:rPr>
                <w:rFonts w:asciiTheme="minorHAnsi" w:hAnsiTheme="minorHAnsi" w:cstheme="minorHAnsi"/>
                <w:szCs w:val="22"/>
              </w:rPr>
              <w:t>PROCESSED_AMT</w:t>
            </w:r>
            <w:r w:rsidR="00451552">
              <w:rPr>
                <w:rFonts w:asciiTheme="minorHAnsi" w:hAnsiTheme="minorHAnsi" w:cstheme="minorHAnsi"/>
                <w:szCs w:val="22"/>
              </w:rPr>
              <w:t xml:space="preserve">, </w:t>
            </w:r>
            <w:r w:rsidR="00451552" w:rsidRPr="00C27BED">
              <w:rPr>
                <w:rFonts w:asciiTheme="minorHAnsi" w:hAnsiTheme="minorHAnsi" w:cstheme="minorHAnsi"/>
                <w:szCs w:val="22"/>
              </w:rPr>
              <w:t>SETTLEMENT_AMT</w:t>
            </w:r>
            <w:r w:rsidR="00451552">
              <w:rPr>
                <w:rFonts w:asciiTheme="minorHAnsi" w:hAnsiTheme="minorHAnsi" w:cstheme="minorHAnsi"/>
                <w:szCs w:val="22"/>
              </w:rPr>
              <w:t>,</w:t>
            </w:r>
            <w:r w:rsidRPr="00E06696">
              <w:rPr>
                <w:rFonts w:asciiTheme="minorHAnsi" w:hAnsiTheme="minorHAnsi" w:cstheme="minorHAnsi"/>
                <w:szCs w:val="22"/>
              </w:rPr>
              <w:t xml:space="preserve"> CUST_BANK_CODE</w:t>
            </w:r>
            <w:r>
              <w:rPr>
                <w:rFonts w:asciiTheme="minorHAnsi" w:hAnsiTheme="minorHAnsi" w:cstheme="minorHAnsi"/>
                <w:szCs w:val="22"/>
              </w:rPr>
              <w:t>.</w:t>
            </w:r>
          </w:p>
        </w:tc>
      </w:tr>
      <w:tr w:rsidR="009330CA" w:rsidRPr="00E06696" w14:paraId="48331084" w14:textId="77777777" w:rsidTr="000B3397">
        <w:tc>
          <w:tcPr>
            <w:tcW w:w="797" w:type="dxa"/>
          </w:tcPr>
          <w:p w14:paraId="5F7D116E" w14:textId="77777777" w:rsidR="009330CA" w:rsidRPr="00F524AB" w:rsidRDefault="009330CA" w:rsidP="00F524AB">
            <w:pPr>
              <w:ind w:left="720"/>
              <w:rPr>
                <w:lang w:val="en-AU"/>
              </w:rPr>
            </w:pPr>
          </w:p>
        </w:tc>
        <w:tc>
          <w:tcPr>
            <w:tcW w:w="2415" w:type="dxa"/>
          </w:tcPr>
          <w:p w14:paraId="5C128EB7" w14:textId="6A0D6E91" w:rsidR="009330CA" w:rsidRPr="00C27BED" w:rsidRDefault="009330CA" w:rsidP="009330CA">
            <w:pPr>
              <w:pStyle w:val="Normalwithspace"/>
              <w:spacing w:before="0"/>
              <w:jc w:val="left"/>
              <w:rPr>
                <w:rFonts w:asciiTheme="minorHAnsi" w:hAnsiTheme="minorHAnsi" w:cstheme="minorHAnsi"/>
                <w:szCs w:val="22"/>
              </w:rPr>
            </w:pPr>
            <w:r w:rsidRPr="0085378D">
              <w:rPr>
                <w:rFonts w:asciiTheme="minorHAnsi" w:hAnsiTheme="minorHAnsi" w:cstheme="minorHAnsi"/>
                <w:b/>
                <w:bCs/>
                <w:szCs w:val="22"/>
              </w:rPr>
              <w:t>Control Record</w:t>
            </w:r>
          </w:p>
        </w:tc>
        <w:tc>
          <w:tcPr>
            <w:tcW w:w="1417" w:type="dxa"/>
          </w:tcPr>
          <w:p w14:paraId="4EF9DD71" w14:textId="77777777" w:rsidR="009330CA" w:rsidRPr="00C27BED" w:rsidRDefault="009330CA" w:rsidP="009330CA">
            <w:pPr>
              <w:pStyle w:val="Normalwithspace"/>
              <w:spacing w:before="0"/>
              <w:jc w:val="left"/>
              <w:rPr>
                <w:rFonts w:asciiTheme="minorHAnsi" w:hAnsiTheme="minorHAnsi" w:cstheme="minorHAnsi"/>
                <w:szCs w:val="22"/>
              </w:rPr>
            </w:pPr>
          </w:p>
        </w:tc>
        <w:tc>
          <w:tcPr>
            <w:tcW w:w="960" w:type="dxa"/>
          </w:tcPr>
          <w:p w14:paraId="62B12585" w14:textId="77777777" w:rsidR="009330CA" w:rsidRPr="00E06696" w:rsidRDefault="009330CA" w:rsidP="009330CA">
            <w:pPr>
              <w:pStyle w:val="Normalwithspace"/>
              <w:spacing w:before="0"/>
              <w:jc w:val="left"/>
              <w:rPr>
                <w:rFonts w:asciiTheme="minorHAnsi" w:hAnsiTheme="minorHAnsi" w:cstheme="minorHAnsi"/>
                <w:szCs w:val="22"/>
              </w:rPr>
            </w:pPr>
          </w:p>
        </w:tc>
        <w:tc>
          <w:tcPr>
            <w:tcW w:w="2648" w:type="dxa"/>
          </w:tcPr>
          <w:p w14:paraId="40F9479E" w14:textId="77777777" w:rsidR="009330CA" w:rsidRPr="00E06696" w:rsidRDefault="009330CA" w:rsidP="009330CA">
            <w:pPr>
              <w:spacing w:after="240"/>
              <w:jc w:val="left"/>
              <w:rPr>
                <w:rFonts w:asciiTheme="minorHAnsi" w:hAnsiTheme="minorHAnsi" w:cstheme="minorHAnsi"/>
                <w:szCs w:val="22"/>
              </w:rPr>
            </w:pPr>
          </w:p>
        </w:tc>
        <w:tc>
          <w:tcPr>
            <w:tcW w:w="2946" w:type="dxa"/>
          </w:tcPr>
          <w:p w14:paraId="363D4C3E" w14:textId="77777777" w:rsidR="009330CA" w:rsidRDefault="009330CA" w:rsidP="009330CA">
            <w:pPr>
              <w:pStyle w:val="Normalwithspace"/>
              <w:spacing w:before="0"/>
              <w:jc w:val="left"/>
              <w:rPr>
                <w:rFonts w:asciiTheme="minorHAnsi" w:hAnsiTheme="minorHAnsi" w:cstheme="minorHAnsi"/>
                <w:szCs w:val="22"/>
              </w:rPr>
            </w:pPr>
          </w:p>
        </w:tc>
        <w:tc>
          <w:tcPr>
            <w:tcW w:w="3001" w:type="dxa"/>
          </w:tcPr>
          <w:p w14:paraId="68A2CA2D" w14:textId="77777777" w:rsidR="009330CA" w:rsidRPr="00E06696" w:rsidRDefault="009330CA" w:rsidP="009330CA">
            <w:pPr>
              <w:jc w:val="left"/>
              <w:rPr>
                <w:rFonts w:asciiTheme="minorHAnsi" w:hAnsiTheme="minorHAnsi" w:cstheme="minorHAnsi"/>
                <w:szCs w:val="22"/>
              </w:rPr>
            </w:pPr>
          </w:p>
        </w:tc>
      </w:tr>
      <w:tr w:rsidR="009330CA" w:rsidRPr="00E06696" w14:paraId="228A49DB" w14:textId="77777777" w:rsidTr="000B3397">
        <w:tc>
          <w:tcPr>
            <w:tcW w:w="797" w:type="dxa"/>
          </w:tcPr>
          <w:p w14:paraId="057B03CA" w14:textId="77777777" w:rsidR="009330CA" w:rsidRPr="00F524AB" w:rsidRDefault="009330CA" w:rsidP="00D21035">
            <w:pPr>
              <w:pStyle w:val="ListParagraph"/>
            </w:pPr>
          </w:p>
        </w:tc>
        <w:tc>
          <w:tcPr>
            <w:tcW w:w="2415" w:type="dxa"/>
          </w:tcPr>
          <w:p w14:paraId="5B4D145B" w14:textId="2E40216A" w:rsidR="009330CA" w:rsidRPr="0085378D" w:rsidRDefault="009330CA" w:rsidP="009330CA">
            <w:pPr>
              <w:pStyle w:val="Normalwithspace"/>
              <w:spacing w:before="0"/>
              <w:jc w:val="left"/>
              <w:rPr>
                <w:rFonts w:asciiTheme="minorHAnsi" w:hAnsiTheme="minorHAnsi" w:cstheme="minorHAnsi"/>
                <w:b/>
                <w:bCs/>
                <w:szCs w:val="22"/>
              </w:rPr>
            </w:pPr>
            <w:r w:rsidRPr="00C27BED">
              <w:rPr>
                <w:rFonts w:asciiTheme="minorHAnsi" w:hAnsiTheme="minorHAnsi" w:cstheme="minorHAnsi"/>
                <w:szCs w:val="22"/>
              </w:rPr>
              <w:t>RECORD_TYPE</w:t>
            </w:r>
          </w:p>
        </w:tc>
        <w:tc>
          <w:tcPr>
            <w:tcW w:w="1417" w:type="dxa"/>
          </w:tcPr>
          <w:p w14:paraId="3712C27E" w14:textId="6D4EA497"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X(10)</w:t>
            </w:r>
          </w:p>
        </w:tc>
        <w:tc>
          <w:tcPr>
            <w:tcW w:w="960" w:type="dxa"/>
          </w:tcPr>
          <w:p w14:paraId="65BC1E75" w14:textId="2E086515" w:rsidR="009330CA" w:rsidRPr="00E06696"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1</w:t>
            </w:r>
          </w:p>
        </w:tc>
        <w:tc>
          <w:tcPr>
            <w:tcW w:w="2648" w:type="dxa"/>
          </w:tcPr>
          <w:p w14:paraId="7CE961AA" w14:textId="6C559CFB" w:rsidR="009330CA" w:rsidRPr="00E06696" w:rsidRDefault="001C21C2" w:rsidP="009330CA">
            <w:pPr>
              <w:spacing w:after="240"/>
              <w:jc w:val="left"/>
              <w:rPr>
                <w:rFonts w:asciiTheme="minorHAnsi" w:hAnsiTheme="minorHAnsi" w:cstheme="minorHAnsi"/>
                <w:szCs w:val="22"/>
              </w:rPr>
            </w:pPr>
            <w:r>
              <w:rPr>
                <w:rFonts w:asciiTheme="minorHAnsi" w:hAnsiTheme="minorHAnsi" w:cstheme="minorHAnsi"/>
                <w:szCs w:val="22"/>
              </w:rPr>
              <w:t>Record indicator</w:t>
            </w:r>
          </w:p>
        </w:tc>
        <w:tc>
          <w:tcPr>
            <w:tcW w:w="2946" w:type="dxa"/>
          </w:tcPr>
          <w:p w14:paraId="2054BDEE" w14:textId="09357E7C" w:rsidR="009330CA" w:rsidRDefault="0044550E"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009330CA" w:rsidRPr="00E06696">
              <w:rPr>
                <w:rFonts w:asciiTheme="minorHAnsi" w:hAnsiTheme="minorHAnsi" w:cstheme="minorHAnsi"/>
                <w:szCs w:val="22"/>
              </w:rPr>
              <w:t xml:space="preserve"> ‘TTTTTTTTTT’ for Control Record</w:t>
            </w:r>
            <w:r>
              <w:rPr>
                <w:rFonts w:asciiTheme="minorHAnsi" w:hAnsiTheme="minorHAnsi" w:cstheme="minorHAnsi"/>
                <w:szCs w:val="22"/>
              </w:rPr>
              <w:t>.</w:t>
            </w:r>
          </w:p>
        </w:tc>
        <w:tc>
          <w:tcPr>
            <w:tcW w:w="3001" w:type="dxa"/>
          </w:tcPr>
          <w:p w14:paraId="6E072102" w14:textId="77777777" w:rsidR="009330CA" w:rsidRPr="00E06696" w:rsidRDefault="009330CA" w:rsidP="009330CA">
            <w:pPr>
              <w:jc w:val="left"/>
              <w:rPr>
                <w:rFonts w:asciiTheme="minorHAnsi" w:hAnsiTheme="minorHAnsi" w:cstheme="minorHAnsi"/>
                <w:szCs w:val="22"/>
              </w:rPr>
            </w:pPr>
          </w:p>
        </w:tc>
      </w:tr>
      <w:tr w:rsidR="009330CA" w:rsidRPr="00E06696" w14:paraId="3869AABA" w14:textId="77777777" w:rsidTr="000B3397">
        <w:tc>
          <w:tcPr>
            <w:tcW w:w="797" w:type="dxa"/>
          </w:tcPr>
          <w:p w14:paraId="0BA6CF85" w14:textId="77777777" w:rsidR="009330CA" w:rsidRPr="00F524AB" w:rsidRDefault="009330CA" w:rsidP="00D21035">
            <w:pPr>
              <w:pStyle w:val="ListParagraph"/>
            </w:pPr>
          </w:p>
        </w:tc>
        <w:tc>
          <w:tcPr>
            <w:tcW w:w="2415" w:type="dxa"/>
          </w:tcPr>
          <w:p w14:paraId="1973CA88" w14:textId="48C77052"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RECORD_COUNT</w:t>
            </w:r>
          </w:p>
        </w:tc>
        <w:tc>
          <w:tcPr>
            <w:tcW w:w="1417" w:type="dxa"/>
          </w:tcPr>
          <w:p w14:paraId="0A2D7324" w14:textId="262CCFF5"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9(9)</w:t>
            </w:r>
          </w:p>
        </w:tc>
        <w:tc>
          <w:tcPr>
            <w:tcW w:w="960" w:type="dxa"/>
          </w:tcPr>
          <w:p w14:paraId="0CA6D43E" w14:textId="33B4C59E" w:rsidR="009330CA" w:rsidRPr="00E06696"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11</w:t>
            </w:r>
          </w:p>
        </w:tc>
        <w:tc>
          <w:tcPr>
            <w:tcW w:w="2648" w:type="dxa"/>
          </w:tcPr>
          <w:p w14:paraId="77290FC8" w14:textId="7D03A1C0" w:rsidR="009330CA" w:rsidRPr="00E06696" w:rsidRDefault="009330CA" w:rsidP="009330CA">
            <w:pPr>
              <w:spacing w:after="240"/>
              <w:jc w:val="left"/>
              <w:rPr>
                <w:rFonts w:asciiTheme="minorHAnsi" w:hAnsiTheme="minorHAnsi" w:cstheme="minorHAnsi"/>
                <w:szCs w:val="22"/>
              </w:rPr>
            </w:pPr>
            <w:r w:rsidRPr="00E06696">
              <w:rPr>
                <w:rFonts w:asciiTheme="minorHAnsi" w:hAnsiTheme="minorHAnsi" w:cstheme="minorHAnsi"/>
                <w:szCs w:val="22"/>
              </w:rPr>
              <w:t>Total number of detail records</w:t>
            </w:r>
          </w:p>
        </w:tc>
        <w:tc>
          <w:tcPr>
            <w:tcW w:w="2946" w:type="dxa"/>
          </w:tcPr>
          <w:p w14:paraId="7D4F73DF" w14:textId="2B9381D3" w:rsidR="009330CA" w:rsidRDefault="003A2610"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 equal the number of detail records.</w:t>
            </w:r>
          </w:p>
        </w:tc>
        <w:tc>
          <w:tcPr>
            <w:tcW w:w="3001" w:type="dxa"/>
          </w:tcPr>
          <w:p w14:paraId="6C1D3AE7" w14:textId="77777777" w:rsidR="009330CA" w:rsidRPr="00E06696" w:rsidRDefault="009330CA" w:rsidP="009330CA">
            <w:pPr>
              <w:jc w:val="left"/>
              <w:rPr>
                <w:rFonts w:asciiTheme="minorHAnsi" w:hAnsiTheme="minorHAnsi" w:cstheme="minorHAnsi"/>
                <w:szCs w:val="22"/>
              </w:rPr>
            </w:pPr>
          </w:p>
        </w:tc>
      </w:tr>
      <w:tr w:rsidR="009330CA" w:rsidRPr="00E06696" w14:paraId="63810542" w14:textId="77777777" w:rsidTr="000B3397">
        <w:tc>
          <w:tcPr>
            <w:tcW w:w="797" w:type="dxa"/>
          </w:tcPr>
          <w:p w14:paraId="3B169ED4" w14:textId="77777777" w:rsidR="009330CA" w:rsidRPr="00F524AB" w:rsidRDefault="009330CA" w:rsidP="00D21035">
            <w:pPr>
              <w:pStyle w:val="ListParagraph"/>
            </w:pPr>
          </w:p>
        </w:tc>
        <w:tc>
          <w:tcPr>
            <w:tcW w:w="2415" w:type="dxa"/>
          </w:tcPr>
          <w:p w14:paraId="6DD80740" w14:textId="57F5760D"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OVERALL_</w:t>
            </w:r>
            <w:r w:rsidR="00BD7FE3">
              <w:rPr>
                <w:rFonts w:asciiTheme="minorHAnsi" w:hAnsiTheme="minorHAnsi" w:cstheme="minorHAnsi"/>
                <w:szCs w:val="22"/>
              </w:rPr>
              <w:t>CHECKSUM</w:t>
            </w:r>
          </w:p>
        </w:tc>
        <w:tc>
          <w:tcPr>
            <w:tcW w:w="1417" w:type="dxa"/>
          </w:tcPr>
          <w:p w14:paraId="139B1318" w14:textId="6F7A8E16" w:rsidR="009330CA" w:rsidRPr="00C27BED" w:rsidRDefault="009330CA" w:rsidP="009330CA">
            <w:pPr>
              <w:pStyle w:val="Normalwithspace"/>
              <w:spacing w:before="0"/>
              <w:jc w:val="left"/>
              <w:rPr>
                <w:rFonts w:asciiTheme="minorHAnsi" w:hAnsiTheme="minorHAnsi" w:cstheme="minorHAnsi"/>
                <w:szCs w:val="22"/>
              </w:rPr>
            </w:pPr>
            <w:r w:rsidRPr="00C27BED">
              <w:rPr>
                <w:rFonts w:asciiTheme="minorHAnsi" w:hAnsiTheme="minorHAnsi" w:cstheme="minorHAnsi"/>
                <w:szCs w:val="22"/>
              </w:rPr>
              <w:t>9(14)</w:t>
            </w:r>
          </w:p>
        </w:tc>
        <w:tc>
          <w:tcPr>
            <w:tcW w:w="960" w:type="dxa"/>
          </w:tcPr>
          <w:p w14:paraId="3F384879" w14:textId="67381713" w:rsidR="009330CA" w:rsidRPr="00E06696" w:rsidRDefault="00AA65FE" w:rsidP="009330CA">
            <w:pPr>
              <w:pStyle w:val="Normalwithspace"/>
              <w:spacing w:before="0"/>
              <w:jc w:val="left"/>
              <w:rPr>
                <w:rFonts w:asciiTheme="minorHAnsi" w:hAnsiTheme="minorHAnsi" w:cstheme="minorHAnsi"/>
                <w:szCs w:val="22"/>
              </w:rPr>
            </w:pPr>
            <w:r>
              <w:rPr>
                <w:rFonts w:asciiTheme="minorHAnsi" w:hAnsiTheme="minorHAnsi" w:cstheme="minorHAnsi"/>
                <w:szCs w:val="22"/>
              </w:rPr>
              <w:t>20</w:t>
            </w:r>
          </w:p>
        </w:tc>
        <w:tc>
          <w:tcPr>
            <w:tcW w:w="2648" w:type="dxa"/>
          </w:tcPr>
          <w:p w14:paraId="6D41321B" w14:textId="1005126A" w:rsidR="009330CA" w:rsidRPr="00E06696" w:rsidRDefault="009330CA" w:rsidP="009330CA">
            <w:pPr>
              <w:spacing w:after="240"/>
              <w:jc w:val="left"/>
              <w:rPr>
                <w:rFonts w:asciiTheme="minorHAnsi" w:hAnsiTheme="minorHAnsi" w:cstheme="minorHAnsi"/>
                <w:szCs w:val="22"/>
              </w:rPr>
            </w:pPr>
            <w:r w:rsidRPr="00E06696">
              <w:rPr>
                <w:rFonts w:asciiTheme="minorHAnsi" w:hAnsiTheme="minorHAnsi" w:cstheme="minorHAnsi"/>
                <w:szCs w:val="22"/>
              </w:rPr>
              <w:t xml:space="preserve">Sum of </w:t>
            </w:r>
            <w:r w:rsidR="00F93041">
              <w:rPr>
                <w:rFonts w:asciiTheme="minorHAnsi" w:hAnsiTheme="minorHAnsi" w:cstheme="minorHAnsi"/>
                <w:szCs w:val="22"/>
              </w:rPr>
              <w:t>all</w:t>
            </w:r>
            <w:r w:rsidR="00F93041" w:rsidRPr="00E06696">
              <w:rPr>
                <w:rFonts w:asciiTheme="minorHAnsi" w:hAnsiTheme="minorHAnsi" w:cstheme="minorHAnsi"/>
                <w:szCs w:val="22"/>
              </w:rPr>
              <w:t xml:space="preserve"> detail records</w:t>
            </w:r>
            <w:r w:rsidR="00F93041">
              <w:rPr>
                <w:rFonts w:asciiTheme="minorHAnsi" w:hAnsiTheme="minorHAnsi" w:cstheme="minorHAnsi"/>
                <w:szCs w:val="22"/>
              </w:rPr>
              <w:t>’</w:t>
            </w:r>
            <w:r w:rsidR="00F93041" w:rsidRPr="00E06696">
              <w:rPr>
                <w:rFonts w:asciiTheme="minorHAnsi" w:hAnsiTheme="minorHAnsi" w:cstheme="minorHAnsi"/>
                <w:szCs w:val="22"/>
              </w:rPr>
              <w:t xml:space="preserve"> </w:t>
            </w:r>
            <w:r w:rsidR="00F93041">
              <w:rPr>
                <w:rFonts w:asciiTheme="minorHAnsi" w:hAnsiTheme="minorHAnsi" w:cstheme="minorHAnsi"/>
                <w:szCs w:val="22"/>
              </w:rPr>
              <w:t>CHECKSUM</w:t>
            </w:r>
          </w:p>
        </w:tc>
        <w:tc>
          <w:tcPr>
            <w:tcW w:w="2946" w:type="dxa"/>
          </w:tcPr>
          <w:p w14:paraId="792C2214" w14:textId="03C27A44" w:rsidR="009330CA" w:rsidRDefault="003A2610" w:rsidP="009330CA">
            <w:pPr>
              <w:pStyle w:val="Normalwithspace"/>
              <w:spacing w:before="0"/>
              <w:jc w:val="left"/>
              <w:rPr>
                <w:rFonts w:asciiTheme="minorHAnsi" w:hAnsiTheme="minorHAnsi" w:cstheme="minorHAnsi"/>
                <w:szCs w:val="22"/>
              </w:rPr>
            </w:pPr>
            <w:r>
              <w:rPr>
                <w:rFonts w:asciiTheme="minorHAnsi" w:hAnsiTheme="minorHAnsi" w:cstheme="minorHAnsi"/>
                <w:szCs w:val="22"/>
              </w:rPr>
              <w:t>Must equal the sum of all detail records’ CHECKSUM.</w:t>
            </w:r>
          </w:p>
        </w:tc>
        <w:tc>
          <w:tcPr>
            <w:tcW w:w="3001" w:type="dxa"/>
          </w:tcPr>
          <w:p w14:paraId="2D24453D" w14:textId="4AD01C5F" w:rsidR="009330CA" w:rsidRPr="00E06696" w:rsidRDefault="009042D2" w:rsidP="00524C15">
            <w:pPr>
              <w:keepNext/>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tc>
      </w:tr>
    </w:tbl>
    <w:p w14:paraId="13489068" w14:textId="47557409" w:rsidR="009330CA" w:rsidRPr="007166C0" w:rsidRDefault="00524C15" w:rsidP="00524C15">
      <w:pPr>
        <w:pStyle w:val="Caption"/>
      </w:pPr>
      <w:r>
        <w:t xml:space="preserve">Table </w:t>
      </w:r>
      <w:r>
        <w:fldChar w:fldCharType="begin"/>
      </w:r>
      <w:r>
        <w:instrText xml:space="preserve"> SEQ Table \* ARABIC </w:instrText>
      </w:r>
      <w:r>
        <w:fldChar w:fldCharType="separate"/>
      </w:r>
      <w:r w:rsidR="00FB29C8">
        <w:t>20</w:t>
      </w:r>
      <w:r>
        <w:fldChar w:fldCharType="end"/>
      </w:r>
      <w:r>
        <w:t xml:space="preserve"> </w:t>
      </w:r>
      <w:r>
        <w:fldChar w:fldCharType="begin"/>
      </w:r>
      <w:r>
        <w:instrText xml:space="preserve"> </w:instrText>
      </w:r>
      <w:r w:rsidRPr="00524C15">
        <w:instrText>STYLEREF "Heading 3"</w:instrText>
      </w:r>
      <w:r>
        <w:instrText xml:space="preserve"> </w:instrText>
      </w:r>
      <w:r>
        <w:fldChar w:fldCharType="separate"/>
      </w:r>
      <w:r>
        <w:t>Appendix A.6 - SSB Redemption Results File Data Dictionary</w:t>
      </w:r>
      <w:r>
        <w:fldChar w:fldCharType="end"/>
      </w:r>
    </w:p>
    <w:p w14:paraId="78165571" w14:textId="6B71B2F0" w:rsidR="008F5E44" w:rsidRDefault="00D527F7" w:rsidP="00634352">
      <w:pPr>
        <w:pStyle w:val="Heading3"/>
      </w:pPr>
      <w:bookmarkStart w:id="871" w:name="_Appendix_A.7_-"/>
      <w:bookmarkStart w:id="872" w:name="_Toc215758869"/>
      <w:bookmarkStart w:id="873" w:name="_Toc215759920"/>
      <w:bookmarkStart w:id="874" w:name="_Toc217999945"/>
      <w:bookmarkEnd w:id="871"/>
      <w:r>
        <w:t>Appendix A.</w:t>
      </w:r>
      <w:r w:rsidR="00E657BE">
        <w:t>7</w:t>
      </w:r>
      <w:r>
        <w:t xml:space="preserve"> - SSB Holdings File Data Dictionary</w:t>
      </w:r>
      <w:bookmarkEnd w:id="872"/>
      <w:bookmarkEnd w:id="873"/>
      <w:bookmarkEnd w:id="874"/>
    </w:p>
    <w:tbl>
      <w:tblPr>
        <w:tblStyle w:val="TableGrid"/>
        <w:tblW w:w="14184" w:type="dxa"/>
        <w:tblLook w:val="04A0" w:firstRow="1" w:lastRow="0" w:firstColumn="1" w:lastColumn="0" w:noHBand="0" w:noVBand="1"/>
      </w:tblPr>
      <w:tblGrid>
        <w:gridCol w:w="797"/>
        <w:gridCol w:w="2415"/>
        <w:gridCol w:w="1417"/>
        <w:gridCol w:w="960"/>
        <w:gridCol w:w="2647"/>
        <w:gridCol w:w="2947"/>
        <w:gridCol w:w="3001"/>
      </w:tblGrid>
      <w:tr w:rsidR="00102DBC" w:rsidRPr="00300889" w14:paraId="0AF93E7C" w14:textId="77777777" w:rsidTr="000B3397">
        <w:tc>
          <w:tcPr>
            <w:tcW w:w="797" w:type="dxa"/>
            <w:shd w:val="clear" w:color="auto" w:fill="D9D9D9" w:themeFill="background1" w:themeFillShade="D9"/>
          </w:tcPr>
          <w:p w14:paraId="765F9E47" w14:textId="77777777" w:rsidR="00102DBC" w:rsidRPr="00300889" w:rsidRDefault="00102DBC"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415" w:type="dxa"/>
            <w:shd w:val="clear" w:color="auto" w:fill="D9D9D9" w:themeFill="background1" w:themeFillShade="D9"/>
          </w:tcPr>
          <w:p w14:paraId="4D47F8D6" w14:textId="77777777" w:rsidR="00102DBC" w:rsidRPr="00300889" w:rsidRDefault="00102DBC"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5D220B13" w14:textId="77777777" w:rsidR="00102DBC" w:rsidRPr="00300889" w:rsidRDefault="00102DBC" w:rsidP="00D023A9">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960" w:type="dxa"/>
            <w:shd w:val="clear" w:color="auto" w:fill="D9D9D9" w:themeFill="background1" w:themeFillShade="D9"/>
          </w:tcPr>
          <w:p w14:paraId="7E0FAFDD" w14:textId="77777777" w:rsidR="00102DBC" w:rsidRDefault="00102DBC"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Position From</w:t>
            </w:r>
          </w:p>
        </w:tc>
        <w:tc>
          <w:tcPr>
            <w:tcW w:w="2647" w:type="dxa"/>
            <w:shd w:val="clear" w:color="auto" w:fill="D9D9D9" w:themeFill="background1" w:themeFillShade="D9"/>
          </w:tcPr>
          <w:p w14:paraId="3ADABAEE" w14:textId="77777777" w:rsidR="00102DBC" w:rsidRPr="00300889" w:rsidRDefault="00102DBC"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47" w:type="dxa"/>
            <w:shd w:val="clear" w:color="auto" w:fill="D9D9D9" w:themeFill="background1" w:themeFillShade="D9"/>
          </w:tcPr>
          <w:p w14:paraId="744209DC" w14:textId="77777777" w:rsidR="00102DBC" w:rsidRPr="00300889" w:rsidRDefault="00102DBC"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Validation Rules</w:t>
            </w:r>
          </w:p>
        </w:tc>
        <w:tc>
          <w:tcPr>
            <w:tcW w:w="3001" w:type="dxa"/>
            <w:shd w:val="clear" w:color="auto" w:fill="D9D9D9" w:themeFill="background1" w:themeFillShade="D9"/>
          </w:tcPr>
          <w:p w14:paraId="24812F1D" w14:textId="77777777" w:rsidR="00102DBC" w:rsidRPr="00300889" w:rsidRDefault="00102DBC"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102DBC" w:rsidRPr="00300889" w14:paraId="2455D067" w14:textId="77777777" w:rsidTr="000B3397">
        <w:tc>
          <w:tcPr>
            <w:tcW w:w="797" w:type="dxa"/>
          </w:tcPr>
          <w:p w14:paraId="16DED173" w14:textId="77777777" w:rsidR="00102DBC" w:rsidRPr="00E337FA" w:rsidRDefault="00102DBC" w:rsidP="00D023A9">
            <w:pPr>
              <w:rPr>
                <w:lang w:val="en-AU"/>
              </w:rPr>
            </w:pPr>
          </w:p>
        </w:tc>
        <w:tc>
          <w:tcPr>
            <w:tcW w:w="2415" w:type="dxa"/>
          </w:tcPr>
          <w:p w14:paraId="7D15D74E" w14:textId="77777777" w:rsidR="00102DBC" w:rsidRPr="00D22339" w:rsidRDefault="00102DBC" w:rsidP="00D023A9">
            <w:pPr>
              <w:pStyle w:val="Normalwithspace"/>
              <w:spacing w:before="0"/>
              <w:jc w:val="left"/>
              <w:rPr>
                <w:rFonts w:asciiTheme="minorHAnsi" w:hAnsiTheme="minorHAnsi" w:cstheme="minorHAnsi"/>
                <w:b/>
                <w:bCs/>
                <w:lang w:val="en-AU"/>
              </w:rPr>
            </w:pPr>
            <w:r w:rsidRPr="00D22339">
              <w:rPr>
                <w:rFonts w:asciiTheme="minorHAnsi" w:hAnsiTheme="minorHAnsi" w:cstheme="minorHAnsi"/>
                <w:b/>
                <w:bCs/>
                <w:lang w:val="en-AU"/>
              </w:rPr>
              <w:t>Header Record</w:t>
            </w:r>
          </w:p>
        </w:tc>
        <w:tc>
          <w:tcPr>
            <w:tcW w:w="1417" w:type="dxa"/>
          </w:tcPr>
          <w:p w14:paraId="49F1C3D2" w14:textId="77777777" w:rsidR="00102DBC" w:rsidRPr="00300889" w:rsidRDefault="00102DBC" w:rsidP="00D023A9">
            <w:pPr>
              <w:pStyle w:val="Normalwithspace"/>
              <w:spacing w:before="0"/>
              <w:jc w:val="left"/>
              <w:rPr>
                <w:rFonts w:asciiTheme="minorHAnsi" w:hAnsiTheme="minorHAnsi" w:cstheme="minorHAnsi"/>
                <w:lang w:val="en-AU"/>
              </w:rPr>
            </w:pPr>
          </w:p>
        </w:tc>
        <w:tc>
          <w:tcPr>
            <w:tcW w:w="960" w:type="dxa"/>
          </w:tcPr>
          <w:p w14:paraId="5AF22C20" w14:textId="77777777" w:rsidR="00102DBC" w:rsidRPr="00300889" w:rsidRDefault="00102DBC" w:rsidP="00D023A9">
            <w:pPr>
              <w:pStyle w:val="Normalwithspace"/>
              <w:spacing w:before="0"/>
              <w:jc w:val="left"/>
              <w:rPr>
                <w:rFonts w:asciiTheme="minorHAnsi" w:hAnsiTheme="minorHAnsi" w:cstheme="minorHAnsi"/>
                <w:lang w:val="en-AU"/>
              </w:rPr>
            </w:pPr>
          </w:p>
        </w:tc>
        <w:tc>
          <w:tcPr>
            <w:tcW w:w="2647" w:type="dxa"/>
          </w:tcPr>
          <w:p w14:paraId="1793A37D" w14:textId="77777777" w:rsidR="00102DBC" w:rsidRPr="00300889" w:rsidRDefault="00102DBC" w:rsidP="00D023A9">
            <w:pPr>
              <w:pStyle w:val="Normalwithspace"/>
              <w:spacing w:before="0"/>
              <w:jc w:val="left"/>
              <w:rPr>
                <w:rFonts w:asciiTheme="minorHAnsi" w:hAnsiTheme="minorHAnsi" w:cstheme="minorHAnsi"/>
                <w:lang w:val="en-AU"/>
              </w:rPr>
            </w:pPr>
          </w:p>
        </w:tc>
        <w:tc>
          <w:tcPr>
            <w:tcW w:w="2947" w:type="dxa"/>
          </w:tcPr>
          <w:p w14:paraId="15F3C06A" w14:textId="77777777" w:rsidR="00102DBC" w:rsidRPr="00300889" w:rsidRDefault="00102DBC" w:rsidP="00D023A9">
            <w:pPr>
              <w:pStyle w:val="Normalwithspace"/>
              <w:spacing w:before="0"/>
              <w:jc w:val="left"/>
              <w:rPr>
                <w:rFonts w:asciiTheme="minorHAnsi" w:hAnsiTheme="minorHAnsi" w:cstheme="minorHAnsi"/>
                <w:lang w:val="en-AU"/>
              </w:rPr>
            </w:pPr>
          </w:p>
        </w:tc>
        <w:tc>
          <w:tcPr>
            <w:tcW w:w="3001" w:type="dxa"/>
          </w:tcPr>
          <w:p w14:paraId="4329595B" w14:textId="77777777" w:rsidR="00102DBC" w:rsidRPr="00300889" w:rsidRDefault="00102DBC" w:rsidP="00D023A9">
            <w:pPr>
              <w:pStyle w:val="Normalwithspace"/>
              <w:spacing w:before="0"/>
              <w:jc w:val="left"/>
              <w:rPr>
                <w:rFonts w:asciiTheme="minorHAnsi" w:hAnsiTheme="minorHAnsi" w:cstheme="minorHAnsi"/>
                <w:lang w:val="en-AU"/>
              </w:rPr>
            </w:pPr>
          </w:p>
        </w:tc>
      </w:tr>
      <w:tr w:rsidR="00102DBC" w:rsidRPr="005F7CBC" w14:paraId="1CD4C1FD" w14:textId="77777777" w:rsidTr="000B3397">
        <w:tc>
          <w:tcPr>
            <w:tcW w:w="797" w:type="dxa"/>
          </w:tcPr>
          <w:p w14:paraId="0B28B8D1" w14:textId="77777777" w:rsidR="00102DBC" w:rsidRPr="00F524AB" w:rsidRDefault="00102DBC" w:rsidP="00857344">
            <w:pPr>
              <w:pStyle w:val="ListParagraph"/>
              <w:numPr>
                <w:ilvl w:val="0"/>
                <w:numId w:val="123"/>
              </w:numPr>
            </w:pPr>
          </w:p>
        </w:tc>
        <w:tc>
          <w:tcPr>
            <w:tcW w:w="2415" w:type="dxa"/>
          </w:tcPr>
          <w:p w14:paraId="3446E2A6" w14:textId="77777777" w:rsidR="00102DBC" w:rsidRPr="00300889" w:rsidRDefault="00102DBC"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RECORD_TYPE</w:t>
            </w:r>
          </w:p>
        </w:tc>
        <w:tc>
          <w:tcPr>
            <w:tcW w:w="1417" w:type="dxa"/>
          </w:tcPr>
          <w:p w14:paraId="1E71C10A" w14:textId="77777777" w:rsidR="00102DBC" w:rsidRPr="00300889" w:rsidRDefault="00102DBC" w:rsidP="00D023A9">
            <w:pPr>
              <w:pStyle w:val="Normalwithspace"/>
              <w:spacing w:before="0"/>
              <w:jc w:val="left"/>
              <w:rPr>
                <w:rFonts w:asciiTheme="minorHAnsi" w:hAnsiTheme="minorHAnsi" w:cstheme="minorHAnsi"/>
                <w:lang w:val="en-AU"/>
              </w:rPr>
            </w:pPr>
            <w:r w:rsidRPr="00300889">
              <w:rPr>
                <w:rFonts w:asciiTheme="minorHAnsi" w:hAnsiTheme="minorHAnsi" w:cstheme="minorHAnsi"/>
              </w:rPr>
              <w:t>X(10)</w:t>
            </w:r>
          </w:p>
        </w:tc>
        <w:tc>
          <w:tcPr>
            <w:tcW w:w="960" w:type="dxa"/>
          </w:tcPr>
          <w:p w14:paraId="0D076218" w14:textId="77777777" w:rsidR="00102DBC" w:rsidRDefault="00102DBC" w:rsidP="00D023A9">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47" w:type="dxa"/>
          </w:tcPr>
          <w:p w14:paraId="6F4AF4CE" w14:textId="77777777" w:rsidR="00102DBC" w:rsidRPr="00300889" w:rsidRDefault="00102DBC" w:rsidP="00D023A9">
            <w:pPr>
              <w:pStyle w:val="Normalwithspace"/>
              <w:spacing w:before="0"/>
              <w:jc w:val="left"/>
              <w:rPr>
                <w:rFonts w:asciiTheme="minorHAnsi" w:hAnsiTheme="minorHAnsi" w:cstheme="minorHAnsi"/>
                <w:lang w:val="en-AU"/>
              </w:rPr>
            </w:pPr>
            <w:r>
              <w:rPr>
                <w:rFonts w:asciiTheme="minorHAnsi" w:hAnsiTheme="minorHAnsi" w:cstheme="minorHAnsi"/>
                <w:szCs w:val="22"/>
                <w:lang w:val="en-AU"/>
              </w:rPr>
              <w:t>Record indicator</w:t>
            </w:r>
          </w:p>
        </w:tc>
        <w:tc>
          <w:tcPr>
            <w:tcW w:w="2947" w:type="dxa"/>
          </w:tcPr>
          <w:p w14:paraId="299E649E" w14:textId="77777777" w:rsidR="00102DBC" w:rsidRDefault="00102DBC" w:rsidP="00D023A9">
            <w:pPr>
              <w:pStyle w:val="Normalwithspace"/>
              <w:spacing w:before="0"/>
              <w:jc w:val="left"/>
              <w:rPr>
                <w:rFonts w:asciiTheme="minorHAnsi" w:hAnsiTheme="minorHAnsi" w:cstheme="minorHAnsi"/>
              </w:rPr>
            </w:pPr>
            <w:r>
              <w:rPr>
                <w:rFonts w:asciiTheme="minorHAnsi" w:hAnsiTheme="minorHAnsi" w:cstheme="minorHAnsi"/>
              </w:rPr>
              <w:t>Must be ‘</w:t>
            </w:r>
            <w:r w:rsidRPr="00300889">
              <w:rPr>
                <w:rFonts w:asciiTheme="minorHAnsi" w:hAnsiTheme="minorHAnsi" w:cstheme="minorHAnsi"/>
              </w:rPr>
              <w:t>HHHHHHHHHH</w:t>
            </w:r>
            <w:r>
              <w:rPr>
                <w:rFonts w:asciiTheme="minorHAnsi" w:hAnsiTheme="minorHAnsi" w:cstheme="minorHAnsi"/>
              </w:rPr>
              <w:t>’ for Header Record.</w:t>
            </w:r>
          </w:p>
        </w:tc>
        <w:tc>
          <w:tcPr>
            <w:tcW w:w="3001" w:type="dxa"/>
          </w:tcPr>
          <w:p w14:paraId="3C86DCE3" w14:textId="77777777" w:rsidR="00102DBC" w:rsidRPr="005F7CBC" w:rsidRDefault="00102DBC" w:rsidP="00D023A9">
            <w:pPr>
              <w:pStyle w:val="Normalwithspace"/>
              <w:spacing w:before="0"/>
              <w:jc w:val="left"/>
              <w:rPr>
                <w:rFonts w:asciiTheme="minorHAnsi" w:hAnsiTheme="minorHAnsi" w:cstheme="minorHAnsi"/>
                <w:strike/>
                <w:lang w:val="en-AU"/>
              </w:rPr>
            </w:pPr>
          </w:p>
        </w:tc>
      </w:tr>
      <w:tr w:rsidR="00102DBC" w:rsidRPr="005F7CBC" w14:paraId="57AFC3FD" w14:textId="77777777" w:rsidTr="000B3397">
        <w:tc>
          <w:tcPr>
            <w:tcW w:w="797" w:type="dxa"/>
          </w:tcPr>
          <w:p w14:paraId="2922D25D" w14:textId="77777777" w:rsidR="00102DBC" w:rsidRPr="00F524AB" w:rsidRDefault="00102DBC" w:rsidP="00D21035">
            <w:pPr>
              <w:pStyle w:val="ListParagraph"/>
            </w:pPr>
          </w:p>
        </w:tc>
        <w:tc>
          <w:tcPr>
            <w:tcW w:w="2415" w:type="dxa"/>
          </w:tcPr>
          <w:p w14:paraId="37ED1041" w14:textId="0D1A6451" w:rsidR="00102DBC" w:rsidRPr="00300889" w:rsidRDefault="00102DBC" w:rsidP="00102DBC">
            <w:pPr>
              <w:pStyle w:val="Normalwithspace"/>
              <w:spacing w:before="0"/>
              <w:jc w:val="left"/>
              <w:rPr>
                <w:rFonts w:asciiTheme="minorHAnsi" w:hAnsiTheme="minorHAnsi" w:cstheme="minorHAnsi"/>
              </w:rPr>
            </w:pPr>
            <w:r w:rsidRPr="00440BDB">
              <w:rPr>
                <w:rFonts w:asciiTheme="minorHAnsi" w:hAnsiTheme="minorHAnsi" w:cstheme="minorHAnsi"/>
                <w:szCs w:val="22"/>
              </w:rPr>
              <w:t>FILE_TYPE</w:t>
            </w:r>
          </w:p>
        </w:tc>
        <w:tc>
          <w:tcPr>
            <w:tcW w:w="1417" w:type="dxa"/>
          </w:tcPr>
          <w:p w14:paraId="1C95589E" w14:textId="074E9185" w:rsidR="00102DBC" w:rsidRPr="00300889" w:rsidRDefault="00102DBC" w:rsidP="00102DBC">
            <w:pPr>
              <w:pStyle w:val="Normalwithspace"/>
              <w:spacing w:before="0"/>
              <w:jc w:val="left"/>
              <w:rPr>
                <w:rFonts w:asciiTheme="minorHAnsi" w:hAnsiTheme="minorHAnsi" w:cstheme="minorHAnsi"/>
              </w:rPr>
            </w:pPr>
            <w:r w:rsidRPr="00440BDB">
              <w:rPr>
                <w:rFonts w:asciiTheme="minorHAnsi" w:hAnsiTheme="minorHAnsi" w:cstheme="minorHAnsi"/>
                <w:szCs w:val="22"/>
              </w:rPr>
              <w:t>X(3)</w:t>
            </w:r>
          </w:p>
        </w:tc>
        <w:tc>
          <w:tcPr>
            <w:tcW w:w="960" w:type="dxa"/>
          </w:tcPr>
          <w:p w14:paraId="2875786C" w14:textId="17B2E083" w:rsidR="00102DBC" w:rsidRDefault="00E31ED3" w:rsidP="00102DB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647" w:type="dxa"/>
          </w:tcPr>
          <w:p w14:paraId="3D99849A" w14:textId="3CA83C66" w:rsidR="00102DBC" w:rsidRDefault="00102DBC" w:rsidP="00102DBC">
            <w:pPr>
              <w:pStyle w:val="Normalwithspace"/>
              <w:spacing w:before="0"/>
              <w:jc w:val="left"/>
              <w:rPr>
                <w:rFonts w:asciiTheme="minorHAnsi" w:hAnsiTheme="minorHAnsi" w:cstheme="minorHAnsi"/>
                <w:szCs w:val="22"/>
                <w:lang w:val="en-AU"/>
              </w:rPr>
            </w:pPr>
            <w:r>
              <w:rPr>
                <w:rFonts w:asciiTheme="minorHAnsi" w:hAnsiTheme="minorHAnsi" w:cstheme="minorHAnsi"/>
                <w:szCs w:val="22"/>
              </w:rPr>
              <w:t>File type indicator</w:t>
            </w:r>
          </w:p>
        </w:tc>
        <w:tc>
          <w:tcPr>
            <w:tcW w:w="2947" w:type="dxa"/>
          </w:tcPr>
          <w:p w14:paraId="4580D8B8" w14:textId="391321A8" w:rsidR="00102DBC" w:rsidRDefault="00102DBC" w:rsidP="00102DBC">
            <w:pPr>
              <w:pStyle w:val="Normalwithspace"/>
              <w:spacing w:before="0"/>
              <w:jc w:val="left"/>
              <w:rPr>
                <w:rFonts w:asciiTheme="minorHAnsi" w:hAnsiTheme="minorHAnsi" w:cstheme="minorHAnsi"/>
              </w:rPr>
            </w:pPr>
            <w:r>
              <w:rPr>
                <w:rFonts w:asciiTheme="minorHAnsi" w:hAnsiTheme="minorHAnsi" w:cstheme="minorHAnsi"/>
                <w:szCs w:val="22"/>
              </w:rPr>
              <w:t>Must be ‘HOL’ for holdings file.</w:t>
            </w:r>
          </w:p>
        </w:tc>
        <w:tc>
          <w:tcPr>
            <w:tcW w:w="3001" w:type="dxa"/>
          </w:tcPr>
          <w:p w14:paraId="51662BEB" w14:textId="2DFF0F1C" w:rsidR="00102DBC" w:rsidRPr="005F7CBC" w:rsidRDefault="00102DBC" w:rsidP="00102DBC">
            <w:pPr>
              <w:pStyle w:val="Normalwithspace"/>
              <w:spacing w:before="0"/>
              <w:jc w:val="left"/>
              <w:rPr>
                <w:rFonts w:asciiTheme="minorHAnsi" w:hAnsiTheme="minorHAnsi" w:cstheme="minorHAnsi"/>
                <w:strike/>
                <w:lang w:val="en-AU"/>
              </w:rPr>
            </w:pPr>
          </w:p>
        </w:tc>
      </w:tr>
      <w:tr w:rsidR="00102DBC" w:rsidRPr="00E06696" w14:paraId="2E5BDB42" w14:textId="77777777" w:rsidTr="000B3397">
        <w:tc>
          <w:tcPr>
            <w:tcW w:w="797" w:type="dxa"/>
          </w:tcPr>
          <w:p w14:paraId="0CFEB727" w14:textId="77777777" w:rsidR="00102DBC" w:rsidRPr="00F524AB" w:rsidRDefault="00102DBC" w:rsidP="00D21035">
            <w:pPr>
              <w:pStyle w:val="ListParagraph"/>
            </w:pPr>
          </w:p>
        </w:tc>
        <w:tc>
          <w:tcPr>
            <w:tcW w:w="2415" w:type="dxa"/>
          </w:tcPr>
          <w:p w14:paraId="22C4F869" w14:textId="35952019" w:rsidR="00102DBC" w:rsidRPr="006D3DE8" w:rsidRDefault="00A82684" w:rsidP="00102DBC">
            <w:pPr>
              <w:pStyle w:val="Normalwithspace"/>
              <w:spacing w:before="0"/>
              <w:jc w:val="left"/>
              <w:rPr>
                <w:rFonts w:asciiTheme="minorHAnsi" w:hAnsiTheme="minorHAnsi" w:cstheme="minorHAnsi"/>
              </w:rPr>
            </w:pPr>
            <w:r>
              <w:rPr>
                <w:rFonts w:asciiTheme="minorHAnsi" w:hAnsiTheme="minorHAnsi" w:cstheme="minorHAnsi"/>
                <w:szCs w:val="22"/>
              </w:rPr>
              <w:t>PRI_DLR</w:t>
            </w:r>
            <w:r w:rsidR="00102DBC" w:rsidRPr="00440BDB">
              <w:rPr>
                <w:rFonts w:asciiTheme="minorHAnsi" w:hAnsiTheme="minorHAnsi" w:cstheme="minorHAnsi"/>
                <w:szCs w:val="22"/>
              </w:rPr>
              <w:t>_CODE</w:t>
            </w:r>
          </w:p>
        </w:tc>
        <w:tc>
          <w:tcPr>
            <w:tcW w:w="1417" w:type="dxa"/>
          </w:tcPr>
          <w:p w14:paraId="797A922F" w14:textId="7DB3621A" w:rsidR="00102DBC" w:rsidRPr="006D3DE8" w:rsidRDefault="00102DBC" w:rsidP="00102DBC">
            <w:pPr>
              <w:pStyle w:val="Normalwithspace"/>
              <w:spacing w:before="0"/>
              <w:jc w:val="left"/>
              <w:rPr>
                <w:rFonts w:asciiTheme="minorHAnsi" w:hAnsiTheme="minorHAnsi" w:cstheme="minorHAnsi"/>
              </w:rPr>
            </w:pPr>
            <w:r w:rsidRPr="00440BDB">
              <w:rPr>
                <w:rFonts w:asciiTheme="minorHAnsi" w:hAnsiTheme="minorHAnsi" w:cstheme="minorHAnsi"/>
                <w:szCs w:val="22"/>
              </w:rPr>
              <w:t>9(4)</w:t>
            </w:r>
          </w:p>
        </w:tc>
        <w:tc>
          <w:tcPr>
            <w:tcW w:w="960" w:type="dxa"/>
          </w:tcPr>
          <w:p w14:paraId="6E46FE32" w14:textId="4FBFABC1"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14</w:t>
            </w:r>
          </w:p>
        </w:tc>
        <w:tc>
          <w:tcPr>
            <w:tcW w:w="2647" w:type="dxa"/>
          </w:tcPr>
          <w:p w14:paraId="3492BE60" w14:textId="5DF63F93" w:rsidR="00102DBC" w:rsidRDefault="00444DB1" w:rsidP="00102DBC">
            <w:pPr>
              <w:rPr>
                <w:rFonts w:asciiTheme="minorHAnsi" w:hAnsiTheme="minorHAnsi" w:cstheme="minorHAnsi"/>
                <w:szCs w:val="22"/>
              </w:rPr>
            </w:pPr>
            <w:r>
              <w:rPr>
                <w:rFonts w:asciiTheme="minorHAnsi" w:hAnsiTheme="minorHAnsi" w:cstheme="minorHAnsi"/>
                <w:szCs w:val="22"/>
              </w:rPr>
              <w:t>Primary dealer</w:t>
            </w:r>
            <w:r w:rsidR="00102DBC" w:rsidRPr="00440BDB">
              <w:rPr>
                <w:rFonts w:asciiTheme="minorHAnsi" w:hAnsiTheme="minorHAnsi" w:cstheme="minorHAnsi"/>
                <w:szCs w:val="22"/>
              </w:rPr>
              <w:t xml:space="preserve"> code</w:t>
            </w:r>
          </w:p>
        </w:tc>
        <w:tc>
          <w:tcPr>
            <w:tcW w:w="2947" w:type="dxa"/>
          </w:tcPr>
          <w:p w14:paraId="7C9E263D" w14:textId="180516B6" w:rsidR="00102DBC" w:rsidRDefault="003F7CC6" w:rsidP="00102DBC">
            <w:pPr>
              <w:pStyle w:val="Normalwithspace"/>
              <w:spacing w:before="0"/>
              <w:jc w:val="left"/>
              <w:rPr>
                <w:rFonts w:asciiTheme="minorHAnsi" w:hAnsiTheme="minorHAnsi" w:cstheme="minorHAnsi"/>
                <w:szCs w:val="22"/>
              </w:rPr>
            </w:pPr>
            <w:r>
              <w:rPr>
                <w:rFonts w:asciiTheme="minorHAnsi" w:hAnsiTheme="minorHAnsi" w:cstheme="minorHAnsi"/>
                <w:szCs w:val="22"/>
              </w:rPr>
              <w:t>Must be a valid 4-digit bank code or CDP code.</w:t>
            </w:r>
          </w:p>
        </w:tc>
        <w:tc>
          <w:tcPr>
            <w:tcW w:w="3001" w:type="dxa"/>
          </w:tcPr>
          <w:p w14:paraId="5A2DE94B" w14:textId="77777777" w:rsidR="00102DBC" w:rsidRPr="00E06696" w:rsidRDefault="00102DBC" w:rsidP="00102DBC">
            <w:pPr>
              <w:jc w:val="left"/>
              <w:rPr>
                <w:rFonts w:asciiTheme="minorHAnsi" w:hAnsiTheme="minorHAnsi" w:cstheme="minorHAnsi"/>
                <w:szCs w:val="22"/>
              </w:rPr>
            </w:pPr>
          </w:p>
        </w:tc>
      </w:tr>
      <w:tr w:rsidR="00102DBC" w:rsidRPr="00E06696" w14:paraId="53199AE0" w14:textId="77777777" w:rsidTr="000B3397">
        <w:tc>
          <w:tcPr>
            <w:tcW w:w="797" w:type="dxa"/>
          </w:tcPr>
          <w:p w14:paraId="4EBBCF3C" w14:textId="77777777" w:rsidR="00102DBC" w:rsidRPr="00F524AB" w:rsidRDefault="00102DBC" w:rsidP="00D21035">
            <w:pPr>
              <w:pStyle w:val="ListParagraph"/>
            </w:pPr>
          </w:p>
        </w:tc>
        <w:tc>
          <w:tcPr>
            <w:tcW w:w="2415" w:type="dxa"/>
          </w:tcPr>
          <w:p w14:paraId="160A16A1" w14:textId="02EC74F2" w:rsidR="00102DBC" w:rsidRPr="006D3DE8" w:rsidRDefault="00A82684" w:rsidP="00102DBC">
            <w:pPr>
              <w:pStyle w:val="Normalwithspace"/>
              <w:spacing w:before="0"/>
              <w:jc w:val="left"/>
              <w:rPr>
                <w:rFonts w:asciiTheme="minorHAnsi" w:hAnsiTheme="minorHAnsi" w:cstheme="minorHAnsi"/>
              </w:rPr>
            </w:pPr>
            <w:r>
              <w:rPr>
                <w:rFonts w:asciiTheme="minorHAnsi" w:hAnsiTheme="minorHAnsi" w:cstheme="minorHAnsi"/>
                <w:szCs w:val="22"/>
              </w:rPr>
              <w:t>BANK</w:t>
            </w:r>
            <w:r w:rsidR="00102DBC" w:rsidRPr="00440BDB">
              <w:rPr>
                <w:rFonts w:asciiTheme="minorHAnsi" w:hAnsiTheme="minorHAnsi" w:cstheme="minorHAnsi"/>
                <w:szCs w:val="22"/>
              </w:rPr>
              <w:t>_NAME</w:t>
            </w:r>
          </w:p>
        </w:tc>
        <w:tc>
          <w:tcPr>
            <w:tcW w:w="1417" w:type="dxa"/>
          </w:tcPr>
          <w:p w14:paraId="1C12CC32" w14:textId="78699517" w:rsidR="00102DBC" w:rsidRPr="006D3DE8" w:rsidRDefault="00102DBC" w:rsidP="00102DBC">
            <w:pPr>
              <w:pStyle w:val="Normalwithspace"/>
              <w:spacing w:before="0"/>
              <w:jc w:val="left"/>
              <w:rPr>
                <w:rFonts w:asciiTheme="minorHAnsi" w:hAnsiTheme="minorHAnsi" w:cstheme="minorHAnsi"/>
              </w:rPr>
            </w:pPr>
            <w:r w:rsidRPr="00440BDB">
              <w:rPr>
                <w:rFonts w:asciiTheme="minorHAnsi" w:hAnsiTheme="minorHAnsi" w:cstheme="minorHAnsi"/>
                <w:szCs w:val="22"/>
              </w:rPr>
              <w:t>X(20)</w:t>
            </w:r>
          </w:p>
        </w:tc>
        <w:tc>
          <w:tcPr>
            <w:tcW w:w="960" w:type="dxa"/>
          </w:tcPr>
          <w:p w14:paraId="18306C5D" w14:textId="1524F31D"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18</w:t>
            </w:r>
          </w:p>
        </w:tc>
        <w:tc>
          <w:tcPr>
            <w:tcW w:w="2647" w:type="dxa"/>
          </w:tcPr>
          <w:p w14:paraId="14B9E93B" w14:textId="5F2FC63F" w:rsidR="00102DBC" w:rsidRDefault="00DE082F" w:rsidP="00102DBC">
            <w:pPr>
              <w:rPr>
                <w:rFonts w:asciiTheme="minorHAnsi" w:hAnsiTheme="minorHAnsi" w:cstheme="minorHAnsi"/>
              </w:rPr>
            </w:pPr>
            <w:r>
              <w:rPr>
                <w:rFonts w:asciiTheme="minorHAnsi" w:hAnsiTheme="minorHAnsi" w:cstheme="minorHAnsi"/>
                <w:szCs w:val="22"/>
              </w:rPr>
              <w:t>Bank</w:t>
            </w:r>
            <w:r w:rsidR="00102DBC" w:rsidRPr="00440BDB">
              <w:rPr>
                <w:rFonts w:asciiTheme="minorHAnsi" w:hAnsiTheme="minorHAnsi" w:cstheme="minorHAnsi"/>
                <w:szCs w:val="22"/>
              </w:rPr>
              <w:t>’s Name</w:t>
            </w:r>
          </w:p>
        </w:tc>
        <w:tc>
          <w:tcPr>
            <w:tcW w:w="2947" w:type="dxa"/>
          </w:tcPr>
          <w:p w14:paraId="3B352DD0" w14:textId="09422E76" w:rsidR="00102DBC" w:rsidRPr="00B9078A" w:rsidRDefault="00102DBC" w:rsidP="00102DBC">
            <w:pPr>
              <w:pStyle w:val="Normalwithspace"/>
              <w:spacing w:before="0"/>
              <w:jc w:val="left"/>
              <w:rPr>
                <w:rFonts w:asciiTheme="minorHAnsi" w:hAnsiTheme="minorHAnsi" w:cstheme="minorHAnsi"/>
              </w:rPr>
            </w:pPr>
            <w:r>
              <w:rPr>
                <w:rFonts w:asciiTheme="minorHAnsi" w:hAnsiTheme="minorHAnsi" w:cstheme="minorHAnsi"/>
                <w:szCs w:val="22"/>
              </w:rPr>
              <w:t>No hard validation.</w:t>
            </w:r>
          </w:p>
        </w:tc>
        <w:tc>
          <w:tcPr>
            <w:tcW w:w="3001" w:type="dxa"/>
          </w:tcPr>
          <w:p w14:paraId="022B52F1" w14:textId="0089105A" w:rsidR="00102DBC" w:rsidRPr="00E06696" w:rsidRDefault="00034A20" w:rsidP="00102DBC">
            <w:pPr>
              <w:jc w:val="left"/>
              <w:rPr>
                <w:rFonts w:asciiTheme="minorHAnsi" w:hAnsiTheme="minorHAnsi" w:cstheme="minorHAnsi"/>
                <w:szCs w:val="22"/>
              </w:rPr>
            </w:pPr>
            <w:ins w:id="875" w:author="Yichen GU from.TOPPAN (MAS)" w:date="2026-01-16T15:33:00Z" w16du:dateUtc="2026-01-16T07:33:00Z">
              <w:r>
                <w:rPr>
                  <w:rFonts w:asciiTheme="minorHAnsi" w:hAnsiTheme="minorHAnsi" w:cstheme="minorHAnsi"/>
                  <w:szCs w:val="22"/>
                </w:rPr>
                <w:t>Allows special characters.</w:t>
              </w:r>
            </w:ins>
          </w:p>
        </w:tc>
      </w:tr>
      <w:tr w:rsidR="00102DBC" w:rsidRPr="00E06696" w14:paraId="7BAEFC40" w14:textId="77777777" w:rsidTr="000B3397">
        <w:tc>
          <w:tcPr>
            <w:tcW w:w="797" w:type="dxa"/>
          </w:tcPr>
          <w:p w14:paraId="1C2642C7" w14:textId="77777777" w:rsidR="00102DBC" w:rsidRPr="00F524AB" w:rsidRDefault="00102DBC" w:rsidP="00D21035">
            <w:pPr>
              <w:pStyle w:val="ListParagraph"/>
            </w:pPr>
          </w:p>
        </w:tc>
        <w:tc>
          <w:tcPr>
            <w:tcW w:w="2415" w:type="dxa"/>
          </w:tcPr>
          <w:p w14:paraId="02DC7D9A" w14:textId="03102315"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HOLDING_TYPE</w:t>
            </w:r>
          </w:p>
        </w:tc>
        <w:tc>
          <w:tcPr>
            <w:tcW w:w="1417" w:type="dxa"/>
          </w:tcPr>
          <w:p w14:paraId="5FCB1DFD" w14:textId="1D1E8B9D"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X(3)</w:t>
            </w:r>
          </w:p>
        </w:tc>
        <w:tc>
          <w:tcPr>
            <w:tcW w:w="960" w:type="dxa"/>
          </w:tcPr>
          <w:p w14:paraId="0E4A50BA" w14:textId="433B7A08"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38</w:t>
            </w:r>
          </w:p>
        </w:tc>
        <w:tc>
          <w:tcPr>
            <w:tcW w:w="2647" w:type="dxa"/>
          </w:tcPr>
          <w:p w14:paraId="5407A392" w14:textId="37DEB53E" w:rsidR="00102DBC" w:rsidRPr="00440BDB" w:rsidRDefault="00102DBC" w:rsidP="00102DBC">
            <w:pPr>
              <w:rPr>
                <w:rFonts w:asciiTheme="minorHAnsi" w:hAnsiTheme="minorHAnsi" w:cstheme="minorHAnsi"/>
                <w:szCs w:val="22"/>
              </w:rPr>
            </w:pPr>
            <w:r>
              <w:rPr>
                <w:rFonts w:asciiTheme="minorHAnsi" w:hAnsiTheme="minorHAnsi" w:cstheme="minorHAnsi"/>
                <w:szCs w:val="22"/>
              </w:rPr>
              <w:t>Holdings type</w:t>
            </w:r>
          </w:p>
        </w:tc>
        <w:tc>
          <w:tcPr>
            <w:tcW w:w="2947" w:type="dxa"/>
          </w:tcPr>
          <w:p w14:paraId="441AF420" w14:textId="228445F4" w:rsidR="00102DBC" w:rsidRDefault="00102DBC" w:rsidP="00102DBC">
            <w:pPr>
              <w:pStyle w:val="Normalwithspace"/>
              <w:spacing w:before="0"/>
              <w:jc w:val="left"/>
              <w:rPr>
                <w:rFonts w:asciiTheme="minorHAnsi" w:hAnsiTheme="minorHAnsi" w:cstheme="minorHAnsi"/>
                <w:szCs w:val="22"/>
              </w:rPr>
            </w:pPr>
            <w:r>
              <w:rPr>
                <w:rFonts w:asciiTheme="minorHAnsi" w:hAnsiTheme="minorHAnsi" w:cstheme="minorHAnsi"/>
                <w:szCs w:val="22"/>
              </w:rPr>
              <w:t>Must be ‘</w:t>
            </w:r>
            <w:r w:rsidRPr="00440BDB">
              <w:rPr>
                <w:rFonts w:asciiTheme="minorHAnsi" w:hAnsiTheme="minorHAnsi" w:cstheme="minorHAnsi"/>
                <w:szCs w:val="22"/>
              </w:rPr>
              <w:t>CAS</w:t>
            </w:r>
            <w:r>
              <w:rPr>
                <w:rFonts w:asciiTheme="minorHAnsi" w:hAnsiTheme="minorHAnsi" w:cstheme="minorHAnsi"/>
                <w:szCs w:val="22"/>
              </w:rPr>
              <w:t>’</w:t>
            </w:r>
            <w:r w:rsidRPr="00440BDB">
              <w:rPr>
                <w:rFonts w:asciiTheme="minorHAnsi" w:hAnsiTheme="minorHAnsi" w:cstheme="minorHAnsi"/>
                <w:szCs w:val="22"/>
              </w:rPr>
              <w:t xml:space="preserve"> or </w:t>
            </w:r>
            <w:r>
              <w:rPr>
                <w:rFonts w:asciiTheme="minorHAnsi" w:hAnsiTheme="minorHAnsi" w:cstheme="minorHAnsi"/>
                <w:szCs w:val="22"/>
              </w:rPr>
              <w:t>‘</w:t>
            </w:r>
            <w:r w:rsidRPr="00440BDB">
              <w:rPr>
                <w:rFonts w:asciiTheme="minorHAnsi" w:hAnsiTheme="minorHAnsi" w:cstheme="minorHAnsi"/>
                <w:szCs w:val="22"/>
              </w:rPr>
              <w:t>SRS</w:t>
            </w:r>
            <w:r>
              <w:rPr>
                <w:rFonts w:asciiTheme="minorHAnsi" w:hAnsiTheme="minorHAnsi" w:cstheme="minorHAnsi"/>
                <w:szCs w:val="22"/>
              </w:rPr>
              <w:t>’.</w:t>
            </w:r>
          </w:p>
        </w:tc>
        <w:tc>
          <w:tcPr>
            <w:tcW w:w="3001" w:type="dxa"/>
          </w:tcPr>
          <w:p w14:paraId="102BD043" w14:textId="77777777" w:rsidR="00102DBC" w:rsidRPr="00440BDB" w:rsidRDefault="00102DBC" w:rsidP="00102DBC">
            <w:pPr>
              <w:jc w:val="left"/>
              <w:rPr>
                <w:rFonts w:asciiTheme="minorHAnsi" w:hAnsiTheme="minorHAnsi" w:cstheme="minorHAnsi"/>
                <w:szCs w:val="22"/>
              </w:rPr>
            </w:pPr>
            <w:r w:rsidRPr="00440BDB">
              <w:rPr>
                <w:rFonts w:asciiTheme="minorHAnsi" w:hAnsiTheme="minorHAnsi" w:cstheme="minorHAnsi"/>
                <w:szCs w:val="22"/>
              </w:rPr>
              <w:t>CAS – C</w:t>
            </w:r>
            <w:r>
              <w:rPr>
                <w:rFonts w:asciiTheme="minorHAnsi" w:hAnsiTheme="minorHAnsi" w:cstheme="minorHAnsi"/>
                <w:szCs w:val="22"/>
              </w:rPr>
              <w:t>ASH</w:t>
            </w:r>
          </w:p>
          <w:p w14:paraId="59145287" w14:textId="0E6491BD" w:rsidR="00102DBC" w:rsidRPr="00E06696" w:rsidRDefault="00102DBC" w:rsidP="00102DBC">
            <w:pPr>
              <w:jc w:val="left"/>
              <w:rPr>
                <w:rFonts w:asciiTheme="minorHAnsi" w:hAnsiTheme="minorHAnsi" w:cstheme="minorHAnsi"/>
                <w:szCs w:val="22"/>
              </w:rPr>
            </w:pPr>
            <w:r w:rsidRPr="00440BDB">
              <w:rPr>
                <w:rFonts w:asciiTheme="minorHAnsi" w:hAnsiTheme="minorHAnsi" w:cstheme="minorHAnsi"/>
                <w:szCs w:val="22"/>
              </w:rPr>
              <w:t>SRS – SRS</w:t>
            </w:r>
          </w:p>
        </w:tc>
      </w:tr>
      <w:tr w:rsidR="00102DBC" w:rsidRPr="00E06696" w14:paraId="50C33CEF" w14:textId="77777777" w:rsidTr="000B3397">
        <w:tc>
          <w:tcPr>
            <w:tcW w:w="797" w:type="dxa"/>
          </w:tcPr>
          <w:p w14:paraId="094EDD83" w14:textId="77777777" w:rsidR="00102DBC" w:rsidRPr="00F524AB" w:rsidRDefault="00102DBC" w:rsidP="00D21035">
            <w:pPr>
              <w:pStyle w:val="ListParagraph"/>
            </w:pPr>
          </w:p>
        </w:tc>
        <w:tc>
          <w:tcPr>
            <w:tcW w:w="2415" w:type="dxa"/>
          </w:tcPr>
          <w:p w14:paraId="319498AC" w14:textId="6D058113"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PROCESSING_DATE</w:t>
            </w:r>
          </w:p>
        </w:tc>
        <w:tc>
          <w:tcPr>
            <w:tcW w:w="1417" w:type="dxa"/>
          </w:tcPr>
          <w:p w14:paraId="2CB1CD29" w14:textId="0735B775"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9(8)</w:t>
            </w:r>
          </w:p>
        </w:tc>
        <w:tc>
          <w:tcPr>
            <w:tcW w:w="960" w:type="dxa"/>
          </w:tcPr>
          <w:p w14:paraId="3C186D18" w14:textId="7B5DAE95"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41</w:t>
            </w:r>
          </w:p>
        </w:tc>
        <w:tc>
          <w:tcPr>
            <w:tcW w:w="2647" w:type="dxa"/>
          </w:tcPr>
          <w:p w14:paraId="101E0B56" w14:textId="32CBB93B" w:rsidR="00102DBC" w:rsidRDefault="00102DBC" w:rsidP="00102DBC">
            <w:pPr>
              <w:rPr>
                <w:rFonts w:asciiTheme="minorHAnsi" w:hAnsiTheme="minorHAnsi" w:cstheme="minorHAnsi"/>
                <w:szCs w:val="22"/>
              </w:rPr>
            </w:pPr>
            <w:r w:rsidRPr="00440BDB">
              <w:rPr>
                <w:rFonts w:asciiTheme="minorHAnsi" w:hAnsiTheme="minorHAnsi" w:cstheme="minorHAnsi"/>
                <w:szCs w:val="22"/>
              </w:rPr>
              <w:t>Date of file generation</w:t>
            </w:r>
          </w:p>
        </w:tc>
        <w:tc>
          <w:tcPr>
            <w:tcW w:w="2947" w:type="dxa"/>
          </w:tcPr>
          <w:p w14:paraId="6BA59F02" w14:textId="4C8DC8FA" w:rsidR="00102DBC" w:rsidRDefault="00102DBC" w:rsidP="00102DBC">
            <w:pPr>
              <w:pStyle w:val="Normalwithspace"/>
              <w:spacing w:before="0"/>
              <w:jc w:val="left"/>
              <w:rPr>
                <w:rFonts w:asciiTheme="minorHAnsi" w:hAnsiTheme="minorHAnsi" w:cstheme="minorHAnsi"/>
                <w:szCs w:val="22"/>
              </w:rPr>
            </w:pPr>
            <w:r>
              <w:rPr>
                <w:rFonts w:asciiTheme="minorHAnsi" w:hAnsiTheme="minorHAnsi" w:cstheme="minorHAnsi"/>
              </w:rPr>
              <w:t>Must be a valid date in YYYYMMDD format and must not be a future date.</w:t>
            </w:r>
          </w:p>
        </w:tc>
        <w:tc>
          <w:tcPr>
            <w:tcW w:w="3001" w:type="dxa"/>
          </w:tcPr>
          <w:p w14:paraId="4BD1F57B" w14:textId="77777777" w:rsidR="00102DBC" w:rsidRPr="00440BDB" w:rsidRDefault="00102DBC" w:rsidP="00102DBC">
            <w:pPr>
              <w:jc w:val="left"/>
              <w:rPr>
                <w:rFonts w:asciiTheme="minorHAnsi" w:hAnsiTheme="minorHAnsi" w:cstheme="minorHAnsi"/>
                <w:szCs w:val="22"/>
              </w:rPr>
            </w:pPr>
          </w:p>
        </w:tc>
      </w:tr>
      <w:tr w:rsidR="00102DBC" w:rsidRPr="00E06696" w14:paraId="21D867A4" w14:textId="77777777" w:rsidTr="000B3397">
        <w:tc>
          <w:tcPr>
            <w:tcW w:w="797" w:type="dxa"/>
          </w:tcPr>
          <w:p w14:paraId="377408AE" w14:textId="77777777" w:rsidR="00102DBC" w:rsidRPr="00F524AB" w:rsidRDefault="00102DBC" w:rsidP="00D21035">
            <w:pPr>
              <w:pStyle w:val="ListParagraph"/>
            </w:pPr>
          </w:p>
        </w:tc>
        <w:tc>
          <w:tcPr>
            <w:tcW w:w="2415" w:type="dxa"/>
          </w:tcPr>
          <w:p w14:paraId="797DCA2F" w14:textId="060CBB46"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PROCESSING_TIME</w:t>
            </w:r>
          </w:p>
        </w:tc>
        <w:tc>
          <w:tcPr>
            <w:tcW w:w="1417" w:type="dxa"/>
          </w:tcPr>
          <w:p w14:paraId="69C25825" w14:textId="317924DA"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9(6)</w:t>
            </w:r>
          </w:p>
        </w:tc>
        <w:tc>
          <w:tcPr>
            <w:tcW w:w="960" w:type="dxa"/>
          </w:tcPr>
          <w:p w14:paraId="5FBC7302" w14:textId="442F155A"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49</w:t>
            </w:r>
          </w:p>
        </w:tc>
        <w:tc>
          <w:tcPr>
            <w:tcW w:w="2647" w:type="dxa"/>
          </w:tcPr>
          <w:p w14:paraId="5B94FF52" w14:textId="0F87906C" w:rsidR="00102DBC" w:rsidRPr="00440BDB" w:rsidRDefault="00102DBC" w:rsidP="00102DBC">
            <w:pPr>
              <w:rPr>
                <w:rFonts w:asciiTheme="minorHAnsi" w:hAnsiTheme="minorHAnsi" w:cstheme="minorHAnsi"/>
                <w:szCs w:val="22"/>
              </w:rPr>
            </w:pPr>
            <w:r w:rsidRPr="00440BDB">
              <w:rPr>
                <w:rFonts w:asciiTheme="minorHAnsi" w:hAnsiTheme="minorHAnsi" w:cstheme="minorHAnsi"/>
                <w:szCs w:val="22"/>
              </w:rPr>
              <w:t>Time of file generation</w:t>
            </w:r>
          </w:p>
        </w:tc>
        <w:tc>
          <w:tcPr>
            <w:tcW w:w="2947" w:type="dxa"/>
          </w:tcPr>
          <w:p w14:paraId="7E13E6B2" w14:textId="5EBC2ED0" w:rsidR="00102DBC" w:rsidRDefault="00102DBC" w:rsidP="00102DBC">
            <w:pPr>
              <w:pStyle w:val="Normalwithspace"/>
              <w:spacing w:before="0"/>
              <w:jc w:val="left"/>
              <w:rPr>
                <w:rFonts w:asciiTheme="minorHAnsi" w:hAnsiTheme="minorHAnsi" w:cstheme="minorHAnsi"/>
              </w:rPr>
            </w:pPr>
            <w:r>
              <w:rPr>
                <w:rFonts w:asciiTheme="minorHAnsi" w:hAnsiTheme="minorHAnsi" w:cstheme="minorHAnsi"/>
                <w:szCs w:val="22"/>
              </w:rPr>
              <w:t>Must be a valid time in HHMM format (24-hour).</w:t>
            </w:r>
          </w:p>
        </w:tc>
        <w:tc>
          <w:tcPr>
            <w:tcW w:w="3001" w:type="dxa"/>
          </w:tcPr>
          <w:p w14:paraId="5C8628CF" w14:textId="77777777" w:rsidR="00102DBC" w:rsidRPr="00440BDB" w:rsidRDefault="00102DBC" w:rsidP="00102DBC">
            <w:pPr>
              <w:jc w:val="left"/>
              <w:rPr>
                <w:rFonts w:asciiTheme="minorHAnsi" w:hAnsiTheme="minorHAnsi" w:cstheme="minorHAnsi"/>
                <w:szCs w:val="22"/>
              </w:rPr>
            </w:pPr>
          </w:p>
        </w:tc>
      </w:tr>
      <w:tr w:rsidR="00102DBC" w:rsidRPr="00E06696" w14:paraId="6DF5FA2B" w14:textId="77777777" w:rsidTr="000B3397">
        <w:tc>
          <w:tcPr>
            <w:tcW w:w="797" w:type="dxa"/>
          </w:tcPr>
          <w:p w14:paraId="4DFDCE4E" w14:textId="77777777" w:rsidR="00102DBC" w:rsidRPr="00F524AB" w:rsidRDefault="00102DBC" w:rsidP="00EB5A9F">
            <w:pPr>
              <w:ind w:left="720"/>
            </w:pPr>
          </w:p>
        </w:tc>
        <w:tc>
          <w:tcPr>
            <w:tcW w:w="2415" w:type="dxa"/>
          </w:tcPr>
          <w:p w14:paraId="1CE05EFB" w14:textId="2A325ED7"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b/>
                <w:szCs w:val="22"/>
              </w:rPr>
              <w:t>Detail Record</w:t>
            </w:r>
            <w:r w:rsidR="0080291B">
              <w:rPr>
                <w:rFonts w:asciiTheme="minorHAnsi" w:hAnsiTheme="minorHAnsi" w:cstheme="minorHAnsi"/>
                <w:b/>
                <w:szCs w:val="22"/>
              </w:rPr>
              <w:t xml:space="preserve"> </w:t>
            </w:r>
            <w:r w:rsidRPr="00440BDB">
              <w:rPr>
                <w:rFonts w:asciiTheme="minorHAnsi" w:hAnsiTheme="minorHAnsi" w:cstheme="minorHAnsi"/>
                <w:b/>
                <w:szCs w:val="22"/>
              </w:rPr>
              <w:t>(repetitive)</w:t>
            </w:r>
          </w:p>
        </w:tc>
        <w:tc>
          <w:tcPr>
            <w:tcW w:w="1417" w:type="dxa"/>
          </w:tcPr>
          <w:p w14:paraId="66A87216" w14:textId="77777777" w:rsidR="00102DBC" w:rsidRPr="00440BDB" w:rsidRDefault="00102DBC" w:rsidP="00102DBC">
            <w:pPr>
              <w:pStyle w:val="Normalwithspace"/>
              <w:spacing w:before="0"/>
              <w:jc w:val="left"/>
              <w:rPr>
                <w:rFonts w:asciiTheme="minorHAnsi" w:hAnsiTheme="minorHAnsi" w:cstheme="minorHAnsi"/>
                <w:szCs w:val="22"/>
              </w:rPr>
            </w:pPr>
          </w:p>
        </w:tc>
        <w:tc>
          <w:tcPr>
            <w:tcW w:w="960" w:type="dxa"/>
          </w:tcPr>
          <w:p w14:paraId="672DAAF4" w14:textId="77777777" w:rsidR="00102DBC" w:rsidRDefault="00102DBC" w:rsidP="00102DBC">
            <w:pPr>
              <w:pStyle w:val="Normalwithspace"/>
              <w:spacing w:before="0"/>
              <w:jc w:val="left"/>
              <w:rPr>
                <w:rFonts w:asciiTheme="minorHAnsi" w:hAnsiTheme="minorHAnsi" w:cstheme="minorHAnsi"/>
              </w:rPr>
            </w:pPr>
          </w:p>
        </w:tc>
        <w:tc>
          <w:tcPr>
            <w:tcW w:w="2647" w:type="dxa"/>
          </w:tcPr>
          <w:p w14:paraId="5E04413C" w14:textId="77777777" w:rsidR="00102DBC" w:rsidRPr="00440BDB" w:rsidRDefault="00102DBC" w:rsidP="00102DBC">
            <w:pPr>
              <w:rPr>
                <w:rFonts w:asciiTheme="minorHAnsi" w:hAnsiTheme="minorHAnsi" w:cstheme="minorHAnsi"/>
                <w:szCs w:val="22"/>
              </w:rPr>
            </w:pPr>
          </w:p>
        </w:tc>
        <w:tc>
          <w:tcPr>
            <w:tcW w:w="2947" w:type="dxa"/>
          </w:tcPr>
          <w:p w14:paraId="64477888" w14:textId="77777777" w:rsidR="00102DBC" w:rsidRDefault="00102DBC" w:rsidP="00102DBC">
            <w:pPr>
              <w:pStyle w:val="Normalwithspace"/>
              <w:spacing w:before="0"/>
              <w:jc w:val="left"/>
              <w:rPr>
                <w:rFonts w:asciiTheme="minorHAnsi" w:hAnsiTheme="minorHAnsi" w:cstheme="minorHAnsi"/>
                <w:szCs w:val="22"/>
              </w:rPr>
            </w:pPr>
          </w:p>
        </w:tc>
        <w:tc>
          <w:tcPr>
            <w:tcW w:w="3001" w:type="dxa"/>
          </w:tcPr>
          <w:p w14:paraId="24E7DC2A" w14:textId="77777777" w:rsidR="00102DBC" w:rsidRPr="00440BDB" w:rsidRDefault="00102DBC" w:rsidP="00102DBC">
            <w:pPr>
              <w:jc w:val="left"/>
              <w:rPr>
                <w:rFonts w:asciiTheme="minorHAnsi" w:hAnsiTheme="minorHAnsi" w:cstheme="minorHAnsi"/>
                <w:szCs w:val="22"/>
              </w:rPr>
            </w:pPr>
          </w:p>
        </w:tc>
      </w:tr>
      <w:tr w:rsidR="00102DBC" w:rsidRPr="00E06696" w14:paraId="6369A432" w14:textId="77777777" w:rsidTr="000B3397">
        <w:tc>
          <w:tcPr>
            <w:tcW w:w="797" w:type="dxa"/>
          </w:tcPr>
          <w:p w14:paraId="7AF518D6" w14:textId="77777777" w:rsidR="00102DBC" w:rsidRPr="00F524AB" w:rsidRDefault="00102DBC" w:rsidP="00D21035">
            <w:pPr>
              <w:pStyle w:val="ListParagraph"/>
            </w:pPr>
          </w:p>
        </w:tc>
        <w:tc>
          <w:tcPr>
            <w:tcW w:w="2415" w:type="dxa"/>
          </w:tcPr>
          <w:p w14:paraId="27C6D376" w14:textId="66CD0600" w:rsidR="00102DBC" w:rsidRPr="00440BDB" w:rsidRDefault="00102DBC" w:rsidP="00102DBC">
            <w:pPr>
              <w:pStyle w:val="Normalwithspace"/>
              <w:spacing w:before="0"/>
              <w:jc w:val="left"/>
              <w:rPr>
                <w:rFonts w:asciiTheme="minorHAnsi" w:hAnsiTheme="minorHAnsi" w:cstheme="minorHAnsi"/>
                <w:b/>
                <w:szCs w:val="22"/>
              </w:rPr>
            </w:pPr>
            <w:r w:rsidRPr="00440BDB">
              <w:rPr>
                <w:rFonts w:asciiTheme="minorHAnsi" w:hAnsiTheme="minorHAnsi" w:cstheme="minorHAnsi"/>
                <w:szCs w:val="22"/>
              </w:rPr>
              <w:t>RECORD_TYPE</w:t>
            </w:r>
          </w:p>
        </w:tc>
        <w:tc>
          <w:tcPr>
            <w:tcW w:w="1417" w:type="dxa"/>
          </w:tcPr>
          <w:p w14:paraId="11AB2A51" w14:textId="626C2728"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X(10)</w:t>
            </w:r>
          </w:p>
        </w:tc>
        <w:tc>
          <w:tcPr>
            <w:tcW w:w="960" w:type="dxa"/>
          </w:tcPr>
          <w:p w14:paraId="6E830DBC" w14:textId="5D530997"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w:t>
            </w:r>
          </w:p>
        </w:tc>
        <w:tc>
          <w:tcPr>
            <w:tcW w:w="2647" w:type="dxa"/>
          </w:tcPr>
          <w:p w14:paraId="34B2DADC" w14:textId="6A271EB8" w:rsidR="00102DBC" w:rsidRPr="00440BDB" w:rsidRDefault="00102DBC" w:rsidP="00102DBC">
            <w:pPr>
              <w:rPr>
                <w:rFonts w:asciiTheme="minorHAnsi" w:hAnsiTheme="minorHAnsi" w:cstheme="minorHAnsi"/>
                <w:szCs w:val="22"/>
              </w:rPr>
            </w:pPr>
            <w:r>
              <w:rPr>
                <w:rFonts w:asciiTheme="minorHAnsi" w:hAnsiTheme="minorHAnsi" w:cstheme="minorHAnsi"/>
                <w:szCs w:val="22"/>
              </w:rPr>
              <w:t>Record indicator</w:t>
            </w:r>
          </w:p>
        </w:tc>
        <w:tc>
          <w:tcPr>
            <w:tcW w:w="2947" w:type="dxa"/>
          </w:tcPr>
          <w:p w14:paraId="4C83039C" w14:textId="72836B3D" w:rsidR="00102DBC" w:rsidRDefault="00102DBC" w:rsidP="00102DBC">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Pr="00440BDB">
              <w:rPr>
                <w:rFonts w:asciiTheme="minorHAnsi" w:hAnsiTheme="minorHAnsi" w:cstheme="minorHAnsi"/>
                <w:szCs w:val="22"/>
              </w:rPr>
              <w:t xml:space="preserve"> ‘DDDDDDDDDD’ for</w:t>
            </w:r>
            <w:r w:rsidR="00164A0E">
              <w:rPr>
                <w:rFonts w:asciiTheme="minorHAnsi" w:hAnsiTheme="minorHAnsi" w:cstheme="minorHAnsi"/>
                <w:szCs w:val="22"/>
              </w:rPr>
              <w:t xml:space="preserve"> </w:t>
            </w:r>
            <w:r w:rsidRPr="00440BDB">
              <w:rPr>
                <w:rFonts w:asciiTheme="minorHAnsi" w:hAnsiTheme="minorHAnsi" w:cstheme="minorHAnsi"/>
                <w:szCs w:val="22"/>
              </w:rPr>
              <w:t>Detail Record</w:t>
            </w:r>
          </w:p>
        </w:tc>
        <w:tc>
          <w:tcPr>
            <w:tcW w:w="3001" w:type="dxa"/>
          </w:tcPr>
          <w:p w14:paraId="592E61C5" w14:textId="77777777" w:rsidR="00102DBC" w:rsidRPr="00440BDB" w:rsidRDefault="00102DBC" w:rsidP="00102DBC">
            <w:pPr>
              <w:jc w:val="left"/>
              <w:rPr>
                <w:rFonts w:asciiTheme="minorHAnsi" w:hAnsiTheme="minorHAnsi" w:cstheme="minorHAnsi"/>
                <w:szCs w:val="22"/>
              </w:rPr>
            </w:pPr>
          </w:p>
        </w:tc>
      </w:tr>
      <w:tr w:rsidR="00102DBC" w:rsidRPr="00E06696" w14:paraId="72793714" w14:textId="77777777" w:rsidTr="000B3397">
        <w:tc>
          <w:tcPr>
            <w:tcW w:w="797" w:type="dxa"/>
          </w:tcPr>
          <w:p w14:paraId="1A58BC1A" w14:textId="77777777" w:rsidR="00102DBC" w:rsidRPr="00F524AB" w:rsidRDefault="00102DBC" w:rsidP="00D21035">
            <w:pPr>
              <w:pStyle w:val="ListParagraph"/>
            </w:pPr>
          </w:p>
        </w:tc>
        <w:tc>
          <w:tcPr>
            <w:tcW w:w="2415" w:type="dxa"/>
          </w:tcPr>
          <w:p w14:paraId="5934F242" w14:textId="2F430183"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NAME_OF_APPL</w:t>
            </w:r>
            <w:r>
              <w:rPr>
                <w:rFonts w:asciiTheme="minorHAnsi" w:hAnsiTheme="minorHAnsi" w:cstheme="minorHAnsi"/>
                <w:szCs w:val="22"/>
              </w:rPr>
              <w:t>N</w:t>
            </w:r>
          </w:p>
        </w:tc>
        <w:tc>
          <w:tcPr>
            <w:tcW w:w="1417" w:type="dxa"/>
          </w:tcPr>
          <w:p w14:paraId="5F3EAC62" w14:textId="389DD32F"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X(100)</w:t>
            </w:r>
          </w:p>
        </w:tc>
        <w:tc>
          <w:tcPr>
            <w:tcW w:w="960" w:type="dxa"/>
          </w:tcPr>
          <w:p w14:paraId="026826B6" w14:textId="56C269EC"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11</w:t>
            </w:r>
          </w:p>
        </w:tc>
        <w:tc>
          <w:tcPr>
            <w:tcW w:w="2647" w:type="dxa"/>
          </w:tcPr>
          <w:p w14:paraId="70A1D84D" w14:textId="19BB8EB0" w:rsidR="00102DBC" w:rsidRDefault="00102DBC" w:rsidP="00102DBC">
            <w:pPr>
              <w:rPr>
                <w:rFonts w:asciiTheme="minorHAnsi" w:hAnsiTheme="minorHAnsi" w:cstheme="minorHAnsi"/>
                <w:szCs w:val="22"/>
              </w:rPr>
            </w:pPr>
            <w:r w:rsidRPr="00440BDB">
              <w:rPr>
                <w:rFonts w:asciiTheme="minorHAnsi" w:hAnsiTheme="minorHAnsi" w:cstheme="minorHAnsi"/>
                <w:szCs w:val="22"/>
              </w:rPr>
              <w:t>Name of the applicant</w:t>
            </w:r>
          </w:p>
        </w:tc>
        <w:tc>
          <w:tcPr>
            <w:tcW w:w="2947" w:type="dxa"/>
          </w:tcPr>
          <w:p w14:paraId="0BF3E70F" w14:textId="4B5DBCE5" w:rsidR="00102DBC" w:rsidRDefault="00102DBC" w:rsidP="00102DBC">
            <w:pPr>
              <w:pStyle w:val="Normalwithspace"/>
              <w:spacing w:before="0"/>
              <w:jc w:val="left"/>
              <w:rPr>
                <w:rFonts w:asciiTheme="minorHAnsi" w:hAnsiTheme="minorHAnsi" w:cstheme="minorHAnsi"/>
                <w:szCs w:val="22"/>
              </w:rPr>
            </w:pPr>
            <w:r>
              <w:rPr>
                <w:rFonts w:asciiTheme="minorHAnsi" w:hAnsiTheme="minorHAnsi" w:cstheme="minorHAnsi"/>
                <w:szCs w:val="22"/>
              </w:rPr>
              <w:t>Must not be empty.</w:t>
            </w:r>
          </w:p>
        </w:tc>
        <w:tc>
          <w:tcPr>
            <w:tcW w:w="3001" w:type="dxa"/>
          </w:tcPr>
          <w:p w14:paraId="26F3CFD7" w14:textId="3DDC937A" w:rsidR="00102DBC" w:rsidRPr="00440BDB" w:rsidRDefault="00034A20" w:rsidP="00102DBC">
            <w:pPr>
              <w:jc w:val="left"/>
              <w:rPr>
                <w:rFonts w:asciiTheme="minorHAnsi" w:hAnsiTheme="minorHAnsi" w:cstheme="minorHAnsi"/>
                <w:szCs w:val="22"/>
              </w:rPr>
            </w:pPr>
            <w:ins w:id="876" w:author="Yichen GU from.TOPPAN (MAS)" w:date="2026-01-16T15:33:00Z" w16du:dateUtc="2026-01-16T07:33:00Z">
              <w:r>
                <w:rPr>
                  <w:rFonts w:asciiTheme="minorHAnsi" w:hAnsiTheme="minorHAnsi" w:cstheme="minorHAnsi"/>
                  <w:szCs w:val="22"/>
                </w:rPr>
                <w:t>Allows special characters.</w:t>
              </w:r>
            </w:ins>
          </w:p>
        </w:tc>
      </w:tr>
      <w:tr w:rsidR="00102DBC" w:rsidRPr="00E06696" w14:paraId="66E9711B" w14:textId="77777777" w:rsidTr="000B3397">
        <w:tc>
          <w:tcPr>
            <w:tcW w:w="797" w:type="dxa"/>
          </w:tcPr>
          <w:p w14:paraId="586373BA" w14:textId="77777777" w:rsidR="00102DBC" w:rsidRPr="00F524AB" w:rsidRDefault="00102DBC" w:rsidP="00D21035">
            <w:pPr>
              <w:pStyle w:val="ListParagraph"/>
            </w:pPr>
          </w:p>
        </w:tc>
        <w:tc>
          <w:tcPr>
            <w:tcW w:w="2415" w:type="dxa"/>
          </w:tcPr>
          <w:p w14:paraId="7A5B8068" w14:textId="24A50CBA"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NATIONALITY</w:t>
            </w:r>
          </w:p>
        </w:tc>
        <w:tc>
          <w:tcPr>
            <w:tcW w:w="1417" w:type="dxa"/>
          </w:tcPr>
          <w:p w14:paraId="235A0DD2" w14:textId="6AE5EEF8"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X(1)</w:t>
            </w:r>
          </w:p>
        </w:tc>
        <w:tc>
          <w:tcPr>
            <w:tcW w:w="960" w:type="dxa"/>
          </w:tcPr>
          <w:p w14:paraId="50D0E477" w14:textId="4BE3AF69"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111</w:t>
            </w:r>
          </w:p>
        </w:tc>
        <w:tc>
          <w:tcPr>
            <w:tcW w:w="2647" w:type="dxa"/>
          </w:tcPr>
          <w:p w14:paraId="120D912A" w14:textId="77777777"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Nationality indicator of the applicant</w:t>
            </w:r>
          </w:p>
          <w:p w14:paraId="78D98564" w14:textId="77777777" w:rsidR="00102DBC" w:rsidRPr="00440BDB" w:rsidRDefault="00102DBC" w:rsidP="00102DBC">
            <w:pPr>
              <w:rPr>
                <w:rFonts w:asciiTheme="minorHAnsi" w:hAnsiTheme="minorHAnsi" w:cstheme="minorHAnsi"/>
                <w:szCs w:val="22"/>
              </w:rPr>
            </w:pPr>
          </w:p>
        </w:tc>
        <w:tc>
          <w:tcPr>
            <w:tcW w:w="2947" w:type="dxa"/>
          </w:tcPr>
          <w:p w14:paraId="4BDF3734" w14:textId="4A2CCC7F" w:rsidR="00102DBC"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 xml:space="preserve"> </w:t>
            </w:r>
            <w:r>
              <w:rPr>
                <w:rFonts w:asciiTheme="minorHAnsi" w:hAnsiTheme="minorHAnsi" w:cstheme="minorHAnsi"/>
                <w:szCs w:val="22"/>
              </w:rPr>
              <w:t>Must be ‘</w:t>
            </w:r>
            <w:r w:rsidRPr="00440BDB">
              <w:rPr>
                <w:rFonts w:asciiTheme="minorHAnsi" w:hAnsiTheme="minorHAnsi" w:cstheme="minorHAnsi"/>
                <w:szCs w:val="22"/>
              </w:rPr>
              <w:t>S</w:t>
            </w:r>
            <w:r>
              <w:rPr>
                <w:rFonts w:asciiTheme="minorHAnsi" w:hAnsiTheme="minorHAnsi" w:cstheme="minorHAnsi"/>
                <w:szCs w:val="22"/>
              </w:rPr>
              <w:t>’</w:t>
            </w:r>
            <w:r w:rsidRPr="00440BDB">
              <w:rPr>
                <w:rFonts w:asciiTheme="minorHAnsi" w:hAnsiTheme="minorHAnsi" w:cstheme="minorHAnsi"/>
                <w:szCs w:val="22"/>
              </w:rPr>
              <w:t xml:space="preserve">, </w:t>
            </w:r>
            <w:r>
              <w:rPr>
                <w:rFonts w:asciiTheme="minorHAnsi" w:hAnsiTheme="minorHAnsi" w:cstheme="minorHAnsi"/>
                <w:szCs w:val="22"/>
              </w:rPr>
              <w:t>‘</w:t>
            </w:r>
            <w:r w:rsidRPr="00440BDB">
              <w:rPr>
                <w:rFonts w:asciiTheme="minorHAnsi" w:hAnsiTheme="minorHAnsi" w:cstheme="minorHAnsi"/>
                <w:szCs w:val="22"/>
              </w:rPr>
              <w:t>P</w:t>
            </w:r>
            <w:r>
              <w:rPr>
                <w:rFonts w:asciiTheme="minorHAnsi" w:hAnsiTheme="minorHAnsi" w:cstheme="minorHAnsi"/>
                <w:szCs w:val="22"/>
              </w:rPr>
              <w:t>’</w:t>
            </w:r>
            <w:r w:rsidRPr="00440BDB">
              <w:rPr>
                <w:rFonts w:asciiTheme="minorHAnsi" w:hAnsiTheme="minorHAnsi" w:cstheme="minorHAnsi"/>
                <w:szCs w:val="22"/>
              </w:rPr>
              <w:t xml:space="preserve"> or </w:t>
            </w:r>
            <w:r>
              <w:rPr>
                <w:rFonts w:asciiTheme="minorHAnsi" w:hAnsiTheme="minorHAnsi" w:cstheme="minorHAnsi"/>
                <w:szCs w:val="22"/>
              </w:rPr>
              <w:t>‘</w:t>
            </w:r>
            <w:r w:rsidRPr="00440BDB">
              <w:rPr>
                <w:rFonts w:asciiTheme="minorHAnsi" w:hAnsiTheme="minorHAnsi" w:cstheme="minorHAnsi"/>
                <w:szCs w:val="22"/>
              </w:rPr>
              <w:t>F</w:t>
            </w:r>
            <w:r>
              <w:rPr>
                <w:rFonts w:asciiTheme="minorHAnsi" w:hAnsiTheme="minorHAnsi" w:cstheme="minorHAnsi"/>
                <w:szCs w:val="22"/>
              </w:rPr>
              <w:t>’.</w:t>
            </w:r>
          </w:p>
        </w:tc>
        <w:tc>
          <w:tcPr>
            <w:tcW w:w="3001" w:type="dxa"/>
          </w:tcPr>
          <w:p w14:paraId="2306D681" w14:textId="77777777" w:rsidR="00102DBC"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 xml:space="preserve">S – Singapore citizen </w:t>
            </w:r>
          </w:p>
          <w:p w14:paraId="585FDE04" w14:textId="77777777" w:rsidR="00102DBC"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P – Singapore PR</w:t>
            </w:r>
          </w:p>
          <w:p w14:paraId="4D5592B1" w14:textId="70D52068" w:rsidR="00102DBC" w:rsidRPr="00440BDB" w:rsidRDefault="00102DBC" w:rsidP="00102DBC">
            <w:pPr>
              <w:jc w:val="left"/>
              <w:rPr>
                <w:rFonts w:asciiTheme="minorHAnsi" w:hAnsiTheme="minorHAnsi" w:cstheme="minorHAnsi"/>
                <w:szCs w:val="22"/>
              </w:rPr>
            </w:pPr>
            <w:r w:rsidRPr="00440BDB">
              <w:rPr>
                <w:rFonts w:asciiTheme="minorHAnsi" w:hAnsiTheme="minorHAnsi" w:cstheme="minorHAnsi"/>
                <w:szCs w:val="22"/>
              </w:rPr>
              <w:t xml:space="preserve">F – foreigner  </w:t>
            </w:r>
          </w:p>
        </w:tc>
      </w:tr>
      <w:tr w:rsidR="00102DBC" w:rsidRPr="00E06696" w14:paraId="467965E9" w14:textId="77777777" w:rsidTr="000B3397">
        <w:tc>
          <w:tcPr>
            <w:tcW w:w="797" w:type="dxa"/>
          </w:tcPr>
          <w:p w14:paraId="0B8C29DE" w14:textId="77777777" w:rsidR="00102DBC" w:rsidRPr="00F524AB" w:rsidRDefault="00102DBC" w:rsidP="00D21035">
            <w:pPr>
              <w:pStyle w:val="ListParagraph"/>
            </w:pPr>
          </w:p>
        </w:tc>
        <w:tc>
          <w:tcPr>
            <w:tcW w:w="2415" w:type="dxa"/>
          </w:tcPr>
          <w:p w14:paraId="1B2EEA8A" w14:textId="3A478179"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NATIONALITY_COUNTRY</w:t>
            </w:r>
          </w:p>
        </w:tc>
        <w:tc>
          <w:tcPr>
            <w:tcW w:w="1417" w:type="dxa"/>
          </w:tcPr>
          <w:p w14:paraId="71E86F25" w14:textId="643ED306"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X(2)</w:t>
            </w:r>
          </w:p>
        </w:tc>
        <w:tc>
          <w:tcPr>
            <w:tcW w:w="960" w:type="dxa"/>
          </w:tcPr>
          <w:p w14:paraId="7CFCD56D" w14:textId="4002B341"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112</w:t>
            </w:r>
          </w:p>
        </w:tc>
        <w:tc>
          <w:tcPr>
            <w:tcW w:w="2647" w:type="dxa"/>
          </w:tcPr>
          <w:p w14:paraId="0A94A186" w14:textId="593285BD"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Nationality country of the applicant</w:t>
            </w:r>
          </w:p>
        </w:tc>
        <w:tc>
          <w:tcPr>
            <w:tcW w:w="2947" w:type="dxa"/>
          </w:tcPr>
          <w:p w14:paraId="03054CF4" w14:textId="48009D7F" w:rsidR="00102DBC" w:rsidRPr="00440BDB" w:rsidRDefault="007B7F9F" w:rsidP="00102DBC">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26F6B7F9" w14:textId="0F5217DB" w:rsidR="00102DBC" w:rsidRPr="00E06696" w:rsidRDefault="00983324" w:rsidP="00102DBC">
            <w:pPr>
              <w:pStyle w:val="Normalwithspace"/>
              <w:spacing w:before="0"/>
              <w:jc w:val="left"/>
              <w:rPr>
                <w:rFonts w:asciiTheme="minorHAnsi" w:hAnsiTheme="minorHAnsi" w:cstheme="minorHAnsi"/>
                <w:szCs w:val="22"/>
              </w:rPr>
            </w:pPr>
            <w:r>
              <w:rPr>
                <w:rFonts w:asciiTheme="minorHAnsi" w:hAnsiTheme="minorHAnsi" w:cstheme="minorHAnsi"/>
                <w:szCs w:val="22"/>
              </w:rPr>
              <w:t xml:space="preserve">It should be a </w:t>
            </w:r>
            <w:r w:rsidR="00102DBC" w:rsidRPr="00E06696">
              <w:rPr>
                <w:rFonts w:asciiTheme="minorHAnsi" w:hAnsiTheme="minorHAnsi" w:cstheme="minorHAnsi"/>
                <w:szCs w:val="22"/>
              </w:rPr>
              <w:t>2-character country code based on ISO 3166 standard.</w:t>
            </w:r>
          </w:p>
          <w:p w14:paraId="7D65D3C0" w14:textId="61FC99D5" w:rsidR="00102DBC" w:rsidRPr="00440BDB" w:rsidRDefault="00102DBC" w:rsidP="00102DBC">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e.g.: </w:t>
            </w:r>
            <w:r>
              <w:rPr>
                <w:rFonts w:asciiTheme="minorHAnsi" w:hAnsiTheme="minorHAnsi" w:cstheme="minorHAnsi"/>
                <w:szCs w:val="22"/>
              </w:rPr>
              <w:t>‘</w:t>
            </w:r>
            <w:r w:rsidRPr="00E06696">
              <w:rPr>
                <w:rFonts w:asciiTheme="minorHAnsi" w:hAnsiTheme="minorHAnsi" w:cstheme="minorHAnsi"/>
                <w:szCs w:val="22"/>
              </w:rPr>
              <w:t>SG</w:t>
            </w:r>
            <w:r>
              <w:rPr>
                <w:rFonts w:asciiTheme="minorHAnsi" w:hAnsiTheme="minorHAnsi" w:cstheme="minorHAnsi"/>
                <w:szCs w:val="22"/>
              </w:rPr>
              <w:t>’ represents Singapore</w:t>
            </w:r>
          </w:p>
        </w:tc>
      </w:tr>
      <w:tr w:rsidR="00102DBC" w:rsidRPr="00E06696" w14:paraId="55CF98D1" w14:textId="77777777" w:rsidTr="000B3397">
        <w:tc>
          <w:tcPr>
            <w:tcW w:w="797" w:type="dxa"/>
          </w:tcPr>
          <w:p w14:paraId="591CC16A" w14:textId="77777777" w:rsidR="00102DBC" w:rsidRPr="00F524AB" w:rsidRDefault="00102DBC" w:rsidP="00D21035">
            <w:pPr>
              <w:pStyle w:val="ListParagraph"/>
            </w:pPr>
          </w:p>
        </w:tc>
        <w:tc>
          <w:tcPr>
            <w:tcW w:w="2415" w:type="dxa"/>
          </w:tcPr>
          <w:p w14:paraId="3F34F3DF" w14:textId="18266EDB"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IC_PASSPORT</w:t>
            </w:r>
          </w:p>
        </w:tc>
        <w:tc>
          <w:tcPr>
            <w:tcW w:w="1417" w:type="dxa"/>
          </w:tcPr>
          <w:p w14:paraId="6D7C8F38" w14:textId="157794BD"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X(14)</w:t>
            </w:r>
          </w:p>
        </w:tc>
        <w:tc>
          <w:tcPr>
            <w:tcW w:w="960" w:type="dxa"/>
          </w:tcPr>
          <w:p w14:paraId="5E8F560C" w14:textId="670B2E07"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114</w:t>
            </w:r>
          </w:p>
        </w:tc>
        <w:tc>
          <w:tcPr>
            <w:tcW w:w="2647" w:type="dxa"/>
          </w:tcPr>
          <w:p w14:paraId="2791CD96" w14:textId="77777777" w:rsidR="00102DBC" w:rsidRDefault="00102DBC" w:rsidP="00102DBC">
            <w:pPr>
              <w:spacing w:after="240"/>
              <w:jc w:val="left"/>
              <w:rPr>
                <w:rFonts w:asciiTheme="minorHAnsi" w:hAnsiTheme="minorHAnsi" w:cstheme="minorHAnsi"/>
                <w:szCs w:val="22"/>
              </w:rPr>
            </w:pPr>
            <w:r w:rsidRPr="00E06696">
              <w:rPr>
                <w:rFonts w:asciiTheme="minorHAnsi" w:hAnsiTheme="minorHAnsi" w:cstheme="minorHAnsi"/>
                <w:szCs w:val="22"/>
              </w:rPr>
              <w:t xml:space="preserve">NRIC </w:t>
            </w:r>
            <w:r>
              <w:rPr>
                <w:rFonts w:asciiTheme="minorHAnsi" w:hAnsiTheme="minorHAnsi" w:cstheme="minorHAnsi"/>
                <w:szCs w:val="22"/>
              </w:rPr>
              <w:t>for Singapore citizens or PRs</w:t>
            </w:r>
          </w:p>
          <w:p w14:paraId="3BE4EA31" w14:textId="1F88AC71" w:rsidR="00102DBC" w:rsidRPr="00440BDB" w:rsidRDefault="00102DBC" w:rsidP="00102DBC">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or </w:t>
            </w:r>
            <w:r>
              <w:rPr>
                <w:rFonts w:asciiTheme="minorHAnsi" w:hAnsiTheme="minorHAnsi" w:cstheme="minorHAnsi"/>
                <w:szCs w:val="22"/>
              </w:rPr>
              <w:t>FIN/</w:t>
            </w:r>
            <w:r w:rsidRPr="00E06696">
              <w:rPr>
                <w:rFonts w:asciiTheme="minorHAnsi" w:hAnsiTheme="minorHAnsi" w:cstheme="minorHAnsi"/>
                <w:szCs w:val="22"/>
              </w:rPr>
              <w:t>passport number</w:t>
            </w:r>
            <w:r>
              <w:rPr>
                <w:rFonts w:asciiTheme="minorHAnsi" w:hAnsiTheme="minorHAnsi" w:cstheme="minorHAnsi"/>
                <w:szCs w:val="22"/>
              </w:rPr>
              <w:t xml:space="preserve"> for foreigners</w:t>
            </w:r>
          </w:p>
        </w:tc>
        <w:tc>
          <w:tcPr>
            <w:tcW w:w="2947" w:type="dxa"/>
          </w:tcPr>
          <w:p w14:paraId="594C2053" w14:textId="77777777" w:rsidR="00102DBC" w:rsidRDefault="00102DBC" w:rsidP="00102DBC">
            <w:pPr>
              <w:spacing w:after="240"/>
              <w:jc w:val="left"/>
              <w:rPr>
                <w:rFonts w:asciiTheme="minorHAnsi" w:hAnsiTheme="minorHAnsi" w:cstheme="minorHAnsi"/>
                <w:szCs w:val="22"/>
              </w:rPr>
            </w:pPr>
            <w:r>
              <w:rPr>
                <w:rFonts w:asciiTheme="minorHAnsi" w:hAnsiTheme="minorHAnsi" w:cstheme="minorHAnsi"/>
                <w:szCs w:val="22"/>
              </w:rPr>
              <w:t>For Singapore citizens or PRs, must be a valid NRIC.</w:t>
            </w:r>
          </w:p>
          <w:p w14:paraId="57F93FDA" w14:textId="5880EF9C" w:rsidR="00102DBC" w:rsidRDefault="00102DBC" w:rsidP="00102DBC">
            <w:pPr>
              <w:pStyle w:val="Normalwithspace"/>
              <w:spacing w:before="0"/>
              <w:jc w:val="left"/>
              <w:rPr>
                <w:rFonts w:asciiTheme="minorHAnsi" w:hAnsiTheme="minorHAnsi" w:cstheme="minorHAnsi"/>
              </w:rPr>
            </w:pPr>
            <w:commentRangeStart w:id="877"/>
            <w:r>
              <w:rPr>
                <w:rFonts w:asciiTheme="minorHAnsi" w:hAnsiTheme="minorHAnsi" w:cstheme="minorHAnsi"/>
                <w:szCs w:val="22"/>
              </w:rPr>
              <w:t>For foreigners, must be in upper case and contain no special character.</w:t>
            </w:r>
            <w:commentRangeEnd w:id="877"/>
            <w:r w:rsidR="00765BB7">
              <w:rPr>
                <w:rStyle w:val="CommentReference"/>
                <w:lang w:val="en-US"/>
              </w:rPr>
              <w:commentReference w:id="877"/>
            </w:r>
          </w:p>
        </w:tc>
        <w:tc>
          <w:tcPr>
            <w:tcW w:w="3001" w:type="dxa"/>
          </w:tcPr>
          <w:p w14:paraId="1013772C" w14:textId="77777777" w:rsidR="00102DBC" w:rsidRPr="00E06696" w:rsidRDefault="00102DBC" w:rsidP="00102DBC">
            <w:pPr>
              <w:pStyle w:val="Normalwithspace"/>
              <w:spacing w:before="0"/>
              <w:jc w:val="left"/>
              <w:rPr>
                <w:rFonts w:asciiTheme="minorHAnsi" w:hAnsiTheme="minorHAnsi" w:cstheme="minorHAnsi"/>
                <w:szCs w:val="22"/>
              </w:rPr>
            </w:pPr>
          </w:p>
        </w:tc>
      </w:tr>
      <w:tr w:rsidR="00102DBC" w:rsidRPr="00E06696" w14:paraId="43E4F456" w14:textId="77777777" w:rsidTr="000B3397">
        <w:tc>
          <w:tcPr>
            <w:tcW w:w="797" w:type="dxa"/>
          </w:tcPr>
          <w:p w14:paraId="59828C70" w14:textId="77777777" w:rsidR="00102DBC" w:rsidRPr="00F524AB" w:rsidRDefault="00102DBC" w:rsidP="00D21035">
            <w:pPr>
              <w:pStyle w:val="ListParagraph"/>
            </w:pPr>
          </w:p>
        </w:tc>
        <w:tc>
          <w:tcPr>
            <w:tcW w:w="2415" w:type="dxa"/>
          </w:tcPr>
          <w:p w14:paraId="00527B9C" w14:textId="417E6654"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CDP_ACCT_NO</w:t>
            </w:r>
          </w:p>
        </w:tc>
        <w:tc>
          <w:tcPr>
            <w:tcW w:w="1417" w:type="dxa"/>
          </w:tcPr>
          <w:p w14:paraId="775CB7C1" w14:textId="29286B40"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X(16)</w:t>
            </w:r>
          </w:p>
        </w:tc>
        <w:tc>
          <w:tcPr>
            <w:tcW w:w="960" w:type="dxa"/>
          </w:tcPr>
          <w:p w14:paraId="3B026E23" w14:textId="02A96A05"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128</w:t>
            </w:r>
          </w:p>
        </w:tc>
        <w:tc>
          <w:tcPr>
            <w:tcW w:w="2647" w:type="dxa"/>
          </w:tcPr>
          <w:p w14:paraId="0EA73BB6" w14:textId="77777777" w:rsidR="00102DBC" w:rsidRDefault="00102DBC" w:rsidP="00102DBC">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CDP account number of the applicant</w:t>
            </w:r>
          </w:p>
          <w:p w14:paraId="674802B7" w14:textId="77777777" w:rsidR="00102DBC" w:rsidRPr="00E06696" w:rsidRDefault="00102DBC" w:rsidP="00102DBC">
            <w:pPr>
              <w:spacing w:after="240"/>
              <w:jc w:val="left"/>
              <w:rPr>
                <w:rFonts w:asciiTheme="minorHAnsi" w:hAnsiTheme="minorHAnsi" w:cstheme="minorHAnsi"/>
                <w:szCs w:val="22"/>
              </w:rPr>
            </w:pPr>
          </w:p>
        </w:tc>
        <w:tc>
          <w:tcPr>
            <w:tcW w:w="2947" w:type="dxa"/>
          </w:tcPr>
          <w:p w14:paraId="509D03B1" w14:textId="40AA7734" w:rsidR="00102DBC" w:rsidRDefault="00102DBC" w:rsidP="00102DBC">
            <w:pPr>
              <w:spacing w:after="24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32A375A4" w14:textId="66ABE7AC" w:rsidR="00102DBC" w:rsidRPr="00E06696" w:rsidRDefault="00102DBC" w:rsidP="00102DBC">
            <w:pPr>
              <w:pStyle w:val="Normalwithspace"/>
              <w:spacing w:before="0"/>
              <w:jc w:val="left"/>
              <w:rPr>
                <w:rFonts w:asciiTheme="minorHAnsi" w:hAnsiTheme="minorHAnsi" w:cstheme="minorHAnsi"/>
                <w:szCs w:val="22"/>
              </w:rPr>
            </w:pPr>
            <w:r>
              <w:rPr>
                <w:rFonts w:asciiTheme="minorHAnsi" w:hAnsiTheme="minorHAnsi" w:cstheme="minorHAnsi"/>
                <w:szCs w:val="22"/>
              </w:rPr>
              <w:t xml:space="preserve">It should </w:t>
            </w:r>
            <w:r w:rsidRPr="00B71724">
              <w:rPr>
                <w:rFonts w:asciiTheme="minorHAnsi" w:hAnsiTheme="minorHAnsi" w:cstheme="minorHAnsi"/>
                <w:szCs w:val="22"/>
              </w:rPr>
              <w:t>exclude any hash sign</w:t>
            </w:r>
            <w:r>
              <w:rPr>
                <w:rFonts w:asciiTheme="minorHAnsi" w:hAnsiTheme="minorHAnsi" w:cstheme="minorHAnsi"/>
                <w:szCs w:val="22"/>
              </w:rPr>
              <w:t xml:space="preserve"> and o</w:t>
            </w:r>
            <w:r w:rsidRPr="00B71724">
              <w:rPr>
                <w:rFonts w:asciiTheme="minorHAnsi" w:hAnsiTheme="minorHAnsi" w:cstheme="minorHAnsi"/>
                <w:szCs w:val="22"/>
              </w:rPr>
              <w:t>nly include numbers.</w:t>
            </w:r>
          </w:p>
        </w:tc>
      </w:tr>
      <w:tr w:rsidR="00102DBC" w:rsidRPr="00E06696" w14:paraId="3D72286A" w14:textId="77777777" w:rsidTr="000B3397">
        <w:tc>
          <w:tcPr>
            <w:tcW w:w="797" w:type="dxa"/>
          </w:tcPr>
          <w:p w14:paraId="50C8AA81" w14:textId="77777777" w:rsidR="00102DBC" w:rsidRPr="00F524AB" w:rsidRDefault="00102DBC" w:rsidP="00D21035">
            <w:pPr>
              <w:pStyle w:val="ListParagraph"/>
            </w:pPr>
          </w:p>
        </w:tc>
        <w:tc>
          <w:tcPr>
            <w:tcW w:w="2415" w:type="dxa"/>
          </w:tcPr>
          <w:p w14:paraId="3D420588" w14:textId="5F854B3D" w:rsidR="00102DBC" w:rsidRPr="00440BDB" w:rsidRDefault="00102DBC" w:rsidP="00102DBC">
            <w:pPr>
              <w:pStyle w:val="Normalwithspace"/>
              <w:spacing w:before="0"/>
              <w:jc w:val="left"/>
              <w:rPr>
                <w:rFonts w:asciiTheme="minorHAnsi" w:hAnsiTheme="minorHAnsi" w:cstheme="minorHAnsi"/>
                <w:szCs w:val="22"/>
              </w:rPr>
            </w:pPr>
            <w:r w:rsidRPr="006D3DE8">
              <w:rPr>
                <w:rFonts w:asciiTheme="minorHAnsi" w:hAnsiTheme="minorHAnsi" w:cstheme="minorHAnsi"/>
              </w:rPr>
              <w:t>CPFIS</w:t>
            </w:r>
            <w:r>
              <w:rPr>
                <w:rFonts w:asciiTheme="minorHAnsi" w:hAnsiTheme="minorHAnsi" w:cstheme="minorHAnsi"/>
              </w:rPr>
              <w:t>_</w:t>
            </w:r>
            <w:r w:rsidRPr="006D3DE8">
              <w:rPr>
                <w:rFonts w:asciiTheme="minorHAnsi" w:hAnsiTheme="minorHAnsi" w:cstheme="minorHAnsi"/>
              </w:rPr>
              <w:t>SRS</w:t>
            </w:r>
            <w:r>
              <w:rPr>
                <w:rFonts w:asciiTheme="minorHAnsi" w:hAnsiTheme="minorHAnsi" w:cstheme="minorHAnsi"/>
              </w:rPr>
              <w:t>_</w:t>
            </w:r>
            <w:r w:rsidRPr="006D3DE8">
              <w:rPr>
                <w:rFonts w:asciiTheme="minorHAnsi" w:hAnsiTheme="minorHAnsi" w:cstheme="minorHAnsi"/>
              </w:rPr>
              <w:t>ACCT_NO</w:t>
            </w:r>
          </w:p>
        </w:tc>
        <w:tc>
          <w:tcPr>
            <w:tcW w:w="1417" w:type="dxa"/>
          </w:tcPr>
          <w:p w14:paraId="28DB171D" w14:textId="17A4501C"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X(16)</w:t>
            </w:r>
          </w:p>
        </w:tc>
        <w:tc>
          <w:tcPr>
            <w:tcW w:w="960" w:type="dxa"/>
          </w:tcPr>
          <w:p w14:paraId="78126BCE" w14:textId="7CF3B99E"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144</w:t>
            </w:r>
          </w:p>
        </w:tc>
        <w:tc>
          <w:tcPr>
            <w:tcW w:w="2647" w:type="dxa"/>
          </w:tcPr>
          <w:p w14:paraId="75BEA77B" w14:textId="15A1F9B2" w:rsidR="00102DBC" w:rsidRPr="00E06696" w:rsidRDefault="00102DBC" w:rsidP="00102DBC">
            <w:pPr>
              <w:pStyle w:val="Normalwithspace"/>
              <w:spacing w:before="0"/>
              <w:jc w:val="left"/>
              <w:rPr>
                <w:rFonts w:asciiTheme="minorHAnsi" w:hAnsiTheme="minorHAnsi" w:cstheme="minorHAnsi"/>
                <w:szCs w:val="22"/>
              </w:rPr>
            </w:pPr>
            <w:r w:rsidRPr="006D3DE8">
              <w:rPr>
                <w:rFonts w:asciiTheme="minorHAnsi" w:hAnsiTheme="minorHAnsi" w:cstheme="minorHAnsi"/>
                <w:szCs w:val="28"/>
              </w:rPr>
              <w:t>CPFIS or SRS Account number</w:t>
            </w:r>
          </w:p>
        </w:tc>
        <w:tc>
          <w:tcPr>
            <w:tcW w:w="2947" w:type="dxa"/>
          </w:tcPr>
          <w:p w14:paraId="01F4EBFF" w14:textId="1033807A" w:rsidR="00102DBC" w:rsidRDefault="00102DBC" w:rsidP="00BF6E58">
            <w:pPr>
              <w:jc w:val="left"/>
              <w:rPr>
                <w:rFonts w:asciiTheme="minorHAnsi" w:hAnsiTheme="minorHAnsi" w:cstheme="minorHAnsi"/>
              </w:rPr>
            </w:pPr>
            <w:r w:rsidRPr="00BF6E58">
              <w:rPr>
                <w:rFonts w:asciiTheme="minorHAnsi" w:hAnsiTheme="minorHAnsi" w:cstheme="minorHAnsi"/>
              </w:rPr>
              <w:t>For CASH holdings, must be padded with spaces</w:t>
            </w:r>
            <w:r w:rsidR="003E4B8B" w:rsidRPr="00BF6E58">
              <w:rPr>
                <w:rFonts w:asciiTheme="minorHAnsi" w:hAnsiTheme="minorHAnsi" w:cstheme="minorHAnsi"/>
              </w:rPr>
              <w:t xml:space="preserve"> (but no hard validation)</w:t>
            </w:r>
            <w:r w:rsidRPr="00BF6E58">
              <w:rPr>
                <w:rFonts w:asciiTheme="minorHAnsi" w:hAnsiTheme="minorHAnsi" w:cstheme="minorHAnsi"/>
              </w:rPr>
              <w:t>.</w:t>
            </w:r>
          </w:p>
          <w:p w14:paraId="79D4F36D" w14:textId="77777777" w:rsidR="00BF6E58" w:rsidRPr="00BF6E58" w:rsidRDefault="00BF6E58" w:rsidP="00BF6E58">
            <w:pPr>
              <w:jc w:val="left"/>
              <w:rPr>
                <w:rFonts w:asciiTheme="minorHAnsi" w:hAnsiTheme="minorHAnsi" w:cstheme="minorHAnsi"/>
              </w:rPr>
            </w:pPr>
          </w:p>
          <w:p w14:paraId="2E2C1E62" w14:textId="2C0E504F" w:rsidR="00102DBC" w:rsidRPr="00BF6E58" w:rsidRDefault="00102DBC" w:rsidP="00BF6E58">
            <w:pPr>
              <w:jc w:val="left"/>
              <w:rPr>
                <w:rFonts w:asciiTheme="minorHAnsi" w:hAnsiTheme="minorHAnsi" w:cstheme="minorHAnsi"/>
              </w:rPr>
            </w:pPr>
            <w:r w:rsidRPr="00BF6E58">
              <w:rPr>
                <w:rFonts w:asciiTheme="minorHAnsi" w:hAnsiTheme="minorHAnsi" w:cstheme="minorHAnsi"/>
              </w:rPr>
              <w:t>For SRS holdings, must not be empty.</w:t>
            </w:r>
          </w:p>
        </w:tc>
        <w:tc>
          <w:tcPr>
            <w:tcW w:w="3001" w:type="dxa"/>
          </w:tcPr>
          <w:p w14:paraId="3C2BA2CB" w14:textId="08D2BD2E" w:rsidR="00102DBC" w:rsidRDefault="00417186" w:rsidP="00BF6E58">
            <w:pPr>
              <w:jc w:val="left"/>
              <w:rPr>
                <w:rFonts w:asciiTheme="minorHAnsi" w:hAnsiTheme="minorHAnsi" w:cstheme="minorHAnsi"/>
              </w:rPr>
            </w:pPr>
            <w:r>
              <w:rPr>
                <w:rFonts w:asciiTheme="minorHAnsi" w:hAnsiTheme="minorHAnsi" w:cstheme="minorHAnsi"/>
              </w:rPr>
              <w:t>U</w:t>
            </w:r>
            <w:r w:rsidRPr="00ED2C4B">
              <w:rPr>
                <w:rFonts w:asciiTheme="minorHAnsi" w:hAnsiTheme="minorHAnsi" w:cstheme="minorHAnsi"/>
              </w:rPr>
              <w:t>nused</w:t>
            </w:r>
            <w:r>
              <w:rPr>
                <w:rFonts w:asciiTheme="minorHAnsi" w:hAnsiTheme="minorHAnsi" w:cstheme="minorHAnsi"/>
              </w:rPr>
              <w:t xml:space="preserve"> for</w:t>
            </w:r>
            <w:r w:rsidRPr="00ED2C4B">
              <w:rPr>
                <w:rFonts w:asciiTheme="minorHAnsi" w:hAnsiTheme="minorHAnsi" w:cstheme="minorHAnsi"/>
              </w:rPr>
              <w:t xml:space="preserve"> CASH </w:t>
            </w:r>
            <w:r w:rsidR="00102DBC" w:rsidRPr="00BF6E58">
              <w:rPr>
                <w:rFonts w:asciiTheme="minorHAnsi" w:hAnsiTheme="minorHAnsi" w:cstheme="minorHAnsi"/>
              </w:rPr>
              <w:t>holdings</w:t>
            </w:r>
            <w:r>
              <w:rPr>
                <w:rFonts w:asciiTheme="minorHAnsi" w:hAnsiTheme="minorHAnsi" w:cstheme="minorHAnsi"/>
              </w:rPr>
              <w:t>.</w:t>
            </w:r>
          </w:p>
          <w:p w14:paraId="3040F92C" w14:textId="77777777" w:rsidR="00BF6E58" w:rsidRDefault="00BF6E58" w:rsidP="00BF6E58">
            <w:pPr>
              <w:jc w:val="left"/>
              <w:rPr>
                <w:rFonts w:asciiTheme="minorHAnsi" w:hAnsiTheme="minorHAnsi" w:cstheme="minorHAnsi"/>
              </w:rPr>
            </w:pPr>
          </w:p>
          <w:p w14:paraId="279B2BD5" w14:textId="77777777" w:rsidR="00BF6E58" w:rsidRDefault="00BF6E58" w:rsidP="00BF6E58">
            <w:pPr>
              <w:jc w:val="left"/>
              <w:rPr>
                <w:rFonts w:asciiTheme="minorHAnsi" w:hAnsiTheme="minorHAnsi" w:cstheme="minorHAnsi"/>
              </w:rPr>
            </w:pPr>
          </w:p>
          <w:p w14:paraId="7AC5E2B8" w14:textId="77777777" w:rsidR="00A76BB6" w:rsidRPr="00BF6E58" w:rsidRDefault="00A76BB6" w:rsidP="00BF6E58">
            <w:pPr>
              <w:jc w:val="left"/>
              <w:rPr>
                <w:rFonts w:asciiTheme="minorHAnsi" w:hAnsiTheme="minorHAnsi" w:cstheme="minorHAnsi"/>
              </w:rPr>
            </w:pPr>
          </w:p>
          <w:p w14:paraId="6D966373" w14:textId="6C417BF6" w:rsidR="00102DBC" w:rsidRPr="00BF6E58" w:rsidRDefault="00102DBC" w:rsidP="00BF6E58">
            <w:pPr>
              <w:pStyle w:val="Normalwithspace"/>
              <w:spacing w:before="0"/>
              <w:jc w:val="left"/>
              <w:rPr>
                <w:rFonts w:asciiTheme="minorHAnsi" w:hAnsiTheme="minorHAnsi" w:cstheme="minorHAnsi"/>
              </w:rPr>
            </w:pPr>
            <w:r w:rsidRPr="00BF6E58">
              <w:rPr>
                <w:rFonts w:asciiTheme="minorHAnsi" w:hAnsiTheme="minorHAnsi" w:cstheme="minorHAnsi"/>
              </w:rPr>
              <w:t>SRS account number</w:t>
            </w:r>
            <w:r w:rsidR="00FE108B">
              <w:rPr>
                <w:rFonts w:asciiTheme="minorHAnsi" w:hAnsiTheme="minorHAnsi" w:cstheme="minorHAnsi"/>
              </w:rPr>
              <w:t xml:space="preserve"> will not be validated</w:t>
            </w:r>
            <w:r w:rsidRPr="00BF6E58">
              <w:rPr>
                <w:rFonts w:asciiTheme="minorHAnsi" w:hAnsiTheme="minorHAnsi" w:cstheme="minorHAnsi"/>
              </w:rPr>
              <w:t>.</w:t>
            </w:r>
          </w:p>
        </w:tc>
      </w:tr>
      <w:tr w:rsidR="00102DBC" w:rsidRPr="00E06696" w14:paraId="0522EE49" w14:textId="77777777" w:rsidTr="000B3397">
        <w:tc>
          <w:tcPr>
            <w:tcW w:w="797" w:type="dxa"/>
          </w:tcPr>
          <w:p w14:paraId="151D3226" w14:textId="77777777" w:rsidR="00102DBC" w:rsidRPr="00F524AB" w:rsidRDefault="00102DBC" w:rsidP="00D21035">
            <w:pPr>
              <w:pStyle w:val="ListParagraph"/>
            </w:pPr>
          </w:p>
        </w:tc>
        <w:tc>
          <w:tcPr>
            <w:tcW w:w="2415" w:type="dxa"/>
          </w:tcPr>
          <w:p w14:paraId="1C19A2B0" w14:textId="281C1966" w:rsidR="00102DBC" w:rsidRPr="006D3DE8" w:rsidRDefault="00102DBC" w:rsidP="00102DBC">
            <w:pPr>
              <w:pStyle w:val="Normalwithspace"/>
              <w:spacing w:before="0"/>
              <w:jc w:val="left"/>
              <w:rPr>
                <w:rFonts w:asciiTheme="minorHAnsi" w:hAnsiTheme="minorHAnsi" w:cstheme="minorHAnsi"/>
              </w:rPr>
            </w:pPr>
            <w:r w:rsidRPr="00440BDB">
              <w:rPr>
                <w:rFonts w:asciiTheme="minorHAnsi" w:hAnsiTheme="minorHAnsi" w:cstheme="minorHAnsi"/>
                <w:szCs w:val="22"/>
              </w:rPr>
              <w:t>ISSUE_CODE</w:t>
            </w:r>
          </w:p>
        </w:tc>
        <w:tc>
          <w:tcPr>
            <w:tcW w:w="1417" w:type="dxa"/>
          </w:tcPr>
          <w:p w14:paraId="1E830D56" w14:textId="59071E58"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X(8)</w:t>
            </w:r>
          </w:p>
        </w:tc>
        <w:tc>
          <w:tcPr>
            <w:tcW w:w="960" w:type="dxa"/>
          </w:tcPr>
          <w:p w14:paraId="24A35617" w14:textId="6143CB94"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160</w:t>
            </w:r>
          </w:p>
        </w:tc>
        <w:tc>
          <w:tcPr>
            <w:tcW w:w="2647" w:type="dxa"/>
          </w:tcPr>
          <w:p w14:paraId="292A6C86" w14:textId="0123E9F8" w:rsidR="00102DBC" w:rsidRPr="006D3DE8" w:rsidRDefault="00102DBC" w:rsidP="00102DBC">
            <w:pPr>
              <w:pStyle w:val="Normalwithspace"/>
              <w:spacing w:before="0"/>
              <w:jc w:val="left"/>
              <w:rPr>
                <w:rFonts w:asciiTheme="minorHAnsi" w:hAnsiTheme="minorHAnsi" w:cstheme="minorHAnsi"/>
                <w:szCs w:val="28"/>
              </w:rPr>
            </w:pPr>
            <w:r>
              <w:rPr>
                <w:rFonts w:asciiTheme="minorHAnsi" w:hAnsiTheme="minorHAnsi" w:cstheme="minorHAnsi"/>
              </w:rPr>
              <w:t>Issue code of SSB</w:t>
            </w:r>
          </w:p>
        </w:tc>
        <w:tc>
          <w:tcPr>
            <w:tcW w:w="2947" w:type="dxa"/>
          </w:tcPr>
          <w:p w14:paraId="59D373F5" w14:textId="77777777" w:rsidR="00102DBC" w:rsidRDefault="00102DBC" w:rsidP="00102DBC">
            <w:pPr>
              <w:spacing w:after="240"/>
              <w:jc w:val="left"/>
              <w:rPr>
                <w:rFonts w:asciiTheme="minorHAnsi" w:hAnsiTheme="minorHAnsi" w:cstheme="minorHAnsi"/>
                <w:szCs w:val="22"/>
              </w:rPr>
            </w:pPr>
            <w:r>
              <w:rPr>
                <w:rFonts w:asciiTheme="minorHAnsi" w:hAnsiTheme="minorHAnsi" w:cstheme="minorHAnsi"/>
                <w:szCs w:val="22"/>
              </w:rPr>
              <w:t>Must match a valid issue code in OMEGA.</w:t>
            </w:r>
          </w:p>
          <w:p w14:paraId="5B92250C" w14:textId="201465EF" w:rsidR="00102DBC" w:rsidRDefault="00102DBC" w:rsidP="00102DBC">
            <w:pPr>
              <w:spacing w:after="240"/>
              <w:jc w:val="left"/>
              <w:rPr>
                <w:rFonts w:asciiTheme="minorHAnsi" w:hAnsiTheme="minorHAnsi" w:cstheme="minorHAnsi"/>
                <w:szCs w:val="22"/>
              </w:rPr>
            </w:pPr>
            <w:r>
              <w:rPr>
                <w:rFonts w:asciiTheme="minorHAnsi" w:hAnsiTheme="minorHAnsi" w:cstheme="minorHAnsi"/>
                <w:szCs w:val="22"/>
              </w:rPr>
              <w:t>If valid, the issue code must be used as the lookup key to verify the ISIN_CODE in the same detail record.</w:t>
            </w:r>
          </w:p>
        </w:tc>
        <w:tc>
          <w:tcPr>
            <w:tcW w:w="3001" w:type="dxa"/>
          </w:tcPr>
          <w:p w14:paraId="10A42B6F" w14:textId="77777777" w:rsidR="00102DBC" w:rsidRDefault="00102DBC" w:rsidP="00102DBC">
            <w:pPr>
              <w:spacing w:after="240"/>
              <w:jc w:val="left"/>
              <w:rPr>
                <w:rFonts w:asciiTheme="minorHAnsi" w:hAnsiTheme="minorHAnsi" w:cstheme="minorHAnsi"/>
                <w:szCs w:val="22"/>
              </w:rPr>
            </w:pPr>
          </w:p>
        </w:tc>
      </w:tr>
      <w:tr w:rsidR="00102DBC" w:rsidRPr="00E06696" w14:paraId="22365EA3" w14:textId="77777777" w:rsidTr="000B3397">
        <w:tc>
          <w:tcPr>
            <w:tcW w:w="797" w:type="dxa"/>
          </w:tcPr>
          <w:p w14:paraId="25E9C863" w14:textId="77777777" w:rsidR="00102DBC" w:rsidRPr="00F524AB" w:rsidRDefault="00102DBC" w:rsidP="00D21035">
            <w:pPr>
              <w:pStyle w:val="ListParagraph"/>
            </w:pPr>
          </w:p>
        </w:tc>
        <w:tc>
          <w:tcPr>
            <w:tcW w:w="2415" w:type="dxa"/>
          </w:tcPr>
          <w:p w14:paraId="14B949DF" w14:textId="1AD94F9C"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ISIN_CODE</w:t>
            </w:r>
          </w:p>
        </w:tc>
        <w:tc>
          <w:tcPr>
            <w:tcW w:w="1417" w:type="dxa"/>
          </w:tcPr>
          <w:p w14:paraId="2353A391" w14:textId="1DCFD696"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X(12)</w:t>
            </w:r>
          </w:p>
        </w:tc>
        <w:tc>
          <w:tcPr>
            <w:tcW w:w="960" w:type="dxa"/>
          </w:tcPr>
          <w:p w14:paraId="5AB6A3F4" w14:textId="5AC9A6EF"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168</w:t>
            </w:r>
          </w:p>
        </w:tc>
        <w:tc>
          <w:tcPr>
            <w:tcW w:w="2647" w:type="dxa"/>
          </w:tcPr>
          <w:p w14:paraId="2BBC9CE9" w14:textId="4967F3D6" w:rsidR="00102DBC" w:rsidRDefault="00102DBC" w:rsidP="00102DBC">
            <w:pPr>
              <w:pStyle w:val="Normalwithspace"/>
              <w:spacing w:before="0"/>
              <w:jc w:val="left"/>
              <w:rPr>
                <w:rFonts w:asciiTheme="minorHAnsi" w:hAnsiTheme="minorHAnsi" w:cstheme="minorHAnsi"/>
              </w:rPr>
            </w:pPr>
            <w:r>
              <w:rPr>
                <w:rFonts w:asciiTheme="minorHAnsi" w:hAnsiTheme="minorHAnsi" w:cstheme="minorHAnsi"/>
              </w:rPr>
              <w:t>ISIN code of the SSB issue</w:t>
            </w:r>
          </w:p>
        </w:tc>
        <w:tc>
          <w:tcPr>
            <w:tcW w:w="2947" w:type="dxa"/>
          </w:tcPr>
          <w:p w14:paraId="34022D30" w14:textId="77777777" w:rsidR="00102DBC" w:rsidRDefault="00102DBC" w:rsidP="00102DBC">
            <w:pPr>
              <w:spacing w:after="240"/>
              <w:jc w:val="left"/>
              <w:rPr>
                <w:rFonts w:asciiTheme="minorHAnsi" w:hAnsiTheme="minorHAnsi" w:cstheme="minorHAnsi"/>
                <w:szCs w:val="22"/>
              </w:rPr>
            </w:pPr>
            <w:r>
              <w:rPr>
                <w:rFonts w:asciiTheme="minorHAnsi" w:hAnsiTheme="minorHAnsi" w:cstheme="minorHAnsi"/>
                <w:szCs w:val="22"/>
              </w:rPr>
              <w:t>Must match a valid ISIN code in OMEGA.</w:t>
            </w:r>
          </w:p>
          <w:p w14:paraId="7DDC653E" w14:textId="528C591D" w:rsidR="00102DBC" w:rsidRDefault="00102DBC" w:rsidP="00102DBC">
            <w:pPr>
              <w:spacing w:after="240"/>
              <w:jc w:val="left"/>
              <w:rPr>
                <w:rFonts w:asciiTheme="minorHAnsi" w:hAnsiTheme="minorHAnsi" w:cstheme="minorHAnsi"/>
                <w:szCs w:val="22"/>
              </w:rPr>
            </w:pPr>
            <w:r>
              <w:rPr>
                <w:rFonts w:asciiTheme="minorHAnsi" w:hAnsiTheme="minorHAnsi" w:cstheme="minorHAnsi"/>
                <w:szCs w:val="22"/>
              </w:rPr>
              <w:t>Must be verified against the valid ISSUE_CODE in the same detail record.</w:t>
            </w:r>
          </w:p>
        </w:tc>
        <w:tc>
          <w:tcPr>
            <w:tcW w:w="3001" w:type="dxa"/>
          </w:tcPr>
          <w:p w14:paraId="0B24EA1F" w14:textId="77777777" w:rsidR="00102DBC" w:rsidRDefault="00102DBC" w:rsidP="00102DBC">
            <w:pPr>
              <w:spacing w:after="240"/>
              <w:jc w:val="left"/>
              <w:rPr>
                <w:rFonts w:asciiTheme="minorHAnsi" w:hAnsiTheme="minorHAnsi" w:cstheme="minorHAnsi"/>
                <w:szCs w:val="22"/>
              </w:rPr>
            </w:pPr>
          </w:p>
        </w:tc>
      </w:tr>
      <w:tr w:rsidR="00102DBC" w:rsidRPr="00E06696" w14:paraId="2D220BE6" w14:textId="77777777" w:rsidTr="000B3397">
        <w:tc>
          <w:tcPr>
            <w:tcW w:w="797" w:type="dxa"/>
          </w:tcPr>
          <w:p w14:paraId="02D846F7" w14:textId="77777777" w:rsidR="00102DBC" w:rsidRPr="00F524AB" w:rsidRDefault="00102DBC" w:rsidP="00D21035">
            <w:pPr>
              <w:pStyle w:val="ListParagraph"/>
            </w:pPr>
          </w:p>
        </w:tc>
        <w:tc>
          <w:tcPr>
            <w:tcW w:w="2415" w:type="dxa"/>
          </w:tcPr>
          <w:p w14:paraId="3E272A9A" w14:textId="0E2F545E"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HOLDING_AMT</w:t>
            </w:r>
          </w:p>
        </w:tc>
        <w:tc>
          <w:tcPr>
            <w:tcW w:w="1417" w:type="dxa"/>
          </w:tcPr>
          <w:p w14:paraId="7F9A2A9D" w14:textId="48C45D82"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9(11)</w:t>
            </w:r>
          </w:p>
        </w:tc>
        <w:tc>
          <w:tcPr>
            <w:tcW w:w="960" w:type="dxa"/>
          </w:tcPr>
          <w:p w14:paraId="5861C39E" w14:textId="1F9821EB"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180</w:t>
            </w:r>
          </w:p>
        </w:tc>
        <w:tc>
          <w:tcPr>
            <w:tcW w:w="2647" w:type="dxa"/>
          </w:tcPr>
          <w:p w14:paraId="399A6488" w14:textId="30442962" w:rsidR="00102DBC" w:rsidRDefault="00102DBC" w:rsidP="00102DBC">
            <w:pPr>
              <w:pStyle w:val="Normalwithspace"/>
              <w:spacing w:before="0"/>
              <w:jc w:val="left"/>
              <w:rPr>
                <w:rFonts w:asciiTheme="minorHAnsi" w:hAnsiTheme="minorHAnsi" w:cstheme="minorHAnsi"/>
              </w:rPr>
            </w:pPr>
            <w:r>
              <w:rPr>
                <w:rFonts w:asciiTheme="minorHAnsi" w:hAnsiTheme="minorHAnsi" w:cstheme="minorHAnsi"/>
                <w:szCs w:val="22"/>
              </w:rPr>
              <w:t>Holding amount of this issue</w:t>
            </w:r>
          </w:p>
        </w:tc>
        <w:tc>
          <w:tcPr>
            <w:tcW w:w="2947" w:type="dxa"/>
          </w:tcPr>
          <w:p w14:paraId="41F45052" w14:textId="0E6E198B" w:rsidR="00102DBC" w:rsidRDefault="00E3775F" w:rsidP="00102DBC">
            <w:pPr>
              <w:jc w:val="left"/>
              <w:rPr>
                <w:rFonts w:asciiTheme="minorHAnsi" w:hAnsiTheme="minorHAnsi" w:cstheme="minorHAnsi"/>
                <w:szCs w:val="22"/>
              </w:rPr>
            </w:pPr>
            <w:r>
              <w:rPr>
                <w:rFonts w:asciiTheme="minorHAnsi" w:hAnsiTheme="minorHAnsi" w:cstheme="minorHAnsi"/>
                <w:szCs w:val="22"/>
              </w:rPr>
              <w:t>Must be numeric.</w:t>
            </w:r>
          </w:p>
          <w:p w14:paraId="730F90F7" w14:textId="77777777" w:rsidR="00102DBC" w:rsidRDefault="00102DBC" w:rsidP="00102DBC">
            <w:pPr>
              <w:spacing w:after="240"/>
              <w:jc w:val="left"/>
              <w:rPr>
                <w:rFonts w:asciiTheme="minorHAnsi" w:hAnsiTheme="minorHAnsi" w:cstheme="minorHAnsi"/>
                <w:szCs w:val="22"/>
              </w:rPr>
            </w:pPr>
          </w:p>
        </w:tc>
        <w:tc>
          <w:tcPr>
            <w:tcW w:w="3001" w:type="dxa"/>
          </w:tcPr>
          <w:p w14:paraId="37395296" w14:textId="1F9047E0" w:rsidR="00102DBC" w:rsidRDefault="00102DBC" w:rsidP="00102DBC">
            <w:pPr>
              <w:spacing w:after="240"/>
              <w:jc w:val="left"/>
              <w:rPr>
                <w:rFonts w:asciiTheme="minorHAnsi" w:hAnsiTheme="minorHAnsi" w:cstheme="minorHAnsi"/>
                <w:szCs w:val="22"/>
              </w:rPr>
            </w:pPr>
          </w:p>
        </w:tc>
      </w:tr>
      <w:tr w:rsidR="00102DBC" w:rsidRPr="00E06696" w14:paraId="4A7E373E" w14:textId="77777777" w:rsidTr="000B3397">
        <w:tc>
          <w:tcPr>
            <w:tcW w:w="797" w:type="dxa"/>
          </w:tcPr>
          <w:p w14:paraId="785E96A2" w14:textId="77777777" w:rsidR="00102DBC" w:rsidRPr="00F524AB" w:rsidRDefault="00102DBC" w:rsidP="00D21035">
            <w:pPr>
              <w:pStyle w:val="ListParagraph"/>
            </w:pPr>
          </w:p>
        </w:tc>
        <w:tc>
          <w:tcPr>
            <w:tcW w:w="2415" w:type="dxa"/>
          </w:tcPr>
          <w:p w14:paraId="5FC5ACA0" w14:textId="671A14A5"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CHECKSUM</w:t>
            </w:r>
          </w:p>
        </w:tc>
        <w:tc>
          <w:tcPr>
            <w:tcW w:w="1417" w:type="dxa"/>
          </w:tcPr>
          <w:p w14:paraId="3D7C65FE" w14:textId="6E96F6F3"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9(14)</w:t>
            </w:r>
          </w:p>
        </w:tc>
        <w:tc>
          <w:tcPr>
            <w:tcW w:w="960" w:type="dxa"/>
          </w:tcPr>
          <w:p w14:paraId="6861A261" w14:textId="1E27A271"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191</w:t>
            </w:r>
          </w:p>
        </w:tc>
        <w:tc>
          <w:tcPr>
            <w:tcW w:w="2647" w:type="dxa"/>
          </w:tcPr>
          <w:p w14:paraId="049F4CAB" w14:textId="308CAF88" w:rsidR="00102DBC" w:rsidRDefault="00102DBC" w:rsidP="00102DBC">
            <w:pPr>
              <w:pStyle w:val="Normalwithspace"/>
              <w:spacing w:before="0"/>
              <w:jc w:val="left"/>
              <w:rPr>
                <w:rFonts w:asciiTheme="minorHAnsi" w:hAnsiTheme="minorHAnsi" w:cstheme="minorHAnsi"/>
                <w:szCs w:val="22"/>
              </w:rPr>
            </w:pPr>
            <w:r>
              <w:rPr>
                <w:rFonts w:asciiTheme="minorHAnsi" w:hAnsiTheme="minorHAnsi" w:cstheme="minorHAnsi"/>
                <w:szCs w:val="22"/>
              </w:rPr>
              <w:t>Sum of all numeric fields of this detail record</w:t>
            </w:r>
          </w:p>
        </w:tc>
        <w:tc>
          <w:tcPr>
            <w:tcW w:w="2947" w:type="dxa"/>
          </w:tcPr>
          <w:p w14:paraId="6E4CDF09" w14:textId="50D168D8" w:rsidR="00102DBC" w:rsidRPr="00EF5BD5" w:rsidRDefault="00427BF3" w:rsidP="00102DBC">
            <w:pPr>
              <w:jc w:val="left"/>
              <w:rPr>
                <w:rFonts w:asciiTheme="minorHAnsi" w:hAnsiTheme="minorHAnsi" w:cstheme="minorHAnsi"/>
                <w:szCs w:val="22"/>
              </w:rPr>
            </w:pPr>
            <w:r>
              <w:rPr>
                <w:rFonts w:asciiTheme="minorHAnsi" w:hAnsiTheme="minorHAnsi" w:cstheme="minorHAnsi"/>
                <w:szCs w:val="22"/>
              </w:rPr>
              <w:t>Must equal the sum of the values from all numeric fields of the detail record.</w:t>
            </w:r>
          </w:p>
        </w:tc>
        <w:tc>
          <w:tcPr>
            <w:tcW w:w="3001" w:type="dxa"/>
          </w:tcPr>
          <w:p w14:paraId="79C75C6E" w14:textId="77777777" w:rsidR="00427BF3" w:rsidRDefault="00427BF3" w:rsidP="00427BF3">
            <w:pPr>
              <w:spacing w:after="240"/>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p w14:paraId="4BDA4644" w14:textId="77777777" w:rsidR="00102DBC" w:rsidRDefault="00427BF3" w:rsidP="00427BF3">
            <w:pPr>
              <w:spacing w:after="240"/>
              <w:jc w:val="left"/>
              <w:rPr>
                <w:rFonts w:asciiTheme="minorHAnsi" w:hAnsiTheme="minorHAnsi" w:cstheme="minorHAnsi"/>
                <w:szCs w:val="22"/>
              </w:rPr>
            </w:pPr>
            <w:commentRangeStart w:id="878"/>
            <w:r>
              <w:rPr>
                <w:rFonts w:asciiTheme="minorHAnsi" w:hAnsiTheme="minorHAnsi" w:cstheme="minorHAnsi"/>
                <w:szCs w:val="22"/>
              </w:rPr>
              <w:t xml:space="preserve">There are </w:t>
            </w:r>
            <w:r w:rsidR="00926FE2">
              <w:rPr>
                <w:rFonts w:asciiTheme="minorHAnsi" w:hAnsiTheme="minorHAnsi" w:cstheme="minorHAnsi"/>
                <w:szCs w:val="22"/>
              </w:rPr>
              <w:t>2 fields used for this calculation:</w:t>
            </w:r>
          </w:p>
          <w:p w14:paraId="2466B083" w14:textId="482DC3D6" w:rsidR="00926FE2" w:rsidRDefault="00926FE2" w:rsidP="00926FE2">
            <w:pPr>
              <w:spacing w:after="240"/>
              <w:jc w:val="left"/>
              <w:rPr>
                <w:rFonts w:asciiTheme="minorHAnsi" w:hAnsiTheme="minorHAnsi" w:cstheme="minorHAnsi"/>
                <w:szCs w:val="22"/>
              </w:rPr>
            </w:pPr>
            <w:r w:rsidRPr="008F7172">
              <w:rPr>
                <w:rFonts w:asciiTheme="minorHAnsi" w:hAnsiTheme="minorHAnsi" w:cstheme="minorHAnsi"/>
                <w:szCs w:val="22"/>
              </w:rPr>
              <w:t xml:space="preserve">The last 8 digits of CDP_ACCT_NO (only if </w:t>
            </w:r>
            <w:r w:rsidR="004A4ACF" w:rsidRPr="008F7172">
              <w:rPr>
                <w:rFonts w:asciiTheme="minorHAnsi" w:hAnsiTheme="minorHAnsi" w:cstheme="minorHAnsi"/>
                <w:szCs w:val="22"/>
              </w:rPr>
              <w:t>CDP_ACCT_NO is numeric</w:t>
            </w:r>
            <w:r w:rsidRPr="008F7172">
              <w:rPr>
                <w:rFonts w:asciiTheme="minorHAnsi" w:hAnsiTheme="minorHAnsi" w:cstheme="minorHAnsi"/>
                <w:szCs w:val="22"/>
              </w:rPr>
              <w:t>)</w:t>
            </w:r>
          </w:p>
          <w:p w14:paraId="2FBB67EA" w14:textId="139FDE54" w:rsidR="00926FE2" w:rsidRDefault="00926FE2" w:rsidP="00427BF3">
            <w:pPr>
              <w:spacing w:after="240"/>
              <w:jc w:val="left"/>
              <w:rPr>
                <w:rFonts w:asciiTheme="minorHAnsi" w:hAnsiTheme="minorHAnsi" w:cstheme="minorHAnsi"/>
                <w:szCs w:val="22"/>
              </w:rPr>
            </w:pPr>
            <w:r>
              <w:rPr>
                <w:rFonts w:asciiTheme="minorHAnsi" w:hAnsiTheme="minorHAnsi" w:cstheme="minorHAnsi"/>
                <w:szCs w:val="22"/>
              </w:rPr>
              <w:t>and</w:t>
            </w:r>
          </w:p>
          <w:p w14:paraId="16154ED6" w14:textId="1907CBF0" w:rsidR="00926FE2" w:rsidRDefault="00926FE2" w:rsidP="00427BF3">
            <w:pPr>
              <w:spacing w:after="240"/>
              <w:jc w:val="left"/>
              <w:rPr>
                <w:rFonts w:asciiTheme="minorHAnsi" w:hAnsiTheme="minorHAnsi" w:cstheme="minorHAnsi"/>
                <w:szCs w:val="22"/>
              </w:rPr>
            </w:pPr>
            <w:r>
              <w:rPr>
                <w:rFonts w:asciiTheme="minorHAnsi" w:hAnsiTheme="minorHAnsi" w:cstheme="minorHAnsi"/>
                <w:szCs w:val="22"/>
              </w:rPr>
              <w:t>HOLDING_AMT</w:t>
            </w:r>
            <w:commentRangeEnd w:id="878"/>
            <w:r w:rsidR="00FA0089">
              <w:rPr>
                <w:rStyle w:val="CommentReference"/>
                <w:lang w:val="en-US"/>
              </w:rPr>
              <w:commentReference w:id="878"/>
            </w:r>
          </w:p>
        </w:tc>
      </w:tr>
      <w:tr w:rsidR="00102DBC" w:rsidRPr="00E06696" w14:paraId="27AB04EA" w14:textId="77777777" w:rsidTr="000B3397">
        <w:tc>
          <w:tcPr>
            <w:tcW w:w="797" w:type="dxa"/>
          </w:tcPr>
          <w:p w14:paraId="2AA554ED" w14:textId="77777777" w:rsidR="00102DBC" w:rsidRPr="00F524AB" w:rsidRDefault="00102DBC" w:rsidP="00EB5A9F">
            <w:pPr>
              <w:ind w:left="720"/>
            </w:pPr>
          </w:p>
        </w:tc>
        <w:tc>
          <w:tcPr>
            <w:tcW w:w="2415" w:type="dxa"/>
          </w:tcPr>
          <w:p w14:paraId="23B7D859" w14:textId="66E84FEF"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b/>
                <w:bCs/>
                <w:szCs w:val="22"/>
              </w:rPr>
              <w:t>Control Record</w:t>
            </w:r>
          </w:p>
        </w:tc>
        <w:tc>
          <w:tcPr>
            <w:tcW w:w="1417" w:type="dxa"/>
          </w:tcPr>
          <w:p w14:paraId="5EF39669" w14:textId="77777777" w:rsidR="00102DBC" w:rsidRPr="00440BDB" w:rsidRDefault="00102DBC" w:rsidP="00102DBC">
            <w:pPr>
              <w:pStyle w:val="Normalwithspace"/>
              <w:spacing w:before="0"/>
              <w:jc w:val="left"/>
              <w:rPr>
                <w:rFonts w:asciiTheme="minorHAnsi" w:hAnsiTheme="minorHAnsi" w:cstheme="minorHAnsi"/>
                <w:szCs w:val="22"/>
              </w:rPr>
            </w:pPr>
          </w:p>
        </w:tc>
        <w:tc>
          <w:tcPr>
            <w:tcW w:w="960" w:type="dxa"/>
          </w:tcPr>
          <w:p w14:paraId="41DE304F" w14:textId="77777777" w:rsidR="00102DBC" w:rsidRDefault="00102DBC" w:rsidP="00102DBC">
            <w:pPr>
              <w:pStyle w:val="Normalwithspace"/>
              <w:spacing w:before="0"/>
              <w:jc w:val="left"/>
              <w:rPr>
                <w:rFonts w:asciiTheme="minorHAnsi" w:hAnsiTheme="minorHAnsi" w:cstheme="minorHAnsi"/>
              </w:rPr>
            </w:pPr>
          </w:p>
        </w:tc>
        <w:tc>
          <w:tcPr>
            <w:tcW w:w="2647" w:type="dxa"/>
          </w:tcPr>
          <w:p w14:paraId="03F00B56" w14:textId="77777777" w:rsidR="00102DBC" w:rsidRDefault="00102DBC" w:rsidP="00102DBC">
            <w:pPr>
              <w:pStyle w:val="Normalwithspace"/>
              <w:spacing w:before="0"/>
              <w:jc w:val="left"/>
              <w:rPr>
                <w:rFonts w:asciiTheme="minorHAnsi" w:hAnsiTheme="minorHAnsi" w:cstheme="minorHAnsi"/>
                <w:szCs w:val="22"/>
              </w:rPr>
            </w:pPr>
          </w:p>
        </w:tc>
        <w:tc>
          <w:tcPr>
            <w:tcW w:w="2947" w:type="dxa"/>
          </w:tcPr>
          <w:p w14:paraId="2AEFA468" w14:textId="77777777" w:rsidR="00102DBC" w:rsidRPr="002D135C" w:rsidRDefault="00102DBC" w:rsidP="00102DBC">
            <w:pPr>
              <w:jc w:val="left"/>
              <w:rPr>
                <w:rFonts w:asciiTheme="minorHAnsi" w:hAnsiTheme="minorHAnsi" w:cstheme="minorHAnsi"/>
                <w:szCs w:val="22"/>
              </w:rPr>
            </w:pPr>
          </w:p>
        </w:tc>
        <w:tc>
          <w:tcPr>
            <w:tcW w:w="3001" w:type="dxa"/>
          </w:tcPr>
          <w:p w14:paraId="4682EC2B" w14:textId="77777777" w:rsidR="00102DBC" w:rsidRDefault="00102DBC" w:rsidP="00102DBC">
            <w:pPr>
              <w:spacing w:after="240"/>
              <w:jc w:val="left"/>
              <w:rPr>
                <w:rFonts w:asciiTheme="minorHAnsi" w:hAnsiTheme="minorHAnsi" w:cstheme="minorHAnsi"/>
                <w:szCs w:val="22"/>
              </w:rPr>
            </w:pPr>
          </w:p>
        </w:tc>
      </w:tr>
      <w:tr w:rsidR="00102DBC" w:rsidRPr="00E06696" w14:paraId="10536C6F" w14:textId="77777777" w:rsidTr="000B3397">
        <w:tc>
          <w:tcPr>
            <w:tcW w:w="797" w:type="dxa"/>
          </w:tcPr>
          <w:p w14:paraId="1DE01E2F" w14:textId="77777777" w:rsidR="00102DBC" w:rsidRPr="00F524AB" w:rsidRDefault="00102DBC" w:rsidP="00D21035">
            <w:pPr>
              <w:pStyle w:val="ListParagraph"/>
            </w:pPr>
          </w:p>
        </w:tc>
        <w:tc>
          <w:tcPr>
            <w:tcW w:w="2415" w:type="dxa"/>
          </w:tcPr>
          <w:p w14:paraId="39F2C4C5" w14:textId="6B73A4FB" w:rsidR="00102DBC" w:rsidRPr="00440BDB" w:rsidRDefault="00102DBC" w:rsidP="00102DBC">
            <w:pPr>
              <w:pStyle w:val="Normalwithspace"/>
              <w:spacing w:before="0"/>
              <w:jc w:val="left"/>
              <w:rPr>
                <w:rFonts w:asciiTheme="minorHAnsi" w:hAnsiTheme="minorHAnsi" w:cstheme="minorHAnsi"/>
                <w:b/>
                <w:bCs/>
                <w:szCs w:val="22"/>
              </w:rPr>
            </w:pPr>
            <w:r w:rsidRPr="00440BDB">
              <w:rPr>
                <w:rFonts w:asciiTheme="minorHAnsi" w:hAnsiTheme="minorHAnsi" w:cstheme="minorHAnsi"/>
                <w:szCs w:val="22"/>
              </w:rPr>
              <w:t>RECORD_TYPE</w:t>
            </w:r>
          </w:p>
        </w:tc>
        <w:tc>
          <w:tcPr>
            <w:tcW w:w="1417" w:type="dxa"/>
          </w:tcPr>
          <w:p w14:paraId="31738F49" w14:textId="4E8D1609"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X(10)</w:t>
            </w:r>
          </w:p>
        </w:tc>
        <w:tc>
          <w:tcPr>
            <w:tcW w:w="960" w:type="dxa"/>
          </w:tcPr>
          <w:p w14:paraId="394CB591" w14:textId="718F9686"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w:t>
            </w:r>
          </w:p>
        </w:tc>
        <w:tc>
          <w:tcPr>
            <w:tcW w:w="2647" w:type="dxa"/>
          </w:tcPr>
          <w:p w14:paraId="4EDE518B" w14:textId="21B14075" w:rsidR="00102DBC" w:rsidRDefault="00C91395" w:rsidP="00102DBC">
            <w:pPr>
              <w:pStyle w:val="Normalwithspace"/>
              <w:spacing w:before="0"/>
              <w:jc w:val="left"/>
              <w:rPr>
                <w:rFonts w:asciiTheme="minorHAnsi" w:hAnsiTheme="minorHAnsi" w:cstheme="minorHAnsi"/>
                <w:szCs w:val="22"/>
              </w:rPr>
            </w:pPr>
            <w:r>
              <w:rPr>
                <w:rFonts w:asciiTheme="minorHAnsi" w:hAnsiTheme="minorHAnsi" w:cstheme="minorHAnsi"/>
                <w:szCs w:val="22"/>
              </w:rPr>
              <w:t>Record indicator</w:t>
            </w:r>
          </w:p>
        </w:tc>
        <w:tc>
          <w:tcPr>
            <w:tcW w:w="2947" w:type="dxa"/>
          </w:tcPr>
          <w:p w14:paraId="41EB217B" w14:textId="716A1E21" w:rsidR="00102DBC" w:rsidRPr="002D135C" w:rsidRDefault="00C91395" w:rsidP="00102DBC">
            <w:pPr>
              <w:jc w:val="left"/>
              <w:rPr>
                <w:rFonts w:asciiTheme="minorHAnsi" w:hAnsiTheme="minorHAnsi" w:cstheme="minorHAnsi"/>
                <w:szCs w:val="22"/>
              </w:rPr>
            </w:pPr>
            <w:r>
              <w:rPr>
                <w:rFonts w:asciiTheme="minorHAnsi" w:hAnsiTheme="minorHAnsi" w:cstheme="minorHAnsi"/>
                <w:szCs w:val="22"/>
              </w:rPr>
              <w:t>Must be ‘</w:t>
            </w:r>
            <w:r w:rsidRPr="001C5228">
              <w:rPr>
                <w:rFonts w:asciiTheme="minorHAnsi" w:hAnsiTheme="minorHAnsi" w:cstheme="minorHAnsi"/>
                <w:szCs w:val="22"/>
              </w:rPr>
              <w:t>TTTTTTTTTT</w:t>
            </w:r>
            <w:r>
              <w:rPr>
                <w:rFonts w:asciiTheme="minorHAnsi" w:hAnsiTheme="minorHAnsi" w:cstheme="minorHAnsi"/>
                <w:szCs w:val="22"/>
              </w:rPr>
              <w:t>’ for Control Record.</w:t>
            </w:r>
          </w:p>
        </w:tc>
        <w:tc>
          <w:tcPr>
            <w:tcW w:w="3001" w:type="dxa"/>
          </w:tcPr>
          <w:p w14:paraId="7470394E" w14:textId="77777777" w:rsidR="00102DBC" w:rsidRDefault="00102DBC" w:rsidP="00102DBC">
            <w:pPr>
              <w:spacing w:after="240"/>
              <w:jc w:val="left"/>
              <w:rPr>
                <w:rFonts w:asciiTheme="minorHAnsi" w:hAnsiTheme="minorHAnsi" w:cstheme="minorHAnsi"/>
                <w:szCs w:val="22"/>
              </w:rPr>
            </w:pPr>
          </w:p>
        </w:tc>
      </w:tr>
      <w:tr w:rsidR="00102DBC" w:rsidRPr="00E06696" w14:paraId="60B3012A" w14:textId="77777777" w:rsidTr="000B3397">
        <w:tc>
          <w:tcPr>
            <w:tcW w:w="797" w:type="dxa"/>
          </w:tcPr>
          <w:p w14:paraId="233A7C17" w14:textId="77777777" w:rsidR="00102DBC" w:rsidRPr="00F524AB" w:rsidRDefault="00102DBC" w:rsidP="00D21035">
            <w:pPr>
              <w:pStyle w:val="ListParagraph"/>
            </w:pPr>
          </w:p>
        </w:tc>
        <w:tc>
          <w:tcPr>
            <w:tcW w:w="2415" w:type="dxa"/>
          </w:tcPr>
          <w:p w14:paraId="15B7373B" w14:textId="4E40A157"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RECORD_COUNT</w:t>
            </w:r>
          </w:p>
        </w:tc>
        <w:tc>
          <w:tcPr>
            <w:tcW w:w="1417" w:type="dxa"/>
          </w:tcPr>
          <w:p w14:paraId="30CE80BE" w14:textId="207A74D4" w:rsidR="00102DBC" w:rsidRPr="00440BDB" w:rsidRDefault="00102DBC" w:rsidP="00102DBC">
            <w:pPr>
              <w:pStyle w:val="Normalwithspace"/>
              <w:spacing w:before="0"/>
              <w:jc w:val="left"/>
              <w:rPr>
                <w:rFonts w:asciiTheme="minorHAnsi" w:hAnsiTheme="minorHAnsi" w:cstheme="minorHAnsi"/>
                <w:szCs w:val="22"/>
              </w:rPr>
            </w:pPr>
            <w:r w:rsidRPr="00440BDB">
              <w:rPr>
                <w:rFonts w:asciiTheme="minorHAnsi" w:hAnsiTheme="minorHAnsi" w:cstheme="minorHAnsi"/>
                <w:szCs w:val="22"/>
              </w:rPr>
              <w:t>9(9)</w:t>
            </w:r>
          </w:p>
        </w:tc>
        <w:tc>
          <w:tcPr>
            <w:tcW w:w="960" w:type="dxa"/>
          </w:tcPr>
          <w:p w14:paraId="7D2DB63D" w14:textId="79E82E8B"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11</w:t>
            </w:r>
          </w:p>
        </w:tc>
        <w:tc>
          <w:tcPr>
            <w:tcW w:w="2647" w:type="dxa"/>
          </w:tcPr>
          <w:p w14:paraId="5DB52B5C" w14:textId="14E0A3EA" w:rsidR="00102DBC" w:rsidRPr="00440BDB" w:rsidRDefault="00102DBC" w:rsidP="00102DBC">
            <w:pPr>
              <w:pStyle w:val="Normalwithspace"/>
              <w:spacing w:before="0"/>
              <w:jc w:val="left"/>
              <w:rPr>
                <w:rFonts w:asciiTheme="minorHAnsi" w:hAnsiTheme="minorHAnsi" w:cstheme="minorHAnsi"/>
                <w:szCs w:val="22"/>
              </w:rPr>
            </w:pPr>
            <w:r>
              <w:rPr>
                <w:rFonts w:asciiTheme="minorHAnsi" w:hAnsiTheme="minorHAnsi" w:cstheme="minorHAnsi"/>
                <w:szCs w:val="22"/>
              </w:rPr>
              <w:t>Total number of detail records</w:t>
            </w:r>
          </w:p>
        </w:tc>
        <w:tc>
          <w:tcPr>
            <w:tcW w:w="2947" w:type="dxa"/>
          </w:tcPr>
          <w:p w14:paraId="0A4D432A" w14:textId="7B8B0223" w:rsidR="00102DBC" w:rsidRPr="002D135C" w:rsidRDefault="00C91395" w:rsidP="00102DBC">
            <w:pPr>
              <w:jc w:val="left"/>
              <w:rPr>
                <w:rFonts w:asciiTheme="minorHAnsi" w:hAnsiTheme="minorHAnsi" w:cstheme="minorHAnsi"/>
                <w:szCs w:val="22"/>
              </w:rPr>
            </w:pPr>
            <w:r>
              <w:rPr>
                <w:rFonts w:asciiTheme="minorHAnsi" w:hAnsiTheme="minorHAnsi" w:cstheme="minorHAnsi"/>
                <w:szCs w:val="22"/>
              </w:rPr>
              <w:t>Must equal the number of detail records.</w:t>
            </w:r>
          </w:p>
        </w:tc>
        <w:tc>
          <w:tcPr>
            <w:tcW w:w="3001" w:type="dxa"/>
          </w:tcPr>
          <w:p w14:paraId="51165476" w14:textId="77777777" w:rsidR="00102DBC" w:rsidRDefault="00102DBC" w:rsidP="00102DBC">
            <w:pPr>
              <w:spacing w:after="240"/>
              <w:jc w:val="left"/>
              <w:rPr>
                <w:rFonts w:asciiTheme="minorHAnsi" w:hAnsiTheme="minorHAnsi" w:cstheme="minorHAnsi"/>
                <w:szCs w:val="22"/>
              </w:rPr>
            </w:pPr>
          </w:p>
        </w:tc>
      </w:tr>
      <w:tr w:rsidR="00102DBC" w:rsidRPr="00E06696" w14:paraId="41AEA05C" w14:textId="77777777" w:rsidTr="000B3397">
        <w:tc>
          <w:tcPr>
            <w:tcW w:w="797" w:type="dxa"/>
          </w:tcPr>
          <w:p w14:paraId="2FB614F8" w14:textId="77777777" w:rsidR="00102DBC" w:rsidRPr="00F524AB" w:rsidRDefault="00102DBC" w:rsidP="00D21035">
            <w:pPr>
              <w:pStyle w:val="ListParagraph"/>
            </w:pPr>
          </w:p>
        </w:tc>
        <w:tc>
          <w:tcPr>
            <w:tcW w:w="2415" w:type="dxa"/>
          </w:tcPr>
          <w:p w14:paraId="774F2DEE" w14:textId="3B144536" w:rsidR="00102DBC" w:rsidRPr="00440BDB" w:rsidRDefault="00102DBC" w:rsidP="00102DBC">
            <w:pPr>
              <w:pStyle w:val="Normalwithspace"/>
              <w:spacing w:before="0"/>
              <w:jc w:val="left"/>
              <w:rPr>
                <w:rFonts w:asciiTheme="minorHAnsi" w:hAnsiTheme="minorHAnsi" w:cstheme="minorHAnsi"/>
                <w:szCs w:val="22"/>
              </w:rPr>
            </w:pPr>
            <w:r w:rsidRPr="0009736F">
              <w:rPr>
                <w:rFonts w:asciiTheme="minorHAnsi" w:hAnsiTheme="minorHAnsi" w:cstheme="minorHAnsi"/>
                <w:szCs w:val="22"/>
              </w:rPr>
              <w:t>OVERALL_CHECKSUM</w:t>
            </w:r>
          </w:p>
        </w:tc>
        <w:tc>
          <w:tcPr>
            <w:tcW w:w="1417" w:type="dxa"/>
          </w:tcPr>
          <w:p w14:paraId="33A1FA60" w14:textId="43DBCDE9" w:rsidR="00102DBC" w:rsidRPr="00440BDB" w:rsidRDefault="00102DBC" w:rsidP="00102DBC">
            <w:pPr>
              <w:pStyle w:val="Normalwithspace"/>
              <w:spacing w:before="0"/>
              <w:jc w:val="left"/>
              <w:rPr>
                <w:rFonts w:asciiTheme="minorHAnsi" w:hAnsiTheme="minorHAnsi" w:cstheme="minorHAnsi"/>
                <w:szCs w:val="22"/>
              </w:rPr>
            </w:pPr>
            <w:r>
              <w:rPr>
                <w:rFonts w:asciiTheme="minorHAnsi" w:hAnsiTheme="minorHAnsi" w:cstheme="minorHAnsi"/>
                <w:szCs w:val="22"/>
              </w:rPr>
              <w:t>9(14)</w:t>
            </w:r>
          </w:p>
        </w:tc>
        <w:tc>
          <w:tcPr>
            <w:tcW w:w="960" w:type="dxa"/>
          </w:tcPr>
          <w:p w14:paraId="680EF28A" w14:textId="4EA4771E" w:rsidR="00102DBC" w:rsidRDefault="00E31ED3" w:rsidP="00102DBC">
            <w:pPr>
              <w:pStyle w:val="Normalwithspace"/>
              <w:spacing w:before="0"/>
              <w:jc w:val="left"/>
              <w:rPr>
                <w:rFonts w:asciiTheme="minorHAnsi" w:hAnsiTheme="minorHAnsi" w:cstheme="minorHAnsi"/>
              </w:rPr>
            </w:pPr>
            <w:r>
              <w:rPr>
                <w:rFonts w:asciiTheme="minorHAnsi" w:hAnsiTheme="minorHAnsi" w:cstheme="minorHAnsi"/>
              </w:rPr>
              <w:t>20</w:t>
            </w:r>
          </w:p>
        </w:tc>
        <w:tc>
          <w:tcPr>
            <w:tcW w:w="2647" w:type="dxa"/>
          </w:tcPr>
          <w:p w14:paraId="207B84C8" w14:textId="4FF1B11C" w:rsidR="00102DBC" w:rsidRDefault="00C91395" w:rsidP="00102DBC">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Sum of </w:t>
            </w:r>
            <w:r w:rsidR="00F93041">
              <w:rPr>
                <w:rFonts w:asciiTheme="minorHAnsi" w:hAnsiTheme="minorHAnsi" w:cstheme="minorHAnsi"/>
                <w:szCs w:val="22"/>
              </w:rPr>
              <w:t>all</w:t>
            </w:r>
            <w:r w:rsidR="00F93041" w:rsidRPr="00E06696">
              <w:rPr>
                <w:rFonts w:asciiTheme="minorHAnsi" w:hAnsiTheme="minorHAnsi" w:cstheme="minorHAnsi"/>
                <w:szCs w:val="22"/>
              </w:rPr>
              <w:t xml:space="preserve"> detail records</w:t>
            </w:r>
            <w:r w:rsidR="00F93041">
              <w:rPr>
                <w:rFonts w:asciiTheme="minorHAnsi" w:hAnsiTheme="minorHAnsi" w:cstheme="minorHAnsi"/>
                <w:szCs w:val="22"/>
              </w:rPr>
              <w:t>’</w:t>
            </w:r>
            <w:r w:rsidR="00F93041" w:rsidRPr="00E06696">
              <w:rPr>
                <w:rFonts w:asciiTheme="minorHAnsi" w:hAnsiTheme="minorHAnsi" w:cstheme="minorHAnsi"/>
                <w:szCs w:val="22"/>
              </w:rPr>
              <w:t xml:space="preserve"> </w:t>
            </w:r>
            <w:r w:rsidR="00F93041">
              <w:rPr>
                <w:rFonts w:asciiTheme="minorHAnsi" w:hAnsiTheme="minorHAnsi" w:cstheme="minorHAnsi"/>
                <w:szCs w:val="22"/>
              </w:rPr>
              <w:t>CHECKSUM</w:t>
            </w:r>
          </w:p>
        </w:tc>
        <w:tc>
          <w:tcPr>
            <w:tcW w:w="2947" w:type="dxa"/>
          </w:tcPr>
          <w:p w14:paraId="3DA1AEAB" w14:textId="66157764" w:rsidR="00102DBC" w:rsidRPr="002D135C" w:rsidRDefault="001C783C" w:rsidP="001C783C">
            <w:pPr>
              <w:jc w:val="left"/>
              <w:rPr>
                <w:rFonts w:asciiTheme="minorHAnsi" w:hAnsiTheme="minorHAnsi" w:cstheme="minorHAnsi"/>
                <w:szCs w:val="22"/>
              </w:rPr>
            </w:pPr>
            <w:r>
              <w:rPr>
                <w:rFonts w:asciiTheme="minorHAnsi" w:hAnsiTheme="minorHAnsi" w:cstheme="minorHAnsi"/>
                <w:szCs w:val="22"/>
              </w:rPr>
              <w:t>Must equal the sum of all detail records’ CHECKSUM.</w:t>
            </w:r>
          </w:p>
        </w:tc>
        <w:tc>
          <w:tcPr>
            <w:tcW w:w="3001" w:type="dxa"/>
          </w:tcPr>
          <w:p w14:paraId="7EB6B0EE" w14:textId="784AC2E3" w:rsidR="00102DBC" w:rsidRDefault="00C91395" w:rsidP="00C22643">
            <w:pPr>
              <w:keepNext/>
              <w:spacing w:after="240"/>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tc>
      </w:tr>
    </w:tbl>
    <w:p w14:paraId="590A0CD0" w14:textId="6D929805" w:rsidR="00F524AB" w:rsidRPr="00F524AB" w:rsidRDefault="00C22643" w:rsidP="00C22643">
      <w:pPr>
        <w:pStyle w:val="Caption"/>
        <w:rPr>
          <w:lang w:val="en-AU"/>
        </w:rPr>
      </w:pPr>
      <w:r>
        <w:t xml:space="preserve">Table </w:t>
      </w:r>
      <w:r>
        <w:fldChar w:fldCharType="begin"/>
      </w:r>
      <w:r>
        <w:instrText xml:space="preserve"> SEQ Table \* ARABIC </w:instrText>
      </w:r>
      <w:r>
        <w:fldChar w:fldCharType="separate"/>
      </w:r>
      <w:r w:rsidR="00FB29C8">
        <w:t>21</w:t>
      </w:r>
      <w:r>
        <w:fldChar w:fldCharType="end"/>
      </w:r>
      <w:r>
        <w:t xml:space="preserve"> </w:t>
      </w:r>
      <w:r>
        <w:fldChar w:fldCharType="begin"/>
      </w:r>
      <w:r>
        <w:instrText xml:space="preserve"> </w:instrText>
      </w:r>
      <w:r w:rsidRPr="00C22643">
        <w:instrText>STYLEREF "Heading 3"</w:instrText>
      </w:r>
      <w:r>
        <w:instrText xml:space="preserve"> </w:instrText>
      </w:r>
      <w:r>
        <w:fldChar w:fldCharType="separate"/>
      </w:r>
      <w:r>
        <w:t>Appendix A.7 - SSB Holdings File Data Dictionary</w:t>
      </w:r>
      <w:r>
        <w:fldChar w:fldCharType="end"/>
      </w:r>
    </w:p>
    <w:p w14:paraId="76D94AAE" w14:textId="77777777" w:rsidR="00C4554B" w:rsidRDefault="00C4554B" w:rsidP="00C4554B">
      <w:pPr>
        <w:pStyle w:val="Normalwithspace"/>
        <w:jc w:val="left"/>
        <w:rPr>
          <w:rFonts w:asciiTheme="minorHAnsi" w:hAnsiTheme="minorHAnsi" w:cstheme="minorHAnsi"/>
        </w:rPr>
      </w:pPr>
    </w:p>
    <w:p w14:paraId="5016274C" w14:textId="49DEC77C" w:rsidR="00C4554B" w:rsidRDefault="00C4554B" w:rsidP="00634352">
      <w:pPr>
        <w:pStyle w:val="Heading3"/>
      </w:pPr>
      <w:bookmarkStart w:id="879" w:name="_Appendix_A.8_-"/>
      <w:bookmarkStart w:id="880" w:name="_Toc217999946"/>
      <w:bookmarkEnd w:id="879"/>
      <w:r>
        <w:t>Appendix A.8 - SSB Acknowledgement File for Holdings Data Dictionary</w:t>
      </w:r>
      <w:bookmarkEnd w:id="880"/>
    </w:p>
    <w:tbl>
      <w:tblPr>
        <w:tblStyle w:val="TableGrid"/>
        <w:tblW w:w="14184" w:type="dxa"/>
        <w:tblLook w:val="04A0" w:firstRow="1" w:lastRow="0" w:firstColumn="1" w:lastColumn="0" w:noHBand="0" w:noVBand="1"/>
      </w:tblPr>
      <w:tblGrid>
        <w:gridCol w:w="797"/>
        <w:gridCol w:w="2415"/>
        <w:gridCol w:w="1417"/>
        <w:gridCol w:w="960"/>
        <w:gridCol w:w="2648"/>
        <w:gridCol w:w="2946"/>
        <w:gridCol w:w="3001"/>
      </w:tblGrid>
      <w:tr w:rsidR="000C1275" w:rsidRPr="00300889" w14:paraId="0B415CB7" w14:textId="77777777" w:rsidTr="000B3397">
        <w:tc>
          <w:tcPr>
            <w:tcW w:w="797" w:type="dxa"/>
            <w:shd w:val="clear" w:color="auto" w:fill="D9D9D9" w:themeFill="background1" w:themeFillShade="D9"/>
          </w:tcPr>
          <w:p w14:paraId="2DC16879" w14:textId="77777777" w:rsidR="000C1275" w:rsidRPr="00300889" w:rsidRDefault="000C1275"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415" w:type="dxa"/>
            <w:shd w:val="clear" w:color="auto" w:fill="D9D9D9" w:themeFill="background1" w:themeFillShade="D9"/>
          </w:tcPr>
          <w:p w14:paraId="6FD1B362" w14:textId="77777777" w:rsidR="000C1275" w:rsidRPr="00300889" w:rsidRDefault="000C1275"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5ADBB71A" w14:textId="77777777" w:rsidR="000C1275" w:rsidRPr="00300889" w:rsidRDefault="000C1275" w:rsidP="00D023A9">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960" w:type="dxa"/>
            <w:shd w:val="clear" w:color="auto" w:fill="D9D9D9" w:themeFill="background1" w:themeFillShade="D9"/>
          </w:tcPr>
          <w:p w14:paraId="3A0C4E11" w14:textId="77777777" w:rsidR="000C1275" w:rsidRDefault="000C1275"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Position From</w:t>
            </w:r>
          </w:p>
        </w:tc>
        <w:tc>
          <w:tcPr>
            <w:tcW w:w="2648" w:type="dxa"/>
            <w:shd w:val="clear" w:color="auto" w:fill="D9D9D9" w:themeFill="background1" w:themeFillShade="D9"/>
          </w:tcPr>
          <w:p w14:paraId="051BB20E" w14:textId="77777777" w:rsidR="000C1275" w:rsidRPr="00300889" w:rsidRDefault="000C1275"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46" w:type="dxa"/>
            <w:shd w:val="clear" w:color="auto" w:fill="D9D9D9" w:themeFill="background1" w:themeFillShade="D9"/>
          </w:tcPr>
          <w:p w14:paraId="128A6854" w14:textId="77777777" w:rsidR="000C1275" w:rsidRPr="00300889" w:rsidRDefault="000C1275"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Validation Rules</w:t>
            </w:r>
          </w:p>
        </w:tc>
        <w:tc>
          <w:tcPr>
            <w:tcW w:w="3001" w:type="dxa"/>
            <w:shd w:val="clear" w:color="auto" w:fill="D9D9D9" w:themeFill="background1" w:themeFillShade="D9"/>
          </w:tcPr>
          <w:p w14:paraId="62D11C8E" w14:textId="77777777" w:rsidR="000C1275" w:rsidRPr="00300889" w:rsidRDefault="000C1275"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0C1275" w:rsidRPr="00300889" w14:paraId="7FE960A9" w14:textId="77777777" w:rsidTr="000B3397">
        <w:tc>
          <w:tcPr>
            <w:tcW w:w="797" w:type="dxa"/>
          </w:tcPr>
          <w:p w14:paraId="658E85E3" w14:textId="77777777" w:rsidR="000C1275" w:rsidRPr="00E337FA" w:rsidRDefault="000C1275" w:rsidP="00D023A9">
            <w:pPr>
              <w:rPr>
                <w:lang w:val="en-AU"/>
              </w:rPr>
            </w:pPr>
          </w:p>
        </w:tc>
        <w:tc>
          <w:tcPr>
            <w:tcW w:w="2415" w:type="dxa"/>
          </w:tcPr>
          <w:p w14:paraId="27B33227" w14:textId="77777777" w:rsidR="000C1275" w:rsidRPr="009009DB" w:rsidRDefault="000C1275" w:rsidP="009009DB">
            <w:pPr>
              <w:pStyle w:val="Normalwithspace"/>
              <w:spacing w:before="0"/>
              <w:jc w:val="left"/>
              <w:rPr>
                <w:rFonts w:asciiTheme="minorHAnsi" w:hAnsiTheme="minorHAnsi" w:cstheme="minorHAnsi"/>
                <w:b/>
                <w:bCs/>
                <w:szCs w:val="22"/>
                <w:lang w:val="en-AU"/>
              </w:rPr>
            </w:pPr>
            <w:r w:rsidRPr="009009DB">
              <w:rPr>
                <w:rFonts w:asciiTheme="minorHAnsi" w:hAnsiTheme="minorHAnsi" w:cstheme="minorHAnsi"/>
                <w:b/>
                <w:bCs/>
                <w:szCs w:val="22"/>
                <w:lang w:val="en-AU"/>
              </w:rPr>
              <w:t>Header Record</w:t>
            </w:r>
          </w:p>
        </w:tc>
        <w:tc>
          <w:tcPr>
            <w:tcW w:w="1417" w:type="dxa"/>
          </w:tcPr>
          <w:p w14:paraId="2097D018" w14:textId="77777777" w:rsidR="000C1275" w:rsidRPr="009009DB" w:rsidRDefault="000C1275" w:rsidP="009009DB">
            <w:pPr>
              <w:pStyle w:val="Normalwithspace"/>
              <w:spacing w:before="0"/>
              <w:jc w:val="left"/>
              <w:rPr>
                <w:rFonts w:asciiTheme="minorHAnsi" w:hAnsiTheme="minorHAnsi" w:cstheme="minorHAnsi"/>
                <w:szCs w:val="22"/>
                <w:lang w:val="en-AU"/>
              </w:rPr>
            </w:pPr>
          </w:p>
        </w:tc>
        <w:tc>
          <w:tcPr>
            <w:tcW w:w="960" w:type="dxa"/>
          </w:tcPr>
          <w:p w14:paraId="7B16FEF5" w14:textId="77777777" w:rsidR="000C1275" w:rsidRPr="009009DB" w:rsidRDefault="000C1275" w:rsidP="009009DB">
            <w:pPr>
              <w:pStyle w:val="Normalwithspace"/>
              <w:spacing w:before="0"/>
              <w:jc w:val="left"/>
              <w:rPr>
                <w:rFonts w:asciiTheme="minorHAnsi" w:hAnsiTheme="minorHAnsi" w:cstheme="minorHAnsi"/>
                <w:szCs w:val="22"/>
                <w:lang w:val="en-AU"/>
              </w:rPr>
            </w:pPr>
          </w:p>
        </w:tc>
        <w:tc>
          <w:tcPr>
            <w:tcW w:w="2648" w:type="dxa"/>
          </w:tcPr>
          <w:p w14:paraId="3C3FFFD4" w14:textId="77777777" w:rsidR="000C1275" w:rsidRPr="009009DB" w:rsidRDefault="000C1275" w:rsidP="009009DB">
            <w:pPr>
              <w:pStyle w:val="Normalwithspace"/>
              <w:spacing w:before="0"/>
              <w:jc w:val="left"/>
              <w:rPr>
                <w:rFonts w:asciiTheme="minorHAnsi" w:hAnsiTheme="minorHAnsi" w:cstheme="minorHAnsi"/>
                <w:szCs w:val="22"/>
                <w:lang w:val="en-AU"/>
              </w:rPr>
            </w:pPr>
          </w:p>
        </w:tc>
        <w:tc>
          <w:tcPr>
            <w:tcW w:w="2946" w:type="dxa"/>
          </w:tcPr>
          <w:p w14:paraId="7E46478C" w14:textId="77777777" w:rsidR="000C1275" w:rsidRPr="009009DB" w:rsidRDefault="000C1275" w:rsidP="009009DB">
            <w:pPr>
              <w:pStyle w:val="Normalwithspace"/>
              <w:spacing w:before="0"/>
              <w:jc w:val="left"/>
              <w:rPr>
                <w:rFonts w:asciiTheme="minorHAnsi" w:hAnsiTheme="minorHAnsi" w:cstheme="minorHAnsi"/>
                <w:szCs w:val="22"/>
                <w:lang w:val="en-AU"/>
              </w:rPr>
            </w:pPr>
          </w:p>
        </w:tc>
        <w:tc>
          <w:tcPr>
            <w:tcW w:w="3001" w:type="dxa"/>
          </w:tcPr>
          <w:p w14:paraId="6933B666" w14:textId="77777777" w:rsidR="000C1275" w:rsidRPr="009009DB" w:rsidRDefault="000C1275" w:rsidP="009009DB">
            <w:pPr>
              <w:pStyle w:val="Normalwithspace"/>
              <w:spacing w:before="0"/>
              <w:jc w:val="left"/>
              <w:rPr>
                <w:rFonts w:asciiTheme="minorHAnsi" w:hAnsiTheme="minorHAnsi" w:cstheme="minorHAnsi"/>
                <w:szCs w:val="22"/>
                <w:lang w:val="en-AU"/>
              </w:rPr>
            </w:pPr>
          </w:p>
        </w:tc>
      </w:tr>
      <w:tr w:rsidR="000C1275" w:rsidRPr="005F7CBC" w14:paraId="41BCD60E" w14:textId="77777777" w:rsidTr="000B3397">
        <w:tc>
          <w:tcPr>
            <w:tcW w:w="797" w:type="dxa"/>
          </w:tcPr>
          <w:p w14:paraId="372E2C08" w14:textId="77777777" w:rsidR="000C1275" w:rsidRPr="00F524AB" w:rsidRDefault="000C1275" w:rsidP="00857344">
            <w:pPr>
              <w:pStyle w:val="ListParagraph"/>
              <w:numPr>
                <w:ilvl w:val="0"/>
                <w:numId w:val="124"/>
              </w:numPr>
            </w:pPr>
          </w:p>
        </w:tc>
        <w:tc>
          <w:tcPr>
            <w:tcW w:w="2415" w:type="dxa"/>
          </w:tcPr>
          <w:p w14:paraId="015BF378" w14:textId="77777777" w:rsidR="000C1275" w:rsidRPr="009009DB" w:rsidRDefault="000C1275" w:rsidP="009009DB">
            <w:pPr>
              <w:pStyle w:val="Normalwithspace"/>
              <w:spacing w:before="0"/>
              <w:jc w:val="left"/>
              <w:rPr>
                <w:rFonts w:asciiTheme="minorHAnsi" w:hAnsiTheme="minorHAnsi" w:cstheme="minorHAnsi"/>
                <w:szCs w:val="22"/>
                <w:lang w:val="en-AU"/>
              </w:rPr>
            </w:pPr>
            <w:r w:rsidRPr="009009DB">
              <w:rPr>
                <w:rFonts w:asciiTheme="minorHAnsi" w:hAnsiTheme="minorHAnsi" w:cstheme="minorHAnsi"/>
                <w:szCs w:val="22"/>
              </w:rPr>
              <w:t>RECORD_TYPE</w:t>
            </w:r>
          </w:p>
        </w:tc>
        <w:tc>
          <w:tcPr>
            <w:tcW w:w="1417" w:type="dxa"/>
          </w:tcPr>
          <w:p w14:paraId="3F97FDCA" w14:textId="77777777" w:rsidR="000C1275" w:rsidRPr="009009DB" w:rsidRDefault="000C1275" w:rsidP="009009DB">
            <w:pPr>
              <w:pStyle w:val="Normalwithspace"/>
              <w:spacing w:before="0"/>
              <w:jc w:val="left"/>
              <w:rPr>
                <w:rFonts w:asciiTheme="minorHAnsi" w:hAnsiTheme="minorHAnsi" w:cstheme="minorHAnsi"/>
                <w:szCs w:val="22"/>
                <w:lang w:val="en-AU"/>
              </w:rPr>
            </w:pPr>
            <w:r w:rsidRPr="009009DB">
              <w:rPr>
                <w:rFonts w:asciiTheme="minorHAnsi" w:hAnsiTheme="minorHAnsi" w:cstheme="minorHAnsi"/>
                <w:szCs w:val="22"/>
              </w:rPr>
              <w:t>X(10)</w:t>
            </w:r>
          </w:p>
        </w:tc>
        <w:tc>
          <w:tcPr>
            <w:tcW w:w="960" w:type="dxa"/>
          </w:tcPr>
          <w:p w14:paraId="44EFF4E4" w14:textId="77777777" w:rsidR="000C1275" w:rsidRPr="009009DB" w:rsidRDefault="000C1275" w:rsidP="009009DB">
            <w:pPr>
              <w:pStyle w:val="Normalwithspace"/>
              <w:spacing w:before="0"/>
              <w:jc w:val="left"/>
              <w:rPr>
                <w:rFonts w:asciiTheme="minorHAnsi" w:hAnsiTheme="minorHAnsi" w:cstheme="minorHAnsi"/>
                <w:szCs w:val="22"/>
                <w:lang w:val="en-AU"/>
              </w:rPr>
            </w:pPr>
            <w:r w:rsidRPr="009009DB">
              <w:rPr>
                <w:rFonts w:asciiTheme="minorHAnsi" w:hAnsiTheme="minorHAnsi" w:cstheme="minorHAnsi"/>
                <w:szCs w:val="22"/>
                <w:lang w:val="en-AU"/>
              </w:rPr>
              <w:t>1</w:t>
            </w:r>
          </w:p>
        </w:tc>
        <w:tc>
          <w:tcPr>
            <w:tcW w:w="2648" w:type="dxa"/>
          </w:tcPr>
          <w:p w14:paraId="4492B136" w14:textId="77777777" w:rsidR="000C1275" w:rsidRPr="009009DB" w:rsidRDefault="000C1275" w:rsidP="009009DB">
            <w:pPr>
              <w:pStyle w:val="Normalwithspace"/>
              <w:spacing w:before="0"/>
              <w:jc w:val="left"/>
              <w:rPr>
                <w:rFonts w:asciiTheme="minorHAnsi" w:hAnsiTheme="minorHAnsi" w:cstheme="minorHAnsi"/>
                <w:szCs w:val="22"/>
                <w:lang w:val="en-AU"/>
              </w:rPr>
            </w:pPr>
            <w:r w:rsidRPr="009009DB">
              <w:rPr>
                <w:rFonts w:asciiTheme="minorHAnsi" w:hAnsiTheme="minorHAnsi" w:cstheme="minorHAnsi"/>
                <w:szCs w:val="22"/>
                <w:lang w:val="en-AU"/>
              </w:rPr>
              <w:t>Record indicator</w:t>
            </w:r>
          </w:p>
        </w:tc>
        <w:tc>
          <w:tcPr>
            <w:tcW w:w="2946" w:type="dxa"/>
          </w:tcPr>
          <w:p w14:paraId="4AA52B0D" w14:textId="77777777" w:rsidR="000C1275" w:rsidRPr="009009DB" w:rsidRDefault="000C1275"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Must be ‘HHHHHHHHHH’ for Header Record.</w:t>
            </w:r>
          </w:p>
        </w:tc>
        <w:tc>
          <w:tcPr>
            <w:tcW w:w="3001" w:type="dxa"/>
          </w:tcPr>
          <w:p w14:paraId="3D7161AC" w14:textId="77777777" w:rsidR="000C1275" w:rsidRPr="009009DB" w:rsidRDefault="000C1275" w:rsidP="009009DB">
            <w:pPr>
              <w:pStyle w:val="Normalwithspace"/>
              <w:spacing w:before="0"/>
              <w:jc w:val="left"/>
              <w:rPr>
                <w:rFonts w:asciiTheme="minorHAnsi" w:hAnsiTheme="minorHAnsi" w:cstheme="minorHAnsi"/>
                <w:strike/>
                <w:szCs w:val="22"/>
                <w:lang w:val="en-AU"/>
              </w:rPr>
            </w:pPr>
          </w:p>
        </w:tc>
      </w:tr>
      <w:tr w:rsidR="007C140D" w:rsidRPr="00400E60" w14:paraId="50483416" w14:textId="77777777" w:rsidTr="000B3397">
        <w:tc>
          <w:tcPr>
            <w:tcW w:w="797" w:type="dxa"/>
          </w:tcPr>
          <w:p w14:paraId="046CB75F" w14:textId="77777777" w:rsidR="007C140D" w:rsidRPr="00F524AB" w:rsidRDefault="007C140D" w:rsidP="00D21035">
            <w:pPr>
              <w:pStyle w:val="ListParagraph"/>
            </w:pPr>
          </w:p>
        </w:tc>
        <w:tc>
          <w:tcPr>
            <w:tcW w:w="2415" w:type="dxa"/>
          </w:tcPr>
          <w:p w14:paraId="59C37AA5" w14:textId="659A5F0E"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FILE_TYPE</w:t>
            </w:r>
          </w:p>
        </w:tc>
        <w:tc>
          <w:tcPr>
            <w:tcW w:w="1417" w:type="dxa"/>
          </w:tcPr>
          <w:p w14:paraId="3B45028E" w14:textId="484086FE"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X(3)</w:t>
            </w:r>
          </w:p>
        </w:tc>
        <w:tc>
          <w:tcPr>
            <w:tcW w:w="960" w:type="dxa"/>
          </w:tcPr>
          <w:p w14:paraId="617FC9AA" w14:textId="2E5483A8" w:rsidR="007C140D" w:rsidRPr="009009DB" w:rsidRDefault="00C72958" w:rsidP="009009DB">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648" w:type="dxa"/>
          </w:tcPr>
          <w:p w14:paraId="7E6874EB" w14:textId="7C4D3AC1" w:rsidR="007C140D" w:rsidRPr="009009DB" w:rsidRDefault="007C140D" w:rsidP="009009DB">
            <w:pPr>
              <w:pStyle w:val="Normalwithspace"/>
              <w:spacing w:before="0"/>
              <w:jc w:val="left"/>
              <w:rPr>
                <w:rFonts w:asciiTheme="minorHAnsi" w:hAnsiTheme="minorHAnsi" w:cstheme="minorHAnsi"/>
                <w:szCs w:val="22"/>
                <w:lang w:val="en-AU"/>
              </w:rPr>
            </w:pPr>
            <w:r w:rsidRPr="009009DB">
              <w:rPr>
                <w:rFonts w:asciiTheme="minorHAnsi" w:hAnsiTheme="minorHAnsi" w:cstheme="minorHAnsi"/>
                <w:szCs w:val="22"/>
                <w:lang w:val="en-AU"/>
              </w:rPr>
              <w:t>File type indicator</w:t>
            </w:r>
          </w:p>
        </w:tc>
        <w:tc>
          <w:tcPr>
            <w:tcW w:w="2946" w:type="dxa"/>
          </w:tcPr>
          <w:p w14:paraId="085A465F" w14:textId="69E8A494" w:rsidR="007C140D" w:rsidRPr="009009DB" w:rsidRDefault="007C140D" w:rsidP="009009DB">
            <w:pPr>
              <w:jc w:val="left"/>
              <w:rPr>
                <w:rFonts w:asciiTheme="minorHAnsi" w:hAnsiTheme="minorHAnsi" w:cstheme="minorHAnsi"/>
                <w:szCs w:val="22"/>
              </w:rPr>
            </w:pPr>
            <w:r w:rsidRPr="009009DB">
              <w:rPr>
                <w:rFonts w:asciiTheme="minorHAnsi" w:hAnsiTheme="minorHAnsi" w:cstheme="minorHAnsi"/>
                <w:szCs w:val="22"/>
              </w:rPr>
              <w:t>Must be ‘</w:t>
            </w:r>
            <w:r w:rsidR="00036900" w:rsidRPr="009009DB">
              <w:rPr>
                <w:rFonts w:asciiTheme="minorHAnsi" w:hAnsiTheme="minorHAnsi" w:cstheme="minorHAnsi"/>
                <w:szCs w:val="22"/>
              </w:rPr>
              <w:t>AH1’ or ‘AH3’.</w:t>
            </w:r>
          </w:p>
        </w:tc>
        <w:tc>
          <w:tcPr>
            <w:tcW w:w="3001" w:type="dxa"/>
          </w:tcPr>
          <w:p w14:paraId="7852834C" w14:textId="39D56AAE" w:rsidR="00190A47" w:rsidRPr="009009DB" w:rsidRDefault="00036900" w:rsidP="009009DB">
            <w:pPr>
              <w:jc w:val="left"/>
              <w:rPr>
                <w:rFonts w:asciiTheme="minorHAnsi" w:hAnsiTheme="minorHAnsi" w:cstheme="minorHAnsi"/>
                <w:szCs w:val="22"/>
              </w:rPr>
            </w:pPr>
            <w:r w:rsidRPr="009009DB">
              <w:rPr>
                <w:rFonts w:asciiTheme="minorHAnsi" w:hAnsiTheme="minorHAnsi" w:cstheme="minorHAnsi"/>
                <w:szCs w:val="22"/>
              </w:rPr>
              <w:t>AH1</w:t>
            </w:r>
            <w:r w:rsidR="007C140D" w:rsidRPr="009009DB">
              <w:rPr>
                <w:rFonts w:asciiTheme="minorHAnsi" w:hAnsiTheme="minorHAnsi" w:cstheme="minorHAnsi"/>
                <w:szCs w:val="22"/>
              </w:rPr>
              <w:t xml:space="preserve"> – </w:t>
            </w:r>
            <w:r w:rsidRPr="009009DB">
              <w:rPr>
                <w:rFonts w:asciiTheme="minorHAnsi" w:hAnsiTheme="minorHAnsi" w:cstheme="minorHAnsi"/>
                <w:szCs w:val="22"/>
              </w:rPr>
              <w:t xml:space="preserve">Acknowledgement for </w:t>
            </w:r>
            <w:r w:rsidR="00887583" w:rsidRPr="009009DB">
              <w:rPr>
                <w:rFonts w:asciiTheme="minorHAnsi" w:hAnsiTheme="minorHAnsi" w:cstheme="minorHAnsi"/>
                <w:szCs w:val="22"/>
              </w:rPr>
              <w:t xml:space="preserve">CASH </w:t>
            </w:r>
            <w:r w:rsidRPr="009009DB">
              <w:rPr>
                <w:rFonts w:asciiTheme="minorHAnsi" w:hAnsiTheme="minorHAnsi" w:cstheme="minorHAnsi"/>
                <w:szCs w:val="22"/>
              </w:rPr>
              <w:t>holdings</w:t>
            </w:r>
          </w:p>
          <w:p w14:paraId="6437EB3B" w14:textId="1755448D" w:rsidR="007C140D" w:rsidRPr="009009DB" w:rsidRDefault="00036900" w:rsidP="009009DB">
            <w:pPr>
              <w:jc w:val="left"/>
              <w:rPr>
                <w:rFonts w:asciiTheme="minorHAnsi" w:hAnsiTheme="minorHAnsi" w:cstheme="minorHAnsi"/>
                <w:strike/>
                <w:szCs w:val="22"/>
              </w:rPr>
            </w:pPr>
            <w:r w:rsidRPr="009009DB">
              <w:rPr>
                <w:rFonts w:asciiTheme="minorHAnsi" w:hAnsiTheme="minorHAnsi" w:cstheme="minorHAnsi"/>
                <w:szCs w:val="22"/>
              </w:rPr>
              <w:t>AH3</w:t>
            </w:r>
            <w:r w:rsidR="007C140D" w:rsidRPr="009009DB">
              <w:rPr>
                <w:rFonts w:asciiTheme="minorHAnsi" w:hAnsiTheme="minorHAnsi" w:cstheme="minorHAnsi"/>
                <w:szCs w:val="22"/>
              </w:rPr>
              <w:t xml:space="preserve"> – </w:t>
            </w:r>
            <w:r w:rsidR="00296FE7" w:rsidRPr="009009DB">
              <w:rPr>
                <w:rFonts w:asciiTheme="minorHAnsi" w:hAnsiTheme="minorHAnsi" w:cstheme="minorHAnsi"/>
                <w:szCs w:val="22"/>
              </w:rPr>
              <w:t xml:space="preserve">Acknowledgement </w:t>
            </w:r>
            <w:r w:rsidR="007C140D" w:rsidRPr="009009DB">
              <w:rPr>
                <w:rFonts w:asciiTheme="minorHAnsi" w:hAnsiTheme="minorHAnsi" w:cstheme="minorHAnsi"/>
                <w:szCs w:val="22"/>
              </w:rPr>
              <w:t xml:space="preserve">for SRS </w:t>
            </w:r>
            <w:r w:rsidR="00887583" w:rsidRPr="009009DB">
              <w:rPr>
                <w:rFonts w:asciiTheme="minorHAnsi" w:hAnsiTheme="minorHAnsi" w:cstheme="minorHAnsi"/>
                <w:szCs w:val="22"/>
              </w:rPr>
              <w:t>holdings</w:t>
            </w:r>
          </w:p>
        </w:tc>
      </w:tr>
      <w:tr w:rsidR="007C140D" w:rsidRPr="00400E60" w14:paraId="4FB080BE" w14:textId="77777777" w:rsidTr="000B3397">
        <w:tc>
          <w:tcPr>
            <w:tcW w:w="797" w:type="dxa"/>
          </w:tcPr>
          <w:p w14:paraId="5D39078F" w14:textId="77777777" w:rsidR="007C140D" w:rsidRPr="00F524AB" w:rsidRDefault="007C140D" w:rsidP="00D21035">
            <w:pPr>
              <w:pStyle w:val="ListParagraph"/>
            </w:pPr>
          </w:p>
        </w:tc>
        <w:tc>
          <w:tcPr>
            <w:tcW w:w="2415" w:type="dxa"/>
          </w:tcPr>
          <w:p w14:paraId="6FE3E7D7" w14:textId="1A901751" w:rsidR="007C140D" w:rsidRPr="009009DB" w:rsidRDefault="00507C0C" w:rsidP="009009DB">
            <w:pPr>
              <w:pStyle w:val="Normalwithspace"/>
              <w:spacing w:before="0"/>
              <w:jc w:val="left"/>
              <w:rPr>
                <w:rFonts w:asciiTheme="minorHAnsi" w:hAnsiTheme="minorHAnsi" w:cstheme="minorHAnsi"/>
                <w:szCs w:val="22"/>
              </w:rPr>
            </w:pPr>
            <w:r>
              <w:rPr>
                <w:rFonts w:asciiTheme="minorHAnsi" w:hAnsiTheme="minorHAnsi" w:cstheme="minorHAnsi"/>
                <w:szCs w:val="22"/>
              </w:rPr>
              <w:t>PRI_DLR</w:t>
            </w:r>
            <w:r w:rsidR="007C140D" w:rsidRPr="009009DB">
              <w:rPr>
                <w:rFonts w:asciiTheme="minorHAnsi" w:hAnsiTheme="minorHAnsi" w:cstheme="minorHAnsi"/>
                <w:szCs w:val="22"/>
              </w:rPr>
              <w:t>_CODE</w:t>
            </w:r>
          </w:p>
        </w:tc>
        <w:tc>
          <w:tcPr>
            <w:tcW w:w="1417" w:type="dxa"/>
          </w:tcPr>
          <w:p w14:paraId="15421CB8" w14:textId="0435832B"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9(4)</w:t>
            </w:r>
          </w:p>
        </w:tc>
        <w:tc>
          <w:tcPr>
            <w:tcW w:w="960" w:type="dxa"/>
          </w:tcPr>
          <w:p w14:paraId="24546AD4" w14:textId="6C5CB277" w:rsidR="007C140D" w:rsidRPr="009009DB" w:rsidRDefault="00C72958" w:rsidP="009009DB">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14</w:t>
            </w:r>
          </w:p>
        </w:tc>
        <w:tc>
          <w:tcPr>
            <w:tcW w:w="2648" w:type="dxa"/>
          </w:tcPr>
          <w:p w14:paraId="55931264" w14:textId="4F518710" w:rsidR="007C140D" w:rsidRPr="009009DB" w:rsidRDefault="002B3FDE" w:rsidP="009009DB">
            <w:pPr>
              <w:pStyle w:val="Normalwithspace"/>
              <w:spacing w:before="0"/>
              <w:jc w:val="left"/>
              <w:rPr>
                <w:rFonts w:asciiTheme="minorHAnsi" w:hAnsiTheme="minorHAnsi" w:cstheme="minorHAnsi"/>
                <w:szCs w:val="22"/>
                <w:lang w:val="en-AU"/>
              </w:rPr>
            </w:pPr>
            <w:r>
              <w:rPr>
                <w:rFonts w:asciiTheme="minorHAnsi" w:hAnsiTheme="minorHAnsi" w:cstheme="minorHAnsi"/>
                <w:szCs w:val="22"/>
              </w:rPr>
              <w:t>Primary dealer code</w:t>
            </w:r>
          </w:p>
        </w:tc>
        <w:tc>
          <w:tcPr>
            <w:tcW w:w="2946" w:type="dxa"/>
          </w:tcPr>
          <w:p w14:paraId="06357C32" w14:textId="1731B765" w:rsidR="007C140D" w:rsidRPr="009009DB" w:rsidRDefault="00154408" w:rsidP="009009DB">
            <w:pPr>
              <w:jc w:val="left"/>
              <w:rPr>
                <w:rFonts w:asciiTheme="minorHAnsi" w:hAnsiTheme="minorHAnsi" w:cstheme="minorHAnsi"/>
                <w:szCs w:val="22"/>
              </w:rPr>
            </w:pPr>
            <w:r w:rsidRPr="009009DB">
              <w:rPr>
                <w:rFonts w:asciiTheme="minorHAnsi" w:hAnsiTheme="minorHAnsi" w:cstheme="minorHAnsi"/>
                <w:szCs w:val="22"/>
              </w:rPr>
              <w:t>Data from holdings file</w:t>
            </w:r>
          </w:p>
        </w:tc>
        <w:tc>
          <w:tcPr>
            <w:tcW w:w="3001" w:type="dxa"/>
          </w:tcPr>
          <w:p w14:paraId="4CEA32ED" w14:textId="77777777" w:rsidR="007C140D" w:rsidRPr="009009DB" w:rsidRDefault="007C140D" w:rsidP="009009DB">
            <w:pPr>
              <w:jc w:val="left"/>
              <w:rPr>
                <w:rFonts w:asciiTheme="minorHAnsi" w:hAnsiTheme="minorHAnsi" w:cstheme="minorHAnsi"/>
                <w:szCs w:val="22"/>
              </w:rPr>
            </w:pPr>
          </w:p>
        </w:tc>
      </w:tr>
      <w:tr w:rsidR="007C140D" w:rsidRPr="00400E60" w14:paraId="5E3BC12A" w14:textId="77777777" w:rsidTr="000B3397">
        <w:tc>
          <w:tcPr>
            <w:tcW w:w="797" w:type="dxa"/>
          </w:tcPr>
          <w:p w14:paraId="26A65893" w14:textId="77777777" w:rsidR="007C140D" w:rsidRPr="00F524AB" w:rsidRDefault="007C140D" w:rsidP="00D21035">
            <w:pPr>
              <w:pStyle w:val="ListParagraph"/>
            </w:pPr>
          </w:p>
        </w:tc>
        <w:tc>
          <w:tcPr>
            <w:tcW w:w="2415" w:type="dxa"/>
          </w:tcPr>
          <w:p w14:paraId="56A0C2C3" w14:textId="210FB3D7" w:rsidR="007C140D" w:rsidRPr="009009DB" w:rsidRDefault="00507C0C" w:rsidP="009009DB">
            <w:pPr>
              <w:pStyle w:val="Normalwithspace"/>
              <w:spacing w:before="0"/>
              <w:jc w:val="left"/>
              <w:rPr>
                <w:rFonts w:asciiTheme="minorHAnsi" w:hAnsiTheme="minorHAnsi" w:cstheme="minorHAnsi"/>
                <w:szCs w:val="22"/>
              </w:rPr>
            </w:pPr>
            <w:r>
              <w:rPr>
                <w:rFonts w:asciiTheme="minorHAnsi" w:hAnsiTheme="minorHAnsi" w:cstheme="minorHAnsi"/>
                <w:szCs w:val="22"/>
              </w:rPr>
              <w:t>BANK</w:t>
            </w:r>
            <w:r w:rsidR="007C140D" w:rsidRPr="009009DB">
              <w:rPr>
                <w:rFonts w:asciiTheme="minorHAnsi" w:hAnsiTheme="minorHAnsi" w:cstheme="minorHAnsi"/>
                <w:szCs w:val="22"/>
              </w:rPr>
              <w:t>_NAME</w:t>
            </w:r>
          </w:p>
        </w:tc>
        <w:tc>
          <w:tcPr>
            <w:tcW w:w="1417" w:type="dxa"/>
          </w:tcPr>
          <w:p w14:paraId="705C97FE" w14:textId="6496ABF9"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X(20)</w:t>
            </w:r>
          </w:p>
        </w:tc>
        <w:tc>
          <w:tcPr>
            <w:tcW w:w="960" w:type="dxa"/>
          </w:tcPr>
          <w:p w14:paraId="2B3FCD5B" w14:textId="6BC93A2D"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18</w:t>
            </w:r>
          </w:p>
        </w:tc>
        <w:tc>
          <w:tcPr>
            <w:tcW w:w="2648" w:type="dxa"/>
          </w:tcPr>
          <w:p w14:paraId="49B5ED0E" w14:textId="5B9E4D25" w:rsidR="007C140D" w:rsidRPr="009009DB" w:rsidRDefault="002B3FDE" w:rsidP="009009DB">
            <w:pPr>
              <w:pStyle w:val="Normalwithspace"/>
              <w:spacing w:before="0"/>
              <w:jc w:val="left"/>
              <w:rPr>
                <w:rFonts w:asciiTheme="minorHAnsi" w:hAnsiTheme="minorHAnsi" w:cstheme="minorHAnsi"/>
                <w:szCs w:val="22"/>
              </w:rPr>
            </w:pPr>
            <w:r>
              <w:rPr>
                <w:rFonts w:asciiTheme="minorHAnsi" w:hAnsiTheme="minorHAnsi" w:cstheme="minorHAnsi"/>
                <w:szCs w:val="22"/>
              </w:rPr>
              <w:t>Bank’s Name</w:t>
            </w:r>
          </w:p>
        </w:tc>
        <w:tc>
          <w:tcPr>
            <w:tcW w:w="2946" w:type="dxa"/>
          </w:tcPr>
          <w:p w14:paraId="6354197C" w14:textId="371A5278" w:rsidR="007C140D" w:rsidRPr="009009DB" w:rsidRDefault="00154408" w:rsidP="009009DB">
            <w:pPr>
              <w:jc w:val="left"/>
              <w:rPr>
                <w:rFonts w:asciiTheme="minorHAnsi" w:hAnsiTheme="minorHAnsi" w:cstheme="minorHAnsi"/>
                <w:szCs w:val="22"/>
              </w:rPr>
            </w:pPr>
            <w:r w:rsidRPr="009009DB">
              <w:rPr>
                <w:rFonts w:asciiTheme="minorHAnsi" w:hAnsiTheme="minorHAnsi" w:cstheme="minorHAnsi"/>
                <w:szCs w:val="22"/>
              </w:rPr>
              <w:t>Data from holdings file</w:t>
            </w:r>
          </w:p>
        </w:tc>
        <w:tc>
          <w:tcPr>
            <w:tcW w:w="3001" w:type="dxa"/>
          </w:tcPr>
          <w:p w14:paraId="2C629D5D" w14:textId="41A86594" w:rsidR="007C140D" w:rsidRPr="009009DB" w:rsidRDefault="00034A20" w:rsidP="009009DB">
            <w:pPr>
              <w:jc w:val="left"/>
              <w:rPr>
                <w:rFonts w:asciiTheme="minorHAnsi" w:hAnsiTheme="minorHAnsi" w:cstheme="minorHAnsi"/>
                <w:szCs w:val="22"/>
              </w:rPr>
            </w:pPr>
            <w:ins w:id="881" w:author="Yichen GU from.TOPPAN (MAS)" w:date="2026-01-16T15:33:00Z" w16du:dateUtc="2026-01-16T07:33:00Z">
              <w:r>
                <w:rPr>
                  <w:rFonts w:asciiTheme="minorHAnsi" w:hAnsiTheme="minorHAnsi" w:cstheme="minorHAnsi"/>
                  <w:szCs w:val="22"/>
                </w:rPr>
                <w:t>Allows special characters.</w:t>
              </w:r>
            </w:ins>
          </w:p>
        </w:tc>
      </w:tr>
      <w:tr w:rsidR="007C140D" w:rsidRPr="00400E60" w14:paraId="631A08D3" w14:textId="77777777" w:rsidTr="000B3397">
        <w:tc>
          <w:tcPr>
            <w:tcW w:w="797" w:type="dxa"/>
          </w:tcPr>
          <w:p w14:paraId="5871F533" w14:textId="77777777" w:rsidR="007C140D" w:rsidRPr="00F524AB" w:rsidRDefault="007C140D" w:rsidP="00D21035">
            <w:pPr>
              <w:pStyle w:val="ListParagraph"/>
            </w:pPr>
          </w:p>
        </w:tc>
        <w:tc>
          <w:tcPr>
            <w:tcW w:w="2415" w:type="dxa"/>
          </w:tcPr>
          <w:p w14:paraId="26D877CD" w14:textId="78D168E1"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PROCESSING_DATE</w:t>
            </w:r>
          </w:p>
        </w:tc>
        <w:tc>
          <w:tcPr>
            <w:tcW w:w="1417" w:type="dxa"/>
          </w:tcPr>
          <w:p w14:paraId="5978B7E2" w14:textId="14B184F7"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9(8)</w:t>
            </w:r>
          </w:p>
        </w:tc>
        <w:tc>
          <w:tcPr>
            <w:tcW w:w="960" w:type="dxa"/>
          </w:tcPr>
          <w:p w14:paraId="07332CBA" w14:textId="6E79A8E6"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38</w:t>
            </w:r>
          </w:p>
        </w:tc>
        <w:tc>
          <w:tcPr>
            <w:tcW w:w="2648" w:type="dxa"/>
          </w:tcPr>
          <w:p w14:paraId="514783F5" w14:textId="4B353CFF" w:rsidR="007C140D" w:rsidRPr="009009DB" w:rsidRDefault="00FA7373"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Date of acknowledgement file generation</w:t>
            </w:r>
          </w:p>
        </w:tc>
        <w:tc>
          <w:tcPr>
            <w:tcW w:w="2946" w:type="dxa"/>
          </w:tcPr>
          <w:p w14:paraId="3F9E242C" w14:textId="11218E3C" w:rsidR="007C140D" w:rsidRPr="009009DB" w:rsidRDefault="001625CF" w:rsidP="009009DB">
            <w:pPr>
              <w:jc w:val="left"/>
              <w:rPr>
                <w:rFonts w:asciiTheme="minorHAnsi" w:hAnsiTheme="minorHAnsi" w:cstheme="minorHAnsi"/>
                <w:szCs w:val="22"/>
              </w:rPr>
            </w:pPr>
            <w:r w:rsidRPr="009009DB">
              <w:rPr>
                <w:rFonts w:asciiTheme="minorHAnsi" w:hAnsiTheme="minorHAnsi" w:cstheme="minorHAnsi"/>
                <w:szCs w:val="22"/>
              </w:rPr>
              <w:t>Must be a valid date in YYYYMMDD format and must not be a future date.</w:t>
            </w:r>
          </w:p>
        </w:tc>
        <w:tc>
          <w:tcPr>
            <w:tcW w:w="3001" w:type="dxa"/>
          </w:tcPr>
          <w:p w14:paraId="30DE817B" w14:textId="77777777" w:rsidR="007C140D" w:rsidRPr="009009DB" w:rsidRDefault="007C140D" w:rsidP="009009DB">
            <w:pPr>
              <w:jc w:val="left"/>
              <w:rPr>
                <w:rFonts w:asciiTheme="minorHAnsi" w:hAnsiTheme="minorHAnsi" w:cstheme="minorHAnsi"/>
                <w:szCs w:val="22"/>
              </w:rPr>
            </w:pPr>
          </w:p>
        </w:tc>
      </w:tr>
      <w:tr w:rsidR="007C140D" w:rsidRPr="00400E60" w14:paraId="76AE2EDD" w14:textId="77777777" w:rsidTr="000B3397">
        <w:tc>
          <w:tcPr>
            <w:tcW w:w="797" w:type="dxa"/>
          </w:tcPr>
          <w:p w14:paraId="5345B51C" w14:textId="77777777" w:rsidR="007C140D" w:rsidRPr="00F524AB" w:rsidRDefault="007C140D" w:rsidP="00D21035">
            <w:pPr>
              <w:pStyle w:val="ListParagraph"/>
            </w:pPr>
          </w:p>
        </w:tc>
        <w:tc>
          <w:tcPr>
            <w:tcW w:w="2415" w:type="dxa"/>
          </w:tcPr>
          <w:p w14:paraId="3441C5E5" w14:textId="1348BFF6"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PROCESSING_TIME</w:t>
            </w:r>
          </w:p>
        </w:tc>
        <w:tc>
          <w:tcPr>
            <w:tcW w:w="1417" w:type="dxa"/>
          </w:tcPr>
          <w:p w14:paraId="5A51AA0C" w14:textId="68F8F497"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9(6)</w:t>
            </w:r>
          </w:p>
        </w:tc>
        <w:tc>
          <w:tcPr>
            <w:tcW w:w="960" w:type="dxa"/>
          </w:tcPr>
          <w:p w14:paraId="09F56F9F" w14:textId="4C4EE1D1"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46</w:t>
            </w:r>
          </w:p>
        </w:tc>
        <w:tc>
          <w:tcPr>
            <w:tcW w:w="2648" w:type="dxa"/>
          </w:tcPr>
          <w:p w14:paraId="27C7D166" w14:textId="64C37E37"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 xml:space="preserve">Time of </w:t>
            </w:r>
            <w:r w:rsidR="00FA7373" w:rsidRPr="009009DB">
              <w:rPr>
                <w:rFonts w:asciiTheme="minorHAnsi" w:hAnsiTheme="minorHAnsi" w:cstheme="minorHAnsi"/>
                <w:szCs w:val="22"/>
              </w:rPr>
              <w:t>acknowledgement file generation</w:t>
            </w:r>
          </w:p>
        </w:tc>
        <w:tc>
          <w:tcPr>
            <w:tcW w:w="2946" w:type="dxa"/>
          </w:tcPr>
          <w:p w14:paraId="37B8F718" w14:textId="26CD0FD4" w:rsidR="007C140D" w:rsidRPr="009009DB" w:rsidRDefault="001625CF" w:rsidP="009009DB">
            <w:pPr>
              <w:jc w:val="left"/>
              <w:rPr>
                <w:rFonts w:asciiTheme="minorHAnsi" w:hAnsiTheme="minorHAnsi" w:cstheme="minorHAnsi"/>
                <w:szCs w:val="22"/>
              </w:rPr>
            </w:pPr>
            <w:r w:rsidRPr="009009DB">
              <w:rPr>
                <w:rFonts w:asciiTheme="minorHAnsi" w:hAnsiTheme="minorHAnsi" w:cstheme="minorHAnsi"/>
                <w:szCs w:val="22"/>
              </w:rPr>
              <w:t>Must be a valid time in HHMM format (24-hour).</w:t>
            </w:r>
          </w:p>
        </w:tc>
        <w:tc>
          <w:tcPr>
            <w:tcW w:w="3001" w:type="dxa"/>
          </w:tcPr>
          <w:p w14:paraId="4DEC20AB" w14:textId="77777777" w:rsidR="007C140D" w:rsidRPr="009009DB" w:rsidRDefault="007C140D" w:rsidP="009009DB">
            <w:pPr>
              <w:jc w:val="left"/>
              <w:rPr>
                <w:rFonts w:asciiTheme="minorHAnsi" w:hAnsiTheme="minorHAnsi" w:cstheme="minorHAnsi"/>
                <w:szCs w:val="22"/>
              </w:rPr>
            </w:pPr>
          </w:p>
        </w:tc>
      </w:tr>
      <w:tr w:rsidR="007C140D" w:rsidRPr="00400E60" w14:paraId="59D8F2B9" w14:textId="77777777" w:rsidTr="000B3397">
        <w:tc>
          <w:tcPr>
            <w:tcW w:w="797" w:type="dxa"/>
          </w:tcPr>
          <w:p w14:paraId="0E35E82F" w14:textId="77777777" w:rsidR="007C140D" w:rsidRPr="00F524AB" w:rsidRDefault="007C140D" w:rsidP="00D21035">
            <w:pPr>
              <w:pStyle w:val="ListParagraph"/>
            </w:pPr>
          </w:p>
        </w:tc>
        <w:tc>
          <w:tcPr>
            <w:tcW w:w="2415" w:type="dxa"/>
          </w:tcPr>
          <w:p w14:paraId="45190CC5" w14:textId="72E49ADD"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FILE_STATUS</w:t>
            </w:r>
          </w:p>
        </w:tc>
        <w:tc>
          <w:tcPr>
            <w:tcW w:w="1417" w:type="dxa"/>
          </w:tcPr>
          <w:p w14:paraId="6D0BB628" w14:textId="4716138F"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X(1)</w:t>
            </w:r>
          </w:p>
        </w:tc>
        <w:tc>
          <w:tcPr>
            <w:tcW w:w="960" w:type="dxa"/>
          </w:tcPr>
          <w:p w14:paraId="75581F81" w14:textId="67F710C6"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52</w:t>
            </w:r>
          </w:p>
        </w:tc>
        <w:tc>
          <w:tcPr>
            <w:tcW w:w="2648" w:type="dxa"/>
          </w:tcPr>
          <w:p w14:paraId="50BD852F" w14:textId="2E791D3A" w:rsidR="007C140D" w:rsidRPr="009009DB" w:rsidRDefault="00147B9A"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File processing status</w:t>
            </w:r>
          </w:p>
        </w:tc>
        <w:tc>
          <w:tcPr>
            <w:tcW w:w="2946" w:type="dxa"/>
          </w:tcPr>
          <w:p w14:paraId="11AB3684" w14:textId="20156A72" w:rsidR="007C140D" w:rsidRPr="009009DB" w:rsidRDefault="00147B9A" w:rsidP="009009DB">
            <w:pPr>
              <w:jc w:val="left"/>
              <w:rPr>
                <w:rFonts w:asciiTheme="minorHAnsi" w:hAnsiTheme="minorHAnsi" w:cstheme="minorHAnsi"/>
                <w:szCs w:val="22"/>
              </w:rPr>
            </w:pPr>
            <w:r w:rsidRPr="009009DB">
              <w:rPr>
                <w:rFonts w:asciiTheme="minorHAnsi" w:hAnsiTheme="minorHAnsi" w:cstheme="minorHAnsi"/>
                <w:szCs w:val="22"/>
              </w:rPr>
              <w:t>Must be ‘P’ or ‘F’.</w:t>
            </w:r>
          </w:p>
        </w:tc>
        <w:tc>
          <w:tcPr>
            <w:tcW w:w="3001" w:type="dxa"/>
          </w:tcPr>
          <w:p w14:paraId="44DA8698" w14:textId="77777777" w:rsidR="00147B9A" w:rsidRPr="009009DB" w:rsidRDefault="00147B9A" w:rsidP="009009DB">
            <w:pPr>
              <w:jc w:val="left"/>
              <w:rPr>
                <w:rFonts w:asciiTheme="minorHAnsi" w:hAnsiTheme="minorHAnsi" w:cstheme="minorHAnsi"/>
                <w:szCs w:val="22"/>
              </w:rPr>
            </w:pPr>
            <w:r w:rsidRPr="009009DB">
              <w:rPr>
                <w:rFonts w:asciiTheme="minorHAnsi" w:hAnsiTheme="minorHAnsi" w:cstheme="minorHAnsi"/>
                <w:szCs w:val="22"/>
              </w:rPr>
              <w:t>P – Pass</w:t>
            </w:r>
          </w:p>
          <w:p w14:paraId="0E6A3D01" w14:textId="77777777" w:rsidR="00147B9A" w:rsidRPr="009009DB" w:rsidRDefault="00147B9A" w:rsidP="009009DB">
            <w:pPr>
              <w:jc w:val="left"/>
              <w:rPr>
                <w:rFonts w:asciiTheme="minorHAnsi" w:hAnsiTheme="minorHAnsi" w:cstheme="minorHAnsi"/>
                <w:szCs w:val="22"/>
              </w:rPr>
            </w:pPr>
            <w:r w:rsidRPr="009009DB">
              <w:rPr>
                <w:rFonts w:asciiTheme="minorHAnsi" w:hAnsiTheme="minorHAnsi" w:cstheme="minorHAnsi"/>
                <w:szCs w:val="22"/>
              </w:rPr>
              <w:t xml:space="preserve">F – Fail </w:t>
            </w:r>
          </w:p>
          <w:p w14:paraId="1CB3034B" w14:textId="77777777" w:rsidR="00147B9A" w:rsidRPr="009009DB" w:rsidRDefault="00147B9A" w:rsidP="009009DB">
            <w:pPr>
              <w:jc w:val="left"/>
              <w:rPr>
                <w:rFonts w:asciiTheme="minorHAnsi" w:hAnsiTheme="minorHAnsi" w:cstheme="minorHAnsi"/>
                <w:szCs w:val="22"/>
              </w:rPr>
            </w:pPr>
          </w:p>
          <w:p w14:paraId="705722A4" w14:textId="79C87401" w:rsidR="007C140D" w:rsidRPr="009009DB" w:rsidRDefault="00147B9A" w:rsidP="009009DB">
            <w:pPr>
              <w:jc w:val="left"/>
              <w:rPr>
                <w:rFonts w:asciiTheme="minorHAnsi" w:hAnsiTheme="minorHAnsi" w:cstheme="minorHAnsi"/>
                <w:szCs w:val="22"/>
              </w:rPr>
            </w:pPr>
            <w:r w:rsidRPr="009009DB">
              <w:rPr>
                <w:rFonts w:asciiTheme="minorHAnsi" w:hAnsiTheme="minorHAnsi" w:cstheme="minorHAnsi"/>
                <w:szCs w:val="22"/>
              </w:rPr>
              <w:t xml:space="preserve">If one entire </w:t>
            </w:r>
            <w:r w:rsidR="00F101C8" w:rsidRPr="009009DB">
              <w:rPr>
                <w:rFonts w:asciiTheme="minorHAnsi" w:hAnsiTheme="minorHAnsi" w:cstheme="minorHAnsi"/>
                <w:szCs w:val="22"/>
              </w:rPr>
              <w:t>holdings</w:t>
            </w:r>
            <w:r w:rsidRPr="009009DB">
              <w:rPr>
                <w:rFonts w:asciiTheme="minorHAnsi" w:hAnsiTheme="minorHAnsi" w:cstheme="minorHAnsi"/>
                <w:szCs w:val="22"/>
              </w:rPr>
              <w:t xml:space="preserve"> file fails processing, all the records in this file will be rejected and no </w:t>
            </w:r>
            <w:r w:rsidRPr="009009DB">
              <w:rPr>
                <w:rFonts w:asciiTheme="minorHAnsi" w:hAnsiTheme="minorHAnsi" w:cstheme="minorHAnsi"/>
                <w:szCs w:val="22"/>
              </w:rPr>
              <w:lastRenderedPageBreak/>
              <w:t>detail record will be returned in the acknowledgement file.</w:t>
            </w:r>
          </w:p>
        </w:tc>
      </w:tr>
      <w:tr w:rsidR="007C140D" w:rsidRPr="00400E60" w14:paraId="41F8CAC3" w14:textId="77777777" w:rsidTr="000B3397">
        <w:tc>
          <w:tcPr>
            <w:tcW w:w="797" w:type="dxa"/>
          </w:tcPr>
          <w:p w14:paraId="00910CDC" w14:textId="77777777" w:rsidR="007C140D" w:rsidRPr="00F524AB" w:rsidRDefault="007C140D" w:rsidP="00D21035">
            <w:pPr>
              <w:pStyle w:val="ListParagraph"/>
            </w:pPr>
          </w:p>
        </w:tc>
        <w:tc>
          <w:tcPr>
            <w:tcW w:w="2415" w:type="dxa"/>
          </w:tcPr>
          <w:p w14:paraId="57A700A7" w14:textId="00877462"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FILE_ERROR_DESC</w:t>
            </w:r>
          </w:p>
        </w:tc>
        <w:tc>
          <w:tcPr>
            <w:tcW w:w="1417" w:type="dxa"/>
          </w:tcPr>
          <w:p w14:paraId="3CD0F15E" w14:textId="67888966"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X(20)</w:t>
            </w:r>
          </w:p>
        </w:tc>
        <w:tc>
          <w:tcPr>
            <w:tcW w:w="960" w:type="dxa"/>
          </w:tcPr>
          <w:p w14:paraId="36C87B44" w14:textId="672C30DF"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53</w:t>
            </w:r>
          </w:p>
        </w:tc>
        <w:tc>
          <w:tcPr>
            <w:tcW w:w="2648" w:type="dxa"/>
          </w:tcPr>
          <w:p w14:paraId="442DAA8E" w14:textId="5841209E" w:rsidR="007C140D" w:rsidRPr="009009DB" w:rsidRDefault="00147B9A"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File processing error description</w:t>
            </w:r>
          </w:p>
        </w:tc>
        <w:tc>
          <w:tcPr>
            <w:tcW w:w="2946" w:type="dxa"/>
          </w:tcPr>
          <w:p w14:paraId="26F4F509" w14:textId="773813E8" w:rsidR="007C140D" w:rsidRPr="009009DB" w:rsidRDefault="002C3572" w:rsidP="009009DB">
            <w:pPr>
              <w:jc w:val="left"/>
              <w:rPr>
                <w:rFonts w:asciiTheme="minorHAnsi" w:hAnsiTheme="minorHAnsi" w:cstheme="minorHAnsi"/>
                <w:szCs w:val="22"/>
              </w:rPr>
            </w:pPr>
            <w:r w:rsidRPr="009009DB">
              <w:rPr>
                <w:rFonts w:asciiTheme="minorHAnsi" w:hAnsiTheme="minorHAnsi" w:cstheme="minorHAnsi"/>
                <w:szCs w:val="22"/>
              </w:rPr>
              <w:t>No hard validation.</w:t>
            </w:r>
          </w:p>
        </w:tc>
        <w:tc>
          <w:tcPr>
            <w:tcW w:w="3001" w:type="dxa"/>
          </w:tcPr>
          <w:p w14:paraId="1E691FE1" w14:textId="20E6CBB5" w:rsidR="007C140D" w:rsidRPr="009009DB" w:rsidRDefault="008E210B" w:rsidP="009009DB">
            <w:pPr>
              <w:jc w:val="left"/>
              <w:rPr>
                <w:rFonts w:asciiTheme="minorHAnsi" w:hAnsiTheme="minorHAnsi" w:cstheme="minorHAnsi"/>
                <w:szCs w:val="22"/>
              </w:rPr>
            </w:pPr>
            <w:r w:rsidRPr="009009DB">
              <w:rPr>
                <w:rFonts w:asciiTheme="minorHAnsi" w:hAnsiTheme="minorHAnsi" w:cstheme="minorHAnsi"/>
                <w:szCs w:val="22"/>
              </w:rPr>
              <w:t xml:space="preserve">Available error descriptions can be found in </w:t>
            </w:r>
            <w:hyperlink w:anchor="_Appendix_B.1_-" w:history="1">
              <w:r w:rsidR="001C6A71">
                <w:rPr>
                  <w:rStyle w:val="Hyperlink"/>
                  <w:rFonts w:asciiTheme="minorHAnsi" w:hAnsiTheme="minorHAnsi" w:cstheme="minorHAnsi"/>
                  <w:szCs w:val="22"/>
                </w:rPr>
                <w:t>Appendix B.1 - Error Descriptions in FILE_ERROR_DESC for Acknowledgement Files</w:t>
              </w:r>
            </w:hyperlink>
            <w:r w:rsidRPr="009009DB">
              <w:rPr>
                <w:rFonts w:asciiTheme="minorHAnsi" w:hAnsiTheme="minorHAnsi" w:cstheme="minorHAnsi"/>
                <w:szCs w:val="22"/>
              </w:rPr>
              <w:t>.</w:t>
            </w:r>
          </w:p>
        </w:tc>
      </w:tr>
      <w:tr w:rsidR="007C140D" w:rsidRPr="00400E60" w14:paraId="2CFFC6DB" w14:textId="77777777" w:rsidTr="000B3397">
        <w:tc>
          <w:tcPr>
            <w:tcW w:w="797" w:type="dxa"/>
          </w:tcPr>
          <w:p w14:paraId="544F4879" w14:textId="77777777" w:rsidR="007C140D" w:rsidRPr="00F524AB" w:rsidRDefault="007C140D" w:rsidP="00095120">
            <w:pPr>
              <w:ind w:left="720"/>
            </w:pPr>
          </w:p>
        </w:tc>
        <w:tc>
          <w:tcPr>
            <w:tcW w:w="2415" w:type="dxa"/>
          </w:tcPr>
          <w:p w14:paraId="009C3961" w14:textId="325D3461"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b/>
                <w:szCs w:val="22"/>
              </w:rPr>
              <w:t>Detail Record (repetitive)</w:t>
            </w:r>
          </w:p>
        </w:tc>
        <w:tc>
          <w:tcPr>
            <w:tcW w:w="1417" w:type="dxa"/>
          </w:tcPr>
          <w:p w14:paraId="0451F58A" w14:textId="77777777" w:rsidR="007C140D" w:rsidRPr="009009DB" w:rsidRDefault="007C140D" w:rsidP="009009DB">
            <w:pPr>
              <w:pStyle w:val="Normalwithspace"/>
              <w:spacing w:before="0"/>
              <w:jc w:val="left"/>
              <w:rPr>
                <w:rFonts w:asciiTheme="minorHAnsi" w:hAnsiTheme="minorHAnsi" w:cstheme="minorHAnsi"/>
                <w:szCs w:val="22"/>
              </w:rPr>
            </w:pPr>
          </w:p>
        </w:tc>
        <w:tc>
          <w:tcPr>
            <w:tcW w:w="960" w:type="dxa"/>
          </w:tcPr>
          <w:p w14:paraId="5745648F" w14:textId="77777777" w:rsidR="007C140D" w:rsidRPr="009009DB" w:rsidRDefault="007C140D" w:rsidP="009009DB">
            <w:pPr>
              <w:pStyle w:val="Normalwithspace"/>
              <w:spacing w:before="0"/>
              <w:jc w:val="left"/>
              <w:rPr>
                <w:rFonts w:asciiTheme="minorHAnsi" w:hAnsiTheme="minorHAnsi" w:cstheme="minorHAnsi"/>
                <w:szCs w:val="22"/>
              </w:rPr>
            </w:pPr>
          </w:p>
        </w:tc>
        <w:tc>
          <w:tcPr>
            <w:tcW w:w="2648" w:type="dxa"/>
          </w:tcPr>
          <w:p w14:paraId="1C2F947B" w14:textId="77777777" w:rsidR="007C140D" w:rsidRPr="009009DB" w:rsidRDefault="007C140D" w:rsidP="009009DB">
            <w:pPr>
              <w:pStyle w:val="Normalwithspace"/>
              <w:spacing w:before="0"/>
              <w:jc w:val="left"/>
              <w:rPr>
                <w:rFonts w:asciiTheme="minorHAnsi" w:hAnsiTheme="minorHAnsi" w:cstheme="minorHAnsi"/>
                <w:szCs w:val="22"/>
              </w:rPr>
            </w:pPr>
          </w:p>
        </w:tc>
        <w:tc>
          <w:tcPr>
            <w:tcW w:w="2946" w:type="dxa"/>
          </w:tcPr>
          <w:p w14:paraId="685FF4B1" w14:textId="77777777" w:rsidR="007C140D" w:rsidRPr="009009DB" w:rsidRDefault="007C140D" w:rsidP="009009DB">
            <w:pPr>
              <w:jc w:val="left"/>
              <w:rPr>
                <w:rFonts w:asciiTheme="minorHAnsi" w:hAnsiTheme="minorHAnsi" w:cstheme="minorHAnsi"/>
                <w:szCs w:val="22"/>
              </w:rPr>
            </w:pPr>
          </w:p>
        </w:tc>
        <w:tc>
          <w:tcPr>
            <w:tcW w:w="3001" w:type="dxa"/>
          </w:tcPr>
          <w:p w14:paraId="443B2B7A" w14:textId="77777777" w:rsidR="007C140D" w:rsidRPr="009009DB" w:rsidRDefault="007C140D" w:rsidP="009009DB">
            <w:pPr>
              <w:jc w:val="left"/>
              <w:rPr>
                <w:rFonts w:asciiTheme="minorHAnsi" w:hAnsiTheme="minorHAnsi" w:cstheme="minorHAnsi"/>
                <w:szCs w:val="22"/>
              </w:rPr>
            </w:pPr>
          </w:p>
        </w:tc>
      </w:tr>
      <w:tr w:rsidR="007C140D" w:rsidRPr="00400E60" w14:paraId="06D71A60" w14:textId="77777777" w:rsidTr="000B3397">
        <w:tc>
          <w:tcPr>
            <w:tcW w:w="797" w:type="dxa"/>
          </w:tcPr>
          <w:p w14:paraId="4B1825B5" w14:textId="77777777" w:rsidR="007C140D" w:rsidRPr="00F524AB" w:rsidRDefault="007C140D" w:rsidP="00D21035">
            <w:pPr>
              <w:pStyle w:val="ListParagraph"/>
            </w:pPr>
          </w:p>
        </w:tc>
        <w:tc>
          <w:tcPr>
            <w:tcW w:w="2415" w:type="dxa"/>
          </w:tcPr>
          <w:p w14:paraId="786B7335" w14:textId="051B84AF" w:rsidR="007C140D" w:rsidRPr="009009DB" w:rsidRDefault="007C140D" w:rsidP="009009DB">
            <w:pPr>
              <w:pStyle w:val="Normalwithspace"/>
              <w:spacing w:before="0"/>
              <w:jc w:val="left"/>
              <w:rPr>
                <w:rFonts w:asciiTheme="minorHAnsi" w:hAnsiTheme="minorHAnsi" w:cstheme="minorHAnsi"/>
                <w:b/>
                <w:szCs w:val="22"/>
              </w:rPr>
            </w:pPr>
            <w:r w:rsidRPr="009009DB">
              <w:rPr>
                <w:rFonts w:asciiTheme="minorHAnsi" w:hAnsiTheme="minorHAnsi" w:cstheme="minorHAnsi"/>
                <w:szCs w:val="22"/>
              </w:rPr>
              <w:t>RECORD_TYPE</w:t>
            </w:r>
          </w:p>
        </w:tc>
        <w:tc>
          <w:tcPr>
            <w:tcW w:w="1417" w:type="dxa"/>
          </w:tcPr>
          <w:p w14:paraId="4D2FAC05" w14:textId="0BBDDCB5"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X(10)</w:t>
            </w:r>
          </w:p>
        </w:tc>
        <w:tc>
          <w:tcPr>
            <w:tcW w:w="960" w:type="dxa"/>
          </w:tcPr>
          <w:p w14:paraId="38E707B8" w14:textId="255BBC6C"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w:t>
            </w:r>
          </w:p>
        </w:tc>
        <w:tc>
          <w:tcPr>
            <w:tcW w:w="2648" w:type="dxa"/>
          </w:tcPr>
          <w:p w14:paraId="121FF7C3" w14:textId="0BD5AA0E" w:rsidR="007C140D" w:rsidRPr="009009DB" w:rsidRDefault="00512220"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Record indicator</w:t>
            </w:r>
          </w:p>
        </w:tc>
        <w:tc>
          <w:tcPr>
            <w:tcW w:w="2946" w:type="dxa"/>
          </w:tcPr>
          <w:p w14:paraId="6F70A61D" w14:textId="36B5EF5C" w:rsidR="007C140D" w:rsidRPr="009009DB" w:rsidRDefault="00512220" w:rsidP="009009DB">
            <w:pPr>
              <w:jc w:val="left"/>
              <w:rPr>
                <w:rFonts w:asciiTheme="minorHAnsi" w:hAnsiTheme="minorHAnsi" w:cstheme="minorHAnsi"/>
                <w:szCs w:val="22"/>
              </w:rPr>
            </w:pPr>
            <w:r w:rsidRPr="009009DB">
              <w:rPr>
                <w:rFonts w:asciiTheme="minorHAnsi" w:hAnsiTheme="minorHAnsi" w:cstheme="minorHAnsi"/>
                <w:szCs w:val="22"/>
              </w:rPr>
              <w:t>Must be ‘DDDDDDDDDD’ for Detail Record.</w:t>
            </w:r>
          </w:p>
        </w:tc>
        <w:tc>
          <w:tcPr>
            <w:tcW w:w="3001" w:type="dxa"/>
          </w:tcPr>
          <w:p w14:paraId="4FA1A22B" w14:textId="77777777" w:rsidR="007C140D" w:rsidRPr="009009DB" w:rsidRDefault="007C140D" w:rsidP="009009DB">
            <w:pPr>
              <w:jc w:val="left"/>
              <w:rPr>
                <w:rFonts w:asciiTheme="minorHAnsi" w:hAnsiTheme="minorHAnsi" w:cstheme="minorHAnsi"/>
                <w:szCs w:val="22"/>
              </w:rPr>
            </w:pPr>
          </w:p>
        </w:tc>
      </w:tr>
      <w:tr w:rsidR="007C140D" w:rsidRPr="00400E60" w14:paraId="22F4D766" w14:textId="77777777" w:rsidTr="000B3397">
        <w:tc>
          <w:tcPr>
            <w:tcW w:w="797" w:type="dxa"/>
          </w:tcPr>
          <w:p w14:paraId="795CC2AA" w14:textId="77777777" w:rsidR="007C140D" w:rsidRPr="00F524AB" w:rsidRDefault="007C140D" w:rsidP="00D21035">
            <w:pPr>
              <w:pStyle w:val="ListParagraph"/>
            </w:pPr>
          </w:p>
        </w:tc>
        <w:tc>
          <w:tcPr>
            <w:tcW w:w="2415" w:type="dxa"/>
          </w:tcPr>
          <w:p w14:paraId="76A4F4DB" w14:textId="25F838BA"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NAME_OF_APPLN</w:t>
            </w:r>
          </w:p>
        </w:tc>
        <w:tc>
          <w:tcPr>
            <w:tcW w:w="1417" w:type="dxa"/>
          </w:tcPr>
          <w:p w14:paraId="31527490" w14:textId="3EA4F4CA"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X(100)</w:t>
            </w:r>
          </w:p>
        </w:tc>
        <w:tc>
          <w:tcPr>
            <w:tcW w:w="960" w:type="dxa"/>
          </w:tcPr>
          <w:p w14:paraId="434E8DA8" w14:textId="112AA123"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11</w:t>
            </w:r>
          </w:p>
        </w:tc>
        <w:tc>
          <w:tcPr>
            <w:tcW w:w="2648" w:type="dxa"/>
          </w:tcPr>
          <w:p w14:paraId="379D3B9A" w14:textId="67939E70" w:rsidR="007C140D" w:rsidRPr="009009DB" w:rsidRDefault="00A97EF2"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Name of the applicant</w:t>
            </w:r>
          </w:p>
        </w:tc>
        <w:tc>
          <w:tcPr>
            <w:tcW w:w="2946" w:type="dxa"/>
          </w:tcPr>
          <w:p w14:paraId="2604470F" w14:textId="160548AD" w:rsidR="007C140D" w:rsidRPr="009009DB" w:rsidRDefault="009A2D22" w:rsidP="009009DB">
            <w:pPr>
              <w:jc w:val="left"/>
              <w:rPr>
                <w:rFonts w:asciiTheme="minorHAnsi" w:hAnsiTheme="minorHAnsi" w:cstheme="minorHAnsi"/>
                <w:szCs w:val="22"/>
              </w:rPr>
            </w:pPr>
            <w:r w:rsidRPr="009009DB">
              <w:rPr>
                <w:rFonts w:asciiTheme="minorHAnsi" w:hAnsiTheme="minorHAnsi" w:cstheme="minorHAnsi"/>
                <w:szCs w:val="22"/>
              </w:rPr>
              <w:t>Data from holdings file</w:t>
            </w:r>
          </w:p>
        </w:tc>
        <w:tc>
          <w:tcPr>
            <w:tcW w:w="3001" w:type="dxa"/>
          </w:tcPr>
          <w:p w14:paraId="0D26C233" w14:textId="6E3AC243" w:rsidR="007C140D" w:rsidRPr="009009DB" w:rsidRDefault="00034A20" w:rsidP="009009DB">
            <w:pPr>
              <w:jc w:val="left"/>
              <w:rPr>
                <w:rFonts w:asciiTheme="minorHAnsi" w:hAnsiTheme="minorHAnsi" w:cstheme="minorHAnsi"/>
                <w:szCs w:val="22"/>
              </w:rPr>
            </w:pPr>
            <w:ins w:id="882" w:author="Yichen GU from.TOPPAN (MAS)" w:date="2026-01-16T15:33:00Z" w16du:dateUtc="2026-01-16T07:33:00Z">
              <w:r>
                <w:rPr>
                  <w:rFonts w:asciiTheme="minorHAnsi" w:hAnsiTheme="minorHAnsi" w:cstheme="minorHAnsi"/>
                  <w:szCs w:val="22"/>
                </w:rPr>
                <w:t>Allows special characters.</w:t>
              </w:r>
            </w:ins>
          </w:p>
        </w:tc>
      </w:tr>
      <w:tr w:rsidR="007C140D" w:rsidRPr="00400E60" w14:paraId="25DEC01A" w14:textId="77777777" w:rsidTr="000B3397">
        <w:tc>
          <w:tcPr>
            <w:tcW w:w="797" w:type="dxa"/>
          </w:tcPr>
          <w:p w14:paraId="745BCF27" w14:textId="77777777" w:rsidR="007C140D" w:rsidRPr="00F524AB" w:rsidRDefault="007C140D" w:rsidP="00D21035">
            <w:pPr>
              <w:pStyle w:val="ListParagraph"/>
            </w:pPr>
          </w:p>
        </w:tc>
        <w:tc>
          <w:tcPr>
            <w:tcW w:w="2415" w:type="dxa"/>
          </w:tcPr>
          <w:p w14:paraId="0126FD37" w14:textId="6D7C5AB8"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NATIONALITY</w:t>
            </w:r>
          </w:p>
        </w:tc>
        <w:tc>
          <w:tcPr>
            <w:tcW w:w="1417" w:type="dxa"/>
          </w:tcPr>
          <w:p w14:paraId="4FCCC5C6" w14:textId="56B1244D"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X(1)</w:t>
            </w:r>
          </w:p>
        </w:tc>
        <w:tc>
          <w:tcPr>
            <w:tcW w:w="960" w:type="dxa"/>
          </w:tcPr>
          <w:p w14:paraId="7DCC2FDE" w14:textId="37D8DA0E"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111</w:t>
            </w:r>
          </w:p>
        </w:tc>
        <w:tc>
          <w:tcPr>
            <w:tcW w:w="2648" w:type="dxa"/>
          </w:tcPr>
          <w:p w14:paraId="1D555561" w14:textId="15D72D7B" w:rsidR="007C140D" w:rsidRPr="009009DB" w:rsidRDefault="00A97EF2"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Nationality indicator of the applicant</w:t>
            </w:r>
          </w:p>
        </w:tc>
        <w:tc>
          <w:tcPr>
            <w:tcW w:w="2946" w:type="dxa"/>
          </w:tcPr>
          <w:p w14:paraId="6DB93C48" w14:textId="25FFCFD5" w:rsidR="007C140D" w:rsidRPr="009009DB" w:rsidRDefault="00D86299" w:rsidP="009009DB">
            <w:pPr>
              <w:jc w:val="left"/>
              <w:rPr>
                <w:rFonts w:asciiTheme="minorHAnsi" w:hAnsiTheme="minorHAnsi" w:cstheme="minorHAnsi"/>
                <w:szCs w:val="22"/>
              </w:rPr>
            </w:pPr>
            <w:r w:rsidRPr="009009DB">
              <w:rPr>
                <w:rFonts w:asciiTheme="minorHAnsi" w:hAnsiTheme="minorHAnsi" w:cstheme="minorHAnsi"/>
                <w:szCs w:val="22"/>
              </w:rPr>
              <w:t>Data from holdings file</w:t>
            </w:r>
          </w:p>
        </w:tc>
        <w:tc>
          <w:tcPr>
            <w:tcW w:w="3001" w:type="dxa"/>
          </w:tcPr>
          <w:p w14:paraId="764A9262" w14:textId="77777777" w:rsidR="007C140D" w:rsidRPr="009009DB" w:rsidRDefault="007C140D" w:rsidP="009009DB">
            <w:pPr>
              <w:jc w:val="left"/>
              <w:rPr>
                <w:rFonts w:asciiTheme="minorHAnsi" w:hAnsiTheme="minorHAnsi" w:cstheme="minorHAnsi"/>
                <w:szCs w:val="22"/>
              </w:rPr>
            </w:pPr>
          </w:p>
        </w:tc>
      </w:tr>
      <w:tr w:rsidR="007C140D" w:rsidRPr="00400E60" w14:paraId="45E50AC6" w14:textId="77777777" w:rsidTr="000B3397">
        <w:tc>
          <w:tcPr>
            <w:tcW w:w="797" w:type="dxa"/>
          </w:tcPr>
          <w:p w14:paraId="2AB5EB61" w14:textId="77777777" w:rsidR="007C140D" w:rsidRPr="00F524AB" w:rsidRDefault="007C140D" w:rsidP="00D21035">
            <w:pPr>
              <w:pStyle w:val="ListParagraph"/>
            </w:pPr>
          </w:p>
        </w:tc>
        <w:tc>
          <w:tcPr>
            <w:tcW w:w="2415" w:type="dxa"/>
          </w:tcPr>
          <w:p w14:paraId="2013AA1A" w14:textId="7EDB1DA6"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NATIONALITY_COUNTRY</w:t>
            </w:r>
          </w:p>
        </w:tc>
        <w:tc>
          <w:tcPr>
            <w:tcW w:w="1417" w:type="dxa"/>
          </w:tcPr>
          <w:p w14:paraId="2D717453" w14:textId="370D73B3"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X(2)</w:t>
            </w:r>
          </w:p>
        </w:tc>
        <w:tc>
          <w:tcPr>
            <w:tcW w:w="960" w:type="dxa"/>
          </w:tcPr>
          <w:p w14:paraId="74885590" w14:textId="51295025"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112</w:t>
            </w:r>
          </w:p>
        </w:tc>
        <w:tc>
          <w:tcPr>
            <w:tcW w:w="2648" w:type="dxa"/>
          </w:tcPr>
          <w:p w14:paraId="2D47651B" w14:textId="3B937E4A" w:rsidR="007C140D" w:rsidRPr="009009DB" w:rsidRDefault="00D10BD1"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Nationality country of the applicant</w:t>
            </w:r>
          </w:p>
        </w:tc>
        <w:tc>
          <w:tcPr>
            <w:tcW w:w="2946" w:type="dxa"/>
          </w:tcPr>
          <w:p w14:paraId="26FE96F3" w14:textId="44C74687" w:rsidR="007C140D" w:rsidRPr="009009DB" w:rsidRDefault="00D86299" w:rsidP="009009DB">
            <w:pPr>
              <w:jc w:val="left"/>
              <w:rPr>
                <w:rFonts w:asciiTheme="minorHAnsi" w:hAnsiTheme="minorHAnsi" w:cstheme="minorHAnsi"/>
                <w:szCs w:val="22"/>
              </w:rPr>
            </w:pPr>
            <w:r w:rsidRPr="009009DB">
              <w:rPr>
                <w:rFonts w:asciiTheme="minorHAnsi" w:hAnsiTheme="minorHAnsi" w:cstheme="minorHAnsi"/>
                <w:szCs w:val="22"/>
              </w:rPr>
              <w:t>Data from holdings file</w:t>
            </w:r>
          </w:p>
        </w:tc>
        <w:tc>
          <w:tcPr>
            <w:tcW w:w="3001" w:type="dxa"/>
          </w:tcPr>
          <w:p w14:paraId="0FF1AF76" w14:textId="77777777" w:rsidR="007C140D" w:rsidRPr="009009DB" w:rsidRDefault="007C140D" w:rsidP="009009DB">
            <w:pPr>
              <w:jc w:val="left"/>
              <w:rPr>
                <w:rFonts w:asciiTheme="minorHAnsi" w:hAnsiTheme="minorHAnsi" w:cstheme="minorHAnsi"/>
                <w:szCs w:val="22"/>
              </w:rPr>
            </w:pPr>
          </w:p>
        </w:tc>
      </w:tr>
      <w:tr w:rsidR="007C140D" w:rsidRPr="00400E60" w14:paraId="3876E5EC" w14:textId="77777777" w:rsidTr="000B3397">
        <w:tc>
          <w:tcPr>
            <w:tcW w:w="797" w:type="dxa"/>
          </w:tcPr>
          <w:p w14:paraId="47878F9B" w14:textId="77777777" w:rsidR="007C140D" w:rsidRPr="00F524AB" w:rsidRDefault="007C140D" w:rsidP="00D21035">
            <w:pPr>
              <w:pStyle w:val="ListParagraph"/>
            </w:pPr>
          </w:p>
        </w:tc>
        <w:tc>
          <w:tcPr>
            <w:tcW w:w="2415" w:type="dxa"/>
          </w:tcPr>
          <w:p w14:paraId="369D0C78" w14:textId="445F7310"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IC_PASSPORT</w:t>
            </w:r>
          </w:p>
        </w:tc>
        <w:tc>
          <w:tcPr>
            <w:tcW w:w="1417" w:type="dxa"/>
          </w:tcPr>
          <w:p w14:paraId="41F4254B" w14:textId="1CCE0EF9"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X(14)</w:t>
            </w:r>
          </w:p>
        </w:tc>
        <w:tc>
          <w:tcPr>
            <w:tcW w:w="960" w:type="dxa"/>
          </w:tcPr>
          <w:p w14:paraId="4E4795F2" w14:textId="184B5003"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114</w:t>
            </w:r>
          </w:p>
        </w:tc>
        <w:tc>
          <w:tcPr>
            <w:tcW w:w="2648" w:type="dxa"/>
          </w:tcPr>
          <w:p w14:paraId="445F0139" w14:textId="77777777" w:rsidR="007047F7" w:rsidRPr="009009DB" w:rsidRDefault="007047F7" w:rsidP="009009DB">
            <w:pPr>
              <w:spacing w:after="240"/>
              <w:jc w:val="left"/>
              <w:rPr>
                <w:rFonts w:asciiTheme="minorHAnsi" w:hAnsiTheme="minorHAnsi" w:cstheme="minorHAnsi"/>
                <w:szCs w:val="22"/>
              </w:rPr>
            </w:pPr>
            <w:r w:rsidRPr="009009DB">
              <w:rPr>
                <w:rFonts w:asciiTheme="minorHAnsi" w:hAnsiTheme="minorHAnsi" w:cstheme="minorHAnsi"/>
                <w:szCs w:val="22"/>
              </w:rPr>
              <w:t>NRIC for Singapore citizens or PRs</w:t>
            </w:r>
          </w:p>
          <w:p w14:paraId="2B504DBE" w14:textId="0BBEC153" w:rsidR="007C140D" w:rsidRPr="009009DB" w:rsidRDefault="007047F7"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or FIN/passport number for foreigners</w:t>
            </w:r>
          </w:p>
        </w:tc>
        <w:tc>
          <w:tcPr>
            <w:tcW w:w="2946" w:type="dxa"/>
          </w:tcPr>
          <w:p w14:paraId="42C329EC" w14:textId="0F1949B7" w:rsidR="007C140D" w:rsidRPr="009009DB" w:rsidRDefault="00D86299" w:rsidP="009009DB">
            <w:pPr>
              <w:jc w:val="left"/>
              <w:rPr>
                <w:rFonts w:asciiTheme="minorHAnsi" w:hAnsiTheme="minorHAnsi" w:cstheme="minorHAnsi"/>
                <w:szCs w:val="22"/>
              </w:rPr>
            </w:pPr>
            <w:r w:rsidRPr="009009DB">
              <w:rPr>
                <w:rFonts w:asciiTheme="minorHAnsi" w:hAnsiTheme="minorHAnsi" w:cstheme="minorHAnsi"/>
                <w:szCs w:val="22"/>
              </w:rPr>
              <w:t>Data from holdings file</w:t>
            </w:r>
          </w:p>
        </w:tc>
        <w:tc>
          <w:tcPr>
            <w:tcW w:w="3001" w:type="dxa"/>
          </w:tcPr>
          <w:p w14:paraId="542C098A" w14:textId="77777777" w:rsidR="007C140D" w:rsidRPr="009009DB" w:rsidRDefault="007C140D" w:rsidP="009009DB">
            <w:pPr>
              <w:jc w:val="left"/>
              <w:rPr>
                <w:rFonts w:asciiTheme="minorHAnsi" w:hAnsiTheme="minorHAnsi" w:cstheme="minorHAnsi"/>
                <w:szCs w:val="22"/>
              </w:rPr>
            </w:pPr>
          </w:p>
        </w:tc>
      </w:tr>
      <w:tr w:rsidR="007C140D" w:rsidRPr="00400E60" w14:paraId="6B4CA29F" w14:textId="77777777" w:rsidTr="000B3397">
        <w:tc>
          <w:tcPr>
            <w:tcW w:w="797" w:type="dxa"/>
          </w:tcPr>
          <w:p w14:paraId="146564FE" w14:textId="77777777" w:rsidR="007C140D" w:rsidRPr="00F524AB" w:rsidRDefault="007C140D" w:rsidP="00D21035">
            <w:pPr>
              <w:pStyle w:val="ListParagraph"/>
            </w:pPr>
          </w:p>
        </w:tc>
        <w:tc>
          <w:tcPr>
            <w:tcW w:w="2415" w:type="dxa"/>
          </w:tcPr>
          <w:p w14:paraId="10E02218" w14:textId="76079695"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CDP_ACCT_NO</w:t>
            </w:r>
          </w:p>
        </w:tc>
        <w:tc>
          <w:tcPr>
            <w:tcW w:w="1417" w:type="dxa"/>
          </w:tcPr>
          <w:p w14:paraId="0188A094" w14:textId="1C28D6D4"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X(16)</w:t>
            </w:r>
          </w:p>
        </w:tc>
        <w:tc>
          <w:tcPr>
            <w:tcW w:w="960" w:type="dxa"/>
          </w:tcPr>
          <w:p w14:paraId="71850788" w14:textId="09366BE7"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128</w:t>
            </w:r>
          </w:p>
        </w:tc>
        <w:tc>
          <w:tcPr>
            <w:tcW w:w="2648" w:type="dxa"/>
          </w:tcPr>
          <w:p w14:paraId="3AD32839" w14:textId="77777777" w:rsidR="00154408" w:rsidRPr="009009DB" w:rsidRDefault="00154408"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CDP account number of the applicant</w:t>
            </w:r>
          </w:p>
          <w:p w14:paraId="177EEE56" w14:textId="367B7F65" w:rsidR="007C140D" w:rsidRPr="009009DB" w:rsidRDefault="007C140D" w:rsidP="009009DB">
            <w:pPr>
              <w:pStyle w:val="Normalwithspace"/>
              <w:spacing w:before="0"/>
              <w:jc w:val="left"/>
              <w:rPr>
                <w:rFonts w:asciiTheme="minorHAnsi" w:hAnsiTheme="minorHAnsi" w:cstheme="minorHAnsi"/>
                <w:szCs w:val="22"/>
              </w:rPr>
            </w:pPr>
          </w:p>
        </w:tc>
        <w:tc>
          <w:tcPr>
            <w:tcW w:w="2946" w:type="dxa"/>
          </w:tcPr>
          <w:p w14:paraId="7B8A16E8" w14:textId="765E0B76" w:rsidR="007C140D" w:rsidRPr="009009DB" w:rsidRDefault="0041660C" w:rsidP="009009DB">
            <w:pPr>
              <w:jc w:val="left"/>
              <w:rPr>
                <w:rFonts w:asciiTheme="minorHAnsi" w:hAnsiTheme="minorHAnsi" w:cstheme="minorHAnsi"/>
                <w:szCs w:val="22"/>
              </w:rPr>
            </w:pPr>
            <w:r w:rsidRPr="009009DB">
              <w:rPr>
                <w:rFonts w:asciiTheme="minorHAnsi" w:hAnsiTheme="minorHAnsi" w:cstheme="minorHAnsi"/>
                <w:szCs w:val="22"/>
              </w:rPr>
              <w:t>Data from holdings file</w:t>
            </w:r>
          </w:p>
        </w:tc>
        <w:tc>
          <w:tcPr>
            <w:tcW w:w="3001" w:type="dxa"/>
          </w:tcPr>
          <w:p w14:paraId="7B9DAEED" w14:textId="77777777" w:rsidR="007C140D" w:rsidRPr="009009DB" w:rsidRDefault="007C140D" w:rsidP="009009DB">
            <w:pPr>
              <w:jc w:val="left"/>
              <w:rPr>
                <w:rFonts w:asciiTheme="minorHAnsi" w:hAnsiTheme="minorHAnsi" w:cstheme="minorHAnsi"/>
                <w:szCs w:val="22"/>
              </w:rPr>
            </w:pPr>
          </w:p>
        </w:tc>
      </w:tr>
      <w:tr w:rsidR="007C140D" w:rsidRPr="00400E60" w14:paraId="4EF9D9AA" w14:textId="77777777" w:rsidTr="000B3397">
        <w:tc>
          <w:tcPr>
            <w:tcW w:w="797" w:type="dxa"/>
          </w:tcPr>
          <w:p w14:paraId="21555AE2" w14:textId="77777777" w:rsidR="007C140D" w:rsidRPr="00F524AB" w:rsidRDefault="007C140D" w:rsidP="00D21035">
            <w:pPr>
              <w:pStyle w:val="ListParagraph"/>
            </w:pPr>
          </w:p>
        </w:tc>
        <w:tc>
          <w:tcPr>
            <w:tcW w:w="2415" w:type="dxa"/>
          </w:tcPr>
          <w:p w14:paraId="628C4F44" w14:textId="1605AA43" w:rsidR="007C140D" w:rsidRPr="009009DB" w:rsidRDefault="00AD193B"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CPFIS_SRS_ACCT_NO</w:t>
            </w:r>
          </w:p>
        </w:tc>
        <w:tc>
          <w:tcPr>
            <w:tcW w:w="1417" w:type="dxa"/>
          </w:tcPr>
          <w:p w14:paraId="3BC9C243" w14:textId="07A27D2C"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X(16)</w:t>
            </w:r>
          </w:p>
        </w:tc>
        <w:tc>
          <w:tcPr>
            <w:tcW w:w="960" w:type="dxa"/>
          </w:tcPr>
          <w:p w14:paraId="462E6705" w14:textId="61380224"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144</w:t>
            </w:r>
          </w:p>
        </w:tc>
        <w:tc>
          <w:tcPr>
            <w:tcW w:w="2648" w:type="dxa"/>
          </w:tcPr>
          <w:p w14:paraId="7D330D1E" w14:textId="5ECA31EA" w:rsidR="007C140D" w:rsidRPr="009009DB" w:rsidRDefault="009009DB" w:rsidP="009009DB">
            <w:pPr>
              <w:jc w:val="left"/>
              <w:rPr>
                <w:rFonts w:asciiTheme="minorHAnsi" w:hAnsiTheme="minorHAnsi" w:cstheme="minorHAnsi"/>
                <w:szCs w:val="22"/>
              </w:rPr>
            </w:pPr>
            <w:r w:rsidRPr="009009DB">
              <w:rPr>
                <w:rFonts w:asciiTheme="minorHAnsi" w:hAnsiTheme="minorHAnsi" w:cstheme="minorHAnsi"/>
                <w:szCs w:val="22"/>
              </w:rPr>
              <w:t>CPFIS or SRS Account number</w:t>
            </w:r>
          </w:p>
        </w:tc>
        <w:tc>
          <w:tcPr>
            <w:tcW w:w="2946" w:type="dxa"/>
          </w:tcPr>
          <w:p w14:paraId="2A8B4417" w14:textId="29E8A629" w:rsidR="007C140D" w:rsidRPr="009009DB" w:rsidRDefault="0041660C" w:rsidP="009009DB">
            <w:pPr>
              <w:jc w:val="left"/>
              <w:rPr>
                <w:rFonts w:asciiTheme="minorHAnsi" w:hAnsiTheme="minorHAnsi" w:cstheme="minorHAnsi"/>
                <w:szCs w:val="22"/>
              </w:rPr>
            </w:pPr>
            <w:r w:rsidRPr="009009DB">
              <w:rPr>
                <w:rFonts w:asciiTheme="minorHAnsi" w:hAnsiTheme="minorHAnsi" w:cstheme="minorHAnsi"/>
                <w:szCs w:val="22"/>
              </w:rPr>
              <w:t>Data from holdings file</w:t>
            </w:r>
          </w:p>
        </w:tc>
        <w:tc>
          <w:tcPr>
            <w:tcW w:w="3001" w:type="dxa"/>
          </w:tcPr>
          <w:p w14:paraId="3BBFFA80" w14:textId="77777777" w:rsidR="007C140D" w:rsidRPr="009009DB" w:rsidRDefault="007C140D" w:rsidP="009009DB">
            <w:pPr>
              <w:jc w:val="left"/>
              <w:rPr>
                <w:rFonts w:asciiTheme="minorHAnsi" w:hAnsiTheme="minorHAnsi" w:cstheme="minorHAnsi"/>
                <w:szCs w:val="22"/>
              </w:rPr>
            </w:pPr>
          </w:p>
        </w:tc>
      </w:tr>
      <w:tr w:rsidR="007C140D" w:rsidRPr="00400E60" w14:paraId="23A61741" w14:textId="77777777" w:rsidTr="000B3397">
        <w:tc>
          <w:tcPr>
            <w:tcW w:w="797" w:type="dxa"/>
          </w:tcPr>
          <w:p w14:paraId="6CD07378" w14:textId="77777777" w:rsidR="007C140D" w:rsidRPr="00F524AB" w:rsidRDefault="007C140D" w:rsidP="00D21035">
            <w:pPr>
              <w:pStyle w:val="ListParagraph"/>
            </w:pPr>
          </w:p>
        </w:tc>
        <w:tc>
          <w:tcPr>
            <w:tcW w:w="2415" w:type="dxa"/>
          </w:tcPr>
          <w:p w14:paraId="13EAC5CC" w14:textId="35D6E138"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ISSUE_CODE</w:t>
            </w:r>
          </w:p>
        </w:tc>
        <w:tc>
          <w:tcPr>
            <w:tcW w:w="1417" w:type="dxa"/>
          </w:tcPr>
          <w:p w14:paraId="30B2D8AF" w14:textId="0F8AFB90"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X(8)</w:t>
            </w:r>
          </w:p>
        </w:tc>
        <w:tc>
          <w:tcPr>
            <w:tcW w:w="960" w:type="dxa"/>
          </w:tcPr>
          <w:p w14:paraId="582F868B" w14:textId="622F2D37"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160</w:t>
            </w:r>
          </w:p>
        </w:tc>
        <w:tc>
          <w:tcPr>
            <w:tcW w:w="2648" w:type="dxa"/>
          </w:tcPr>
          <w:p w14:paraId="32495B96" w14:textId="23EC479F" w:rsidR="007C140D" w:rsidRPr="009009DB" w:rsidRDefault="00A018AC" w:rsidP="009009DB">
            <w:pPr>
              <w:jc w:val="left"/>
              <w:rPr>
                <w:rFonts w:asciiTheme="minorHAnsi" w:hAnsiTheme="minorHAnsi" w:cstheme="minorHAnsi"/>
                <w:szCs w:val="22"/>
              </w:rPr>
            </w:pPr>
            <w:r>
              <w:rPr>
                <w:rFonts w:asciiTheme="minorHAnsi" w:hAnsiTheme="minorHAnsi" w:cstheme="minorHAnsi"/>
              </w:rPr>
              <w:t>Issue code of SSB</w:t>
            </w:r>
          </w:p>
        </w:tc>
        <w:tc>
          <w:tcPr>
            <w:tcW w:w="2946" w:type="dxa"/>
          </w:tcPr>
          <w:p w14:paraId="434B6235" w14:textId="331BF0D4" w:rsidR="007C140D" w:rsidRPr="009009DB" w:rsidRDefault="00C650F6" w:rsidP="009009DB">
            <w:pPr>
              <w:jc w:val="left"/>
              <w:rPr>
                <w:rFonts w:asciiTheme="minorHAnsi" w:hAnsiTheme="minorHAnsi" w:cstheme="minorHAnsi"/>
                <w:szCs w:val="22"/>
              </w:rPr>
            </w:pPr>
            <w:r w:rsidRPr="009009DB">
              <w:rPr>
                <w:rFonts w:asciiTheme="minorHAnsi" w:hAnsiTheme="minorHAnsi" w:cstheme="minorHAnsi"/>
                <w:szCs w:val="22"/>
              </w:rPr>
              <w:t>Data from holdings file</w:t>
            </w:r>
          </w:p>
        </w:tc>
        <w:tc>
          <w:tcPr>
            <w:tcW w:w="3001" w:type="dxa"/>
          </w:tcPr>
          <w:p w14:paraId="3E03677E" w14:textId="77777777" w:rsidR="007C140D" w:rsidRPr="009009DB" w:rsidRDefault="007C140D" w:rsidP="009009DB">
            <w:pPr>
              <w:jc w:val="left"/>
              <w:rPr>
                <w:rFonts w:asciiTheme="minorHAnsi" w:hAnsiTheme="minorHAnsi" w:cstheme="minorHAnsi"/>
                <w:szCs w:val="22"/>
              </w:rPr>
            </w:pPr>
          </w:p>
        </w:tc>
      </w:tr>
      <w:tr w:rsidR="007C140D" w:rsidRPr="00400E60" w14:paraId="74E1C2E5" w14:textId="77777777" w:rsidTr="000B3397">
        <w:tc>
          <w:tcPr>
            <w:tcW w:w="797" w:type="dxa"/>
          </w:tcPr>
          <w:p w14:paraId="22B1C0E0" w14:textId="77777777" w:rsidR="007C140D" w:rsidRPr="00F524AB" w:rsidRDefault="007C140D" w:rsidP="00D21035">
            <w:pPr>
              <w:pStyle w:val="ListParagraph"/>
            </w:pPr>
          </w:p>
        </w:tc>
        <w:tc>
          <w:tcPr>
            <w:tcW w:w="2415" w:type="dxa"/>
          </w:tcPr>
          <w:p w14:paraId="1841150A" w14:textId="13FEC0AF"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ISIN_CODE</w:t>
            </w:r>
          </w:p>
        </w:tc>
        <w:tc>
          <w:tcPr>
            <w:tcW w:w="1417" w:type="dxa"/>
          </w:tcPr>
          <w:p w14:paraId="13D0D4F0" w14:textId="2F32A5DC"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X(12)</w:t>
            </w:r>
          </w:p>
        </w:tc>
        <w:tc>
          <w:tcPr>
            <w:tcW w:w="960" w:type="dxa"/>
          </w:tcPr>
          <w:p w14:paraId="4D85A66C" w14:textId="7A5C96E1"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168</w:t>
            </w:r>
          </w:p>
        </w:tc>
        <w:tc>
          <w:tcPr>
            <w:tcW w:w="2648" w:type="dxa"/>
          </w:tcPr>
          <w:p w14:paraId="1B4E4FA8" w14:textId="006E2D9C" w:rsidR="007C140D" w:rsidRPr="009009DB" w:rsidRDefault="00A018AC" w:rsidP="009009DB">
            <w:pPr>
              <w:jc w:val="left"/>
              <w:rPr>
                <w:rFonts w:asciiTheme="minorHAnsi" w:hAnsiTheme="minorHAnsi" w:cstheme="minorHAnsi"/>
                <w:szCs w:val="22"/>
              </w:rPr>
            </w:pPr>
            <w:r>
              <w:rPr>
                <w:rFonts w:asciiTheme="minorHAnsi" w:hAnsiTheme="minorHAnsi" w:cstheme="minorHAnsi"/>
              </w:rPr>
              <w:t>ISIN code of the SSB issue</w:t>
            </w:r>
          </w:p>
        </w:tc>
        <w:tc>
          <w:tcPr>
            <w:tcW w:w="2946" w:type="dxa"/>
          </w:tcPr>
          <w:p w14:paraId="2652B261" w14:textId="02B5DA30" w:rsidR="007C140D" w:rsidRPr="009009DB" w:rsidRDefault="00C650F6" w:rsidP="009009DB">
            <w:pPr>
              <w:jc w:val="left"/>
              <w:rPr>
                <w:rFonts w:asciiTheme="minorHAnsi" w:hAnsiTheme="minorHAnsi" w:cstheme="minorHAnsi"/>
                <w:szCs w:val="22"/>
              </w:rPr>
            </w:pPr>
            <w:r w:rsidRPr="009009DB">
              <w:rPr>
                <w:rFonts w:asciiTheme="minorHAnsi" w:hAnsiTheme="minorHAnsi" w:cstheme="minorHAnsi"/>
                <w:szCs w:val="22"/>
              </w:rPr>
              <w:t>Data from holdings file</w:t>
            </w:r>
          </w:p>
        </w:tc>
        <w:tc>
          <w:tcPr>
            <w:tcW w:w="3001" w:type="dxa"/>
          </w:tcPr>
          <w:p w14:paraId="4D91FE9E" w14:textId="77777777" w:rsidR="007C140D" w:rsidRPr="009009DB" w:rsidRDefault="007C140D" w:rsidP="009009DB">
            <w:pPr>
              <w:jc w:val="left"/>
              <w:rPr>
                <w:rFonts w:asciiTheme="minorHAnsi" w:hAnsiTheme="minorHAnsi" w:cstheme="minorHAnsi"/>
                <w:szCs w:val="22"/>
              </w:rPr>
            </w:pPr>
          </w:p>
        </w:tc>
      </w:tr>
      <w:tr w:rsidR="007C140D" w:rsidRPr="00400E60" w14:paraId="147F757E" w14:textId="77777777" w:rsidTr="000B3397">
        <w:tc>
          <w:tcPr>
            <w:tcW w:w="797" w:type="dxa"/>
          </w:tcPr>
          <w:p w14:paraId="03177ECB" w14:textId="77777777" w:rsidR="007C140D" w:rsidRPr="00F524AB" w:rsidRDefault="007C140D" w:rsidP="00D21035">
            <w:pPr>
              <w:pStyle w:val="ListParagraph"/>
            </w:pPr>
          </w:p>
        </w:tc>
        <w:tc>
          <w:tcPr>
            <w:tcW w:w="2415" w:type="dxa"/>
          </w:tcPr>
          <w:p w14:paraId="3767EA51" w14:textId="78CB0D54"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HOLDING_AMT</w:t>
            </w:r>
          </w:p>
        </w:tc>
        <w:tc>
          <w:tcPr>
            <w:tcW w:w="1417" w:type="dxa"/>
          </w:tcPr>
          <w:p w14:paraId="28950497" w14:textId="20CB5650"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9(11)</w:t>
            </w:r>
          </w:p>
        </w:tc>
        <w:tc>
          <w:tcPr>
            <w:tcW w:w="960" w:type="dxa"/>
          </w:tcPr>
          <w:p w14:paraId="77DDD331" w14:textId="1FDDB42B"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180</w:t>
            </w:r>
          </w:p>
        </w:tc>
        <w:tc>
          <w:tcPr>
            <w:tcW w:w="2648" w:type="dxa"/>
          </w:tcPr>
          <w:p w14:paraId="13FC03CD" w14:textId="5400D37D" w:rsidR="007C140D" w:rsidRPr="009009DB" w:rsidRDefault="00A018AC" w:rsidP="009009DB">
            <w:pPr>
              <w:jc w:val="left"/>
              <w:rPr>
                <w:rFonts w:asciiTheme="minorHAnsi" w:hAnsiTheme="minorHAnsi" w:cstheme="minorHAnsi"/>
                <w:szCs w:val="22"/>
              </w:rPr>
            </w:pPr>
            <w:r>
              <w:rPr>
                <w:rFonts w:asciiTheme="minorHAnsi" w:hAnsiTheme="minorHAnsi" w:cstheme="minorHAnsi"/>
                <w:szCs w:val="22"/>
              </w:rPr>
              <w:t>Holding amount of this issue</w:t>
            </w:r>
          </w:p>
        </w:tc>
        <w:tc>
          <w:tcPr>
            <w:tcW w:w="2946" w:type="dxa"/>
          </w:tcPr>
          <w:p w14:paraId="462A92D5" w14:textId="7CE64C59" w:rsidR="007C140D" w:rsidRPr="009009DB" w:rsidRDefault="00C650F6" w:rsidP="009009DB">
            <w:pPr>
              <w:jc w:val="left"/>
              <w:rPr>
                <w:rFonts w:asciiTheme="minorHAnsi" w:hAnsiTheme="minorHAnsi" w:cstheme="minorHAnsi"/>
                <w:szCs w:val="22"/>
              </w:rPr>
            </w:pPr>
            <w:r w:rsidRPr="009009DB">
              <w:rPr>
                <w:rFonts w:asciiTheme="minorHAnsi" w:hAnsiTheme="minorHAnsi" w:cstheme="minorHAnsi"/>
                <w:szCs w:val="22"/>
              </w:rPr>
              <w:t>Data from holdings file</w:t>
            </w:r>
          </w:p>
        </w:tc>
        <w:tc>
          <w:tcPr>
            <w:tcW w:w="3001" w:type="dxa"/>
          </w:tcPr>
          <w:p w14:paraId="6A4FDA88" w14:textId="77777777" w:rsidR="007C140D" w:rsidRPr="009009DB" w:rsidRDefault="007C140D" w:rsidP="009009DB">
            <w:pPr>
              <w:jc w:val="left"/>
              <w:rPr>
                <w:rFonts w:asciiTheme="minorHAnsi" w:hAnsiTheme="minorHAnsi" w:cstheme="minorHAnsi"/>
                <w:szCs w:val="22"/>
              </w:rPr>
            </w:pPr>
          </w:p>
        </w:tc>
      </w:tr>
      <w:tr w:rsidR="007C140D" w:rsidRPr="00400E60" w14:paraId="62B8E6C3" w14:textId="77777777" w:rsidTr="000B3397">
        <w:tc>
          <w:tcPr>
            <w:tcW w:w="797" w:type="dxa"/>
          </w:tcPr>
          <w:p w14:paraId="038CB128" w14:textId="77777777" w:rsidR="007C140D" w:rsidRPr="00F524AB" w:rsidRDefault="007C140D" w:rsidP="00D21035">
            <w:pPr>
              <w:pStyle w:val="ListParagraph"/>
            </w:pPr>
          </w:p>
        </w:tc>
        <w:tc>
          <w:tcPr>
            <w:tcW w:w="2415" w:type="dxa"/>
          </w:tcPr>
          <w:p w14:paraId="47750A52" w14:textId="6A79B5F5"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REC_STATUS</w:t>
            </w:r>
          </w:p>
        </w:tc>
        <w:tc>
          <w:tcPr>
            <w:tcW w:w="1417" w:type="dxa"/>
          </w:tcPr>
          <w:p w14:paraId="7019CDDE" w14:textId="5A466027"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X(1)</w:t>
            </w:r>
          </w:p>
        </w:tc>
        <w:tc>
          <w:tcPr>
            <w:tcW w:w="960" w:type="dxa"/>
          </w:tcPr>
          <w:p w14:paraId="28FBB4F0" w14:textId="1C24A556"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191</w:t>
            </w:r>
          </w:p>
        </w:tc>
        <w:tc>
          <w:tcPr>
            <w:tcW w:w="2648" w:type="dxa"/>
          </w:tcPr>
          <w:p w14:paraId="5B591541" w14:textId="1C067488" w:rsidR="007C140D" w:rsidRPr="009009DB" w:rsidRDefault="00915E12" w:rsidP="00915E12">
            <w:pPr>
              <w:pStyle w:val="Normalwithspace"/>
              <w:spacing w:before="0"/>
              <w:jc w:val="left"/>
              <w:rPr>
                <w:rFonts w:asciiTheme="minorHAnsi" w:hAnsiTheme="minorHAnsi" w:cstheme="minorHAnsi"/>
                <w:szCs w:val="22"/>
              </w:rPr>
            </w:pPr>
            <w:r>
              <w:rPr>
                <w:rFonts w:asciiTheme="minorHAnsi" w:hAnsiTheme="minorHAnsi" w:cstheme="minorHAnsi"/>
                <w:szCs w:val="22"/>
              </w:rPr>
              <w:t>Record processing status</w:t>
            </w:r>
          </w:p>
        </w:tc>
        <w:tc>
          <w:tcPr>
            <w:tcW w:w="2946" w:type="dxa"/>
          </w:tcPr>
          <w:p w14:paraId="0391560E" w14:textId="0FFAF4B1" w:rsidR="007C140D" w:rsidRPr="009009DB" w:rsidRDefault="00B5597F" w:rsidP="009009DB">
            <w:pPr>
              <w:jc w:val="left"/>
              <w:rPr>
                <w:rFonts w:asciiTheme="minorHAnsi" w:hAnsiTheme="minorHAnsi" w:cstheme="minorHAnsi"/>
                <w:szCs w:val="22"/>
              </w:rPr>
            </w:pPr>
            <w:r>
              <w:rPr>
                <w:rFonts w:asciiTheme="minorHAnsi" w:hAnsiTheme="minorHAnsi" w:cstheme="minorHAnsi"/>
                <w:szCs w:val="22"/>
              </w:rPr>
              <w:t>Must be ‘P’ or ‘F’.</w:t>
            </w:r>
          </w:p>
        </w:tc>
        <w:tc>
          <w:tcPr>
            <w:tcW w:w="3001" w:type="dxa"/>
          </w:tcPr>
          <w:p w14:paraId="6DE96F2C" w14:textId="77777777" w:rsidR="00B5597F" w:rsidRPr="00230A41" w:rsidRDefault="00B5597F" w:rsidP="00B5597F">
            <w:pPr>
              <w:jc w:val="left"/>
              <w:rPr>
                <w:rFonts w:asciiTheme="minorHAnsi" w:hAnsiTheme="minorHAnsi" w:cstheme="minorHAnsi"/>
                <w:szCs w:val="22"/>
              </w:rPr>
            </w:pPr>
            <w:r w:rsidRPr="00230A41">
              <w:rPr>
                <w:rFonts w:asciiTheme="minorHAnsi" w:hAnsiTheme="minorHAnsi" w:cstheme="minorHAnsi"/>
                <w:szCs w:val="22"/>
              </w:rPr>
              <w:t>P – Pass</w:t>
            </w:r>
          </w:p>
          <w:p w14:paraId="2F5ADB9A" w14:textId="77777777" w:rsidR="00B5597F" w:rsidRDefault="00B5597F" w:rsidP="00B5597F">
            <w:pPr>
              <w:jc w:val="left"/>
              <w:rPr>
                <w:rFonts w:asciiTheme="minorHAnsi" w:hAnsiTheme="minorHAnsi" w:cstheme="minorHAnsi"/>
                <w:szCs w:val="22"/>
              </w:rPr>
            </w:pPr>
            <w:r w:rsidRPr="00230A41">
              <w:rPr>
                <w:rFonts w:asciiTheme="minorHAnsi" w:hAnsiTheme="minorHAnsi" w:cstheme="minorHAnsi"/>
                <w:szCs w:val="22"/>
              </w:rPr>
              <w:t>F – Fail</w:t>
            </w:r>
          </w:p>
          <w:p w14:paraId="4BA77D15" w14:textId="77777777" w:rsidR="00B5597F" w:rsidRDefault="00B5597F" w:rsidP="00B5597F">
            <w:pPr>
              <w:jc w:val="left"/>
              <w:rPr>
                <w:rFonts w:asciiTheme="minorHAnsi" w:hAnsiTheme="minorHAnsi" w:cstheme="minorHAnsi"/>
                <w:szCs w:val="22"/>
              </w:rPr>
            </w:pPr>
          </w:p>
          <w:p w14:paraId="799EF8BA" w14:textId="73767C2C" w:rsidR="007C140D" w:rsidRPr="009009DB" w:rsidRDefault="00B5597F" w:rsidP="00B5597F">
            <w:pPr>
              <w:jc w:val="left"/>
              <w:rPr>
                <w:rFonts w:asciiTheme="minorHAnsi" w:hAnsiTheme="minorHAnsi" w:cstheme="minorHAnsi"/>
                <w:szCs w:val="22"/>
              </w:rPr>
            </w:pPr>
            <w:r>
              <w:rPr>
                <w:rFonts w:asciiTheme="minorHAnsi" w:hAnsiTheme="minorHAnsi" w:cstheme="minorHAnsi"/>
                <w:szCs w:val="22"/>
              </w:rPr>
              <w:t>If one record fails processing, all its applied amount will be rejected, but its failure will not affect the processing status of other records.</w:t>
            </w:r>
          </w:p>
        </w:tc>
      </w:tr>
      <w:tr w:rsidR="007C140D" w:rsidRPr="00400E60" w14:paraId="14BDC850" w14:textId="77777777" w:rsidTr="000B3397">
        <w:tc>
          <w:tcPr>
            <w:tcW w:w="797" w:type="dxa"/>
          </w:tcPr>
          <w:p w14:paraId="459E6A3A" w14:textId="77777777" w:rsidR="007C140D" w:rsidRPr="00F524AB" w:rsidRDefault="007C140D" w:rsidP="00D21035">
            <w:pPr>
              <w:pStyle w:val="ListParagraph"/>
            </w:pPr>
          </w:p>
        </w:tc>
        <w:tc>
          <w:tcPr>
            <w:tcW w:w="2415" w:type="dxa"/>
          </w:tcPr>
          <w:p w14:paraId="695E03D7" w14:textId="4FBA67D3"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REC_ERROR_DESC</w:t>
            </w:r>
          </w:p>
        </w:tc>
        <w:tc>
          <w:tcPr>
            <w:tcW w:w="1417" w:type="dxa"/>
          </w:tcPr>
          <w:p w14:paraId="56C647F7" w14:textId="3D2DDD6C"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X(20)</w:t>
            </w:r>
          </w:p>
        </w:tc>
        <w:tc>
          <w:tcPr>
            <w:tcW w:w="960" w:type="dxa"/>
          </w:tcPr>
          <w:p w14:paraId="0FC3A80C" w14:textId="562172AB"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192</w:t>
            </w:r>
          </w:p>
        </w:tc>
        <w:tc>
          <w:tcPr>
            <w:tcW w:w="2648" w:type="dxa"/>
          </w:tcPr>
          <w:p w14:paraId="60129B9D" w14:textId="22E6B775" w:rsidR="007C140D" w:rsidRPr="009009DB" w:rsidRDefault="00B5023B" w:rsidP="009009DB">
            <w:pPr>
              <w:jc w:val="left"/>
              <w:rPr>
                <w:rFonts w:asciiTheme="minorHAnsi" w:hAnsiTheme="minorHAnsi" w:cstheme="minorHAnsi"/>
                <w:szCs w:val="22"/>
              </w:rPr>
            </w:pPr>
            <w:r w:rsidRPr="001D7450">
              <w:rPr>
                <w:rFonts w:asciiTheme="minorHAnsi" w:hAnsiTheme="minorHAnsi" w:cstheme="minorHAnsi"/>
                <w:szCs w:val="22"/>
              </w:rPr>
              <w:t>Record processing error description</w:t>
            </w:r>
          </w:p>
        </w:tc>
        <w:tc>
          <w:tcPr>
            <w:tcW w:w="2946" w:type="dxa"/>
          </w:tcPr>
          <w:p w14:paraId="44E8CC46" w14:textId="5F73425C" w:rsidR="007C140D" w:rsidRPr="009009DB" w:rsidRDefault="00B5597F" w:rsidP="009009DB">
            <w:pPr>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31F16509" w14:textId="12FEB010" w:rsidR="007C140D" w:rsidRPr="009009DB" w:rsidRDefault="00B5597F" w:rsidP="009009DB">
            <w:pPr>
              <w:jc w:val="left"/>
              <w:rPr>
                <w:rFonts w:asciiTheme="minorHAnsi" w:hAnsiTheme="minorHAnsi" w:cstheme="minorHAnsi"/>
                <w:szCs w:val="22"/>
              </w:rPr>
            </w:pPr>
            <w:r>
              <w:rPr>
                <w:rFonts w:asciiTheme="minorHAnsi" w:hAnsiTheme="minorHAnsi" w:cstheme="minorHAnsi"/>
                <w:szCs w:val="22"/>
              </w:rPr>
              <w:t xml:space="preserve">Available error descriptions can be found in </w:t>
            </w:r>
            <w:hyperlink w:anchor="_Appendix_B.2_-_1" w:history="1">
              <w:r w:rsidR="007B0A4E">
                <w:rPr>
                  <w:rStyle w:val="Hyperlink"/>
                  <w:rFonts w:asciiTheme="minorHAnsi" w:hAnsiTheme="minorHAnsi" w:cstheme="minorHAnsi"/>
                  <w:szCs w:val="22"/>
                </w:rPr>
                <w:t>Appendix B.2 - Error Descriptions in REC_ERROR_DESC for Acknowledgement Files</w:t>
              </w:r>
            </w:hyperlink>
            <w:r>
              <w:rPr>
                <w:rFonts w:asciiTheme="minorHAnsi" w:hAnsiTheme="minorHAnsi" w:cstheme="minorHAnsi"/>
                <w:szCs w:val="22"/>
              </w:rPr>
              <w:t>.</w:t>
            </w:r>
          </w:p>
        </w:tc>
      </w:tr>
      <w:tr w:rsidR="007C140D" w:rsidRPr="00400E60" w14:paraId="7DE2BA45" w14:textId="77777777" w:rsidTr="000B3397">
        <w:tc>
          <w:tcPr>
            <w:tcW w:w="797" w:type="dxa"/>
          </w:tcPr>
          <w:p w14:paraId="6A43D6E4" w14:textId="77777777" w:rsidR="007C140D" w:rsidRPr="00F524AB" w:rsidRDefault="007C140D" w:rsidP="00D21035">
            <w:pPr>
              <w:pStyle w:val="ListParagraph"/>
            </w:pPr>
          </w:p>
        </w:tc>
        <w:tc>
          <w:tcPr>
            <w:tcW w:w="2415" w:type="dxa"/>
          </w:tcPr>
          <w:p w14:paraId="4797E163" w14:textId="499D6241"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CHECKSUM</w:t>
            </w:r>
          </w:p>
        </w:tc>
        <w:tc>
          <w:tcPr>
            <w:tcW w:w="1417" w:type="dxa"/>
          </w:tcPr>
          <w:p w14:paraId="28AE76C5" w14:textId="67F7833A"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9(14)</w:t>
            </w:r>
          </w:p>
        </w:tc>
        <w:tc>
          <w:tcPr>
            <w:tcW w:w="960" w:type="dxa"/>
          </w:tcPr>
          <w:p w14:paraId="480F3B4F" w14:textId="36CD594F"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212</w:t>
            </w:r>
          </w:p>
        </w:tc>
        <w:tc>
          <w:tcPr>
            <w:tcW w:w="2648" w:type="dxa"/>
          </w:tcPr>
          <w:p w14:paraId="0B631414" w14:textId="16D267FC" w:rsidR="007C140D" w:rsidRPr="009009DB" w:rsidRDefault="00B5597F" w:rsidP="009009DB">
            <w:pPr>
              <w:jc w:val="left"/>
              <w:rPr>
                <w:rFonts w:asciiTheme="minorHAnsi" w:hAnsiTheme="minorHAnsi" w:cstheme="minorHAnsi"/>
                <w:szCs w:val="22"/>
              </w:rPr>
            </w:pPr>
            <w:r w:rsidRPr="00E06696">
              <w:rPr>
                <w:rFonts w:asciiTheme="minorHAnsi" w:hAnsiTheme="minorHAnsi" w:cstheme="minorHAnsi"/>
                <w:szCs w:val="22"/>
              </w:rPr>
              <w:t>Sum of all numeric fields of this detail record</w:t>
            </w:r>
          </w:p>
        </w:tc>
        <w:tc>
          <w:tcPr>
            <w:tcW w:w="2946" w:type="dxa"/>
          </w:tcPr>
          <w:p w14:paraId="7305F697" w14:textId="7417E12D" w:rsidR="007C140D" w:rsidRPr="009009DB" w:rsidRDefault="00B5597F" w:rsidP="009009DB">
            <w:pPr>
              <w:jc w:val="left"/>
              <w:rPr>
                <w:rFonts w:asciiTheme="minorHAnsi" w:hAnsiTheme="minorHAnsi" w:cstheme="minorHAnsi"/>
                <w:szCs w:val="22"/>
              </w:rPr>
            </w:pPr>
            <w:r>
              <w:rPr>
                <w:rFonts w:asciiTheme="minorHAnsi" w:hAnsiTheme="minorHAnsi" w:cstheme="minorHAnsi"/>
                <w:szCs w:val="22"/>
              </w:rPr>
              <w:t>Must equal the sum of the values from all numeric fields of the detail record.</w:t>
            </w:r>
          </w:p>
        </w:tc>
        <w:tc>
          <w:tcPr>
            <w:tcW w:w="3001" w:type="dxa"/>
          </w:tcPr>
          <w:p w14:paraId="4B3DA9AC" w14:textId="77777777" w:rsidR="00EC1485" w:rsidRDefault="00EC1485" w:rsidP="00EC1485">
            <w:pPr>
              <w:spacing w:after="240"/>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p w14:paraId="17A30B2C" w14:textId="77777777" w:rsidR="00EC1485" w:rsidRDefault="00EC1485" w:rsidP="00EC1485">
            <w:pPr>
              <w:spacing w:after="240"/>
              <w:jc w:val="left"/>
              <w:rPr>
                <w:rFonts w:asciiTheme="minorHAnsi" w:hAnsiTheme="minorHAnsi" w:cstheme="minorHAnsi"/>
                <w:szCs w:val="22"/>
              </w:rPr>
            </w:pPr>
            <w:r>
              <w:rPr>
                <w:rFonts w:asciiTheme="minorHAnsi" w:hAnsiTheme="minorHAnsi" w:cstheme="minorHAnsi"/>
                <w:szCs w:val="22"/>
              </w:rPr>
              <w:t>There are 2 fields used for this calculation:</w:t>
            </w:r>
          </w:p>
          <w:p w14:paraId="587BDA87" w14:textId="29F49FDB" w:rsidR="006E6C18" w:rsidRDefault="006E6C18" w:rsidP="006E6C18">
            <w:pPr>
              <w:spacing w:after="240"/>
              <w:jc w:val="left"/>
              <w:rPr>
                <w:rFonts w:asciiTheme="minorHAnsi" w:hAnsiTheme="minorHAnsi" w:cstheme="minorHAnsi"/>
                <w:szCs w:val="22"/>
              </w:rPr>
            </w:pPr>
            <w:r w:rsidRPr="008F7172">
              <w:rPr>
                <w:rFonts w:asciiTheme="minorHAnsi" w:hAnsiTheme="minorHAnsi" w:cstheme="minorHAnsi"/>
                <w:szCs w:val="22"/>
              </w:rPr>
              <w:t>The last 8 digits of CDP_ACCT_NO (only if CDP_ACCT_NO is numeric)</w:t>
            </w:r>
          </w:p>
          <w:p w14:paraId="71234583" w14:textId="77777777" w:rsidR="00EC1485" w:rsidRDefault="00EC1485" w:rsidP="00EC1485">
            <w:pPr>
              <w:spacing w:after="240"/>
              <w:jc w:val="left"/>
              <w:rPr>
                <w:rFonts w:asciiTheme="minorHAnsi" w:hAnsiTheme="minorHAnsi" w:cstheme="minorHAnsi"/>
                <w:szCs w:val="22"/>
              </w:rPr>
            </w:pPr>
            <w:r>
              <w:rPr>
                <w:rFonts w:asciiTheme="minorHAnsi" w:hAnsiTheme="minorHAnsi" w:cstheme="minorHAnsi"/>
                <w:szCs w:val="22"/>
              </w:rPr>
              <w:t>and</w:t>
            </w:r>
          </w:p>
          <w:p w14:paraId="46D1E8F4" w14:textId="2471AB65" w:rsidR="00B5597F" w:rsidRPr="00B5597F" w:rsidRDefault="00EC1485" w:rsidP="00EC1485">
            <w:pPr>
              <w:rPr>
                <w:rFonts w:asciiTheme="minorHAnsi" w:hAnsiTheme="minorHAnsi" w:cstheme="minorHAnsi"/>
                <w:szCs w:val="22"/>
              </w:rPr>
            </w:pPr>
            <w:r>
              <w:rPr>
                <w:rFonts w:asciiTheme="minorHAnsi" w:hAnsiTheme="minorHAnsi" w:cstheme="minorHAnsi"/>
                <w:szCs w:val="22"/>
              </w:rPr>
              <w:t>HOLDING_AMT</w:t>
            </w:r>
            <w:r w:rsidRPr="00B5597F">
              <w:rPr>
                <w:rFonts w:asciiTheme="minorHAnsi" w:hAnsiTheme="minorHAnsi" w:cstheme="minorHAnsi"/>
                <w:szCs w:val="22"/>
              </w:rPr>
              <w:t xml:space="preserve"> </w:t>
            </w:r>
          </w:p>
        </w:tc>
      </w:tr>
      <w:tr w:rsidR="007C140D" w:rsidRPr="00400E60" w14:paraId="5D072782" w14:textId="77777777" w:rsidTr="000B3397">
        <w:tc>
          <w:tcPr>
            <w:tcW w:w="797" w:type="dxa"/>
          </w:tcPr>
          <w:p w14:paraId="1245A7D2" w14:textId="77777777" w:rsidR="007C140D" w:rsidRPr="00F524AB" w:rsidRDefault="007C140D" w:rsidP="00095120">
            <w:pPr>
              <w:ind w:left="720"/>
            </w:pPr>
          </w:p>
        </w:tc>
        <w:tc>
          <w:tcPr>
            <w:tcW w:w="2415" w:type="dxa"/>
          </w:tcPr>
          <w:p w14:paraId="1543D9C4" w14:textId="7683963E"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b/>
                <w:szCs w:val="22"/>
              </w:rPr>
              <w:t>Control Record</w:t>
            </w:r>
          </w:p>
        </w:tc>
        <w:tc>
          <w:tcPr>
            <w:tcW w:w="1417" w:type="dxa"/>
          </w:tcPr>
          <w:p w14:paraId="6705E9B3" w14:textId="77777777" w:rsidR="007C140D" w:rsidRPr="009009DB" w:rsidRDefault="007C140D" w:rsidP="009009DB">
            <w:pPr>
              <w:pStyle w:val="Normalwithspace"/>
              <w:spacing w:before="0"/>
              <w:jc w:val="left"/>
              <w:rPr>
                <w:rFonts w:asciiTheme="minorHAnsi" w:hAnsiTheme="minorHAnsi" w:cstheme="minorHAnsi"/>
                <w:szCs w:val="22"/>
              </w:rPr>
            </w:pPr>
          </w:p>
        </w:tc>
        <w:tc>
          <w:tcPr>
            <w:tcW w:w="960" w:type="dxa"/>
          </w:tcPr>
          <w:p w14:paraId="68E36C64" w14:textId="77777777" w:rsidR="007C140D" w:rsidRPr="009009DB" w:rsidRDefault="007C140D" w:rsidP="009009DB">
            <w:pPr>
              <w:pStyle w:val="Normalwithspace"/>
              <w:spacing w:before="0"/>
              <w:jc w:val="left"/>
              <w:rPr>
                <w:rFonts w:asciiTheme="minorHAnsi" w:hAnsiTheme="minorHAnsi" w:cstheme="minorHAnsi"/>
                <w:szCs w:val="22"/>
              </w:rPr>
            </w:pPr>
          </w:p>
        </w:tc>
        <w:tc>
          <w:tcPr>
            <w:tcW w:w="2648" w:type="dxa"/>
          </w:tcPr>
          <w:p w14:paraId="77C21589" w14:textId="77777777" w:rsidR="007C140D" w:rsidRPr="009009DB" w:rsidRDefault="007C140D" w:rsidP="009009DB">
            <w:pPr>
              <w:jc w:val="left"/>
              <w:rPr>
                <w:rFonts w:asciiTheme="minorHAnsi" w:hAnsiTheme="minorHAnsi" w:cstheme="minorHAnsi"/>
                <w:szCs w:val="22"/>
              </w:rPr>
            </w:pPr>
          </w:p>
        </w:tc>
        <w:tc>
          <w:tcPr>
            <w:tcW w:w="2946" w:type="dxa"/>
          </w:tcPr>
          <w:p w14:paraId="6BC12779" w14:textId="77777777" w:rsidR="007C140D" w:rsidRPr="009009DB" w:rsidRDefault="007C140D" w:rsidP="009009DB">
            <w:pPr>
              <w:jc w:val="left"/>
              <w:rPr>
                <w:rFonts w:asciiTheme="minorHAnsi" w:hAnsiTheme="minorHAnsi" w:cstheme="minorHAnsi"/>
                <w:szCs w:val="22"/>
              </w:rPr>
            </w:pPr>
          </w:p>
        </w:tc>
        <w:tc>
          <w:tcPr>
            <w:tcW w:w="3001" w:type="dxa"/>
          </w:tcPr>
          <w:p w14:paraId="6C142CCA" w14:textId="77777777" w:rsidR="007C140D" w:rsidRPr="009009DB" w:rsidRDefault="007C140D" w:rsidP="009009DB">
            <w:pPr>
              <w:jc w:val="left"/>
              <w:rPr>
                <w:rFonts w:asciiTheme="minorHAnsi" w:hAnsiTheme="minorHAnsi" w:cstheme="minorHAnsi"/>
                <w:szCs w:val="22"/>
              </w:rPr>
            </w:pPr>
          </w:p>
        </w:tc>
      </w:tr>
      <w:tr w:rsidR="007C140D" w:rsidRPr="00400E60" w14:paraId="6B7F1D39" w14:textId="77777777" w:rsidTr="000B3397">
        <w:tc>
          <w:tcPr>
            <w:tcW w:w="797" w:type="dxa"/>
          </w:tcPr>
          <w:p w14:paraId="2148DB96" w14:textId="77777777" w:rsidR="007C140D" w:rsidRPr="00F524AB" w:rsidRDefault="007C140D" w:rsidP="00D21035">
            <w:pPr>
              <w:pStyle w:val="ListParagraph"/>
            </w:pPr>
          </w:p>
        </w:tc>
        <w:tc>
          <w:tcPr>
            <w:tcW w:w="2415" w:type="dxa"/>
          </w:tcPr>
          <w:p w14:paraId="031CBB8C" w14:textId="06911676" w:rsidR="007C140D" w:rsidRPr="009009DB" w:rsidRDefault="007C140D" w:rsidP="009009DB">
            <w:pPr>
              <w:pStyle w:val="Normalwithspace"/>
              <w:spacing w:before="0"/>
              <w:jc w:val="left"/>
              <w:rPr>
                <w:rFonts w:asciiTheme="minorHAnsi" w:hAnsiTheme="minorHAnsi" w:cstheme="minorHAnsi"/>
                <w:b/>
                <w:szCs w:val="22"/>
              </w:rPr>
            </w:pPr>
            <w:r w:rsidRPr="009009DB">
              <w:rPr>
                <w:rFonts w:asciiTheme="minorHAnsi" w:hAnsiTheme="minorHAnsi" w:cstheme="minorHAnsi"/>
                <w:szCs w:val="22"/>
              </w:rPr>
              <w:t>RECORD_TYPE</w:t>
            </w:r>
          </w:p>
        </w:tc>
        <w:tc>
          <w:tcPr>
            <w:tcW w:w="1417" w:type="dxa"/>
          </w:tcPr>
          <w:p w14:paraId="0053AA3A" w14:textId="07175EFF"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X(10)</w:t>
            </w:r>
          </w:p>
        </w:tc>
        <w:tc>
          <w:tcPr>
            <w:tcW w:w="960" w:type="dxa"/>
          </w:tcPr>
          <w:p w14:paraId="24B627AD" w14:textId="7EE7F2BA"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w:t>
            </w:r>
          </w:p>
        </w:tc>
        <w:tc>
          <w:tcPr>
            <w:tcW w:w="2648" w:type="dxa"/>
          </w:tcPr>
          <w:p w14:paraId="7B1CCF96" w14:textId="348D9FD4" w:rsidR="007C140D" w:rsidRPr="009009DB" w:rsidRDefault="00417F17" w:rsidP="009009DB">
            <w:pPr>
              <w:jc w:val="left"/>
              <w:rPr>
                <w:rFonts w:asciiTheme="minorHAnsi" w:hAnsiTheme="minorHAnsi" w:cstheme="minorHAnsi"/>
                <w:szCs w:val="22"/>
              </w:rPr>
            </w:pPr>
            <w:r>
              <w:rPr>
                <w:rFonts w:asciiTheme="minorHAnsi" w:hAnsiTheme="minorHAnsi" w:cstheme="minorHAnsi"/>
                <w:szCs w:val="22"/>
                <w:lang w:val="en-AU"/>
              </w:rPr>
              <w:t>Record indicator</w:t>
            </w:r>
          </w:p>
        </w:tc>
        <w:tc>
          <w:tcPr>
            <w:tcW w:w="2946" w:type="dxa"/>
          </w:tcPr>
          <w:p w14:paraId="1B54A2D5" w14:textId="68735BCB" w:rsidR="007C140D" w:rsidRPr="009009DB" w:rsidRDefault="00417F17" w:rsidP="009009DB">
            <w:pPr>
              <w:jc w:val="left"/>
              <w:rPr>
                <w:rFonts w:asciiTheme="minorHAnsi" w:hAnsiTheme="minorHAnsi" w:cstheme="minorHAnsi"/>
                <w:szCs w:val="22"/>
              </w:rPr>
            </w:pPr>
            <w:r>
              <w:rPr>
                <w:rFonts w:asciiTheme="minorHAnsi" w:hAnsiTheme="minorHAnsi" w:cstheme="minorHAnsi"/>
                <w:szCs w:val="22"/>
              </w:rPr>
              <w:t>Must be</w:t>
            </w:r>
            <w:r w:rsidRPr="00E06696">
              <w:rPr>
                <w:rFonts w:asciiTheme="minorHAnsi" w:hAnsiTheme="minorHAnsi" w:cstheme="minorHAnsi"/>
                <w:szCs w:val="22"/>
              </w:rPr>
              <w:t xml:space="preserve"> ‘TTTTTTTTTT’ for Control Record</w:t>
            </w:r>
            <w:r>
              <w:rPr>
                <w:rFonts w:asciiTheme="minorHAnsi" w:hAnsiTheme="minorHAnsi" w:cstheme="minorHAnsi"/>
                <w:szCs w:val="22"/>
              </w:rPr>
              <w:t>.</w:t>
            </w:r>
          </w:p>
        </w:tc>
        <w:tc>
          <w:tcPr>
            <w:tcW w:w="3001" w:type="dxa"/>
          </w:tcPr>
          <w:p w14:paraId="18F78A3E" w14:textId="77777777" w:rsidR="007C140D" w:rsidRPr="009009DB" w:rsidRDefault="007C140D" w:rsidP="009009DB">
            <w:pPr>
              <w:jc w:val="left"/>
              <w:rPr>
                <w:rFonts w:asciiTheme="minorHAnsi" w:hAnsiTheme="minorHAnsi" w:cstheme="minorHAnsi"/>
                <w:szCs w:val="22"/>
              </w:rPr>
            </w:pPr>
          </w:p>
        </w:tc>
      </w:tr>
      <w:tr w:rsidR="007C140D" w:rsidRPr="00400E60" w14:paraId="6FAA9AC4" w14:textId="77777777" w:rsidTr="000B3397">
        <w:tc>
          <w:tcPr>
            <w:tcW w:w="797" w:type="dxa"/>
          </w:tcPr>
          <w:p w14:paraId="1EE1CC60" w14:textId="77777777" w:rsidR="007C140D" w:rsidRPr="00F524AB" w:rsidRDefault="007C140D" w:rsidP="00D21035">
            <w:pPr>
              <w:pStyle w:val="ListParagraph"/>
            </w:pPr>
          </w:p>
        </w:tc>
        <w:tc>
          <w:tcPr>
            <w:tcW w:w="2415" w:type="dxa"/>
          </w:tcPr>
          <w:p w14:paraId="576A37F8" w14:textId="7F003C3C"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RECORD_COUNT</w:t>
            </w:r>
          </w:p>
        </w:tc>
        <w:tc>
          <w:tcPr>
            <w:tcW w:w="1417" w:type="dxa"/>
          </w:tcPr>
          <w:p w14:paraId="20F20EAC" w14:textId="4713C91A"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9(9)</w:t>
            </w:r>
          </w:p>
        </w:tc>
        <w:tc>
          <w:tcPr>
            <w:tcW w:w="960" w:type="dxa"/>
          </w:tcPr>
          <w:p w14:paraId="01298D57" w14:textId="2382F741"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11</w:t>
            </w:r>
          </w:p>
        </w:tc>
        <w:tc>
          <w:tcPr>
            <w:tcW w:w="2648" w:type="dxa"/>
          </w:tcPr>
          <w:p w14:paraId="32200691" w14:textId="63F40E2D" w:rsidR="007C140D" w:rsidRPr="009009DB" w:rsidRDefault="00417F17" w:rsidP="009009DB">
            <w:pPr>
              <w:jc w:val="left"/>
              <w:rPr>
                <w:rFonts w:asciiTheme="minorHAnsi" w:hAnsiTheme="minorHAnsi" w:cstheme="minorHAnsi"/>
                <w:szCs w:val="22"/>
              </w:rPr>
            </w:pPr>
            <w:r w:rsidRPr="00E06696">
              <w:rPr>
                <w:rFonts w:asciiTheme="minorHAnsi" w:hAnsiTheme="minorHAnsi" w:cstheme="minorHAnsi"/>
                <w:szCs w:val="22"/>
              </w:rPr>
              <w:t>Total number of detail records</w:t>
            </w:r>
            <w:r>
              <w:rPr>
                <w:rFonts w:asciiTheme="minorHAnsi" w:hAnsiTheme="minorHAnsi" w:cstheme="minorHAnsi"/>
                <w:szCs w:val="22"/>
              </w:rPr>
              <w:t xml:space="preserve"> in the acknowledgement file</w:t>
            </w:r>
          </w:p>
        </w:tc>
        <w:tc>
          <w:tcPr>
            <w:tcW w:w="2946" w:type="dxa"/>
          </w:tcPr>
          <w:p w14:paraId="2615962E" w14:textId="28C644B4" w:rsidR="007C140D" w:rsidRDefault="00417F17" w:rsidP="009009DB">
            <w:pPr>
              <w:jc w:val="left"/>
              <w:rPr>
                <w:rFonts w:asciiTheme="minorHAnsi" w:hAnsiTheme="minorHAnsi" w:cstheme="minorHAnsi"/>
                <w:szCs w:val="22"/>
              </w:rPr>
            </w:pPr>
            <w:r>
              <w:rPr>
                <w:rFonts w:asciiTheme="minorHAnsi" w:hAnsiTheme="minorHAnsi" w:cstheme="minorHAnsi"/>
                <w:szCs w:val="22"/>
              </w:rPr>
              <w:t>Must equal the number of detail records.</w:t>
            </w:r>
          </w:p>
          <w:p w14:paraId="11A8B8DA" w14:textId="77777777" w:rsidR="00417F17" w:rsidRPr="00417F17" w:rsidRDefault="00417F17" w:rsidP="00417F17">
            <w:pPr>
              <w:jc w:val="center"/>
              <w:rPr>
                <w:rFonts w:asciiTheme="minorHAnsi" w:hAnsiTheme="minorHAnsi" w:cstheme="minorHAnsi"/>
                <w:szCs w:val="22"/>
              </w:rPr>
            </w:pPr>
          </w:p>
        </w:tc>
        <w:tc>
          <w:tcPr>
            <w:tcW w:w="3001" w:type="dxa"/>
          </w:tcPr>
          <w:p w14:paraId="10C84FD0" w14:textId="77777777" w:rsidR="007C140D" w:rsidRPr="009009DB" w:rsidRDefault="007C140D" w:rsidP="009009DB">
            <w:pPr>
              <w:jc w:val="left"/>
              <w:rPr>
                <w:rFonts w:asciiTheme="minorHAnsi" w:hAnsiTheme="minorHAnsi" w:cstheme="minorHAnsi"/>
                <w:szCs w:val="22"/>
              </w:rPr>
            </w:pPr>
          </w:p>
        </w:tc>
      </w:tr>
      <w:tr w:rsidR="007C140D" w:rsidRPr="00400E60" w14:paraId="1AA5864F" w14:textId="77777777" w:rsidTr="000B3397">
        <w:tc>
          <w:tcPr>
            <w:tcW w:w="797" w:type="dxa"/>
          </w:tcPr>
          <w:p w14:paraId="3AC746C5" w14:textId="77777777" w:rsidR="007C140D" w:rsidRPr="00F524AB" w:rsidRDefault="007C140D" w:rsidP="00D21035">
            <w:pPr>
              <w:pStyle w:val="ListParagraph"/>
            </w:pPr>
          </w:p>
        </w:tc>
        <w:tc>
          <w:tcPr>
            <w:tcW w:w="2415" w:type="dxa"/>
          </w:tcPr>
          <w:p w14:paraId="09F2C53E" w14:textId="0650A9F7"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OVERALL_</w:t>
            </w:r>
            <w:r w:rsidR="0037008E">
              <w:rPr>
                <w:rFonts w:asciiTheme="minorHAnsi" w:hAnsiTheme="minorHAnsi" w:cstheme="minorHAnsi"/>
                <w:szCs w:val="22"/>
              </w:rPr>
              <w:t>CHECKSUM</w:t>
            </w:r>
          </w:p>
        </w:tc>
        <w:tc>
          <w:tcPr>
            <w:tcW w:w="1417" w:type="dxa"/>
          </w:tcPr>
          <w:p w14:paraId="41858E8D" w14:textId="35407B46" w:rsidR="007C140D" w:rsidRPr="009009DB" w:rsidRDefault="007C140D" w:rsidP="009009DB">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9(14)</w:t>
            </w:r>
          </w:p>
        </w:tc>
        <w:tc>
          <w:tcPr>
            <w:tcW w:w="960" w:type="dxa"/>
          </w:tcPr>
          <w:p w14:paraId="3BBA8573" w14:textId="43723E9D" w:rsidR="007C140D" w:rsidRPr="009009DB" w:rsidRDefault="00C72958" w:rsidP="009009DB">
            <w:pPr>
              <w:pStyle w:val="Normalwithspace"/>
              <w:spacing w:before="0"/>
              <w:jc w:val="left"/>
              <w:rPr>
                <w:rFonts w:asciiTheme="minorHAnsi" w:hAnsiTheme="minorHAnsi" w:cstheme="minorHAnsi"/>
                <w:szCs w:val="22"/>
              </w:rPr>
            </w:pPr>
            <w:r>
              <w:rPr>
                <w:rFonts w:asciiTheme="minorHAnsi" w:hAnsiTheme="minorHAnsi" w:cstheme="minorHAnsi"/>
                <w:szCs w:val="22"/>
              </w:rPr>
              <w:t>20</w:t>
            </w:r>
          </w:p>
        </w:tc>
        <w:tc>
          <w:tcPr>
            <w:tcW w:w="2648" w:type="dxa"/>
          </w:tcPr>
          <w:p w14:paraId="7D9E5887" w14:textId="002DC2E5" w:rsidR="007C140D" w:rsidRPr="009009DB" w:rsidRDefault="00417F17" w:rsidP="009009DB">
            <w:pPr>
              <w:jc w:val="left"/>
              <w:rPr>
                <w:rFonts w:asciiTheme="minorHAnsi" w:hAnsiTheme="minorHAnsi" w:cstheme="minorHAnsi"/>
                <w:szCs w:val="22"/>
              </w:rPr>
            </w:pPr>
            <w:r w:rsidRPr="00E06696">
              <w:rPr>
                <w:rFonts w:asciiTheme="minorHAnsi" w:hAnsiTheme="minorHAnsi" w:cstheme="minorHAnsi"/>
                <w:szCs w:val="22"/>
              </w:rPr>
              <w:t xml:space="preserve">Sum of </w:t>
            </w:r>
            <w:r w:rsidR="00F93041">
              <w:rPr>
                <w:rFonts w:asciiTheme="minorHAnsi" w:hAnsiTheme="minorHAnsi" w:cstheme="minorHAnsi"/>
                <w:szCs w:val="22"/>
              </w:rPr>
              <w:t>all</w:t>
            </w:r>
            <w:r w:rsidR="00F93041" w:rsidRPr="00E06696">
              <w:rPr>
                <w:rFonts w:asciiTheme="minorHAnsi" w:hAnsiTheme="minorHAnsi" w:cstheme="minorHAnsi"/>
                <w:szCs w:val="22"/>
              </w:rPr>
              <w:t xml:space="preserve"> detail records</w:t>
            </w:r>
            <w:r w:rsidR="00F93041">
              <w:rPr>
                <w:rFonts w:asciiTheme="minorHAnsi" w:hAnsiTheme="minorHAnsi" w:cstheme="minorHAnsi"/>
                <w:szCs w:val="22"/>
              </w:rPr>
              <w:t>’</w:t>
            </w:r>
            <w:r w:rsidR="00F93041" w:rsidRPr="00E06696">
              <w:rPr>
                <w:rFonts w:asciiTheme="minorHAnsi" w:hAnsiTheme="minorHAnsi" w:cstheme="minorHAnsi"/>
                <w:szCs w:val="22"/>
              </w:rPr>
              <w:t xml:space="preserve"> </w:t>
            </w:r>
            <w:r w:rsidR="00F93041">
              <w:rPr>
                <w:rFonts w:asciiTheme="minorHAnsi" w:hAnsiTheme="minorHAnsi" w:cstheme="minorHAnsi"/>
                <w:szCs w:val="22"/>
              </w:rPr>
              <w:t>CHECKSUM</w:t>
            </w:r>
          </w:p>
        </w:tc>
        <w:tc>
          <w:tcPr>
            <w:tcW w:w="2946" w:type="dxa"/>
          </w:tcPr>
          <w:p w14:paraId="3EB72562" w14:textId="59A9F1D9" w:rsidR="007C140D" w:rsidRPr="009009DB" w:rsidRDefault="00417F17" w:rsidP="009009DB">
            <w:pPr>
              <w:jc w:val="left"/>
              <w:rPr>
                <w:rFonts w:asciiTheme="minorHAnsi" w:hAnsiTheme="minorHAnsi" w:cstheme="minorHAnsi"/>
                <w:szCs w:val="22"/>
              </w:rPr>
            </w:pPr>
            <w:r>
              <w:rPr>
                <w:rFonts w:asciiTheme="minorHAnsi" w:hAnsiTheme="minorHAnsi" w:cstheme="minorHAnsi"/>
                <w:szCs w:val="22"/>
              </w:rPr>
              <w:t>Must equal the sum of all detail records’ CHECKSUM.</w:t>
            </w:r>
          </w:p>
        </w:tc>
        <w:tc>
          <w:tcPr>
            <w:tcW w:w="3001" w:type="dxa"/>
          </w:tcPr>
          <w:p w14:paraId="132201A3" w14:textId="68865B6B" w:rsidR="007C140D" w:rsidRPr="009009DB" w:rsidRDefault="00237C0B" w:rsidP="00E316DD">
            <w:pPr>
              <w:keepNext/>
              <w:jc w:val="left"/>
              <w:rPr>
                <w:rFonts w:asciiTheme="minorHAnsi" w:hAnsiTheme="minorHAnsi" w:cstheme="minorHAnsi"/>
                <w:szCs w:val="22"/>
              </w:rPr>
            </w:pPr>
            <w:r>
              <w:rPr>
                <w:rFonts w:asciiTheme="minorHAnsi" w:hAnsiTheme="minorHAnsi" w:cstheme="minorHAnsi"/>
                <w:szCs w:val="22"/>
              </w:rPr>
              <w:t>If</w:t>
            </w:r>
            <w:r w:rsidR="00417F17" w:rsidRPr="00E06696">
              <w:rPr>
                <w:rFonts w:asciiTheme="minorHAnsi" w:hAnsiTheme="minorHAnsi" w:cstheme="minorHAnsi"/>
                <w:szCs w:val="22"/>
              </w:rPr>
              <w:t xml:space="preserve"> the sum is bigger than 99,999,999,999,999, use the last 14 digits of the number.</w:t>
            </w:r>
          </w:p>
        </w:tc>
      </w:tr>
    </w:tbl>
    <w:p w14:paraId="2DFD43DA" w14:textId="40764330" w:rsidR="00C80642" w:rsidRPr="00C80642" w:rsidRDefault="00E316DD" w:rsidP="00E316DD">
      <w:pPr>
        <w:pStyle w:val="Caption"/>
        <w:rPr>
          <w:lang w:val="en-AU"/>
        </w:rPr>
      </w:pPr>
      <w:r>
        <w:t xml:space="preserve">Table </w:t>
      </w:r>
      <w:r>
        <w:fldChar w:fldCharType="begin"/>
      </w:r>
      <w:r>
        <w:instrText xml:space="preserve"> SEQ Table \* ARABIC </w:instrText>
      </w:r>
      <w:r>
        <w:fldChar w:fldCharType="separate"/>
      </w:r>
      <w:r w:rsidR="00FB29C8">
        <w:t>22</w:t>
      </w:r>
      <w:r>
        <w:fldChar w:fldCharType="end"/>
      </w:r>
      <w:r>
        <w:t xml:space="preserve"> </w:t>
      </w:r>
      <w:r>
        <w:fldChar w:fldCharType="begin"/>
      </w:r>
      <w:r>
        <w:instrText xml:space="preserve"> </w:instrText>
      </w:r>
      <w:r w:rsidRPr="00E316DD">
        <w:instrText>STYLEREF "Heading 3"</w:instrText>
      </w:r>
      <w:r>
        <w:instrText xml:space="preserve"> </w:instrText>
      </w:r>
      <w:r>
        <w:fldChar w:fldCharType="separate"/>
      </w:r>
      <w:r w:rsidR="00020BB2">
        <w:t>Appendix A.8 - SSB Acknowledgement File for Holdings Data Dictionary</w:t>
      </w:r>
      <w:r>
        <w:fldChar w:fldCharType="end"/>
      </w:r>
    </w:p>
    <w:p w14:paraId="09676A48" w14:textId="77777777" w:rsidR="00C4554B" w:rsidRDefault="00C4554B" w:rsidP="00634352">
      <w:pPr>
        <w:pStyle w:val="Heading3"/>
      </w:pPr>
      <w:bookmarkStart w:id="883" w:name="_Appendix_A.9_-"/>
      <w:bookmarkStart w:id="884" w:name="_Toc217999947"/>
      <w:bookmarkEnd w:id="883"/>
      <w:r>
        <w:t>Appendix A.9 - SSB Coupon/Redemption Rate File Data Dictionary</w:t>
      </w:r>
      <w:bookmarkEnd w:id="884"/>
    </w:p>
    <w:tbl>
      <w:tblPr>
        <w:tblStyle w:val="TableGrid"/>
        <w:tblW w:w="14184" w:type="dxa"/>
        <w:tblLook w:val="04A0" w:firstRow="1" w:lastRow="0" w:firstColumn="1" w:lastColumn="0" w:noHBand="0" w:noVBand="1"/>
      </w:tblPr>
      <w:tblGrid>
        <w:gridCol w:w="797"/>
        <w:gridCol w:w="2415"/>
        <w:gridCol w:w="1417"/>
        <w:gridCol w:w="960"/>
        <w:gridCol w:w="2648"/>
        <w:gridCol w:w="2946"/>
        <w:gridCol w:w="3001"/>
      </w:tblGrid>
      <w:tr w:rsidR="008F0A40" w:rsidRPr="00300889" w14:paraId="54D9C0B2" w14:textId="77777777" w:rsidTr="00C919FE">
        <w:tc>
          <w:tcPr>
            <w:tcW w:w="797" w:type="dxa"/>
            <w:shd w:val="clear" w:color="auto" w:fill="D9D9D9" w:themeFill="background1" w:themeFillShade="D9"/>
          </w:tcPr>
          <w:p w14:paraId="22914F9C" w14:textId="77777777" w:rsidR="00095120" w:rsidRPr="00300889" w:rsidRDefault="00095120"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415" w:type="dxa"/>
            <w:shd w:val="clear" w:color="auto" w:fill="D9D9D9" w:themeFill="background1" w:themeFillShade="D9"/>
          </w:tcPr>
          <w:p w14:paraId="3BA7C9FF" w14:textId="77777777" w:rsidR="00095120" w:rsidRPr="00300889" w:rsidRDefault="00095120"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2EFD0990" w14:textId="77777777" w:rsidR="00095120" w:rsidRPr="00300889" w:rsidRDefault="00095120" w:rsidP="00D023A9">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960" w:type="dxa"/>
            <w:shd w:val="clear" w:color="auto" w:fill="D9D9D9" w:themeFill="background1" w:themeFillShade="D9"/>
          </w:tcPr>
          <w:p w14:paraId="3C64AF8E" w14:textId="77777777" w:rsidR="00095120" w:rsidRDefault="00095120" w:rsidP="00D023A9">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Position From</w:t>
            </w:r>
          </w:p>
        </w:tc>
        <w:tc>
          <w:tcPr>
            <w:tcW w:w="2648" w:type="dxa"/>
            <w:shd w:val="clear" w:color="auto" w:fill="D9D9D9" w:themeFill="background1" w:themeFillShade="D9"/>
          </w:tcPr>
          <w:p w14:paraId="7DAFB70B" w14:textId="77777777" w:rsidR="00095120" w:rsidRPr="00300889" w:rsidRDefault="00095120"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46" w:type="dxa"/>
            <w:shd w:val="clear" w:color="auto" w:fill="D9D9D9" w:themeFill="background1" w:themeFillShade="D9"/>
          </w:tcPr>
          <w:p w14:paraId="590E26BE" w14:textId="7F2D9786" w:rsidR="00095120" w:rsidRPr="00300889" w:rsidRDefault="00095120" w:rsidP="00D023A9">
            <w:pPr>
              <w:pStyle w:val="Normalwithspace"/>
              <w:spacing w:before="0"/>
              <w:jc w:val="left"/>
              <w:rPr>
                <w:rFonts w:asciiTheme="minorHAnsi" w:hAnsiTheme="minorHAnsi" w:cstheme="minorHAnsi"/>
                <w:b/>
                <w:bCs/>
                <w:lang w:val="en-AU"/>
              </w:rPr>
            </w:pPr>
            <w:del w:id="885" w:author="Yichen GU from.TOPPAN (MAS)" w:date="2026-01-14T15:50:00Z" w16du:dateUtc="2026-01-14T07:50:00Z">
              <w:r w:rsidDel="00A85F8A">
                <w:rPr>
                  <w:rFonts w:asciiTheme="minorHAnsi" w:hAnsiTheme="minorHAnsi" w:cstheme="minorHAnsi"/>
                  <w:b/>
                  <w:bCs/>
                  <w:lang w:val="en-AU"/>
                </w:rPr>
                <w:delText xml:space="preserve">Validation </w:delText>
              </w:r>
            </w:del>
            <w:ins w:id="886" w:author="Yichen GU from.TOPPAN (MAS)" w:date="2026-01-14T15:50:00Z" w16du:dateUtc="2026-01-14T07:50:00Z">
              <w:r w:rsidR="00A85F8A">
                <w:rPr>
                  <w:rFonts w:asciiTheme="minorHAnsi" w:hAnsiTheme="minorHAnsi" w:cstheme="minorHAnsi"/>
                  <w:b/>
                  <w:bCs/>
                  <w:lang w:val="en-AU"/>
                </w:rPr>
                <w:t xml:space="preserve">Generation </w:t>
              </w:r>
            </w:ins>
            <w:r>
              <w:rPr>
                <w:rFonts w:asciiTheme="minorHAnsi" w:hAnsiTheme="minorHAnsi" w:cstheme="minorHAnsi"/>
                <w:b/>
                <w:bCs/>
                <w:lang w:val="en-AU"/>
              </w:rPr>
              <w:t>Rules</w:t>
            </w:r>
          </w:p>
        </w:tc>
        <w:tc>
          <w:tcPr>
            <w:tcW w:w="3001" w:type="dxa"/>
            <w:shd w:val="clear" w:color="auto" w:fill="D9D9D9" w:themeFill="background1" w:themeFillShade="D9"/>
          </w:tcPr>
          <w:p w14:paraId="0EF129B5" w14:textId="77777777" w:rsidR="00095120" w:rsidRPr="00300889" w:rsidRDefault="00095120" w:rsidP="00D023A9">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8F0A40" w:rsidRPr="009009DB" w14:paraId="77918FEC" w14:textId="77777777" w:rsidTr="00C919FE">
        <w:tc>
          <w:tcPr>
            <w:tcW w:w="797" w:type="dxa"/>
          </w:tcPr>
          <w:p w14:paraId="40C2527E" w14:textId="77777777" w:rsidR="00095120" w:rsidRPr="00E337FA" w:rsidRDefault="00095120" w:rsidP="00D023A9">
            <w:pPr>
              <w:rPr>
                <w:lang w:val="en-AU"/>
              </w:rPr>
            </w:pPr>
          </w:p>
        </w:tc>
        <w:tc>
          <w:tcPr>
            <w:tcW w:w="2415" w:type="dxa"/>
          </w:tcPr>
          <w:p w14:paraId="79E37FD7" w14:textId="77777777" w:rsidR="00095120" w:rsidRPr="009009DB" w:rsidRDefault="00095120" w:rsidP="00D023A9">
            <w:pPr>
              <w:pStyle w:val="Normalwithspace"/>
              <w:spacing w:before="0"/>
              <w:jc w:val="left"/>
              <w:rPr>
                <w:rFonts w:asciiTheme="minorHAnsi" w:hAnsiTheme="minorHAnsi" w:cstheme="minorHAnsi"/>
                <w:b/>
                <w:bCs/>
                <w:szCs w:val="22"/>
                <w:lang w:val="en-AU"/>
              </w:rPr>
            </w:pPr>
            <w:r w:rsidRPr="009009DB">
              <w:rPr>
                <w:rFonts w:asciiTheme="minorHAnsi" w:hAnsiTheme="minorHAnsi" w:cstheme="minorHAnsi"/>
                <w:b/>
                <w:bCs/>
                <w:szCs w:val="22"/>
                <w:lang w:val="en-AU"/>
              </w:rPr>
              <w:t>Header Record</w:t>
            </w:r>
          </w:p>
        </w:tc>
        <w:tc>
          <w:tcPr>
            <w:tcW w:w="1417" w:type="dxa"/>
          </w:tcPr>
          <w:p w14:paraId="27AC53AB" w14:textId="77777777" w:rsidR="00095120" w:rsidRPr="009009DB" w:rsidRDefault="00095120" w:rsidP="00D023A9">
            <w:pPr>
              <w:pStyle w:val="Normalwithspace"/>
              <w:spacing w:before="0"/>
              <w:jc w:val="left"/>
              <w:rPr>
                <w:rFonts w:asciiTheme="minorHAnsi" w:hAnsiTheme="minorHAnsi" w:cstheme="minorHAnsi"/>
                <w:szCs w:val="22"/>
                <w:lang w:val="en-AU"/>
              </w:rPr>
            </w:pPr>
          </w:p>
        </w:tc>
        <w:tc>
          <w:tcPr>
            <w:tcW w:w="960" w:type="dxa"/>
          </w:tcPr>
          <w:p w14:paraId="191284A4" w14:textId="77777777" w:rsidR="00095120" w:rsidRPr="009009DB" w:rsidRDefault="00095120" w:rsidP="00D023A9">
            <w:pPr>
              <w:pStyle w:val="Normalwithspace"/>
              <w:spacing w:before="0"/>
              <w:jc w:val="left"/>
              <w:rPr>
                <w:rFonts w:asciiTheme="minorHAnsi" w:hAnsiTheme="minorHAnsi" w:cstheme="minorHAnsi"/>
                <w:szCs w:val="22"/>
                <w:lang w:val="en-AU"/>
              </w:rPr>
            </w:pPr>
          </w:p>
        </w:tc>
        <w:tc>
          <w:tcPr>
            <w:tcW w:w="2648" w:type="dxa"/>
          </w:tcPr>
          <w:p w14:paraId="76773FEC" w14:textId="77777777" w:rsidR="00095120" w:rsidRPr="009009DB" w:rsidRDefault="00095120" w:rsidP="00D023A9">
            <w:pPr>
              <w:pStyle w:val="Normalwithspace"/>
              <w:spacing w:before="0"/>
              <w:jc w:val="left"/>
              <w:rPr>
                <w:rFonts w:asciiTheme="minorHAnsi" w:hAnsiTheme="minorHAnsi" w:cstheme="minorHAnsi"/>
                <w:szCs w:val="22"/>
                <w:lang w:val="en-AU"/>
              </w:rPr>
            </w:pPr>
          </w:p>
        </w:tc>
        <w:tc>
          <w:tcPr>
            <w:tcW w:w="2946" w:type="dxa"/>
          </w:tcPr>
          <w:p w14:paraId="57DC315A" w14:textId="77777777" w:rsidR="00095120" w:rsidRPr="009009DB" w:rsidRDefault="00095120" w:rsidP="00D023A9">
            <w:pPr>
              <w:pStyle w:val="Normalwithspace"/>
              <w:spacing w:before="0"/>
              <w:jc w:val="left"/>
              <w:rPr>
                <w:rFonts w:asciiTheme="minorHAnsi" w:hAnsiTheme="minorHAnsi" w:cstheme="minorHAnsi"/>
                <w:szCs w:val="22"/>
                <w:lang w:val="en-AU"/>
              </w:rPr>
            </w:pPr>
          </w:p>
        </w:tc>
        <w:tc>
          <w:tcPr>
            <w:tcW w:w="3001" w:type="dxa"/>
          </w:tcPr>
          <w:p w14:paraId="355E23D6" w14:textId="77777777" w:rsidR="00095120" w:rsidRPr="009009DB" w:rsidRDefault="00095120" w:rsidP="00D023A9">
            <w:pPr>
              <w:pStyle w:val="Normalwithspace"/>
              <w:spacing w:before="0"/>
              <w:jc w:val="left"/>
              <w:rPr>
                <w:rFonts w:asciiTheme="minorHAnsi" w:hAnsiTheme="minorHAnsi" w:cstheme="minorHAnsi"/>
                <w:szCs w:val="22"/>
                <w:lang w:val="en-AU"/>
              </w:rPr>
            </w:pPr>
          </w:p>
        </w:tc>
      </w:tr>
      <w:tr w:rsidR="008F0A40" w:rsidRPr="009009DB" w14:paraId="5B58D87F" w14:textId="77777777" w:rsidTr="00C919FE">
        <w:tc>
          <w:tcPr>
            <w:tcW w:w="797" w:type="dxa"/>
          </w:tcPr>
          <w:p w14:paraId="264B4001" w14:textId="77777777" w:rsidR="00095120" w:rsidRPr="00F524AB" w:rsidRDefault="00095120" w:rsidP="00857344">
            <w:pPr>
              <w:pStyle w:val="ListParagraph"/>
              <w:numPr>
                <w:ilvl w:val="0"/>
                <w:numId w:val="125"/>
              </w:numPr>
            </w:pPr>
          </w:p>
        </w:tc>
        <w:tc>
          <w:tcPr>
            <w:tcW w:w="2415" w:type="dxa"/>
          </w:tcPr>
          <w:p w14:paraId="2FE3362A" w14:textId="77777777" w:rsidR="00095120" w:rsidRPr="009009DB" w:rsidRDefault="00095120" w:rsidP="00D023A9">
            <w:pPr>
              <w:pStyle w:val="Normalwithspace"/>
              <w:spacing w:before="0"/>
              <w:jc w:val="left"/>
              <w:rPr>
                <w:rFonts w:asciiTheme="minorHAnsi" w:hAnsiTheme="minorHAnsi" w:cstheme="minorHAnsi"/>
                <w:szCs w:val="22"/>
                <w:lang w:val="en-AU"/>
              </w:rPr>
            </w:pPr>
            <w:r w:rsidRPr="009009DB">
              <w:rPr>
                <w:rFonts w:asciiTheme="minorHAnsi" w:hAnsiTheme="minorHAnsi" w:cstheme="minorHAnsi"/>
                <w:szCs w:val="22"/>
              </w:rPr>
              <w:t>RECORD_TYPE</w:t>
            </w:r>
          </w:p>
        </w:tc>
        <w:tc>
          <w:tcPr>
            <w:tcW w:w="1417" w:type="dxa"/>
          </w:tcPr>
          <w:p w14:paraId="3AA1ADE5" w14:textId="77777777" w:rsidR="00095120" w:rsidRPr="009009DB" w:rsidRDefault="00095120" w:rsidP="00D023A9">
            <w:pPr>
              <w:pStyle w:val="Normalwithspace"/>
              <w:spacing w:before="0"/>
              <w:jc w:val="left"/>
              <w:rPr>
                <w:rFonts w:asciiTheme="minorHAnsi" w:hAnsiTheme="minorHAnsi" w:cstheme="minorHAnsi"/>
                <w:szCs w:val="22"/>
                <w:lang w:val="en-AU"/>
              </w:rPr>
            </w:pPr>
            <w:r w:rsidRPr="009009DB">
              <w:rPr>
                <w:rFonts w:asciiTheme="minorHAnsi" w:hAnsiTheme="minorHAnsi" w:cstheme="minorHAnsi"/>
                <w:szCs w:val="22"/>
              </w:rPr>
              <w:t>X(10)</w:t>
            </w:r>
          </w:p>
        </w:tc>
        <w:tc>
          <w:tcPr>
            <w:tcW w:w="960" w:type="dxa"/>
          </w:tcPr>
          <w:p w14:paraId="6798EC5A" w14:textId="77777777" w:rsidR="00095120" w:rsidRPr="009009DB" w:rsidRDefault="00095120" w:rsidP="00D023A9">
            <w:pPr>
              <w:pStyle w:val="Normalwithspace"/>
              <w:spacing w:before="0"/>
              <w:jc w:val="left"/>
              <w:rPr>
                <w:rFonts w:asciiTheme="minorHAnsi" w:hAnsiTheme="minorHAnsi" w:cstheme="minorHAnsi"/>
                <w:szCs w:val="22"/>
                <w:lang w:val="en-AU"/>
              </w:rPr>
            </w:pPr>
            <w:r w:rsidRPr="009009DB">
              <w:rPr>
                <w:rFonts w:asciiTheme="minorHAnsi" w:hAnsiTheme="minorHAnsi" w:cstheme="minorHAnsi"/>
                <w:szCs w:val="22"/>
                <w:lang w:val="en-AU"/>
              </w:rPr>
              <w:t>1</w:t>
            </w:r>
          </w:p>
        </w:tc>
        <w:tc>
          <w:tcPr>
            <w:tcW w:w="2648" w:type="dxa"/>
          </w:tcPr>
          <w:p w14:paraId="70B02171" w14:textId="77777777" w:rsidR="00095120" w:rsidRPr="009009DB" w:rsidRDefault="00095120" w:rsidP="00D023A9">
            <w:pPr>
              <w:pStyle w:val="Normalwithspace"/>
              <w:spacing w:before="0"/>
              <w:jc w:val="left"/>
              <w:rPr>
                <w:rFonts w:asciiTheme="minorHAnsi" w:hAnsiTheme="minorHAnsi" w:cstheme="minorHAnsi"/>
                <w:szCs w:val="22"/>
                <w:lang w:val="en-AU"/>
              </w:rPr>
            </w:pPr>
            <w:r w:rsidRPr="009009DB">
              <w:rPr>
                <w:rFonts w:asciiTheme="minorHAnsi" w:hAnsiTheme="minorHAnsi" w:cstheme="minorHAnsi"/>
                <w:szCs w:val="22"/>
                <w:lang w:val="en-AU"/>
              </w:rPr>
              <w:t>Record indicator</w:t>
            </w:r>
          </w:p>
        </w:tc>
        <w:tc>
          <w:tcPr>
            <w:tcW w:w="2946" w:type="dxa"/>
          </w:tcPr>
          <w:p w14:paraId="2FFFE9B5" w14:textId="77777777" w:rsidR="00095120" w:rsidRPr="009009DB" w:rsidRDefault="00095120" w:rsidP="00D023A9">
            <w:pPr>
              <w:pStyle w:val="Normalwithspace"/>
              <w:spacing w:before="0"/>
              <w:jc w:val="left"/>
              <w:rPr>
                <w:rFonts w:asciiTheme="minorHAnsi" w:hAnsiTheme="minorHAnsi" w:cstheme="minorHAnsi"/>
                <w:szCs w:val="22"/>
              </w:rPr>
            </w:pPr>
            <w:r w:rsidRPr="009009DB">
              <w:rPr>
                <w:rFonts w:asciiTheme="minorHAnsi" w:hAnsiTheme="minorHAnsi" w:cstheme="minorHAnsi"/>
                <w:szCs w:val="22"/>
              </w:rPr>
              <w:t>Must be ‘HHHHHHHHHH’ for Header Record.</w:t>
            </w:r>
          </w:p>
        </w:tc>
        <w:tc>
          <w:tcPr>
            <w:tcW w:w="3001" w:type="dxa"/>
          </w:tcPr>
          <w:p w14:paraId="07B58FC3" w14:textId="77777777" w:rsidR="00095120" w:rsidRPr="009009DB" w:rsidRDefault="00095120" w:rsidP="00D023A9">
            <w:pPr>
              <w:pStyle w:val="Normalwithspace"/>
              <w:spacing w:before="0"/>
              <w:jc w:val="left"/>
              <w:rPr>
                <w:rFonts w:asciiTheme="minorHAnsi" w:hAnsiTheme="minorHAnsi" w:cstheme="minorHAnsi"/>
                <w:strike/>
                <w:szCs w:val="22"/>
                <w:lang w:val="en-AU"/>
              </w:rPr>
            </w:pPr>
          </w:p>
        </w:tc>
      </w:tr>
      <w:tr w:rsidR="008F0A40" w:rsidRPr="009009DB" w14:paraId="625E4845" w14:textId="77777777" w:rsidTr="00C919FE">
        <w:tc>
          <w:tcPr>
            <w:tcW w:w="797" w:type="dxa"/>
          </w:tcPr>
          <w:p w14:paraId="7A7663DD" w14:textId="77777777" w:rsidR="00095120" w:rsidRPr="00F524AB" w:rsidRDefault="00095120" w:rsidP="00D21035">
            <w:pPr>
              <w:pStyle w:val="ListParagraph"/>
            </w:pPr>
          </w:p>
        </w:tc>
        <w:tc>
          <w:tcPr>
            <w:tcW w:w="2415" w:type="dxa"/>
          </w:tcPr>
          <w:p w14:paraId="2AE20C6C" w14:textId="246D434B" w:rsidR="00095120" w:rsidRPr="009009DB" w:rsidRDefault="00095120" w:rsidP="00095120">
            <w:pPr>
              <w:pStyle w:val="Normalwithspace"/>
              <w:spacing w:before="0"/>
              <w:jc w:val="left"/>
              <w:rPr>
                <w:rFonts w:asciiTheme="minorHAnsi" w:hAnsiTheme="minorHAnsi" w:cstheme="minorHAnsi"/>
                <w:szCs w:val="22"/>
              </w:rPr>
            </w:pPr>
            <w:r w:rsidRPr="006D3DE8">
              <w:rPr>
                <w:rFonts w:asciiTheme="minorHAnsi" w:hAnsiTheme="minorHAnsi" w:cstheme="minorHAnsi"/>
              </w:rPr>
              <w:t>FILE_TYPE</w:t>
            </w:r>
          </w:p>
        </w:tc>
        <w:tc>
          <w:tcPr>
            <w:tcW w:w="1417" w:type="dxa"/>
          </w:tcPr>
          <w:p w14:paraId="3D035DE1" w14:textId="47419640" w:rsidR="00095120" w:rsidRPr="009009DB" w:rsidRDefault="00095120" w:rsidP="00095120">
            <w:pPr>
              <w:pStyle w:val="Normalwithspace"/>
              <w:spacing w:before="0"/>
              <w:jc w:val="left"/>
              <w:rPr>
                <w:rFonts w:asciiTheme="minorHAnsi" w:hAnsiTheme="minorHAnsi" w:cstheme="minorHAnsi"/>
                <w:szCs w:val="22"/>
              </w:rPr>
            </w:pPr>
            <w:r w:rsidRPr="006D3DE8">
              <w:rPr>
                <w:rFonts w:asciiTheme="minorHAnsi" w:hAnsiTheme="minorHAnsi" w:cstheme="minorHAnsi"/>
              </w:rPr>
              <w:t>X(3)</w:t>
            </w:r>
          </w:p>
        </w:tc>
        <w:tc>
          <w:tcPr>
            <w:tcW w:w="960" w:type="dxa"/>
          </w:tcPr>
          <w:p w14:paraId="453567FD" w14:textId="02D7594F" w:rsidR="00095120" w:rsidRPr="009009DB" w:rsidRDefault="00251EA4" w:rsidP="0018463C">
            <w:pPr>
              <w:rPr>
                <w:rFonts w:asciiTheme="minorHAnsi" w:hAnsiTheme="minorHAnsi" w:cstheme="minorHAnsi"/>
                <w:szCs w:val="22"/>
                <w:lang w:val="en-AU"/>
              </w:rPr>
            </w:pPr>
            <w:r>
              <w:rPr>
                <w:rFonts w:asciiTheme="minorHAnsi" w:hAnsiTheme="minorHAnsi" w:cstheme="minorHAnsi"/>
                <w:szCs w:val="22"/>
                <w:lang w:val="en-AU"/>
              </w:rPr>
              <w:t>11</w:t>
            </w:r>
          </w:p>
        </w:tc>
        <w:tc>
          <w:tcPr>
            <w:tcW w:w="2648" w:type="dxa"/>
          </w:tcPr>
          <w:p w14:paraId="2CE33A4A" w14:textId="7A16079B" w:rsidR="00095120" w:rsidRPr="009009DB" w:rsidRDefault="0018463C" w:rsidP="00095120">
            <w:pPr>
              <w:pStyle w:val="Normalwithspace"/>
              <w:spacing w:before="0"/>
              <w:jc w:val="left"/>
              <w:rPr>
                <w:rFonts w:asciiTheme="minorHAnsi" w:hAnsiTheme="minorHAnsi" w:cstheme="minorHAnsi"/>
                <w:szCs w:val="22"/>
                <w:lang w:val="en-AU"/>
              </w:rPr>
            </w:pPr>
            <w:r>
              <w:rPr>
                <w:rFonts w:asciiTheme="minorHAnsi" w:hAnsiTheme="minorHAnsi" w:cstheme="minorHAnsi"/>
              </w:rPr>
              <w:t>File type indicator</w:t>
            </w:r>
          </w:p>
        </w:tc>
        <w:tc>
          <w:tcPr>
            <w:tcW w:w="2946" w:type="dxa"/>
          </w:tcPr>
          <w:p w14:paraId="243FF982" w14:textId="3B09A699" w:rsidR="00095120" w:rsidRPr="009009DB" w:rsidRDefault="00D85362" w:rsidP="00095120">
            <w:pPr>
              <w:jc w:val="left"/>
              <w:rPr>
                <w:rFonts w:asciiTheme="minorHAnsi" w:hAnsiTheme="minorHAnsi" w:cstheme="minorHAnsi"/>
                <w:szCs w:val="22"/>
              </w:rPr>
            </w:pPr>
            <w:r>
              <w:rPr>
                <w:rFonts w:asciiTheme="minorHAnsi" w:hAnsiTheme="minorHAnsi" w:cstheme="minorHAnsi"/>
                <w:szCs w:val="22"/>
              </w:rPr>
              <w:t>Must be ‘CPN’.</w:t>
            </w:r>
          </w:p>
        </w:tc>
        <w:tc>
          <w:tcPr>
            <w:tcW w:w="3001" w:type="dxa"/>
          </w:tcPr>
          <w:p w14:paraId="374B6494" w14:textId="39CAA595" w:rsidR="00095120" w:rsidRPr="009009DB" w:rsidRDefault="00095120" w:rsidP="00095120">
            <w:pPr>
              <w:jc w:val="left"/>
              <w:rPr>
                <w:rFonts w:asciiTheme="minorHAnsi" w:hAnsiTheme="minorHAnsi" w:cstheme="minorHAnsi"/>
                <w:strike/>
                <w:szCs w:val="22"/>
              </w:rPr>
            </w:pPr>
          </w:p>
        </w:tc>
      </w:tr>
      <w:tr w:rsidR="008F0A40" w:rsidRPr="009009DB" w14:paraId="0B365C39" w14:textId="77777777" w:rsidTr="00C919FE">
        <w:tc>
          <w:tcPr>
            <w:tcW w:w="797" w:type="dxa"/>
          </w:tcPr>
          <w:p w14:paraId="56077C58" w14:textId="77777777" w:rsidR="00095120" w:rsidRPr="00F524AB" w:rsidRDefault="00095120" w:rsidP="00D21035">
            <w:pPr>
              <w:pStyle w:val="ListParagraph"/>
            </w:pPr>
          </w:p>
        </w:tc>
        <w:tc>
          <w:tcPr>
            <w:tcW w:w="2415" w:type="dxa"/>
          </w:tcPr>
          <w:p w14:paraId="783A30C7" w14:textId="1A0F7CC0" w:rsidR="00095120" w:rsidRPr="002833BF" w:rsidRDefault="00095120" w:rsidP="00095120">
            <w:pPr>
              <w:pStyle w:val="Normalwithspace"/>
              <w:spacing w:before="0"/>
              <w:jc w:val="left"/>
              <w:rPr>
                <w:rFonts w:asciiTheme="minorHAnsi" w:hAnsiTheme="minorHAnsi" w:cstheme="minorHAnsi"/>
                <w:szCs w:val="22"/>
              </w:rPr>
            </w:pPr>
            <w:r w:rsidRPr="002833BF">
              <w:rPr>
                <w:rFonts w:asciiTheme="minorHAnsi" w:hAnsiTheme="minorHAnsi" w:cstheme="minorHAnsi"/>
              </w:rPr>
              <w:t>CPN_PAYMENT_DATE</w:t>
            </w:r>
          </w:p>
        </w:tc>
        <w:tc>
          <w:tcPr>
            <w:tcW w:w="1417" w:type="dxa"/>
          </w:tcPr>
          <w:p w14:paraId="6B6E4950" w14:textId="0D46376A" w:rsidR="00095120" w:rsidRPr="002833BF" w:rsidRDefault="00095120" w:rsidP="00095120">
            <w:pPr>
              <w:pStyle w:val="Normalwithspace"/>
              <w:spacing w:before="0"/>
              <w:jc w:val="left"/>
              <w:rPr>
                <w:rFonts w:asciiTheme="minorHAnsi" w:hAnsiTheme="minorHAnsi" w:cstheme="minorHAnsi"/>
                <w:szCs w:val="22"/>
              </w:rPr>
            </w:pPr>
            <w:r w:rsidRPr="002833BF">
              <w:rPr>
                <w:rFonts w:asciiTheme="minorHAnsi" w:hAnsiTheme="minorHAnsi" w:cstheme="minorHAnsi"/>
              </w:rPr>
              <w:t>9(8)</w:t>
            </w:r>
          </w:p>
        </w:tc>
        <w:tc>
          <w:tcPr>
            <w:tcW w:w="960" w:type="dxa"/>
          </w:tcPr>
          <w:p w14:paraId="00FF6832" w14:textId="470AAA02" w:rsidR="00095120" w:rsidRPr="002833BF" w:rsidRDefault="00251EA4" w:rsidP="00095120">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14</w:t>
            </w:r>
          </w:p>
        </w:tc>
        <w:tc>
          <w:tcPr>
            <w:tcW w:w="2648" w:type="dxa"/>
          </w:tcPr>
          <w:p w14:paraId="614CE974" w14:textId="409754F1" w:rsidR="00095120" w:rsidRPr="002833BF" w:rsidRDefault="003067B1" w:rsidP="00095120">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Coupon payment date</w:t>
            </w:r>
          </w:p>
        </w:tc>
        <w:tc>
          <w:tcPr>
            <w:tcW w:w="2946" w:type="dxa"/>
          </w:tcPr>
          <w:p w14:paraId="5EA4F62F" w14:textId="46F4ED88" w:rsidR="00095120" w:rsidRPr="009009DB" w:rsidRDefault="0018463C" w:rsidP="00095120">
            <w:pPr>
              <w:jc w:val="left"/>
              <w:rPr>
                <w:rFonts w:asciiTheme="minorHAnsi" w:hAnsiTheme="minorHAnsi" w:cstheme="minorHAnsi"/>
                <w:szCs w:val="22"/>
              </w:rPr>
            </w:pPr>
            <w:r>
              <w:rPr>
                <w:rFonts w:asciiTheme="minorHAnsi" w:hAnsiTheme="minorHAnsi" w:cstheme="minorHAnsi"/>
              </w:rPr>
              <w:t>Must be a valid date in YYYYMMDD format.</w:t>
            </w:r>
          </w:p>
        </w:tc>
        <w:tc>
          <w:tcPr>
            <w:tcW w:w="3001" w:type="dxa"/>
          </w:tcPr>
          <w:p w14:paraId="798555B8" w14:textId="3792B94E" w:rsidR="00095120" w:rsidRPr="009009DB" w:rsidRDefault="003067B1" w:rsidP="00095120">
            <w:pPr>
              <w:jc w:val="left"/>
              <w:rPr>
                <w:rFonts w:asciiTheme="minorHAnsi" w:hAnsiTheme="minorHAnsi" w:cstheme="minorHAnsi"/>
                <w:szCs w:val="22"/>
              </w:rPr>
            </w:pPr>
            <w:r>
              <w:rPr>
                <w:rFonts w:asciiTheme="minorHAnsi" w:hAnsiTheme="minorHAnsi" w:cstheme="minorHAnsi"/>
                <w:szCs w:val="22"/>
              </w:rPr>
              <w:t>It should be the first day of the following month of the processing date.</w:t>
            </w:r>
          </w:p>
        </w:tc>
      </w:tr>
      <w:tr w:rsidR="00095120" w:rsidRPr="009009DB" w14:paraId="76908001" w14:textId="77777777" w:rsidTr="00C919FE">
        <w:tc>
          <w:tcPr>
            <w:tcW w:w="797" w:type="dxa"/>
          </w:tcPr>
          <w:p w14:paraId="293B924E" w14:textId="77777777" w:rsidR="00095120" w:rsidRPr="00F524AB" w:rsidRDefault="00095120" w:rsidP="00D21035">
            <w:pPr>
              <w:pStyle w:val="ListParagraph"/>
            </w:pPr>
          </w:p>
        </w:tc>
        <w:tc>
          <w:tcPr>
            <w:tcW w:w="2415" w:type="dxa"/>
          </w:tcPr>
          <w:p w14:paraId="6D688AE2" w14:textId="51C52C25" w:rsidR="00095120" w:rsidRPr="002833BF" w:rsidRDefault="00095120" w:rsidP="00095120">
            <w:pPr>
              <w:pStyle w:val="Normalwithspace"/>
              <w:spacing w:before="0"/>
              <w:jc w:val="left"/>
              <w:rPr>
                <w:rFonts w:asciiTheme="minorHAnsi" w:hAnsiTheme="minorHAnsi" w:cstheme="minorHAnsi"/>
                <w:szCs w:val="22"/>
              </w:rPr>
            </w:pPr>
            <w:r w:rsidRPr="002833BF">
              <w:rPr>
                <w:rFonts w:asciiTheme="minorHAnsi" w:hAnsiTheme="minorHAnsi" w:cstheme="minorHAnsi"/>
              </w:rPr>
              <w:t>REDEMPTION_DATE</w:t>
            </w:r>
          </w:p>
        </w:tc>
        <w:tc>
          <w:tcPr>
            <w:tcW w:w="1417" w:type="dxa"/>
          </w:tcPr>
          <w:p w14:paraId="5EA4E40E" w14:textId="143B591E" w:rsidR="00095120" w:rsidRPr="002833BF" w:rsidRDefault="00095120" w:rsidP="00095120">
            <w:pPr>
              <w:pStyle w:val="Normalwithspace"/>
              <w:spacing w:before="0"/>
              <w:jc w:val="left"/>
              <w:rPr>
                <w:rFonts w:asciiTheme="minorHAnsi" w:hAnsiTheme="minorHAnsi" w:cstheme="minorHAnsi"/>
                <w:szCs w:val="22"/>
              </w:rPr>
            </w:pPr>
            <w:r w:rsidRPr="002833BF">
              <w:rPr>
                <w:rFonts w:asciiTheme="minorHAnsi" w:hAnsiTheme="minorHAnsi" w:cstheme="minorHAnsi"/>
              </w:rPr>
              <w:t>9(8)</w:t>
            </w:r>
          </w:p>
        </w:tc>
        <w:tc>
          <w:tcPr>
            <w:tcW w:w="960" w:type="dxa"/>
          </w:tcPr>
          <w:p w14:paraId="76CDD2E9" w14:textId="6AED0987" w:rsidR="00095120" w:rsidRPr="002833BF" w:rsidRDefault="00251EA4" w:rsidP="00095120">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22</w:t>
            </w:r>
          </w:p>
        </w:tc>
        <w:tc>
          <w:tcPr>
            <w:tcW w:w="2648" w:type="dxa"/>
          </w:tcPr>
          <w:p w14:paraId="51212F14" w14:textId="47DB09A0" w:rsidR="00095120" w:rsidRPr="002833BF" w:rsidRDefault="00D96D95" w:rsidP="00095120">
            <w:pPr>
              <w:pStyle w:val="Normalwithspace"/>
              <w:spacing w:before="0"/>
              <w:jc w:val="left"/>
              <w:rPr>
                <w:rFonts w:asciiTheme="minorHAnsi" w:hAnsiTheme="minorHAnsi" w:cstheme="minorHAnsi"/>
                <w:szCs w:val="22"/>
              </w:rPr>
            </w:pPr>
            <w:r>
              <w:rPr>
                <w:rFonts w:asciiTheme="minorHAnsi" w:hAnsiTheme="minorHAnsi" w:cstheme="minorHAnsi"/>
              </w:rPr>
              <w:t>Early redemption date</w:t>
            </w:r>
          </w:p>
        </w:tc>
        <w:tc>
          <w:tcPr>
            <w:tcW w:w="2946" w:type="dxa"/>
          </w:tcPr>
          <w:p w14:paraId="0117E49E" w14:textId="278CA044" w:rsidR="00095120" w:rsidRPr="009009DB" w:rsidRDefault="00D96D95" w:rsidP="00095120">
            <w:pPr>
              <w:jc w:val="left"/>
              <w:rPr>
                <w:rFonts w:asciiTheme="minorHAnsi" w:hAnsiTheme="minorHAnsi" w:cstheme="minorHAnsi"/>
                <w:szCs w:val="22"/>
              </w:rPr>
            </w:pPr>
            <w:r>
              <w:rPr>
                <w:rFonts w:asciiTheme="minorHAnsi" w:hAnsiTheme="minorHAnsi" w:cstheme="minorHAnsi"/>
              </w:rPr>
              <w:t>Must be a valid date in YYYYMMDD format.</w:t>
            </w:r>
          </w:p>
        </w:tc>
        <w:tc>
          <w:tcPr>
            <w:tcW w:w="3001" w:type="dxa"/>
          </w:tcPr>
          <w:p w14:paraId="60C05EFB" w14:textId="5D2349E1" w:rsidR="00095120" w:rsidRDefault="005B0F01" w:rsidP="00095120">
            <w:pPr>
              <w:jc w:val="left"/>
              <w:rPr>
                <w:ins w:id="887" w:author="Jasmine WL TEO (MAS)" w:date="2026-01-07T09:24:00Z" w16du:dateUtc="2026-01-07T01:24:00Z"/>
                <w:rFonts w:asciiTheme="minorHAnsi" w:hAnsiTheme="minorHAnsi" w:cstheme="minorHAnsi"/>
                <w:szCs w:val="22"/>
              </w:rPr>
            </w:pPr>
            <w:r>
              <w:rPr>
                <w:rFonts w:asciiTheme="minorHAnsi" w:hAnsiTheme="minorHAnsi" w:cstheme="minorHAnsi"/>
                <w:szCs w:val="22"/>
              </w:rPr>
              <w:t xml:space="preserve">It should be the </w:t>
            </w:r>
            <w:r w:rsidR="000C3236">
              <w:rPr>
                <w:rFonts w:asciiTheme="minorHAnsi" w:hAnsiTheme="minorHAnsi" w:cstheme="minorHAnsi"/>
                <w:szCs w:val="22"/>
              </w:rPr>
              <w:t>1</w:t>
            </w:r>
            <w:r w:rsidR="000C3236" w:rsidRPr="000C3236">
              <w:rPr>
                <w:rFonts w:asciiTheme="minorHAnsi" w:hAnsiTheme="minorHAnsi" w:cstheme="minorHAnsi"/>
                <w:szCs w:val="22"/>
                <w:vertAlign w:val="superscript"/>
              </w:rPr>
              <w:t>st</w:t>
            </w:r>
            <w:r w:rsidR="000C3236">
              <w:rPr>
                <w:rFonts w:asciiTheme="minorHAnsi" w:hAnsiTheme="minorHAnsi" w:cstheme="minorHAnsi"/>
                <w:szCs w:val="22"/>
              </w:rPr>
              <w:t xml:space="preserve"> </w:t>
            </w:r>
            <w:ins w:id="888" w:author="Yichen GU from.TOPPAN (MAS)" w:date="2026-01-14T15:06:00Z" w16du:dateUtc="2026-01-14T07:06:00Z">
              <w:r w:rsidR="00322F31">
                <w:rPr>
                  <w:rFonts w:asciiTheme="minorHAnsi" w:hAnsiTheme="minorHAnsi" w:cstheme="minorHAnsi"/>
                  <w:szCs w:val="22"/>
                </w:rPr>
                <w:t>business</w:t>
              </w:r>
            </w:ins>
            <w:del w:id="889" w:author="Yichen GU from.TOPPAN (MAS)" w:date="2026-01-14T15:06:00Z" w16du:dateUtc="2026-01-14T07:06:00Z">
              <w:r w:rsidDel="00322F31">
                <w:rPr>
                  <w:rFonts w:asciiTheme="minorHAnsi" w:hAnsiTheme="minorHAnsi" w:cstheme="minorHAnsi"/>
                  <w:szCs w:val="22"/>
                </w:rPr>
                <w:delText>working</w:delText>
              </w:r>
            </w:del>
            <w:r>
              <w:rPr>
                <w:rFonts w:asciiTheme="minorHAnsi" w:hAnsiTheme="minorHAnsi" w:cstheme="minorHAnsi"/>
                <w:szCs w:val="22"/>
              </w:rPr>
              <w:t xml:space="preserve"> day of the following month of the processing date.</w:t>
            </w:r>
          </w:p>
          <w:p w14:paraId="0CAA266B" w14:textId="511FE3C5" w:rsidR="00082EDC" w:rsidRPr="009009DB" w:rsidRDefault="00322F31" w:rsidP="00095120">
            <w:pPr>
              <w:jc w:val="left"/>
              <w:rPr>
                <w:rFonts w:asciiTheme="minorHAnsi" w:hAnsiTheme="minorHAnsi" w:cstheme="minorHAnsi"/>
                <w:szCs w:val="22"/>
              </w:rPr>
            </w:pPr>
            <w:ins w:id="890" w:author="Yichen GU from.TOPPAN (MAS)" w:date="2026-01-14T15:07:00Z" w16du:dateUtc="2026-01-14T07:07:00Z">
              <w:del w:id="891" w:author="Jasmine WL TEO (MAS)" w:date="2026-01-14T18:10:00Z" w16du:dateUtc="2026-01-14T10:10:00Z">
                <w:r w:rsidDel="004E6BFE">
                  <w:rPr>
                    <w:rFonts w:asciiTheme="minorHAnsi" w:hAnsiTheme="minorHAnsi" w:cstheme="minorHAnsi"/>
                    <w:szCs w:val="22"/>
                  </w:rPr>
                  <w:delText xml:space="preserve">business </w:delText>
                </w:r>
              </w:del>
            </w:ins>
          </w:p>
        </w:tc>
      </w:tr>
      <w:tr w:rsidR="00095120" w:rsidRPr="009009DB" w14:paraId="1A349A13" w14:textId="77777777" w:rsidTr="00C919FE">
        <w:tc>
          <w:tcPr>
            <w:tcW w:w="797" w:type="dxa"/>
          </w:tcPr>
          <w:p w14:paraId="67EFBB0B" w14:textId="77777777" w:rsidR="00095120" w:rsidRPr="00F524AB" w:rsidRDefault="00095120" w:rsidP="00D21035">
            <w:pPr>
              <w:pStyle w:val="ListParagraph"/>
            </w:pPr>
          </w:p>
        </w:tc>
        <w:tc>
          <w:tcPr>
            <w:tcW w:w="2415" w:type="dxa"/>
          </w:tcPr>
          <w:p w14:paraId="72E78636" w14:textId="6F0794C7" w:rsidR="00095120" w:rsidRPr="006D3DE8" w:rsidRDefault="00095120" w:rsidP="00095120">
            <w:pPr>
              <w:pStyle w:val="Normalwithspace"/>
              <w:spacing w:before="0"/>
              <w:jc w:val="left"/>
              <w:rPr>
                <w:rFonts w:asciiTheme="minorHAnsi" w:hAnsiTheme="minorHAnsi" w:cstheme="minorHAnsi"/>
                <w:highlight w:val="yellow"/>
              </w:rPr>
            </w:pPr>
            <w:r w:rsidRPr="006D3DE8">
              <w:rPr>
                <w:rFonts w:asciiTheme="minorHAnsi" w:hAnsiTheme="minorHAnsi" w:cstheme="minorHAnsi"/>
              </w:rPr>
              <w:t>PROCESSING_DATE</w:t>
            </w:r>
          </w:p>
        </w:tc>
        <w:tc>
          <w:tcPr>
            <w:tcW w:w="1417" w:type="dxa"/>
          </w:tcPr>
          <w:p w14:paraId="3714B111" w14:textId="10E39A3F" w:rsidR="00095120" w:rsidRPr="00251EA4" w:rsidRDefault="00095120" w:rsidP="00095120">
            <w:pPr>
              <w:pStyle w:val="Normalwithspace"/>
              <w:spacing w:before="0"/>
              <w:jc w:val="left"/>
              <w:rPr>
                <w:rFonts w:asciiTheme="minorHAnsi" w:hAnsiTheme="minorHAnsi" w:cstheme="minorHAnsi"/>
              </w:rPr>
            </w:pPr>
            <w:r w:rsidRPr="00251EA4">
              <w:rPr>
                <w:rFonts w:asciiTheme="minorHAnsi" w:hAnsiTheme="minorHAnsi" w:cstheme="minorHAnsi"/>
              </w:rPr>
              <w:t>9(8)</w:t>
            </w:r>
          </w:p>
        </w:tc>
        <w:tc>
          <w:tcPr>
            <w:tcW w:w="960" w:type="dxa"/>
          </w:tcPr>
          <w:p w14:paraId="2FD99EEF" w14:textId="7AB17A2F" w:rsidR="00095120" w:rsidRPr="00251EA4" w:rsidRDefault="00251EA4" w:rsidP="00095120">
            <w:pPr>
              <w:rPr>
                <w:rFonts w:asciiTheme="minorHAnsi" w:hAnsiTheme="minorHAnsi" w:cstheme="minorHAnsi"/>
              </w:rPr>
            </w:pPr>
            <w:r w:rsidRPr="00251EA4">
              <w:rPr>
                <w:rFonts w:asciiTheme="minorHAnsi" w:hAnsiTheme="minorHAnsi" w:cstheme="minorHAnsi"/>
              </w:rPr>
              <w:t>30</w:t>
            </w:r>
          </w:p>
        </w:tc>
        <w:tc>
          <w:tcPr>
            <w:tcW w:w="2648" w:type="dxa"/>
          </w:tcPr>
          <w:p w14:paraId="4AB314C9" w14:textId="7DE73199" w:rsidR="00095120" w:rsidRPr="006D3DE8" w:rsidRDefault="00FA37F9" w:rsidP="00095120">
            <w:pPr>
              <w:pStyle w:val="Normalwithspace"/>
              <w:spacing w:before="0"/>
              <w:jc w:val="left"/>
              <w:rPr>
                <w:rFonts w:asciiTheme="minorHAnsi" w:hAnsiTheme="minorHAnsi" w:cstheme="minorHAnsi"/>
                <w:highlight w:val="yellow"/>
              </w:rPr>
            </w:pPr>
            <w:r>
              <w:rPr>
                <w:rFonts w:asciiTheme="minorHAnsi" w:hAnsiTheme="minorHAnsi" w:cstheme="minorHAnsi"/>
              </w:rPr>
              <w:t>Date of file generation</w:t>
            </w:r>
          </w:p>
        </w:tc>
        <w:tc>
          <w:tcPr>
            <w:tcW w:w="2946" w:type="dxa"/>
          </w:tcPr>
          <w:p w14:paraId="53313451" w14:textId="1B71E564" w:rsidR="00095120" w:rsidRPr="009009DB" w:rsidRDefault="00D96D95" w:rsidP="00095120">
            <w:pPr>
              <w:jc w:val="left"/>
              <w:rPr>
                <w:rFonts w:asciiTheme="minorHAnsi" w:hAnsiTheme="minorHAnsi" w:cstheme="minorHAnsi"/>
                <w:szCs w:val="22"/>
              </w:rPr>
            </w:pPr>
            <w:r>
              <w:rPr>
                <w:rFonts w:asciiTheme="minorHAnsi" w:hAnsiTheme="minorHAnsi" w:cstheme="minorHAnsi"/>
              </w:rPr>
              <w:t>Must be a valid date in YYYYMMDD format and must not be a future date.</w:t>
            </w:r>
          </w:p>
        </w:tc>
        <w:tc>
          <w:tcPr>
            <w:tcW w:w="3001" w:type="dxa"/>
          </w:tcPr>
          <w:p w14:paraId="21B0E457" w14:textId="0ECB5A25" w:rsidR="00095120" w:rsidRPr="009009DB" w:rsidRDefault="00095120" w:rsidP="00095120">
            <w:pPr>
              <w:jc w:val="left"/>
              <w:rPr>
                <w:rFonts w:asciiTheme="minorHAnsi" w:hAnsiTheme="minorHAnsi" w:cstheme="minorHAnsi"/>
                <w:szCs w:val="22"/>
              </w:rPr>
            </w:pPr>
          </w:p>
        </w:tc>
      </w:tr>
      <w:tr w:rsidR="00095120" w:rsidRPr="009009DB" w14:paraId="5A8B5B83" w14:textId="77777777" w:rsidTr="00C919FE">
        <w:tc>
          <w:tcPr>
            <w:tcW w:w="797" w:type="dxa"/>
          </w:tcPr>
          <w:p w14:paraId="3D3680DD" w14:textId="77777777" w:rsidR="00095120" w:rsidRPr="00F524AB" w:rsidRDefault="00095120" w:rsidP="006A256E">
            <w:pPr>
              <w:ind w:left="720"/>
            </w:pPr>
          </w:p>
        </w:tc>
        <w:tc>
          <w:tcPr>
            <w:tcW w:w="2415" w:type="dxa"/>
          </w:tcPr>
          <w:p w14:paraId="6EFA787F" w14:textId="1D4A3AB9" w:rsidR="00095120" w:rsidRPr="006D3DE8" w:rsidRDefault="00095120" w:rsidP="00095120">
            <w:pPr>
              <w:pStyle w:val="Normalwithspace"/>
              <w:spacing w:before="0"/>
              <w:jc w:val="left"/>
              <w:rPr>
                <w:rFonts w:asciiTheme="minorHAnsi" w:hAnsiTheme="minorHAnsi" w:cstheme="minorHAnsi"/>
              </w:rPr>
            </w:pPr>
            <w:r w:rsidRPr="006D3DE8">
              <w:rPr>
                <w:rFonts w:asciiTheme="minorHAnsi" w:hAnsiTheme="minorHAnsi" w:cstheme="minorHAnsi"/>
                <w:b/>
              </w:rPr>
              <w:t>Detail Record – Detail</w:t>
            </w:r>
            <w:r w:rsidR="006D070D">
              <w:rPr>
                <w:rFonts w:asciiTheme="minorHAnsi" w:hAnsiTheme="minorHAnsi" w:cstheme="minorHAnsi"/>
                <w:b/>
              </w:rPr>
              <w:t>s</w:t>
            </w:r>
            <w:r w:rsidRPr="006D3DE8">
              <w:rPr>
                <w:rFonts w:asciiTheme="minorHAnsi" w:hAnsiTheme="minorHAnsi" w:cstheme="minorHAnsi"/>
                <w:b/>
              </w:rPr>
              <w:t xml:space="preserve"> (repetitive)</w:t>
            </w:r>
          </w:p>
        </w:tc>
        <w:tc>
          <w:tcPr>
            <w:tcW w:w="1417" w:type="dxa"/>
          </w:tcPr>
          <w:p w14:paraId="19ED94A7" w14:textId="77777777" w:rsidR="00095120" w:rsidRPr="006D3DE8" w:rsidRDefault="00095120" w:rsidP="00095120">
            <w:pPr>
              <w:pStyle w:val="Normalwithspace"/>
              <w:spacing w:before="0"/>
              <w:jc w:val="left"/>
              <w:rPr>
                <w:rFonts w:asciiTheme="minorHAnsi" w:hAnsiTheme="minorHAnsi" w:cstheme="minorHAnsi"/>
              </w:rPr>
            </w:pPr>
          </w:p>
        </w:tc>
        <w:tc>
          <w:tcPr>
            <w:tcW w:w="960" w:type="dxa"/>
          </w:tcPr>
          <w:p w14:paraId="4A6C8F87" w14:textId="77777777" w:rsidR="00095120" w:rsidRPr="006D3DE8" w:rsidRDefault="00095120" w:rsidP="00095120">
            <w:pPr>
              <w:rPr>
                <w:rFonts w:asciiTheme="minorHAnsi" w:hAnsiTheme="minorHAnsi" w:cstheme="minorHAnsi"/>
              </w:rPr>
            </w:pPr>
          </w:p>
        </w:tc>
        <w:tc>
          <w:tcPr>
            <w:tcW w:w="2648" w:type="dxa"/>
          </w:tcPr>
          <w:p w14:paraId="41CB051C" w14:textId="77777777" w:rsidR="00095120" w:rsidRPr="006D3DE8" w:rsidRDefault="00095120" w:rsidP="00095120">
            <w:pPr>
              <w:pStyle w:val="Normalwithspace"/>
              <w:spacing w:before="0"/>
              <w:jc w:val="left"/>
              <w:rPr>
                <w:rFonts w:asciiTheme="minorHAnsi" w:hAnsiTheme="minorHAnsi" w:cstheme="minorHAnsi"/>
              </w:rPr>
            </w:pPr>
          </w:p>
        </w:tc>
        <w:tc>
          <w:tcPr>
            <w:tcW w:w="2946" w:type="dxa"/>
          </w:tcPr>
          <w:p w14:paraId="248FDF8F" w14:textId="77777777" w:rsidR="00095120" w:rsidRPr="009009DB" w:rsidRDefault="00095120" w:rsidP="00095120">
            <w:pPr>
              <w:jc w:val="left"/>
              <w:rPr>
                <w:rFonts w:asciiTheme="minorHAnsi" w:hAnsiTheme="minorHAnsi" w:cstheme="minorHAnsi"/>
                <w:szCs w:val="22"/>
              </w:rPr>
            </w:pPr>
          </w:p>
        </w:tc>
        <w:tc>
          <w:tcPr>
            <w:tcW w:w="3001" w:type="dxa"/>
          </w:tcPr>
          <w:p w14:paraId="3E80495D" w14:textId="77777777" w:rsidR="00095120" w:rsidRPr="009009DB" w:rsidRDefault="00095120" w:rsidP="00095120">
            <w:pPr>
              <w:jc w:val="left"/>
              <w:rPr>
                <w:rFonts w:asciiTheme="minorHAnsi" w:hAnsiTheme="minorHAnsi" w:cstheme="minorHAnsi"/>
                <w:szCs w:val="22"/>
              </w:rPr>
            </w:pPr>
          </w:p>
        </w:tc>
      </w:tr>
      <w:tr w:rsidR="00095120" w:rsidRPr="009009DB" w14:paraId="7150C798" w14:textId="77777777" w:rsidTr="00C919FE">
        <w:tc>
          <w:tcPr>
            <w:tcW w:w="797" w:type="dxa"/>
          </w:tcPr>
          <w:p w14:paraId="3200F1F1" w14:textId="77777777" w:rsidR="00095120" w:rsidRPr="00F524AB" w:rsidRDefault="00095120" w:rsidP="00D21035">
            <w:pPr>
              <w:pStyle w:val="ListParagraph"/>
            </w:pPr>
          </w:p>
        </w:tc>
        <w:tc>
          <w:tcPr>
            <w:tcW w:w="2415" w:type="dxa"/>
          </w:tcPr>
          <w:p w14:paraId="694E7A6C" w14:textId="43060024" w:rsidR="00095120" w:rsidRPr="006D3DE8" w:rsidRDefault="00095120" w:rsidP="00095120">
            <w:pPr>
              <w:pStyle w:val="Normalwithspace"/>
              <w:spacing w:before="0"/>
              <w:jc w:val="left"/>
              <w:rPr>
                <w:rFonts w:asciiTheme="minorHAnsi" w:hAnsiTheme="minorHAnsi" w:cstheme="minorHAnsi"/>
                <w:b/>
              </w:rPr>
            </w:pPr>
            <w:r w:rsidRPr="006D3DE8">
              <w:rPr>
                <w:rFonts w:asciiTheme="minorHAnsi" w:hAnsiTheme="minorHAnsi" w:cstheme="minorHAnsi"/>
              </w:rPr>
              <w:t>RECORD_TYPE</w:t>
            </w:r>
          </w:p>
        </w:tc>
        <w:tc>
          <w:tcPr>
            <w:tcW w:w="1417" w:type="dxa"/>
          </w:tcPr>
          <w:p w14:paraId="02BB7EB5" w14:textId="58402A89" w:rsidR="00095120" w:rsidRPr="006D3DE8" w:rsidRDefault="00095120" w:rsidP="00095120">
            <w:pPr>
              <w:pStyle w:val="Normalwithspace"/>
              <w:spacing w:before="0"/>
              <w:jc w:val="left"/>
              <w:rPr>
                <w:rFonts w:asciiTheme="minorHAnsi" w:hAnsiTheme="minorHAnsi" w:cstheme="minorHAnsi"/>
              </w:rPr>
            </w:pPr>
            <w:r w:rsidRPr="006D3DE8">
              <w:rPr>
                <w:rFonts w:asciiTheme="minorHAnsi" w:hAnsiTheme="minorHAnsi" w:cstheme="minorHAnsi"/>
              </w:rPr>
              <w:t>X(10)</w:t>
            </w:r>
          </w:p>
        </w:tc>
        <w:tc>
          <w:tcPr>
            <w:tcW w:w="960" w:type="dxa"/>
          </w:tcPr>
          <w:p w14:paraId="6DF88C1D" w14:textId="2E982B17" w:rsidR="00095120" w:rsidRPr="006D3DE8" w:rsidRDefault="00BC33E6" w:rsidP="00095120">
            <w:pPr>
              <w:rPr>
                <w:rFonts w:asciiTheme="minorHAnsi" w:hAnsiTheme="minorHAnsi" w:cstheme="minorHAnsi"/>
              </w:rPr>
            </w:pPr>
            <w:r>
              <w:rPr>
                <w:rFonts w:asciiTheme="minorHAnsi" w:hAnsiTheme="minorHAnsi" w:cstheme="minorHAnsi"/>
              </w:rPr>
              <w:t>1</w:t>
            </w:r>
          </w:p>
        </w:tc>
        <w:tc>
          <w:tcPr>
            <w:tcW w:w="2648" w:type="dxa"/>
          </w:tcPr>
          <w:p w14:paraId="732434BD" w14:textId="674B88FE" w:rsidR="00095120" w:rsidRPr="006D3DE8" w:rsidRDefault="0049062A" w:rsidP="00095120">
            <w:pPr>
              <w:pStyle w:val="Normalwithspace"/>
              <w:spacing w:before="0"/>
              <w:jc w:val="left"/>
              <w:rPr>
                <w:rFonts w:asciiTheme="minorHAnsi" w:hAnsiTheme="minorHAnsi" w:cstheme="minorHAnsi"/>
              </w:rPr>
            </w:pPr>
            <w:r>
              <w:rPr>
                <w:rFonts w:asciiTheme="minorHAnsi" w:hAnsiTheme="minorHAnsi" w:cstheme="minorHAnsi"/>
              </w:rPr>
              <w:t>Record indicator</w:t>
            </w:r>
          </w:p>
        </w:tc>
        <w:tc>
          <w:tcPr>
            <w:tcW w:w="2946" w:type="dxa"/>
          </w:tcPr>
          <w:p w14:paraId="4F081F56" w14:textId="4B6B4E6D" w:rsidR="00095120" w:rsidRPr="009009DB" w:rsidRDefault="00BF667D" w:rsidP="00095120">
            <w:pPr>
              <w:jc w:val="left"/>
              <w:rPr>
                <w:rFonts w:asciiTheme="minorHAnsi" w:hAnsiTheme="minorHAnsi" w:cstheme="minorHAnsi"/>
                <w:szCs w:val="22"/>
              </w:rPr>
            </w:pPr>
            <w:r>
              <w:rPr>
                <w:rFonts w:asciiTheme="minorHAnsi" w:hAnsiTheme="minorHAnsi" w:cstheme="minorHAnsi"/>
                <w:szCs w:val="22"/>
              </w:rPr>
              <w:t>Must be</w:t>
            </w:r>
            <w:r w:rsidRPr="00E06696">
              <w:rPr>
                <w:rFonts w:asciiTheme="minorHAnsi" w:hAnsiTheme="minorHAnsi" w:cstheme="minorHAnsi"/>
                <w:szCs w:val="22"/>
              </w:rPr>
              <w:t xml:space="preserve"> ‘DDDDDDDDDD’ for Detail Record</w:t>
            </w:r>
            <w:r>
              <w:rPr>
                <w:rFonts w:asciiTheme="minorHAnsi" w:hAnsiTheme="minorHAnsi" w:cstheme="minorHAnsi"/>
                <w:szCs w:val="22"/>
              </w:rPr>
              <w:t>.</w:t>
            </w:r>
          </w:p>
        </w:tc>
        <w:tc>
          <w:tcPr>
            <w:tcW w:w="3001" w:type="dxa"/>
          </w:tcPr>
          <w:p w14:paraId="05A6F6A5" w14:textId="77777777" w:rsidR="00095120" w:rsidRPr="009009DB" w:rsidRDefault="00095120" w:rsidP="00095120">
            <w:pPr>
              <w:jc w:val="left"/>
              <w:rPr>
                <w:rFonts w:asciiTheme="minorHAnsi" w:hAnsiTheme="minorHAnsi" w:cstheme="minorHAnsi"/>
                <w:szCs w:val="22"/>
              </w:rPr>
            </w:pPr>
          </w:p>
        </w:tc>
      </w:tr>
      <w:tr w:rsidR="00095120" w:rsidRPr="009009DB" w14:paraId="598955C6" w14:textId="77777777" w:rsidTr="00C919FE">
        <w:tc>
          <w:tcPr>
            <w:tcW w:w="797" w:type="dxa"/>
          </w:tcPr>
          <w:p w14:paraId="3CAF988E" w14:textId="77777777" w:rsidR="00095120" w:rsidRPr="00F524AB" w:rsidRDefault="00095120" w:rsidP="00D21035">
            <w:pPr>
              <w:pStyle w:val="ListParagraph"/>
            </w:pPr>
          </w:p>
        </w:tc>
        <w:tc>
          <w:tcPr>
            <w:tcW w:w="2415" w:type="dxa"/>
          </w:tcPr>
          <w:p w14:paraId="377C4605" w14:textId="04AC8378" w:rsidR="00095120" w:rsidRPr="006D3DE8" w:rsidRDefault="00095120" w:rsidP="00095120">
            <w:pPr>
              <w:pStyle w:val="Normalwithspace"/>
              <w:spacing w:before="0"/>
              <w:jc w:val="left"/>
              <w:rPr>
                <w:rFonts w:asciiTheme="minorHAnsi" w:hAnsiTheme="minorHAnsi" w:cstheme="minorHAnsi"/>
              </w:rPr>
            </w:pPr>
            <w:r w:rsidRPr="006D3DE8">
              <w:rPr>
                <w:rFonts w:asciiTheme="minorHAnsi" w:hAnsiTheme="minorHAnsi" w:cstheme="minorHAnsi"/>
              </w:rPr>
              <w:t>ISSUE_CODE</w:t>
            </w:r>
          </w:p>
        </w:tc>
        <w:tc>
          <w:tcPr>
            <w:tcW w:w="1417" w:type="dxa"/>
          </w:tcPr>
          <w:p w14:paraId="3596FDC4" w14:textId="693C53B4" w:rsidR="00095120" w:rsidRPr="006D3DE8" w:rsidRDefault="00095120" w:rsidP="00095120">
            <w:pPr>
              <w:pStyle w:val="Normalwithspace"/>
              <w:spacing w:before="0"/>
              <w:jc w:val="left"/>
              <w:rPr>
                <w:rFonts w:asciiTheme="minorHAnsi" w:hAnsiTheme="minorHAnsi" w:cstheme="minorHAnsi"/>
              </w:rPr>
            </w:pPr>
            <w:r w:rsidRPr="006D3DE8">
              <w:rPr>
                <w:rFonts w:asciiTheme="minorHAnsi" w:hAnsiTheme="minorHAnsi" w:cstheme="minorHAnsi"/>
              </w:rPr>
              <w:t>X(8)</w:t>
            </w:r>
          </w:p>
        </w:tc>
        <w:tc>
          <w:tcPr>
            <w:tcW w:w="960" w:type="dxa"/>
          </w:tcPr>
          <w:p w14:paraId="7C921AC5" w14:textId="4B9B0B5F" w:rsidR="00095120" w:rsidRPr="006D3DE8" w:rsidRDefault="00BC33E6" w:rsidP="00095120">
            <w:pPr>
              <w:rPr>
                <w:rFonts w:asciiTheme="minorHAnsi" w:hAnsiTheme="minorHAnsi" w:cstheme="minorHAnsi"/>
              </w:rPr>
            </w:pPr>
            <w:r>
              <w:rPr>
                <w:rFonts w:asciiTheme="minorHAnsi" w:hAnsiTheme="minorHAnsi" w:cstheme="minorHAnsi"/>
              </w:rPr>
              <w:t>11</w:t>
            </w:r>
          </w:p>
        </w:tc>
        <w:tc>
          <w:tcPr>
            <w:tcW w:w="2648" w:type="dxa"/>
          </w:tcPr>
          <w:p w14:paraId="0C19FE37" w14:textId="4E332A79" w:rsidR="00095120" w:rsidRPr="006D3DE8" w:rsidRDefault="00171FCE" w:rsidP="00095120">
            <w:pPr>
              <w:pStyle w:val="Normalwithspace"/>
              <w:spacing w:before="0"/>
              <w:jc w:val="left"/>
              <w:rPr>
                <w:rFonts w:asciiTheme="minorHAnsi" w:hAnsiTheme="minorHAnsi" w:cstheme="minorHAnsi"/>
              </w:rPr>
            </w:pPr>
            <w:r>
              <w:rPr>
                <w:rFonts w:asciiTheme="minorHAnsi" w:hAnsiTheme="minorHAnsi" w:cstheme="minorHAnsi"/>
              </w:rPr>
              <w:t>Issue code of SSB</w:t>
            </w:r>
          </w:p>
        </w:tc>
        <w:tc>
          <w:tcPr>
            <w:tcW w:w="2946" w:type="dxa"/>
          </w:tcPr>
          <w:p w14:paraId="70C7773B" w14:textId="4DEB757D" w:rsidR="006168C6" w:rsidRDefault="006168C6" w:rsidP="006168C6">
            <w:pPr>
              <w:jc w:val="left"/>
              <w:rPr>
                <w:rFonts w:asciiTheme="minorHAnsi" w:hAnsiTheme="minorHAnsi" w:cstheme="minorHAnsi"/>
                <w:szCs w:val="22"/>
              </w:rPr>
            </w:pPr>
            <w:r>
              <w:rPr>
                <w:rFonts w:asciiTheme="minorHAnsi" w:hAnsiTheme="minorHAnsi" w:cstheme="minorHAnsi"/>
                <w:szCs w:val="22"/>
              </w:rPr>
              <w:t>Must match a valid issue code in OMEGA.</w:t>
            </w:r>
          </w:p>
          <w:p w14:paraId="73916B0F" w14:textId="77777777" w:rsidR="006168C6" w:rsidRPr="006168C6" w:rsidRDefault="006168C6" w:rsidP="006168C6">
            <w:pPr>
              <w:jc w:val="left"/>
              <w:rPr>
                <w:rFonts w:asciiTheme="minorHAnsi" w:hAnsiTheme="minorHAnsi" w:cstheme="minorHAnsi"/>
              </w:rPr>
            </w:pPr>
          </w:p>
          <w:p w14:paraId="5C3A4731" w14:textId="2F35FBDC" w:rsidR="006168C6" w:rsidRPr="009009DB" w:rsidRDefault="006168C6" w:rsidP="006168C6">
            <w:pPr>
              <w:jc w:val="left"/>
              <w:rPr>
                <w:rFonts w:asciiTheme="minorHAnsi" w:hAnsiTheme="minorHAnsi" w:cstheme="minorHAnsi"/>
                <w:szCs w:val="22"/>
              </w:rPr>
            </w:pPr>
            <w:r>
              <w:rPr>
                <w:rFonts w:asciiTheme="minorHAnsi" w:hAnsiTheme="minorHAnsi" w:cstheme="minorHAnsi"/>
                <w:szCs w:val="22"/>
              </w:rPr>
              <w:t xml:space="preserve">If valid, the issue code must be used as the lookup key to </w:t>
            </w:r>
            <w:r>
              <w:rPr>
                <w:rFonts w:asciiTheme="minorHAnsi" w:hAnsiTheme="minorHAnsi" w:cstheme="minorHAnsi"/>
                <w:szCs w:val="22"/>
              </w:rPr>
              <w:lastRenderedPageBreak/>
              <w:t>verify the ISIN_CODE in the same detail record.</w:t>
            </w:r>
          </w:p>
        </w:tc>
        <w:tc>
          <w:tcPr>
            <w:tcW w:w="3001" w:type="dxa"/>
          </w:tcPr>
          <w:p w14:paraId="42C9FA04" w14:textId="570E40F3" w:rsidR="00095120" w:rsidRPr="009009DB" w:rsidRDefault="00403744" w:rsidP="00095120">
            <w:pPr>
              <w:jc w:val="left"/>
              <w:rPr>
                <w:rFonts w:asciiTheme="minorHAnsi" w:hAnsiTheme="minorHAnsi" w:cstheme="minorHAnsi"/>
                <w:szCs w:val="22"/>
              </w:rPr>
            </w:pPr>
            <w:r w:rsidRPr="006D3DE8">
              <w:rPr>
                <w:rFonts w:asciiTheme="minorHAnsi" w:hAnsiTheme="minorHAnsi" w:cstheme="minorHAnsi"/>
              </w:rPr>
              <w:lastRenderedPageBreak/>
              <w:t>e.g. GX15080H</w:t>
            </w:r>
          </w:p>
        </w:tc>
      </w:tr>
      <w:tr w:rsidR="00095120" w:rsidRPr="009009DB" w14:paraId="5812522D" w14:textId="77777777" w:rsidTr="00C919FE">
        <w:tc>
          <w:tcPr>
            <w:tcW w:w="797" w:type="dxa"/>
          </w:tcPr>
          <w:p w14:paraId="5940FFEC" w14:textId="77777777" w:rsidR="00095120" w:rsidRPr="00F524AB" w:rsidRDefault="00095120" w:rsidP="00D21035">
            <w:pPr>
              <w:pStyle w:val="ListParagraph"/>
            </w:pPr>
          </w:p>
        </w:tc>
        <w:tc>
          <w:tcPr>
            <w:tcW w:w="2415" w:type="dxa"/>
          </w:tcPr>
          <w:p w14:paraId="2DA6D69B" w14:textId="51E765A2" w:rsidR="00095120" w:rsidRPr="006D3DE8" w:rsidRDefault="00095120" w:rsidP="00095120">
            <w:pPr>
              <w:pStyle w:val="Normalwithspace"/>
              <w:spacing w:before="0"/>
              <w:jc w:val="left"/>
              <w:rPr>
                <w:rFonts w:asciiTheme="minorHAnsi" w:hAnsiTheme="minorHAnsi" w:cstheme="minorHAnsi"/>
              </w:rPr>
            </w:pPr>
            <w:r w:rsidRPr="006D3DE8">
              <w:rPr>
                <w:rFonts w:asciiTheme="minorHAnsi" w:hAnsiTheme="minorHAnsi" w:cstheme="minorHAnsi"/>
              </w:rPr>
              <w:t>ISIN_CODE</w:t>
            </w:r>
          </w:p>
        </w:tc>
        <w:tc>
          <w:tcPr>
            <w:tcW w:w="1417" w:type="dxa"/>
          </w:tcPr>
          <w:p w14:paraId="7483B1ED" w14:textId="3532D729" w:rsidR="00095120" w:rsidRPr="006D3DE8" w:rsidRDefault="00095120" w:rsidP="00095120">
            <w:pPr>
              <w:pStyle w:val="Normalwithspace"/>
              <w:spacing w:before="0"/>
              <w:jc w:val="left"/>
              <w:rPr>
                <w:rFonts w:asciiTheme="minorHAnsi" w:hAnsiTheme="minorHAnsi" w:cstheme="minorHAnsi"/>
              </w:rPr>
            </w:pPr>
            <w:r w:rsidRPr="006D3DE8">
              <w:rPr>
                <w:rFonts w:asciiTheme="minorHAnsi" w:hAnsiTheme="minorHAnsi" w:cstheme="minorHAnsi"/>
              </w:rPr>
              <w:t>X(12)</w:t>
            </w:r>
          </w:p>
        </w:tc>
        <w:tc>
          <w:tcPr>
            <w:tcW w:w="960" w:type="dxa"/>
          </w:tcPr>
          <w:p w14:paraId="7B4DC515" w14:textId="32BFC699" w:rsidR="00095120" w:rsidRPr="006D3DE8" w:rsidRDefault="00BC33E6" w:rsidP="00095120">
            <w:pPr>
              <w:rPr>
                <w:rFonts w:asciiTheme="minorHAnsi" w:hAnsiTheme="minorHAnsi" w:cstheme="minorHAnsi"/>
              </w:rPr>
            </w:pPr>
            <w:r>
              <w:rPr>
                <w:rFonts w:asciiTheme="minorHAnsi" w:hAnsiTheme="minorHAnsi" w:cstheme="minorHAnsi"/>
              </w:rPr>
              <w:t>19</w:t>
            </w:r>
          </w:p>
        </w:tc>
        <w:tc>
          <w:tcPr>
            <w:tcW w:w="2648" w:type="dxa"/>
          </w:tcPr>
          <w:p w14:paraId="718EBDB9" w14:textId="6023172D" w:rsidR="00095120" w:rsidRPr="006D3DE8" w:rsidRDefault="00171FCE" w:rsidP="00095120">
            <w:pPr>
              <w:pStyle w:val="Normalwithspace"/>
              <w:spacing w:before="0"/>
              <w:jc w:val="left"/>
              <w:rPr>
                <w:rFonts w:asciiTheme="minorHAnsi" w:hAnsiTheme="minorHAnsi" w:cstheme="minorHAnsi"/>
              </w:rPr>
            </w:pPr>
            <w:r>
              <w:rPr>
                <w:rFonts w:asciiTheme="minorHAnsi" w:hAnsiTheme="minorHAnsi" w:cstheme="minorHAnsi"/>
              </w:rPr>
              <w:t>ISIN code of the SSB issue</w:t>
            </w:r>
          </w:p>
        </w:tc>
        <w:tc>
          <w:tcPr>
            <w:tcW w:w="2946" w:type="dxa"/>
          </w:tcPr>
          <w:p w14:paraId="72409B23" w14:textId="77777777" w:rsidR="006168C6" w:rsidRDefault="006168C6" w:rsidP="006168C6">
            <w:pPr>
              <w:spacing w:after="240"/>
              <w:jc w:val="left"/>
              <w:rPr>
                <w:rFonts w:asciiTheme="minorHAnsi" w:hAnsiTheme="minorHAnsi" w:cstheme="minorHAnsi"/>
                <w:szCs w:val="22"/>
              </w:rPr>
            </w:pPr>
            <w:r>
              <w:rPr>
                <w:rFonts w:asciiTheme="minorHAnsi" w:hAnsiTheme="minorHAnsi" w:cstheme="minorHAnsi"/>
                <w:szCs w:val="22"/>
              </w:rPr>
              <w:t>Must match a valid ISIN code in OMEGA.</w:t>
            </w:r>
          </w:p>
          <w:p w14:paraId="22F60E6B" w14:textId="77777777" w:rsidR="006168C6" w:rsidRDefault="006168C6" w:rsidP="006168C6">
            <w:pPr>
              <w:jc w:val="left"/>
              <w:rPr>
                <w:rFonts w:asciiTheme="minorHAnsi" w:hAnsiTheme="minorHAnsi" w:cstheme="minorHAnsi"/>
                <w:szCs w:val="22"/>
              </w:rPr>
            </w:pPr>
            <w:r>
              <w:rPr>
                <w:rFonts w:asciiTheme="minorHAnsi" w:hAnsiTheme="minorHAnsi" w:cstheme="minorHAnsi"/>
                <w:szCs w:val="22"/>
              </w:rPr>
              <w:t>Must be verified against the valid ISSUE_CODE in the same detail record.</w:t>
            </w:r>
          </w:p>
          <w:p w14:paraId="0C114F3B" w14:textId="6AFDBAD9" w:rsidR="00095120" w:rsidRPr="009009DB" w:rsidRDefault="00095120" w:rsidP="006168C6">
            <w:pPr>
              <w:jc w:val="left"/>
              <w:rPr>
                <w:rFonts w:asciiTheme="minorHAnsi" w:hAnsiTheme="minorHAnsi" w:cstheme="minorHAnsi"/>
                <w:szCs w:val="22"/>
              </w:rPr>
            </w:pPr>
          </w:p>
        </w:tc>
        <w:tc>
          <w:tcPr>
            <w:tcW w:w="3001" w:type="dxa"/>
          </w:tcPr>
          <w:p w14:paraId="0F194901" w14:textId="77777777" w:rsidR="00095120" w:rsidRPr="009009DB" w:rsidRDefault="00095120" w:rsidP="00095120">
            <w:pPr>
              <w:jc w:val="left"/>
              <w:rPr>
                <w:rFonts w:asciiTheme="minorHAnsi" w:hAnsiTheme="minorHAnsi" w:cstheme="minorHAnsi"/>
                <w:szCs w:val="22"/>
              </w:rPr>
            </w:pPr>
          </w:p>
        </w:tc>
      </w:tr>
      <w:tr w:rsidR="00095120" w:rsidRPr="009009DB" w14:paraId="037B5035" w14:textId="77777777" w:rsidTr="00C919FE">
        <w:tc>
          <w:tcPr>
            <w:tcW w:w="797" w:type="dxa"/>
          </w:tcPr>
          <w:p w14:paraId="7D07E205" w14:textId="77777777" w:rsidR="00095120" w:rsidRPr="00F524AB" w:rsidRDefault="00095120" w:rsidP="00D21035">
            <w:pPr>
              <w:pStyle w:val="ListParagraph"/>
            </w:pPr>
          </w:p>
        </w:tc>
        <w:tc>
          <w:tcPr>
            <w:tcW w:w="2415" w:type="dxa"/>
          </w:tcPr>
          <w:p w14:paraId="3276CAE2" w14:textId="2CC0A299" w:rsidR="00095120" w:rsidRPr="002833BF" w:rsidRDefault="00095120" w:rsidP="00095120">
            <w:pPr>
              <w:pStyle w:val="Normalwithspace"/>
              <w:spacing w:before="0"/>
              <w:jc w:val="left"/>
              <w:rPr>
                <w:rFonts w:asciiTheme="minorHAnsi" w:hAnsiTheme="minorHAnsi" w:cstheme="minorHAnsi"/>
              </w:rPr>
            </w:pPr>
            <w:r w:rsidRPr="002833BF">
              <w:rPr>
                <w:rFonts w:asciiTheme="minorHAnsi" w:hAnsiTheme="minorHAnsi" w:cstheme="minorHAnsi"/>
              </w:rPr>
              <w:t>MATURITY_DATE</w:t>
            </w:r>
          </w:p>
        </w:tc>
        <w:tc>
          <w:tcPr>
            <w:tcW w:w="1417" w:type="dxa"/>
          </w:tcPr>
          <w:p w14:paraId="12521DB1" w14:textId="752A9AE6" w:rsidR="00095120" w:rsidRPr="002833BF" w:rsidRDefault="00095120" w:rsidP="00095120">
            <w:pPr>
              <w:pStyle w:val="Normalwithspace"/>
              <w:spacing w:before="0"/>
              <w:jc w:val="left"/>
              <w:rPr>
                <w:rFonts w:asciiTheme="minorHAnsi" w:hAnsiTheme="minorHAnsi" w:cstheme="minorHAnsi"/>
              </w:rPr>
            </w:pPr>
            <w:r w:rsidRPr="002833BF">
              <w:rPr>
                <w:rFonts w:asciiTheme="minorHAnsi" w:hAnsiTheme="minorHAnsi" w:cstheme="minorHAnsi"/>
              </w:rPr>
              <w:t>9(8)</w:t>
            </w:r>
          </w:p>
        </w:tc>
        <w:tc>
          <w:tcPr>
            <w:tcW w:w="960" w:type="dxa"/>
          </w:tcPr>
          <w:p w14:paraId="7349BDC1" w14:textId="559531A4" w:rsidR="00095120" w:rsidRPr="002833BF" w:rsidRDefault="00BC33E6" w:rsidP="00095120">
            <w:pPr>
              <w:rPr>
                <w:rFonts w:asciiTheme="minorHAnsi" w:hAnsiTheme="minorHAnsi" w:cstheme="minorHAnsi"/>
              </w:rPr>
            </w:pPr>
            <w:r>
              <w:rPr>
                <w:rFonts w:asciiTheme="minorHAnsi" w:hAnsiTheme="minorHAnsi" w:cstheme="minorHAnsi"/>
              </w:rPr>
              <w:t>31</w:t>
            </w:r>
          </w:p>
        </w:tc>
        <w:tc>
          <w:tcPr>
            <w:tcW w:w="2648" w:type="dxa"/>
          </w:tcPr>
          <w:p w14:paraId="6F0186A1" w14:textId="0790E1F6" w:rsidR="00095120" w:rsidRPr="002833BF" w:rsidRDefault="00A75257" w:rsidP="00095120">
            <w:pPr>
              <w:pStyle w:val="Normalwithspace"/>
              <w:spacing w:before="0"/>
              <w:jc w:val="left"/>
              <w:rPr>
                <w:rFonts w:asciiTheme="minorHAnsi" w:hAnsiTheme="minorHAnsi" w:cstheme="minorHAnsi"/>
              </w:rPr>
            </w:pPr>
            <w:r>
              <w:rPr>
                <w:rFonts w:asciiTheme="minorHAnsi" w:hAnsiTheme="minorHAnsi" w:cstheme="minorHAnsi"/>
              </w:rPr>
              <w:t>Maturity date</w:t>
            </w:r>
          </w:p>
        </w:tc>
        <w:tc>
          <w:tcPr>
            <w:tcW w:w="2946" w:type="dxa"/>
          </w:tcPr>
          <w:p w14:paraId="7E851BAD" w14:textId="77777777" w:rsidR="00095120" w:rsidRDefault="00A75257" w:rsidP="00095120">
            <w:pPr>
              <w:jc w:val="left"/>
              <w:rPr>
                <w:rFonts w:asciiTheme="minorHAnsi" w:hAnsiTheme="minorHAnsi" w:cstheme="minorHAnsi"/>
              </w:rPr>
            </w:pPr>
            <w:r>
              <w:rPr>
                <w:rFonts w:asciiTheme="minorHAnsi" w:hAnsiTheme="minorHAnsi" w:cstheme="minorHAnsi"/>
              </w:rPr>
              <w:t>Must be a valid future maturity date in YYYYMMDD format.</w:t>
            </w:r>
          </w:p>
          <w:p w14:paraId="3202B789" w14:textId="77777777" w:rsidR="001934F5" w:rsidRDefault="001934F5" w:rsidP="00095120">
            <w:pPr>
              <w:jc w:val="left"/>
              <w:rPr>
                <w:rFonts w:asciiTheme="minorHAnsi" w:hAnsiTheme="minorHAnsi" w:cstheme="minorHAnsi"/>
              </w:rPr>
            </w:pPr>
          </w:p>
          <w:p w14:paraId="16EFBE18" w14:textId="77777777" w:rsidR="001934F5" w:rsidRDefault="001934F5" w:rsidP="00095120">
            <w:pPr>
              <w:jc w:val="left"/>
              <w:rPr>
                <w:rFonts w:asciiTheme="minorHAnsi" w:hAnsiTheme="minorHAnsi" w:cstheme="minorHAnsi"/>
              </w:rPr>
            </w:pPr>
            <w:r>
              <w:rPr>
                <w:rFonts w:asciiTheme="minorHAnsi" w:hAnsiTheme="minorHAnsi" w:cstheme="minorHAnsi"/>
              </w:rPr>
              <w:t>Must be verified against the valid (ISSUE_CODE and ISIN_CODE) security pair in the same detail record.</w:t>
            </w:r>
          </w:p>
          <w:p w14:paraId="2896AF86" w14:textId="73BF8F77" w:rsidR="001934F5" w:rsidRPr="009009DB" w:rsidRDefault="001934F5" w:rsidP="00095120">
            <w:pPr>
              <w:jc w:val="left"/>
              <w:rPr>
                <w:rFonts w:asciiTheme="minorHAnsi" w:hAnsiTheme="minorHAnsi" w:cstheme="minorHAnsi"/>
                <w:szCs w:val="22"/>
              </w:rPr>
            </w:pPr>
          </w:p>
        </w:tc>
        <w:tc>
          <w:tcPr>
            <w:tcW w:w="3001" w:type="dxa"/>
          </w:tcPr>
          <w:p w14:paraId="37D863D9" w14:textId="77777777" w:rsidR="00095120" w:rsidRPr="009009DB" w:rsidRDefault="00095120" w:rsidP="00095120">
            <w:pPr>
              <w:jc w:val="left"/>
              <w:rPr>
                <w:rFonts w:asciiTheme="minorHAnsi" w:hAnsiTheme="minorHAnsi" w:cstheme="minorHAnsi"/>
                <w:szCs w:val="22"/>
              </w:rPr>
            </w:pPr>
          </w:p>
        </w:tc>
      </w:tr>
      <w:tr w:rsidR="00095120" w:rsidRPr="009009DB" w14:paraId="4EFB2193" w14:textId="77777777" w:rsidTr="00C919FE">
        <w:tc>
          <w:tcPr>
            <w:tcW w:w="797" w:type="dxa"/>
          </w:tcPr>
          <w:p w14:paraId="103EDD23" w14:textId="77777777" w:rsidR="00095120" w:rsidRPr="00F524AB" w:rsidRDefault="00095120" w:rsidP="00D21035">
            <w:pPr>
              <w:pStyle w:val="ListParagraph"/>
            </w:pPr>
          </w:p>
        </w:tc>
        <w:tc>
          <w:tcPr>
            <w:tcW w:w="2415" w:type="dxa"/>
          </w:tcPr>
          <w:p w14:paraId="1343E8BC" w14:textId="77777777" w:rsidR="00095120" w:rsidRPr="006D3DE8" w:rsidRDefault="00095120" w:rsidP="00095120">
            <w:pPr>
              <w:rPr>
                <w:rFonts w:asciiTheme="minorHAnsi" w:hAnsiTheme="minorHAnsi" w:cstheme="minorHAnsi"/>
              </w:rPr>
            </w:pPr>
            <w:r w:rsidRPr="006D3DE8">
              <w:rPr>
                <w:rFonts w:asciiTheme="minorHAnsi" w:hAnsiTheme="minorHAnsi" w:cstheme="minorHAnsi"/>
              </w:rPr>
              <w:t>CPN_RATE</w:t>
            </w:r>
          </w:p>
          <w:p w14:paraId="56B63BF0" w14:textId="77777777" w:rsidR="00095120" w:rsidRPr="006D3DE8" w:rsidRDefault="00095120" w:rsidP="00095120">
            <w:pPr>
              <w:pStyle w:val="Normalwithspace"/>
              <w:spacing w:before="0"/>
              <w:jc w:val="left"/>
              <w:rPr>
                <w:rFonts w:asciiTheme="minorHAnsi" w:hAnsiTheme="minorHAnsi" w:cstheme="minorHAnsi"/>
                <w:highlight w:val="yellow"/>
              </w:rPr>
            </w:pPr>
          </w:p>
        </w:tc>
        <w:tc>
          <w:tcPr>
            <w:tcW w:w="1417" w:type="dxa"/>
          </w:tcPr>
          <w:p w14:paraId="2826572E" w14:textId="2F443017" w:rsidR="00095120" w:rsidRPr="00BC33E6" w:rsidRDefault="00095120" w:rsidP="00095120">
            <w:pPr>
              <w:pStyle w:val="Normalwithspace"/>
              <w:spacing w:before="0"/>
              <w:jc w:val="left"/>
              <w:rPr>
                <w:rFonts w:asciiTheme="minorHAnsi" w:hAnsiTheme="minorHAnsi" w:cstheme="minorHAnsi"/>
              </w:rPr>
            </w:pPr>
            <w:r w:rsidRPr="00BC33E6">
              <w:rPr>
                <w:rFonts w:asciiTheme="minorHAnsi" w:hAnsiTheme="minorHAnsi" w:cstheme="minorHAnsi"/>
              </w:rPr>
              <w:t>9(3)v9(5)</w:t>
            </w:r>
          </w:p>
        </w:tc>
        <w:tc>
          <w:tcPr>
            <w:tcW w:w="960" w:type="dxa"/>
          </w:tcPr>
          <w:p w14:paraId="61EB5640" w14:textId="3BC25675" w:rsidR="00095120" w:rsidRPr="00BC33E6" w:rsidRDefault="00BC33E6" w:rsidP="00095120">
            <w:pPr>
              <w:rPr>
                <w:rFonts w:asciiTheme="minorHAnsi" w:hAnsiTheme="minorHAnsi" w:cstheme="minorHAnsi"/>
              </w:rPr>
            </w:pPr>
            <w:r w:rsidRPr="00BC33E6">
              <w:rPr>
                <w:rFonts w:asciiTheme="minorHAnsi" w:hAnsiTheme="minorHAnsi" w:cstheme="minorHAnsi"/>
              </w:rPr>
              <w:t>39</w:t>
            </w:r>
          </w:p>
        </w:tc>
        <w:tc>
          <w:tcPr>
            <w:tcW w:w="2648" w:type="dxa"/>
          </w:tcPr>
          <w:p w14:paraId="1C58CD96" w14:textId="205AA54F" w:rsidR="00095120" w:rsidRPr="006D3DE8" w:rsidRDefault="009962CD" w:rsidP="00095120">
            <w:pPr>
              <w:pStyle w:val="Normalwithspace"/>
              <w:spacing w:before="0"/>
              <w:jc w:val="left"/>
              <w:rPr>
                <w:rFonts w:asciiTheme="minorHAnsi" w:hAnsiTheme="minorHAnsi" w:cstheme="minorHAnsi"/>
                <w:highlight w:val="yellow"/>
              </w:rPr>
            </w:pPr>
            <w:r w:rsidRPr="009962CD">
              <w:rPr>
                <w:rFonts w:asciiTheme="minorHAnsi" w:hAnsiTheme="minorHAnsi" w:cstheme="minorHAnsi"/>
              </w:rPr>
              <w:t xml:space="preserve">Coupon </w:t>
            </w:r>
            <w:r w:rsidR="00212230">
              <w:rPr>
                <w:rFonts w:asciiTheme="minorHAnsi" w:hAnsiTheme="minorHAnsi" w:cstheme="minorHAnsi"/>
              </w:rPr>
              <w:t>r</w:t>
            </w:r>
            <w:r w:rsidRPr="009962CD">
              <w:rPr>
                <w:rFonts w:asciiTheme="minorHAnsi" w:hAnsiTheme="minorHAnsi" w:cstheme="minorHAnsi"/>
              </w:rPr>
              <w:t>ate</w:t>
            </w:r>
          </w:p>
        </w:tc>
        <w:tc>
          <w:tcPr>
            <w:tcW w:w="2946" w:type="dxa"/>
          </w:tcPr>
          <w:p w14:paraId="15D3C265" w14:textId="53C8696F" w:rsidR="00095120" w:rsidRPr="009009DB" w:rsidRDefault="00224C93" w:rsidP="00095120">
            <w:pPr>
              <w:jc w:val="left"/>
              <w:rPr>
                <w:rFonts w:asciiTheme="minorHAnsi" w:hAnsiTheme="minorHAnsi" w:cstheme="minorHAnsi"/>
                <w:szCs w:val="22"/>
              </w:rPr>
            </w:pPr>
            <w:r>
              <w:rPr>
                <w:rFonts w:asciiTheme="minorHAnsi" w:hAnsiTheme="minorHAnsi" w:cstheme="minorHAnsi"/>
                <w:szCs w:val="22"/>
              </w:rPr>
              <w:t xml:space="preserve">Must adhere to the format of 3 digits before the decimal and 5 digits after. </w:t>
            </w:r>
            <w:r w:rsidR="00360E4F">
              <w:rPr>
                <w:rFonts w:asciiTheme="minorHAnsi" w:hAnsiTheme="minorHAnsi" w:cstheme="minorHAnsi"/>
                <w:szCs w:val="22"/>
              </w:rPr>
              <w:t xml:space="preserve">(e.g., </w:t>
            </w:r>
            <w:r w:rsidR="00360E4F" w:rsidRPr="002833BF">
              <w:rPr>
                <w:rFonts w:asciiTheme="minorHAnsi" w:hAnsiTheme="minorHAnsi" w:cstheme="minorHAnsi"/>
              </w:rPr>
              <w:t>00102000</w:t>
            </w:r>
            <w:r w:rsidR="00360E4F">
              <w:rPr>
                <w:rFonts w:asciiTheme="minorHAnsi" w:hAnsiTheme="minorHAnsi" w:cstheme="minorHAnsi"/>
                <w:szCs w:val="22"/>
              </w:rPr>
              <w:t xml:space="preserve"> represents 1.02)</w:t>
            </w:r>
          </w:p>
        </w:tc>
        <w:tc>
          <w:tcPr>
            <w:tcW w:w="3001" w:type="dxa"/>
          </w:tcPr>
          <w:p w14:paraId="77D55A6E" w14:textId="77777777" w:rsidR="00095120" w:rsidRPr="009009DB" w:rsidRDefault="00095120" w:rsidP="00095120">
            <w:pPr>
              <w:jc w:val="left"/>
              <w:rPr>
                <w:rFonts w:asciiTheme="minorHAnsi" w:hAnsiTheme="minorHAnsi" w:cstheme="minorHAnsi"/>
                <w:szCs w:val="22"/>
              </w:rPr>
            </w:pPr>
          </w:p>
        </w:tc>
      </w:tr>
      <w:tr w:rsidR="00095120" w:rsidRPr="009009DB" w14:paraId="72466487" w14:textId="77777777" w:rsidTr="00C919FE">
        <w:tc>
          <w:tcPr>
            <w:tcW w:w="797" w:type="dxa"/>
          </w:tcPr>
          <w:p w14:paraId="35B80A9F" w14:textId="77777777" w:rsidR="00095120" w:rsidRPr="00F524AB" w:rsidRDefault="00095120" w:rsidP="00D21035">
            <w:pPr>
              <w:pStyle w:val="ListParagraph"/>
            </w:pPr>
          </w:p>
        </w:tc>
        <w:tc>
          <w:tcPr>
            <w:tcW w:w="2415" w:type="dxa"/>
          </w:tcPr>
          <w:p w14:paraId="707C56B7" w14:textId="118B8103" w:rsidR="00095120" w:rsidRPr="006D3DE8" w:rsidRDefault="00095120" w:rsidP="00095120">
            <w:pPr>
              <w:rPr>
                <w:rFonts w:asciiTheme="minorHAnsi" w:hAnsiTheme="minorHAnsi" w:cstheme="minorHAnsi"/>
              </w:rPr>
            </w:pPr>
            <w:r w:rsidRPr="006D3DE8">
              <w:rPr>
                <w:rFonts w:asciiTheme="minorHAnsi" w:hAnsiTheme="minorHAnsi" w:cstheme="minorHAnsi"/>
              </w:rPr>
              <w:t>NEXT_CPN_DATE</w:t>
            </w:r>
          </w:p>
        </w:tc>
        <w:tc>
          <w:tcPr>
            <w:tcW w:w="1417" w:type="dxa"/>
          </w:tcPr>
          <w:p w14:paraId="6D17AC54" w14:textId="2FE10E35" w:rsidR="00095120" w:rsidRPr="006D3DE8" w:rsidRDefault="00095120" w:rsidP="00095120">
            <w:pPr>
              <w:pStyle w:val="Normalwithspace"/>
              <w:spacing w:before="0"/>
              <w:jc w:val="left"/>
              <w:rPr>
                <w:rFonts w:asciiTheme="minorHAnsi" w:hAnsiTheme="minorHAnsi" w:cstheme="minorHAnsi"/>
              </w:rPr>
            </w:pPr>
            <w:r w:rsidRPr="006D3DE8">
              <w:rPr>
                <w:rFonts w:asciiTheme="minorHAnsi" w:hAnsiTheme="minorHAnsi" w:cstheme="minorHAnsi"/>
              </w:rPr>
              <w:t>9(8)</w:t>
            </w:r>
          </w:p>
        </w:tc>
        <w:tc>
          <w:tcPr>
            <w:tcW w:w="960" w:type="dxa"/>
          </w:tcPr>
          <w:p w14:paraId="403B0A7A" w14:textId="3252DBFE" w:rsidR="00095120" w:rsidRPr="006D3DE8" w:rsidRDefault="00BC33E6" w:rsidP="00095120">
            <w:pPr>
              <w:rPr>
                <w:rFonts w:asciiTheme="minorHAnsi" w:hAnsiTheme="minorHAnsi" w:cstheme="minorHAnsi"/>
              </w:rPr>
            </w:pPr>
            <w:r>
              <w:rPr>
                <w:rFonts w:asciiTheme="minorHAnsi" w:hAnsiTheme="minorHAnsi" w:cstheme="minorHAnsi"/>
              </w:rPr>
              <w:t>47</w:t>
            </w:r>
          </w:p>
        </w:tc>
        <w:tc>
          <w:tcPr>
            <w:tcW w:w="2648" w:type="dxa"/>
          </w:tcPr>
          <w:p w14:paraId="340DBCD1" w14:textId="07CC855B" w:rsidR="00095120" w:rsidRPr="006D3DE8" w:rsidRDefault="008F0A40" w:rsidP="00095120">
            <w:pPr>
              <w:pStyle w:val="Normalwithspace"/>
              <w:spacing w:before="0"/>
              <w:jc w:val="left"/>
              <w:rPr>
                <w:rFonts w:asciiTheme="minorHAnsi" w:hAnsiTheme="minorHAnsi" w:cstheme="minorHAnsi"/>
              </w:rPr>
            </w:pPr>
            <w:r>
              <w:rPr>
                <w:rFonts w:asciiTheme="minorHAnsi" w:hAnsiTheme="minorHAnsi" w:cstheme="minorHAnsi"/>
              </w:rPr>
              <w:t>Next coupon payment date</w:t>
            </w:r>
          </w:p>
        </w:tc>
        <w:tc>
          <w:tcPr>
            <w:tcW w:w="2946" w:type="dxa"/>
          </w:tcPr>
          <w:p w14:paraId="0E11773E" w14:textId="6E4BB668" w:rsidR="00095120" w:rsidRPr="009009DB" w:rsidRDefault="008F0A40" w:rsidP="00095120">
            <w:pPr>
              <w:jc w:val="left"/>
              <w:rPr>
                <w:rFonts w:asciiTheme="minorHAnsi" w:hAnsiTheme="minorHAnsi" w:cstheme="minorHAnsi"/>
                <w:szCs w:val="22"/>
              </w:rPr>
            </w:pPr>
            <w:r>
              <w:rPr>
                <w:rFonts w:asciiTheme="minorHAnsi" w:hAnsiTheme="minorHAnsi" w:cstheme="minorHAnsi"/>
                <w:szCs w:val="22"/>
              </w:rPr>
              <w:t>Must be a valid date in YYYYMMDD format.</w:t>
            </w:r>
          </w:p>
        </w:tc>
        <w:tc>
          <w:tcPr>
            <w:tcW w:w="3001" w:type="dxa"/>
          </w:tcPr>
          <w:p w14:paraId="4F184CC8" w14:textId="77777777" w:rsidR="00095120" w:rsidRPr="009009DB" w:rsidRDefault="00095120" w:rsidP="00095120">
            <w:pPr>
              <w:jc w:val="left"/>
              <w:rPr>
                <w:rFonts w:asciiTheme="minorHAnsi" w:hAnsiTheme="minorHAnsi" w:cstheme="minorHAnsi"/>
                <w:szCs w:val="22"/>
              </w:rPr>
            </w:pPr>
          </w:p>
        </w:tc>
      </w:tr>
      <w:tr w:rsidR="00095120" w:rsidRPr="009009DB" w14:paraId="11CA939C" w14:textId="77777777" w:rsidTr="00C919FE">
        <w:tc>
          <w:tcPr>
            <w:tcW w:w="797" w:type="dxa"/>
          </w:tcPr>
          <w:p w14:paraId="19E3C32F" w14:textId="77777777" w:rsidR="00095120" w:rsidRPr="00F524AB" w:rsidRDefault="00095120" w:rsidP="00D21035">
            <w:pPr>
              <w:pStyle w:val="ListParagraph"/>
            </w:pPr>
          </w:p>
        </w:tc>
        <w:tc>
          <w:tcPr>
            <w:tcW w:w="2415" w:type="dxa"/>
          </w:tcPr>
          <w:p w14:paraId="238D7BC0" w14:textId="77777777" w:rsidR="00095120" w:rsidRPr="002833BF" w:rsidRDefault="00095120" w:rsidP="00095120">
            <w:pPr>
              <w:rPr>
                <w:rFonts w:asciiTheme="minorHAnsi" w:hAnsiTheme="minorHAnsi" w:cstheme="minorHAnsi"/>
              </w:rPr>
            </w:pPr>
            <w:r w:rsidRPr="002833BF">
              <w:rPr>
                <w:rFonts w:asciiTheme="minorHAnsi" w:hAnsiTheme="minorHAnsi" w:cstheme="minorHAnsi"/>
              </w:rPr>
              <w:t>REMARKS_CPN_RATE</w:t>
            </w:r>
          </w:p>
          <w:p w14:paraId="51C3A55C" w14:textId="77777777" w:rsidR="00095120" w:rsidRPr="002833BF" w:rsidRDefault="00095120" w:rsidP="00095120">
            <w:pPr>
              <w:rPr>
                <w:rFonts w:asciiTheme="minorHAnsi" w:hAnsiTheme="minorHAnsi" w:cstheme="minorHAnsi"/>
              </w:rPr>
            </w:pPr>
          </w:p>
        </w:tc>
        <w:tc>
          <w:tcPr>
            <w:tcW w:w="1417" w:type="dxa"/>
          </w:tcPr>
          <w:p w14:paraId="59AB989B" w14:textId="05D13172" w:rsidR="00095120" w:rsidRPr="002833BF" w:rsidRDefault="00095120" w:rsidP="00095120">
            <w:pPr>
              <w:pStyle w:val="Normalwithspace"/>
              <w:spacing w:before="0"/>
              <w:jc w:val="left"/>
              <w:rPr>
                <w:rFonts w:asciiTheme="minorHAnsi" w:hAnsiTheme="minorHAnsi" w:cstheme="minorHAnsi"/>
              </w:rPr>
            </w:pPr>
            <w:r w:rsidRPr="002833BF">
              <w:rPr>
                <w:rFonts w:asciiTheme="minorHAnsi" w:hAnsiTheme="minorHAnsi" w:cstheme="minorHAnsi"/>
              </w:rPr>
              <w:t>X(30)</w:t>
            </w:r>
          </w:p>
        </w:tc>
        <w:tc>
          <w:tcPr>
            <w:tcW w:w="960" w:type="dxa"/>
          </w:tcPr>
          <w:p w14:paraId="270A5883" w14:textId="7E441D7A" w:rsidR="00095120" w:rsidRPr="002833BF" w:rsidRDefault="00BC33E6" w:rsidP="00095120">
            <w:pPr>
              <w:rPr>
                <w:rFonts w:asciiTheme="minorHAnsi" w:hAnsiTheme="minorHAnsi" w:cstheme="minorHAnsi"/>
              </w:rPr>
            </w:pPr>
            <w:r>
              <w:rPr>
                <w:rFonts w:asciiTheme="minorHAnsi" w:hAnsiTheme="minorHAnsi" w:cstheme="minorHAnsi"/>
              </w:rPr>
              <w:t>55</w:t>
            </w:r>
          </w:p>
        </w:tc>
        <w:tc>
          <w:tcPr>
            <w:tcW w:w="2648" w:type="dxa"/>
          </w:tcPr>
          <w:p w14:paraId="52F26A23" w14:textId="0AA6F6A9" w:rsidR="00095120" w:rsidRPr="002833BF" w:rsidRDefault="00D13EEE" w:rsidP="00095120">
            <w:pPr>
              <w:pStyle w:val="Normalwithspace"/>
              <w:spacing w:before="0"/>
              <w:jc w:val="left"/>
              <w:rPr>
                <w:rFonts w:asciiTheme="minorHAnsi" w:hAnsiTheme="minorHAnsi" w:cstheme="minorHAnsi"/>
              </w:rPr>
            </w:pPr>
            <w:commentRangeStart w:id="892"/>
            <w:r>
              <w:rPr>
                <w:rFonts w:asciiTheme="minorHAnsi" w:hAnsiTheme="minorHAnsi" w:cstheme="minorHAnsi"/>
              </w:rPr>
              <w:t>Remarks for coupon rate</w:t>
            </w:r>
            <w:commentRangeEnd w:id="892"/>
            <w:r w:rsidR="00974DB6">
              <w:rPr>
                <w:rStyle w:val="CommentReference"/>
                <w:lang w:val="en-US"/>
              </w:rPr>
              <w:commentReference w:id="892"/>
            </w:r>
          </w:p>
        </w:tc>
        <w:tc>
          <w:tcPr>
            <w:tcW w:w="2946" w:type="dxa"/>
          </w:tcPr>
          <w:p w14:paraId="38DEA4AC" w14:textId="30BFFB4E" w:rsidR="00095120" w:rsidRPr="009009DB" w:rsidRDefault="00D13EEE" w:rsidP="00095120">
            <w:pPr>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506019CC" w14:textId="77777777" w:rsidR="00095120" w:rsidRPr="009009DB" w:rsidRDefault="00095120" w:rsidP="00095120">
            <w:pPr>
              <w:jc w:val="left"/>
              <w:rPr>
                <w:rFonts w:asciiTheme="minorHAnsi" w:hAnsiTheme="minorHAnsi" w:cstheme="minorHAnsi"/>
                <w:szCs w:val="22"/>
              </w:rPr>
            </w:pPr>
          </w:p>
        </w:tc>
      </w:tr>
      <w:tr w:rsidR="00095120" w:rsidRPr="009009DB" w14:paraId="2B74E134" w14:textId="77777777" w:rsidTr="00C919FE">
        <w:tc>
          <w:tcPr>
            <w:tcW w:w="797" w:type="dxa"/>
          </w:tcPr>
          <w:p w14:paraId="4806D0AE" w14:textId="77777777" w:rsidR="00095120" w:rsidRPr="00F524AB" w:rsidRDefault="00095120" w:rsidP="00D21035">
            <w:pPr>
              <w:pStyle w:val="ListParagraph"/>
            </w:pPr>
          </w:p>
        </w:tc>
        <w:tc>
          <w:tcPr>
            <w:tcW w:w="2415" w:type="dxa"/>
          </w:tcPr>
          <w:p w14:paraId="4880860B" w14:textId="3DF040FD" w:rsidR="00095120" w:rsidRPr="002833BF" w:rsidRDefault="00095120" w:rsidP="00095120">
            <w:pPr>
              <w:rPr>
                <w:rFonts w:asciiTheme="minorHAnsi" w:hAnsiTheme="minorHAnsi" w:cstheme="minorHAnsi"/>
              </w:rPr>
            </w:pPr>
            <w:r w:rsidRPr="002833BF">
              <w:rPr>
                <w:rFonts w:asciiTheme="minorHAnsi" w:hAnsiTheme="minorHAnsi" w:cstheme="minorHAnsi"/>
              </w:rPr>
              <w:t>REDEMPTION_RATE</w:t>
            </w:r>
          </w:p>
        </w:tc>
        <w:tc>
          <w:tcPr>
            <w:tcW w:w="1417" w:type="dxa"/>
          </w:tcPr>
          <w:p w14:paraId="05A31DE1" w14:textId="44F9ED1F" w:rsidR="00095120" w:rsidRPr="002833BF" w:rsidRDefault="00095120" w:rsidP="00095120">
            <w:pPr>
              <w:pStyle w:val="Normalwithspace"/>
              <w:spacing w:before="0"/>
              <w:jc w:val="left"/>
              <w:rPr>
                <w:rFonts w:asciiTheme="minorHAnsi" w:hAnsiTheme="minorHAnsi" w:cstheme="minorHAnsi"/>
              </w:rPr>
            </w:pPr>
            <w:r w:rsidRPr="002833BF">
              <w:rPr>
                <w:rFonts w:asciiTheme="minorHAnsi" w:hAnsiTheme="minorHAnsi" w:cstheme="minorHAnsi"/>
              </w:rPr>
              <w:t>9(3)v9(5)</w:t>
            </w:r>
          </w:p>
        </w:tc>
        <w:tc>
          <w:tcPr>
            <w:tcW w:w="960" w:type="dxa"/>
          </w:tcPr>
          <w:p w14:paraId="5DBDF7F5" w14:textId="043F9737" w:rsidR="00095120" w:rsidRPr="002833BF" w:rsidRDefault="00BC33E6" w:rsidP="00095120">
            <w:pPr>
              <w:rPr>
                <w:rFonts w:asciiTheme="minorHAnsi" w:hAnsiTheme="minorHAnsi" w:cstheme="minorHAnsi"/>
              </w:rPr>
            </w:pPr>
            <w:r>
              <w:rPr>
                <w:rFonts w:asciiTheme="minorHAnsi" w:hAnsiTheme="minorHAnsi" w:cstheme="minorHAnsi"/>
              </w:rPr>
              <w:t>85</w:t>
            </w:r>
          </w:p>
        </w:tc>
        <w:tc>
          <w:tcPr>
            <w:tcW w:w="2648" w:type="dxa"/>
          </w:tcPr>
          <w:p w14:paraId="5BDE6D2F" w14:textId="757CB9E3" w:rsidR="00095120" w:rsidRPr="002833BF" w:rsidRDefault="00360E4F" w:rsidP="00095120">
            <w:pPr>
              <w:pStyle w:val="Normalwithspace"/>
              <w:spacing w:before="0"/>
              <w:jc w:val="left"/>
              <w:rPr>
                <w:rFonts w:asciiTheme="minorHAnsi" w:hAnsiTheme="minorHAnsi" w:cstheme="minorHAnsi"/>
              </w:rPr>
            </w:pPr>
            <w:r>
              <w:rPr>
                <w:rFonts w:asciiTheme="minorHAnsi" w:hAnsiTheme="minorHAnsi" w:cstheme="minorHAnsi"/>
              </w:rPr>
              <w:t>Redemption rate</w:t>
            </w:r>
          </w:p>
        </w:tc>
        <w:tc>
          <w:tcPr>
            <w:tcW w:w="2946" w:type="dxa"/>
          </w:tcPr>
          <w:p w14:paraId="7F0F9596" w14:textId="5503627A" w:rsidR="00095120" w:rsidRPr="009009DB" w:rsidRDefault="00360E4F" w:rsidP="00095120">
            <w:pPr>
              <w:jc w:val="left"/>
              <w:rPr>
                <w:rFonts w:asciiTheme="minorHAnsi" w:hAnsiTheme="minorHAnsi" w:cstheme="minorHAnsi"/>
                <w:szCs w:val="22"/>
              </w:rPr>
            </w:pPr>
            <w:r>
              <w:rPr>
                <w:rFonts w:asciiTheme="minorHAnsi" w:hAnsiTheme="minorHAnsi" w:cstheme="minorHAnsi"/>
                <w:szCs w:val="22"/>
              </w:rPr>
              <w:t xml:space="preserve">Must adhere to the format of 3 digits before the decimal and 5 digits after. (e.g., </w:t>
            </w:r>
            <w:r w:rsidRPr="002833BF">
              <w:rPr>
                <w:rFonts w:asciiTheme="minorHAnsi" w:hAnsiTheme="minorHAnsi" w:cstheme="minorHAnsi"/>
              </w:rPr>
              <w:t>00102000</w:t>
            </w:r>
            <w:r>
              <w:rPr>
                <w:rFonts w:asciiTheme="minorHAnsi" w:hAnsiTheme="minorHAnsi" w:cstheme="minorHAnsi"/>
                <w:szCs w:val="22"/>
              </w:rPr>
              <w:t xml:space="preserve"> represents 1.02)</w:t>
            </w:r>
          </w:p>
        </w:tc>
        <w:tc>
          <w:tcPr>
            <w:tcW w:w="3001" w:type="dxa"/>
          </w:tcPr>
          <w:p w14:paraId="13EAA2D1" w14:textId="77777777" w:rsidR="00095120" w:rsidRPr="009009DB" w:rsidRDefault="00095120" w:rsidP="00095120">
            <w:pPr>
              <w:jc w:val="left"/>
              <w:rPr>
                <w:rFonts w:asciiTheme="minorHAnsi" w:hAnsiTheme="minorHAnsi" w:cstheme="minorHAnsi"/>
                <w:szCs w:val="22"/>
              </w:rPr>
            </w:pPr>
          </w:p>
        </w:tc>
      </w:tr>
      <w:tr w:rsidR="00095120" w:rsidRPr="009009DB" w14:paraId="25F60775" w14:textId="77777777" w:rsidTr="00C919FE">
        <w:tc>
          <w:tcPr>
            <w:tcW w:w="797" w:type="dxa"/>
          </w:tcPr>
          <w:p w14:paraId="73C73048" w14:textId="77777777" w:rsidR="00095120" w:rsidRPr="00F524AB" w:rsidRDefault="00095120" w:rsidP="00D21035">
            <w:pPr>
              <w:pStyle w:val="ListParagraph"/>
            </w:pPr>
          </w:p>
        </w:tc>
        <w:tc>
          <w:tcPr>
            <w:tcW w:w="2415" w:type="dxa"/>
          </w:tcPr>
          <w:p w14:paraId="6A88D045" w14:textId="77777777" w:rsidR="00095120" w:rsidRPr="002833BF" w:rsidRDefault="00095120" w:rsidP="00095120">
            <w:pPr>
              <w:rPr>
                <w:rFonts w:asciiTheme="minorHAnsi" w:hAnsiTheme="minorHAnsi" w:cstheme="minorHAnsi"/>
              </w:rPr>
            </w:pPr>
            <w:r w:rsidRPr="002833BF">
              <w:rPr>
                <w:rFonts w:asciiTheme="minorHAnsi" w:hAnsiTheme="minorHAnsi" w:cstheme="minorHAnsi"/>
              </w:rPr>
              <w:t>REMARKS_RED_RATE</w:t>
            </w:r>
          </w:p>
          <w:p w14:paraId="3B943F01" w14:textId="77777777" w:rsidR="00095120" w:rsidRPr="002833BF" w:rsidRDefault="00095120" w:rsidP="00095120">
            <w:pPr>
              <w:rPr>
                <w:rFonts w:asciiTheme="minorHAnsi" w:hAnsiTheme="minorHAnsi" w:cstheme="minorHAnsi"/>
              </w:rPr>
            </w:pPr>
          </w:p>
        </w:tc>
        <w:tc>
          <w:tcPr>
            <w:tcW w:w="1417" w:type="dxa"/>
          </w:tcPr>
          <w:p w14:paraId="4141E527" w14:textId="1DAACCD2" w:rsidR="00095120" w:rsidRPr="00BC33E6" w:rsidRDefault="00095120" w:rsidP="00095120">
            <w:pPr>
              <w:pStyle w:val="Normalwithspace"/>
              <w:spacing w:before="0"/>
              <w:jc w:val="left"/>
              <w:rPr>
                <w:rFonts w:asciiTheme="minorHAnsi" w:hAnsiTheme="minorHAnsi" w:cstheme="minorHAnsi"/>
              </w:rPr>
            </w:pPr>
            <w:r w:rsidRPr="00BC33E6">
              <w:rPr>
                <w:rFonts w:asciiTheme="minorHAnsi" w:hAnsiTheme="minorHAnsi" w:cstheme="minorHAnsi"/>
              </w:rPr>
              <w:t>X(30)</w:t>
            </w:r>
          </w:p>
        </w:tc>
        <w:tc>
          <w:tcPr>
            <w:tcW w:w="960" w:type="dxa"/>
          </w:tcPr>
          <w:p w14:paraId="1800D034" w14:textId="6B510F13" w:rsidR="00095120" w:rsidRPr="00BC33E6" w:rsidRDefault="00BC33E6" w:rsidP="00947FA6">
            <w:pPr>
              <w:rPr>
                <w:rFonts w:asciiTheme="minorHAnsi" w:hAnsiTheme="minorHAnsi" w:cstheme="minorHAnsi"/>
              </w:rPr>
            </w:pPr>
            <w:r w:rsidRPr="00BC33E6">
              <w:rPr>
                <w:rFonts w:asciiTheme="minorHAnsi" w:hAnsiTheme="minorHAnsi" w:cstheme="minorHAnsi"/>
              </w:rPr>
              <w:t>93</w:t>
            </w:r>
          </w:p>
        </w:tc>
        <w:tc>
          <w:tcPr>
            <w:tcW w:w="2648" w:type="dxa"/>
          </w:tcPr>
          <w:p w14:paraId="724015DB" w14:textId="3F6C461D" w:rsidR="00095120" w:rsidRPr="00BC33E6" w:rsidRDefault="00947FA6" w:rsidP="00095120">
            <w:pPr>
              <w:pStyle w:val="Normalwithspace"/>
              <w:spacing w:before="0"/>
              <w:jc w:val="left"/>
              <w:rPr>
                <w:rFonts w:asciiTheme="minorHAnsi" w:hAnsiTheme="minorHAnsi" w:cstheme="minorHAnsi"/>
              </w:rPr>
            </w:pPr>
            <w:r w:rsidRPr="00BC33E6">
              <w:rPr>
                <w:rFonts w:asciiTheme="minorHAnsi" w:hAnsiTheme="minorHAnsi" w:cstheme="minorHAnsi"/>
              </w:rPr>
              <w:t>Remarks for redemption rate</w:t>
            </w:r>
          </w:p>
        </w:tc>
        <w:tc>
          <w:tcPr>
            <w:tcW w:w="2946" w:type="dxa"/>
          </w:tcPr>
          <w:p w14:paraId="1F9370E4" w14:textId="0C5B690B" w:rsidR="00095120" w:rsidRPr="009009DB" w:rsidRDefault="00627C20" w:rsidP="00095120">
            <w:pPr>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765E97E4" w14:textId="77777777" w:rsidR="00095120" w:rsidRPr="009009DB" w:rsidRDefault="00095120" w:rsidP="00095120">
            <w:pPr>
              <w:jc w:val="left"/>
              <w:rPr>
                <w:rFonts w:asciiTheme="minorHAnsi" w:hAnsiTheme="minorHAnsi" w:cstheme="minorHAnsi"/>
                <w:szCs w:val="22"/>
              </w:rPr>
            </w:pPr>
          </w:p>
        </w:tc>
      </w:tr>
      <w:tr w:rsidR="00095120" w:rsidRPr="009009DB" w14:paraId="2B5FF24B" w14:textId="77777777" w:rsidTr="00C919FE">
        <w:tc>
          <w:tcPr>
            <w:tcW w:w="797" w:type="dxa"/>
          </w:tcPr>
          <w:p w14:paraId="50BEF14F" w14:textId="77777777" w:rsidR="00095120" w:rsidRPr="00F524AB" w:rsidRDefault="00095120" w:rsidP="00D21035">
            <w:pPr>
              <w:pStyle w:val="ListParagraph"/>
            </w:pPr>
          </w:p>
        </w:tc>
        <w:tc>
          <w:tcPr>
            <w:tcW w:w="2415" w:type="dxa"/>
          </w:tcPr>
          <w:p w14:paraId="483C4136" w14:textId="1ADEF476" w:rsidR="00095120" w:rsidRPr="006D3DE8" w:rsidRDefault="00095120" w:rsidP="00095120">
            <w:pPr>
              <w:rPr>
                <w:rFonts w:asciiTheme="minorHAnsi" w:hAnsiTheme="minorHAnsi" w:cstheme="minorHAnsi"/>
                <w:highlight w:val="yellow"/>
              </w:rPr>
            </w:pPr>
            <w:r w:rsidRPr="006D3DE8">
              <w:rPr>
                <w:rFonts w:asciiTheme="minorHAnsi" w:hAnsiTheme="minorHAnsi" w:cstheme="minorHAnsi"/>
              </w:rPr>
              <w:t>FILLER</w:t>
            </w:r>
          </w:p>
        </w:tc>
        <w:tc>
          <w:tcPr>
            <w:tcW w:w="1417" w:type="dxa"/>
          </w:tcPr>
          <w:p w14:paraId="4A9E8278" w14:textId="76552074" w:rsidR="00095120" w:rsidRPr="00BC33E6" w:rsidRDefault="00095120" w:rsidP="00095120">
            <w:pPr>
              <w:pStyle w:val="Normalwithspace"/>
              <w:spacing w:before="0"/>
              <w:jc w:val="left"/>
              <w:rPr>
                <w:rFonts w:asciiTheme="minorHAnsi" w:hAnsiTheme="minorHAnsi" w:cstheme="minorHAnsi"/>
              </w:rPr>
            </w:pPr>
            <w:r w:rsidRPr="00BC33E6">
              <w:rPr>
                <w:rFonts w:asciiTheme="minorHAnsi" w:hAnsiTheme="minorHAnsi" w:cstheme="minorHAnsi"/>
              </w:rPr>
              <w:t>X(20)</w:t>
            </w:r>
          </w:p>
        </w:tc>
        <w:tc>
          <w:tcPr>
            <w:tcW w:w="960" w:type="dxa"/>
          </w:tcPr>
          <w:p w14:paraId="3E0004DE" w14:textId="3DE098B9" w:rsidR="00095120" w:rsidRPr="00BC33E6" w:rsidRDefault="00BC33E6" w:rsidP="00095120">
            <w:pPr>
              <w:rPr>
                <w:rFonts w:asciiTheme="minorHAnsi" w:hAnsiTheme="minorHAnsi" w:cstheme="minorHAnsi"/>
              </w:rPr>
            </w:pPr>
            <w:r w:rsidRPr="00BC33E6">
              <w:rPr>
                <w:rFonts w:asciiTheme="minorHAnsi" w:hAnsiTheme="minorHAnsi" w:cstheme="minorHAnsi"/>
              </w:rPr>
              <w:t>113</w:t>
            </w:r>
          </w:p>
        </w:tc>
        <w:tc>
          <w:tcPr>
            <w:tcW w:w="2648" w:type="dxa"/>
          </w:tcPr>
          <w:p w14:paraId="21C7993C" w14:textId="5F97939B" w:rsidR="00095120" w:rsidRPr="00BC33E6" w:rsidRDefault="00E02896" w:rsidP="00095120">
            <w:pPr>
              <w:pStyle w:val="Normalwithspace"/>
              <w:spacing w:before="0"/>
              <w:jc w:val="left"/>
              <w:rPr>
                <w:rFonts w:asciiTheme="minorHAnsi" w:hAnsiTheme="minorHAnsi" w:cstheme="minorHAnsi"/>
              </w:rPr>
            </w:pPr>
            <w:r w:rsidRPr="00BC33E6">
              <w:rPr>
                <w:rFonts w:asciiTheme="minorHAnsi" w:hAnsiTheme="minorHAnsi" w:cstheme="minorHAnsi"/>
              </w:rPr>
              <w:t>Filler field</w:t>
            </w:r>
          </w:p>
        </w:tc>
        <w:tc>
          <w:tcPr>
            <w:tcW w:w="2946" w:type="dxa"/>
          </w:tcPr>
          <w:p w14:paraId="014E4B72" w14:textId="4C845471" w:rsidR="00095120" w:rsidRPr="009009DB" w:rsidRDefault="00E02896" w:rsidP="00095120">
            <w:pPr>
              <w:jc w:val="left"/>
              <w:rPr>
                <w:rFonts w:asciiTheme="minorHAnsi" w:hAnsiTheme="minorHAnsi" w:cstheme="minorHAnsi"/>
                <w:szCs w:val="22"/>
              </w:rPr>
            </w:pPr>
            <w:r>
              <w:rPr>
                <w:rFonts w:asciiTheme="minorHAnsi" w:hAnsiTheme="minorHAnsi" w:cstheme="minorHAnsi"/>
                <w:szCs w:val="22"/>
              </w:rPr>
              <w:t>Must be padded with spaces (but no hard validation).</w:t>
            </w:r>
          </w:p>
        </w:tc>
        <w:tc>
          <w:tcPr>
            <w:tcW w:w="3001" w:type="dxa"/>
          </w:tcPr>
          <w:p w14:paraId="33B1142E" w14:textId="1D2C77DF" w:rsidR="00095120" w:rsidRPr="009009DB" w:rsidRDefault="00E02896" w:rsidP="00095120">
            <w:pPr>
              <w:jc w:val="left"/>
              <w:rPr>
                <w:rFonts w:asciiTheme="minorHAnsi" w:hAnsiTheme="minorHAnsi" w:cstheme="minorHAnsi"/>
                <w:szCs w:val="22"/>
              </w:rPr>
            </w:pPr>
            <w:r>
              <w:rPr>
                <w:rFonts w:asciiTheme="minorHAnsi" w:hAnsiTheme="minorHAnsi" w:cstheme="minorHAnsi"/>
                <w:szCs w:val="22"/>
              </w:rPr>
              <w:t>Unused. Reserved for future use.</w:t>
            </w:r>
          </w:p>
        </w:tc>
      </w:tr>
      <w:tr w:rsidR="00095120" w:rsidRPr="009009DB" w14:paraId="6FCC7972" w14:textId="77777777" w:rsidTr="00C919FE">
        <w:tc>
          <w:tcPr>
            <w:tcW w:w="797" w:type="dxa"/>
          </w:tcPr>
          <w:p w14:paraId="48BD5023" w14:textId="77777777" w:rsidR="00095120" w:rsidRPr="00F524AB" w:rsidRDefault="00095120" w:rsidP="00D21035">
            <w:pPr>
              <w:pStyle w:val="ListParagraph"/>
            </w:pPr>
          </w:p>
        </w:tc>
        <w:tc>
          <w:tcPr>
            <w:tcW w:w="2415" w:type="dxa"/>
          </w:tcPr>
          <w:p w14:paraId="21B835BE" w14:textId="54626C15" w:rsidR="00095120" w:rsidRPr="006D3DE8" w:rsidRDefault="00095120" w:rsidP="00095120">
            <w:pPr>
              <w:rPr>
                <w:rFonts w:asciiTheme="minorHAnsi" w:hAnsiTheme="minorHAnsi" w:cstheme="minorHAnsi"/>
              </w:rPr>
            </w:pPr>
            <w:r w:rsidRPr="006D3DE8">
              <w:rPr>
                <w:rFonts w:asciiTheme="minorHAnsi" w:hAnsiTheme="minorHAnsi" w:cstheme="minorHAnsi"/>
              </w:rPr>
              <w:t>CHECKSUM</w:t>
            </w:r>
          </w:p>
        </w:tc>
        <w:tc>
          <w:tcPr>
            <w:tcW w:w="1417" w:type="dxa"/>
          </w:tcPr>
          <w:p w14:paraId="32F28A7F" w14:textId="6CDCE613" w:rsidR="00095120" w:rsidRPr="006D3DE8" w:rsidRDefault="00095120" w:rsidP="00095120">
            <w:pPr>
              <w:pStyle w:val="Normalwithspace"/>
              <w:spacing w:before="0"/>
              <w:jc w:val="left"/>
              <w:rPr>
                <w:rFonts w:asciiTheme="minorHAnsi" w:hAnsiTheme="minorHAnsi" w:cstheme="minorHAnsi"/>
              </w:rPr>
            </w:pPr>
            <w:r w:rsidRPr="006D3DE8">
              <w:rPr>
                <w:rFonts w:asciiTheme="minorHAnsi" w:hAnsiTheme="minorHAnsi" w:cstheme="minorHAnsi"/>
              </w:rPr>
              <w:t>9(14)</w:t>
            </w:r>
          </w:p>
        </w:tc>
        <w:tc>
          <w:tcPr>
            <w:tcW w:w="960" w:type="dxa"/>
          </w:tcPr>
          <w:p w14:paraId="1DB80720" w14:textId="556DD2B7" w:rsidR="00095120" w:rsidRPr="006D3DE8" w:rsidRDefault="00BC33E6" w:rsidP="00095120">
            <w:pPr>
              <w:rPr>
                <w:rFonts w:asciiTheme="minorHAnsi" w:hAnsiTheme="minorHAnsi" w:cstheme="minorHAnsi"/>
              </w:rPr>
            </w:pPr>
            <w:r>
              <w:rPr>
                <w:rFonts w:asciiTheme="minorHAnsi" w:hAnsiTheme="minorHAnsi" w:cstheme="minorHAnsi"/>
              </w:rPr>
              <w:t>133</w:t>
            </w:r>
          </w:p>
        </w:tc>
        <w:tc>
          <w:tcPr>
            <w:tcW w:w="2648" w:type="dxa"/>
          </w:tcPr>
          <w:p w14:paraId="37F61A10" w14:textId="77858F5F" w:rsidR="00095120" w:rsidRPr="006D3DE8" w:rsidRDefault="00860A57" w:rsidP="00095120">
            <w:pPr>
              <w:pStyle w:val="Normalwithspace"/>
              <w:spacing w:before="0"/>
              <w:jc w:val="left"/>
              <w:rPr>
                <w:rFonts w:asciiTheme="minorHAnsi" w:hAnsiTheme="minorHAnsi" w:cstheme="minorHAnsi"/>
              </w:rPr>
            </w:pPr>
            <w:r>
              <w:rPr>
                <w:rFonts w:asciiTheme="minorHAnsi" w:hAnsiTheme="minorHAnsi" w:cstheme="minorHAnsi"/>
                <w:szCs w:val="22"/>
              </w:rPr>
              <w:t>Sum of all numeric fields of this detail record</w:t>
            </w:r>
          </w:p>
        </w:tc>
        <w:tc>
          <w:tcPr>
            <w:tcW w:w="2946" w:type="dxa"/>
          </w:tcPr>
          <w:p w14:paraId="77529D91" w14:textId="4DC5605D" w:rsidR="00095120" w:rsidRPr="009009DB" w:rsidRDefault="00860A57" w:rsidP="00860A57">
            <w:pPr>
              <w:rPr>
                <w:rFonts w:asciiTheme="minorHAnsi" w:hAnsiTheme="minorHAnsi" w:cstheme="minorHAnsi"/>
                <w:szCs w:val="22"/>
              </w:rPr>
            </w:pPr>
            <w:r>
              <w:rPr>
                <w:rFonts w:asciiTheme="minorHAnsi" w:hAnsiTheme="minorHAnsi" w:cstheme="minorHAnsi"/>
                <w:szCs w:val="22"/>
              </w:rPr>
              <w:t>Must equal the sum of the values from all numeric fields of the detail record.</w:t>
            </w:r>
          </w:p>
        </w:tc>
        <w:tc>
          <w:tcPr>
            <w:tcW w:w="3001" w:type="dxa"/>
          </w:tcPr>
          <w:p w14:paraId="001089BA" w14:textId="77777777" w:rsidR="00860A57" w:rsidRDefault="00860A57" w:rsidP="00860A57">
            <w:pPr>
              <w:spacing w:after="240"/>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p w14:paraId="3773C800" w14:textId="7CD22096" w:rsidR="00095120" w:rsidRPr="009009DB" w:rsidRDefault="00860A57" w:rsidP="00860A57">
            <w:pPr>
              <w:jc w:val="left"/>
              <w:rPr>
                <w:rFonts w:asciiTheme="minorHAnsi" w:hAnsiTheme="minorHAnsi" w:cstheme="minorHAnsi"/>
                <w:szCs w:val="22"/>
              </w:rPr>
            </w:pPr>
            <w:r>
              <w:rPr>
                <w:rFonts w:asciiTheme="minorHAnsi" w:hAnsiTheme="minorHAnsi" w:cstheme="minorHAnsi"/>
                <w:szCs w:val="22"/>
              </w:rPr>
              <w:t xml:space="preserve">There are </w:t>
            </w:r>
            <w:r w:rsidR="0032187D">
              <w:rPr>
                <w:rFonts w:asciiTheme="minorHAnsi" w:hAnsiTheme="minorHAnsi" w:cstheme="minorHAnsi"/>
                <w:szCs w:val="22"/>
              </w:rPr>
              <w:t>4</w:t>
            </w:r>
            <w:r>
              <w:rPr>
                <w:rFonts w:asciiTheme="minorHAnsi" w:hAnsiTheme="minorHAnsi" w:cstheme="minorHAnsi"/>
                <w:szCs w:val="22"/>
              </w:rPr>
              <w:t xml:space="preserve"> numeric fields in the detail record: </w:t>
            </w:r>
            <w:r w:rsidR="0032187D" w:rsidRPr="0032187D">
              <w:rPr>
                <w:rFonts w:asciiTheme="minorHAnsi" w:hAnsiTheme="minorHAnsi" w:cstheme="minorHAnsi"/>
                <w:szCs w:val="22"/>
              </w:rPr>
              <w:t>MATURITY_DATE</w:t>
            </w:r>
            <w:r w:rsidR="0032187D">
              <w:rPr>
                <w:rFonts w:asciiTheme="minorHAnsi" w:hAnsiTheme="minorHAnsi" w:cstheme="minorHAnsi"/>
                <w:szCs w:val="22"/>
              </w:rPr>
              <w:t xml:space="preserve">, </w:t>
            </w:r>
            <w:r w:rsidR="0032187D" w:rsidRPr="0032187D">
              <w:rPr>
                <w:rFonts w:asciiTheme="minorHAnsi" w:hAnsiTheme="minorHAnsi" w:cstheme="minorHAnsi"/>
                <w:szCs w:val="22"/>
              </w:rPr>
              <w:t>CPN_RATE</w:t>
            </w:r>
            <w:r w:rsidR="0032187D">
              <w:rPr>
                <w:rFonts w:asciiTheme="minorHAnsi" w:hAnsiTheme="minorHAnsi" w:cstheme="minorHAnsi"/>
                <w:szCs w:val="22"/>
              </w:rPr>
              <w:t xml:space="preserve">, </w:t>
            </w:r>
            <w:r w:rsidR="0032187D" w:rsidRPr="0032187D">
              <w:rPr>
                <w:rFonts w:asciiTheme="minorHAnsi" w:hAnsiTheme="minorHAnsi" w:cstheme="minorHAnsi"/>
                <w:szCs w:val="22"/>
              </w:rPr>
              <w:t>NEXT_CPN_DATE</w:t>
            </w:r>
            <w:r w:rsidR="0032187D">
              <w:rPr>
                <w:rFonts w:asciiTheme="minorHAnsi" w:hAnsiTheme="minorHAnsi" w:cstheme="minorHAnsi"/>
                <w:szCs w:val="22"/>
              </w:rPr>
              <w:t xml:space="preserve">, </w:t>
            </w:r>
            <w:r w:rsidR="0032187D" w:rsidRPr="006D3DE8">
              <w:rPr>
                <w:rFonts w:asciiTheme="minorHAnsi" w:hAnsiTheme="minorHAnsi" w:cstheme="minorHAnsi"/>
              </w:rPr>
              <w:t>REDEMPTION_RATE</w:t>
            </w:r>
          </w:p>
        </w:tc>
      </w:tr>
      <w:tr w:rsidR="00095120" w:rsidRPr="009009DB" w14:paraId="7CA47955" w14:textId="77777777" w:rsidTr="00C919FE">
        <w:tc>
          <w:tcPr>
            <w:tcW w:w="797" w:type="dxa"/>
          </w:tcPr>
          <w:p w14:paraId="7F6F7EBF" w14:textId="77777777" w:rsidR="00095120" w:rsidRPr="00F524AB" w:rsidRDefault="00095120" w:rsidP="006A256E">
            <w:pPr>
              <w:ind w:left="720"/>
            </w:pPr>
          </w:p>
        </w:tc>
        <w:tc>
          <w:tcPr>
            <w:tcW w:w="2415" w:type="dxa"/>
          </w:tcPr>
          <w:p w14:paraId="735E5999" w14:textId="4CCFAB90" w:rsidR="00095120" w:rsidRPr="006D3DE8" w:rsidRDefault="00095120" w:rsidP="00095120">
            <w:pPr>
              <w:rPr>
                <w:rFonts w:asciiTheme="minorHAnsi" w:hAnsiTheme="minorHAnsi" w:cstheme="minorHAnsi"/>
              </w:rPr>
            </w:pPr>
            <w:r w:rsidRPr="006D3DE8">
              <w:rPr>
                <w:rFonts w:asciiTheme="minorHAnsi" w:hAnsiTheme="minorHAnsi" w:cstheme="minorHAnsi"/>
                <w:b/>
              </w:rPr>
              <w:t>Control Record</w:t>
            </w:r>
          </w:p>
        </w:tc>
        <w:tc>
          <w:tcPr>
            <w:tcW w:w="1417" w:type="dxa"/>
          </w:tcPr>
          <w:p w14:paraId="05A0384C" w14:textId="77777777" w:rsidR="00095120" w:rsidRPr="006D3DE8" w:rsidRDefault="00095120" w:rsidP="00095120">
            <w:pPr>
              <w:pStyle w:val="Normalwithspace"/>
              <w:spacing w:before="0"/>
              <w:jc w:val="left"/>
              <w:rPr>
                <w:rFonts w:asciiTheme="minorHAnsi" w:hAnsiTheme="minorHAnsi" w:cstheme="minorHAnsi"/>
              </w:rPr>
            </w:pPr>
          </w:p>
        </w:tc>
        <w:tc>
          <w:tcPr>
            <w:tcW w:w="960" w:type="dxa"/>
          </w:tcPr>
          <w:p w14:paraId="6E9C7CDF" w14:textId="77777777" w:rsidR="00095120" w:rsidRPr="006D3DE8" w:rsidRDefault="00095120" w:rsidP="00095120">
            <w:pPr>
              <w:rPr>
                <w:rFonts w:asciiTheme="minorHAnsi" w:hAnsiTheme="minorHAnsi" w:cstheme="minorHAnsi"/>
              </w:rPr>
            </w:pPr>
          </w:p>
        </w:tc>
        <w:tc>
          <w:tcPr>
            <w:tcW w:w="2648" w:type="dxa"/>
          </w:tcPr>
          <w:p w14:paraId="046F58DF" w14:textId="77777777" w:rsidR="00095120" w:rsidRPr="006D3DE8" w:rsidRDefault="00095120" w:rsidP="00095120">
            <w:pPr>
              <w:pStyle w:val="Normalwithspace"/>
              <w:spacing w:before="0"/>
              <w:jc w:val="left"/>
              <w:rPr>
                <w:rFonts w:asciiTheme="minorHAnsi" w:hAnsiTheme="minorHAnsi" w:cstheme="minorHAnsi"/>
              </w:rPr>
            </w:pPr>
          </w:p>
        </w:tc>
        <w:tc>
          <w:tcPr>
            <w:tcW w:w="2946" w:type="dxa"/>
          </w:tcPr>
          <w:p w14:paraId="3EB11F2E" w14:textId="77777777" w:rsidR="00095120" w:rsidRPr="009009DB" w:rsidRDefault="00095120" w:rsidP="00095120">
            <w:pPr>
              <w:jc w:val="left"/>
              <w:rPr>
                <w:rFonts w:asciiTheme="minorHAnsi" w:hAnsiTheme="minorHAnsi" w:cstheme="minorHAnsi"/>
                <w:szCs w:val="22"/>
              </w:rPr>
            </w:pPr>
          </w:p>
        </w:tc>
        <w:tc>
          <w:tcPr>
            <w:tcW w:w="3001" w:type="dxa"/>
          </w:tcPr>
          <w:p w14:paraId="2C05FC15" w14:textId="77777777" w:rsidR="00095120" w:rsidRPr="009009DB" w:rsidRDefault="00095120" w:rsidP="00095120">
            <w:pPr>
              <w:jc w:val="left"/>
              <w:rPr>
                <w:rFonts w:asciiTheme="minorHAnsi" w:hAnsiTheme="minorHAnsi" w:cstheme="minorHAnsi"/>
                <w:szCs w:val="22"/>
              </w:rPr>
            </w:pPr>
          </w:p>
        </w:tc>
      </w:tr>
      <w:tr w:rsidR="00095120" w:rsidRPr="009009DB" w14:paraId="57555E43" w14:textId="77777777" w:rsidTr="00C919FE">
        <w:tc>
          <w:tcPr>
            <w:tcW w:w="797" w:type="dxa"/>
          </w:tcPr>
          <w:p w14:paraId="15ECCD1D" w14:textId="77777777" w:rsidR="00095120" w:rsidRPr="00F524AB" w:rsidRDefault="00095120" w:rsidP="00D21035">
            <w:pPr>
              <w:pStyle w:val="ListParagraph"/>
            </w:pPr>
          </w:p>
        </w:tc>
        <w:tc>
          <w:tcPr>
            <w:tcW w:w="2415" w:type="dxa"/>
          </w:tcPr>
          <w:p w14:paraId="388593C6" w14:textId="010E2010" w:rsidR="00095120" w:rsidRPr="006D3DE8" w:rsidRDefault="00095120" w:rsidP="00095120">
            <w:pPr>
              <w:rPr>
                <w:rFonts w:asciiTheme="minorHAnsi" w:hAnsiTheme="minorHAnsi" w:cstheme="minorHAnsi"/>
                <w:b/>
              </w:rPr>
            </w:pPr>
            <w:r w:rsidRPr="006D3DE8">
              <w:rPr>
                <w:rFonts w:asciiTheme="minorHAnsi" w:hAnsiTheme="minorHAnsi" w:cstheme="minorHAnsi"/>
              </w:rPr>
              <w:t>RECORD_TYPE</w:t>
            </w:r>
          </w:p>
        </w:tc>
        <w:tc>
          <w:tcPr>
            <w:tcW w:w="1417" w:type="dxa"/>
          </w:tcPr>
          <w:p w14:paraId="7782DC48" w14:textId="15F0B29F" w:rsidR="00095120" w:rsidRPr="006D3DE8" w:rsidRDefault="00095120" w:rsidP="00095120">
            <w:pPr>
              <w:pStyle w:val="Normalwithspace"/>
              <w:spacing w:before="0"/>
              <w:jc w:val="left"/>
              <w:rPr>
                <w:rFonts w:asciiTheme="minorHAnsi" w:hAnsiTheme="minorHAnsi" w:cstheme="minorHAnsi"/>
              </w:rPr>
            </w:pPr>
            <w:r w:rsidRPr="006D3DE8">
              <w:rPr>
                <w:rFonts w:asciiTheme="minorHAnsi" w:hAnsiTheme="minorHAnsi" w:cstheme="minorHAnsi"/>
              </w:rPr>
              <w:t>X(10)</w:t>
            </w:r>
          </w:p>
        </w:tc>
        <w:tc>
          <w:tcPr>
            <w:tcW w:w="960" w:type="dxa"/>
          </w:tcPr>
          <w:p w14:paraId="7249AFB0" w14:textId="7139A5F9" w:rsidR="00095120" w:rsidRPr="006D3DE8" w:rsidRDefault="00BC33E6" w:rsidP="00095120">
            <w:pPr>
              <w:rPr>
                <w:rFonts w:asciiTheme="minorHAnsi" w:hAnsiTheme="minorHAnsi" w:cstheme="minorHAnsi"/>
              </w:rPr>
            </w:pPr>
            <w:r>
              <w:rPr>
                <w:rFonts w:asciiTheme="minorHAnsi" w:hAnsiTheme="minorHAnsi" w:cstheme="minorHAnsi"/>
              </w:rPr>
              <w:t>1</w:t>
            </w:r>
          </w:p>
        </w:tc>
        <w:tc>
          <w:tcPr>
            <w:tcW w:w="2648" w:type="dxa"/>
          </w:tcPr>
          <w:p w14:paraId="0FE5E4C2" w14:textId="404CCF15" w:rsidR="00095120" w:rsidRPr="006D3DE8" w:rsidRDefault="000F170F" w:rsidP="00095120">
            <w:pPr>
              <w:pStyle w:val="Normalwithspace"/>
              <w:spacing w:before="0"/>
              <w:jc w:val="left"/>
              <w:rPr>
                <w:rFonts w:asciiTheme="minorHAnsi" w:hAnsiTheme="minorHAnsi" w:cstheme="minorHAnsi"/>
              </w:rPr>
            </w:pPr>
            <w:r>
              <w:rPr>
                <w:rFonts w:asciiTheme="minorHAnsi" w:hAnsiTheme="minorHAnsi" w:cstheme="minorHAnsi"/>
              </w:rPr>
              <w:t>Record indicator</w:t>
            </w:r>
          </w:p>
        </w:tc>
        <w:tc>
          <w:tcPr>
            <w:tcW w:w="2946" w:type="dxa"/>
          </w:tcPr>
          <w:p w14:paraId="018596A9" w14:textId="378BCBCF" w:rsidR="00095120" w:rsidRPr="009009DB" w:rsidRDefault="000F170F" w:rsidP="00095120">
            <w:pPr>
              <w:jc w:val="left"/>
              <w:rPr>
                <w:rFonts w:asciiTheme="minorHAnsi" w:hAnsiTheme="minorHAnsi" w:cstheme="minorHAnsi"/>
                <w:szCs w:val="22"/>
              </w:rPr>
            </w:pPr>
            <w:r>
              <w:rPr>
                <w:rFonts w:asciiTheme="minorHAnsi" w:hAnsiTheme="minorHAnsi" w:cstheme="minorHAnsi"/>
                <w:szCs w:val="22"/>
              </w:rPr>
              <w:t>Must be ‘</w:t>
            </w:r>
            <w:r w:rsidRPr="001C5228">
              <w:rPr>
                <w:rFonts w:asciiTheme="minorHAnsi" w:hAnsiTheme="minorHAnsi" w:cstheme="minorHAnsi"/>
                <w:szCs w:val="22"/>
              </w:rPr>
              <w:t>TTTTTTTTTT</w:t>
            </w:r>
            <w:r>
              <w:rPr>
                <w:rFonts w:asciiTheme="minorHAnsi" w:hAnsiTheme="minorHAnsi" w:cstheme="minorHAnsi"/>
                <w:szCs w:val="22"/>
              </w:rPr>
              <w:t>’ for Control Record.</w:t>
            </w:r>
          </w:p>
        </w:tc>
        <w:tc>
          <w:tcPr>
            <w:tcW w:w="3001" w:type="dxa"/>
          </w:tcPr>
          <w:p w14:paraId="7CF17D00" w14:textId="77777777" w:rsidR="00095120" w:rsidRPr="009009DB" w:rsidRDefault="00095120" w:rsidP="00095120">
            <w:pPr>
              <w:jc w:val="left"/>
              <w:rPr>
                <w:rFonts w:asciiTheme="minorHAnsi" w:hAnsiTheme="minorHAnsi" w:cstheme="minorHAnsi"/>
                <w:szCs w:val="22"/>
              </w:rPr>
            </w:pPr>
          </w:p>
        </w:tc>
      </w:tr>
      <w:tr w:rsidR="00095120" w:rsidRPr="009009DB" w14:paraId="42E728C1" w14:textId="77777777" w:rsidTr="00C919FE">
        <w:tc>
          <w:tcPr>
            <w:tcW w:w="797" w:type="dxa"/>
          </w:tcPr>
          <w:p w14:paraId="5B828A25" w14:textId="77777777" w:rsidR="00095120" w:rsidRPr="00F524AB" w:rsidRDefault="00095120" w:rsidP="00D21035">
            <w:pPr>
              <w:pStyle w:val="ListParagraph"/>
            </w:pPr>
          </w:p>
        </w:tc>
        <w:tc>
          <w:tcPr>
            <w:tcW w:w="2415" w:type="dxa"/>
          </w:tcPr>
          <w:p w14:paraId="39FA9BE3" w14:textId="3913402B" w:rsidR="00095120" w:rsidRPr="006D3DE8" w:rsidRDefault="00095120" w:rsidP="00095120">
            <w:pPr>
              <w:rPr>
                <w:rFonts w:asciiTheme="minorHAnsi" w:hAnsiTheme="minorHAnsi" w:cstheme="minorHAnsi"/>
              </w:rPr>
            </w:pPr>
            <w:r w:rsidRPr="006D3DE8">
              <w:rPr>
                <w:rFonts w:asciiTheme="minorHAnsi" w:hAnsiTheme="minorHAnsi" w:cstheme="minorHAnsi"/>
              </w:rPr>
              <w:t>RECORD_COUNT</w:t>
            </w:r>
          </w:p>
        </w:tc>
        <w:tc>
          <w:tcPr>
            <w:tcW w:w="1417" w:type="dxa"/>
          </w:tcPr>
          <w:p w14:paraId="5E3B2343" w14:textId="3291731C" w:rsidR="00095120" w:rsidRPr="006D3DE8" w:rsidRDefault="00095120" w:rsidP="00095120">
            <w:pPr>
              <w:pStyle w:val="Normalwithspace"/>
              <w:spacing w:before="0"/>
              <w:jc w:val="left"/>
              <w:rPr>
                <w:rFonts w:asciiTheme="minorHAnsi" w:hAnsiTheme="minorHAnsi" w:cstheme="minorHAnsi"/>
              </w:rPr>
            </w:pPr>
            <w:r w:rsidRPr="006D3DE8">
              <w:rPr>
                <w:rFonts w:asciiTheme="minorHAnsi" w:hAnsiTheme="minorHAnsi" w:cstheme="minorHAnsi"/>
              </w:rPr>
              <w:t>9(9)</w:t>
            </w:r>
          </w:p>
        </w:tc>
        <w:tc>
          <w:tcPr>
            <w:tcW w:w="960" w:type="dxa"/>
          </w:tcPr>
          <w:p w14:paraId="1DC4AC57" w14:textId="4D840F72" w:rsidR="00095120" w:rsidRPr="006D3DE8" w:rsidRDefault="00BC33E6" w:rsidP="00095120">
            <w:pPr>
              <w:rPr>
                <w:rFonts w:asciiTheme="minorHAnsi" w:hAnsiTheme="minorHAnsi" w:cstheme="minorHAnsi"/>
              </w:rPr>
            </w:pPr>
            <w:r>
              <w:rPr>
                <w:rFonts w:asciiTheme="minorHAnsi" w:hAnsiTheme="minorHAnsi" w:cstheme="minorHAnsi"/>
              </w:rPr>
              <w:t>11</w:t>
            </w:r>
          </w:p>
        </w:tc>
        <w:tc>
          <w:tcPr>
            <w:tcW w:w="2648" w:type="dxa"/>
          </w:tcPr>
          <w:p w14:paraId="1D1447C5" w14:textId="7CB153E3" w:rsidR="00095120" w:rsidRPr="006D3DE8" w:rsidRDefault="00CA35C8" w:rsidP="00095120">
            <w:pPr>
              <w:pStyle w:val="Normalwithspace"/>
              <w:spacing w:before="0"/>
              <w:jc w:val="left"/>
              <w:rPr>
                <w:rFonts w:asciiTheme="minorHAnsi" w:hAnsiTheme="minorHAnsi" w:cstheme="minorHAnsi"/>
              </w:rPr>
            </w:pPr>
            <w:r>
              <w:rPr>
                <w:rFonts w:asciiTheme="minorHAnsi" w:hAnsiTheme="minorHAnsi" w:cstheme="minorHAnsi"/>
                <w:szCs w:val="22"/>
              </w:rPr>
              <w:t>Total number of detail records</w:t>
            </w:r>
          </w:p>
        </w:tc>
        <w:tc>
          <w:tcPr>
            <w:tcW w:w="2946" w:type="dxa"/>
          </w:tcPr>
          <w:p w14:paraId="2E1212F4" w14:textId="170FFB36" w:rsidR="00095120" w:rsidRPr="009009DB" w:rsidRDefault="00CA35C8" w:rsidP="00095120">
            <w:pPr>
              <w:jc w:val="left"/>
              <w:rPr>
                <w:rFonts w:asciiTheme="minorHAnsi" w:hAnsiTheme="minorHAnsi" w:cstheme="minorHAnsi"/>
                <w:szCs w:val="22"/>
              </w:rPr>
            </w:pPr>
            <w:r>
              <w:rPr>
                <w:rFonts w:asciiTheme="minorHAnsi" w:hAnsiTheme="minorHAnsi" w:cstheme="minorHAnsi"/>
                <w:szCs w:val="22"/>
              </w:rPr>
              <w:t>Must equal the number of detail records.</w:t>
            </w:r>
          </w:p>
        </w:tc>
        <w:tc>
          <w:tcPr>
            <w:tcW w:w="3001" w:type="dxa"/>
          </w:tcPr>
          <w:p w14:paraId="066DF1F0" w14:textId="77777777" w:rsidR="00095120" w:rsidRPr="009009DB" w:rsidRDefault="00095120" w:rsidP="00095120">
            <w:pPr>
              <w:jc w:val="left"/>
              <w:rPr>
                <w:rFonts w:asciiTheme="minorHAnsi" w:hAnsiTheme="minorHAnsi" w:cstheme="minorHAnsi"/>
                <w:szCs w:val="22"/>
              </w:rPr>
            </w:pPr>
          </w:p>
        </w:tc>
      </w:tr>
      <w:tr w:rsidR="00095120" w:rsidRPr="009009DB" w14:paraId="7650A825" w14:textId="77777777" w:rsidTr="00C919FE">
        <w:tc>
          <w:tcPr>
            <w:tcW w:w="797" w:type="dxa"/>
          </w:tcPr>
          <w:p w14:paraId="2084E6C9" w14:textId="77777777" w:rsidR="00095120" w:rsidRPr="00F524AB" w:rsidRDefault="00095120" w:rsidP="00D21035">
            <w:pPr>
              <w:pStyle w:val="ListParagraph"/>
            </w:pPr>
          </w:p>
        </w:tc>
        <w:tc>
          <w:tcPr>
            <w:tcW w:w="2415" w:type="dxa"/>
          </w:tcPr>
          <w:p w14:paraId="2596813E" w14:textId="6329C473" w:rsidR="00095120" w:rsidRPr="006D3DE8" w:rsidRDefault="00095120" w:rsidP="00095120">
            <w:pPr>
              <w:rPr>
                <w:rFonts w:asciiTheme="minorHAnsi" w:hAnsiTheme="minorHAnsi" w:cstheme="minorHAnsi"/>
              </w:rPr>
            </w:pPr>
            <w:r w:rsidRPr="006D3DE8">
              <w:rPr>
                <w:rFonts w:asciiTheme="minorHAnsi" w:hAnsiTheme="minorHAnsi" w:cstheme="minorHAnsi"/>
              </w:rPr>
              <w:t>OVERALL_</w:t>
            </w:r>
            <w:r w:rsidR="00CA35C8">
              <w:rPr>
                <w:rFonts w:asciiTheme="minorHAnsi" w:hAnsiTheme="minorHAnsi" w:cstheme="minorHAnsi"/>
              </w:rPr>
              <w:t>CHECKSUM</w:t>
            </w:r>
          </w:p>
        </w:tc>
        <w:tc>
          <w:tcPr>
            <w:tcW w:w="1417" w:type="dxa"/>
          </w:tcPr>
          <w:p w14:paraId="19E8E14C" w14:textId="76C3E205" w:rsidR="00095120" w:rsidRPr="006D3DE8" w:rsidRDefault="00095120" w:rsidP="00095120">
            <w:pPr>
              <w:pStyle w:val="Normalwithspace"/>
              <w:spacing w:before="0"/>
              <w:jc w:val="left"/>
              <w:rPr>
                <w:rFonts w:asciiTheme="minorHAnsi" w:hAnsiTheme="minorHAnsi" w:cstheme="minorHAnsi"/>
              </w:rPr>
            </w:pPr>
            <w:r w:rsidRPr="006D3DE8">
              <w:rPr>
                <w:rFonts w:asciiTheme="minorHAnsi" w:hAnsiTheme="minorHAnsi" w:cstheme="minorHAnsi"/>
              </w:rPr>
              <w:t>9(14)</w:t>
            </w:r>
          </w:p>
        </w:tc>
        <w:tc>
          <w:tcPr>
            <w:tcW w:w="960" w:type="dxa"/>
          </w:tcPr>
          <w:p w14:paraId="1617D5D0" w14:textId="0D50A2D2" w:rsidR="00095120" w:rsidRPr="006D3DE8" w:rsidRDefault="00BC33E6" w:rsidP="00095120">
            <w:pPr>
              <w:rPr>
                <w:rFonts w:asciiTheme="minorHAnsi" w:hAnsiTheme="minorHAnsi" w:cstheme="minorHAnsi"/>
              </w:rPr>
            </w:pPr>
            <w:r>
              <w:rPr>
                <w:rFonts w:asciiTheme="minorHAnsi" w:hAnsiTheme="minorHAnsi" w:cstheme="minorHAnsi"/>
              </w:rPr>
              <w:t>20</w:t>
            </w:r>
          </w:p>
        </w:tc>
        <w:tc>
          <w:tcPr>
            <w:tcW w:w="2648" w:type="dxa"/>
          </w:tcPr>
          <w:p w14:paraId="2B723EB1" w14:textId="4ABA9CD9" w:rsidR="00095120" w:rsidRPr="006D3DE8" w:rsidRDefault="00CA35C8" w:rsidP="00095120">
            <w:pPr>
              <w:pStyle w:val="Normalwithspace"/>
              <w:spacing w:before="0"/>
              <w:jc w:val="left"/>
              <w:rPr>
                <w:rFonts w:asciiTheme="minorHAnsi" w:hAnsiTheme="minorHAnsi" w:cstheme="minorHAnsi"/>
              </w:rPr>
            </w:pPr>
            <w:r w:rsidRPr="00E06696">
              <w:rPr>
                <w:rFonts w:asciiTheme="minorHAnsi" w:hAnsiTheme="minorHAnsi" w:cstheme="minorHAnsi"/>
                <w:szCs w:val="22"/>
              </w:rPr>
              <w:t xml:space="preserve">Sum of </w:t>
            </w:r>
            <w:r w:rsidR="00F93041">
              <w:rPr>
                <w:rFonts w:asciiTheme="minorHAnsi" w:hAnsiTheme="minorHAnsi" w:cstheme="minorHAnsi"/>
                <w:szCs w:val="22"/>
              </w:rPr>
              <w:t>all</w:t>
            </w:r>
            <w:r w:rsidR="00F93041" w:rsidRPr="00E06696">
              <w:rPr>
                <w:rFonts w:asciiTheme="minorHAnsi" w:hAnsiTheme="minorHAnsi" w:cstheme="minorHAnsi"/>
                <w:szCs w:val="22"/>
              </w:rPr>
              <w:t xml:space="preserve"> detail records</w:t>
            </w:r>
            <w:r w:rsidR="00F93041">
              <w:rPr>
                <w:rFonts w:asciiTheme="minorHAnsi" w:hAnsiTheme="minorHAnsi" w:cstheme="minorHAnsi"/>
                <w:szCs w:val="22"/>
              </w:rPr>
              <w:t>’</w:t>
            </w:r>
            <w:r w:rsidR="00F93041" w:rsidRPr="00E06696">
              <w:rPr>
                <w:rFonts w:asciiTheme="minorHAnsi" w:hAnsiTheme="minorHAnsi" w:cstheme="minorHAnsi"/>
                <w:szCs w:val="22"/>
              </w:rPr>
              <w:t xml:space="preserve"> </w:t>
            </w:r>
            <w:r w:rsidR="00F93041">
              <w:rPr>
                <w:rFonts w:asciiTheme="minorHAnsi" w:hAnsiTheme="minorHAnsi" w:cstheme="minorHAnsi"/>
                <w:szCs w:val="22"/>
              </w:rPr>
              <w:t>CHECKSUM</w:t>
            </w:r>
          </w:p>
        </w:tc>
        <w:tc>
          <w:tcPr>
            <w:tcW w:w="2946" w:type="dxa"/>
          </w:tcPr>
          <w:p w14:paraId="58DBD3A2" w14:textId="5BD31554" w:rsidR="00095120" w:rsidRPr="009009DB" w:rsidRDefault="00CA35C8" w:rsidP="00095120">
            <w:pPr>
              <w:jc w:val="left"/>
              <w:rPr>
                <w:rFonts w:asciiTheme="minorHAnsi" w:hAnsiTheme="minorHAnsi" w:cstheme="minorHAnsi"/>
                <w:szCs w:val="22"/>
              </w:rPr>
            </w:pPr>
            <w:r>
              <w:rPr>
                <w:rFonts w:asciiTheme="minorHAnsi" w:hAnsiTheme="minorHAnsi" w:cstheme="minorHAnsi"/>
                <w:szCs w:val="22"/>
              </w:rPr>
              <w:t>Must equal the sum of all detail records’ CHECKSUM.</w:t>
            </w:r>
          </w:p>
        </w:tc>
        <w:tc>
          <w:tcPr>
            <w:tcW w:w="3001" w:type="dxa"/>
          </w:tcPr>
          <w:p w14:paraId="0452C4B3" w14:textId="3C9BF752" w:rsidR="00095120" w:rsidRPr="009009DB" w:rsidRDefault="00CA35C8" w:rsidP="00A01610">
            <w:pPr>
              <w:keepNext/>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tc>
      </w:tr>
    </w:tbl>
    <w:p w14:paraId="3B55F330" w14:textId="6B6811A7" w:rsidR="00A01610" w:rsidRDefault="00A01610">
      <w:pPr>
        <w:pStyle w:val="Caption"/>
      </w:pPr>
      <w:r>
        <w:t xml:space="preserve">Table </w:t>
      </w:r>
      <w:r>
        <w:fldChar w:fldCharType="begin"/>
      </w:r>
      <w:r>
        <w:instrText xml:space="preserve"> SEQ Table \* ARABIC </w:instrText>
      </w:r>
      <w:r>
        <w:fldChar w:fldCharType="separate"/>
      </w:r>
      <w:r w:rsidR="00FB29C8">
        <w:t>23</w:t>
      </w:r>
      <w:r>
        <w:fldChar w:fldCharType="end"/>
      </w:r>
      <w:r>
        <w:t xml:space="preserve"> </w:t>
      </w:r>
      <w:r>
        <w:fldChar w:fldCharType="begin"/>
      </w:r>
      <w:r>
        <w:instrText xml:space="preserve"> </w:instrText>
      </w:r>
      <w:r w:rsidRPr="00A01610">
        <w:instrText>STYLEREF "Heading 3"</w:instrText>
      </w:r>
      <w:r>
        <w:instrText xml:space="preserve"> </w:instrText>
      </w:r>
      <w:r>
        <w:fldChar w:fldCharType="separate"/>
      </w:r>
      <w:r>
        <w:t>Appendix A.9 - SSB Coupon/Redemption Rate File Data Dictionary</w:t>
      </w:r>
      <w:r>
        <w:fldChar w:fldCharType="end"/>
      </w:r>
    </w:p>
    <w:p w14:paraId="7F7AD6F7" w14:textId="75303091" w:rsidR="005A7938" w:rsidRDefault="005A7938" w:rsidP="00027379">
      <w:pPr>
        <w:pStyle w:val="Normalwithspace"/>
        <w:rPr>
          <w:lang w:val="en-AU"/>
        </w:rPr>
      </w:pPr>
    </w:p>
    <w:p w14:paraId="5F6501A7" w14:textId="47578354" w:rsidR="00C4554B" w:rsidRDefault="00C4554B" w:rsidP="00634352">
      <w:pPr>
        <w:pStyle w:val="Heading3"/>
      </w:pPr>
      <w:bookmarkStart w:id="893" w:name="_Appendix_A.10_-"/>
      <w:bookmarkStart w:id="894" w:name="_Toc217999948"/>
      <w:bookmarkEnd w:id="893"/>
      <w:r>
        <w:t xml:space="preserve">Appendix A.10 </w:t>
      </w:r>
      <w:r w:rsidR="000A369C">
        <w:t>–</w:t>
      </w:r>
      <w:r>
        <w:t xml:space="preserve"> SGS</w:t>
      </w:r>
      <w:r w:rsidR="000A369C">
        <w:t xml:space="preserve"> Bonds</w:t>
      </w:r>
      <w:r>
        <w:t xml:space="preserve">/T-Bills </w:t>
      </w:r>
      <w:ins w:id="895" w:author="Yichen GU from.TOPPAN (MAS)" w:date="2026-01-16T18:42:00Z" w16du:dateUtc="2026-01-16T10:42:00Z">
        <w:r w:rsidR="009259AD">
          <w:t xml:space="preserve">Retail Auction/Syndication </w:t>
        </w:r>
      </w:ins>
      <w:r>
        <w:t>Subscription File Data Dictionary</w:t>
      </w:r>
      <w:bookmarkEnd w:id="894"/>
    </w:p>
    <w:tbl>
      <w:tblPr>
        <w:tblStyle w:val="TableGrid"/>
        <w:tblW w:w="14184" w:type="dxa"/>
        <w:tblLook w:val="04A0" w:firstRow="1" w:lastRow="0" w:firstColumn="1" w:lastColumn="0" w:noHBand="0" w:noVBand="1"/>
      </w:tblPr>
      <w:tblGrid>
        <w:gridCol w:w="767"/>
        <w:gridCol w:w="2309"/>
        <w:gridCol w:w="1823"/>
        <w:gridCol w:w="1058"/>
        <w:gridCol w:w="2504"/>
        <w:gridCol w:w="2812"/>
        <w:gridCol w:w="2911"/>
      </w:tblGrid>
      <w:tr w:rsidR="002B3D34" w:rsidRPr="00300889" w14:paraId="3DE8626D" w14:textId="77777777" w:rsidTr="00F97CF4">
        <w:tc>
          <w:tcPr>
            <w:tcW w:w="797" w:type="dxa"/>
            <w:shd w:val="clear" w:color="auto" w:fill="D9D9D9" w:themeFill="background1" w:themeFillShade="D9"/>
          </w:tcPr>
          <w:p w14:paraId="2C8B52F9" w14:textId="77777777" w:rsidR="004E65E5" w:rsidRPr="00300889" w:rsidRDefault="004E65E5" w:rsidP="002C45C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331" w:type="dxa"/>
            <w:shd w:val="clear" w:color="auto" w:fill="D9D9D9" w:themeFill="background1" w:themeFillShade="D9"/>
          </w:tcPr>
          <w:p w14:paraId="77FAE4DC" w14:textId="77777777" w:rsidR="004E65E5" w:rsidRPr="00300889" w:rsidRDefault="004E65E5" w:rsidP="002C45C3">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6F2AB3EB" w14:textId="77777777" w:rsidR="004E65E5" w:rsidRPr="00300889" w:rsidRDefault="004E65E5" w:rsidP="002C45C3">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1073" w:type="dxa"/>
            <w:shd w:val="clear" w:color="auto" w:fill="D9D9D9" w:themeFill="background1" w:themeFillShade="D9"/>
          </w:tcPr>
          <w:p w14:paraId="54454311" w14:textId="77777777" w:rsidR="004E65E5" w:rsidRDefault="004E65E5" w:rsidP="002C45C3">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Position From</w:t>
            </w:r>
          </w:p>
        </w:tc>
        <w:tc>
          <w:tcPr>
            <w:tcW w:w="2551" w:type="dxa"/>
            <w:shd w:val="clear" w:color="auto" w:fill="D9D9D9" w:themeFill="background1" w:themeFillShade="D9"/>
          </w:tcPr>
          <w:p w14:paraId="002AD765" w14:textId="77777777" w:rsidR="004E65E5" w:rsidRPr="00300889" w:rsidRDefault="004E65E5" w:rsidP="002C45C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77" w:type="dxa"/>
            <w:shd w:val="clear" w:color="auto" w:fill="D9D9D9" w:themeFill="background1" w:themeFillShade="D9"/>
          </w:tcPr>
          <w:p w14:paraId="0695E69B" w14:textId="77777777" w:rsidR="004E65E5" w:rsidRPr="00300889" w:rsidRDefault="004E65E5" w:rsidP="002C45C3">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Validation Rules</w:t>
            </w:r>
          </w:p>
        </w:tc>
        <w:tc>
          <w:tcPr>
            <w:tcW w:w="3038" w:type="dxa"/>
            <w:shd w:val="clear" w:color="auto" w:fill="D9D9D9" w:themeFill="background1" w:themeFillShade="D9"/>
          </w:tcPr>
          <w:p w14:paraId="3FBC8288" w14:textId="77777777" w:rsidR="004E65E5" w:rsidRPr="00300889" w:rsidRDefault="004E65E5" w:rsidP="002C45C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2B3D34" w:rsidRPr="009009DB" w14:paraId="3892DA4D" w14:textId="77777777" w:rsidTr="00F97CF4">
        <w:tc>
          <w:tcPr>
            <w:tcW w:w="797" w:type="dxa"/>
          </w:tcPr>
          <w:p w14:paraId="1714BA14" w14:textId="77777777" w:rsidR="004E65E5" w:rsidRPr="00E337FA" w:rsidRDefault="004E65E5" w:rsidP="002C45C3">
            <w:pPr>
              <w:rPr>
                <w:lang w:val="en-AU"/>
              </w:rPr>
            </w:pPr>
          </w:p>
        </w:tc>
        <w:tc>
          <w:tcPr>
            <w:tcW w:w="2331" w:type="dxa"/>
          </w:tcPr>
          <w:p w14:paraId="113359E0" w14:textId="77777777" w:rsidR="004E65E5" w:rsidRPr="009009DB" w:rsidRDefault="004E65E5" w:rsidP="002C45C3">
            <w:pPr>
              <w:pStyle w:val="Normalwithspace"/>
              <w:spacing w:before="0"/>
              <w:jc w:val="left"/>
              <w:rPr>
                <w:rFonts w:asciiTheme="minorHAnsi" w:hAnsiTheme="minorHAnsi" w:cstheme="minorHAnsi"/>
                <w:b/>
                <w:bCs/>
                <w:szCs w:val="22"/>
                <w:lang w:val="en-AU"/>
              </w:rPr>
            </w:pPr>
            <w:r w:rsidRPr="009009DB">
              <w:rPr>
                <w:rFonts w:asciiTheme="minorHAnsi" w:hAnsiTheme="minorHAnsi" w:cstheme="minorHAnsi"/>
                <w:b/>
                <w:bCs/>
                <w:szCs w:val="22"/>
                <w:lang w:val="en-AU"/>
              </w:rPr>
              <w:t>Header Record</w:t>
            </w:r>
          </w:p>
        </w:tc>
        <w:tc>
          <w:tcPr>
            <w:tcW w:w="1417" w:type="dxa"/>
          </w:tcPr>
          <w:p w14:paraId="7A0B9A39" w14:textId="77777777" w:rsidR="004E65E5" w:rsidRPr="009009DB" w:rsidRDefault="004E65E5" w:rsidP="002C45C3">
            <w:pPr>
              <w:pStyle w:val="Normalwithspace"/>
              <w:spacing w:before="0"/>
              <w:jc w:val="left"/>
              <w:rPr>
                <w:rFonts w:asciiTheme="minorHAnsi" w:hAnsiTheme="minorHAnsi" w:cstheme="minorHAnsi"/>
                <w:szCs w:val="22"/>
                <w:lang w:val="en-AU"/>
              </w:rPr>
            </w:pPr>
          </w:p>
        </w:tc>
        <w:tc>
          <w:tcPr>
            <w:tcW w:w="1073" w:type="dxa"/>
          </w:tcPr>
          <w:p w14:paraId="2A287139" w14:textId="77777777" w:rsidR="004E65E5" w:rsidRPr="009009DB" w:rsidRDefault="004E65E5" w:rsidP="002C45C3">
            <w:pPr>
              <w:pStyle w:val="Normalwithspace"/>
              <w:spacing w:before="0"/>
              <w:jc w:val="left"/>
              <w:rPr>
                <w:rFonts w:asciiTheme="minorHAnsi" w:hAnsiTheme="minorHAnsi" w:cstheme="minorHAnsi"/>
                <w:szCs w:val="22"/>
                <w:lang w:val="en-AU"/>
              </w:rPr>
            </w:pPr>
          </w:p>
        </w:tc>
        <w:tc>
          <w:tcPr>
            <w:tcW w:w="2551" w:type="dxa"/>
          </w:tcPr>
          <w:p w14:paraId="6C8C5C90" w14:textId="77777777" w:rsidR="004E65E5" w:rsidRPr="009009DB" w:rsidRDefault="004E65E5" w:rsidP="002C45C3">
            <w:pPr>
              <w:pStyle w:val="Normalwithspace"/>
              <w:spacing w:before="0"/>
              <w:jc w:val="left"/>
              <w:rPr>
                <w:rFonts w:asciiTheme="minorHAnsi" w:hAnsiTheme="minorHAnsi" w:cstheme="minorHAnsi"/>
                <w:szCs w:val="22"/>
                <w:lang w:val="en-AU"/>
              </w:rPr>
            </w:pPr>
          </w:p>
        </w:tc>
        <w:tc>
          <w:tcPr>
            <w:tcW w:w="2977" w:type="dxa"/>
          </w:tcPr>
          <w:p w14:paraId="5FC7FDBE" w14:textId="77777777" w:rsidR="004E65E5" w:rsidRPr="009009DB" w:rsidRDefault="004E65E5" w:rsidP="002C45C3">
            <w:pPr>
              <w:pStyle w:val="Normalwithspace"/>
              <w:spacing w:before="0"/>
              <w:jc w:val="left"/>
              <w:rPr>
                <w:rFonts w:asciiTheme="minorHAnsi" w:hAnsiTheme="minorHAnsi" w:cstheme="minorHAnsi"/>
                <w:szCs w:val="22"/>
                <w:lang w:val="en-AU"/>
              </w:rPr>
            </w:pPr>
          </w:p>
        </w:tc>
        <w:tc>
          <w:tcPr>
            <w:tcW w:w="3038" w:type="dxa"/>
          </w:tcPr>
          <w:p w14:paraId="165E3E90" w14:textId="77777777" w:rsidR="004E65E5" w:rsidRPr="009009DB" w:rsidRDefault="004E65E5" w:rsidP="002C45C3">
            <w:pPr>
              <w:pStyle w:val="Normalwithspace"/>
              <w:spacing w:before="0"/>
              <w:jc w:val="left"/>
              <w:rPr>
                <w:rFonts w:asciiTheme="minorHAnsi" w:hAnsiTheme="minorHAnsi" w:cstheme="minorHAnsi"/>
                <w:szCs w:val="22"/>
                <w:lang w:val="en-AU"/>
              </w:rPr>
            </w:pPr>
          </w:p>
        </w:tc>
      </w:tr>
      <w:tr w:rsidR="002B3D34" w:rsidRPr="009009DB" w14:paraId="45D488B3" w14:textId="77777777" w:rsidTr="00F97CF4">
        <w:tc>
          <w:tcPr>
            <w:tcW w:w="797" w:type="dxa"/>
          </w:tcPr>
          <w:p w14:paraId="74CD9A74" w14:textId="77777777" w:rsidR="004E65E5" w:rsidRPr="00F524AB" w:rsidRDefault="004E65E5" w:rsidP="00857344">
            <w:pPr>
              <w:pStyle w:val="ListParagraph"/>
              <w:numPr>
                <w:ilvl w:val="0"/>
                <w:numId w:val="126"/>
              </w:numPr>
            </w:pPr>
          </w:p>
        </w:tc>
        <w:tc>
          <w:tcPr>
            <w:tcW w:w="2331" w:type="dxa"/>
          </w:tcPr>
          <w:p w14:paraId="0EAB5638" w14:textId="77777777" w:rsidR="004E65E5" w:rsidRPr="004E65E5" w:rsidRDefault="004E65E5" w:rsidP="002C45C3">
            <w:pPr>
              <w:pStyle w:val="Normalwithspace"/>
              <w:spacing w:before="0"/>
              <w:jc w:val="left"/>
              <w:rPr>
                <w:rFonts w:asciiTheme="minorHAnsi" w:hAnsiTheme="minorHAnsi" w:cstheme="minorHAnsi"/>
                <w:szCs w:val="22"/>
                <w:lang w:val="en-AU"/>
              </w:rPr>
            </w:pPr>
            <w:r w:rsidRPr="004E65E5">
              <w:rPr>
                <w:rFonts w:asciiTheme="minorHAnsi" w:hAnsiTheme="minorHAnsi" w:cstheme="minorHAnsi"/>
                <w:szCs w:val="22"/>
              </w:rPr>
              <w:t>RECORD_TYPE</w:t>
            </w:r>
          </w:p>
        </w:tc>
        <w:tc>
          <w:tcPr>
            <w:tcW w:w="1417" w:type="dxa"/>
          </w:tcPr>
          <w:p w14:paraId="5E176268" w14:textId="77777777" w:rsidR="004E65E5" w:rsidRPr="004E65E5" w:rsidRDefault="004E65E5" w:rsidP="002C45C3">
            <w:pPr>
              <w:pStyle w:val="Normalwithspace"/>
              <w:spacing w:before="0"/>
              <w:jc w:val="left"/>
              <w:rPr>
                <w:rFonts w:asciiTheme="minorHAnsi" w:hAnsiTheme="minorHAnsi" w:cstheme="minorHAnsi"/>
                <w:szCs w:val="22"/>
                <w:lang w:val="en-AU"/>
              </w:rPr>
            </w:pPr>
            <w:r w:rsidRPr="004E65E5">
              <w:rPr>
                <w:rFonts w:asciiTheme="minorHAnsi" w:hAnsiTheme="minorHAnsi" w:cstheme="minorHAnsi"/>
                <w:szCs w:val="22"/>
              </w:rPr>
              <w:t>X(10)</w:t>
            </w:r>
          </w:p>
        </w:tc>
        <w:tc>
          <w:tcPr>
            <w:tcW w:w="1073" w:type="dxa"/>
          </w:tcPr>
          <w:p w14:paraId="4227153C" w14:textId="77777777"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1</w:t>
            </w:r>
          </w:p>
        </w:tc>
        <w:tc>
          <w:tcPr>
            <w:tcW w:w="2551" w:type="dxa"/>
          </w:tcPr>
          <w:p w14:paraId="70667663" w14:textId="77777777"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Record indicator</w:t>
            </w:r>
          </w:p>
        </w:tc>
        <w:tc>
          <w:tcPr>
            <w:tcW w:w="2977" w:type="dxa"/>
          </w:tcPr>
          <w:p w14:paraId="25D89AC5" w14:textId="77777777" w:rsidR="004E65E5" w:rsidRPr="0062777C" w:rsidRDefault="004E65E5" w:rsidP="0062777C">
            <w:pPr>
              <w:pStyle w:val="Normalwithspace"/>
              <w:spacing w:before="0"/>
              <w:jc w:val="left"/>
              <w:rPr>
                <w:rFonts w:asciiTheme="minorHAnsi" w:hAnsiTheme="minorHAnsi" w:cstheme="minorHAnsi"/>
                <w:szCs w:val="22"/>
              </w:rPr>
            </w:pPr>
            <w:r w:rsidRPr="0062777C">
              <w:rPr>
                <w:rFonts w:asciiTheme="minorHAnsi" w:hAnsiTheme="minorHAnsi" w:cstheme="minorHAnsi"/>
                <w:szCs w:val="22"/>
              </w:rPr>
              <w:t>Must be ‘HHHHHHHHHH’ for Header Record.</w:t>
            </w:r>
          </w:p>
        </w:tc>
        <w:tc>
          <w:tcPr>
            <w:tcW w:w="3038" w:type="dxa"/>
          </w:tcPr>
          <w:p w14:paraId="01B63323" w14:textId="77777777" w:rsidR="004E65E5" w:rsidRPr="0062777C" w:rsidRDefault="004E65E5" w:rsidP="0062777C">
            <w:pPr>
              <w:pStyle w:val="Normalwithspace"/>
              <w:spacing w:before="0"/>
              <w:jc w:val="left"/>
              <w:rPr>
                <w:rFonts w:asciiTheme="minorHAnsi" w:hAnsiTheme="minorHAnsi" w:cstheme="minorHAnsi"/>
                <w:strike/>
                <w:szCs w:val="22"/>
                <w:lang w:val="en-AU"/>
              </w:rPr>
            </w:pPr>
          </w:p>
        </w:tc>
      </w:tr>
      <w:tr w:rsidR="00F31C3A" w:rsidRPr="009009DB" w14:paraId="5DD62F22" w14:textId="77777777" w:rsidTr="00F97CF4">
        <w:tc>
          <w:tcPr>
            <w:tcW w:w="797" w:type="dxa"/>
          </w:tcPr>
          <w:p w14:paraId="286EF92B" w14:textId="77777777" w:rsidR="004E65E5" w:rsidRPr="00F524AB" w:rsidRDefault="004E65E5" w:rsidP="00D21035">
            <w:pPr>
              <w:pStyle w:val="ListParagraph"/>
            </w:pPr>
          </w:p>
        </w:tc>
        <w:tc>
          <w:tcPr>
            <w:tcW w:w="2331" w:type="dxa"/>
          </w:tcPr>
          <w:p w14:paraId="4459BE36" w14:textId="6582A2DE"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FILE_TYPE</w:t>
            </w:r>
          </w:p>
        </w:tc>
        <w:tc>
          <w:tcPr>
            <w:tcW w:w="1417" w:type="dxa"/>
          </w:tcPr>
          <w:p w14:paraId="41E3046B" w14:textId="5FAF01B4"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X(3)</w:t>
            </w:r>
          </w:p>
        </w:tc>
        <w:tc>
          <w:tcPr>
            <w:tcW w:w="1073" w:type="dxa"/>
          </w:tcPr>
          <w:p w14:paraId="3D2D5ECE" w14:textId="14F62945" w:rsidR="004E65E5" w:rsidRPr="0062777C" w:rsidRDefault="00955A87"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551" w:type="dxa"/>
          </w:tcPr>
          <w:p w14:paraId="109AC7D3" w14:textId="10895E81" w:rsidR="004E65E5" w:rsidRPr="0062777C" w:rsidRDefault="002D6C4A"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File type indicator</w:t>
            </w:r>
          </w:p>
        </w:tc>
        <w:tc>
          <w:tcPr>
            <w:tcW w:w="2977" w:type="dxa"/>
          </w:tcPr>
          <w:p w14:paraId="1CF0ABF7" w14:textId="5B4D546A" w:rsidR="004E65E5" w:rsidRPr="0062777C" w:rsidRDefault="002D6C4A" w:rsidP="0062777C">
            <w:pPr>
              <w:jc w:val="left"/>
              <w:rPr>
                <w:rFonts w:asciiTheme="minorHAnsi" w:hAnsiTheme="minorHAnsi" w:cstheme="minorHAnsi"/>
                <w:szCs w:val="22"/>
                <w:lang w:val="en-AU"/>
              </w:rPr>
            </w:pPr>
            <w:r w:rsidRPr="0062777C">
              <w:rPr>
                <w:rFonts w:asciiTheme="minorHAnsi" w:hAnsiTheme="minorHAnsi" w:cstheme="minorHAnsi"/>
                <w:szCs w:val="22"/>
                <w:lang w:val="en-AU"/>
              </w:rPr>
              <w:t>Must be ‘AP1’, ‘AP2’ or ‘AP3’.</w:t>
            </w:r>
          </w:p>
        </w:tc>
        <w:tc>
          <w:tcPr>
            <w:tcW w:w="3038" w:type="dxa"/>
          </w:tcPr>
          <w:p w14:paraId="36AE61D6" w14:textId="77777777" w:rsidR="00DA012A" w:rsidRPr="0062777C" w:rsidRDefault="00DA012A" w:rsidP="0062777C">
            <w:pPr>
              <w:jc w:val="left"/>
              <w:rPr>
                <w:rFonts w:asciiTheme="minorHAnsi" w:hAnsiTheme="minorHAnsi" w:cstheme="minorHAnsi"/>
                <w:szCs w:val="22"/>
              </w:rPr>
            </w:pPr>
            <w:r w:rsidRPr="0062777C">
              <w:rPr>
                <w:rFonts w:asciiTheme="minorHAnsi" w:hAnsiTheme="minorHAnsi" w:cstheme="minorHAnsi"/>
                <w:szCs w:val="22"/>
              </w:rPr>
              <w:t>AP1 – Subscription for CASH</w:t>
            </w:r>
          </w:p>
          <w:p w14:paraId="2FF9BB42" w14:textId="18AB3D17" w:rsidR="00DA012A" w:rsidRPr="0062777C" w:rsidRDefault="00DA012A" w:rsidP="0062777C">
            <w:pPr>
              <w:jc w:val="left"/>
              <w:rPr>
                <w:rFonts w:asciiTheme="minorHAnsi" w:hAnsiTheme="minorHAnsi" w:cstheme="minorHAnsi"/>
                <w:szCs w:val="22"/>
              </w:rPr>
            </w:pPr>
            <w:r w:rsidRPr="0062777C">
              <w:rPr>
                <w:rFonts w:asciiTheme="minorHAnsi" w:hAnsiTheme="minorHAnsi" w:cstheme="minorHAnsi"/>
                <w:szCs w:val="22"/>
              </w:rPr>
              <w:t>AP2 – Subscription for CPFIS</w:t>
            </w:r>
          </w:p>
          <w:p w14:paraId="5801F30D" w14:textId="5AEC1F10" w:rsidR="004E65E5" w:rsidRPr="0062777C" w:rsidRDefault="00DA012A" w:rsidP="0062777C">
            <w:pPr>
              <w:jc w:val="left"/>
              <w:rPr>
                <w:rFonts w:asciiTheme="minorHAnsi" w:hAnsiTheme="minorHAnsi" w:cstheme="minorHAnsi"/>
                <w:szCs w:val="22"/>
              </w:rPr>
            </w:pPr>
            <w:r w:rsidRPr="0062777C">
              <w:rPr>
                <w:rFonts w:asciiTheme="minorHAnsi" w:hAnsiTheme="minorHAnsi" w:cstheme="minorHAnsi"/>
                <w:szCs w:val="22"/>
              </w:rPr>
              <w:t>AP3 – Subscription for SRS</w:t>
            </w:r>
          </w:p>
        </w:tc>
      </w:tr>
      <w:tr w:rsidR="00707756" w:rsidRPr="009009DB" w14:paraId="03AE03AC" w14:textId="77777777" w:rsidTr="00F97CF4">
        <w:tc>
          <w:tcPr>
            <w:tcW w:w="797" w:type="dxa"/>
          </w:tcPr>
          <w:p w14:paraId="291D6CDF" w14:textId="77777777" w:rsidR="004E65E5" w:rsidRPr="00F524AB" w:rsidRDefault="004E65E5" w:rsidP="00D21035">
            <w:pPr>
              <w:pStyle w:val="ListParagraph"/>
            </w:pPr>
          </w:p>
        </w:tc>
        <w:tc>
          <w:tcPr>
            <w:tcW w:w="2331" w:type="dxa"/>
          </w:tcPr>
          <w:p w14:paraId="68E675E9" w14:textId="45CF84AC"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PRI_DLR_CODE</w:t>
            </w:r>
          </w:p>
        </w:tc>
        <w:tc>
          <w:tcPr>
            <w:tcW w:w="1417" w:type="dxa"/>
          </w:tcPr>
          <w:p w14:paraId="6C4666C0" w14:textId="45219440"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9(4)</w:t>
            </w:r>
          </w:p>
        </w:tc>
        <w:tc>
          <w:tcPr>
            <w:tcW w:w="1073" w:type="dxa"/>
          </w:tcPr>
          <w:p w14:paraId="63E0BE4C" w14:textId="07FA5FF7" w:rsidR="004E65E5" w:rsidRPr="0062777C" w:rsidRDefault="00955A87"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14</w:t>
            </w:r>
          </w:p>
        </w:tc>
        <w:tc>
          <w:tcPr>
            <w:tcW w:w="2551" w:type="dxa"/>
          </w:tcPr>
          <w:p w14:paraId="3FF14ED6" w14:textId="2E0F7683" w:rsidR="004E65E5" w:rsidRPr="0062777C" w:rsidRDefault="007F34C7"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Primary dealer code</w:t>
            </w:r>
          </w:p>
        </w:tc>
        <w:tc>
          <w:tcPr>
            <w:tcW w:w="2977" w:type="dxa"/>
          </w:tcPr>
          <w:p w14:paraId="276A50CB" w14:textId="5404ACBC" w:rsidR="004E65E5" w:rsidRPr="0062777C" w:rsidRDefault="007F34C7"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Must be a valid 4-digit bank code.</w:t>
            </w:r>
          </w:p>
        </w:tc>
        <w:tc>
          <w:tcPr>
            <w:tcW w:w="3038" w:type="dxa"/>
          </w:tcPr>
          <w:p w14:paraId="34AA488C" w14:textId="77777777" w:rsidR="004E65E5" w:rsidRPr="0062777C" w:rsidRDefault="004E65E5" w:rsidP="0062777C">
            <w:pPr>
              <w:jc w:val="left"/>
              <w:rPr>
                <w:rFonts w:asciiTheme="minorHAnsi" w:hAnsiTheme="minorHAnsi" w:cstheme="minorHAnsi"/>
                <w:szCs w:val="22"/>
              </w:rPr>
            </w:pPr>
          </w:p>
        </w:tc>
      </w:tr>
      <w:tr w:rsidR="00707756" w:rsidRPr="009009DB" w14:paraId="54C8ABBA" w14:textId="77777777" w:rsidTr="00F97CF4">
        <w:tc>
          <w:tcPr>
            <w:tcW w:w="797" w:type="dxa"/>
          </w:tcPr>
          <w:p w14:paraId="448EFAC4" w14:textId="77777777" w:rsidR="004E65E5" w:rsidRPr="00F524AB" w:rsidRDefault="004E65E5" w:rsidP="00D21035">
            <w:pPr>
              <w:pStyle w:val="ListParagraph"/>
            </w:pPr>
          </w:p>
        </w:tc>
        <w:tc>
          <w:tcPr>
            <w:tcW w:w="2331" w:type="dxa"/>
          </w:tcPr>
          <w:p w14:paraId="3C36FB3C" w14:textId="3170F389"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BANK_NAME</w:t>
            </w:r>
          </w:p>
        </w:tc>
        <w:tc>
          <w:tcPr>
            <w:tcW w:w="1417" w:type="dxa"/>
          </w:tcPr>
          <w:p w14:paraId="2450F1F5" w14:textId="553B9700"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X(20)</w:t>
            </w:r>
          </w:p>
        </w:tc>
        <w:tc>
          <w:tcPr>
            <w:tcW w:w="1073" w:type="dxa"/>
          </w:tcPr>
          <w:p w14:paraId="505F1094" w14:textId="491D7E82" w:rsidR="004E65E5" w:rsidRPr="0062777C" w:rsidRDefault="00955A87"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18</w:t>
            </w:r>
          </w:p>
        </w:tc>
        <w:tc>
          <w:tcPr>
            <w:tcW w:w="2551" w:type="dxa"/>
          </w:tcPr>
          <w:p w14:paraId="6A0BF007" w14:textId="0429622D" w:rsidR="004E65E5" w:rsidRPr="0062777C" w:rsidRDefault="007F34C7"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Bank’s name</w:t>
            </w:r>
          </w:p>
        </w:tc>
        <w:tc>
          <w:tcPr>
            <w:tcW w:w="2977" w:type="dxa"/>
          </w:tcPr>
          <w:p w14:paraId="67043CD1" w14:textId="043E11A1" w:rsidR="004E65E5" w:rsidRPr="0062777C" w:rsidRDefault="007F34C7"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No hard validation.</w:t>
            </w:r>
          </w:p>
        </w:tc>
        <w:tc>
          <w:tcPr>
            <w:tcW w:w="3038" w:type="dxa"/>
          </w:tcPr>
          <w:p w14:paraId="289E1CEE" w14:textId="0A002B33" w:rsidR="004E65E5" w:rsidRPr="0062777C" w:rsidRDefault="00034A20" w:rsidP="0062777C">
            <w:pPr>
              <w:jc w:val="left"/>
              <w:rPr>
                <w:rFonts w:asciiTheme="minorHAnsi" w:hAnsiTheme="minorHAnsi" w:cstheme="minorHAnsi"/>
                <w:szCs w:val="22"/>
              </w:rPr>
            </w:pPr>
            <w:ins w:id="896" w:author="Yichen GU from.TOPPAN (MAS)" w:date="2026-01-16T15:33:00Z" w16du:dateUtc="2026-01-16T07:33:00Z">
              <w:r>
                <w:rPr>
                  <w:rFonts w:asciiTheme="minorHAnsi" w:hAnsiTheme="minorHAnsi" w:cstheme="minorHAnsi"/>
                  <w:szCs w:val="22"/>
                </w:rPr>
                <w:t>Allows special characters.</w:t>
              </w:r>
            </w:ins>
          </w:p>
        </w:tc>
      </w:tr>
      <w:tr w:rsidR="00707756" w:rsidRPr="009009DB" w14:paraId="1384234C" w14:textId="77777777" w:rsidTr="00F97CF4">
        <w:tc>
          <w:tcPr>
            <w:tcW w:w="797" w:type="dxa"/>
          </w:tcPr>
          <w:p w14:paraId="12B99289" w14:textId="77777777" w:rsidR="004E65E5" w:rsidRPr="00F524AB" w:rsidRDefault="004E65E5" w:rsidP="00D21035">
            <w:pPr>
              <w:pStyle w:val="ListParagraph"/>
            </w:pPr>
          </w:p>
        </w:tc>
        <w:tc>
          <w:tcPr>
            <w:tcW w:w="2331" w:type="dxa"/>
          </w:tcPr>
          <w:p w14:paraId="74374D42" w14:textId="4F4AD640"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PROCESSING_DATE</w:t>
            </w:r>
          </w:p>
        </w:tc>
        <w:tc>
          <w:tcPr>
            <w:tcW w:w="1417" w:type="dxa"/>
          </w:tcPr>
          <w:p w14:paraId="089BE5B9" w14:textId="050A4592"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9(8)</w:t>
            </w:r>
          </w:p>
        </w:tc>
        <w:tc>
          <w:tcPr>
            <w:tcW w:w="1073" w:type="dxa"/>
          </w:tcPr>
          <w:p w14:paraId="5FC8B0B7" w14:textId="6B61ED0D" w:rsidR="004E65E5" w:rsidRPr="0062777C" w:rsidRDefault="00955A87"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38</w:t>
            </w:r>
          </w:p>
        </w:tc>
        <w:tc>
          <w:tcPr>
            <w:tcW w:w="2551" w:type="dxa"/>
          </w:tcPr>
          <w:p w14:paraId="31303366" w14:textId="0D48EFEB" w:rsidR="004E65E5" w:rsidRPr="0062777C" w:rsidRDefault="007F34C7"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Date of file generation</w:t>
            </w:r>
          </w:p>
        </w:tc>
        <w:tc>
          <w:tcPr>
            <w:tcW w:w="2977" w:type="dxa"/>
          </w:tcPr>
          <w:p w14:paraId="21309E82" w14:textId="38707641" w:rsidR="004E65E5" w:rsidRPr="0062777C" w:rsidRDefault="007F34C7"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Must be a valid date in YYYYMMDD format and must not be a future date.</w:t>
            </w:r>
          </w:p>
        </w:tc>
        <w:tc>
          <w:tcPr>
            <w:tcW w:w="3038" w:type="dxa"/>
          </w:tcPr>
          <w:p w14:paraId="613D9B85" w14:textId="77777777" w:rsidR="004E65E5" w:rsidRPr="0062777C" w:rsidRDefault="004E65E5" w:rsidP="0062777C">
            <w:pPr>
              <w:jc w:val="left"/>
              <w:rPr>
                <w:rFonts w:asciiTheme="minorHAnsi" w:hAnsiTheme="minorHAnsi" w:cstheme="minorHAnsi"/>
                <w:szCs w:val="22"/>
              </w:rPr>
            </w:pPr>
          </w:p>
        </w:tc>
      </w:tr>
      <w:tr w:rsidR="004E65E5" w:rsidRPr="009009DB" w14:paraId="23AAA4B4" w14:textId="77777777" w:rsidTr="00F97CF4">
        <w:tc>
          <w:tcPr>
            <w:tcW w:w="797" w:type="dxa"/>
          </w:tcPr>
          <w:p w14:paraId="28ADD4EE" w14:textId="77777777" w:rsidR="004E65E5" w:rsidRPr="00F524AB" w:rsidRDefault="004E65E5" w:rsidP="00EB6FAE">
            <w:pPr>
              <w:ind w:left="720"/>
            </w:pPr>
          </w:p>
        </w:tc>
        <w:tc>
          <w:tcPr>
            <w:tcW w:w="2331" w:type="dxa"/>
          </w:tcPr>
          <w:p w14:paraId="2FCE67DB" w14:textId="2A4D1C45" w:rsidR="004E65E5" w:rsidRPr="007F34C7" w:rsidRDefault="00EC26A0" w:rsidP="0053055E">
            <w:pPr>
              <w:pStyle w:val="Normalwithspace"/>
              <w:spacing w:before="0"/>
              <w:jc w:val="left"/>
              <w:rPr>
                <w:rFonts w:asciiTheme="minorHAnsi" w:hAnsiTheme="minorHAnsi" w:cstheme="minorHAnsi"/>
                <w:b/>
                <w:bCs/>
                <w:szCs w:val="22"/>
              </w:rPr>
            </w:pPr>
            <w:r w:rsidRPr="0053055E">
              <w:rPr>
                <w:rFonts w:asciiTheme="minorHAnsi" w:hAnsiTheme="minorHAnsi" w:cstheme="minorHAnsi"/>
                <w:b/>
                <w:bCs/>
                <w:szCs w:val="22"/>
              </w:rPr>
              <w:t>Detail</w:t>
            </w:r>
            <w:r w:rsidR="004647A6">
              <w:rPr>
                <w:rFonts w:asciiTheme="minorHAnsi" w:hAnsiTheme="minorHAnsi" w:cstheme="minorHAnsi"/>
                <w:b/>
                <w:bCs/>
                <w:szCs w:val="22"/>
              </w:rPr>
              <w:t xml:space="preserve"> Header</w:t>
            </w:r>
            <w:r w:rsidRPr="0053055E">
              <w:rPr>
                <w:rFonts w:asciiTheme="minorHAnsi" w:hAnsiTheme="minorHAnsi" w:cstheme="minorHAnsi"/>
                <w:b/>
                <w:bCs/>
                <w:szCs w:val="22"/>
              </w:rPr>
              <w:t xml:space="preserve"> Record</w:t>
            </w:r>
          </w:p>
        </w:tc>
        <w:tc>
          <w:tcPr>
            <w:tcW w:w="1417" w:type="dxa"/>
          </w:tcPr>
          <w:p w14:paraId="1C731BA5" w14:textId="77777777" w:rsidR="004E65E5" w:rsidRPr="004E65E5" w:rsidRDefault="004E65E5" w:rsidP="0053055E">
            <w:pPr>
              <w:pStyle w:val="Normalwithspace"/>
              <w:spacing w:before="0"/>
              <w:jc w:val="left"/>
              <w:rPr>
                <w:rFonts w:asciiTheme="minorHAnsi" w:hAnsiTheme="minorHAnsi" w:cstheme="minorHAnsi"/>
                <w:szCs w:val="22"/>
              </w:rPr>
            </w:pPr>
          </w:p>
        </w:tc>
        <w:tc>
          <w:tcPr>
            <w:tcW w:w="1073" w:type="dxa"/>
          </w:tcPr>
          <w:p w14:paraId="06F84FAD" w14:textId="601C831B" w:rsidR="004E65E5" w:rsidRPr="0062777C" w:rsidRDefault="004E65E5" w:rsidP="0062777C">
            <w:pPr>
              <w:pStyle w:val="Normalwithspace"/>
              <w:spacing w:before="0"/>
              <w:jc w:val="left"/>
              <w:rPr>
                <w:rFonts w:asciiTheme="minorHAnsi" w:hAnsiTheme="minorHAnsi" w:cstheme="minorHAnsi"/>
                <w:szCs w:val="22"/>
                <w:lang w:val="en-AU"/>
              </w:rPr>
            </w:pPr>
          </w:p>
        </w:tc>
        <w:tc>
          <w:tcPr>
            <w:tcW w:w="2551" w:type="dxa"/>
          </w:tcPr>
          <w:p w14:paraId="7F15654D" w14:textId="77777777" w:rsidR="004E65E5" w:rsidRPr="0062777C" w:rsidRDefault="004E65E5" w:rsidP="0062777C">
            <w:pPr>
              <w:pStyle w:val="Normalwithspace"/>
              <w:spacing w:before="0"/>
              <w:jc w:val="left"/>
              <w:rPr>
                <w:rFonts w:asciiTheme="minorHAnsi" w:hAnsiTheme="minorHAnsi" w:cstheme="minorHAnsi"/>
                <w:szCs w:val="22"/>
                <w:lang w:val="en-AU"/>
              </w:rPr>
            </w:pPr>
          </w:p>
        </w:tc>
        <w:tc>
          <w:tcPr>
            <w:tcW w:w="2977" w:type="dxa"/>
          </w:tcPr>
          <w:p w14:paraId="72DC49C9" w14:textId="77777777" w:rsidR="004E65E5" w:rsidRPr="0062777C" w:rsidRDefault="004E65E5" w:rsidP="0062777C">
            <w:pPr>
              <w:pStyle w:val="Normalwithspace"/>
              <w:spacing w:before="0"/>
              <w:jc w:val="left"/>
              <w:rPr>
                <w:rFonts w:asciiTheme="minorHAnsi" w:hAnsiTheme="minorHAnsi" w:cstheme="minorHAnsi"/>
                <w:szCs w:val="22"/>
                <w:lang w:val="en-AU"/>
              </w:rPr>
            </w:pPr>
          </w:p>
        </w:tc>
        <w:tc>
          <w:tcPr>
            <w:tcW w:w="3038" w:type="dxa"/>
          </w:tcPr>
          <w:p w14:paraId="080785F4" w14:textId="77777777" w:rsidR="004E65E5" w:rsidRPr="0062777C" w:rsidRDefault="004E65E5" w:rsidP="0062777C">
            <w:pPr>
              <w:jc w:val="left"/>
              <w:rPr>
                <w:rFonts w:asciiTheme="minorHAnsi" w:hAnsiTheme="minorHAnsi" w:cstheme="minorHAnsi"/>
                <w:szCs w:val="22"/>
              </w:rPr>
            </w:pPr>
          </w:p>
        </w:tc>
      </w:tr>
      <w:tr w:rsidR="00707756" w:rsidRPr="009009DB" w14:paraId="59878116" w14:textId="77777777" w:rsidTr="00F97CF4">
        <w:tc>
          <w:tcPr>
            <w:tcW w:w="797" w:type="dxa"/>
          </w:tcPr>
          <w:p w14:paraId="5E998119" w14:textId="77777777" w:rsidR="004E65E5" w:rsidRPr="00F524AB" w:rsidRDefault="004E65E5" w:rsidP="00D21035">
            <w:pPr>
              <w:pStyle w:val="ListParagraph"/>
            </w:pPr>
          </w:p>
        </w:tc>
        <w:tc>
          <w:tcPr>
            <w:tcW w:w="2331" w:type="dxa"/>
          </w:tcPr>
          <w:p w14:paraId="41FA8F9F" w14:textId="3E70121E"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RECORD_TYPE</w:t>
            </w:r>
          </w:p>
        </w:tc>
        <w:tc>
          <w:tcPr>
            <w:tcW w:w="1417" w:type="dxa"/>
          </w:tcPr>
          <w:p w14:paraId="4464A40C" w14:textId="6C73DCAA"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X(10)</w:t>
            </w:r>
          </w:p>
        </w:tc>
        <w:tc>
          <w:tcPr>
            <w:tcW w:w="1073" w:type="dxa"/>
          </w:tcPr>
          <w:p w14:paraId="63F63FAB" w14:textId="40DE7B13" w:rsidR="004E65E5" w:rsidRPr="0062777C" w:rsidRDefault="00955A87"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551" w:type="dxa"/>
          </w:tcPr>
          <w:p w14:paraId="78F55EC1" w14:textId="1673AF17"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6A17CF">
              <w:rPr>
                <w:rFonts w:asciiTheme="minorHAnsi" w:hAnsiTheme="minorHAnsi" w:cstheme="minorHAnsi"/>
                <w:szCs w:val="22"/>
                <w:lang w:val="en-AU"/>
              </w:rPr>
              <w:t>Record indicator</w:t>
            </w:r>
          </w:p>
        </w:tc>
        <w:tc>
          <w:tcPr>
            <w:tcW w:w="2977" w:type="dxa"/>
          </w:tcPr>
          <w:p w14:paraId="784117EF" w14:textId="565133DF" w:rsidR="004E65E5" w:rsidRPr="0062777C" w:rsidRDefault="00F31C3A"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be ‘</w:t>
            </w:r>
            <w:r w:rsidRPr="00E06696">
              <w:rPr>
                <w:rFonts w:asciiTheme="minorHAnsi" w:hAnsiTheme="minorHAnsi" w:cstheme="minorHAnsi"/>
                <w:szCs w:val="22"/>
              </w:rPr>
              <w:t>BBBBBBBBBB</w:t>
            </w:r>
            <w:r>
              <w:rPr>
                <w:rFonts w:asciiTheme="minorHAnsi" w:hAnsiTheme="minorHAnsi" w:cstheme="minorHAnsi"/>
                <w:szCs w:val="22"/>
              </w:rPr>
              <w:t>’ for Detail Header Record.</w:t>
            </w:r>
          </w:p>
        </w:tc>
        <w:tc>
          <w:tcPr>
            <w:tcW w:w="3038" w:type="dxa"/>
          </w:tcPr>
          <w:p w14:paraId="7440158C" w14:textId="77777777" w:rsidR="004E65E5" w:rsidRPr="0062777C" w:rsidRDefault="004E65E5" w:rsidP="0062777C">
            <w:pPr>
              <w:jc w:val="left"/>
              <w:rPr>
                <w:rFonts w:asciiTheme="minorHAnsi" w:hAnsiTheme="minorHAnsi" w:cstheme="minorHAnsi"/>
                <w:szCs w:val="22"/>
              </w:rPr>
            </w:pPr>
          </w:p>
        </w:tc>
      </w:tr>
      <w:tr w:rsidR="00707756" w:rsidRPr="009009DB" w14:paraId="70D84476" w14:textId="77777777" w:rsidTr="00F97CF4">
        <w:tc>
          <w:tcPr>
            <w:tcW w:w="797" w:type="dxa"/>
          </w:tcPr>
          <w:p w14:paraId="05A5F3B3" w14:textId="77777777" w:rsidR="004E65E5" w:rsidRPr="00F524AB" w:rsidRDefault="004E65E5" w:rsidP="00D21035">
            <w:pPr>
              <w:pStyle w:val="ListParagraph"/>
            </w:pPr>
          </w:p>
        </w:tc>
        <w:tc>
          <w:tcPr>
            <w:tcW w:w="2331" w:type="dxa"/>
          </w:tcPr>
          <w:p w14:paraId="4A82CAF5" w14:textId="33C74A7E"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ISSUE_CODE</w:t>
            </w:r>
          </w:p>
        </w:tc>
        <w:tc>
          <w:tcPr>
            <w:tcW w:w="1417" w:type="dxa"/>
          </w:tcPr>
          <w:p w14:paraId="16B0E3EF" w14:textId="7F81A5B3"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X(8)</w:t>
            </w:r>
          </w:p>
        </w:tc>
        <w:tc>
          <w:tcPr>
            <w:tcW w:w="1073" w:type="dxa"/>
          </w:tcPr>
          <w:p w14:paraId="1B2513E1" w14:textId="385E5137" w:rsidR="004E65E5" w:rsidRPr="0062777C" w:rsidRDefault="00955A87"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551" w:type="dxa"/>
          </w:tcPr>
          <w:p w14:paraId="78786039" w14:textId="268090EA"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F31C3A">
              <w:rPr>
                <w:rFonts w:asciiTheme="minorHAnsi" w:hAnsiTheme="minorHAnsi" w:cstheme="minorHAnsi"/>
                <w:szCs w:val="22"/>
                <w:lang w:val="en-AU"/>
              </w:rPr>
              <w:t>Issue code</w:t>
            </w:r>
          </w:p>
        </w:tc>
        <w:tc>
          <w:tcPr>
            <w:tcW w:w="2977" w:type="dxa"/>
          </w:tcPr>
          <w:p w14:paraId="42D544E8" w14:textId="5874C9AF" w:rsidR="00F31C3A" w:rsidRDefault="00F31C3A" w:rsidP="00F31C3A">
            <w:pPr>
              <w:spacing w:after="240"/>
              <w:jc w:val="left"/>
              <w:rPr>
                <w:rFonts w:asciiTheme="minorHAnsi" w:hAnsiTheme="minorHAnsi" w:cstheme="minorHAnsi"/>
                <w:szCs w:val="22"/>
              </w:rPr>
            </w:pPr>
            <w:r>
              <w:rPr>
                <w:rFonts w:asciiTheme="minorHAnsi" w:hAnsiTheme="minorHAnsi" w:cstheme="minorHAnsi"/>
                <w:szCs w:val="22"/>
              </w:rPr>
              <w:t>Must match a valid issue code in OMEGA</w:t>
            </w:r>
            <w:r w:rsidR="003E2561">
              <w:rPr>
                <w:rFonts w:asciiTheme="minorHAnsi" w:hAnsiTheme="minorHAnsi" w:cstheme="minorHAnsi"/>
                <w:szCs w:val="22"/>
              </w:rPr>
              <w:t>, and its subscription window must be currently open</w:t>
            </w:r>
            <w:r>
              <w:rPr>
                <w:rFonts w:asciiTheme="minorHAnsi" w:hAnsiTheme="minorHAnsi" w:cstheme="minorHAnsi"/>
                <w:szCs w:val="22"/>
              </w:rPr>
              <w:t>.</w:t>
            </w:r>
          </w:p>
          <w:p w14:paraId="3D106178" w14:textId="0AC15EB6" w:rsidR="004E65E5" w:rsidRPr="0062777C" w:rsidRDefault="00F31C3A" w:rsidP="00F31C3A">
            <w:pPr>
              <w:pStyle w:val="Normalwithspace"/>
              <w:spacing w:before="0"/>
              <w:jc w:val="left"/>
              <w:rPr>
                <w:rFonts w:asciiTheme="minorHAnsi" w:hAnsiTheme="minorHAnsi" w:cstheme="minorHAnsi"/>
                <w:szCs w:val="22"/>
                <w:lang w:val="en-AU"/>
              </w:rPr>
            </w:pPr>
            <w:r>
              <w:rPr>
                <w:rFonts w:asciiTheme="minorHAnsi" w:hAnsiTheme="minorHAnsi" w:cstheme="minorHAnsi"/>
                <w:szCs w:val="22"/>
              </w:rPr>
              <w:t>If valid, the issue code must be used as the lookup key to verify the ISIN_CODE in the same detail record.</w:t>
            </w:r>
          </w:p>
        </w:tc>
        <w:tc>
          <w:tcPr>
            <w:tcW w:w="3038" w:type="dxa"/>
          </w:tcPr>
          <w:p w14:paraId="38780EB0" w14:textId="77777777" w:rsidR="004E65E5" w:rsidRPr="0062777C" w:rsidRDefault="004E65E5" w:rsidP="0062777C">
            <w:pPr>
              <w:jc w:val="left"/>
              <w:rPr>
                <w:rFonts w:asciiTheme="minorHAnsi" w:hAnsiTheme="minorHAnsi" w:cstheme="minorHAnsi"/>
                <w:szCs w:val="22"/>
              </w:rPr>
            </w:pPr>
          </w:p>
        </w:tc>
      </w:tr>
      <w:tr w:rsidR="00F97CF4" w:rsidRPr="009009DB" w14:paraId="0F2D0E19" w14:textId="77777777" w:rsidTr="00F97CF4">
        <w:tc>
          <w:tcPr>
            <w:tcW w:w="797" w:type="dxa"/>
          </w:tcPr>
          <w:p w14:paraId="3C072F5C" w14:textId="77777777" w:rsidR="004E65E5" w:rsidRPr="00F524AB" w:rsidRDefault="004E65E5" w:rsidP="00D21035">
            <w:pPr>
              <w:pStyle w:val="ListParagraph"/>
            </w:pPr>
          </w:p>
        </w:tc>
        <w:tc>
          <w:tcPr>
            <w:tcW w:w="2331" w:type="dxa"/>
          </w:tcPr>
          <w:p w14:paraId="7AB0C325" w14:textId="4E82827D"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ISIN_CODE</w:t>
            </w:r>
          </w:p>
        </w:tc>
        <w:tc>
          <w:tcPr>
            <w:tcW w:w="1417" w:type="dxa"/>
          </w:tcPr>
          <w:p w14:paraId="6A3B63C4" w14:textId="7FD4D218"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X(12)</w:t>
            </w:r>
          </w:p>
        </w:tc>
        <w:tc>
          <w:tcPr>
            <w:tcW w:w="1073" w:type="dxa"/>
          </w:tcPr>
          <w:p w14:paraId="036F43D4" w14:textId="1D8FAFCC"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955A87">
              <w:rPr>
                <w:rFonts w:asciiTheme="minorHAnsi" w:hAnsiTheme="minorHAnsi" w:cstheme="minorHAnsi"/>
                <w:szCs w:val="22"/>
                <w:lang w:val="en-AU"/>
              </w:rPr>
              <w:t>19</w:t>
            </w:r>
          </w:p>
        </w:tc>
        <w:tc>
          <w:tcPr>
            <w:tcW w:w="2551" w:type="dxa"/>
          </w:tcPr>
          <w:p w14:paraId="5E89C586" w14:textId="2FEEFFD8"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F31C3A">
              <w:rPr>
                <w:rFonts w:asciiTheme="minorHAnsi" w:hAnsiTheme="minorHAnsi" w:cstheme="minorHAnsi"/>
                <w:szCs w:val="22"/>
                <w:lang w:val="en-AU"/>
              </w:rPr>
              <w:t>ISIN code</w:t>
            </w:r>
          </w:p>
        </w:tc>
        <w:tc>
          <w:tcPr>
            <w:tcW w:w="2977" w:type="dxa"/>
          </w:tcPr>
          <w:p w14:paraId="5A77F9D6" w14:textId="096ED231" w:rsidR="00F31C3A" w:rsidRDefault="00F31C3A" w:rsidP="00F31C3A">
            <w:pPr>
              <w:spacing w:after="240"/>
              <w:jc w:val="left"/>
              <w:rPr>
                <w:rFonts w:asciiTheme="minorHAnsi" w:hAnsiTheme="minorHAnsi" w:cstheme="minorHAnsi"/>
                <w:szCs w:val="22"/>
              </w:rPr>
            </w:pPr>
            <w:r>
              <w:rPr>
                <w:rFonts w:asciiTheme="minorHAnsi" w:hAnsiTheme="minorHAnsi" w:cstheme="minorHAnsi"/>
                <w:szCs w:val="22"/>
              </w:rPr>
              <w:t>Must match a valid ISIN code in OMEGA</w:t>
            </w:r>
            <w:r w:rsidR="003E2561">
              <w:rPr>
                <w:rFonts w:asciiTheme="minorHAnsi" w:hAnsiTheme="minorHAnsi" w:cstheme="minorHAnsi"/>
                <w:szCs w:val="22"/>
              </w:rPr>
              <w:t>, and its subscription window must be currently open</w:t>
            </w:r>
            <w:r>
              <w:rPr>
                <w:rFonts w:asciiTheme="minorHAnsi" w:hAnsiTheme="minorHAnsi" w:cstheme="minorHAnsi"/>
                <w:szCs w:val="22"/>
              </w:rPr>
              <w:t>.</w:t>
            </w:r>
          </w:p>
          <w:p w14:paraId="666B97A5" w14:textId="47B85B1C" w:rsidR="004E65E5" w:rsidRPr="0062777C" w:rsidRDefault="00F31C3A" w:rsidP="00F31C3A">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be verified against the valid ISSUE_CODE in the same detail record.</w:t>
            </w:r>
          </w:p>
        </w:tc>
        <w:tc>
          <w:tcPr>
            <w:tcW w:w="3038" w:type="dxa"/>
          </w:tcPr>
          <w:p w14:paraId="48A57958" w14:textId="77777777" w:rsidR="004E65E5" w:rsidRPr="0062777C" w:rsidRDefault="004E65E5" w:rsidP="0062777C">
            <w:pPr>
              <w:jc w:val="left"/>
              <w:rPr>
                <w:rFonts w:asciiTheme="minorHAnsi" w:hAnsiTheme="minorHAnsi" w:cstheme="minorHAnsi"/>
                <w:szCs w:val="22"/>
              </w:rPr>
            </w:pPr>
          </w:p>
        </w:tc>
      </w:tr>
      <w:tr w:rsidR="00F97CF4" w:rsidRPr="009009DB" w14:paraId="42D302B6" w14:textId="77777777" w:rsidTr="00F97CF4">
        <w:tc>
          <w:tcPr>
            <w:tcW w:w="797" w:type="dxa"/>
          </w:tcPr>
          <w:p w14:paraId="6CFE7E6E" w14:textId="77777777" w:rsidR="004E65E5" w:rsidRPr="00F524AB" w:rsidRDefault="004E65E5" w:rsidP="00D21035">
            <w:pPr>
              <w:pStyle w:val="ListParagraph"/>
            </w:pPr>
          </w:p>
        </w:tc>
        <w:tc>
          <w:tcPr>
            <w:tcW w:w="2331" w:type="dxa"/>
          </w:tcPr>
          <w:p w14:paraId="7A4527EF" w14:textId="341BE891"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TENDER_DATE</w:t>
            </w:r>
          </w:p>
        </w:tc>
        <w:tc>
          <w:tcPr>
            <w:tcW w:w="1417" w:type="dxa"/>
          </w:tcPr>
          <w:p w14:paraId="4A1A0445" w14:textId="2DB5E475"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9(8)</w:t>
            </w:r>
          </w:p>
        </w:tc>
        <w:tc>
          <w:tcPr>
            <w:tcW w:w="1073" w:type="dxa"/>
          </w:tcPr>
          <w:p w14:paraId="63229C10" w14:textId="4100F451" w:rsidR="004E65E5" w:rsidRPr="0062777C" w:rsidRDefault="00955A87"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31</w:t>
            </w:r>
          </w:p>
        </w:tc>
        <w:tc>
          <w:tcPr>
            <w:tcW w:w="2551" w:type="dxa"/>
          </w:tcPr>
          <w:p w14:paraId="41C9F937" w14:textId="6D54820A" w:rsidR="004E65E5" w:rsidRPr="0062777C" w:rsidRDefault="002F1AC2"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rPr>
              <w:t>Tender date</w:t>
            </w:r>
          </w:p>
        </w:tc>
        <w:tc>
          <w:tcPr>
            <w:tcW w:w="2977" w:type="dxa"/>
          </w:tcPr>
          <w:p w14:paraId="7804646B" w14:textId="33D8F1BE" w:rsidR="00A84866" w:rsidRDefault="00A84866" w:rsidP="00A84866">
            <w:pPr>
              <w:spacing w:after="240"/>
              <w:jc w:val="left"/>
              <w:rPr>
                <w:rFonts w:asciiTheme="minorHAnsi" w:hAnsiTheme="minorHAnsi" w:cstheme="minorHAnsi"/>
              </w:rPr>
            </w:pPr>
            <w:r>
              <w:rPr>
                <w:rFonts w:asciiTheme="minorHAnsi" w:hAnsiTheme="minorHAnsi" w:cstheme="minorHAnsi"/>
              </w:rPr>
              <w:t>Must be a valid date in YYYYMMDD format.</w:t>
            </w:r>
          </w:p>
          <w:p w14:paraId="7C6A7FEE" w14:textId="5B8D629E" w:rsidR="004E65E5" w:rsidRPr="0062777C" w:rsidRDefault="00A84866" w:rsidP="00A84866">
            <w:pPr>
              <w:pStyle w:val="Normalwithspace"/>
              <w:spacing w:before="0"/>
              <w:jc w:val="left"/>
              <w:rPr>
                <w:rFonts w:asciiTheme="minorHAnsi" w:hAnsiTheme="minorHAnsi" w:cstheme="minorHAnsi"/>
                <w:szCs w:val="22"/>
                <w:lang w:val="en-AU"/>
              </w:rPr>
            </w:pPr>
            <w:r>
              <w:rPr>
                <w:rFonts w:asciiTheme="minorHAnsi" w:hAnsiTheme="minorHAnsi" w:cstheme="minorHAnsi"/>
              </w:rPr>
              <w:t>Must be verified against the valid (ISSUE_CODE and ISIN_CODE) security pair in the same detail record.</w:t>
            </w:r>
          </w:p>
        </w:tc>
        <w:tc>
          <w:tcPr>
            <w:tcW w:w="3038" w:type="dxa"/>
          </w:tcPr>
          <w:p w14:paraId="71D41A99" w14:textId="489271D9" w:rsidR="006A17CF" w:rsidRPr="00EA04BA" w:rsidRDefault="006A17CF" w:rsidP="006A17CF">
            <w:pPr>
              <w:spacing w:after="240"/>
              <w:jc w:val="left"/>
              <w:rPr>
                <w:rFonts w:asciiTheme="minorHAnsi" w:hAnsiTheme="minorHAnsi" w:cstheme="minorHAnsi"/>
                <w:szCs w:val="22"/>
                <w:rPrChange w:id="897" w:author="Han Xie CHAI (MAS)" w:date="2026-01-14T15:50:00Z" w16du:dateUtc="2026-01-14T07:50:00Z">
                  <w:rPr>
                    <w:rFonts w:asciiTheme="minorHAnsi" w:hAnsiTheme="minorHAnsi" w:cstheme="minorHAnsi"/>
                    <w:szCs w:val="22"/>
                    <w:highlight w:val="yellow"/>
                  </w:rPr>
                </w:rPrChange>
              </w:rPr>
            </w:pPr>
            <w:r w:rsidRPr="00EA04BA">
              <w:rPr>
                <w:rFonts w:asciiTheme="minorHAnsi" w:hAnsiTheme="minorHAnsi" w:cstheme="minorHAnsi"/>
                <w:szCs w:val="22"/>
                <w:rPrChange w:id="898" w:author="Han Xie CHAI (MAS)" w:date="2026-01-14T15:50:00Z" w16du:dateUtc="2026-01-14T07:50:00Z">
                  <w:rPr>
                    <w:rFonts w:asciiTheme="minorHAnsi" w:hAnsiTheme="minorHAnsi" w:cstheme="minorHAnsi"/>
                    <w:szCs w:val="22"/>
                    <w:highlight w:val="yellow"/>
                  </w:rPr>
                </w:rPrChange>
              </w:rPr>
              <w:t xml:space="preserve">Auction date for </w:t>
            </w:r>
            <w:r w:rsidR="006469DF" w:rsidRPr="00EA04BA">
              <w:rPr>
                <w:rFonts w:asciiTheme="minorHAnsi" w:hAnsiTheme="minorHAnsi" w:cstheme="minorHAnsi"/>
                <w:szCs w:val="22"/>
                <w:rPrChange w:id="899" w:author="Han Xie CHAI (MAS)" w:date="2026-01-14T15:50:00Z" w16du:dateUtc="2026-01-14T07:50:00Z">
                  <w:rPr>
                    <w:rFonts w:asciiTheme="minorHAnsi" w:hAnsiTheme="minorHAnsi" w:cstheme="minorHAnsi"/>
                    <w:szCs w:val="22"/>
                    <w:highlight w:val="yellow"/>
                  </w:rPr>
                </w:rPrChange>
              </w:rPr>
              <w:t>auction or mini-auction</w:t>
            </w:r>
            <w:r w:rsidRPr="00EA04BA">
              <w:rPr>
                <w:rFonts w:asciiTheme="minorHAnsi" w:hAnsiTheme="minorHAnsi" w:cstheme="minorHAnsi"/>
                <w:szCs w:val="22"/>
                <w:rPrChange w:id="900" w:author="Han Xie CHAI (MAS)" w:date="2026-01-14T15:50:00Z" w16du:dateUtc="2026-01-14T07:50:00Z">
                  <w:rPr>
                    <w:rFonts w:asciiTheme="minorHAnsi" w:hAnsiTheme="minorHAnsi" w:cstheme="minorHAnsi"/>
                    <w:szCs w:val="22"/>
                    <w:highlight w:val="yellow"/>
                  </w:rPr>
                </w:rPrChange>
              </w:rPr>
              <w:t>.</w:t>
            </w:r>
          </w:p>
          <w:p w14:paraId="1CBABC35" w14:textId="6C54A076" w:rsidR="004E65E5" w:rsidRPr="0062777C" w:rsidRDefault="002F1AC2" w:rsidP="006A17CF">
            <w:pPr>
              <w:jc w:val="left"/>
              <w:rPr>
                <w:rFonts w:asciiTheme="minorHAnsi" w:hAnsiTheme="minorHAnsi" w:cstheme="minorHAnsi"/>
                <w:szCs w:val="22"/>
              </w:rPr>
            </w:pPr>
            <w:r>
              <w:rPr>
                <w:rFonts w:asciiTheme="minorHAnsi" w:hAnsiTheme="minorHAnsi" w:cstheme="minorHAnsi"/>
                <w:szCs w:val="22"/>
                <w:highlight w:val="yellow"/>
              </w:rPr>
              <w:t>Allotment</w:t>
            </w:r>
            <w:r w:rsidR="006A17CF" w:rsidRPr="00C00CFA">
              <w:rPr>
                <w:rFonts w:asciiTheme="minorHAnsi" w:hAnsiTheme="minorHAnsi" w:cstheme="minorHAnsi"/>
                <w:szCs w:val="22"/>
                <w:highlight w:val="yellow"/>
              </w:rPr>
              <w:t xml:space="preserve"> </w:t>
            </w:r>
            <w:r w:rsidR="00EF1C0B">
              <w:rPr>
                <w:rFonts w:asciiTheme="minorHAnsi" w:hAnsiTheme="minorHAnsi" w:cstheme="minorHAnsi"/>
                <w:szCs w:val="22"/>
                <w:highlight w:val="yellow"/>
              </w:rPr>
              <w:t>d</w:t>
            </w:r>
            <w:r w:rsidR="006A17CF" w:rsidRPr="00C00CFA">
              <w:rPr>
                <w:rFonts w:asciiTheme="minorHAnsi" w:hAnsiTheme="minorHAnsi" w:cstheme="minorHAnsi"/>
                <w:szCs w:val="22"/>
                <w:highlight w:val="yellow"/>
              </w:rPr>
              <w:t>ate for syndication.</w:t>
            </w:r>
          </w:p>
        </w:tc>
      </w:tr>
      <w:tr w:rsidR="00F97CF4" w:rsidRPr="009009DB" w14:paraId="444FBFA0" w14:textId="77777777" w:rsidTr="00F97CF4">
        <w:tc>
          <w:tcPr>
            <w:tcW w:w="797" w:type="dxa"/>
          </w:tcPr>
          <w:p w14:paraId="1BDF6A10" w14:textId="77777777" w:rsidR="004E65E5" w:rsidRPr="00F524AB" w:rsidRDefault="004E65E5" w:rsidP="00D21035">
            <w:pPr>
              <w:pStyle w:val="ListParagraph"/>
            </w:pPr>
          </w:p>
        </w:tc>
        <w:tc>
          <w:tcPr>
            <w:tcW w:w="2331" w:type="dxa"/>
          </w:tcPr>
          <w:p w14:paraId="64F4A1BB" w14:textId="427741C1"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CURR</w:t>
            </w:r>
          </w:p>
        </w:tc>
        <w:tc>
          <w:tcPr>
            <w:tcW w:w="1417" w:type="dxa"/>
          </w:tcPr>
          <w:p w14:paraId="17ED6C6F" w14:textId="742260C7"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X(3)</w:t>
            </w:r>
          </w:p>
        </w:tc>
        <w:tc>
          <w:tcPr>
            <w:tcW w:w="1073" w:type="dxa"/>
          </w:tcPr>
          <w:p w14:paraId="0A65AE93" w14:textId="5A252A8E" w:rsidR="004E65E5" w:rsidRPr="0062777C" w:rsidRDefault="00955A87"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39</w:t>
            </w:r>
          </w:p>
        </w:tc>
        <w:tc>
          <w:tcPr>
            <w:tcW w:w="2551" w:type="dxa"/>
          </w:tcPr>
          <w:p w14:paraId="79E7057B" w14:textId="6DF349A8"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F31C3A">
              <w:rPr>
                <w:rFonts w:asciiTheme="minorHAnsi" w:hAnsiTheme="minorHAnsi" w:cstheme="minorHAnsi"/>
                <w:szCs w:val="22"/>
                <w:lang w:val="en-AU"/>
              </w:rPr>
              <w:t>Currency</w:t>
            </w:r>
          </w:p>
        </w:tc>
        <w:tc>
          <w:tcPr>
            <w:tcW w:w="2977" w:type="dxa"/>
          </w:tcPr>
          <w:p w14:paraId="2ECA35D9" w14:textId="66839DF3" w:rsidR="004E65E5" w:rsidRPr="0062777C" w:rsidRDefault="00F31C3A"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Must be ‘SGD’.</w:t>
            </w:r>
          </w:p>
        </w:tc>
        <w:tc>
          <w:tcPr>
            <w:tcW w:w="3038" w:type="dxa"/>
          </w:tcPr>
          <w:p w14:paraId="1E808A8B" w14:textId="77777777" w:rsidR="004E65E5" w:rsidRPr="0062777C" w:rsidRDefault="004E65E5" w:rsidP="0062777C">
            <w:pPr>
              <w:jc w:val="left"/>
              <w:rPr>
                <w:rFonts w:asciiTheme="minorHAnsi" w:hAnsiTheme="minorHAnsi" w:cstheme="minorHAnsi"/>
                <w:szCs w:val="22"/>
              </w:rPr>
            </w:pPr>
          </w:p>
        </w:tc>
      </w:tr>
      <w:tr w:rsidR="00F97CF4" w:rsidRPr="009009DB" w14:paraId="4492EE24" w14:textId="77777777" w:rsidTr="00F97CF4">
        <w:tc>
          <w:tcPr>
            <w:tcW w:w="797" w:type="dxa"/>
          </w:tcPr>
          <w:p w14:paraId="49B989D0" w14:textId="77777777" w:rsidR="004E65E5" w:rsidRPr="00F524AB" w:rsidRDefault="004E65E5" w:rsidP="00D21035">
            <w:pPr>
              <w:pStyle w:val="ListParagraph"/>
            </w:pPr>
          </w:p>
        </w:tc>
        <w:tc>
          <w:tcPr>
            <w:tcW w:w="2331" w:type="dxa"/>
          </w:tcPr>
          <w:p w14:paraId="6DE8C24F" w14:textId="53C6C361"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ISSUE_DESC</w:t>
            </w:r>
          </w:p>
        </w:tc>
        <w:tc>
          <w:tcPr>
            <w:tcW w:w="1417" w:type="dxa"/>
          </w:tcPr>
          <w:p w14:paraId="1573310F" w14:textId="0B423416"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X(30)</w:t>
            </w:r>
          </w:p>
        </w:tc>
        <w:tc>
          <w:tcPr>
            <w:tcW w:w="1073" w:type="dxa"/>
          </w:tcPr>
          <w:p w14:paraId="7F2DD6B3" w14:textId="7D7E53F8"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955A87">
              <w:rPr>
                <w:rFonts w:asciiTheme="minorHAnsi" w:hAnsiTheme="minorHAnsi" w:cstheme="minorHAnsi"/>
                <w:szCs w:val="22"/>
                <w:lang w:val="en-AU"/>
              </w:rPr>
              <w:t>42</w:t>
            </w:r>
          </w:p>
        </w:tc>
        <w:tc>
          <w:tcPr>
            <w:tcW w:w="2551" w:type="dxa"/>
          </w:tcPr>
          <w:p w14:paraId="1C929175" w14:textId="38A51A00"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F31C3A">
              <w:rPr>
                <w:rFonts w:asciiTheme="minorHAnsi" w:hAnsiTheme="minorHAnsi" w:cstheme="minorHAnsi"/>
                <w:szCs w:val="22"/>
                <w:lang w:val="en-AU"/>
              </w:rPr>
              <w:t>Description of the issue</w:t>
            </w:r>
          </w:p>
        </w:tc>
        <w:tc>
          <w:tcPr>
            <w:tcW w:w="2977" w:type="dxa"/>
          </w:tcPr>
          <w:p w14:paraId="3DE2F5DE" w14:textId="4C11C949" w:rsidR="004E65E5" w:rsidRPr="0062777C" w:rsidRDefault="00EB676E"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No hard validation.</w:t>
            </w:r>
          </w:p>
        </w:tc>
        <w:tc>
          <w:tcPr>
            <w:tcW w:w="3038" w:type="dxa"/>
          </w:tcPr>
          <w:p w14:paraId="46FF209C" w14:textId="29C2E2D8" w:rsidR="004E65E5" w:rsidRPr="0062777C" w:rsidRDefault="00A43915" w:rsidP="0062777C">
            <w:pPr>
              <w:jc w:val="left"/>
              <w:rPr>
                <w:rFonts w:asciiTheme="minorHAnsi" w:hAnsiTheme="minorHAnsi" w:cstheme="minorHAnsi"/>
                <w:szCs w:val="22"/>
              </w:rPr>
            </w:pPr>
            <w:ins w:id="901" w:author="Yichen GU from.TOPPAN (MAS)" w:date="2026-01-16T15:35:00Z" w16du:dateUtc="2026-01-16T07:35:00Z">
              <w:r>
                <w:rPr>
                  <w:rFonts w:asciiTheme="minorHAnsi" w:hAnsiTheme="minorHAnsi" w:cstheme="minorHAnsi"/>
                  <w:szCs w:val="22"/>
                </w:rPr>
                <w:t>Allows special characters.</w:t>
              </w:r>
            </w:ins>
          </w:p>
        </w:tc>
      </w:tr>
      <w:tr w:rsidR="00F97CF4" w:rsidRPr="009009DB" w14:paraId="39C7E8B8" w14:textId="77777777" w:rsidTr="00F97CF4">
        <w:tc>
          <w:tcPr>
            <w:tcW w:w="797" w:type="dxa"/>
          </w:tcPr>
          <w:p w14:paraId="5FC5286B" w14:textId="77777777" w:rsidR="004E65E5" w:rsidRPr="00F524AB" w:rsidRDefault="004E65E5" w:rsidP="00EB6FAE">
            <w:pPr>
              <w:ind w:left="720"/>
            </w:pPr>
          </w:p>
        </w:tc>
        <w:tc>
          <w:tcPr>
            <w:tcW w:w="2331" w:type="dxa"/>
          </w:tcPr>
          <w:p w14:paraId="29AC74C1" w14:textId="50F62070" w:rsidR="004E65E5" w:rsidRPr="004647A6" w:rsidRDefault="004E65E5" w:rsidP="004E65E5">
            <w:pPr>
              <w:pStyle w:val="Normalwithspace"/>
              <w:spacing w:before="0"/>
              <w:jc w:val="left"/>
              <w:rPr>
                <w:rFonts w:asciiTheme="minorHAnsi" w:hAnsiTheme="minorHAnsi" w:cstheme="minorHAnsi"/>
                <w:b/>
                <w:bCs/>
                <w:szCs w:val="22"/>
              </w:rPr>
            </w:pPr>
            <w:r w:rsidRPr="004647A6">
              <w:rPr>
                <w:rFonts w:asciiTheme="minorHAnsi" w:hAnsiTheme="minorHAnsi" w:cstheme="minorHAnsi"/>
                <w:b/>
                <w:bCs/>
                <w:szCs w:val="22"/>
              </w:rPr>
              <w:t>Detail Record</w:t>
            </w:r>
            <w:r w:rsidR="004647A6" w:rsidRPr="004647A6">
              <w:rPr>
                <w:rFonts w:asciiTheme="minorHAnsi" w:hAnsiTheme="minorHAnsi" w:cstheme="minorHAnsi"/>
                <w:b/>
                <w:bCs/>
                <w:szCs w:val="22"/>
              </w:rPr>
              <w:t xml:space="preserve"> </w:t>
            </w:r>
            <w:r w:rsidRPr="004647A6">
              <w:rPr>
                <w:rFonts w:asciiTheme="minorHAnsi" w:hAnsiTheme="minorHAnsi" w:cstheme="minorHAnsi"/>
                <w:b/>
                <w:bCs/>
                <w:szCs w:val="22"/>
              </w:rPr>
              <w:t>(repetitive)</w:t>
            </w:r>
          </w:p>
        </w:tc>
        <w:tc>
          <w:tcPr>
            <w:tcW w:w="1417" w:type="dxa"/>
          </w:tcPr>
          <w:p w14:paraId="5807C875" w14:textId="77777777" w:rsidR="004E65E5" w:rsidRPr="004E65E5" w:rsidRDefault="004E65E5" w:rsidP="004E65E5">
            <w:pPr>
              <w:pStyle w:val="Normalwithspace"/>
              <w:spacing w:before="0"/>
              <w:jc w:val="left"/>
              <w:rPr>
                <w:rFonts w:asciiTheme="minorHAnsi" w:hAnsiTheme="minorHAnsi" w:cstheme="minorHAnsi"/>
                <w:szCs w:val="22"/>
              </w:rPr>
            </w:pPr>
          </w:p>
        </w:tc>
        <w:tc>
          <w:tcPr>
            <w:tcW w:w="1073" w:type="dxa"/>
          </w:tcPr>
          <w:p w14:paraId="3DA2211F" w14:textId="77777777" w:rsidR="004E65E5" w:rsidRPr="0062777C" w:rsidRDefault="004E65E5" w:rsidP="0062777C">
            <w:pPr>
              <w:pStyle w:val="Normalwithspace"/>
              <w:spacing w:before="0"/>
              <w:jc w:val="left"/>
              <w:rPr>
                <w:rFonts w:asciiTheme="minorHAnsi" w:hAnsiTheme="minorHAnsi" w:cstheme="minorHAnsi"/>
                <w:szCs w:val="22"/>
                <w:lang w:val="en-AU"/>
              </w:rPr>
            </w:pPr>
          </w:p>
        </w:tc>
        <w:tc>
          <w:tcPr>
            <w:tcW w:w="2551" w:type="dxa"/>
          </w:tcPr>
          <w:p w14:paraId="0FDD7C54" w14:textId="77777777" w:rsidR="004E65E5" w:rsidRPr="0062777C" w:rsidRDefault="004E65E5" w:rsidP="0062777C">
            <w:pPr>
              <w:pStyle w:val="Normalwithspace"/>
              <w:spacing w:before="0"/>
              <w:jc w:val="left"/>
              <w:rPr>
                <w:rFonts w:asciiTheme="minorHAnsi" w:hAnsiTheme="minorHAnsi" w:cstheme="minorHAnsi"/>
                <w:szCs w:val="22"/>
                <w:lang w:val="en-AU"/>
              </w:rPr>
            </w:pPr>
          </w:p>
        </w:tc>
        <w:tc>
          <w:tcPr>
            <w:tcW w:w="2977" w:type="dxa"/>
          </w:tcPr>
          <w:p w14:paraId="3EF762BB" w14:textId="77777777" w:rsidR="004E65E5" w:rsidRPr="0062777C" w:rsidRDefault="004E65E5" w:rsidP="0062777C">
            <w:pPr>
              <w:pStyle w:val="Normalwithspace"/>
              <w:spacing w:before="0"/>
              <w:jc w:val="left"/>
              <w:rPr>
                <w:rFonts w:asciiTheme="minorHAnsi" w:hAnsiTheme="minorHAnsi" w:cstheme="minorHAnsi"/>
                <w:szCs w:val="22"/>
                <w:lang w:val="en-AU"/>
              </w:rPr>
            </w:pPr>
          </w:p>
        </w:tc>
        <w:tc>
          <w:tcPr>
            <w:tcW w:w="3038" w:type="dxa"/>
          </w:tcPr>
          <w:p w14:paraId="33936CF6" w14:textId="77777777" w:rsidR="004E65E5" w:rsidRPr="0062777C" w:rsidRDefault="004E65E5" w:rsidP="0062777C">
            <w:pPr>
              <w:jc w:val="left"/>
              <w:rPr>
                <w:rFonts w:asciiTheme="minorHAnsi" w:hAnsiTheme="minorHAnsi" w:cstheme="minorHAnsi"/>
                <w:szCs w:val="22"/>
              </w:rPr>
            </w:pPr>
          </w:p>
        </w:tc>
      </w:tr>
      <w:tr w:rsidR="00F97CF4" w:rsidRPr="009009DB" w14:paraId="79C14E3C" w14:textId="77777777" w:rsidTr="00F97CF4">
        <w:tc>
          <w:tcPr>
            <w:tcW w:w="797" w:type="dxa"/>
          </w:tcPr>
          <w:p w14:paraId="1F1B7275" w14:textId="77777777" w:rsidR="004E65E5" w:rsidRPr="00F524AB" w:rsidRDefault="004E65E5" w:rsidP="00D21035">
            <w:pPr>
              <w:pStyle w:val="ListParagraph"/>
            </w:pPr>
          </w:p>
        </w:tc>
        <w:tc>
          <w:tcPr>
            <w:tcW w:w="2331" w:type="dxa"/>
          </w:tcPr>
          <w:p w14:paraId="7B02AA66" w14:textId="07E35D72"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RECORD_TYPE</w:t>
            </w:r>
          </w:p>
        </w:tc>
        <w:tc>
          <w:tcPr>
            <w:tcW w:w="1417" w:type="dxa"/>
          </w:tcPr>
          <w:p w14:paraId="304FF83A" w14:textId="38848574"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X(10)</w:t>
            </w:r>
          </w:p>
        </w:tc>
        <w:tc>
          <w:tcPr>
            <w:tcW w:w="1073" w:type="dxa"/>
          </w:tcPr>
          <w:p w14:paraId="06F29593" w14:textId="72685AA9" w:rsidR="004E65E5" w:rsidRPr="0062777C" w:rsidRDefault="00955A87"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551" w:type="dxa"/>
          </w:tcPr>
          <w:p w14:paraId="2360ED57" w14:textId="2B49C8F0"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F31C3A">
              <w:rPr>
                <w:rFonts w:asciiTheme="minorHAnsi" w:hAnsiTheme="minorHAnsi" w:cstheme="minorHAnsi"/>
                <w:szCs w:val="22"/>
                <w:lang w:val="en-AU"/>
              </w:rPr>
              <w:t>Record indicator</w:t>
            </w:r>
          </w:p>
        </w:tc>
        <w:tc>
          <w:tcPr>
            <w:tcW w:w="2977" w:type="dxa"/>
          </w:tcPr>
          <w:p w14:paraId="587DDA47" w14:textId="6151DCD8" w:rsidR="004E65E5" w:rsidRPr="0062777C" w:rsidRDefault="00F31C3A"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be ‘</w:t>
            </w:r>
            <w:r w:rsidRPr="00E06696">
              <w:rPr>
                <w:rFonts w:asciiTheme="minorHAnsi" w:hAnsiTheme="minorHAnsi" w:cstheme="minorHAnsi"/>
                <w:szCs w:val="22"/>
              </w:rPr>
              <w:t>DDDDDDDDDD</w:t>
            </w:r>
            <w:r>
              <w:rPr>
                <w:rFonts w:asciiTheme="minorHAnsi" w:hAnsiTheme="minorHAnsi" w:cstheme="minorHAnsi"/>
                <w:szCs w:val="22"/>
              </w:rPr>
              <w:t>’ for Detail Record.</w:t>
            </w:r>
          </w:p>
        </w:tc>
        <w:tc>
          <w:tcPr>
            <w:tcW w:w="3038" w:type="dxa"/>
          </w:tcPr>
          <w:p w14:paraId="6F2BAE0E" w14:textId="77777777" w:rsidR="004E65E5" w:rsidRPr="0062777C" w:rsidRDefault="004E65E5" w:rsidP="0062777C">
            <w:pPr>
              <w:jc w:val="left"/>
              <w:rPr>
                <w:rFonts w:asciiTheme="minorHAnsi" w:hAnsiTheme="minorHAnsi" w:cstheme="minorHAnsi"/>
                <w:szCs w:val="22"/>
              </w:rPr>
            </w:pPr>
          </w:p>
        </w:tc>
      </w:tr>
      <w:tr w:rsidR="00F97CF4" w:rsidRPr="009009DB" w14:paraId="45DD1A6B" w14:textId="77777777" w:rsidTr="00F97CF4">
        <w:tc>
          <w:tcPr>
            <w:tcW w:w="797" w:type="dxa"/>
          </w:tcPr>
          <w:p w14:paraId="1192D656" w14:textId="77777777" w:rsidR="004E65E5" w:rsidRPr="00F524AB" w:rsidRDefault="004E65E5" w:rsidP="00D21035">
            <w:pPr>
              <w:pStyle w:val="ListParagraph"/>
            </w:pPr>
          </w:p>
        </w:tc>
        <w:tc>
          <w:tcPr>
            <w:tcW w:w="2331" w:type="dxa"/>
          </w:tcPr>
          <w:p w14:paraId="49355AA3" w14:textId="4E4B456D"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ISSUE_CODE</w:t>
            </w:r>
          </w:p>
        </w:tc>
        <w:tc>
          <w:tcPr>
            <w:tcW w:w="1417" w:type="dxa"/>
          </w:tcPr>
          <w:p w14:paraId="1EE2FE4D" w14:textId="38B3362C"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X(8)</w:t>
            </w:r>
          </w:p>
        </w:tc>
        <w:tc>
          <w:tcPr>
            <w:tcW w:w="1073" w:type="dxa"/>
          </w:tcPr>
          <w:p w14:paraId="054296B5" w14:textId="064F6359" w:rsidR="004E65E5" w:rsidRPr="0062777C" w:rsidRDefault="00955A87"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551" w:type="dxa"/>
          </w:tcPr>
          <w:p w14:paraId="669C6336" w14:textId="4A5386BA"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F31C3A" w:rsidRPr="00E06696">
              <w:rPr>
                <w:rFonts w:asciiTheme="minorHAnsi" w:hAnsiTheme="minorHAnsi" w:cstheme="minorHAnsi"/>
                <w:szCs w:val="22"/>
              </w:rPr>
              <w:t>Issue code</w:t>
            </w:r>
          </w:p>
        </w:tc>
        <w:tc>
          <w:tcPr>
            <w:tcW w:w="2977" w:type="dxa"/>
          </w:tcPr>
          <w:p w14:paraId="1896F712" w14:textId="3022F0B2" w:rsidR="004E65E5" w:rsidRPr="0062777C" w:rsidRDefault="00F31C3A"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rPr>
              <w:t xml:space="preserve">The issue code of each detail record must be listed in the </w:t>
            </w:r>
            <w:r w:rsidR="00726CDB">
              <w:rPr>
                <w:rFonts w:asciiTheme="minorHAnsi" w:hAnsiTheme="minorHAnsi" w:cstheme="minorHAnsi"/>
                <w:szCs w:val="22"/>
              </w:rPr>
              <w:t>detail header record</w:t>
            </w:r>
            <w:r>
              <w:rPr>
                <w:rFonts w:asciiTheme="minorHAnsi" w:hAnsiTheme="minorHAnsi" w:cstheme="minorHAnsi"/>
                <w:szCs w:val="22"/>
              </w:rPr>
              <w:t>.</w:t>
            </w:r>
          </w:p>
        </w:tc>
        <w:tc>
          <w:tcPr>
            <w:tcW w:w="3038" w:type="dxa"/>
          </w:tcPr>
          <w:p w14:paraId="729128F4" w14:textId="77777777" w:rsidR="004E65E5" w:rsidRPr="0062777C" w:rsidRDefault="004E65E5" w:rsidP="0062777C">
            <w:pPr>
              <w:jc w:val="left"/>
              <w:rPr>
                <w:rFonts w:asciiTheme="minorHAnsi" w:hAnsiTheme="minorHAnsi" w:cstheme="minorHAnsi"/>
                <w:szCs w:val="22"/>
              </w:rPr>
            </w:pPr>
          </w:p>
        </w:tc>
      </w:tr>
      <w:tr w:rsidR="00F97CF4" w:rsidRPr="009009DB" w14:paraId="149E00DA" w14:textId="77777777" w:rsidTr="00F97CF4">
        <w:tc>
          <w:tcPr>
            <w:tcW w:w="797" w:type="dxa"/>
          </w:tcPr>
          <w:p w14:paraId="1AB9774B" w14:textId="77777777" w:rsidR="004E65E5" w:rsidRPr="00F524AB" w:rsidRDefault="004E65E5" w:rsidP="00D21035">
            <w:pPr>
              <w:pStyle w:val="ListParagraph"/>
            </w:pPr>
          </w:p>
        </w:tc>
        <w:tc>
          <w:tcPr>
            <w:tcW w:w="2331" w:type="dxa"/>
          </w:tcPr>
          <w:p w14:paraId="5822335D" w14:textId="0C936126"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TRANS_REF</w:t>
            </w:r>
          </w:p>
        </w:tc>
        <w:tc>
          <w:tcPr>
            <w:tcW w:w="1417" w:type="dxa"/>
          </w:tcPr>
          <w:p w14:paraId="33195CB0" w14:textId="0D0299E4"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X(8)</w:t>
            </w:r>
          </w:p>
        </w:tc>
        <w:tc>
          <w:tcPr>
            <w:tcW w:w="1073" w:type="dxa"/>
          </w:tcPr>
          <w:p w14:paraId="6F05A6F9" w14:textId="24272293" w:rsidR="004E65E5" w:rsidRPr="0062777C" w:rsidRDefault="00955A87"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19</w:t>
            </w:r>
          </w:p>
        </w:tc>
        <w:tc>
          <w:tcPr>
            <w:tcW w:w="2551" w:type="dxa"/>
          </w:tcPr>
          <w:p w14:paraId="46E392E5" w14:textId="776AE172" w:rsidR="004E65E5" w:rsidRPr="0062777C" w:rsidRDefault="00F31C3A" w:rsidP="0062777C">
            <w:pPr>
              <w:pStyle w:val="Normalwithspace"/>
              <w:spacing w:before="0"/>
              <w:jc w:val="left"/>
              <w:rPr>
                <w:rFonts w:asciiTheme="minorHAnsi" w:hAnsiTheme="minorHAnsi" w:cstheme="minorHAnsi"/>
                <w:szCs w:val="22"/>
                <w:lang w:val="en-AU"/>
              </w:rPr>
            </w:pPr>
            <w:r w:rsidRPr="00E06696">
              <w:rPr>
                <w:rFonts w:asciiTheme="minorHAnsi" w:hAnsiTheme="minorHAnsi" w:cstheme="minorHAnsi"/>
                <w:szCs w:val="22"/>
              </w:rPr>
              <w:t>Bank’s transaction reference number</w:t>
            </w:r>
          </w:p>
        </w:tc>
        <w:tc>
          <w:tcPr>
            <w:tcW w:w="2977" w:type="dxa"/>
          </w:tcPr>
          <w:p w14:paraId="23873F86" w14:textId="74C58BE0" w:rsidR="00C307AC" w:rsidRPr="00C307AC" w:rsidRDefault="00F31C3A" w:rsidP="0062777C">
            <w:pPr>
              <w:pStyle w:val="Normalwithspace"/>
              <w:spacing w:before="0"/>
              <w:jc w:val="left"/>
              <w:rPr>
                <w:rFonts w:asciiTheme="minorHAnsi" w:hAnsiTheme="minorHAnsi" w:cstheme="minorHAnsi"/>
                <w:szCs w:val="22"/>
              </w:rPr>
            </w:pPr>
            <w:commentRangeStart w:id="902"/>
            <w:r>
              <w:rPr>
                <w:rFonts w:asciiTheme="minorHAnsi" w:hAnsiTheme="minorHAnsi" w:cstheme="minorHAnsi"/>
                <w:szCs w:val="22"/>
              </w:rPr>
              <w:t>Must be unique for records with the same issue code from the same bank.</w:t>
            </w:r>
            <w:commentRangeEnd w:id="902"/>
            <w:r w:rsidR="00494C38">
              <w:rPr>
                <w:rStyle w:val="CommentReference"/>
                <w:lang w:val="en-US"/>
              </w:rPr>
              <w:commentReference w:id="902"/>
            </w:r>
          </w:p>
        </w:tc>
        <w:tc>
          <w:tcPr>
            <w:tcW w:w="3038" w:type="dxa"/>
          </w:tcPr>
          <w:p w14:paraId="169CB37A" w14:textId="77777777" w:rsidR="004E65E5" w:rsidRPr="0062777C" w:rsidRDefault="004E65E5" w:rsidP="0062777C">
            <w:pPr>
              <w:jc w:val="left"/>
              <w:rPr>
                <w:rFonts w:asciiTheme="minorHAnsi" w:hAnsiTheme="minorHAnsi" w:cstheme="minorHAnsi"/>
                <w:szCs w:val="22"/>
              </w:rPr>
            </w:pPr>
          </w:p>
        </w:tc>
      </w:tr>
      <w:tr w:rsidR="00F97CF4" w:rsidRPr="009009DB" w14:paraId="2D50D7FF" w14:textId="77777777" w:rsidTr="00F97CF4">
        <w:tc>
          <w:tcPr>
            <w:tcW w:w="797" w:type="dxa"/>
          </w:tcPr>
          <w:p w14:paraId="5F0B41AE" w14:textId="77777777" w:rsidR="004E65E5" w:rsidRPr="00F524AB" w:rsidRDefault="004E65E5" w:rsidP="00D21035">
            <w:pPr>
              <w:pStyle w:val="ListParagraph"/>
            </w:pPr>
          </w:p>
        </w:tc>
        <w:tc>
          <w:tcPr>
            <w:tcW w:w="2331" w:type="dxa"/>
          </w:tcPr>
          <w:p w14:paraId="4DE38C39" w14:textId="117B1A3F"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RECEIVED_DATE</w:t>
            </w:r>
          </w:p>
        </w:tc>
        <w:tc>
          <w:tcPr>
            <w:tcW w:w="1417" w:type="dxa"/>
          </w:tcPr>
          <w:p w14:paraId="2D8742A5" w14:textId="3AAA96BD"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9(8)</w:t>
            </w:r>
          </w:p>
        </w:tc>
        <w:tc>
          <w:tcPr>
            <w:tcW w:w="1073" w:type="dxa"/>
          </w:tcPr>
          <w:p w14:paraId="391488E9" w14:textId="76091C92" w:rsidR="004E65E5" w:rsidRPr="0062777C" w:rsidRDefault="00261E56"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27</w:t>
            </w:r>
          </w:p>
        </w:tc>
        <w:tc>
          <w:tcPr>
            <w:tcW w:w="2551" w:type="dxa"/>
          </w:tcPr>
          <w:p w14:paraId="63D52BBB" w14:textId="5F81DCD2" w:rsidR="004E65E5" w:rsidRPr="0062777C" w:rsidRDefault="00F31C3A" w:rsidP="0062777C">
            <w:pPr>
              <w:pStyle w:val="Normalwithspace"/>
              <w:spacing w:before="0"/>
              <w:jc w:val="left"/>
              <w:rPr>
                <w:rFonts w:asciiTheme="minorHAnsi" w:hAnsiTheme="minorHAnsi" w:cstheme="minorHAnsi"/>
                <w:szCs w:val="22"/>
                <w:lang w:val="en-AU"/>
              </w:rPr>
            </w:pPr>
            <w:r w:rsidRPr="00E06696">
              <w:rPr>
                <w:rFonts w:asciiTheme="minorHAnsi" w:hAnsiTheme="minorHAnsi" w:cstheme="minorHAnsi"/>
                <w:szCs w:val="22"/>
              </w:rPr>
              <w:t>Date when the bank receives the transaction</w:t>
            </w:r>
            <w:r>
              <w:rPr>
                <w:rFonts w:asciiTheme="minorHAnsi" w:hAnsiTheme="minorHAnsi" w:cstheme="minorHAnsi"/>
                <w:szCs w:val="22"/>
              </w:rPr>
              <w:t xml:space="preserve"> from ATM/</w:t>
            </w:r>
            <w:proofErr w:type="spellStart"/>
            <w:r>
              <w:rPr>
                <w:rFonts w:asciiTheme="minorHAnsi" w:hAnsiTheme="minorHAnsi" w:cstheme="minorHAnsi"/>
                <w:szCs w:val="22"/>
              </w:rPr>
              <w:t>iBanking</w:t>
            </w:r>
            <w:proofErr w:type="spellEnd"/>
            <w:r>
              <w:rPr>
                <w:rFonts w:asciiTheme="minorHAnsi" w:hAnsiTheme="minorHAnsi" w:cstheme="minorHAnsi"/>
                <w:szCs w:val="22"/>
              </w:rPr>
              <w:t>/mobile app by retail customers</w:t>
            </w:r>
          </w:p>
        </w:tc>
        <w:tc>
          <w:tcPr>
            <w:tcW w:w="2977" w:type="dxa"/>
          </w:tcPr>
          <w:p w14:paraId="03FBA404" w14:textId="5FFFAEC3" w:rsidR="004E65E5" w:rsidRPr="0062777C" w:rsidRDefault="00F31C3A" w:rsidP="0062777C">
            <w:pPr>
              <w:pStyle w:val="Normalwithspace"/>
              <w:spacing w:before="0"/>
              <w:jc w:val="left"/>
              <w:rPr>
                <w:rFonts w:asciiTheme="minorHAnsi" w:hAnsiTheme="minorHAnsi" w:cstheme="minorHAnsi"/>
                <w:szCs w:val="22"/>
                <w:lang w:val="en-AU"/>
              </w:rPr>
            </w:pPr>
            <w:r>
              <w:rPr>
                <w:rFonts w:asciiTheme="minorHAnsi" w:hAnsiTheme="minorHAnsi" w:cstheme="minorHAnsi"/>
              </w:rPr>
              <w:t xml:space="preserve">Must be a valid </w:t>
            </w:r>
            <w:commentRangeStart w:id="903"/>
            <w:r>
              <w:rPr>
                <w:rFonts w:asciiTheme="minorHAnsi" w:hAnsiTheme="minorHAnsi" w:cstheme="minorHAnsi"/>
              </w:rPr>
              <w:t xml:space="preserve">past </w:t>
            </w:r>
            <w:commentRangeEnd w:id="903"/>
            <w:r w:rsidR="00974DB6">
              <w:rPr>
                <w:rStyle w:val="CommentReference"/>
                <w:lang w:val="en-US"/>
              </w:rPr>
              <w:commentReference w:id="903"/>
            </w:r>
            <w:r>
              <w:rPr>
                <w:rFonts w:asciiTheme="minorHAnsi" w:hAnsiTheme="minorHAnsi" w:cstheme="minorHAnsi"/>
              </w:rPr>
              <w:t>date in YYYYMMDD format and must not be a future date.</w:t>
            </w:r>
          </w:p>
        </w:tc>
        <w:tc>
          <w:tcPr>
            <w:tcW w:w="3038" w:type="dxa"/>
          </w:tcPr>
          <w:p w14:paraId="67CFE353" w14:textId="77777777" w:rsidR="004E65E5" w:rsidRPr="0062777C" w:rsidRDefault="004E65E5" w:rsidP="0062777C">
            <w:pPr>
              <w:jc w:val="left"/>
              <w:rPr>
                <w:rFonts w:asciiTheme="minorHAnsi" w:hAnsiTheme="minorHAnsi" w:cstheme="minorHAnsi"/>
                <w:szCs w:val="22"/>
              </w:rPr>
            </w:pPr>
          </w:p>
        </w:tc>
      </w:tr>
      <w:tr w:rsidR="00F97CF4" w:rsidRPr="009009DB" w14:paraId="47D1BA66" w14:textId="77777777" w:rsidTr="00F97CF4">
        <w:tc>
          <w:tcPr>
            <w:tcW w:w="797" w:type="dxa"/>
          </w:tcPr>
          <w:p w14:paraId="5AA2BB2A" w14:textId="77777777" w:rsidR="004E65E5" w:rsidRPr="00F524AB" w:rsidRDefault="004E65E5" w:rsidP="00D21035">
            <w:pPr>
              <w:pStyle w:val="ListParagraph"/>
            </w:pPr>
          </w:p>
        </w:tc>
        <w:tc>
          <w:tcPr>
            <w:tcW w:w="2331" w:type="dxa"/>
          </w:tcPr>
          <w:p w14:paraId="2FF3294E" w14:textId="53E8B3B2"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RECEIVED_TIME</w:t>
            </w:r>
          </w:p>
        </w:tc>
        <w:tc>
          <w:tcPr>
            <w:tcW w:w="1417" w:type="dxa"/>
          </w:tcPr>
          <w:p w14:paraId="1E845028" w14:textId="214288EF"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9(6)</w:t>
            </w:r>
          </w:p>
        </w:tc>
        <w:tc>
          <w:tcPr>
            <w:tcW w:w="1073" w:type="dxa"/>
          </w:tcPr>
          <w:p w14:paraId="5503D88F" w14:textId="7943C8FC" w:rsidR="004E65E5" w:rsidRPr="0062777C" w:rsidRDefault="00261E56"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35</w:t>
            </w:r>
          </w:p>
        </w:tc>
        <w:tc>
          <w:tcPr>
            <w:tcW w:w="2551" w:type="dxa"/>
          </w:tcPr>
          <w:p w14:paraId="0F97D179" w14:textId="2C4A855A" w:rsidR="004E65E5" w:rsidRPr="0062777C" w:rsidRDefault="00F31C3A" w:rsidP="0062777C">
            <w:pPr>
              <w:pStyle w:val="Normalwithspace"/>
              <w:spacing w:before="0"/>
              <w:jc w:val="left"/>
              <w:rPr>
                <w:rFonts w:asciiTheme="minorHAnsi" w:hAnsiTheme="minorHAnsi" w:cstheme="minorHAnsi"/>
                <w:szCs w:val="22"/>
                <w:lang w:val="en-AU"/>
              </w:rPr>
            </w:pPr>
            <w:r w:rsidRPr="00E06696">
              <w:rPr>
                <w:rFonts w:asciiTheme="minorHAnsi" w:hAnsiTheme="minorHAnsi" w:cstheme="minorHAnsi"/>
                <w:szCs w:val="22"/>
              </w:rPr>
              <w:t>Time when the bank receives the transaction</w:t>
            </w:r>
            <w:r>
              <w:rPr>
                <w:rFonts w:asciiTheme="minorHAnsi" w:hAnsiTheme="minorHAnsi" w:cstheme="minorHAnsi"/>
                <w:szCs w:val="22"/>
              </w:rPr>
              <w:t xml:space="preserve"> from ATM/</w:t>
            </w:r>
            <w:proofErr w:type="spellStart"/>
            <w:r>
              <w:rPr>
                <w:rFonts w:asciiTheme="minorHAnsi" w:hAnsiTheme="minorHAnsi" w:cstheme="minorHAnsi"/>
                <w:szCs w:val="22"/>
              </w:rPr>
              <w:t>iBanking</w:t>
            </w:r>
            <w:proofErr w:type="spellEnd"/>
            <w:r>
              <w:rPr>
                <w:rFonts w:asciiTheme="minorHAnsi" w:hAnsiTheme="minorHAnsi" w:cstheme="minorHAnsi"/>
                <w:szCs w:val="22"/>
              </w:rPr>
              <w:t>/mobile app by retail customers</w:t>
            </w:r>
          </w:p>
        </w:tc>
        <w:tc>
          <w:tcPr>
            <w:tcW w:w="2977" w:type="dxa"/>
          </w:tcPr>
          <w:p w14:paraId="4E4BDB88" w14:textId="420BD47E" w:rsidR="004E65E5" w:rsidRPr="0062777C" w:rsidRDefault="00F31C3A"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be a valid time in HHMM format (24-hour).</w:t>
            </w:r>
          </w:p>
        </w:tc>
        <w:tc>
          <w:tcPr>
            <w:tcW w:w="3038" w:type="dxa"/>
          </w:tcPr>
          <w:p w14:paraId="4F31E2AC" w14:textId="77777777" w:rsidR="004E65E5" w:rsidRPr="0062777C" w:rsidRDefault="004E65E5" w:rsidP="0062777C">
            <w:pPr>
              <w:jc w:val="left"/>
              <w:rPr>
                <w:rFonts w:asciiTheme="minorHAnsi" w:hAnsiTheme="minorHAnsi" w:cstheme="minorHAnsi"/>
                <w:szCs w:val="22"/>
              </w:rPr>
            </w:pPr>
          </w:p>
        </w:tc>
      </w:tr>
      <w:tr w:rsidR="00F97CF4" w:rsidRPr="009009DB" w14:paraId="53A1BA06" w14:textId="77777777" w:rsidTr="00F97CF4">
        <w:tc>
          <w:tcPr>
            <w:tcW w:w="797" w:type="dxa"/>
          </w:tcPr>
          <w:p w14:paraId="62AD9467" w14:textId="77777777" w:rsidR="004E65E5" w:rsidRPr="00F524AB" w:rsidRDefault="004E65E5" w:rsidP="00D21035">
            <w:pPr>
              <w:pStyle w:val="ListParagraph"/>
            </w:pPr>
          </w:p>
        </w:tc>
        <w:tc>
          <w:tcPr>
            <w:tcW w:w="2331" w:type="dxa"/>
          </w:tcPr>
          <w:p w14:paraId="38231054" w14:textId="7E6A53D0"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TRANS_TYPE</w:t>
            </w:r>
          </w:p>
        </w:tc>
        <w:tc>
          <w:tcPr>
            <w:tcW w:w="1417" w:type="dxa"/>
          </w:tcPr>
          <w:p w14:paraId="34364959" w14:textId="501E5862"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X(3)</w:t>
            </w:r>
          </w:p>
        </w:tc>
        <w:tc>
          <w:tcPr>
            <w:tcW w:w="1073" w:type="dxa"/>
          </w:tcPr>
          <w:p w14:paraId="21A8A537" w14:textId="7C52A2EC" w:rsidR="004E65E5" w:rsidRPr="0062777C" w:rsidRDefault="00261E56"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41</w:t>
            </w:r>
          </w:p>
        </w:tc>
        <w:tc>
          <w:tcPr>
            <w:tcW w:w="2551" w:type="dxa"/>
          </w:tcPr>
          <w:p w14:paraId="5DD6E633" w14:textId="554D1D44" w:rsidR="004E65E5" w:rsidRPr="0062777C" w:rsidRDefault="00F31C3A"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rPr>
              <w:t>Transaction type</w:t>
            </w:r>
          </w:p>
        </w:tc>
        <w:tc>
          <w:tcPr>
            <w:tcW w:w="2977" w:type="dxa"/>
          </w:tcPr>
          <w:p w14:paraId="184A2DB6" w14:textId="2EEA1FBA" w:rsidR="004E65E5" w:rsidRPr="0062777C" w:rsidRDefault="00F31C3A"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be ‘TE_’.</w:t>
            </w:r>
          </w:p>
        </w:tc>
        <w:tc>
          <w:tcPr>
            <w:tcW w:w="3038" w:type="dxa"/>
          </w:tcPr>
          <w:p w14:paraId="70C86A45" w14:textId="3B43C789" w:rsidR="004E65E5" w:rsidRPr="0062777C" w:rsidRDefault="002E7894" w:rsidP="0062777C">
            <w:pPr>
              <w:jc w:val="left"/>
              <w:rPr>
                <w:rFonts w:asciiTheme="minorHAnsi" w:hAnsiTheme="minorHAnsi" w:cstheme="minorHAnsi"/>
                <w:szCs w:val="22"/>
              </w:rPr>
            </w:pPr>
            <w:ins w:id="904" w:author="Yichen GU from.TOPPAN (MAS)" w:date="2026-01-16T15:46:00Z" w16du:dateUtc="2026-01-16T07:46:00Z">
              <w:r>
                <w:rPr>
                  <w:rFonts w:asciiTheme="minorHAnsi" w:hAnsiTheme="minorHAnsi" w:cstheme="minorHAnsi"/>
                  <w:szCs w:val="22"/>
                </w:rPr>
                <w:t>Allows the special character ‘_’.</w:t>
              </w:r>
            </w:ins>
          </w:p>
        </w:tc>
      </w:tr>
      <w:tr w:rsidR="00F97CF4" w:rsidRPr="009009DB" w14:paraId="744F8662" w14:textId="77777777" w:rsidTr="00F97CF4">
        <w:tc>
          <w:tcPr>
            <w:tcW w:w="797" w:type="dxa"/>
          </w:tcPr>
          <w:p w14:paraId="740C7688" w14:textId="77777777" w:rsidR="004E65E5" w:rsidRPr="00F524AB" w:rsidRDefault="004E65E5" w:rsidP="00D21035">
            <w:pPr>
              <w:pStyle w:val="ListParagraph"/>
            </w:pPr>
          </w:p>
        </w:tc>
        <w:tc>
          <w:tcPr>
            <w:tcW w:w="2331" w:type="dxa"/>
          </w:tcPr>
          <w:p w14:paraId="1D2C22FD" w14:textId="29E340BC"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NOMINAL_AMT</w:t>
            </w:r>
          </w:p>
        </w:tc>
        <w:tc>
          <w:tcPr>
            <w:tcW w:w="1417" w:type="dxa"/>
          </w:tcPr>
          <w:p w14:paraId="414706D2" w14:textId="0E372BC4"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9(11)</w:t>
            </w:r>
          </w:p>
        </w:tc>
        <w:tc>
          <w:tcPr>
            <w:tcW w:w="1073" w:type="dxa"/>
          </w:tcPr>
          <w:p w14:paraId="5CDD87FE" w14:textId="3023DEFA" w:rsidR="004E65E5" w:rsidRPr="0062777C" w:rsidRDefault="00261E56"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44</w:t>
            </w:r>
          </w:p>
        </w:tc>
        <w:tc>
          <w:tcPr>
            <w:tcW w:w="2551" w:type="dxa"/>
          </w:tcPr>
          <w:p w14:paraId="39B71615" w14:textId="1D1D4A98" w:rsidR="004E65E5" w:rsidRPr="0062777C" w:rsidRDefault="00F31C3A" w:rsidP="0062777C">
            <w:pPr>
              <w:pStyle w:val="Normalwithspace"/>
              <w:spacing w:before="0"/>
              <w:jc w:val="left"/>
              <w:rPr>
                <w:rFonts w:asciiTheme="minorHAnsi" w:hAnsiTheme="minorHAnsi" w:cstheme="minorHAnsi"/>
                <w:szCs w:val="22"/>
                <w:lang w:val="en-AU"/>
              </w:rPr>
            </w:pPr>
            <w:r w:rsidRPr="00E06696">
              <w:rPr>
                <w:rFonts w:asciiTheme="minorHAnsi" w:hAnsiTheme="minorHAnsi" w:cstheme="minorHAnsi"/>
                <w:szCs w:val="22"/>
              </w:rPr>
              <w:t>Subscription Quantity</w:t>
            </w:r>
          </w:p>
        </w:tc>
        <w:tc>
          <w:tcPr>
            <w:tcW w:w="2977" w:type="dxa"/>
          </w:tcPr>
          <w:p w14:paraId="3FD6F24E" w14:textId="2349D676" w:rsidR="004E65E5" w:rsidRPr="00857344" w:rsidRDefault="00812394" w:rsidP="0062777C">
            <w:pPr>
              <w:pStyle w:val="Normalwithspace"/>
              <w:spacing w:before="0"/>
              <w:jc w:val="left"/>
              <w:rPr>
                <w:rFonts w:asciiTheme="minorHAnsi" w:hAnsiTheme="minorHAnsi" w:cstheme="minorHAnsi"/>
                <w:szCs w:val="22"/>
                <w:highlight w:val="yellow"/>
                <w:lang w:val="en-AU"/>
              </w:rPr>
            </w:pPr>
            <w:r w:rsidRPr="00857344">
              <w:rPr>
                <w:rFonts w:asciiTheme="minorHAnsi" w:hAnsiTheme="minorHAnsi" w:cstheme="minorHAnsi"/>
                <w:szCs w:val="22"/>
                <w:highlight w:val="yellow"/>
              </w:rPr>
              <w:t xml:space="preserve">The subscription amount must be a </w:t>
            </w:r>
            <w:commentRangeStart w:id="905"/>
            <w:commentRangeStart w:id="906"/>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amount per application</w:t>
            </w:r>
            <w:commentRangeEnd w:id="905"/>
            <w:r w:rsidRPr="00857344">
              <w:rPr>
                <w:rStyle w:val="CommentReference"/>
                <w:highlight w:val="yellow"/>
                <w:lang w:val="en-US"/>
              </w:rPr>
              <w:commentReference w:id="905"/>
            </w:r>
            <w:commentRangeEnd w:id="906"/>
            <w:r w:rsidRPr="00857344">
              <w:rPr>
                <w:rStyle w:val="CommentReference"/>
                <w:highlight w:val="yellow"/>
                <w:lang w:val="en-US"/>
              </w:rPr>
              <w:commentReference w:id="906"/>
            </w:r>
            <w:r w:rsidRPr="00857344">
              <w:rPr>
                <w:rFonts w:asciiTheme="minorHAnsi" w:hAnsiTheme="minorHAnsi" w:cstheme="minorHAnsi"/>
                <w:szCs w:val="22"/>
                <w:highlight w:val="yellow"/>
              </w:rPr>
              <w:t xml:space="preserve">, in multiples of the </w:t>
            </w:r>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amount.</w:t>
            </w:r>
          </w:p>
        </w:tc>
        <w:tc>
          <w:tcPr>
            <w:tcW w:w="3038" w:type="dxa"/>
          </w:tcPr>
          <w:p w14:paraId="341A6989" w14:textId="0F96A41A" w:rsidR="004E65E5" w:rsidRPr="00857344" w:rsidRDefault="00814C5B" w:rsidP="00C847DB">
            <w:pPr>
              <w:jc w:val="left"/>
              <w:rPr>
                <w:rFonts w:asciiTheme="minorHAnsi" w:hAnsiTheme="minorHAnsi" w:cstheme="minorHAnsi"/>
                <w:szCs w:val="22"/>
                <w:highlight w:val="yellow"/>
              </w:rPr>
            </w:pPr>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of each security type is </w:t>
            </w:r>
            <w:r w:rsidR="00D5478D" w:rsidRPr="00857344">
              <w:rPr>
                <w:rFonts w:asciiTheme="minorHAnsi" w:hAnsiTheme="minorHAnsi" w:cstheme="minorHAnsi"/>
                <w:szCs w:val="22"/>
                <w:highlight w:val="yellow"/>
              </w:rPr>
              <w:t>a configurable system parameter</w:t>
            </w:r>
            <w:r w:rsidRPr="00857344">
              <w:rPr>
                <w:rFonts w:asciiTheme="minorHAnsi" w:hAnsiTheme="minorHAnsi" w:cstheme="minorHAnsi"/>
                <w:szCs w:val="22"/>
                <w:highlight w:val="yellow"/>
              </w:rPr>
              <w:t xml:space="preserve"> in OMEGA. For details on managing the parameter, refer to </w:t>
            </w:r>
            <w:r w:rsidRPr="00857344">
              <w:rPr>
                <w:rFonts w:asciiTheme="minorHAnsi" w:hAnsiTheme="minorHAnsi" w:cstheme="minorHAnsi"/>
                <w:i/>
                <w:iCs/>
                <w:szCs w:val="22"/>
                <w:highlight w:val="yellow"/>
              </w:rPr>
              <w:t xml:space="preserve">MAS_OMEGA – Functional </w:t>
            </w:r>
            <w:r w:rsidRPr="00857344">
              <w:rPr>
                <w:rFonts w:asciiTheme="minorHAnsi" w:hAnsiTheme="minorHAnsi" w:cstheme="minorHAnsi"/>
                <w:i/>
                <w:iCs/>
                <w:szCs w:val="22"/>
                <w:highlight w:val="yellow"/>
              </w:rPr>
              <w:lastRenderedPageBreak/>
              <w:t>Specifications Document (Administration).</w:t>
            </w:r>
          </w:p>
        </w:tc>
      </w:tr>
      <w:tr w:rsidR="00F31C3A" w:rsidRPr="009009DB" w14:paraId="2BB66BBD" w14:textId="77777777" w:rsidTr="00F97CF4">
        <w:tc>
          <w:tcPr>
            <w:tcW w:w="797" w:type="dxa"/>
          </w:tcPr>
          <w:p w14:paraId="3DC06A53" w14:textId="77777777" w:rsidR="004E65E5" w:rsidRPr="00F524AB" w:rsidRDefault="004E65E5" w:rsidP="00D21035">
            <w:pPr>
              <w:pStyle w:val="ListParagraph"/>
            </w:pPr>
          </w:p>
        </w:tc>
        <w:tc>
          <w:tcPr>
            <w:tcW w:w="2331" w:type="dxa"/>
          </w:tcPr>
          <w:p w14:paraId="19BBB870" w14:textId="104FFE51"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COMP_NOCOMP</w:t>
            </w:r>
          </w:p>
        </w:tc>
        <w:tc>
          <w:tcPr>
            <w:tcW w:w="1417" w:type="dxa"/>
          </w:tcPr>
          <w:p w14:paraId="519F62B3" w14:textId="67DC15EE"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w:t>
            </w:r>
          </w:p>
        </w:tc>
        <w:tc>
          <w:tcPr>
            <w:tcW w:w="1073" w:type="dxa"/>
          </w:tcPr>
          <w:p w14:paraId="6A9A47D7" w14:textId="0D65FC9C" w:rsidR="004E65E5" w:rsidRPr="0062777C" w:rsidRDefault="00261E56"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55</w:t>
            </w:r>
          </w:p>
        </w:tc>
        <w:tc>
          <w:tcPr>
            <w:tcW w:w="2551" w:type="dxa"/>
          </w:tcPr>
          <w:p w14:paraId="3BC2E2A4" w14:textId="5E1C40CF" w:rsidR="004E65E5" w:rsidRPr="0062777C" w:rsidRDefault="00D56FE8" w:rsidP="00F31C3A">
            <w:pPr>
              <w:pStyle w:val="Normalwithspace"/>
              <w:spacing w:before="0"/>
              <w:jc w:val="left"/>
              <w:rPr>
                <w:rFonts w:asciiTheme="minorHAnsi" w:hAnsiTheme="minorHAnsi" w:cstheme="minorHAnsi"/>
                <w:szCs w:val="22"/>
                <w:lang w:val="en-AU"/>
              </w:rPr>
            </w:pPr>
            <w:r>
              <w:rPr>
                <w:rFonts w:asciiTheme="minorHAnsi" w:hAnsiTheme="minorHAnsi" w:cstheme="minorHAnsi"/>
                <w:szCs w:val="22"/>
              </w:rPr>
              <w:t>Competitive/non-competitive indicator</w:t>
            </w:r>
          </w:p>
        </w:tc>
        <w:tc>
          <w:tcPr>
            <w:tcW w:w="2977" w:type="dxa"/>
          </w:tcPr>
          <w:p w14:paraId="04FD3D69" w14:textId="383C7960" w:rsidR="00BD7432" w:rsidRPr="00EA04BA" w:rsidRDefault="00237057" w:rsidP="0062777C">
            <w:pPr>
              <w:pStyle w:val="Normalwithspace"/>
              <w:spacing w:before="0"/>
              <w:jc w:val="left"/>
              <w:rPr>
                <w:rFonts w:asciiTheme="minorHAnsi" w:hAnsiTheme="minorHAnsi" w:cstheme="minorHAnsi"/>
                <w:szCs w:val="22"/>
                <w:lang w:val="en-AU"/>
                <w:rPrChange w:id="907"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908" w:author="Han Xie CHAI (MAS)" w:date="2026-01-14T15:50:00Z" w16du:dateUtc="2026-01-14T07:50:00Z">
                  <w:rPr>
                    <w:rFonts w:asciiTheme="minorHAnsi" w:hAnsiTheme="minorHAnsi" w:cstheme="minorHAnsi"/>
                    <w:szCs w:val="22"/>
                    <w:highlight w:val="yellow"/>
                    <w:lang w:val="en-AU"/>
                  </w:rPr>
                </w:rPrChange>
              </w:rPr>
              <w:t>If used</w:t>
            </w:r>
            <w:r w:rsidR="00BD7432" w:rsidRPr="00EA04BA">
              <w:rPr>
                <w:rFonts w:asciiTheme="minorHAnsi" w:hAnsiTheme="minorHAnsi" w:cstheme="minorHAnsi"/>
                <w:szCs w:val="22"/>
                <w:lang w:val="en-AU"/>
                <w:rPrChange w:id="909" w:author="Han Xie CHAI (MAS)" w:date="2026-01-14T15:50:00Z" w16du:dateUtc="2026-01-14T07:50:00Z">
                  <w:rPr>
                    <w:rFonts w:asciiTheme="minorHAnsi" w:hAnsiTheme="minorHAnsi" w:cstheme="minorHAnsi"/>
                    <w:szCs w:val="22"/>
                    <w:highlight w:val="yellow"/>
                    <w:lang w:val="en-AU"/>
                  </w:rPr>
                </w:rPrChange>
              </w:rPr>
              <w:t>, must be ‘C’ or ‘N’.</w:t>
            </w:r>
          </w:p>
          <w:p w14:paraId="11FBCFFD" w14:textId="77777777" w:rsidR="00BD7432" w:rsidRPr="00514330" w:rsidRDefault="00BD7432" w:rsidP="0062777C">
            <w:pPr>
              <w:pStyle w:val="Normalwithspace"/>
              <w:spacing w:before="0"/>
              <w:jc w:val="left"/>
              <w:rPr>
                <w:rFonts w:asciiTheme="minorHAnsi" w:hAnsiTheme="minorHAnsi" w:cstheme="minorHAnsi"/>
                <w:szCs w:val="22"/>
                <w:highlight w:val="yellow"/>
                <w:lang w:val="en-AU"/>
              </w:rPr>
            </w:pPr>
          </w:p>
          <w:p w14:paraId="60213244" w14:textId="77777777" w:rsidR="00514330" w:rsidRDefault="00514330" w:rsidP="0062777C">
            <w:pPr>
              <w:pStyle w:val="Normalwithspace"/>
              <w:spacing w:before="0"/>
              <w:jc w:val="left"/>
              <w:rPr>
                <w:rFonts w:asciiTheme="minorHAnsi" w:hAnsiTheme="minorHAnsi" w:cstheme="minorHAnsi"/>
                <w:szCs w:val="22"/>
                <w:highlight w:val="yellow"/>
                <w:lang w:val="en-AU"/>
              </w:rPr>
            </w:pPr>
          </w:p>
          <w:p w14:paraId="76677671" w14:textId="77777777" w:rsidR="00514330" w:rsidRDefault="00514330" w:rsidP="0062777C">
            <w:pPr>
              <w:pStyle w:val="Normalwithspace"/>
              <w:spacing w:before="0"/>
              <w:jc w:val="left"/>
              <w:rPr>
                <w:rFonts w:asciiTheme="minorHAnsi" w:hAnsiTheme="minorHAnsi" w:cstheme="minorHAnsi"/>
                <w:szCs w:val="22"/>
                <w:highlight w:val="yellow"/>
                <w:lang w:val="en-AU"/>
              </w:rPr>
            </w:pPr>
          </w:p>
          <w:p w14:paraId="1C4DC29F" w14:textId="77777777" w:rsidR="00514330" w:rsidRDefault="00514330" w:rsidP="0062777C">
            <w:pPr>
              <w:pStyle w:val="Normalwithspace"/>
              <w:spacing w:before="0"/>
              <w:jc w:val="left"/>
              <w:rPr>
                <w:rFonts w:asciiTheme="minorHAnsi" w:hAnsiTheme="minorHAnsi" w:cstheme="minorHAnsi"/>
                <w:szCs w:val="22"/>
                <w:highlight w:val="yellow"/>
                <w:lang w:val="en-AU"/>
              </w:rPr>
            </w:pPr>
          </w:p>
          <w:p w14:paraId="3E7D77C2" w14:textId="459FBE21" w:rsidR="004E65E5" w:rsidRPr="00514330" w:rsidRDefault="00237057" w:rsidP="0062777C">
            <w:pPr>
              <w:pStyle w:val="Normalwithspace"/>
              <w:spacing w:before="0"/>
              <w:jc w:val="left"/>
              <w:rPr>
                <w:rFonts w:asciiTheme="minorHAnsi" w:hAnsiTheme="minorHAnsi" w:cstheme="minorHAnsi"/>
                <w:szCs w:val="22"/>
                <w:highlight w:val="yellow"/>
                <w:lang w:val="en-AU"/>
              </w:rPr>
            </w:pPr>
            <w:r w:rsidRPr="00514330">
              <w:rPr>
                <w:rFonts w:asciiTheme="minorHAnsi" w:hAnsiTheme="minorHAnsi" w:cstheme="minorHAnsi"/>
                <w:szCs w:val="22"/>
                <w:highlight w:val="yellow"/>
                <w:lang w:val="en-AU"/>
              </w:rPr>
              <w:t>If unused</w:t>
            </w:r>
            <w:r w:rsidR="00BD7432" w:rsidRPr="00514330">
              <w:rPr>
                <w:rFonts w:asciiTheme="minorHAnsi" w:hAnsiTheme="minorHAnsi" w:cstheme="minorHAnsi"/>
                <w:szCs w:val="22"/>
                <w:highlight w:val="yellow"/>
                <w:lang w:val="en-AU"/>
              </w:rPr>
              <w:t>, must be padded with space (but no hard validation).</w:t>
            </w:r>
          </w:p>
        </w:tc>
        <w:tc>
          <w:tcPr>
            <w:tcW w:w="3038" w:type="dxa"/>
          </w:tcPr>
          <w:p w14:paraId="6CB5CDCF" w14:textId="5D0E27F0" w:rsidR="00514330" w:rsidRPr="00EA04BA" w:rsidRDefault="00514330" w:rsidP="00514330">
            <w:pPr>
              <w:jc w:val="left"/>
              <w:rPr>
                <w:rFonts w:asciiTheme="minorHAnsi" w:hAnsiTheme="minorHAnsi" w:cstheme="minorHAnsi"/>
                <w:szCs w:val="22"/>
                <w:lang w:val="en-AU"/>
                <w:rPrChange w:id="910"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911" w:author="Han Xie CHAI (MAS)" w:date="2026-01-14T15:50:00Z" w16du:dateUtc="2026-01-14T07:50:00Z">
                  <w:rPr>
                    <w:rFonts w:asciiTheme="minorHAnsi" w:hAnsiTheme="minorHAnsi" w:cstheme="minorHAnsi"/>
                    <w:szCs w:val="22"/>
                    <w:highlight w:val="yellow"/>
                    <w:lang w:val="en-AU"/>
                  </w:rPr>
                </w:rPrChange>
              </w:rPr>
              <w:t>Used for auction</w:t>
            </w:r>
            <w:r w:rsidR="00D41AAE" w:rsidRPr="00EA04BA">
              <w:rPr>
                <w:rFonts w:asciiTheme="minorHAnsi" w:hAnsiTheme="minorHAnsi" w:cstheme="minorHAnsi"/>
                <w:szCs w:val="22"/>
                <w:lang w:val="en-AU"/>
                <w:rPrChange w:id="912" w:author="Han Xie CHAI (MAS)" w:date="2026-01-14T15:50:00Z" w16du:dateUtc="2026-01-14T07:50:00Z">
                  <w:rPr>
                    <w:rFonts w:asciiTheme="minorHAnsi" w:hAnsiTheme="minorHAnsi" w:cstheme="minorHAnsi"/>
                    <w:szCs w:val="22"/>
                    <w:highlight w:val="yellow"/>
                    <w:lang w:val="en-AU"/>
                  </w:rPr>
                </w:rPrChange>
              </w:rPr>
              <w:t xml:space="preserve"> or</w:t>
            </w:r>
            <w:r w:rsidRPr="00EA04BA">
              <w:rPr>
                <w:rFonts w:asciiTheme="minorHAnsi" w:hAnsiTheme="minorHAnsi" w:cstheme="minorHAnsi"/>
                <w:szCs w:val="22"/>
                <w:lang w:val="en-AU"/>
                <w:rPrChange w:id="913" w:author="Han Xie CHAI (MAS)" w:date="2026-01-14T15:50:00Z" w16du:dateUtc="2026-01-14T07:50:00Z">
                  <w:rPr>
                    <w:rFonts w:asciiTheme="minorHAnsi" w:hAnsiTheme="minorHAnsi" w:cstheme="minorHAnsi"/>
                    <w:szCs w:val="22"/>
                    <w:highlight w:val="yellow"/>
                    <w:lang w:val="en-AU"/>
                  </w:rPr>
                </w:rPrChange>
              </w:rPr>
              <w:t xml:space="preserve"> mini-auction.</w:t>
            </w:r>
          </w:p>
          <w:p w14:paraId="57726347" w14:textId="0F66902D" w:rsidR="00F31C3A" w:rsidRPr="00EA04BA" w:rsidRDefault="00F31C3A" w:rsidP="00F31C3A">
            <w:pPr>
              <w:pStyle w:val="Normalwithspace"/>
              <w:spacing w:before="0"/>
              <w:jc w:val="left"/>
              <w:rPr>
                <w:rFonts w:asciiTheme="minorHAnsi" w:hAnsiTheme="minorHAnsi" w:cstheme="minorHAnsi"/>
                <w:szCs w:val="22"/>
                <w:lang w:val="en-AU"/>
                <w:rPrChange w:id="914"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915" w:author="Han Xie CHAI (MAS)" w:date="2026-01-14T15:50:00Z" w16du:dateUtc="2026-01-14T07:50:00Z">
                  <w:rPr>
                    <w:rFonts w:asciiTheme="minorHAnsi" w:hAnsiTheme="minorHAnsi" w:cstheme="minorHAnsi"/>
                    <w:szCs w:val="22"/>
                    <w:highlight w:val="yellow"/>
                    <w:lang w:val="en-AU"/>
                  </w:rPr>
                </w:rPrChange>
              </w:rPr>
              <w:t>C – competitive bid</w:t>
            </w:r>
          </w:p>
          <w:p w14:paraId="6F5BD066" w14:textId="59E896CA" w:rsidR="00F31C3A" w:rsidRPr="00EA04BA" w:rsidRDefault="00F31C3A" w:rsidP="00F31C3A">
            <w:pPr>
              <w:pStyle w:val="Normalwithspace"/>
              <w:spacing w:before="0"/>
              <w:jc w:val="left"/>
              <w:rPr>
                <w:rFonts w:asciiTheme="minorHAnsi" w:hAnsiTheme="minorHAnsi" w:cstheme="minorHAnsi"/>
                <w:szCs w:val="22"/>
                <w:lang w:val="en-AU"/>
                <w:rPrChange w:id="916"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917" w:author="Han Xie CHAI (MAS)" w:date="2026-01-14T15:50:00Z" w16du:dateUtc="2026-01-14T07:50:00Z">
                  <w:rPr>
                    <w:rFonts w:asciiTheme="minorHAnsi" w:hAnsiTheme="minorHAnsi" w:cstheme="minorHAnsi"/>
                    <w:szCs w:val="22"/>
                    <w:highlight w:val="yellow"/>
                    <w:lang w:val="en-AU"/>
                  </w:rPr>
                </w:rPrChange>
              </w:rPr>
              <w:t>N – non-competitive bid</w:t>
            </w:r>
          </w:p>
          <w:p w14:paraId="1893E6BC" w14:textId="125F7A9A" w:rsidR="004E65E5" w:rsidRPr="00514330" w:rsidRDefault="004E65E5" w:rsidP="00BD7432">
            <w:pPr>
              <w:pStyle w:val="Normalwithspace"/>
              <w:spacing w:before="0"/>
              <w:jc w:val="left"/>
              <w:rPr>
                <w:rFonts w:asciiTheme="minorHAnsi" w:hAnsiTheme="minorHAnsi" w:cstheme="minorHAnsi"/>
                <w:szCs w:val="22"/>
                <w:highlight w:val="yellow"/>
                <w:lang w:val="en-AU"/>
              </w:rPr>
            </w:pPr>
          </w:p>
          <w:p w14:paraId="6E682092" w14:textId="5A16390E" w:rsidR="00BD7432" w:rsidRPr="00514330" w:rsidRDefault="00BD7432" w:rsidP="00BD7432">
            <w:pPr>
              <w:pStyle w:val="Normalwithspace"/>
              <w:spacing w:before="0"/>
              <w:jc w:val="left"/>
              <w:rPr>
                <w:rFonts w:asciiTheme="minorHAnsi" w:hAnsiTheme="minorHAnsi" w:cstheme="minorHAnsi"/>
                <w:szCs w:val="22"/>
                <w:highlight w:val="yellow"/>
                <w:lang w:val="en-AU"/>
              </w:rPr>
            </w:pPr>
            <w:r w:rsidRPr="00514330">
              <w:rPr>
                <w:rFonts w:asciiTheme="minorHAnsi" w:hAnsiTheme="minorHAnsi" w:cstheme="minorHAnsi"/>
                <w:szCs w:val="22"/>
                <w:highlight w:val="yellow"/>
                <w:lang w:val="en-AU"/>
              </w:rPr>
              <w:t>Unused for syndication</w:t>
            </w:r>
            <w:r w:rsidR="00365CB2" w:rsidRPr="00514330">
              <w:rPr>
                <w:rFonts w:asciiTheme="minorHAnsi" w:hAnsiTheme="minorHAnsi" w:cstheme="minorHAnsi"/>
                <w:szCs w:val="22"/>
                <w:highlight w:val="yellow"/>
                <w:lang w:val="en-AU"/>
              </w:rPr>
              <w:t>.</w:t>
            </w:r>
          </w:p>
        </w:tc>
      </w:tr>
      <w:tr w:rsidR="00F31C3A" w:rsidRPr="009009DB" w14:paraId="794AC042" w14:textId="77777777" w:rsidTr="00F97CF4">
        <w:tc>
          <w:tcPr>
            <w:tcW w:w="797" w:type="dxa"/>
          </w:tcPr>
          <w:p w14:paraId="493BC10F" w14:textId="77777777" w:rsidR="004E65E5" w:rsidRPr="00F524AB" w:rsidRDefault="004E65E5" w:rsidP="00D21035">
            <w:pPr>
              <w:pStyle w:val="ListParagraph"/>
            </w:pPr>
          </w:p>
        </w:tc>
        <w:tc>
          <w:tcPr>
            <w:tcW w:w="2331" w:type="dxa"/>
          </w:tcPr>
          <w:p w14:paraId="146A4640" w14:textId="43BEA84D"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BID_YIELD_SIGN</w:t>
            </w:r>
          </w:p>
        </w:tc>
        <w:tc>
          <w:tcPr>
            <w:tcW w:w="1417" w:type="dxa"/>
          </w:tcPr>
          <w:p w14:paraId="4C15CB02" w14:textId="044B636C"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w:t>
            </w:r>
          </w:p>
        </w:tc>
        <w:tc>
          <w:tcPr>
            <w:tcW w:w="1073" w:type="dxa"/>
          </w:tcPr>
          <w:p w14:paraId="7B19E9AF" w14:textId="5DA73B58" w:rsidR="004E65E5" w:rsidRPr="0062777C" w:rsidRDefault="00261E56"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56</w:t>
            </w:r>
          </w:p>
        </w:tc>
        <w:tc>
          <w:tcPr>
            <w:tcW w:w="2551" w:type="dxa"/>
          </w:tcPr>
          <w:p w14:paraId="2C26D63C" w14:textId="5D3B8C0E" w:rsidR="004E65E5" w:rsidRPr="0062777C" w:rsidDel="00022FB2" w:rsidRDefault="00D56FE8"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Bid yield sign</w:t>
            </w:r>
          </w:p>
        </w:tc>
        <w:tc>
          <w:tcPr>
            <w:tcW w:w="2977" w:type="dxa"/>
          </w:tcPr>
          <w:p w14:paraId="6282101E" w14:textId="128DC007" w:rsidR="00D56FE8" w:rsidRPr="00EA04BA" w:rsidRDefault="00F8416C" w:rsidP="0062777C">
            <w:pPr>
              <w:pStyle w:val="Normalwithspace"/>
              <w:spacing w:before="0"/>
              <w:jc w:val="left"/>
              <w:rPr>
                <w:rFonts w:asciiTheme="minorHAnsi" w:hAnsiTheme="minorHAnsi" w:cstheme="minorHAnsi"/>
                <w:szCs w:val="22"/>
                <w:lang w:val="en-AU"/>
                <w:rPrChange w:id="918"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919" w:author="Han Xie CHAI (MAS)" w:date="2026-01-14T15:50:00Z" w16du:dateUtc="2026-01-14T07:50:00Z">
                  <w:rPr>
                    <w:rFonts w:asciiTheme="minorHAnsi" w:hAnsiTheme="minorHAnsi" w:cstheme="minorHAnsi"/>
                    <w:szCs w:val="22"/>
                    <w:highlight w:val="yellow"/>
                    <w:lang w:val="en-AU"/>
                  </w:rPr>
                </w:rPrChange>
              </w:rPr>
              <w:t>If used</w:t>
            </w:r>
            <w:r w:rsidR="00D56FE8" w:rsidRPr="00EA04BA">
              <w:rPr>
                <w:rFonts w:asciiTheme="minorHAnsi" w:hAnsiTheme="minorHAnsi" w:cstheme="minorHAnsi"/>
                <w:szCs w:val="22"/>
                <w:lang w:val="en-AU"/>
                <w:rPrChange w:id="920" w:author="Han Xie CHAI (MAS)" w:date="2026-01-14T15:50:00Z" w16du:dateUtc="2026-01-14T07:50:00Z">
                  <w:rPr>
                    <w:rFonts w:asciiTheme="minorHAnsi" w:hAnsiTheme="minorHAnsi" w:cstheme="minorHAnsi"/>
                    <w:szCs w:val="22"/>
                    <w:highlight w:val="yellow"/>
                    <w:lang w:val="en-AU"/>
                  </w:rPr>
                </w:rPrChange>
              </w:rPr>
              <w:t>, must be ‘+’ or ‘-’.</w:t>
            </w:r>
          </w:p>
          <w:p w14:paraId="53437782" w14:textId="77777777" w:rsidR="00D56FE8" w:rsidRPr="00961574" w:rsidRDefault="00D56FE8" w:rsidP="0062777C">
            <w:pPr>
              <w:pStyle w:val="Normalwithspace"/>
              <w:spacing w:before="0"/>
              <w:jc w:val="left"/>
              <w:rPr>
                <w:rFonts w:asciiTheme="minorHAnsi" w:hAnsiTheme="minorHAnsi" w:cstheme="minorHAnsi"/>
                <w:szCs w:val="22"/>
                <w:highlight w:val="yellow"/>
                <w:lang w:val="en-AU"/>
              </w:rPr>
            </w:pPr>
          </w:p>
          <w:p w14:paraId="759D2330" w14:textId="77777777" w:rsidR="00F8416C" w:rsidRDefault="00F8416C" w:rsidP="0062777C">
            <w:pPr>
              <w:pStyle w:val="Normalwithspace"/>
              <w:spacing w:before="0"/>
              <w:jc w:val="left"/>
              <w:rPr>
                <w:rFonts w:asciiTheme="minorHAnsi" w:hAnsiTheme="minorHAnsi" w:cstheme="minorHAnsi"/>
                <w:szCs w:val="22"/>
                <w:highlight w:val="yellow"/>
                <w:lang w:val="en-AU"/>
              </w:rPr>
            </w:pPr>
          </w:p>
          <w:p w14:paraId="1F4A5DB7" w14:textId="77777777" w:rsidR="00961574" w:rsidRDefault="00961574" w:rsidP="0062777C">
            <w:pPr>
              <w:pStyle w:val="Normalwithspace"/>
              <w:spacing w:before="0"/>
              <w:jc w:val="left"/>
              <w:rPr>
                <w:rFonts w:asciiTheme="minorHAnsi" w:hAnsiTheme="minorHAnsi" w:cstheme="minorHAnsi"/>
                <w:szCs w:val="22"/>
                <w:highlight w:val="yellow"/>
                <w:lang w:val="en-AU"/>
              </w:rPr>
            </w:pPr>
          </w:p>
          <w:p w14:paraId="3E619BCD" w14:textId="77777777" w:rsidR="00961574" w:rsidRDefault="00961574" w:rsidP="0062777C">
            <w:pPr>
              <w:pStyle w:val="Normalwithspace"/>
              <w:spacing w:before="0"/>
              <w:jc w:val="left"/>
              <w:rPr>
                <w:ins w:id="921" w:author="Yichen GU from.TOPPAN (MAS)" w:date="2026-01-16T15:48:00Z" w16du:dateUtc="2026-01-16T07:48:00Z"/>
                <w:rFonts w:asciiTheme="minorHAnsi" w:hAnsiTheme="minorHAnsi" w:cstheme="minorHAnsi"/>
                <w:szCs w:val="22"/>
                <w:highlight w:val="yellow"/>
                <w:lang w:val="en-AU"/>
              </w:rPr>
            </w:pPr>
          </w:p>
          <w:p w14:paraId="3D4DF871" w14:textId="77777777" w:rsidR="002E7894" w:rsidRDefault="002E7894" w:rsidP="0062777C">
            <w:pPr>
              <w:pStyle w:val="Normalwithspace"/>
              <w:spacing w:before="0"/>
              <w:jc w:val="left"/>
              <w:rPr>
                <w:ins w:id="922" w:author="Yichen GU from.TOPPAN (MAS)" w:date="2026-01-16T15:48:00Z" w16du:dateUtc="2026-01-16T07:48:00Z"/>
                <w:rFonts w:asciiTheme="minorHAnsi" w:hAnsiTheme="minorHAnsi" w:cstheme="minorHAnsi"/>
                <w:szCs w:val="22"/>
                <w:highlight w:val="yellow"/>
                <w:lang w:val="en-AU"/>
              </w:rPr>
            </w:pPr>
          </w:p>
          <w:p w14:paraId="0DB73986" w14:textId="77777777" w:rsidR="002E7894" w:rsidRPr="00961574" w:rsidRDefault="002E7894" w:rsidP="0062777C">
            <w:pPr>
              <w:pStyle w:val="Normalwithspace"/>
              <w:spacing w:before="0"/>
              <w:jc w:val="left"/>
              <w:rPr>
                <w:rFonts w:asciiTheme="minorHAnsi" w:hAnsiTheme="minorHAnsi" w:cstheme="minorHAnsi"/>
                <w:szCs w:val="22"/>
                <w:highlight w:val="yellow"/>
                <w:lang w:val="en-AU"/>
              </w:rPr>
            </w:pPr>
          </w:p>
          <w:p w14:paraId="68F598C8" w14:textId="52B9E71D" w:rsidR="004E65E5" w:rsidRPr="00961574" w:rsidRDefault="00F8416C" w:rsidP="0062777C">
            <w:pPr>
              <w:pStyle w:val="Normalwithspace"/>
              <w:spacing w:before="0"/>
              <w:jc w:val="left"/>
              <w:rPr>
                <w:rFonts w:asciiTheme="minorHAnsi" w:hAnsiTheme="minorHAnsi" w:cstheme="minorHAnsi"/>
                <w:szCs w:val="22"/>
                <w:highlight w:val="yellow"/>
                <w:lang w:val="en-AU"/>
              </w:rPr>
            </w:pPr>
            <w:r w:rsidRPr="00961574">
              <w:rPr>
                <w:rFonts w:asciiTheme="minorHAnsi" w:hAnsiTheme="minorHAnsi" w:cstheme="minorHAnsi"/>
                <w:szCs w:val="22"/>
                <w:highlight w:val="yellow"/>
                <w:lang w:val="en-AU"/>
              </w:rPr>
              <w:t>If unused</w:t>
            </w:r>
            <w:r w:rsidR="00D56FE8" w:rsidRPr="00961574">
              <w:rPr>
                <w:rFonts w:asciiTheme="minorHAnsi" w:hAnsiTheme="minorHAnsi" w:cstheme="minorHAnsi"/>
                <w:szCs w:val="22"/>
                <w:highlight w:val="yellow"/>
                <w:lang w:val="en-AU"/>
              </w:rPr>
              <w:t>, must be padded with space (but no hard validation).</w:t>
            </w:r>
          </w:p>
        </w:tc>
        <w:tc>
          <w:tcPr>
            <w:tcW w:w="3038" w:type="dxa"/>
          </w:tcPr>
          <w:p w14:paraId="2968840A" w14:textId="200AC9C8" w:rsidR="002E7894" w:rsidRDefault="002E7894" w:rsidP="00D56FE8">
            <w:pPr>
              <w:jc w:val="left"/>
              <w:rPr>
                <w:ins w:id="923" w:author="Yichen GU from.TOPPAN (MAS)" w:date="2026-01-16T15:47:00Z" w16du:dateUtc="2026-01-16T07:47:00Z"/>
                <w:rFonts w:asciiTheme="minorHAnsi" w:hAnsiTheme="minorHAnsi" w:cstheme="minorHAnsi"/>
                <w:szCs w:val="22"/>
                <w:lang w:val="en-AU"/>
              </w:rPr>
            </w:pPr>
            <w:ins w:id="924" w:author="Yichen GU from.TOPPAN (MAS)" w:date="2026-01-16T15:47:00Z" w16du:dateUtc="2026-01-16T07:47:00Z">
              <w:r>
                <w:rPr>
                  <w:rFonts w:asciiTheme="minorHAnsi" w:hAnsiTheme="minorHAnsi" w:cstheme="minorHAnsi"/>
                  <w:szCs w:val="22"/>
                  <w:lang w:val="en-AU"/>
                </w:rPr>
                <w:t>Allows the special characters ‘+’ and ‘-’</w:t>
              </w:r>
            </w:ins>
            <w:ins w:id="925" w:author="Yichen GU from.TOPPAN (MAS)" w:date="2026-01-16T15:48:00Z" w16du:dateUtc="2026-01-16T07:48:00Z">
              <w:r>
                <w:rPr>
                  <w:rFonts w:asciiTheme="minorHAnsi" w:hAnsiTheme="minorHAnsi" w:cstheme="minorHAnsi"/>
                  <w:szCs w:val="22"/>
                  <w:lang w:val="en-AU"/>
                </w:rPr>
                <w:t>.</w:t>
              </w:r>
            </w:ins>
          </w:p>
          <w:p w14:paraId="5ACCDA5B" w14:textId="0F0762DD" w:rsidR="00961574" w:rsidRPr="00EA04BA" w:rsidRDefault="00961574" w:rsidP="00D56FE8">
            <w:pPr>
              <w:jc w:val="left"/>
              <w:rPr>
                <w:rFonts w:asciiTheme="minorHAnsi" w:hAnsiTheme="minorHAnsi" w:cstheme="minorHAnsi"/>
                <w:szCs w:val="22"/>
                <w:lang w:val="en-AU"/>
                <w:rPrChange w:id="926"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927" w:author="Han Xie CHAI (MAS)" w:date="2026-01-14T15:50:00Z" w16du:dateUtc="2026-01-14T07:50:00Z">
                  <w:rPr>
                    <w:rFonts w:asciiTheme="minorHAnsi" w:hAnsiTheme="minorHAnsi" w:cstheme="minorHAnsi"/>
                    <w:szCs w:val="22"/>
                    <w:highlight w:val="yellow"/>
                    <w:lang w:val="en-AU"/>
                  </w:rPr>
                </w:rPrChange>
              </w:rPr>
              <w:t>Used for auction or mini-auctio</w:t>
            </w:r>
            <w:r w:rsidR="00E67EE1" w:rsidRPr="00EA04BA">
              <w:rPr>
                <w:rFonts w:asciiTheme="minorHAnsi" w:hAnsiTheme="minorHAnsi" w:cstheme="minorHAnsi"/>
                <w:szCs w:val="22"/>
                <w:lang w:val="en-AU"/>
                <w:rPrChange w:id="928" w:author="Han Xie CHAI (MAS)" w:date="2026-01-14T15:50:00Z" w16du:dateUtc="2026-01-14T07:50:00Z">
                  <w:rPr>
                    <w:rFonts w:asciiTheme="minorHAnsi" w:hAnsiTheme="minorHAnsi" w:cstheme="minorHAnsi"/>
                    <w:szCs w:val="22"/>
                    <w:highlight w:val="yellow"/>
                    <w:lang w:val="en-AU"/>
                  </w:rPr>
                </w:rPrChange>
              </w:rPr>
              <w:t>n</w:t>
            </w:r>
            <w:r w:rsidRPr="00EA04BA">
              <w:rPr>
                <w:rFonts w:asciiTheme="minorHAnsi" w:hAnsiTheme="minorHAnsi" w:cstheme="minorHAnsi"/>
                <w:szCs w:val="22"/>
                <w:lang w:val="en-AU"/>
                <w:rPrChange w:id="929" w:author="Han Xie CHAI (MAS)" w:date="2026-01-14T15:50:00Z" w16du:dateUtc="2026-01-14T07:50:00Z">
                  <w:rPr>
                    <w:rFonts w:asciiTheme="minorHAnsi" w:hAnsiTheme="minorHAnsi" w:cstheme="minorHAnsi"/>
                    <w:szCs w:val="22"/>
                    <w:highlight w:val="yellow"/>
                    <w:lang w:val="en-AU"/>
                  </w:rPr>
                </w:rPrChange>
              </w:rPr>
              <w:t>.</w:t>
            </w:r>
          </w:p>
          <w:p w14:paraId="0505D53A" w14:textId="1C21C8D5" w:rsidR="004E65E5" w:rsidRPr="00EA04BA" w:rsidDel="002E7894" w:rsidRDefault="00D56FE8" w:rsidP="00D56FE8">
            <w:pPr>
              <w:jc w:val="left"/>
              <w:rPr>
                <w:del w:id="930" w:author="Yichen GU from.TOPPAN (MAS)" w:date="2026-01-16T15:48:00Z" w16du:dateUtc="2026-01-16T07:48:00Z"/>
                <w:rFonts w:asciiTheme="minorHAnsi" w:hAnsiTheme="minorHAnsi" w:cstheme="minorHAnsi"/>
                <w:szCs w:val="22"/>
                <w:lang w:val="en-AU"/>
                <w:rPrChange w:id="931" w:author="Han Xie CHAI (MAS)" w:date="2026-01-14T15:50:00Z" w16du:dateUtc="2026-01-14T07:50:00Z">
                  <w:rPr>
                    <w:del w:id="932" w:author="Yichen GU from.TOPPAN (MAS)" w:date="2026-01-16T15:48:00Z" w16du:dateUtc="2026-01-16T07:48:00Z"/>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933" w:author="Han Xie CHAI (MAS)" w:date="2026-01-14T15:50:00Z" w16du:dateUtc="2026-01-14T07:50:00Z">
                  <w:rPr>
                    <w:rFonts w:asciiTheme="minorHAnsi" w:hAnsiTheme="minorHAnsi" w:cstheme="minorHAnsi"/>
                    <w:szCs w:val="22"/>
                    <w:highlight w:val="yellow"/>
                    <w:lang w:val="en-AU"/>
                  </w:rPr>
                </w:rPrChange>
              </w:rPr>
              <w:t>If bid yield is 0</w:t>
            </w:r>
            <w:r w:rsidR="002E56CB" w:rsidRPr="00EA04BA">
              <w:rPr>
                <w:rFonts w:asciiTheme="minorHAnsi" w:hAnsiTheme="minorHAnsi" w:cstheme="minorHAnsi"/>
                <w:szCs w:val="22"/>
                <w:lang w:val="en-AU"/>
                <w:rPrChange w:id="934" w:author="Han Xie CHAI (MAS)" w:date="2026-01-14T15:50:00Z" w16du:dateUtc="2026-01-14T07:50:00Z">
                  <w:rPr>
                    <w:rFonts w:asciiTheme="minorHAnsi" w:hAnsiTheme="minorHAnsi" w:cstheme="minorHAnsi"/>
                    <w:szCs w:val="22"/>
                    <w:highlight w:val="yellow"/>
                    <w:lang w:val="en-AU"/>
                  </w:rPr>
                </w:rPrChange>
              </w:rPr>
              <w:t xml:space="preserve">, </w:t>
            </w:r>
            <w:r w:rsidR="00961574" w:rsidRPr="00EA04BA">
              <w:rPr>
                <w:rFonts w:asciiTheme="minorHAnsi" w:hAnsiTheme="minorHAnsi" w:cstheme="minorHAnsi"/>
                <w:szCs w:val="22"/>
                <w:lang w:val="en-AU"/>
                <w:rPrChange w:id="935" w:author="Han Xie CHAI (MAS)" w:date="2026-01-14T15:50:00Z" w16du:dateUtc="2026-01-14T07:50:00Z">
                  <w:rPr>
                    <w:rFonts w:asciiTheme="minorHAnsi" w:hAnsiTheme="minorHAnsi" w:cstheme="minorHAnsi"/>
                    <w:szCs w:val="22"/>
                    <w:highlight w:val="yellow"/>
                    <w:lang w:val="en-AU"/>
                  </w:rPr>
                </w:rPrChange>
              </w:rPr>
              <w:t>this</w:t>
            </w:r>
            <w:r w:rsidR="002E56CB" w:rsidRPr="00EA04BA">
              <w:rPr>
                <w:rFonts w:asciiTheme="minorHAnsi" w:hAnsiTheme="minorHAnsi" w:cstheme="minorHAnsi"/>
                <w:szCs w:val="22"/>
                <w:lang w:val="en-AU"/>
                <w:rPrChange w:id="936" w:author="Han Xie CHAI (MAS)" w:date="2026-01-14T15:50:00Z" w16du:dateUtc="2026-01-14T07:50:00Z">
                  <w:rPr>
                    <w:rFonts w:asciiTheme="minorHAnsi" w:hAnsiTheme="minorHAnsi" w:cstheme="minorHAnsi"/>
                    <w:szCs w:val="22"/>
                    <w:highlight w:val="yellow"/>
                    <w:lang w:val="en-AU"/>
                  </w:rPr>
                </w:rPrChange>
              </w:rPr>
              <w:t xml:space="preserve"> should</w:t>
            </w:r>
            <w:r w:rsidRPr="00EA04BA">
              <w:rPr>
                <w:rFonts w:asciiTheme="minorHAnsi" w:hAnsiTheme="minorHAnsi" w:cstheme="minorHAnsi"/>
                <w:szCs w:val="22"/>
                <w:lang w:val="en-AU"/>
                <w:rPrChange w:id="937" w:author="Han Xie CHAI (MAS)" w:date="2026-01-14T15:50:00Z" w16du:dateUtc="2026-01-14T07:50:00Z">
                  <w:rPr>
                    <w:rFonts w:asciiTheme="minorHAnsi" w:hAnsiTheme="minorHAnsi" w:cstheme="minorHAnsi"/>
                    <w:szCs w:val="22"/>
                    <w:highlight w:val="yellow"/>
                    <w:lang w:val="en-AU"/>
                  </w:rPr>
                </w:rPrChange>
              </w:rPr>
              <w:t xml:space="preserve"> be a '+' sign</w:t>
            </w:r>
            <w:r w:rsidR="002E56CB" w:rsidRPr="00EA04BA">
              <w:rPr>
                <w:rFonts w:asciiTheme="minorHAnsi" w:hAnsiTheme="minorHAnsi" w:cstheme="minorHAnsi"/>
                <w:szCs w:val="22"/>
                <w:lang w:val="en-AU"/>
                <w:rPrChange w:id="938" w:author="Han Xie CHAI (MAS)" w:date="2026-01-14T15:50:00Z" w16du:dateUtc="2026-01-14T07:50:00Z">
                  <w:rPr>
                    <w:rFonts w:asciiTheme="minorHAnsi" w:hAnsiTheme="minorHAnsi" w:cstheme="minorHAnsi"/>
                    <w:szCs w:val="22"/>
                    <w:highlight w:val="yellow"/>
                    <w:lang w:val="en-AU"/>
                  </w:rPr>
                </w:rPrChange>
              </w:rPr>
              <w:t>.</w:t>
            </w:r>
          </w:p>
          <w:p w14:paraId="1D73F40A" w14:textId="77777777" w:rsidR="002E56CB" w:rsidRPr="00961574" w:rsidRDefault="002E56CB" w:rsidP="00D56FE8">
            <w:pPr>
              <w:jc w:val="left"/>
              <w:rPr>
                <w:rFonts w:asciiTheme="minorHAnsi" w:hAnsiTheme="minorHAnsi" w:cstheme="minorHAnsi"/>
                <w:szCs w:val="22"/>
                <w:highlight w:val="yellow"/>
                <w:lang w:val="en-AU"/>
              </w:rPr>
            </w:pPr>
          </w:p>
          <w:p w14:paraId="30F31A75" w14:textId="5FB3BB81" w:rsidR="002E56CB" w:rsidRPr="00961574" w:rsidRDefault="002E56CB" w:rsidP="00D56FE8">
            <w:pPr>
              <w:jc w:val="left"/>
              <w:rPr>
                <w:rFonts w:asciiTheme="minorHAnsi" w:hAnsiTheme="minorHAnsi" w:cstheme="minorHAnsi"/>
                <w:szCs w:val="22"/>
                <w:highlight w:val="yellow"/>
              </w:rPr>
            </w:pPr>
            <w:r w:rsidRPr="00961574">
              <w:rPr>
                <w:rFonts w:asciiTheme="minorHAnsi" w:hAnsiTheme="minorHAnsi" w:cstheme="minorHAnsi"/>
                <w:szCs w:val="22"/>
                <w:highlight w:val="yellow"/>
              </w:rPr>
              <w:t>Unused for syndication.</w:t>
            </w:r>
          </w:p>
        </w:tc>
      </w:tr>
      <w:tr w:rsidR="00F31C3A" w:rsidRPr="009009DB" w14:paraId="3A95D690" w14:textId="77777777" w:rsidTr="00F97CF4">
        <w:tc>
          <w:tcPr>
            <w:tcW w:w="797" w:type="dxa"/>
          </w:tcPr>
          <w:p w14:paraId="516383CE" w14:textId="77777777" w:rsidR="004E65E5" w:rsidRPr="00F524AB" w:rsidRDefault="004E65E5" w:rsidP="00D21035">
            <w:pPr>
              <w:pStyle w:val="ListParagraph"/>
            </w:pPr>
          </w:p>
        </w:tc>
        <w:tc>
          <w:tcPr>
            <w:tcW w:w="2331" w:type="dxa"/>
          </w:tcPr>
          <w:p w14:paraId="71C44B07" w14:textId="2155385E"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BID_YIELD</w:t>
            </w:r>
          </w:p>
        </w:tc>
        <w:tc>
          <w:tcPr>
            <w:tcW w:w="1417" w:type="dxa"/>
          </w:tcPr>
          <w:p w14:paraId="127F398A" w14:textId="5D6030C2"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9(3)v9(2)</w:t>
            </w:r>
          </w:p>
        </w:tc>
        <w:tc>
          <w:tcPr>
            <w:tcW w:w="1073" w:type="dxa"/>
          </w:tcPr>
          <w:p w14:paraId="35CF2F7C" w14:textId="276906D6" w:rsidR="004E65E5" w:rsidRPr="0062777C" w:rsidRDefault="00261E56"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57</w:t>
            </w:r>
          </w:p>
        </w:tc>
        <w:tc>
          <w:tcPr>
            <w:tcW w:w="2551" w:type="dxa"/>
          </w:tcPr>
          <w:p w14:paraId="685D8568" w14:textId="0DF34CEB" w:rsidR="004E65E5" w:rsidRPr="0062777C" w:rsidRDefault="00D56FE8"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Bid yield</w:t>
            </w:r>
          </w:p>
        </w:tc>
        <w:tc>
          <w:tcPr>
            <w:tcW w:w="2977" w:type="dxa"/>
          </w:tcPr>
          <w:p w14:paraId="526D49AC" w14:textId="77777777" w:rsidR="0098225E" w:rsidRPr="00EA04BA" w:rsidRDefault="0098225E" w:rsidP="00401A00">
            <w:pPr>
              <w:jc w:val="left"/>
              <w:rPr>
                <w:rFonts w:asciiTheme="minorHAnsi" w:hAnsiTheme="minorHAnsi" w:cstheme="minorHAnsi"/>
                <w:szCs w:val="22"/>
                <w:lang w:val="en-AU"/>
                <w:rPrChange w:id="939"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940" w:author="Han Xie CHAI (MAS)" w:date="2026-01-14T15:50:00Z" w16du:dateUtc="2026-01-14T07:50:00Z">
                  <w:rPr>
                    <w:rFonts w:asciiTheme="minorHAnsi" w:hAnsiTheme="minorHAnsi" w:cstheme="minorHAnsi"/>
                    <w:szCs w:val="22"/>
                    <w:highlight w:val="yellow"/>
                    <w:lang w:val="en-AU"/>
                  </w:rPr>
                </w:rPrChange>
              </w:rPr>
              <w:t>If used, it must adhere to the format of 3 digits before the decimal and 2 digits after. (e.g., 00305 represents 3.05)</w:t>
            </w:r>
          </w:p>
          <w:p w14:paraId="6BCB3B02" w14:textId="77777777" w:rsidR="00401A00" w:rsidRPr="00961574" w:rsidRDefault="00401A00" w:rsidP="00401A00">
            <w:pPr>
              <w:jc w:val="left"/>
              <w:rPr>
                <w:rFonts w:asciiTheme="minorHAnsi" w:hAnsiTheme="minorHAnsi" w:cstheme="minorHAnsi"/>
                <w:szCs w:val="22"/>
                <w:highlight w:val="yellow"/>
                <w:lang w:val="en-AU"/>
              </w:rPr>
            </w:pPr>
          </w:p>
          <w:p w14:paraId="66D3CD0E" w14:textId="45B038A8" w:rsidR="004E65E5" w:rsidRPr="00961574" w:rsidRDefault="0098225E" w:rsidP="00401A00">
            <w:pPr>
              <w:pStyle w:val="Normalwithspace"/>
              <w:spacing w:before="0"/>
              <w:jc w:val="left"/>
              <w:rPr>
                <w:rFonts w:asciiTheme="minorHAnsi" w:hAnsiTheme="minorHAnsi" w:cstheme="minorHAnsi"/>
                <w:szCs w:val="22"/>
                <w:highlight w:val="yellow"/>
                <w:lang w:val="en-AU"/>
              </w:rPr>
            </w:pPr>
            <w:r w:rsidRPr="00961574">
              <w:rPr>
                <w:rFonts w:asciiTheme="minorHAnsi" w:hAnsiTheme="minorHAnsi" w:cstheme="minorHAnsi"/>
                <w:szCs w:val="22"/>
                <w:highlight w:val="yellow"/>
                <w:lang w:val="en-AU"/>
              </w:rPr>
              <w:t>If unused, it must be padded with zeros (but no hard validation).</w:t>
            </w:r>
          </w:p>
        </w:tc>
        <w:tc>
          <w:tcPr>
            <w:tcW w:w="3038" w:type="dxa"/>
          </w:tcPr>
          <w:p w14:paraId="799E1EC7" w14:textId="3FD30997" w:rsidR="0098225E" w:rsidRPr="00EA04BA" w:rsidRDefault="0098225E" w:rsidP="00401A00">
            <w:pPr>
              <w:jc w:val="left"/>
              <w:rPr>
                <w:rFonts w:asciiTheme="minorHAnsi" w:hAnsiTheme="minorHAnsi" w:cstheme="minorHAnsi"/>
                <w:szCs w:val="22"/>
                <w:lang w:val="en-AU"/>
                <w:rPrChange w:id="941"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942" w:author="Han Xie CHAI (MAS)" w:date="2026-01-14T15:50:00Z" w16du:dateUtc="2026-01-14T07:50:00Z">
                  <w:rPr>
                    <w:rFonts w:asciiTheme="minorHAnsi" w:hAnsiTheme="minorHAnsi" w:cstheme="minorHAnsi"/>
                    <w:szCs w:val="22"/>
                    <w:highlight w:val="yellow"/>
                    <w:lang w:val="en-AU"/>
                  </w:rPr>
                </w:rPrChange>
              </w:rPr>
              <w:t>Used for auction</w:t>
            </w:r>
            <w:r w:rsidR="00961574" w:rsidRPr="00EA04BA">
              <w:rPr>
                <w:rFonts w:asciiTheme="minorHAnsi" w:hAnsiTheme="minorHAnsi" w:cstheme="minorHAnsi"/>
                <w:szCs w:val="22"/>
                <w:lang w:val="en-AU"/>
                <w:rPrChange w:id="943" w:author="Han Xie CHAI (MAS)" w:date="2026-01-14T15:50:00Z" w16du:dateUtc="2026-01-14T07:50:00Z">
                  <w:rPr>
                    <w:rFonts w:asciiTheme="minorHAnsi" w:hAnsiTheme="minorHAnsi" w:cstheme="minorHAnsi"/>
                    <w:szCs w:val="22"/>
                    <w:highlight w:val="yellow"/>
                    <w:lang w:val="en-AU"/>
                  </w:rPr>
                </w:rPrChange>
              </w:rPr>
              <w:t xml:space="preserve"> or</w:t>
            </w:r>
            <w:r w:rsidRPr="00EA04BA">
              <w:rPr>
                <w:rFonts w:asciiTheme="minorHAnsi" w:hAnsiTheme="minorHAnsi" w:cstheme="minorHAnsi"/>
                <w:szCs w:val="22"/>
                <w:lang w:val="en-AU"/>
                <w:rPrChange w:id="944" w:author="Han Xie CHAI (MAS)" w:date="2026-01-14T15:50:00Z" w16du:dateUtc="2026-01-14T07:50:00Z">
                  <w:rPr>
                    <w:rFonts w:asciiTheme="minorHAnsi" w:hAnsiTheme="minorHAnsi" w:cstheme="minorHAnsi"/>
                    <w:szCs w:val="22"/>
                    <w:highlight w:val="yellow"/>
                    <w:lang w:val="en-AU"/>
                  </w:rPr>
                </w:rPrChange>
              </w:rPr>
              <w:t xml:space="preserve"> mini-auction.</w:t>
            </w:r>
          </w:p>
          <w:p w14:paraId="367828CE" w14:textId="77777777" w:rsidR="00401A00" w:rsidRPr="00961574" w:rsidRDefault="00401A00" w:rsidP="00401A00">
            <w:pPr>
              <w:jc w:val="left"/>
              <w:rPr>
                <w:rFonts w:asciiTheme="minorHAnsi" w:hAnsiTheme="minorHAnsi" w:cstheme="minorHAnsi"/>
                <w:szCs w:val="22"/>
                <w:highlight w:val="yellow"/>
                <w:lang w:val="en-AU"/>
              </w:rPr>
            </w:pPr>
          </w:p>
          <w:p w14:paraId="220160D1" w14:textId="77777777" w:rsidR="00401A00" w:rsidRPr="00961574" w:rsidRDefault="00401A00" w:rsidP="00401A00">
            <w:pPr>
              <w:jc w:val="left"/>
              <w:rPr>
                <w:rFonts w:asciiTheme="minorHAnsi" w:hAnsiTheme="minorHAnsi" w:cstheme="minorHAnsi"/>
                <w:szCs w:val="22"/>
                <w:highlight w:val="yellow"/>
                <w:lang w:val="en-AU"/>
              </w:rPr>
            </w:pPr>
          </w:p>
          <w:p w14:paraId="3405853E" w14:textId="77777777" w:rsidR="00401A00" w:rsidRDefault="00401A00" w:rsidP="00401A00">
            <w:pPr>
              <w:jc w:val="left"/>
              <w:rPr>
                <w:ins w:id="945" w:author="Yichen GU from.TOPPAN (MAS)" w:date="2026-01-16T15:48:00Z" w16du:dateUtc="2026-01-16T07:48:00Z"/>
                <w:rFonts w:asciiTheme="minorHAnsi" w:hAnsiTheme="minorHAnsi" w:cstheme="minorHAnsi"/>
                <w:szCs w:val="22"/>
                <w:highlight w:val="yellow"/>
                <w:lang w:val="en-AU"/>
              </w:rPr>
            </w:pPr>
          </w:p>
          <w:p w14:paraId="2B6385B2" w14:textId="77777777" w:rsidR="00563A90" w:rsidRPr="00961574" w:rsidRDefault="00563A90" w:rsidP="00401A00">
            <w:pPr>
              <w:jc w:val="left"/>
              <w:rPr>
                <w:rFonts w:asciiTheme="minorHAnsi" w:hAnsiTheme="minorHAnsi" w:cstheme="minorHAnsi"/>
                <w:szCs w:val="22"/>
                <w:highlight w:val="yellow"/>
                <w:lang w:val="en-AU"/>
              </w:rPr>
            </w:pPr>
          </w:p>
          <w:p w14:paraId="666E8FF7" w14:textId="726481D3" w:rsidR="004E65E5" w:rsidRPr="00961574" w:rsidRDefault="0098225E" w:rsidP="00401A00">
            <w:pPr>
              <w:pStyle w:val="Normalwithspace"/>
              <w:spacing w:before="0"/>
              <w:jc w:val="left"/>
              <w:rPr>
                <w:rFonts w:asciiTheme="minorHAnsi" w:hAnsiTheme="minorHAnsi" w:cstheme="minorHAnsi"/>
                <w:szCs w:val="22"/>
                <w:highlight w:val="yellow"/>
                <w:lang w:val="en-AU"/>
              </w:rPr>
            </w:pPr>
            <w:r w:rsidRPr="00961574">
              <w:rPr>
                <w:rFonts w:asciiTheme="minorHAnsi" w:hAnsiTheme="minorHAnsi" w:cstheme="minorHAnsi"/>
                <w:szCs w:val="22"/>
                <w:highlight w:val="yellow"/>
                <w:lang w:val="en-AU"/>
              </w:rPr>
              <w:t>Unused for syndication.</w:t>
            </w:r>
          </w:p>
        </w:tc>
      </w:tr>
      <w:tr w:rsidR="00F31C3A" w:rsidRPr="009009DB" w14:paraId="34C6BDE5" w14:textId="77777777" w:rsidTr="00F97CF4">
        <w:tc>
          <w:tcPr>
            <w:tcW w:w="797" w:type="dxa"/>
          </w:tcPr>
          <w:p w14:paraId="1B220A9D" w14:textId="77777777" w:rsidR="004E65E5" w:rsidRPr="00F524AB" w:rsidRDefault="004E65E5" w:rsidP="00D21035">
            <w:pPr>
              <w:pStyle w:val="ListParagraph"/>
            </w:pPr>
          </w:p>
        </w:tc>
        <w:tc>
          <w:tcPr>
            <w:tcW w:w="2331" w:type="dxa"/>
          </w:tcPr>
          <w:p w14:paraId="03FDFA09" w14:textId="476FD4DB"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NAME_OF_APPLN</w:t>
            </w:r>
          </w:p>
        </w:tc>
        <w:tc>
          <w:tcPr>
            <w:tcW w:w="1417" w:type="dxa"/>
          </w:tcPr>
          <w:p w14:paraId="416DEC4F" w14:textId="2845A728" w:rsidR="004E65E5" w:rsidRPr="004E65E5" w:rsidRDefault="004E65E5" w:rsidP="004E65E5">
            <w:pPr>
              <w:pStyle w:val="Normalwithspace"/>
              <w:spacing w:before="0"/>
              <w:jc w:val="left"/>
              <w:rPr>
                <w:rFonts w:asciiTheme="minorHAnsi" w:hAnsiTheme="minorHAnsi" w:cstheme="minorHAnsi"/>
                <w:szCs w:val="22"/>
              </w:rPr>
            </w:pPr>
            <w:commentRangeStart w:id="946"/>
            <w:commentRangeStart w:id="947"/>
            <w:r w:rsidRPr="004E65E5">
              <w:rPr>
                <w:rFonts w:asciiTheme="minorHAnsi" w:hAnsiTheme="minorHAnsi" w:cstheme="minorHAnsi"/>
                <w:szCs w:val="22"/>
              </w:rPr>
              <w:t>X(30)</w:t>
            </w:r>
            <w:commentRangeEnd w:id="946"/>
            <w:r w:rsidR="00765BB7">
              <w:rPr>
                <w:rStyle w:val="CommentReference"/>
                <w:lang w:val="en-US"/>
              </w:rPr>
              <w:commentReference w:id="946"/>
            </w:r>
            <w:commentRangeEnd w:id="947"/>
            <w:r w:rsidR="00F92DD0">
              <w:rPr>
                <w:rStyle w:val="CommentReference"/>
                <w:lang w:val="en-US"/>
              </w:rPr>
              <w:commentReference w:id="947"/>
            </w:r>
          </w:p>
        </w:tc>
        <w:tc>
          <w:tcPr>
            <w:tcW w:w="1073" w:type="dxa"/>
          </w:tcPr>
          <w:p w14:paraId="310F5FA7" w14:textId="41E28353"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62</w:t>
            </w:r>
          </w:p>
        </w:tc>
        <w:tc>
          <w:tcPr>
            <w:tcW w:w="2551" w:type="dxa"/>
          </w:tcPr>
          <w:p w14:paraId="35D5520D" w14:textId="4EDF5AFE" w:rsidR="004E65E5" w:rsidRPr="0062777C" w:rsidRDefault="00851DD3"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Name of applicant</w:t>
            </w:r>
          </w:p>
        </w:tc>
        <w:tc>
          <w:tcPr>
            <w:tcW w:w="2977" w:type="dxa"/>
          </w:tcPr>
          <w:p w14:paraId="53B98208" w14:textId="61537866" w:rsidR="004E65E5" w:rsidRPr="0062777C" w:rsidRDefault="005C032D"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Must not be empty.</w:t>
            </w:r>
          </w:p>
        </w:tc>
        <w:tc>
          <w:tcPr>
            <w:tcW w:w="3038" w:type="dxa"/>
          </w:tcPr>
          <w:p w14:paraId="0EBE476C" w14:textId="497C6415" w:rsidR="004E65E5" w:rsidRPr="0062777C" w:rsidRDefault="00765BB7" w:rsidP="0062777C">
            <w:pPr>
              <w:jc w:val="left"/>
              <w:rPr>
                <w:rFonts w:asciiTheme="minorHAnsi" w:hAnsiTheme="minorHAnsi" w:cstheme="minorHAnsi"/>
                <w:szCs w:val="22"/>
              </w:rPr>
            </w:pPr>
            <w:ins w:id="948" w:author="Jasmine WL TEO (MAS)" w:date="2026-01-06T17:46:00Z" w16du:dateUtc="2026-01-06T09:46:00Z">
              <w:r>
                <w:rPr>
                  <w:rFonts w:asciiTheme="minorHAnsi" w:hAnsiTheme="minorHAnsi" w:cstheme="minorHAnsi"/>
                  <w:szCs w:val="22"/>
                </w:rPr>
                <w:t>Allow</w:t>
              </w:r>
            </w:ins>
            <w:ins w:id="949" w:author="Yichen GU from.TOPPAN (MAS)" w:date="2026-01-16T15:17:00Z" w16du:dateUtc="2026-01-16T07:17:00Z">
              <w:r w:rsidR="0087520D">
                <w:rPr>
                  <w:rFonts w:asciiTheme="minorHAnsi" w:hAnsiTheme="minorHAnsi" w:cstheme="minorHAnsi"/>
                  <w:szCs w:val="22"/>
                </w:rPr>
                <w:t>s</w:t>
              </w:r>
            </w:ins>
            <w:ins w:id="950" w:author="Jasmine WL TEO (MAS)" w:date="2026-01-06T17:46:00Z" w16du:dateUtc="2026-01-06T09:46:00Z">
              <w:r>
                <w:rPr>
                  <w:rFonts w:asciiTheme="minorHAnsi" w:hAnsiTheme="minorHAnsi" w:cstheme="minorHAnsi"/>
                  <w:szCs w:val="22"/>
                </w:rPr>
                <w:t xml:space="preserve"> special characters</w:t>
              </w:r>
              <w:del w:id="951" w:author="Yichen GU from.TOPPAN (MAS)" w:date="2026-01-16T15:17:00Z" w16du:dateUtc="2026-01-16T07:17:00Z">
                <w:r w:rsidDel="0087520D">
                  <w:rPr>
                    <w:rFonts w:asciiTheme="minorHAnsi" w:hAnsiTheme="minorHAnsi" w:cstheme="minorHAnsi"/>
                    <w:szCs w:val="22"/>
                  </w:rPr>
                  <w:delText>?</w:delText>
                </w:r>
              </w:del>
            </w:ins>
            <w:ins w:id="952" w:author="Yichen GU from.TOPPAN (MAS)" w:date="2026-01-16T15:17:00Z" w16du:dateUtc="2026-01-16T07:17:00Z">
              <w:r w:rsidR="0087520D">
                <w:rPr>
                  <w:rFonts w:asciiTheme="minorHAnsi" w:hAnsiTheme="minorHAnsi" w:cstheme="minorHAnsi"/>
                  <w:szCs w:val="22"/>
                </w:rPr>
                <w:t>.</w:t>
              </w:r>
            </w:ins>
          </w:p>
        </w:tc>
      </w:tr>
      <w:tr w:rsidR="00F31C3A" w:rsidRPr="009009DB" w14:paraId="29097FE3" w14:textId="77777777" w:rsidTr="00F97CF4">
        <w:tc>
          <w:tcPr>
            <w:tcW w:w="797" w:type="dxa"/>
          </w:tcPr>
          <w:p w14:paraId="059C11FB" w14:textId="77777777" w:rsidR="004E65E5" w:rsidRPr="00F524AB" w:rsidRDefault="004E65E5" w:rsidP="00D21035">
            <w:pPr>
              <w:pStyle w:val="ListParagraph"/>
            </w:pPr>
          </w:p>
        </w:tc>
        <w:tc>
          <w:tcPr>
            <w:tcW w:w="2331" w:type="dxa"/>
          </w:tcPr>
          <w:p w14:paraId="4F6A8E38" w14:textId="6C7BEB46"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NATIONALITY</w:t>
            </w:r>
          </w:p>
        </w:tc>
        <w:tc>
          <w:tcPr>
            <w:tcW w:w="1417" w:type="dxa"/>
          </w:tcPr>
          <w:p w14:paraId="45DED17C" w14:textId="68FDC507"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w:t>
            </w:r>
          </w:p>
        </w:tc>
        <w:tc>
          <w:tcPr>
            <w:tcW w:w="1073" w:type="dxa"/>
          </w:tcPr>
          <w:p w14:paraId="10176568" w14:textId="737D12F9"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92</w:t>
            </w:r>
          </w:p>
        </w:tc>
        <w:tc>
          <w:tcPr>
            <w:tcW w:w="2551" w:type="dxa"/>
          </w:tcPr>
          <w:p w14:paraId="6C99F4B6" w14:textId="402E9CF0" w:rsidR="004E65E5" w:rsidRPr="0062777C" w:rsidRDefault="00C77CD6"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Nationality indicator of the applicant</w:t>
            </w:r>
          </w:p>
        </w:tc>
        <w:tc>
          <w:tcPr>
            <w:tcW w:w="2977" w:type="dxa"/>
          </w:tcPr>
          <w:p w14:paraId="1B8FA73C" w14:textId="710F79F1" w:rsidR="004E65E5" w:rsidRDefault="005C032D"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be ‘S’, ‘P’ or ‘F’.</w:t>
            </w:r>
          </w:p>
          <w:p w14:paraId="694DD137" w14:textId="77777777" w:rsidR="005C032D" w:rsidRPr="005C032D" w:rsidRDefault="005C032D" w:rsidP="005C032D">
            <w:pPr>
              <w:rPr>
                <w:lang w:val="en-AU"/>
              </w:rPr>
            </w:pPr>
          </w:p>
        </w:tc>
        <w:tc>
          <w:tcPr>
            <w:tcW w:w="3038" w:type="dxa"/>
          </w:tcPr>
          <w:p w14:paraId="02B47279" w14:textId="77777777" w:rsidR="005C032D" w:rsidRDefault="005C032D" w:rsidP="005C032D">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S – Singapore citizen </w:t>
            </w:r>
          </w:p>
          <w:p w14:paraId="5F9838FD" w14:textId="77777777" w:rsidR="005C032D" w:rsidRPr="00E06696" w:rsidRDefault="005C032D" w:rsidP="005C032D">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P – Singapore PR</w:t>
            </w:r>
          </w:p>
          <w:p w14:paraId="696028C8" w14:textId="6DCF221E" w:rsidR="004E65E5" w:rsidRPr="0062777C" w:rsidRDefault="005C032D" w:rsidP="005C032D">
            <w:pPr>
              <w:jc w:val="left"/>
              <w:rPr>
                <w:rFonts w:asciiTheme="minorHAnsi" w:hAnsiTheme="minorHAnsi" w:cstheme="minorHAnsi"/>
                <w:szCs w:val="22"/>
              </w:rPr>
            </w:pPr>
            <w:r w:rsidRPr="00E06696">
              <w:rPr>
                <w:rFonts w:asciiTheme="minorHAnsi" w:hAnsiTheme="minorHAnsi" w:cstheme="minorHAnsi"/>
                <w:szCs w:val="22"/>
              </w:rPr>
              <w:lastRenderedPageBreak/>
              <w:t xml:space="preserve">F – foreigner  </w:t>
            </w:r>
          </w:p>
        </w:tc>
      </w:tr>
      <w:tr w:rsidR="00F31C3A" w:rsidRPr="009009DB" w14:paraId="5112ED31" w14:textId="77777777" w:rsidTr="00F97CF4">
        <w:tc>
          <w:tcPr>
            <w:tcW w:w="797" w:type="dxa"/>
          </w:tcPr>
          <w:p w14:paraId="3BD4278D" w14:textId="77777777" w:rsidR="004E65E5" w:rsidRPr="00F524AB" w:rsidRDefault="004E65E5" w:rsidP="00D21035">
            <w:pPr>
              <w:pStyle w:val="ListParagraph"/>
            </w:pPr>
          </w:p>
        </w:tc>
        <w:tc>
          <w:tcPr>
            <w:tcW w:w="2331" w:type="dxa"/>
          </w:tcPr>
          <w:p w14:paraId="54FE1CFF" w14:textId="5E2260E4"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IC_PASSPORT</w:t>
            </w:r>
          </w:p>
        </w:tc>
        <w:tc>
          <w:tcPr>
            <w:tcW w:w="1417" w:type="dxa"/>
          </w:tcPr>
          <w:p w14:paraId="33AB3522" w14:textId="67EC00D7"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X(14)</w:t>
            </w:r>
          </w:p>
        </w:tc>
        <w:tc>
          <w:tcPr>
            <w:tcW w:w="1073" w:type="dxa"/>
          </w:tcPr>
          <w:p w14:paraId="4A2232AA" w14:textId="01BAC266"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93</w:t>
            </w:r>
          </w:p>
        </w:tc>
        <w:tc>
          <w:tcPr>
            <w:tcW w:w="2551" w:type="dxa"/>
          </w:tcPr>
          <w:p w14:paraId="3758EA6E" w14:textId="77777777" w:rsidR="00C77CD6" w:rsidRDefault="00C77CD6" w:rsidP="00C77CD6">
            <w:pPr>
              <w:spacing w:after="240"/>
              <w:jc w:val="left"/>
              <w:rPr>
                <w:rFonts w:asciiTheme="minorHAnsi" w:hAnsiTheme="minorHAnsi" w:cstheme="minorHAnsi"/>
                <w:szCs w:val="22"/>
              </w:rPr>
            </w:pPr>
            <w:r w:rsidRPr="00E06696">
              <w:rPr>
                <w:rFonts w:asciiTheme="minorHAnsi" w:hAnsiTheme="minorHAnsi" w:cstheme="minorHAnsi"/>
                <w:szCs w:val="22"/>
              </w:rPr>
              <w:t xml:space="preserve">NRIC </w:t>
            </w:r>
            <w:r>
              <w:rPr>
                <w:rFonts w:asciiTheme="minorHAnsi" w:hAnsiTheme="minorHAnsi" w:cstheme="minorHAnsi"/>
                <w:szCs w:val="22"/>
              </w:rPr>
              <w:t>for Singapore citizens or PRs</w:t>
            </w:r>
          </w:p>
          <w:p w14:paraId="1CFE9161" w14:textId="69263C86" w:rsidR="004E65E5" w:rsidRPr="0062777C" w:rsidRDefault="00C77CD6" w:rsidP="00C77CD6">
            <w:pPr>
              <w:pStyle w:val="Normalwithspace"/>
              <w:spacing w:before="0"/>
              <w:jc w:val="left"/>
              <w:rPr>
                <w:rFonts w:asciiTheme="minorHAnsi" w:hAnsiTheme="minorHAnsi" w:cstheme="minorHAnsi"/>
                <w:szCs w:val="22"/>
                <w:lang w:val="en-AU"/>
              </w:rPr>
            </w:pPr>
            <w:r w:rsidRPr="00E06696">
              <w:rPr>
                <w:rFonts w:asciiTheme="minorHAnsi" w:hAnsiTheme="minorHAnsi" w:cstheme="minorHAnsi"/>
                <w:szCs w:val="22"/>
              </w:rPr>
              <w:t xml:space="preserve">or </w:t>
            </w:r>
            <w:r>
              <w:rPr>
                <w:rFonts w:asciiTheme="minorHAnsi" w:hAnsiTheme="minorHAnsi" w:cstheme="minorHAnsi"/>
                <w:szCs w:val="22"/>
              </w:rPr>
              <w:t>FIN/</w:t>
            </w:r>
            <w:r w:rsidRPr="00E06696">
              <w:rPr>
                <w:rFonts w:asciiTheme="minorHAnsi" w:hAnsiTheme="minorHAnsi" w:cstheme="minorHAnsi"/>
                <w:szCs w:val="22"/>
              </w:rPr>
              <w:t>passport number</w:t>
            </w:r>
            <w:r>
              <w:rPr>
                <w:rFonts w:asciiTheme="minorHAnsi" w:hAnsiTheme="minorHAnsi" w:cstheme="minorHAnsi"/>
                <w:szCs w:val="22"/>
              </w:rPr>
              <w:t xml:space="preserve"> for foreigners</w:t>
            </w:r>
          </w:p>
        </w:tc>
        <w:tc>
          <w:tcPr>
            <w:tcW w:w="2977" w:type="dxa"/>
          </w:tcPr>
          <w:p w14:paraId="5B5E378C" w14:textId="77777777" w:rsidR="005C032D" w:rsidRDefault="005C032D" w:rsidP="005C032D">
            <w:pPr>
              <w:spacing w:after="240"/>
              <w:jc w:val="left"/>
              <w:rPr>
                <w:rFonts w:asciiTheme="minorHAnsi" w:hAnsiTheme="minorHAnsi" w:cstheme="minorHAnsi"/>
                <w:szCs w:val="22"/>
              </w:rPr>
            </w:pPr>
            <w:r>
              <w:rPr>
                <w:rFonts w:asciiTheme="minorHAnsi" w:hAnsiTheme="minorHAnsi" w:cstheme="minorHAnsi"/>
                <w:szCs w:val="22"/>
              </w:rPr>
              <w:t>For Singapore citizens or PR, must be a valid NRIC.</w:t>
            </w:r>
          </w:p>
          <w:p w14:paraId="6D1C061C" w14:textId="4885EE6B" w:rsidR="004E65E5" w:rsidRPr="0062777C" w:rsidRDefault="005C032D" w:rsidP="005C032D">
            <w:pPr>
              <w:pStyle w:val="Normalwithspace"/>
              <w:spacing w:before="0"/>
              <w:jc w:val="left"/>
              <w:rPr>
                <w:rFonts w:asciiTheme="minorHAnsi" w:hAnsiTheme="minorHAnsi" w:cstheme="minorHAnsi"/>
                <w:szCs w:val="22"/>
                <w:lang w:val="en-AU"/>
              </w:rPr>
            </w:pPr>
            <w:commentRangeStart w:id="953"/>
            <w:r>
              <w:rPr>
                <w:rFonts w:asciiTheme="minorHAnsi" w:hAnsiTheme="minorHAnsi" w:cstheme="minorHAnsi"/>
                <w:szCs w:val="22"/>
              </w:rPr>
              <w:t>For foreigners, must be in upper case and contain no special character.</w:t>
            </w:r>
            <w:commentRangeEnd w:id="953"/>
            <w:r w:rsidR="00765BB7">
              <w:rPr>
                <w:rStyle w:val="CommentReference"/>
                <w:lang w:val="en-US"/>
              </w:rPr>
              <w:commentReference w:id="953"/>
            </w:r>
          </w:p>
        </w:tc>
        <w:tc>
          <w:tcPr>
            <w:tcW w:w="3038" w:type="dxa"/>
          </w:tcPr>
          <w:p w14:paraId="67235223" w14:textId="77777777" w:rsidR="004E65E5" w:rsidRPr="0062777C" w:rsidRDefault="004E65E5" w:rsidP="0062777C">
            <w:pPr>
              <w:jc w:val="left"/>
              <w:rPr>
                <w:rFonts w:asciiTheme="minorHAnsi" w:hAnsiTheme="minorHAnsi" w:cstheme="minorHAnsi"/>
                <w:szCs w:val="22"/>
              </w:rPr>
            </w:pPr>
          </w:p>
        </w:tc>
      </w:tr>
      <w:tr w:rsidR="00F31C3A" w:rsidRPr="009009DB" w14:paraId="19DE40B1" w14:textId="77777777" w:rsidTr="00F97CF4">
        <w:tc>
          <w:tcPr>
            <w:tcW w:w="797" w:type="dxa"/>
          </w:tcPr>
          <w:p w14:paraId="4B640398" w14:textId="77777777" w:rsidR="004E65E5" w:rsidRPr="00F524AB" w:rsidRDefault="004E65E5" w:rsidP="00D21035">
            <w:pPr>
              <w:pStyle w:val="ListParagraph"/>
            </w:pPr>
          </w:p>
        </w:tc>
        <w:tc>
          <w:tcPr>
            <w:tcW w:w="2331" w:type="dxa"/>
          </w:tcPr>
          <w:p w14:paraId="56EABF40" w14:textId="7E647FFE"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CUST_BANK_CODE</w:t>
            </w:r>
          </w:p>
        </w:tc>
        <w:tc>
          <w:tcPr>
            <w:tcW w:w="1417" w:type="dxa"/>
          </w:tcPr>
          <w:p w14:paraId="06B7DCB6" w14:textId="708F2E3A"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9(4)</w:t>
            </w:r>
          </w:p>
        </w:tc>
        <w:tc>
          <w:tcPr>
            <w:tcW w:w="1073" w:type="dxa"/>
          </w:tcPr>
          <w:p w14:paraId="569AD927" w14:textId="196A3996"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107</w:t>
            </w:r>
          </w:p>
        </w:tc>
        <w:tc>
          <w:tcPr>
            <w:tcW w:w="2551" w:type="dxa"/>
          </w:tcPr>
          <w:p w14:paraId="0D899F5D" w14:textId="120CF544"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Settlement bank code</w:t>
            </w:r>
          </w:p>
        </w:tc>
        <w:tc>
          <w:tcPr>
            <w:tcW w:w="2977" w:type="dxa"/>
          </w:tcPr>
          <w:p w14:paraId="73B35F5D" w14:textId="41F29E8B" w:rsidR="004E65E5" w:rsidRPr="0062777C" w:rsidRDefault="00A63062"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be a valid 4-digit bank code, the same as PRI_DLR_CODE.</w:t>
            </w:r>
          </w:p>
        </w:tc>
        <w:tc>
          <w:tcPr>
            <w:tcW w:w="3038" w:type="dxa"/>
          </w:tcPr>
          <w:p w14:paraId="435E75E9" w14:textId="77777777" w:rsidR="004E65E5" w:rsidRPr="0062777C" w:rsidRDefault="004E65E5" w:rsidP="0062777C">
            <w:pPr>
              <w:jc w:val="left"/>
              <w:rPr>
                <w:rFonts w:asciiTheme="minorHAnsi" w:hAnsiTheme="minorHAnsi" w:cstheme="minorHAnsi"/>
                <w:szCs w:val="22"/>
              </w:rPr>
            </w:pPr>
          </w:p>
        </w:tc>
      </w:tr>
      <w:tr w:rsidR="00F31C3A" w:rsidRPr="009009DB" w14:paraId="08E4E688" w14:textId="77777777" w:rsidTr="00F97CF4">
        <w:tc>
          <w:tcPr>
            <w:tcW w:w="797" w:type="dxa"/>
          </w:tcPr>
          <w:p w14:paraId="4326E1EC" w14:textId="77777777" w:rsidR="004E65E5" w:rsidRPr="00F524AB" w:rsidRDefault="004E65E5" w:rsidP="00D21035">
            <w:pPr>
              <w:pStyle w:val="ListParagraph"/>
            </w:pPr>
          </w:p>
        </w:tc>
        <w:tc>
          <w:tcPr>
            <w:tcW w:w="2331" w:type="dxa"/>
          </w:tcPr>
          <w:p w14:paraId="45B5F2A0" w14:textId="506CB59D"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CUST_BANK_BC</w:t>
            </w:r>
          </w:p>
        </w:tc>
        <w:tc>
          <w:tcPr>
            <w:tcW w:w="1417" w:type="dxa"/>
          </w:tcPr>
          <w:p w14:paraId="7029C06F" w14:textId="75802970"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w:t>
            </w:r>
          </w:p>
        </w:tc>
        <w:tc>
          <w:tcPr>
            <w:tcW w:w="1073" w:type="dxa"/>
          </w:tcPr>
          <w:p w14:paraId="0CC85A23" w14:textId="00FBA538"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111</w:t>
            </w:r>
          </w:p>
        </w:tc>
        <w:tc>
          <w:tcPr>
            <w:tcW w:w="2551" w:type="dxa"/>
          </w:tcPr>
          <w:p w14:paraId="7D36B545" w14:textId="06ECA07B" w:rsidR="004E65E5" w:rsidRPr="0062777C" w:rsidRDefault="005E1F9F"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Indicator for</w:t>
            </w:r>
            <w:r w:rsidR="004E65E5" w:rsidRPr="0062777C">
              <w:rPr>
                <w:rFonts w:asciiTheme="minorHAnsi" w:hAnsiTheme="minorHAnsi" w:cstheme="minorHAnsi"/>
                <w:szCs w:val="22"/>
                <w:lang w:val="en-AU"/>
              </w:rPr>
              <w:t xml:space="preserve"> custodian</w:t>
            </w:r>
            <w:r>
              <w:rPr>
                <w:rFonts w:asciiTheme="minorHAnsi" w:hAnsiTheme="minorHAnsi" w:cstheme="minorHAnsi"/>
                <w:szCs w:val="22"/>
                <w:lang w:val="en-AU"/>
              </w:rPr>
              <w:t xml:space="preserve"> or bank</w:t>
            </w:r>
          </w:p>
        </w:tc>
        <w:tc>
          <w:tcPr>
            <w:tcW w:w="2977" w:type="dxa"/>
          </w:tcPr>
          <w:p w14:paraId="36D51FFD" w14:textId="2E0BB9FE" w:rsidR="004E65E5" w:rsidRPr="0062777C" w:rsidRDefault="00B03783"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Must be ‘C’.</w:t>
            </w:r>
          </w:p>
        </w:tc>
        <w:tc>
          <w:tcPr>
            <w:tcW w:w="3038" w:type="dxa"/>
          </w:tcPr>
          <w:p w14:paraId="2938F392" w14:textId="77777777" w:rsidR="004E65E5" w:rsidRPr="0062777C" w:rsidRDefault="004E65E5" w:rsidP="0062777C">
            <w:pPr>
              <w:jc w:val="left"/>
              <w:rPr>
                <w:rFonts w:asciiTheme="minorHAnsi" w:hAnsiTheme="minorHAnsi" w:cstheme="minorHAnsi"/>
                <w:szCs w:val="22"/>
              </w:rPr>
            </w:pPr>
          </w:p>
        </w:tc>
      </w:tr>
      <w:tr w:rsidR="00F31C3A" w:rsidRPr="009009DB" w14:paraId="1ED2CD88" w14:textId="77777777" w:rsidTr="00F97CF4">
        <w:tc>
          <w:tcPr>
            <w:tcW w:w="797" w:type="dxa"/>
          </w:tcPr>
          <w:p w14:paraId="31A48014" w14:textId="77777777" w:rsidR="004E65E5" w:rsidRPr="00F524AB" w:rsidRDefault="004E65E5" w:rsidP="00D21035">
            <w:pPr>
              <w:pStyle w:val="ListParagraph"/>
            </w:pPr>
          </w:p>
        </w:tc>
        <w:tc>
          <w:tcPr>
            <w:tcW w:w="2331" w:type="dxa"/>
          </w:tcPr>
          <w:p w14:paraId="0ED24A59" w14:textId="18239FA5"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TYPE_OF_APPLN</w:t>
            </w:r>
          </w:p>
        </w:tc>
        <w:tc>
          <w:tcPr>
            <w:tcW w:w="1417" w:type="dxa"/>
          </w:tcPr>
          <w:p w14:paraId="347AEBF5" w14:textId="29B02A20"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X(3)</w:t>
            </w:r>
          </w:p>
        </w:tc>
        <w:tc>
          <w:tcPr>
            <w:tcW w:w="1073" w:type="dxa"/>
          </w:tcPr>
          <w:p w14:paraId="6ABAF59C" w14:textId="47B20881"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112</w:t>
            </w:r>
          </w:p>
        </w:tc>
        <w:tc>
          <w:tcPr>
            <w:tcW w:w="2551" w:type="dxa"/>
          </w:tcPr>
          <w:p w14:paraId="216D592F" w14:textId="0B4EE043"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5E1F9F">
              <w:rPr>
                <w:rFonts w:asciiTheme="minorHAnsi" w:hAnsiTheme="minorHAnsi" w:cstheme="minorHAnsi"/>
                <w:szCs w:val="22"/>
                <w:lang w:val="en-AU"/>
              </w:rPr>
              <w:t>Type of applicant</w:t>
            </w:r>
          </w:p>
        </w:tc>
        <w:tc>
          <w:tcPr>
            <w:tcW w:w="2977" w:type="dxa"/>
          </w:tcPr>
          <w:p w14:paraId="7B032F0C" w14:textId="4D6366A5" w:rsidR="004E65E5" w:rsidRPr="0062777C" w:rsidRDefault="005E1F9F"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Must be ‘IND’.</w:t>
            </w:r>
          </w:p>
        </w:tc>
        <w:tc>
          <w:tcPr>
            <w:tcW w:w="3038" w:type="dxa"/>
          </w:tcPr>
          <w:p w14:paraId="4430CA6F" w14:textId="77777777" w:rsidR="004E65E5" w:rsidRPr="0062777C" w:rsidRDefault="004E65E5" w:rsidP="0062777C">
            <w:pPr>
              <w:jc w:val="left"/>
              <w:rPr>
                <w:rFonts w:asciiTheme="minorHAnsi" w:hAnsiTheme="minorHAnsi" w:cstheme="minorHAnsi"/>
                <w:szCs w:val="22"/>
              </w:rPr>
            </w:pPr>
          </w:p>
        </w:tc>
      </w:tr>
      <w:tr w:rsidR="00F31C3A" w:rsidRPr="009009DB" w14:paraId="25CE4CD1" w14:textId="77777777" w:rsidTr="00F97CF4">
        <w:tc>
          <w:tcPr>
            <w:tcW w:w="797" w:type="dxa"/>
          </w:tcPr>
          <w:p w14:paraId="138B8336" w14:textId="77777777" w:rsidR="004E65E5" w:rsidRPr="00F524AB" w:rsidRDefault="004E65E5" w:rsidP="00D21035">
            <w:pPr>
              <w:pStyle w:val="ListParagraph"/>
            </w:pPr>
          </w:p>
        </w:tc>
        <w:tc>
          <w:tcPr>
            <w:tcW w:w="2331" w:type="dxa"/>
          </w:tcPr>
          <w:p w14:paraId="6A35652A" w14:textId="7665A36C"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REC_STATUS</w:t>
            </w:r>
          </w:p>
        </w:tc>
        <w:tc>
          <w:tcPr>
            <w:tcW w:w="1417" w:type="dxa"/>
          </w:tcPr>
          <w:p w14:paraId="1D76DF17" w14:textId="343B5A99"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w:t>
            </w:r>
          </w:p>
        </w:tc>
        <w:tc>
          <w:tcPr>
            <w:tcW w:w="1073" w:type="dxa"/>
          </w:tcPr>
          <w:p w14:paraId="74593F3B" w14:textId="32A46909"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115</w:t>
            </w:r>
          </w:p>
        </w:tc>
        <w:tc>
          <w:tcPr>
            <w:tcW w:w="2551" w:type="dxa"/>
          </w:tcPr>
          <w:p w14:paraId="1EDBBE62" w14:textId="7D88420B"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5E1F9F">
              <w:rPr>
                <w:rFonts w:asciiTheme="minorHAnsi" w:hAnsiTheme="minorHAnsi" w:cstheme="minorHAnsi"/>
                <w:szCs w:val="22"/>
                <w:lang w:val="en-AU"/>
              </w:rPr>
              <w:t>Record status</w:t>
            </w:r>
          </w:p>
        </w:tc>
        <w:tc>
          <w:tcPr>
            <w:tcW w:w="2977" w:type="dxa"/>
          </w:tcPr>
          <w:p w14:paraId="6F238A7E" w14:textId="46DC19F8" w:rsidR="004E65E5" w:rsidRPr="0062777C" w:rsidRDefault="005E1F9F"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rPr>
              <w:t xml:space="preserve">Must be padded with space </w:t>
            </w:r>
            <w:r w:rsidRPr="000914AA">
              <w:rPr>
                <w:rFonts w:asciiTheme="minorHAnsi" w:hAnsiTheme="minorHAnsi" w:cstheme="minorHAnsi"/>
                <w:szCs w:val="22"/>
              </w:rPr>
              <w:t>(but no hard validation)</w:t>
            </w:r>
            <w:r>
              <w:rPr>
                <w:rFonts w:asciiTheme="minorHAnsi" w:hAnsiTheme="minorHAnsi" w:cstheme="minorHAnsi"/>
                <w:szCs w:val="22"/>
              </w:rPr>
              <w:t>.</w:t>
            </w:r>
          </w:p>
        </w:tc>
        <w:tc>
          <w:tcPr>
            <w:tcW w:w="3038" w:type="dxa"/>
          </w:tcPr>
          <w:p w14:paraId="4184FC42" w14:textId="623064A8" w:rsidR="004E65E5" w:rsidRPr="0062777C" w:rsidRDefault="005E1F9F" w:rsidP="0062777C">
            <w:pPr>
              <w:jc w:val="left"/>
              <w:rPr>
                <w:rFonts w:asciiTheme="minorHAnsi" w:hAnsiTheme="minorHAnsi" w:cstheme="minorHAnsi"/>
                <w:szCs w:val="22"/>
              </w:rPr>
            </w:pPr>
            <w:r>
              <w:rPr>
                <w:rFonts w:asciiTheme="minorHAnsi" w:hAnsiTheme="minorHAnsi" w:cstheme="minorHAnsi"/>
                <w:szCs w:val="22"/>
              </w:rPr>
              <w:t>Unused.</w:t>
            </w:r>
          </w:p>
        </w:tc>
      </w:tr>
      <w:tr w:rsidR="00F31C3A" w:rsidRPr="009009DB" w14:paraId="32CC55F1" w14:textId="77777777" w:rsidTr="00F97CF4">
        <w:tc>
          <w:tcPr>
            <w:tcW w:w="797" w:type="dxa"/>
          </w:tcPr>
          <w:p w14:paraId="7FE77C47" w14:textId="77777777" w:rsidR="004E65E5" w:rsidRPr="00F524AB" w:rsidRDefault="004E65E5" w:rsidP="00D21035">
            <w:pPr>
              <w:pStyle w:val="ListParagraph"/>
            </w:pPr>
          </w:p>
        </w:tc>
        <w:tc>
          <w:tcPr>
            <w:tcW w:w="2331" w:type="dxa"/>
          </w:tcPr>
          <w:p w14:paraId="6E979A6A" w14:textId="6409C787"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CDP_ACCT_NO</w:t>
            </w:r>
          </w:p>
        </w:tc>
        <w:tc>
          <w:tcPr>
            <w:tcW w:w="1417" w:type="dxa"/>
          </w:tcPr>
          <w:p w14:paraId="490BC0A1" w14:textId="66388319"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X(16)</w:t>
            </w:r>
          </w:p>
        </w:tc>
        <w:tc>
          <w:tcPr>
            <w:tcW w:w="1073" w:type="dxa"/>
          </w:tcPr>
          <w:p w14:paraId="62E9BE85" w14:textId="3FC4586F"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116</w:t>
            </w:r>
          </w:p>
        </w:tc>
        <w:tc>
          <w:tcPr>
            <w:tcW w:w="2551" w:type="dxa"/>
          </w:tcPr>
          <w:p w14:paraId="3C3EF2F2" w14:textId="5F4EA1AD" w:rsidR="004E65E5" w:rsidRPr="0062777C" w:rsidRDefault="009B2328" w:rsidP="0062777C">
            <w:pPr>
              <w:pStyle w:val="Normalwithspace"/>
              <w:spacing w:before="0"/>
              <w:jc w:val="left"/>
              <w:rPr>
                <w:rFonts w:asciiTheme="minorHAnsi" w:hAnsiTheme="minorHAnsi" w:cstheme="minorHAnsi"/>
                <w:szCs w:val="22"/>
                <w:lang w:val="en-AU"/>
              </w:rPr>
            </w:pPr>
            <w:r w:rsidRPr="00E06696">
              <w:rPr>
                <w:rFonts w:asciiTheme="minorHAnsi" w:hAnsiTheme="minorHAnsi" w:cstheme="minorHAnsi"/>
                <w:szCs w:val="22"/>
              </w:rPr>
              <w:t>CDP account number of the applicant</w:t>
            </w:r>
          </w:p>
        </w:tc>
        <w:tc>
          <w:tcPr>
            <w:tcW w:w="2977" w:type="dxa"/>
          </w:tcPr>
          <w:p w14:paraId="55FB06B4" w14:textId="67089049" w:rsidR="004E65E5" w:rsidRPr="0062777C" w:rsidRDefault="009B2328"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No hard validation.</w:t>
            </w:r>
          </w:p>
        </w:tc>
        <w:tc>
          <w:tcPr>
            <w:tcW w:w="3038" w:type="dxa"/>
          </w:tcPr>
          <w:p w14:paraId="1A3D0A99" w14:textId="594A4498" w:rsidR="004E65E5" w:rsidRPr="0062777C" w:rsidRDefault="009B2328" w:rsidP="0062777C">
            <w:pPr>
              <w:jc w:val="left"/>
              <w:rPr>
                <w:rFonts w:asciiTheme="minorHAnsi" w:hAnsiTheme="minorHAnsi" w:cstheme="minorHAnsi"/>
                <w:szCs w:val="22"/>
              </w:rPr>
            </w:pPr>
            <w:r>
              <w:rPr>
                <w:rFonts w:asciiTheme="minorHAnsi" w:hAnsiTheme="minorHAnsi" w:cstheme="minorHAnsi"/>
                <w:szCs w:val="22"/>
              </w:rPr>
              <w:t>It should exclude any hash sign and only include numbers.</w:t>
            </w:r>
          </w:p>
        </w:tc>
      </w:tr>
      <w:tr w:rsidR="00F31C3A" w:rsidRPr="009009DB" w14:paraId="329AA5E0" w14:textId="77777777" w:rsidTr="00F97CF4">
        <w:tc>
          <w:tcPr>
            <w:tcW w:w="797" w:type="dxa"/>
          </w:tcPr>
          <w:p w14:paraId="413B8D6B" w14:textId="77777777" w:rsidR="004E65E5" w:rsidRPr="00F524AB" w:rsidRDefault="004E65E5" w:rsidP="00D21035">
            <w:pPr>
              <w:pStyle w:val="ListParagraph"/>
            </w:pPr>
          </w:p>
        </w:tc>
        <w:tc>
          <w:tcPr>
            <w:tcW w:w="2331" w:type="dxa"/>
          </w:tcPr>
          <w:p w14:paraId="24AD2022" w14:textId="71DA4B94"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SUB_METHOD</w:t>
            </w:r>
          </w:p>
        </w:tc>
        <w:tc>
          <w:tcPr>
            <w:tcW w:w="1417" w:type="dxa"/>
          </w:tcPr>
          <w:p w14:paraId="20B67F29" w14:textId="5E92585C"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w:t>
            </w:r>
          </w:p>
        </w:tc>
        <w:tc>
          <w:tcPr>
            <w:tcW w:w="1073" w:type="dxa"/>
          </w:tcPr>
          <w:p w14:paraId="14391453" w14:textId="406139ED"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132</w:t>
            </w:r>
          </w:p>
        </w:tc>
        <w:tc>
          <w:tcPr>
            <w:tcW w:w="2551" w:type="dxa"/>
          </w:tcPr>
          <w:p w14:paraId="6CCD721E" w14:textId="3D281B36" w:rsidR="004E65E5" w:rsidRPr="009B2328" w:rsidRDefault="009B2328" w:rsidP="009B2328">
            <w:pPr>
              <w:spacing w:after="240"/>
              <w:jc w:val="left"/>
              <w:rPr>
                <w:rFonts w:asciiTheme="minorHAnsi" w:hAnsiTheme="minorHAnsi" w:cstheme="minorHAnsi"/>
                <w:szCs w:val="22"/>
              </w:rPr>
            </w:pPr>
            <w:r w:rsidRPr="00E06696">
              <w:rPr>
                <w:rFonts w:asciiTheme="minorHAnsi" w:hAnsiTheme="minorHAnsi" w:cstheme="minorHAnsi"/>
                <w:szCs w:val="22"/>
              </w:rPr>
              <w:t>Submission method indicator</w:t>
            </w:r>
          </w:p>
        </w:tc>
        <w:tc>
          <w:tcPr>
            <w:tcW w:w="2977" w:type="dxa"/>
          </w:tcPr>
          <w:p w14:paraId="209FCB0F" w14:textId="7816281B" w:rsidR="004E65E5" w:rsidRPr="0062777C" w:rsidRDefault="009B2328"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 xml:space="preserve">Must be </w:t>
            </w:r>
            <w:r w:rsidRPr="0062777C">
              <w:rPr>
                <w:rFonts w:asciiTheme="minorHAnsi" w:hAnsiTheme="minorHAnsi" w:cstheme="minorHAnsi"/>
                <w:szCs w:val="22"/>
                <w:lang w:val="en-AU"/>
              </w:rPr>
              <w:t>‘A’, ‘B’</w:t>
            </w:r>
            <w:r>
              <w:rPr>
                <w:rFonts w:asciiTheme="minorHAnsi" w:hAnsiTheme="minorHAnsi" w:cstheme="minorHAnsi"/>
                <w:szCs w:val="22"/>
                <w:lang w:val="en-AU"/>
              </w:rPr>
              <w:t xml:space="preserve"> or </w:t>
            </w:r>
            <w:r w:rsidRPr="0062777C">
              <w:rPr>
                <w:rFonts w:asciiTheme="minorHAnsi" w:hAnsiTheme="minorHAnsi" w:cstheme="minorHAnsi"/>
                <w:szCs w:val="22"/>
                <w:lang w:val="en-AU"/>
              </w:rPr>
              <w:t>‘C’</w:t>
            </w:r>
            <w:r>
              <w:rPr>
                <w:rFonts w:asciiTheme="minorHAnsi" w:hAnsiTheme="minorHAnsi" w:cstheme="minorHAnsi"/>
                <w:szCs w:val="22"/>
                <w:lang w:val="en-AU"/>
              </w:rPr>
              <w:t>.</w:t>
            </w:r>
          </w:p>
        </w:tc>
        <w:tc>
          <w:tcPr>
            <w:tcW w:w="3038" w:type="dxa"/>
          </w:tcPr>
          <w:p w14:paraId="4AA9A640" w14:textId="77777777" w:rsidR="009B2328" w:rsidRDefault="009B2328" w:rsidP="0062777C">
            <w:pPr>
              <w:jc w:val="left"/>
              <w:rPr>
                <w:rFonts w:asciiTheme="minorHAnsi" w:hAnsiTheme="minorHAnsi" w:cstheme="minorHAnsi"/>
                <w:szCs w:val="22"/>
              </w:rPr>
            </w:pPr>
            <w:r>
              <w:rPr>
                <w:rFonts w:asciiTheme="minorHAnsi" w:hAnsiTheme="minorHAnsi" w:cstheme="minorHAnsi"/>
                <w:szCs w:val="22"/>
              </w:rPr>
              <w:t>A – ATM submissions</w:t>
            </w:r>
          </w:p>
          <w:p w14:paraId="3F812B14" w14:textId="77777777" w:rsidR="009B2328" w:rsidRDefault="009B2328" w:rsidP="0062777C">
            <w:pPr>
              <w:jc w:val="left"/>
              <w:rPr>
                <w:rFonts w:asciiTheme="minorHAnsi" w:hAnsiTheme="minorHAnsi" w:cstheme="minorHAnsi"/>
                <w:szCs w:val="22"/>
              </w:rPr>
            </w:pPr>
            <w:r>
              <w:rPr>
                <w:rFonts w:asciiTheme="minorHAnsi" w:hAnsiTheme="minorHAnsi" w:cstheme="minorHAnsi"/>
                <w:szCs w:val="22"/>
              </w:rPr>
              <w:t xml:space="preserve">B – </w:t>
            </w:r>
            <w:proofErr w:type="spellStart"/>
            <w:r>
              <w:rPr>
                <w:rFonts w:asciiTheme="minorHAnsi" w:hAnsiTheme="minorHAnsi" w:cstheme="minorHAnsi"/>
                <w:szCs w:val="22"/>
              </w:rPr>
              <w:t>iBanking</w:t>
            </w:r>
            <w:proofErr w:type="spellEnd"/>
            <w:r>
              <w:rPr>
                <w:rFonts w:asciiTheme="minorHAnsi" w:hAnsiTheme="minorHAnsi" w:cstheme="minorHAnsi"/>
                <w:szCs w:val="22"/>
              </w:rPr>
              <w:t xml:space="preserve"> submissions</w:t>
            </w:r>
          </w:p>
          <w:p w14:paraId="2D3DB021" w14:textId="338E825C" w:rsidR="004E65E5" w:rsidRPr="0062777C" w:rsidRDefault="009B2328" w:rsidP="0062777C">
            <w:pPr>
              <w:jc w:val="left"/>
              <w:rPr>
                <w:rFonts w:asciiTheme="minorHAnsi" w:hAnsiTheme="minorHAnsi" w:cstheme="minorHAnsi"/>
                <w:szCs w:val="22"/>
              </w:rPr>
            </w:pPr>
            <w:r>
              <w:rPr>
                <w:rFonts w:asciiTheme="minorHAnsi" w:hAnsiTheme="minorHAnsi" w:cstheme="minorHAnsi"/>
                <w:szCs w:val="22"/>
              </w:rPr>
              <w:t>C – mobile app submissions</w:t>
            </w:r>
          </w:p>
        </w:tc>
      </w:tr>
      <w:tr w:rsidR="00F31C3A" w:rsidRPr="009009DB" w14:paraId="7A9F27D5" w14:textId="77777777" w:rsidTr="00F97CF4">
        <w:tc>
          <w:tcPr>
            <w:tcW w:w="797" w:type="dxa"/>
          </w:tcPr>
          <w:p w14:paraId="09D99F3D" w14:textId="77777777" w:rsidR="004E65E5" w:rsidRPr="00F524AB" w:rsidRDefault="004E65E5" w:rsidP="00D21035">
            <w:pPr>
              <w:pStyle w:val="ListParagraph"/>
            </w:pPr>
          </w:p>
        </w:tc>
        <w:tc>
          <w:tcPr>
            <w:tcW w:w="2331" w:type="dxa"/>
          </w:tcPr>
          <w:p w14:paraId="7CBEA3EC" w14:textId="6F5C6A66"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CPF</w:t>
            </w:r>
            <w:r w:rsidR="002E5F94">
              <w:rPr>
                <w:rFonts w:asciiTheme="minorHAnsi" w:hAnsiTheme="minorHAnsi" w:cstheme="minorHAnsi"/>
                <w:szCs w:val="22"/>
              </w:rPr>
              <w:t>IS</w:t>
            </w:r>
            <w:r w:rsidRPr="004E65E5">
              <w:rPr>
                <w:rFonts w:asciiTheme="minorHAnsi" w:hAnsiTheme="minorHAnsi" w:cstheme="minorHAnsi"/>
                <w:szCs w:val="22"/>
              </w:rPr>
              <w:t>_SRS_ACCT_NO</w:t>
            </w:r>
          </w:p>
        </w:tc>
        <w:tc>
          <w:tcPr>
            <w:tcW w:w="1417" w:type="dxa"/>
          </w:tcPr>
          <w:p w14:paraId="38A3A0DA" w14:textId="13566C0D"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X(16)</w:t>
            </w:r>
          </w:p>
        </w:tc>
        <w:tc>
          <w:tcPr>
            <w:tcW w:w="1073" w:type="dxa"/>
          </w:tcPr>
          <w:p w14:paraId="48B4B937" w14:textId="3AE9160D" w:rsidR="004E65E5" w:rsidRPr="0062777C" w:rsidRDefault="00261E56"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133</w:t>
            </w:r>
          </w:p>
          <w:p w14:paraId="785E9871" w14:textId="77777777" w:rsidR="004E65E5" w:rsidRPr="0062777C" w:rsidRDefault="004E65E5" w:rsidP="0062777C">
            <w:pPr>
              <w:pStyle w:val="Normalwithspace"/>
              <w:spacing w:before="0"/>
              <w:jc w:val="left"/>
              <w:rPr>
                <w:rFonts w:asciiTheme="minorHAnsi" w:hAnsiTheme="minorHAnsi" w:cstheme="minorHAnsi"/>
                <w:szCs w:val="22"/>
                <w:lang w:val="en-AU"/>
              </w:rPr>
            </w:pPr>
          </w:p>
        </w:tc>
        <w:tc>
          <w:tcPr>
            <w:tcW w:w="2551" w:type="dxa"/>
          </w:tcPr>
          <w:p w14:paraId="600B31AB" w14:textId="36ACFE0E" w:rsidR="004E65E5" w:rsidRPr="0062777C" w:rsidRDefault="00BC5FC1" w:rsidP="00BC5FC1">
            <w:pPr>
              <w:pStyle w:val="Normalwithspace"/>
              <w:spacing w:before="0"/>
              <w:jc w:val="left"/>
              <w:rPr>
                <w:rFonts w:asciiTheme="minorHAnsi" w:hAnsiTheme="minorHAnsi" w:cstheme="minorHAnsi"/>
                <w:szCs w:val="22"/>
                <w:lang w:val="en-AU"/>
              </w:rPr>
            </w:pPr>
            <w:r w:rsidRPr="00E06696">
              <w:rPr>
                <w:rFonts w:asciiTheme="minorHAnsi" w:hAnsiTheme="minorHAnsi" w:cstheme="minorHAnsi"/>
                <w:szCs w:val="22"/>
              </w:rPr>
              <w:t>CPFIS or SRS account number</w:t>
            </w:r>
          </w:p>
        </w:tc>
        <w:tc>
          <w:tcPr>
            <w:tcW w:w="2977" w:type="dxa"/>
          </w:tcPr>
          <w:p w14:paraId="7403D70C" w14:textId="151061BA" w:rsidR="00750B72" w:rsidRPr="00EA04BA" w:rsidRDefault="00750B72" w:rsidP="00543DC0">
            <w:pPr>
              <w:pStyle w:val="Normalwithspace"/>
              <w:spacing w:before="0"/>
              <w:jc w:val="left"/>
              <w:rPr>
                <w:rFonts w:asciiTheme="minorHAnsi" w:hAnsiTheme="minorHAnsi" w:cstheme="minorHAnsi"/>
                <w:szCs w:val="22"/>
                <w:lang w:val="en-AU"/>
                <w:rPrChange w:id="954"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955" w:author="Han Xie CHAI (MAS)" w:date="2026-01-14T15:50:00Z" w16du:dateUtc="2026-01-14T07:50:00Z">
                  <w:rPr>
                    <w:rFonts w:asciiTheme="minorHAnsi" w:hAnsiTheme="minorHAnsi" w:cstheme="minorHAnsi"/>
                    <w:szCs w:val="22"/>
                    <w:highlight w:val="yellow"/>
                    <w:lang w:val="en-AU"/>
                  </w:rPr>
                </w:rPrChange>
              </w:rPr>
              <w:t>For CASH</w:t>
            </w:r>
            <w:r w:rsidR="00EB3DD1" w:rsidRPr="00EA04BA">
              <w:rPr>
                <w:rFonts w:asciiTheme="minorHAnsi" w:hAnsiTheme="minorHAnsi" w:cstheme="minorHAnsi"/>
                <w:szCs w:val="22"/>
                <w:lang w:val="en-AU"/>
                <w:rPrChange w:id="956" w:author="Han Xie CHAI (MAS)" w:date="2026-01-14T15:50:00Z" w16du:dateUtc="2026-01-14T07:50:00Z">
                  <w:rPr>
                    <w:rFonts w:asciiTheme="minorHAnsi" w:hAnsiTheme="minorHAnsi" w:cstheme="minorHAnsi"/>
                    <w:szCs w:val="22"/>
                    <w:highlight w:val="yellow"/>
                    <w:lang w:val="en-AU"/>
                  </w:rPr>
                </w:rPrChange>
              </w:rPr>
              <w:t xml:space="preserve"> subscriptions</w:t>
            </w:r>
            <w:r w:rsidRPr="00EA04BA">
              <w:rPr>
                <w:rFonts w:asciiTheme="minorHAnsi" w:hAnsiTheme="minorHAnsi" w:cstheme="minorHAnsi"/>
                <w:szCs w:val="22"/>
                <w:lang w:val="en-AU"/>
                <w:rPrChange w:id="957" w:author="Han Xie CHAI (MAS)" w:date="2026-01-14T15:50:00Z" w16du:dateUtc="2026-01-14T07:50:00Z">
                  <w:rPr>
                    <w:rFonts w:asciiTheme="minorHAnsi" w:hAnsiTheme="minorHAnsi" w:cstheme="minorHAnsi"/>
                    <w:szCs w:val="22"/>
                    <w:highlight w:val="yellow"/>
                    <w:lang w:val="en-AU"/>
                  </w:rPr>
                </w:rPrChange>
              </w:rPr>
              <w:t>, must be padded with spaces (but no hard validation).</w:t>
            </w:r>
          </w:p>
          <w:p w14:paraId="7333C2FA" w14:textId="77777777" w:rsidR="00750B72" w:rsidRPr="002E4E25" w:rsidRDefault="00750B72" w:rsidP="00543DC0">
            <w:pPr>
              <w:pStyle w:val="Normalwithspace"/>
              <w:spacing w:before="0"/>
              <w:jc w:val="left"/>
              <w:rPr>
                <w:rFonts w:asciiTheme="minorHAnsi" w:hAnsiTheme="minorHAnsi" w:cstheme="minorHAnsi"/>
                <w:szCs w:val="22"/>
                <w:highlight w:val="yellow"/>
                <w:lang w:val="en-AU"/>
              </w:rPr>
            </w:pPr>
          </w:p>
          <w:p w14:paraId="2DF8CCC7" w14:textId="52456CDE" w:rsidR="00750B72" w:rsidRPr="002E4E25" w:rsidRDefault="00750B72" w:rsidP="00543DC0">
            <w:pPr>
              <w:pStyle w:val="Normalwithspace"/>
              <w:spacing w:before="0"/>
              <w:jc w:val="left"/>
              <w:rPr>
                <w:rFonts w:asciiTheme="minorHAnsi" w:hAnsiTheme="minorHAnsi" w:cstheme="minorHAnsi"/>
                <w:szCs w:val="22"/>
                <w:highlight w:val="yellow"/>
                <w:lang w:val="en-AU"/>
              </w:rPr>
            </w:pPr>
            <w:r w:rsidRPr="002E4E25">
              <w:rPr>
                <w:rFonts w:asciiTheme="minorHAnsi" w:hAnsiTheme="minorHAnsi" w:cstheme="minorHAnsi"/>
                <w:szCs w:val="22"/>
                <w:highlight w:val="yellow"/>
                <w:lang w:val="en-AU"/>
              </w:rPr>
              <w:t>For CPFIS</w:t>
            </w:r>
            <w:r w:rsidR="00EB3DD1">
              <w:rPr>
                <w:rFonts w:asciiTheme="minorHAnsi" w:hAnsiTheme="minorHAnsi" w:cstheme="minorHAnsi"/>
                <w:szCs w:val="22"/>
                <w:highlight w:val="yellow"/>
                <w:lang w:val="en-AU"/>
              </w:rPr>
              <w:t xml:space="preserve"> subscriptions</w:t>
            </w:r>
            <w:r w:rsidRPr="002E4E25">
              <w:rPr>
                <w:rFonts w:asciiTheme="minorHAnsi" w:hAnsiTheme="minorHAnsi" w:cstheme="minorHAnsi"/>
                <w:szCs w:val="22"/>
                <w:highlight w:val="yellow"/>
                <w:lang w:val="en-AU"/>
              </w:rPr>
              <w:t>, must not be empty</w:t>
            </w:r>
            <w:ins w:id="958" w:author="Jasmine WL TEO (MAS)" w:date="2026-01-06T17:48:00Z" w16du:dateUtc="2026-01-06T09:48:00Z">
              <w:r w:rsidR="00765BB7">
                <w:rPr>
                  <w:rFonts w:asciiTheme="minorHAnsi" w:hAnsiTheme="minorHAnsi" w:cstheme="minorHAnsi"/>
                  <w:szCs w:val="22"/>
                  <w:highlight w:val="yellow"/>
                  <w:lang w:val="en-AU"/>
                </w:rPr>
                <w:t xml:space="preserve">. If the first </w:t>
              </w:r>
            </w:ins>
            <w:del w:id="959" w:author="Jasmine WL TEO (MAS)" w:date="2026-01-06T17:48:00Z" w16du:dateUtc="2026-01-06T09:48:00Z">
              <w:r w:rsidRPr="002E4E25">
                <w:rPr>
                  <w:rFonts w:asciiTheme="minorHAnsi" w:hAnsiTheme="minorHAnsi" w:cstheme="minorHAnsi"/>
                  <w:szCs w:val="22"/>
                  <w:highlight w:val="yellow"/>
                  <w:lang w:val="en-AU"/>
                </w:rPr>
                <w:delText xml:space="preserve"> and must have the </w:delText>
              </w:r>
            </w:del>
            <w:r w:rsidRPr="002E4E25">
              <w:rPr>
                <w:rFonts w:asciiTheme="minorHAnsi" w:hAnsiTheme="minorHAnsi" w:cstheme="minorHAnsi"/>
                <w:szCs w:val="22"/>
                <w:highlight w:val="yellow"/>
                <w:lang w:val="en-AU"/>
              </w:rPr>
              <w:t>2-letter prefix ‘OA’ or ‘SA’</w:t>
            </w:r>
            <w:ins w:id="960" w:author="Jasmine WL TEO (MAS)" w:date="2026-01-06T17:49:00Z" w16du:dateUtc="2026-01-06T09:49:00Z">
              <w:r w:rsidR="00765BB7">
                <w:rPr>
                  <w:rFonts w:asciiTheme="minorHAnsi" w:hAnsiTheme="minorHAnsi" w:cstheme="minorHAnsi"/>
                  <w:szCs w:val="22"/>
                  <w:highlight w:val="yellow"/>
                  <w:lang w:val="en-AU"/>
                </w:rPr>
                <w:t>, store it as the application type CPFIS-OA or CPFIS-SA</w:t>
              </w:r>
            </w:ins>
            <w:r w:rsidRPr="002E4E25">
              <w:rPr>
                <w:rFonts w:asciiTheme="minorHAnsi" w:hAnsiTheme="minorHAnsi" w:cstheme="minorHAnsi"/>
                <w:szCs w:val="22"/>
                <w:highlight w:val="yellow"/>
                <w:lang w:val="en-AU"/>
              </w:rPr>
              <w:t xml:space="preserve"> to indicate the account type</w:t>
            </w:r>
            <w:del w:id="961" w:author="Jasmine WL TEO (MAS)" w:date="2026-01-06T17:50:00Z" w16du:dateUtc="2026-01-06T09:50:00Z">
              <w:r w:rsidRPr="002E4E25">
                <w:rPr>
                  <w:rFonts w:asciiTheme="minorHAnsi" w:hAnsiTheme="minorHAnsi" w:cstheme="minorHAnsi"/>
                  <w:szCs w:val="22"/>
                  <w:highlight w:val="yellow"/>
                  <w:lang w:val="en-AU"/>
                </w:rPr>
                <w:delText xml:space="preserve"> </w:delText>
              </w:r>
              <w:r w:rsidRPr="002E4E25">
                <w:rPr>
                  <w:rFonts w:asciiTheme="minorHAnsi" w:hAnsiTheme="minorHAnsi" w:cstheme="minorHAnsi"/>
                  <w:szCs w:val="22"/>
                  <w:highlight w:val="yellow"/>
                  <w:lang w:val="en-AU"/>
                </w:rPr>
                <w:lastRenderedPageBreak/>
                <w:delText xml:space="preserve">before the </w:delText>
              </w:r>
              <w:r w:rsidR="007D6565">
                <w:rPr>
                  <w:rFonts w:asciiTheme="minorHAnsi" w:hAnsiTheme="minorHAnsi" w:cstheme="minorHAnsi"/>
                  <w:szCs w:val="22"/>
                  <w:highlight w:val="yellow"/>
                  <w:lang w:val="en-AU"/>
                </w:rPr>
                <w:delText xml:space="preserve">actual </w:delText>
              </w:r>
              <w:r w:rsidRPr="002E4E25">
                <w:rPr>
                  <w:rFonts w:asciiTheme="minorHAnsi" w:hAnsiTheme="minorHAnsi" w:cstheme="minorHAnsi"/>
                  <w:szCs w:val="22"/>
                  <w:highlight w:val="yellow"/>
                  <w:lang w:val="en-AU"/>
                </w:rPr>
                <w:delText>CPFIS account number.</w:delText>
              </w:r>
              <w:r w:rsidR="007D6565">
                <w:rPr>
                  <w:rFonts w:asciiTheme="minorHAnsi" w:hAnsiTheme="minorHAnsi" w:cstheme="minorHAnsi"/>
                  <w:szCs w:val="22"/>
                  <w:highlight w:val="yellow"/>
                  <w:lang w:val="en-AU"/>
                </w:rPr>
                <w:delText xml:space="preserve"> Must not be empty after the valid 2-letter prefix</w:delText>
              </w:r>
            </w:del>
            <w:r w:rsidR="007D6565">
              <w:rPr>
                <w:rFonts w:asciiTheme="minorHAnsi" w:hAnsiTheme="minorHAnsi" w:cstheme="minorHAnsi"/>
                <w:szCs w:val="22"/>
                <w:highlight w:val="yellow"/>
                <w:lang w:val="en-AU"/>
              </w:rPr>
              <w:t>.</w:t>
            </w:r>
          </w:p>
          <w:p w14:paraId="3AA5CA03" w14:textId="77777777" w:rsidR="00750B72" w:rsidRPr="002E4E25" w:rsidRDefault="00750B72" w:rsidP="00543DC0">
            <w:pPr>
              <w:pStyle w:val="Normalwithspace"/>
              <w:spacing w:before="0"/>
              <w:jc w:val="left"/>
              <w:rPr>
                <w:rFonts w:asciiTheme="minorHAnsi" w:hAnsiTheme="minorHAnsi" w:cstheme="minorHAnsi"/>
                <w:szCs w:val="22"/>
                <w:highlight w:val="yellow"/>
                <w:lang w:val="en-AU"/>
              </w:rPr>
            </w:pPr>
          </w:p>
          <w:p w14:paraId="67B82B47" w14:textId="4CF9AA92" w:rsidR="004E65E5" w:rsidRPr="002E4E25" w:rsidRDefault="00750B72" w:rsidP="00750B72">
            <w:pPr>
              <w:pStyle w:val="Normalwithspace"/>
              <w:spacing w:before="0"/>
              <w:jc w:val="left"/>
              <w:rPr>
                <w:rFonts w:asciiTheme="minorHAnsi" w:hAnsiTheme="minorHAnsi" w:cstheme="minorHAnsi"/>
                <w:szCs w:val="22"/>
                <w:highlight w:val="yellow"/>
                <w:lang w:val="en-AU"/>
              </w:rPr>
            </w:pPr>
            <w:r w:rsidRPr="002E4E25">
              <w:rPr>
                <w:rFonts w:asciiTheme="minorHAnsi" w:hAnsiTheme="minorHAnsi" w:cstheme="minorHAnsi"/>
                <w:szCs w:val="22"/>
                <w:highlight w:val="yellow"/>
                <w:lang w:val="en-AU"/>
              </w:rPr>
              <w:t>For SRS</w:t>
            </w:r>
            <w:r w:rsidR="00EB3DD1">
              <w:rPr>
                <w:rFonts w:asciiTheme="minorHAnsi" w:hAnsiTheme="minorHAnsi" w:cstheme="minorHAnsi"/>
                <w:szCs w:val="22"/>
                <w:highlight w:val="yellow"/>
                <w:lang w:val="en-AU"/>
              </w:rPr>
              <w:t xml:space="preserve"> subscriptions</w:t>
            </w:r>
            <w:r w:rsidRPr="002E4E25">
              <w:rPr>
                <w:rFonts w:asciiTheme="minorHAnsi" w:hAnsiTheme="minorHAnsi" w:cstheme="minorHAnsi"/>
                <w:szCs w:val="22"/>
                <w:highlight w:val="yellow"/>
                <w:lang w:val="en-AU"/>
              </w:rPr>
              <w:t>, must not be empty.</w:t>
            </w:r>
          </w:p>
          <w:p w14:paraId="287D4876" w14:textId="5B2EB583" w:rsidR="00750B72" w:rsidRPr="002E4E25" w:rsidRDefault="00750B72" w:rsidP="00750B72">
            <w:pPr>
              <w:pStyle w:val="Normalwithspace"/>
              <w:spacing w:before="0"/>
              <w:jc w:val="left"/>
              <w:rPr>
                <w:rFonts w:asciiTheme="minorHAnsi" w:hAnsiTheme="minorHAnsi" w:cstheme="minorHAnsi"/>
                <w:szCs w:val="22"/>
                <w:highlight w:val="yellow"/>
                <w:lang w:val="en-AU"/>
              </w:rPr>
            </w:pPr>
          </w:p>
        </w:tc>
        <w:tc>
          <w:tcPr>
            <w:tcW w:w="3038" w:type="dxa"/>
          </w:tcPr>
          <w:p w14:paraId="1FCF4729" w14:textId="70030C9E" w:rsidR="002E4E25" w:rsidRPr="00EA04BA" w:rsidRDefault="00040319" w:rsidP="002E4E25">
            <w:pPr>
              <w:pStyle w:val="Normalwithspace"/>
              <w:spacing w:before="0"/>
              <w:jc w:val="left"/>
              <w:rPr>
                <w:rFonts w:asciiTheme="minorHAnsi" w:hAnsiTheme="minorHAnsi" w:cstheme="minorHAnsi"/>
                <w:szCs w:val="22"/>
                <w:lang w:val="en-AU"/>
                <w:rPrChange w:id="962"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963" w:author="Han Xie CHAI (MAS)" w:date="2026-01-14T15:50:00Z" w16du:dateUtc="2026-01-14T07:50:00Z">
                  <w:rPr>
                    <w:rFonts w:asciiTheme="minorHAnsi" w:hAnsiTheme="minorHAnsi" w:cstheme="minorHAnsi"/>
                    <w:szCs w:val="22"/>
                    <w:highlight w:val="yellow"/>
                    <w:lang w:val="en-AU"/>
                  </w:rPr>
                </w:rPrChange>
              </w:rPr>
              <w:lastRenderedPageBreak/>
              <w:t>Unused for CASH subscriptions.</w:t>
            </w:r>
          </w:p>
          <w:p w14:paraId="50F6626F" w14:textId="77777777" w:rsidR="002E4E25" w:rsidRDefault="002E4E25" w:rsidP="002E4E25">
            <w:pPr>
              <w:pStyle w:val="Normalwithspace"/>
              <w:spacing w:before="0"/>
              <w:jc w:val="left"/>
              <w:rPr>
                <w:rFonts w:asciiTheme="minorHAnsi" w:hAnsiTheme="minorHAnsi" w:cstheme="minorHAnsi"/>
                <w:szCs w:val="22"/>
                <w:highlight w:val="yellow"/>
                <w:lang w:val="en-AU"/>
              </w:rPr>
            </w:pPr>
          </w:p>
          <w:p w14:paraId="0BBEF4CD" w14:textId="77777777" w:rsidR="00040319" w:rsidRDefault="00040319" w:rsidP="002E4E25">
            <w:pPr>
              <w:pStyle w:val="Normalwithspace"/>
              <w:spacing w:before="0"/>
              <w:jc w:val="left"/>
              <w:rPr>
                <w:rFonts w:asciiTheme="minorHAnsi" w:hAnsiTheme="minorHAnsi" w:cstheme="minorHAnsi"/>
                <w:szCs w:val="22"/>
                <w:highlight w:val="yellow"/>
                <w:lang w:val="en-AU"/>
              </w:rPr>
            </w:pPr>
          </w:p>
          <w:p w14:paraId="2AAE2E98" w14:textId="77777777" w:rsidR="002E4E25" w:rsidRPr="002E4E25" w:rsidRDefault="002E4E25" w:rsidP="002E4E25">
            <w:pPr>
              <w:pStyle w:val="Normalwithspace"/>
              <w:spacing w:before="0"/>
              <w:jc w:val="left"/>
              <w:rPr>
                <w:rFonts w:asciiTheme="minorHAnsi" w:hAnsiTheme="minorHAnsi" w:cstheme="minorHAnsi"/>
                <w:szCs w:val="22"/>
                <w:highlight w:val="yellow"/>
                <w:lang w:val="en-AU"/>
              </w:rPr>
            </w:pPr>
          </w:p>
          <w:p w14:paraId="3314D914" w14:textId="727C43F9" w:rsidR="00BC5FC1" w:rsidRPr="002E4E25" w:rsidRDefault="002E4E25" w:rsidP="00543DC0">
            <w:pPr>
              <w:pStyle w:val="Normalwithspace"/>
              <w:spacing w:before="0"/>
              <w:jc w:val="left"/>
              <w:rPr>
                <w:ins w:id="964" w:author="Akila BALAKRISHNAN from.OPTIMUM (MAS)" w:date="2026-01-14T17:59:00Z" w16du:dateUtc="2026-01-14T09:59:00Z"/>
                <w:rFonts w:asciiTheme="minorHAnsi" w:hAnsiTheme="minorHAnsi" w:cstheme="minorHAnsi"/>
                <w:szCs w:val="22"/>
                <w:highlight w:val="yellow"/>
                <w:lang w:val="en-AU"/>
              </w:rPr>
            </w:pPr>
            <w:r w:rsidRPr="002E4E25">
              <w:rPr>
                <w:rFonts w:asciiTheme="minorHAnsi" w:hAnsiTheme="minorHAnsi" w:cstheme="minorHAnsi"/>
                <w:szCs w:val="22"/>
                <w:highlight w:val="yellow"/>
                <w:lang w:val="en-AU"/>
              </w:rPr>
              <w:t>Prefix of CPFIS account number</w:t>
            </w:r>
            <w:ins w:id="965" w:author="Akila BALAKRISHNAN from.OPTIMUM (MAS)" w:date="2026-01-14T17:58:00Z" w16du:dateUtc="2026-01-14T09:58:00Z">
              <w:r w:rsidRPr="002E4E25">
                <w:rPr>
                  <w:rFonts w:asciiTheme="minorHAnsi" w:hAnsiTheme="minorHAnsi" w:cstheme="minorHAnsi"/>
                  <w:szCs w:val="22"/>
                  <w:highlight w:val="yellow"/>
                  <w:lang w:val="en-AU"/>
                </w:rPr>
                <w:t xml:space="preserve"> </w:t>
              </w:r>
              <w:r w:rsidR="00557F7E">
                <w:rPr>
                  <w:rFonts w:asciiTheme="minorHAnsi" w:hAnsiTheme="minorHAnsi" w:cstheme="minorHAnsi"/>
                  <w:szCs w:val="22"/>
                  <w:highlight w:val="yellow"/>
                  <w:lang w:val="en-AU"/>
                </w:rPr>
                <w:t>can be</w:t>
              </w:r>
            </w:ins>
            <w:r w:rsidRPr="002E4E25">
              <w:rPr>
                <w:rFonts w:asciiTheme="minorHAnsi" w:hAnsiTheme="minorHAnsi" w:cstheme="minorHAnsi"/>
                <w:szCs w:val="22"/>
                <w:highlight w:val="yellow"/>
                <w:lang w:val="en-AU"/>
              </w:rPr>
              <w:t xml:space="preserve"> (‘OA’ or ‘SA’</w:t>
            </w:r>
            <w:ins w:id="966" w:author="Akila BALAKRISHNAN from.OPTIMUM (MAS)" w:date="2026-01-14T17:58:00Z" w16du:dateUtc="2026-01-14T09:58:00Z">
              <w:r w:rsidR="00557F7E">
                <w:rPr>
                  <w:rFonts w:asciiTheme="minorHAnsi" w:hAnsiTheme="minorHAnsi" w:cstheme="minorHAnsi"/>
                  <w:szCs w:val="22"/>
                  <w:highlight w:val="yellow"/>
                  <w:lang w:val="en-AU"/>
                </w:rPr>
                <w:t xml:space="preserve"> or empty</w:t>
              </w:r>
            </w:ins>
            <w:r w:rsidRPr="002E4E25">
              <w:rPr>
                <w:rFonts w:asciiTheme="minorHAnsi" w:hAnsiTheme="minorHAnsi" w:cstheme="minorHAnsi"/>
                <w:szCs w:val="22"/>
                <w:highlight w:val="yellow"/>
                <w:lang w:val="en-AU"/>
              </w:rPr>
              <w:t>)</w:t>
            </w:r>
            <w:del w:id="967" w:author="Akila BALAKRISHNAN from.OPTIMUM (MAS)" w:date="2026-01-14T17:59:00Z" w16du:dateUtc="2026-01-14T09:59:00Z">
              <w:r w:rsidRPr="002E4E25">
                <w:rPr>
                  <w:rFonts w:asciiTheme="minorHAnsi" w:hAnsiTheme="minorHAnsi" w:cstheme="minorHAnsi"/>
                  <w:szCs w:val="22"/>
                  <w:highlight w:val="yellow"/>
                  <w:lang w:val="en-AU"/>
                </w:rPr>
                <w:delText xml:space="preserve"> will be </w:delText>
              </w:r>
            </w:del>
            <w:ins w:id="968" w:author="Jasmine WL TEO (MAS)" w:date="2026-01-06T17:48:00Z" w16du:dateUtc="2026-01-06T09:48:00Z">
              <w:del w:id="969" w:author="Akila BALAKRISHNAN from.OPTIMUM (MAS)" w:date="2026-01-14T17:59:00Z" w16du:dateUtc="2026-01-14T09:59:00Z">
                <w:r w:rsidR="00765BB7">
                  <w:rPr>
                    <w:rFonts w:asciiTheme="minorHAnsi" w:hAnsiTheme="minorHAnsi" w:cstheme="minorHAnsi"/>
                    <w:szCs w:val="22"/>
                    <w:highlight w:val="yellow"/>
                    <w:lang w:val="en-AU"/>
                  </w:rPr>
                  <w:delText xml:space="preserve">not </w:delText>
                </w:r>
              </w:del>
            </w:ins>
            <w:del w:id="970" w:author="Akila BALAKRISHNAN from.OPTIMUM (MAS)" w:date="2026-01-14T17:59:00Z" w16du:dateUtc="2026-01-14T09:59:00Z">
              <w:r w:rsidRPr="002E4E25">
                <w:rPr>
                  <w:rFonts w:asciiTheme="minorHAnsi" w:hAnsiTheme="minorHAnsi" w:cstheme="minorHAnsi"/>
                  <w:szCs w:val="22"/>
                  <w:highlight w:val="yellow"/>
                  <w:lang w:val="en-AU"/>
                </w:rPr>
                <w:delText>validated</w:delText>
              </w:r>
            </w:del>
            <w:r w:rsidRPr="002E4E25">
              <w:rPr>
                <w:rFonts w:asciiTheme="minorHAnsi" w:hAnsiTheme="minorHAnsi" w:cstheme="minorHAnsi"/>
                <w:szCs w:val="22"/>
                <w:highlight w:val="yellow"/>
                <w:lang w:val="en-AU"/>
              </w:rPr>
              <w:t>.</w:t>
            </w:r>
          </w:p>
          <w:p w14:paraId="507D4292" w14:textId="3D5A1718" w:rsidR="00557F7E" w:rsidRPr="002E4E25" w:rsidRDefault="00557F7E" w:rsidP="00543DC0">
            <w:pPr>
              <w:pStyle w:val="Normalwithspace"/>
              <w:spacing w:before="0"/>
              <w:jc w:val="left"/>
              <w:rPr>
                <w:rFonts w:asciiTheme="minorHAnsi" w:hAnsiTheme="minorHAnsi" w:cstheme="minorHAnsi"/>
                <w:szCs w:val="22"/>
                <w:highlight w:val="yellow"/>
                <w:lang w:val="en-AU"/>
              </w:rPr>
            </w:pPr>
            <w:ins w:id="971" w:author="Akila BALAKRISHNAN from.OPTIMUM (MAS)" w:date="2026-01-14T17:59:00Z" w16du:dateUtc="2026-01-14T09:59:00Z">
              <w:r>
                <w:rPr>
                  <w:rFonts w:asciiTheme="minorHAnsi" w:hAnsiTheme="minorHAnsi" w:cstheme="minorHAnsi"/>
                  <w:szCs w:val="22"/>
                  <w:highlight w:val="yellow"/>
                  <w:lang w:val="en-AU"/>
                </w:rPr>
                <w:lastRenderedPageBreak/>
                <w:t>If there is no prefix of ‘OA’ or ‘SA’ – stor</w:t>
              </w:r>
            </w:ins>
            <w:ins w:id="972" w:author="Akila BALAKRISHNAN from.OPTIMUM (MAS)" w:date="2026-01-14T18:00:00Z" w16du:dateUtc="2026-01-14T10:00:00Z">
              <w:r>
                <w:rPr>
                  <w:rFonts w:asciiTheme="minorHAnsi" w:hAnsiTheme="minorHAnsi" w:cstheme="minorHAnsi"/>
                  <w:szCs w:val="22"/>
                  <w:highlight w:val="yellow"/>
                  <w:lang w:val="en-AU"/>
                </w:rPr>
                <w:t>e it as application type CPFIS-OA by default.</w:t>
              </w:r>
            </w:ins>
          </w:p>
          <w:p w14:paraId="5BA66756" w14:textId="77777777" w:rsidR="004E65E5" w:rsidRDefault="004E65E5" w:rsidP="00543DC0">
            <w:pPr>
              <w:jc w:val="left"/>
              <w:rPr>
                <w:rFonts w:asciiTheme="minorHAnsi" w:hAnsiTheme="minorHAnsi" w:cstheme="minorHAnsi"/>
                <w:szCs w:val="22"/>
                <w:highlight w:val="yellow"/>
                <w:lang w:val="en-AU"/>
              </w:rPr>
            </w:pPr>
          </w:p>
          <w:p w14:paraId="250916E1" w14:textId="7E5E8A35" w:rsidR="002E4E25" w:rsidRPr="002E4E25" w:rsidRDefault="007D6565" w:rsidP="002E4E25">
            <w:pPr>
              <w:pStyle w:val="Normalwithspace"/>
              <w:spacing w:before="0"/>
              <w:jc w:val="left"/>
              <w:rPr>
                <w:rFonts w:asciiTheme="minorHAnsi" w:hAnsiTheme="minorHAnsi" w:cstheme="minorHAnsi"/>
                <w:szCs w:val="22"/>
                <w:highlight w:val="yellow"/>
                <w:lang w:val="en-AU"/>
              </w:rPr>
            </w:pPr>
            <w:r>
              <w:rPr>
                <w:rFonts w:asciiTheme="minorHAnsi" w:hAnsiTheme="minorHAnsi" w:cstheme="minorHAnsi"/>
                <w:szCs w:val="22"/>
                <w:highlight w:val="yellow"/>
                <w:lang w:val="en-AU"/>
              </w:rPr>
              <w:t xml:space="preserve">The actual value of </w:t>
            </w:r>
            <w:r w:rsidR="002E4E25" w:rsidRPr="002E4E25">
              <w:rPr>
                <w:rFonts w:asciiTheme="minorHAnsi" w:hAnsiTheme="minorHAnsi" w:cstheme="minorHAnsi"/>
                <w:szCs w:val="22"/>
                <w:highlight w:val="yellow"/>
                <w:lang w:val="en-AU"/>
              </w:rPr>
              <w:t>CPFIS or SRS account number will not be validated.</w:t>
            </w:r>
          </w:p>
          <w:p w14:paraId="68BF7C65" w14:textId="77777777" w:rsidR="002E4E25" w:rsidRDefault="002E4E25" w:rsidP="002E4E25">
            <w:pPr>
              <w:pStyle w:val="Normalwithspace"/>
              <w:spacing w:before="0"/>
              <w:jc w:val="left"/>
              <w:rPr>
                <w:rFonts w:asciiTheme="minorHAnsi" w:hAnsiTheme="minorHAnsi" w:cstheme="minorHAnsi"/>
                <w:szCs w:val="22"/>
                <w:highlight w:val="yellow"/>
                <w:lang w:val="en-AU"/>
              </w:rPr>
            </w:pPr>
          </w:p>
          <w:p w14:paraId="69519A73" w14:textId="77777777" w:rsidR="002E4E25" w:rsidRPr="002E4E25" w:rsidRDefault="002E4E25" w:rsidP="00543DC0">
            <w:pPr>
              <w:jc w:val="left"/>
              <w:rPr>
                <w:rFonts w:asciiTheme="minorHAnsi" w:hAnsiTheme="minorHAnsi" w:cstheme="minorHAnsi"/>
                <w:szCs w:val="22"/>
                <w:highlight w:val="yellow"/>
                <w:lang w:val="en-AU"/>
              </w:rPr>
            </w:pPr>
          </w:p>
        </w:tc>
      </w:tr>
      <w:tr w:rsidR="00F31C3A" w:rsidRPr="009009DB" w14:paraId="1ADDE850" w14:textId="77777777" w:rsidTr="00F97CF4">
        <w:tc>
          <w:tcPr>
            <w:tcW w:w="797" w:type="dxa"/>
          </w:tcPr>
          <w:p w14:paraId="31C73CDF" w14:textId="77777777" w:rsidR="004E65E5" w:rsidRPr="00F524AB" w:rsidRDefault="004E65E5" w:rsidP="00D21035">
            <w:pPr>
              <w:pStyle w:val="ListParagraph"/>
            </w:pPr>
          </w:p>
        </w:tc>
        <w:tc>
          <w:tcPr>
            <w:tcW w:w="2331" w:type="dxa"/>
          </w:tcPr>
          <w:p w14:paraId="4376FECB" w14:textId="2ADEDF46"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CHECKSUM</w:t>
            </w:r>
          </w:p>
        </w:tc>
        <w:tc>
          <w:tcPr>
            <w:tcW w:w="1417" w:type="dxa"/>
          </w:tcPr>
          <w:p w14:paraId="47198C09" w14:textId="2479F840"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9(14)</w:t>
            </w:r>
          </w:p>
        </w:tc>
        <w:tc>
          <w:tcPr>
            <w:tcW w:w="1073" w:type="dxa"/>
          </w:tcPr>
          <w:p w14:paraId="3A1E0A64" w14:textId="0B3E809C"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149</w:t>
            </w:r>
          </w:p>
        </w:tc>
        <w:tc>
          <w:tcPr>
            <w:tcW w:w="2551" w:type="dxa"/>
          </w:tcPr>
          <w:p w14:paraId="2D815EFE" w14:textId="394A55C4" w:rsidR="004E65E5" w:rsidRPr="0062777C" w:rsidRDefault="00B854DD" w:rsidP="0062777C">
            <w:pPr>
              <w:pStyle w:val="Normalwithspace"/>
              <w:spacing w:before="0"/>
              <w:jc w:val="left"/>
              <w:rPr>
                <w:rFonts w:asciiTheme="minorHAnsi" w:hAnsiTheme="minorHAnsi" w:cstheme="minorHAnsi"/>
                <w:szCs w:val="22"/>
                <w:lang w:val="en-AU"/>
              </w:rPr>
            </w:pPr>
            <w:r w:rsidRPr="00E06696">
              <w:rPr>
                <w:rFonts w:asciiTheme="minorHAnsi" w:hAnsiTheme="minorHAnsi" w:cstheme="minorHAnsi"/>
                <w:szCs w:val="22"/>
              </w:rPr>
              <w:t>Sum of all numeric fields of this detail record</w:t>
            </w:r>
          </w:p>
        </w:tc>
        <w:tc>
          <w:tcPr>
            <w:tcW w:w="2977" w:type="dxa"/>
          </w:tcPr>
          <w:p w14:paraId="572606BF" w14:textId="6B5B96CF" w:rsidR="004E65E5" w:rsidRPr="0062777C" w:rsidRDefault="00B854DD" w:rsidP="00543DC0">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equal the sum of the values from all numeric fields of the detail record.</w:t>
            </w:r>
          </w:p>
        </w:tc>
        <w:tc>
          <w:tcPr>
            <w:tcW w:w="3038" w:type="dxa"/>
          </w:tcPr>
          <w:p w14:paraId="7408B64F" w14:textId="77777777" w:rsidR="00B854DD" w:rsidRDefault="00B854DD" w:rsidP="00B854DD">
            <w:pPr>
              <w:spacing w:after="240"/>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p w14:paraId="68DDAA5F" w14:textId="0D46F43B" w:rsidR="004E65E5" w:rsidRPr="0062777C" w:rsidRDefault="00B854DD" w:rsidP="00B854DD">
            <w:pPr>
              <w:jc w:val="left"/>
              <w:rPr>
                <w:rFonts w:asciiTheme="minorHAnsi" w:hAnsiTheme="minorHAnsi" w:cstheme="minorHAnsi"/>
                <w:szCs w:val="22"/>
              </w:rPr>
            </w:pPr>
            <w:r>
              <w:rPr>
                <w:rFonts w:asciiTheme="minorHAnsi" w:hAnsiTheme="minorHAnsi" w:cstheme="minorHAnsi"/>
                <w:szCs w:val="22"/>
              </w:rPr>
              <w:t xml:space="preserve">There are 5 numeric fields in the detail record: </w:t>
            </w:r>
            <w:r w:rsidRPr="00E06696">
              <w:rPr>
                <w:rFonts w:asciiTheme="minorHAnsi" w:hAnsiTheme="minorHAnsi" w:cstheme="minorHAnsi"/>
                <w:szCs w:val="22"/>
              </w:rPr>
              <w:t>RECEIVED_DATE</w:t>
            </w:r>
            <w:r>
              <w:rPr>
                <w:rFonts w:asciiTheme="minorHAnsi" w:hAnsiTheme="minorHAnsi" w:cstheme="minorHAnsi"/>
                <w:szCs w:val="22"/>
              </w:rPr>
              <w:t xml:space="preserve">, </w:t>
            </w:r>
            <w:r w:rsidRPr="00E06696">
              <w:rPr>
                <w:rFonts w:asciiTheme="minorHAnsi" w:hAnsiTheme="minorHAnsi" w:cstheme="minorHAnsi"/>
                <w:szCs w:val="22"/>
              </w:rPr>
              <w:t>RECEIVED_</w:t>
            </w:r>
            <w:r>
              <w:rPr>
                <w:rFonts w:asciiTheme="minorHAnsi" w:hAnsiTheme="minorHAnsi" w:cstheme="minorHAnsi"/>
                <w:szCs w:val="22"/>
              </w:rPr>
              <w:t xml:space="preserve">TIME, </w:t>
            </w:r>
            <w:r w:rsidRPr="00E06696">
              <w:rPr>
                <w:rFonts w:asciiTheme="minorHAnsi" w:hAnsiTheme="minorHAnsi" w:cstheme="minorHAnsi"/>
                <w:szCs w:val="22"/>
              </w:rPr>
              <w:t>NOMINAL_AMT</w:t>
            </w:r>
            <w:r>
              <w:rPr>
                <w:rFonts w:asciiTheme="minorHAnsi" w:hAnsiTheme="minorHAnsi" w:cstheme="minorHAnsi"/>
                <w:szCs w:val="22"/>
              </w:rPr>
              <w:t>, BID_YIELD,</w:t>
            </w:r>
            <w:r w:rsidRPr="00E06696">
              <w:rPr>
                <w:rFonts w:asciiTheme="minorHAnsi" w:hAnsiTheme="minorHAnsi" w:cstheme="minorHAnsi"/>
                <w:szCs w:val="22"/>
              </w:rPr>
              <w:t xml:space="preserve"> CUST_BANK_CODE</w:t>
            </w:r>
            <w:r>
              <w:rPr>
                <w:rFonts w:asciiTheme="minorHAnsi" w:hAnsiTheme="minorHAnsi" w:cstheme="minorHAnsi"/>
                <w:szCs w:val="22"/>
              </w:rPr>
              <w:t>.</w:t>
            </w:r>
          </w:p>
        </w:tc>
      </w:tr>
      <w:tr w:rsidR="00F31C3A" w:rsidRPr="009009DB" w14:paraId="3CDE3C80" w14:textId="77777777" w:rsidTr="00F97CF4">
        <w:tc>
          <w:tcPr>
            <w:tcW w:w="797" w:type="dxa"/>
          </w:tcPr>
          <w:p w14:paraId="071B7EBD" w14:textId="77777777" w:rsidR="004E65E5" w:rsidRPr="00F524AB" w:rsidRDefault="004E65E5" w:rsidP="00EB6FAE">
            <w:pPr>
              <w:ind w:left="720"/>
            </w:pPr>
          </w:p>
        </w:tc>
        <w:tc>
          <w:tcPr>
            <w:tcW w:w="2331" w:type="dxa"/>
          </w:tcPr>
          <w:p w14:paraId="44D9CE62" w14:textId="34C3D457" w:rsidR="004E65E5" w:rsidRPr="00BC5FC1" w:rsidRDefault="004E65E5" w:rsidP="004E65E5">
            <w:pPr>
              <w:pStyle w:val="Normalwithspace"/>
              <w:spacing w:before="0"/>
              <w:jc w:val="left"/>
              <w:rPr>
                <w:rFonts w:asciiTheme="minorHAnsi" w:hAnsiTheme="minorHAnsi" w:cstheme="minorHAnsi"/>
                <w:b/>
                <w:bCs/>
                <w:szCs w:val="22"/>
              </w:rPr>
            </w:pPr>
            <w:r w:rsidRPr="00BC5FC1">
              <w:rPr>
                <w:rFonts w:asciiTheme="minorHAnsi" w:hAnsiTheme="minorHAnsi" w:cstheme="minorHAnsi"/>
                <w:b/>
                <w:bCs/>
                <w:szCs w:val="22"/>
              </w:rPr>
              <w:t>Control Record</w:t>
            </w:r>
          </w:p>
        </w:tc>
        <w:tc>
          <w:tcPr>
            <w:tcW w:w="1417" w:type="dxa"/>
          </w:tcPr>
          <w:p w14:paraId="72CF6881" w14:textId="77777777" w:rsidR="004E65E5" w:rsidRPr="004E65E5" w:rsidRDefault="004E65E5" w:rsidP="004E65E5">
            <w:pPr>
              <w:pStyle w:val="Normalwithspace"/>
              <w:spacing w:before="0"/>
              <w:jc w:val="left"/>
              <w:rPr>
                <w:rFonts w:asciiTheme="minorHAnsi" w:hAnsiTheme="minorHAnsi" w:cstheme="minorHAnsi"/>
                <w:szCs w:val="22"/>
              </w:rPr>
            </w:pPr>
          </w:p>
        </w:tc>
        <w:tc>
          <w:tcPr>
            <w:tcW w:w="1073" w:type="dxa"/>
          </w:tcPr>
          <w:p w14:paraId="19E91414" w14:textId="77777777" w:rsidR="004E65E5" w:rsidRPr="0062777C" w:rsidRDefault="004E65E5" w:rsidP="0062777C">
            <w:pPr>
              <w:pStyle w:val="Normalwithspace"/>
              <w:spacing w:before="0"/>
              <w:jc w:val="left"/>
              <w:rPr>
                <w:rFonts w:asciiTheme="minorHAnsi" w:hAnsiTheme="minorHAnsi" w:cstheme="minorHAnsi"/>
                <w:szCs w:val="22"/>
                <w:lang w:val="en-AU"/>
              </w:rPr>
            </w:pPr>
          </w:p>
        </w:tc>
        <w:tc>
          <w:tcPr>
            <w:tcW w:w="2551" w:type="dxa"/>
          </w:tcPr>
          <w:p w14:paraId="1DB3F672" w14:textId="77777777" w:rsidR="004E65E5" w:rsidRPr="0062777C" w:rsidRDefault="004E65E5" w:rsidP="0062777C">
            <w:pPr>
              <w:pStyle w:val="Normalwithspace"/>
              <w:spacing w:before="0"/>
              <w:jc w:val="left"/>
              <w:rPr>
                <w:rFonts w:asciiTheme="minorHAnsi" w:hAnsiTheme="minorHAnsi" w:cstheme="minorHAnsi"/>
                <w:szCs w:val="22"/>
                <w:lang w:val="en-AU"/>
              </w:rPr>
            </w:pPr>
          </w:p>
        </w:tc>
        <w:tc>
          <w:tcPr>
            <w:tcW w:w="2977" w:type="dxa"/>
          </w:tcPr>
          <w:p w14:paraId="1C022937" w14:textId="77777777" w:rsidR="004E65E5" w:rsidRPr="0062777C" w:rsidRDefault="004E65E5" w:rsidP="00543DC0">
            <w:pPr>
              <w:pStyle w:val="Normalwithspace"/>
              <w:spacing w:before="0"/>
              <w:jc w:val="left"/>
              <w:rPr>
                <w:rFonts w:asciiTheme="minorHAnsi" w:hAnsiTheme="minorHAnsi" w:cstheme="minorHAnsi"/>
                <w:szCs w:val="22"/>
                <w:lang w:val="en-AU"/>
              </w:rPr>
            </w:pPr>
          </w:p>
        </w:tc>
        <w:tc>
          <w:tcPr>
            <w:tcW w:w="3038" w:type="dxa"/>
          </w:tcPr>
          <w:p w14:paraId="19F3E67E" w14:textId="77777777" w:rsidR="004E65E5" w:rsidRPr="0062777C" w:rsidRDefault="004E65E5" w:rsidP="00543DC0">
            <w:pPr>
              <w:jc w:val="left"/>
              <w:rPr>
                <w:rFonts w:asciiTheme="minorHAnsi" w:hAnsiTheme="minorHAnsi" w:cstheme="minorHAnsi"/>
                <w:szCs w:val="22"/>
              </w:rPr>
            </w:pPr>
          </w:p>
        </w:tc>
      </w:tr>
      <w:tr w:rsidR="00F31C3A" w:rsidRPr="009009DB" w14:paraId="05577651" w14:textId="77777777" w:rsidTr="00F97CF4">
        <w:tc>
          <w:tcPr>
            <w:tcW w:w="797" w:type="dxa"/>
          </w:tcPr>
          <w:p w14:paraId="36EDC716" w14:textId="77777777" w:rsidR="004E65E5" w:rsidRPr="00F524AB" w:rsidRDefault="004E65E5" w:rsidP="00D21035">
            <w:pPr>
              <w:pStyle w:val="ListParagraph"/>
            </w:pPr>
          </w:p>
        </w:tc>
        <w:tc>
          <w:tcPr>
            <w:tcW w:w="2331" w:type="dxa"/>
          </w:tcPr>
          <w:p w14:paraId="5AFB564E" w14:textId="0762B641"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RECORD_TYPE</w:t>
            </w:r>
          </w:p>
        </w:tc>
        <w:tc>
          <w:tcPr>
            <w:tcW w:w="1417" w:type="dxa"/>
          </w:tcPr>
          <w:p w14:paraId="772ADAD4" w14:textId="70F69142"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X(10)</w:t>
            </w:r>
          </w:p>
        </w:tc>
        <w:tc>
          <w:tcPr>
            <w:tcW w:w="1073" w:type="dxa"/>
          </w:tcPr>
          <w:p w14:paraId="4219F7D1" w14:textId="77D898CA" w:rsidR="004E65E5" w:rsidRPr="0062777C" w:rsidRDefault="00261E56"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551" w:type="dxa"/>
          </w:tcPr>
          <w:p w14:paraId="7944F00E" w14:textId="3190A4EB" w:rsidR="004E65E5" w:rsidRPr="0062777C" w:rsidRDefault="00543DC0" w:rsidP="0062777C">
            <w:pPr>
              <w:pStyle w:val="Normalwithspace"/>
              <w:spacing w:before="0"/>
              <w:jc w:val="left"/>
              <w:rPr>
                <w:rFonts w:asciiTheme="minorHAnsi" w:hAnsiTheme="minorHAnsi" w:cstheme="minorHAnsi"/>
                <w:szCs w:val="22"/>
                <w:lang w:val="en-AU"/>
              </w:rPr>
            </w:pPr>
            <w:r>
              <w:rPr>
                <w:rFonts w:asciiTheme="minorHAnsi" w:hAnsiTheme="minorHAnsi" w:cstheme="minorHAnsi"/>
                <w:szCs w:val="22"/>
              </w:rPr>
              <w:t>Record indicator</w:t>
            </w:r>
          </w:p>
        </w:tc>
        <w:tc>
          <w:tcPr>
            <w:tcW w:w="2977" w:type="dxa"/>
          </w:tcPr>
          <w:p w14:paraId="64BA2ED6" w14:textId="241CA511" w:rsidR="004E65E5" w:rsidRPr="0062777C" w:rsidRDefault="00543DC0" w:rsidP="00543DC0">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be ‘</w:t>
            </w:r>
            <w:r w:rsidRPr="001C5228">
              <w:rPr>
                <w:rFonts w:asciiTheme="minorHAnsi" w:hAnsiTheme="minorHAnsi" w:cstheme="minorHAnsi"/>
                <w:szCs w:val="22"/>
              </w:rPr>
              <w:t>TTTTTTTTTT</w:t>
            </w:r>
            <w:r>
              <w:rPr>
                <w:rFonts w:asciiTheme="minorHAnsi" w:hAnsiTheme="minorHAnsi" w:cstheme="minorHAnsi"/>
                <w:szCs w:val="22"/>
              </w:rPr>
              <w:t>’ for Control Record.</w:t>
            </w:r>
          </w:p>
        </w:tc>
        <w:tc>
          <w:tcPr>
            <w:tcW w:w="3038" w:type="dxa"/>
          </w:tcPr>
          <w:p w14:paraId="55A3BB5B" w14:textId="77777777" w:rsidR="004E65E5" w:rsidRPr="0062777C" w:rsidRDefault="004E65E5" w:rsidP="00543DC0">
            <w:pPr>
              <w:jc w:val="left"/>
              <w:rPr>
                <w:rFonts w:asciiTheme="minorHAnsi" w:hAnsiTheme="minorHAnsi" w:cstheme="minorHAnsi"/>
                <w:szCs w:val="22"/>
              </w:rPr>
            </w:pPr>
          </w:p>
        </w:tc>
      </w:tr>
      <w:tr w:rsidR="00F31C3A" w:rsidRPr="009009DB" w14:paraId="21C9C488" w14:textId="77777777" w:rsidTr="00F97CF4">
        <w:tc>
          <w:tcPr>
            <w:tcW w:w="797" w:type="dxa"/>
          </w:tcPr>
          <w:p w14:paraId="2B6CCB3F" w14:textId="77777777" w:rsidR="004E65E5" w:rsidRPr="00F524AB" w:rsidRDefault="004E65E5" w:rsidP="00D21035">
            <w:pPr>
              <w:pStyle w:val="ListParagraph"/>
            </w:pPr>
          </w:p>
        </w:tc>
        <w:tc>
          <w:tcPr>
            <w:tcW w:w="2331" w:type="dxa"/>
          </w:tcPr>
          <w:p w14:paraId="07BE095B" w14:textId="54854F40"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RECORD_COUNT</w:t>
            </w:r>
          </w:p>
        </w:tc>
        <w:tc>
          <w:tcPr>
            <w:tcW w:w="1417" w:type="dxa"/>
          </w:tcPr>
          <w:p w14:paraId="207996E4" w14:textId="193E2CC9"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9(9)</w:t>
            </w:r>
          </w:p>
        </w:tc>
        <w:tc>
          <w:tcPr>
            <w:tcW w:w="1073" w:type="dxa"/>
          </w:tcPr>
          <w:p w14:paraId="739E7075" w14:textId="671CE988"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11</w:t>
            </w:r>
          </w:p>
        </w:tc>
        <w:tc>
          <w:tcPr>
            <w:tcW w:w="2551" w:type="dxa"/>
          </w:tcPr>
          <w:p w14:paraId="204D2B39" w14:textId="6155F9BE" w:rsidR="004E65E5" w:rsidRPr="0062777C" w:rsidRDefault="00543DC0" w:rsidP="0062777C">
            <w:pPr>
              <w:pStyle w:val="Normalwithspace"/>
              <w:spacing w:before="0"/>
              <w:jc w:val="left"/>
              <w:rPr>
                <w:rFonts w:asciiTheme="minorHAnsi" w:hAnsiTheme="minorHAnsi" w:cstheme="minorHAnsi"/>
                <w:szCs w:val="22"/>
                <w:lang w:val="en-AU"/>
              </w:rPr>
            </w:pPr>
            <w:r w:rsidRPr="00E06696">
              <w:rPr>
                <w:rFonts w:asciiTheme="minorHAnsi" w:hAnsiTheme="minorHAnsi" w:cstheme="minorHAnsi"/>
                <w:szCs w:val="22"/>
              </w:rPr>
              <w:t>Total number of detail records</w:t>
            </w:r>
          </w:p>
        </w:tc>
        <w:tc>
          <w:tcPr>
            <w:tcW w:w="2977" w:type="dxa"/>
          </w:tcPr>
          <w:p w14:paraId="4B7FE0C7" w14:textId="7AFABA15" w:rsidR="004E65E5" w:rsidRPr="0062777C" w:rsidRDefault="00543DC0" w:rsidP="00543DC0">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equal the number of detail records.</w:t>
            </w:r>
          </w:p>
        </w:tc>
        <w:tc>
          <w:tcPr>
            <w:tcW w:w="3038" w:type="dxa"/>
          </w:tcPr>
          <w:p w14:paraId="03DF1F8B" w14:textId="77777777" w:rsidR="004E65E5" w:rsidRPr="0062777C" w:rsidRDefault="004E65E5" w:rsidP="00543DC0">
            <w:pPr>
              <w:jc w:val="left"/>
              <w:rPr>
                <w:rFonts w:asciiTheme="minorHAnsi" w:hAnsiTheme="minorHAnsi" w:cstheme="minorHAnsi"/>
                <w:szCs w:val="22"/>
              </w:rPr>
            </w:pPr>
          </w:p>
        </w:tc>
      </w:tr>
      <w:tr w:rsidR="00F31C3A" w:rsidRPr="009009DB" w14:paraId="1DBBBAD9" w14:textId="77777777" w:rsidTr="00F97CF4">
        <w:tc>
          <w:tcPr>
            <w:tcW w:w="797" w:type="dxa"/>
          </w:tcPr>
          <w:p w14:paraId="6B55F0FC" w14:textId="77777777" w:rsidR="004E65E5" w:rsidRPr="00F524AB" w:rsidRDefault="004E65E5" w:rsidP="00D21035">
            <w:pPr>
              <w:pStyle w:val="ListParagraph"/>
            </w:pPr>
          </w:p>
        </w:tc>
        <w:tc>
          <w:tcPr>
            <w:tcW w:w="2331" w:type="dxa"/>
          </w:tcPr>
          <w:p w14:paraId="5B0AD241" w14:textId="42E0C321"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OVERALL_CH</w:t>
            </w:r>
            <w:r w:rsidR="00BC5FC1">
              <w:rPr>
                <w:rFonts w:asciiTheme="minorHAnsi" w:hAnsiTheme="minorHAnsi" w:cstheme="minorHAnsi"/>
                <w:szCs w:val="22"/>
              </w:rPr>
              <w:t>ECK</w:t>
            </w:r>
            <w:r w:rsidRPr="004E65E5">
              <w:rPr>
                <w:rFonts w:asciiTheme="minorHAnsi" w:hAnsiTheme="minorHAnsi" w:cstheme="minorHAnsi"/>
                <w:szCs w:val="22"/>
              </w:rPr>
              <w:t>SUM</w:t>
            </w:r>
          </w:p>
        </w:tc>
        <w:tc>
          <w:tcPr>
            <w:tcW w:w="1417" w:type="dxa"/>
          </w:tcPr>
          <w:p w14:paraId="4930F83B" w14:textId="67C3A7E9" w:rsidR="004E65E5" w:rsidRPr="004E65E5" w:rsidRDefault="004E65E5" w:rsidP="004E65E5">
            <w:pPr>
              <w:pStyle w:val="Normalwithspace"/>
              <w:spacing w:before="0"/>
              <w:jc w:val="left"/>
              <w:rPr>
                <w:rFonts w:asciiTheme="minorHAnsi" w:hAnsiTheme="minorHAnsi" w:cstheme="minorHAnsi"/>
                <w:szCs w:val="22"/>
              </w:rPr>
            </w:pPr>
            <w:r w:rsidRPr="004E65E5">
              <w:rPr>
                <w:rFonts w:asciiTheme="minorHAnsi" w:hAnsiTheme="minorHAnsi" w:cstheme="minorHAnsi"/>
                <w:szCs w:val="22"/>
              </w:rPr>
              <w:t>9(14)</w:t>
            </w:r>
          </w:p>
        </w:tc>
        <w:tc>
          <w:tcPr>
            <w:tcW w:w="1073" w:type="dxa"/>
          </w:tcPr>
          <w:p w14:paraId="76AFC97F" w14:textId="3817AECE" w:rsidR="004E65E5" w:rsidRPr="0062777C" w:rsidRDefault="004E65E5" w:rsidP="0062777C">
            <w:pPr>
              <w:pStyle w:val="Normalwithspace"/>
              <w:spacing w:before="0"/>
              <w:jc w:val="left"/>
              <w:rPr>
                <w:rFonts w:asciiTheme="minorHAnsi" w:hAnsiTheme="minorHAnsi" w:cstheme="minorHAnsi"/>
                <w:szCs w:val="22"/>
                <w:lang w:val="en-AU"/>
              </w:rPr>
            </w:pPr>
            <w:r w:rsidRPr="0062777C">
              <w:rPr>
                <w:rFonts w:asciiTheme="minorHAnsi" w:hAnsiTheme="minorHAnsi" w:cstheme="minorHAnsi"/>
                <w:szCs w:val="22"/>
                <w:lang w:val="en-AU"/>
              </w:rPr>
              <w:t xml:space="preserve"> </w:t>
            </w:r>
            <w:r w:rsidR="00261E56">
              <w:rPr>
                <w:rFonts w:asciiTheme="minorHAnsi" w:hAnsiTheme="minorHAnsi" w:cstheme="minorHAnsi"/>
                <w:szCs w:val="22"/>
                <w:lang w:val="en-AU"/>
              </w:rPr>
              <w:t>20</w:t>
            </w:r>
          </w:p>
        </w:tc>
        <w:tc>
          <w:tcPr>
            <w:tcW w:w="2551" w:type="dxa"/>
          </w:tcPr>
          <w:p w14:paraId="50D1F3B6" w14:textId="788028F5" w:rsidR="004E65E5" w:rsidRPr="0062777C" w:rsidRDefault="00543DC0" w:rsidP="0062777C">
            <w:pPr>
              <w:pStyle w:val="Normalwithspace"/>
              <w:spacing w:before="0"/>
              <w:jc w:val="left"/>
              <w:rPr>
                <w:rFonts w:asciiTheme="minorHAnsi" w:hAnsiTheme="minorHAnsi" w:cstheme="minorHAnsi"/>
                <w:szCs w:val="22"/>
                <w:lang w:val="en-AU"/>
              </w:rPr>
            </w:pPr>
            <w:r w:rsidRPr="00E06696">
              <w:rPr>
                <w:rFonts w:asciiTheme="minorHAnsi" w:hAnsiTheme="minorHAnsi" w:cstheme="minorHAnsi"/>
                <w:szCs w:val="22"/>
              </w:rPr>
              <w:t xml:space="preserve">Sum of </w:t>
            </w:r>
            <w:r w:rsidR="00F93041">
              <w:rPr>
                <w:rFonts w:asciiTheme="minorHAnsi" w:hAnsiTheme="minorHAnsi" w:cstheme="minorHAnsi"/>
                <w:szCs w:val="22"/>
              </w:rPr>
              <w:t>all</w:t>
            </w:r>
            <w:r w:rsidR="00F93041" w:rsidRPr="00E06696">
              <w:rPr>
                <w:rFonts w:asciiTheme="minorHAnsi" w:hAnsiTheme="minorHAnsi" w:cstheme="minorHAnsi"/>
                <w:szCs w:val="22"/>
              </w:rPr>
              <w:t xml:space="preserve"> detail records</w:t>
            </w:r>
            <w:r w:rsidR="00F93041">
              <w:rPr>
                <w:rFonts w:asciiTheme="minorHAnsi" w:hAnsiTheme="minorHAnsi" w:cstheme="minorHAnsi"/>
                <w:szCs w:val="22"/>
              </w:rPr>
              <w:t>’</w:t>
            </w:r>
            <w:r w:rsidR="00F93041" w:rsidRPr="00E06696">
              <w:rPr>
                <w:rFonts w:asciiTheme="minorHAnsi" w:hAnsiTheme="minorHAnsi" w:cstheme="minorHAnsi"/>
                <w:szCs w:val="22"/>
              </w:rPr>
              <w:t xml:space="preserve"> </w:t>
            </w:r>
            <w:r w:rsidR="00F93041">
              <w:rPr>
                <w:rFonts w:asciiTheme="minorHAnsi" w:hAnsiTheme="minorHAnsi" w:cstheme="minorHAnsi"/>
                <w:szCs w:val="22"/>
              </w:rPr>
              <w:t>CHECKSUM</w:t>
            </w:r>
          </w:p>
        </w:tc>
        <w:tc>
          <w:tcPr>
            <w:tcW w:w="2977" w:type="dxa"/>
          </w:tcPr>
          <w:p w14:paraId="217F8095" w14:textId="275A26DE" w:rsidR="004E65E5" w:rsidRPr="0062777C" w:rsidRDefault="00543DC0" w:rsidP="00543DC0">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equal the sum of all detail records’ CHECKSUM.</w:t>
            </w:r>
          </w:p>
        </w:tc>
        <w:tc>
          <w:tcPr>
            <w:tcW w:w="3038" w:type="dxa"/>
          </w:tcPr>
          <w:p w14:paraId="3374AA73" w14:textId="6B368E34" w:rsidR="004E65E5" w:rsidRPr="0062777C" w:rsidRDefault="00543DC0" w:rsidP="00DC6614">
            <w:pPr>
              <w:keepNext/>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tc>
      </w:tr>
    </w:tbl>
    <w:p w14:paraId="27EAA207" w14:textId="7C03A650" w:rsidR="004E65E5" w:rsidRPr="004E65E5" w:rsidRDefault="00DC6614" w:rsidP="00DC6614">
      <w:pPr>
        <w:pStyle w:val="Caption"/>
        <w:rPr>
          <w:lang w:val="en-AU"/>
        </w:rPr>
      </w:pPr>
      <w:r>
        <w:t xml:space="preserve">Table </w:t>
      </w:r>
      <w:r>
        <w:fldChar w:fldCharType="begin"/>
      </w:r>
      <w:r>
        <w:instrText xml:space="preserve"> SEQ Table \* ARABIC </w:instrText>
      </w:r>
      <w:r>
        <w:fldChar w:fldCharType="separate"/>
      </w:r>
      <w:r w:rsidR="00FB29C8">
        <w:t>24</w:t>
      </w:r>
      <w:r>
        <w:fldChar w:fldCharType="end"/>
      </w:r>
      <w:r>
        <w:t xml:space="preserve"> </w:t>
      </w:r>
      <w:r>
        <w:fldChar w:fldCharType="begin"/>
      </w:r>
      <w:r>
        <w:instrText xml:space="preserve"> </w:instrText>
      </w:r>
      <w:r w:rsidRPr="00DC6614">
        <w:instrText>STYLEREF "Heading 3"</w:instrText>
      </w:r>
      <w:r>
        <w:instrText xml:space="preserve"> </w:instrText>
      </w:r>
      <w:r>
        <w:fldChar w:fldCharType="separate"/>
      </w:r>
      <w:r w:rsidR="009259AD">
        <w:t>Appendix A.10 – SGS Bonds/T-Bills Retail Auction/Syndication Subscription File Data Dictionary</w:t>
      </w:r>
      <w:r>
        <w:fldChar w:fldCharType="end"/>
      </w:r>
    </w:p>
    <w:p w14:paraId="34EB4C39" w14:textId="102B5B37" w:rsidR="009755B3" w:rsidRPr="00F938D1" w:rsidRDefault="00C4554B" w:rsidP="00634352">
      <w:pPr>
        <w:pStyle w:val="Heading3"/>
      </w:pPr>
      <w:bookmarkStart w:id="973" w:name="_Appendix_A.11_-"/>
      <w:bookmarkStart w:id="974" w:name="_Toc217999949"/>
      <w:bookmarkEnd w:id="973"/>
      <w:r>
        <w:t xml:space="preserve">Appendix A.11 </w:t>
      </w:r>
      <w:r w:rsidR="000A369C">
        <w:t>–</w:t>
      </w:r>
      <w:r>
        <w:t xml:space="preserve"> SGS</w:t>
      </w:r>
      <w:r w:rsidR="000A369C">
        <w:t xml:space="preserve"> Bonds</w:t>
      </w:r>
      <w:r>
        <w:t>/T-Bills Acknowledgement File for Subscription Data Dictionary</w:t>
      </w:r>
      <w:bookmarkEnd w:id="974"/>
    </w:p>
    <w:tbl>
      <w:tblPr>
        <w:tblStyle w:val="TableGrid"/>
        <w:tblW w:w="14184" w:type="dxa"/>
        <w:tblLook w:val="04A0" w:firstRow="1" w:lastRow="0" w:firstColumn="1" w:lastColumn="0" w:noHBand="0" w:noVBand="1"/>
      </w:tblPr>
      <w:tblGrid>
        <w:gridCol w:w="797"/>
        <w:gridCol w:w="2415"/>
        <w:gridCol w:w="1417"/>
        <w:gridCol w:w="960"/>
        <w:gridCol w:w="2648"/>
        <w:gridCol w:w="2946"/>
        <w:gridCol w:w="3001"/>
      </w:tblGrid>
      <w:tr w:rsidR="0018618B" w:rsidRPr="00300889" w14:paraId="7FA89827" w14:textId="77777777" w:rsidTr="00F97CF4">
        <w:tc>
          <w:tcPr>
            <w:tcW w:w="797" w:type="dxa"/>
            <w:shd w:val="clear" w:color="auto" w:fill="D9D9D9" w:themeFill="background1" w:themeFillShade="D9"/>
          </w:tcPr>
          <w:p w14:paraId="7904AEAD" w14:textId="77777777" w:rsidR="009B39C8" w:rsidRPr="00300889" w:rsidRDefault="009B39C8" w:rsidP="002C45C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415" w:type="dxa"/>
            <w:shd w:val="clear" w:color="auto" w:fill="D9D9D9" w:themeFill="background1" w:themeFillShade="D9"/>
          </w:tcPr>
          <w:p w14:paraId="43AE0C1F" w14:textId="77777777" w:rsidR="009B39C8" w:rsidRPr="00300889" w:rsidRDefault="009B39C8" w:rsidP="002C45C3">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0713E30C" w14:textId="77777777" w:rsidR="009B39C8" w:rsidRPr="00300889" w:rsidRDefault="009B39C8" w:rsidP="002C45C3">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960" w:type="dxa"/>
            <w:shd w:val="clear" w:color="auto" w:fill="D9D9D9" w:themeFill="background1" w:themeFillShade="D9"/>
          </w:tcPr>
          <w:p w14:paraId="20F9F869" w14:textId="77777777" w:rsidR="009B39C8" w:rsidRDefault="009B39C8" w:rsidP="002C45C3">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Position From</w:t>
            </w:r>
          </w:p>
        </w:tc>
        <w:tc>
          <w:tcPr>
            <w:tcW w:w="2648" w:type="dxa"/>
            <w:shd w:val="clear" w:color="auto" w:fill="D9D9D9" w:themeFill="background1" w:themeFillShade="D9"/>
          </w:tcPr>
          <w:p w14:paraId="30BB9EB3" w14:textId="77777777" w:rsidR="009B39C8" w:rsidRPr="00300889" w:rsidRDefault="009B39C8" w:rsidP="002C45C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46" w:type="dxa"/>
            <w:shd w:val="clear" w:color="auto" w:fill="D9D9D9" w:themeFill="background1" w:themeFillShade="D9"/>
          </w:tcPr>
          <w:p w14:paraId="28C4089A" w14:textId="77777777" w:rsidR="009B39C8" w:rsidRPr="00300889" w:rsidRDefault="009B39C8" w:rsidP="002C45C3">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Validation Rules</w:t>
            </w:r>
          </w:p>
        </w:tc>
        <w:tc>
          <w:tcPr>
            <w:tcW w:w="3001" w:type="dxa"/>
            <w:shd w:val="clear" w:color="auto" w:fill="D9D9D9" w:themeFill="background1" w:themeFillShade="D9"/>
          </w:tcPr>
          <w:p w14:paraId="038AD20B" w14:textId="77777777" w:rsidR="009B39C8" w:rsidRPr="00300889" w:rsidRDefault="009B39C8" w:rsidP="002C45C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18618B" w:rsidRPr="009009DB" w14:paraId="0C44267D" w14:textId="77777777" w:rsidTr="00F97CF4">
        <w:tc>
          <w:tcPr>
            <w:tcW w:w="797" w:type="dxa"/>
          </w:tcPr>
          <w:p w14:paraId="01E21E29" w14:textId="77777777" w:rsidR="009B39C8" w:rsidRPr="00E337FA" w:rsidRDefault="009B39C8" w:rsidP="002C45C3">
            <w:pPr>
              <w:rPr>
                <w:lang w:val="en-AU"/>
              </w:rPr>
            </w:pPr>
          </w:p>
        </w:tc>
        <w:tc>
          <w:tcPr>
            <w:tcW w:w="2415" w:type="dxa"/>
          </w:tcPr>
          <w:p w14:paraId="5AABC676" w14:textId="77777777" w:rsidR="009B39C8" w:rsidRPr="00415A0B" w:rsidRDefault="009B39C8" w:rsidP="00415A0B">
            <w:pPr>
              <w:pStyle w:val="Normalwithspace"/>
              <w:spacing w:before="0"/>
              <w:jc w:val="left"/>
              <w:rPr>
                <w:rFonts w:asciiTheme="minorHAnsi" w:hAnsiTheme="minorHAnsi" w:cstheme="minorHAnsi"/>
                <w:b/>
                <w:bCs/>
                <w:szCs w:val="22"/>
                <w:lang w:val="en-AU"/>
              </w:rPr>
            </w:pPr>
            <w:r w:rsidRPr="00415A0B">
              <w:rPr>
                <w:rFonts w:asciiTheme="minorHAnsi" w:hAnsiTheme="minorHAnsi" w:cstheme="minorHAnsi"/>
                <w:b/>
                <w:bCs/>
                <w:szCs w:val="22"/>
                <w:lang w:val="en-AU"/>
              </w:rPr>
              <w:t>Header Record</w:t>
            </w:r>
          </w:p>
        </w:tc>
        <w:tc>
          <w:tcPr>
            <w:tcW w:w="1417" w:type="dxa"/>
          </w:tcPr>
          <w:p w14:paraId="0AE98639" w14:textId="77777777" w:rsidR="009B39C8" w:rsidRPr="00415A0B" w:rsidRDefault="009B39C8" w:rsidP="00415A0B">
            <w:pPr>
              <w:pStyle w:val="Normalwithspace"/>
              <w:spacing w:before="0"/>
              <w:jc w:val="left"/>
              <w:rPr>
                <w:rFonts w:asciiTheme="minorHAnsi" w:hAnsiTheme="minorHAnsi" w:cstheme="minorHAnsi"/>
                <w:szCs w:val="22"/>
                <w:lang w:val="en-AU"/>
              </w:rPr>
            </w:pPr>
          </w:p>
        </w:tc>
        <w:tc>
          <w:tcPr>
            <w:tcW w:w="960" w:type="dxa"/>
          </w:tcPr>
          <w:p w14:paraId="3BCEEBA9" w14:textId="77777777" w:rsidR="009B39C8" w:rsidRPr="00415A0B" w:rsidRDefault="009B39C8" w:rsidP="00415A0B">
            <w:pPr>
              <w:pStyle w:val="Normalwithspace"/>
              <w:spacing w:before="0"/>
              <w:jc w:val="left"/>
              <w:rPr>
                <w:rFonts w:asciiTheme="minorHAnsi" w:hAnsiTheme="minorHAnsi" w:cstheme="minorHAnsi"/>
                <w:szCs w:val="22"/>
                <w:lang w:val="en-AU"/>
              </w:rPr>
            </w:pPr>
          </w:p>
        </w:tc>
        <w:tc>
          <w:tcPr>
            <w:tcW w:w="2648" w:type="dxa"/>
          </w:tcPr>
          <w:p w14:paraId="0C3379A8" w14:textId="77777777" w:rsidR="009B39C8" w:rsidRPr="00415A0B" w:rsidRDefault="009B39C8" w:rsidP="00415A0B">
            <w:pPr>
              <w:pStyle w:val="Normalwithspace"/>
              <w:spacing w:before="0"/>
              <w:jc w:val="left"/>
              <w:rPr>
                <w:rFonts w:asciiTheme="minorHAnsi" w:hAnsiTheme="minorHAnsi" w:cstheme="minorHAnsi"/>
                <w:szCs w:val="22"/>
                <w:lang w:val="en-AU"/>
              </w:rPr>
            </w:pPr>
          </w:p>
        </w:tc>
        <w:tc>
          <w:tcPr>
            <w:tcW w:w="2946" w:type="dxa"/>
          </w:tcPr>
          <w:p w14:paraId="2DCECB8B" w14:textId="77777777" w:rsidR="009B39C8" w:rsidRPr="00415A0B" w:rsidRDefault="009B39C8" w:rsidP="00415A0B">
            <w:pPr>
              <w:pStyle w:val="Normalwithspace"/>
              <w:spacing w:before="0"/>
              <w:jc w:val="left"/>
              <w:rPr>
                <w:rFonts w:asciiTheme="minorHAnsi" w:hAnsiTheme="minorHAnsi" w:cstheme="minorHAnsi"/>
                <w:szCs w:val="22"/>
                <w:lang w:val="en-AU"/>
              </w:rPr>
            </w:pPr>
          </w:p>
        </w:tc>
        <w:tc>
          <w:tcPr>
            <w:tcW w:w="3001" w:type="dxa"/>
          </w:tcPr>
          <w:p w14:paraId="71635F19" w14:textId="77777777" w:rsidR="009B39C8" w:rsidRPr="00415A0B" w:rsidRDefault="009B39C8" w:rsidP="00415A0B">
            <w:pPr>
              <w:pStyle w:val="Normalwithspace"/>
              <w:spacing w:before="0"/>
              <w:jc w:val="left"/>
              <w:rPr>
                <w:rFonts w:asciiTheme="minorHAnsi" w:hAnsiTheme="minorHAnsi" w:cstheme="minorHAnsi"/>
                <w:szCs w:val="22"/>
                <w:lang w:val="en-AU"/>
              </w:rPr>
            </w:pPr>
          </w:p>
        </w:tc>
      </w:tr>
      <w:tr w:rsidR="0018618B" w:rsidRPr="009009DB" w14:paraId="5746DCDC" w14:textId="77777777" w:rsidTr="00F97CF4">
        <w:tc>
          <w:tcPr>
            <w:tcW w:w="797" w:type="dxa"/>
          </w:tcPr>
          <w:p w14:paraId="2D854C2C" w14:textId="77777777" w:rsidR="009B39C8" w:rsidRPr="00F524AB" w:rsidRDefault="009B39C8" w:rsidP="00857344">
            <w:pPr>
              <w:pStyle w:val="ListParagraph"/>
              <w:numPr>
                <w:ilvl w:val="0"/>
                <w:numId w:val="127"/>
              </w:numPr>
            </w:pPr>
          </w:p>
        </w:tc>
        <w:tc>
          <w:tcPr>
            <w:tcW w:w="2415" w:type="dxa"/>
          </w:tcPr>
          <w:p w14:paraId="6DC807C0" w14:textId="77777777" w:rsidR="009B39C8" w:rsidRPr="00415A0B" w:rsidRDefault="009B39C8" w:rsidP="00415A0B">
            <w:pPr>
              <w:pStyle w:val="Normalwithspace"/>
              <w:spacing w:before="0"/>
              <w:jc w:val="left"/>
              <w:rPr>
                <w:rFonts w:asciiTheme="minorHAnsi" w:hAnsiTheme="minorHAnsi" w:cstheme="minorHAnsi"/>
                <w:szCs w:val="22"/>
                <w:lang w:val="en-AU"/>
              </w:rPr>
            </w:pPr>
            <w:r w:rsidRPr="00415A0B">
              <w:rPr>
                <w:rFonts w:asciiTheme="minorHAnsi" w:hAnsiTheme="minorHAnsi" w:cstheme="minorHAnsi"/>
                <w:szCs w:val="22"/>
              </w:rPr>
              <w:t>RECORD_TYPE</w:t>
            </w:r>
          </w:p>
        </w:tc>
        <w:tc>
          <w:tcPr>
            <w:tcW w:w="1417" w:type="dxa"/>
          </w:tcPr>
          <w:p w14:paraId="2DDE53CD" w14:textId="77777777" w:rsidR="009B39C8" w:rsidRPr="00415A0B" w:rsidRDefault="009B39C8" w:rsidP="00415A0B">
            <w:pPr>
              <w:pStyle w:val="Normalwithspace"/>
              <w:spacing w:before="0"/>
              <w:jc w:val="left"/>
              <w:rPr>
                <w:rFonts w:asciiTheme="minorHAnsi" w:hAnsiTheme="minorHAnsi" w:cstheme="minorHAnsi"/>
                <w:szCs w:val="22"/>
                <w:lang w:val="en-AU"/>
              </w:rPr>
            </w:pPr>
            <w:r w:rsidRPr="00415A0B">
              <w:rPr>
                <w:rFonts w:asciiTheme="minorHAnsi" w:hAnsiTheme="minorHAnsi" w:cstheme="minorHAnsi"/>
                <w:szCs w:val="22"/>
              </w:rPr>
              <w:t>X(10)</w:t>
            </w:r>
          </w:p>
        </w:tc>
        <w:tc>
          <w:tcPr>
            <w:tcW w:w="960" w:type="dxa"/>
          </w:tcPr>
          <w:p w14:paraId="4541AD79" w14:textId="77777777" w:rsidR="009B39C8" w:rsidRPr="00415A0B" w:rsidRDefault="009B39C8" w:rsidP="00415A0B">
            <w:pPr>
              <w:pStyle w:val="Normalwithspace"/>
              <w:spacing w:before="0"/>
              <w:jc w:val="left"/>
              <w:rPr>
                <w:rFonts w:asciiTheme="minorHAnsi" w:hAnsiTheme="minorHAnsi" w:cstheme="minorHAnsi"/>
                <w:szCs w:val="22"/>
                <w:lang w:val="en-AU"/>
              </w:rPr>
            </w:pPr>
            <w:r w:rsidRPr="00415A0B">
              <w:rPr>
                <w:rFonts w:asciiTheme="minorHAnsi" w:hAnsiTheme="minorHAnsi" w:cstheme="minorHAnsi"/>
                <w:szCs w:val="22"/>
                <w:lang w:val="en-AU"/>
              </w:rPr>
              <w:t>1</w:t>
            </w:r>
          </w:p>
        </w:tc>
        <w:tc>
          <w:tcPr>
            <w:tcW w:w="2648" w:type="dxa"/>
          </w:tcPr>
          <w:p w14:paraId="03A8D82C" w14:textId="77777777" w:rsidR="009B39C8" w:rsidRPr="00415A0B" w:rsidRDefault="009B39C8" w:rsidP="00415A0B">
            <w:pPr>
              <w:pStyle w:val="Normalwithspace"/>
              <w:spacing w:before="0"/>
              <w:jc w:val="left"/>
              <w:rPr>
                <w:rFonts w:asciiTheme="minorHAnsi" w:hAnsiTheme="minorHAnsi" w:cstheme="minorHAnsi"/>
                <w:szCs w:val="22"/>
                <w:lang w:val="en-AU"/>
              </w:rPr>
            </w:pPr>
            <w:r w:rsidRPr="00415A0B">
              <w:rPr>
                <w:rFonts w:asciiTheme="minorHAnsi" w:hAnsiTheme="minorHAnsi" w:cstheme="minorHAnsi"/>
                <w:szCs w:val="22"/>
                <w:lang w:val="en-AU"/>
              </w:rPr>
              <w:t>Record indicator</w:t>
            </w:r>
          </w:p>
        </w:tc>
        <w:tc>
          <w:tcPr>
            <w:tcW w:w="2946" w:type="dxa"/>
          </w:tcPr>
          <w:p w14:paraId="7F79C1F5" w14:textId="77777777"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Must be ‘HHHHHHHHHH’ for Header Record.</w:t>
            </w:r>
          </w:p>
        </w:tc>
        <w:tc>
          <w:tcPr>
            <w:tcW w:w="3001" w:type="dxa"/>
          </w:tcPr>
          <w:p w14:paraId="7D12DA1F" w14:textId="77777777" w:rsidR="009B39C8" w:rsidRPr="00415A0B" w:rsidRDefault="009B39C8" w:rsidP="00415A0B">
            <w:pPr>
              <w:pStyle w:val="Normalwithspace"/>
              <w:spacing w:before="0"/>
              <w:jc w:val="left"/>
              <w:rPr>
                <w:rFonts w:asciiTheme="minorHAnsi" w:hAnsiTheme="minorHAnsi" w:cstheme="minorHAnsi"/>
                <w:strike/>
                <w:szCs w:val="22"/>
                <w:lang w:val="en-AU"/>
              </w:rPr>
            </w:pPr>
          </w:p>
        </w:tc>
      </w:tr>
      <w:tr w:rsidR="0018618B" w:rsidRPr="009009DB" w14:paraId="0DF3FCB6" w14:textId="77777777" w:rsidTr="00F97CF4">
        <w:tc>
          <w:tcPr>
            <w:tcW w:w="797" w:type="dxa"/>
          </w:tcPr>
          <w:p w14:paraId="5493B8AA" w14:textId="77777777" w:rsidR="009B39C8" w:rsidRPr="00F524AB" w:rsidRDefault="009B39C8" w:rsidP="00D21035">
            <w:pPr>
              <w:pStyle w:val="ListParagraph"/>
            </w:pPr>
          </w:p>
        </w:tc>
        <w:tc>
          <w:tcPr>
            <w:tcW w:w="2415" w:type="dxa"/>
          </w:tcPr>
          <w:p w14:paraId="42203C4E" w14:textId="283117B7"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FILE_TYPE</w:t>
            </w:r>
          </w:p>
        </w:tc>
        <w:tc>
          <w:tcPr>
            <w:tcW w:w="1417" w:type="dxa"/>
          </w:tcPr>
          <w:p w14:paraId="69B66169" w14:textId="6606D698"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X(3)</w:t>
            </w:r>
          </w:p>
        </w:tc>
        <w:tc>
          <w:tcPr>
            <w:tcW w:w="960" w:type="dxa"/>
          </w:tcPr>
          <w:p w14:paraId="14C3FAA0" w14:textId="302F7CE5" w:rsidR="009B39C8" w:rsidRPr="00415A0B" w:rsidRDefault="00FA29D1" w:rsidP="00415A0B">
            <w:pPr>
              <w:jc w:val="left"/>
              <w:rPr>
                <w:rFonts w:asciiTheme="minorHAnsi" w:hAnsiTheme="minorHAnsi" w:cstheme="minorHAnsi"/>
                <w:szCs w:val="22"/>
                <w:lang w:val="en-AU"/>
              </w:rPr>
            </w:pPr>
            <w:r>
              <w:rPr>
                <w:rFonts w:asciiTheme="minorHAnsi" w:hAnsiTheme="minorHAnsi" w:cstheme="minorHAnsi"/>
                <w:szCs w:val="22"/>
                <w:lang w:val="en-AU"/>
              </w:rPr>
              <w:t>11</w:t>
            </w:r>
          </w:p>
        </w:tc>
        <w:tc>
          <w:tcPr>
            <w:tcW w:w="2648" w:type="dxa"/>
          </w:tcPr>
          <w:p w14:paraId="0BEAD60A" w14:textId="2035A317" w:rsidR="009B39C8" w:rsidRPr="00415A0B" w:rsidRDefault="00291EAC" w:rsidP="00415A0B">
            <w:pPr>
              <w:jc w:val="left"/>
              <w:rPr>
                <w:rFonts w:asciiTheme="minorHAnsi" w:hAnsiTheme="minorHAnsi" w:cstheme="minorHAnsi"/>
                <w:szCs w:val="22"/>
              </w:rPr>
            </w:pPr>
            <w:r>
              <w:rPr>
                <w:rFonts w:asciiTheme="minorHAnsi" w:hAnsiTheme="minorHAnsi" w:cstheme="minorHAnsi"/>
                <w:szCs w:val="22"/>
              </w:rPr>
              <w:t>File type indicator</w:t>
            </w:r>
          </w:p>
          <w:p w14:paraId="3D727ACE" w14:textId="13B9F0EC" w:rsidR="009B39C8" w:rsidRPr="00415A0B" w:rsidRDefault="009B39C8" w:rsidP="00415A0B">
            <w:pPr>
              <w:pStyle w:val="Normalwithspace"/>
              <w:spacing w:before="0"/>
              <w:jc w:val="left"/>
              <w:rPr>
                <w:rFonts w:asciiTheme="minorHAnsi" w:hAnsiTheme="minorHAnsi" w:cstheme="minorHAnsi"/>
                <w:szCs w:val="22"/>
                <w:lang w:val="en-AU"/>
              </w:rPr>
            </w:pPr>
          </w:p>
        </w:tc>
        <w:tc>
          <w:tcPr>
            <w:tcW w:w="2946" w:type="dxa"/>
          </w:tcPr>
          <w:p w14:paraId="6BDE10E4" w14:textId="60ED0E6F" w:rsidR="009B39C8" w:rsidRPr="00415A0B" w:rsidRDefault="009B39C8" w:rsidP="00415A0B">
            <w:pPr>
              <w:jc w:val="left"/>
              <w:rPr>
                <w:rFonts w:asciiTheme="minorHAnsi" w:hAnsiTheme="minorHAnsi" w:cstheme="minorHAnsi"/>
                <w:szCs w:val="22"/>
              </w:rPr>
            </w:pPr>
            <w:r w:rsidRPr="00415A0B">
              <w:rPr>
                <w:rFonts w:asciiTheme="minorHAnsi" w:hAnsiTheme="minorHAnsi" w:cstheme="minorHAnsi"/>
                <w:szCs w:val="22"/>
              </w:rPr>
              <w:t>Must be ‘</w:t>
            </w:r>
            <w:r w:rsidR="003143B5">
              <w:rPr>
                <w:rFonts w:asciiTheme="minorHAnsi" w:hAnsiTheme="minorHAnsi" w:cstheme="minorHAnsi"/>
                <w:szCs w:val="22"/>
              </w:rPr>
              <w:t>AA1</w:t>
            </w:r>
            <w:r w:rsidRPr="00415A0B">
              <w:rPr>
                <w:rFonts w:asciiTheme="minorHAnsi" w:hAnsiTheme="minorHAnsi" w:cstheme="minorHAnsi"/>
                <w:szCs w:val="22"/>
              </w:rPr>
              <w:t>’</w:t>
            </w:r>
            <w:r w:rsidR="003143B5">
              <w:rPr>
                <w:rFonts w:asciiTheme="minorHAnsi" w:hAnsiTheme="minorHAnsi" w:cstheme="minorHAnsi"/>
                <w:szCs w:val="22"/>
              </w:rPr>
              <w:t>, ‘AA2’ or ‘AA3’.</w:t>
            </w:r>
          </w:p>
        </w:tc>
        <w:tc>
          <w:tcPr>
            <w:tcW w:w="3001" w:type="dxa"/>
          </w:tcPr>
          <w:p w14:paraId="1CC54857" w14:textId="77777777" w:rsidR="002A0479" w:rsidRDefault="002A0479" w:rsidP="002A0479">
            <w:pPr>
              <w:jc w:val="left"/>
              <w:rPr>
                <w:rFonts w:asciiTheme="minorHAnsi" w:hAnsiTheme="minorHAnsi" w:cstheme="minorHAnsi"/>
                <w:szCs w:val="22"/>
              </w:rPr>
            </w:pPr>
            <w:r w:rsidRPr="00E06696">
              <w:rPr>
                <w:rFonts w:asciiTheme="minorHAnsi" w:hAnsiTheme="minorHAnsi" w:cstheme="minorHAnsi"/>
                <w:szCs w:val="22"/>
              </w:rPr>
              <w:t>A</w:t>
            </w:r>
            <w:r>
              <w:rPr>
                <w:rFonts w:asciiTheme="minorHAnsi" w:hAnsiTheme="minorHAnsi" w:cstheme="minorHAnsi"/>
                <w:szCs w:val="22"/>
              </w:rPr>
              <w:t>A</w:t>
            </w:r>
            <w:r w:rsidRPr="00E06696">
              <w:rPr>
                <w:rFonts w:asciiTheme="minorHAnsi" w:hAnsiTheme="minorHAnsi" w:cstheme="minorHAnsi"/>
                <w:szCs w:val="22"/>
              </w:rPr>
              <w:t xml:space="preserve">1 – </w:t>
            </w:r>
            <w:r>
              <w:rPr>
                <w:rFonts w:asciiTheme="minorHAnsi" w:hAnsiTheme="minorHAnsi" w:cstheme="minorHAnsi"/>
                <w:szCs w:val="22"/>
              </w:rPr>
              <w:t>Acknowledgement</w:t>
            </w:r>
            <w:r w:rsidRPr="00E06696">
              <w:rPr>
                <w:rFonts w:asciiTheme="minorHAnsi" w:hAnsiTheme="minorHAnsi" w:cstheme="minorHAnsi"/>
                <w:szCs w:val="22"/>
              </w:rPr>
              <w:t xml:space="preserve"> for CASH</w:t>
            </w:r>
            <w:r>
              <w:rPr>
                <w:rFonts w:asciiTheme="minorHAnsi" w:hAnsiTheme="minorHAnsi" w:cstheme="minorHAnsi"/>
                <w:szCs w:val="22"/>
              </w:rPr>
              <w:t xml:space="preserve"> subscription</w:t>
            </w:r>
          </w:p>
          <w:p w14:paraId="17EF450A" w14:textId="7FAA8E47" w:rsidR="002A0479" w:rsidRPr="00E06696" w:rsidRDefault="002A0479" w:rsidP="002A0479">
            <w:pPr>
              <w:jc w:val="left"/>
              <w:rPr>
                <w:rFonts w:asciiTheme="minorHAnsi" w:hAnsiTheme="minorHAnsi" w:cstheme="minorHAnsi"/>
                <w:szCs w:val="22"/>
              </w:rPr>
            </w:pPr>
            <w:r w:rsidRPr="00E06696">
              <w:rPr>
                <w:rFonts w:asciiTheme="minorHAnsi" w:hAnsiTheme="minorHAnsi" w:cstheme="minorHAnsi"/>
                <w:szCs w:val="22"/>
              </w:rPr>
              <w:t>A</w:t>
            </w:r>
            <w:r>
              <w:rPr>
                <w:rFonts w:asciiTheme="minorHAnsi" w:hAnsiTheme="minorHAnsi" w:cstheme="minorHAnsi"/>
                <w:szCs w:val="22"/>
              </w:rPr>
              <w:t>A2</w:t>
            </w:r>
            <w:r w:rsidRPr="00E06696">
              <w:rPr>
                <w:rFonts w:asciiTheme="minorHAnsi" w:hAnsiTheme="minorHAnsi" w:cstheme="minorHAnsi"/>
                <w:szCs w:val="22"/>
              </w:rPr>
              <w:t xml:space="preserve"> – </w:t>
            </w:r>
            <w:r>
              <w:rPr>
                <w:rFonts w:asciiTheme="minorHAnsi" w:hAnsiTheme="minorHAnsi" w:cstheme="minorHAnsi"/>
                <w:szCs w:val="22"/>
              </w:rPr>
              <w:t>Acknowledgement</w:t>
            </w:r>
            <w:r w:rsidRPr="00E06696">
              <w:rPr>
                <w:rFonts w:asciiTheme="minorHAnsi" w:hAnsiTheme="minorHAnsi" w:cstheme="minorHAnsi"/>
                <w:szCs w:val="22"/>
              </w:rPr>
              <w:t xml:space="preserve"> for </w:t>
            </w:r>
            <w:r>
              <w:rPr>
                <w:rFonts w:asciiTheme="minorHAnsi" w:hAnsiTheme="minorHAnsi" w:cstheme="minorHAnsi"/>
                <w:szCs w:val="22"/>
              </w:rPr>
              <w:t>CPFIS subscription</w:t>
            </w:r>
          </w:p>
          <w:p w14:paraId="577502C0" w14:textId="77777777" w:rsidR="002A0479" w:rsidRDefault="002A0479" w:rsidP="002A0479">
            <w:pPr>
              <w:jc w:val="left"/>
              <w:rPr>
                <w:rFonts w:asciiTheme="minorHAnsi" w:hAnsiTheme="minorHAnsi" w:cstheme="minorHAnsi"/>
                <w:szCs w:val="22"/>
              </w:rPr>
            </w:pPr>
            <w:r w:rsidRPr="00E06696">
              <w:rPr>
                <w:rFonts w:asciiTheme="minorHAnsi" w:hAnsiTheme="minorHAnsi" w:cstheme="minorHAnsi"/>
                <w:szCs w:val="22"/>
              </w:rPr>
              <w:t>A</w:t>
            </w:r>
            <w:r>
              <w:rPr>
                <w:rFonts w:asciiTheme="minorHAnsi" w:hAnsiTheme="minorHAnsi" w:cstheme="minorHAnsi"/>
                <w:szCs w:val="22"/>
              </w:rPr>
              <w:t>A</w:t>
            </w:r>
            <w:r w:rsidRPr="00E06696">
              <w:rPr>
                <w:rFonts w:asciiTheme="minorHAnsi" w:hAnsiTheme="minorHAnsi" w:cstheme="minorHAnsi"/>
                <w:szCs w:val="22"/>
              </w:rPr>
              <w:t xml:space="preserve">3 – </w:t>
            </w:r>
            <w:r>
              <w:rPr>
                <w:rFonts w:asciiTheme="minorHAnsi" w:hAnsiTheme="minorHAnsi" w:cstheme="minorHAnsi"/>
                <w:szCs w:val="22"/>
              </w:rPr>
              <w:t>Acknowledgement</w:t>
            </w:r>
            <w:r w:rsidRPr="00E06696">
              <w:rPr>
                <w:rFonts w:asciiTheme="minorHAnsi" w:hAnsiTheme="minorHAnsi" w:cstheme="minorHAnsi"/>
                <w:szCs w:val="22"/>
              </w:rPr>
              <w:t xml:space="preserve"> for SRS</w:t>
            </w:r>
            <w:r>
              <w:rPr>
                <w:rFonts w:asciiTheme="minorHAnsi" w:hAnsiTheme="minorHAnsi" w:cstheme="minorHAnsi"/>
                <w:szCs w:val="22"/>
              </w:rPr>
              <w:t xml:space="preserve"> subscription</w:t>
            </w:r>
          </w:p>
          <w:p w14:paraId="413AF5C9" w14:textId="77777777" w:rsidR="009B39C8" w:rsidRPr="00415A0B" w:rsidRDefault="009B39C8" w:rsidP="00415A0B">
            <w:pPr>
              <w:jc w:val="left"/>
              <w:rPr>
                <w:rFonts w:asciiTheme="minorHAnsi" w:hAnsiTheme="minorHAnsi" w:cstheme="minorHAnsi"/>
                <w:strike/>
                <w:szCs w:val="22"/>
              </w:rPr>
            </w:pPr>
          </w:p>
        </w:tc>
      </w:tr>
      <w:tr w:rsidR="0018618B" w:rsidRPr="009009DB" w14:paraId="2D670CEF" w14:textId="77777777" w:rsidTr="00F97CF4">
        <w:tc>
          <w:tcPr>
            <w:tcW w:w="797" w:type="dxa"/>
          </w:tcPr>
          <w:p w14:paraId="643279AD" w14:textId="77777777" w:rsidR="009B39C8" w:rsidRPr="00F524AB" w:rsidRDefault="009B39C8" w:rsidP="00D21035">
            <w:pPr>
              <w:pStyle w:val="ListParagraph"/>
            </w:pPr>
          </w:p>
        </w:tc>
        <w:tc>
          <w:tcPr>
            <w:tcW w:w="2415" w:type="dxa"/>
          </w:tcPr>
          <w:p w14:paraId="7F72DE73" w14:textId="71DABD71"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PRI_DLR_CODE</w:t>
            </w:r>
          </w:p>
        </w:tc>
        <w:tc>
          <w:tcPr>
            <w:tcW w:w="1417" w:type="dxa"/>
          </w:tcPr>
          <w:p w14:paraId="74CCE499" w14:textId="4AFFCFA3"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9(4)</w:t>
            </w:r>
          </w:p>
        </w:tc>
        <w:tc>
          <w:tcPr>
            <w:tcW w:w="960" w:type="dxa"/>
          </w:tcPr>
          <w:p w14:paraId="736AC77A" w14:textId="2D4349DF" w:rsidR="009B39C8" w:rsidRPr="00415A0B" w:rsidRDefault="00FA29D1" w:rsidP="00415A0B">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14</w:t>
            </w:r>
          </w:p>
        </w:tc>
        <w:tc>
          <w:tcPr>
            <w:tcW w:w="2648" w:type="dxa"/>
          </w:tcPr>
          <w:p w14:paraId="627383F0" w14:textId="7A32306F" w:rsidR="009B39C8" w:rsidRPr="00415A0B" w:rsidRDefault="00A30CB3" w:rsidP="00415A0B">
            <w:pPr>
              <w:pStyle w:val="Normalwithspace"/>
              <w:spacing w:before="0"/>
              <w:jc w:val="left"/>
              <w:rPr>
                <w:rFonts w:asciiTheme="minorHAnsi" w:hAnsiTheme="minorHAnsi" w:cstheme="minorHAnsi"/>
                <w:szCs w:val="22"/>
                <w:lang w:val="en-AU"/>
              </w:rPr>
            </w:pPr>
            <w:r>
              <w:rPr>
                <w:rFonts w:asciiTheme="minorHAnsi" w:hAnsiTheme="minorHAnsi" w:cstheme="minorHAnsi"/>
                <w:szCs w:val="22"/>
              </w:rPr>
              <w:t>Primary dealer code</w:t>
            </w:r>
          </w:p>
        </w:tc>
        <w:tc>
          <w:tcPr>
            <w:tcW w:w="2946" w:type="dxa"/>
          </w:tcPr>
          <w:p w14:paraId="04996855" w14:textId="7D506523" w:rsidR="009B39C8" w:rsidRPr="00415A0B" w:rsidRDefault="00BE37A9"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0C4425B3" w14:textId="1BE4741D" w:rsidR="009B39C8" w:rsidRPr="00415A0B" w:rsidRDefault="009B39C8" w:rsidP="00415A0B">
            <w:pPr>
              <w:jc w:val="left"/>
              <w:rPr>
                <w:rFonts w:asciiTheme="minorHAnsi" w:hAnsiTheme="minorHAnsi" w:cstheme="minorHAnsi"/>
                <w:szCs w:val="22"/>
              </w:rPr>
            </w:pPr>
          </w:p>
        </w:tc>
      </w:tr>
      <w:tr w:rsidR="0018618B" w:rsidRPr="009009DB" w14:paraId="3F42FEBC" w14:textId="77777777" w:rsidTr="00F97CF4">
        <w:tc>
          <w:tcPr>
            <w:tcW w:w="797" w:type="dxa"/>
          </w:tcPr>
          <w:p w14:paraId="6567FC8C" w14:textId="77777777" w:rsidR="009B39C8" w:rsidRPr="00F524AB" w:rsidRDefault="009B39C8" w:rsidP="00D21035">
            <w:pPr>
              <w:pStyle w:val="ListParagraph"/>
            </w:pPr>
          </w:p>
        </w:tc>
        <w:tc>
          <w:tcPr>
            <w:tcW w:w="2415" w:type="dxa"/>
          </w:tcPr>
          <w:p w14:paraId="61506AE3" w14:textId="1E04C6F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BANK_NAME</w:t>
            </w:r>
          </w:p>
        </w:tc>
        <w:tc>
          <w:tcPr>
            <w:tcW w:w="1417" w:type="dxa"/>
          </w:tcPr>
          <w:p w14:paraId="6521731C" w14:textId="50475752"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X(20)</w:t>
            </w:r>
          </w:p>
        </w:tc>
        <w:tc>
          <w:tcPr>
            <w:tcW w:w="960" w:type="dxa"/>
          </w:tcPr>
          <w:p w14:paraId="4F49E18C" w14:textId="364495FC" w:rsidR="009B39C8" w:rsidRPr="00415A0B" w:rsidRDefault="00FA29D1" w:rsidP="00415A0B">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18</w:t>
            </w:r>
          </w:p>
        </w:tc>
        <w:tc>
          <w:tcPr>
            <w:tcW w:w="2648" w:type="dxa"/>
          </w:tcPr>
          <w:p w14:paraId="605E92AC" w14:textId="12DC54B4" w:rsidR="009B39C8" w:rsidRPr="00415A0B" w:rsidRDefault="005631FA" w:rsidP="00415A0B">
            <w:pPr>
              <w:pStyle w:val="Normalwithspace"/>
              <w:spacing w:before="0"/>
              <w:jc w:val="left"/>
              <w:rPr>
                <w:rFonts w:asciiTheme="minorHAnsi" w:hAnsiTheme="minorHAnsi" w:cstheme="minorHAnsi"/>
                <w:szCs w:val="22"/>
              </w:rPr>
            </w:pPr>
            <w:r>
              <w:rPr>
                <w:rFonts w:asciiTheme="minorHAnsi" w:hAnsiTheme="minorHAnsi" w:cstheme="minorHAnsi"/>
                <w:szCs w:val="22"/>
              </w:rPr>
              <w:t>Bank’s name</w:t>
            </w:r>
          </w:p>
        </w:tc>
        <w:tc>
          <w:tcPr>
            <w:tcW w:w="2946" w:type="dxa"/>
          </w:tcPr>
          <w:p w14:paraId="272DB005" w14:textId="4220FAB7" w:rsidR="009B39C8" w:rsidRPr="00415A0B" w:rsidRDefault="005631FA"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1EC679FF" w14:textId="55C666CB" w:rsidR="00034A20" w:rsidRPr="00415A0B" w:rsidRDefault="00034A20" w:rsidP="00415A0B">
            <w:pPr>
              <w:jc w:val="left"/>
              <w:rPr>
                <w:rFonts w:asciiTheme="minorHAnsi" w:hAnsiTheme="minorHAnsi" w:cstheme="minorHAnsi"/>
                <w:szCs w:val="22"/>
              </w:rPr>
            </w:pPr>
            <w:ins w:id="975" w:author="Yichen GU from.TOPPAN (MAS)" w:date="2026-01-16T15:34:00Z" w16du:dateUtc="2026-01-16T07:34:00Z">
              <w:r>
                <w:rPr>
                  <w:rFonts w:asciiTheme="minorHAnsi" w:hAnsiTheme="minorHAnsi" w:cstheme="minorHAnsi"/>
                  <w:szCs w:val="22"/>
                </w:rPr>
                <w:t>Allows special characters.</w:t>
              </w:r>
            </w:ins>
            <w:commentRangeStart w:id="976"/>
            <w:commentRangeStart w:id="977"/>
            <w:del w:id="978" w:author="Yichen GU from.TOPPAN (MAS)" w:date="2026-01-14T15:07:00Z" w16du:dateUtc="2026-01-14T07:07:00Z">
              <w:r w:rsidR="009B39C8" w:rsidRPr="00415A0B" w:rsidDel="00322F31">
                <w:rPr>
                  <w:rFonts w:asciiTheme="minorHAnsi" w:hAnsiTheme="minorHAnsi" w:cstheme="minorHAnsi"/>
                  <w:szCs w:val="22"/>
                </w:rPr>
                <w:delText xml:space="preserve">It should be the </w:delText>
              </w:r>
              <w:r w:rsidR="007F4614" w:rsidDel="00322F31">
                <w:rPr>
                  <w:rFonts w:asciiTheme="minorHAnsi" w:hAnsiTheme="minorHAnsi" w:cstheme="minorHAnsi"/>
                  <w:szCs w:val="22"/>
                </w:rPr>
                <w:delText>1</w:delText>
              </w:r>
              <w:r w:rsidR="007F4614" w:rsidRPr="007F4614" w:rsidDel="00322F31">
                <w:rPr>
                  <w:rFonts w:asciiTheme="minorHAnsi" w:hAnsiTheme="minorHAnsi" w:cstheme="minorHAnsi"/>
                  <w:szCs w:val="22"/>
                  <w:vertAlign w:val="superscript"/>
                </w:rPr>
                <w:delText>st</w:delText>
              </w:r>
              <w:r w:rsidR="007F4614" w:rsidDel="00322F31">
                <w:rPr>
                  <w:rFonts w:asciiTheme="minorHAnsi" w:hAnsiTheme="minorHAnsi" w:cstheme="minorHAnsi"/>
                  <w:szCs w:val="22"/>
                </w:rPr>
                <w:delText xml:space="preserve"> </w:delText>
              </w:r>
              <w:r w:rsidR="009B39C8" w:rsidRPr="00415A0B" w:rsidDel="00322F31">
                <w:rPr>
                  <w:rFonts w:asciiTheme="minorHAnsi" w:hAnsiTheme="minorHAnsi" w:cstheme="minorHAnsi"/>
                  <w:szCs w:val="22"/>
                </w:rPr>
                <w:delText>working day of the following month of the processing date.</w:delText>
              </w:r>
              <w:commentRangeEnd w:id="976"/>
              <w:r w:rsidR="00020FC4" w:rsidDel="00322F31">
                <w:rPr>
                  <w:rStyle w:val="CommentReference"/>
                  <w:lang w:val="en-US"/>
                </w:rPr>
                <w:commentReference w:id="976"/>
              </w:r>
            </w:del>
            <w:commentRangeEnd w:id="977"/>
            <w:r w:rsidR="00322F31">
              <w:rPr>
                <w:rStyle w:val="CommentReference"/>
                <w:lang w:val="en-US"/>
              </w:rPr>
              <w:commentReference w:id="977"/>
            </w:r>
          </w:p>
        </w:tc>
      </w:tr>
      <w:tr w:rsidR="0018618B" w:rsidRPr="009009DB" w14:paraId="48A6A59E" w14:textId="77777777" w:rsidTr="00F97CF4">
        <w:tc>
          <w:tcPr>
            <w:tcW w:w="797" w:type="dxa"/>
          </w:tcPr>
          <w:p w14:paraId="083336A3" w14:textId="77777777" w:rsidR="009B39C8" w:rsidRPr="00F524AB" w:rsidRDefault="009B39C8" w:rsidP="00D21035">
            <w:pPr>
              <w:pStyle w:val="ListParagraph"/>
            </w:pPr>
          </w:p>
        </w:tc>
        <w:tc>
          <w:tcPr>
            <w:tcW w:w="2415" w:type="dxa"/>
          </w:tcPr>
          <w:p w14:paraId="2FC3B181" w14:textId="04E5FCBB" w:rsidR="009B39C8" w:rsidRPr="00415A0B" w:rsidRDefault="009B39C8" w:rsidP="00415A0B">
            <w:pPr>
              <w:pStyle w:val="Normalwithspace"/>
              <w:spacing w:before="0"/>
              <w:jc w:val="left"/>
              <w:rPr>
                <w:rFonts w:asciiTheme="minorHAnsi" w:hAnsiTheme="minorHAnsi" w:cstheme="minorHAnsi"/>
                <w:szCs w:val="22"/>
                <w:highlight w:val="yellow"/>
              </w:rPr>
            </w:pPr>
            <w:r w:rsidRPr="00415A0B">
              <w:rPr>
                <w:rFonts w:asciiTheme="minorHAnsi" w:hAnsiTheme="minorHAnsi" w:cstheme="minorHAnsi"/>
                <w:szCs w:val="22"/>
              </w:rPr>
              <w:t>PROCESSING_DATE</w:t>
            </w:r>
          </w:p>
        </w:tc>
        <w:tc>
          <w:tcPr>
            <w:tcW w:w="1417" w:type="dxa"/>
          </w:tcPr>
          <w:p w14:paraId="017D74BD" w14:textId="2B530673" w:rsidR="009B39C8" w:rsidRPr="00FA29D1" w:rsidRDefault="009B39C8" w:rsidP="00415A0B">
            <w:pPr>
              <w:pStyle w:val="Normalwithspace"/>
              <w:spacing w:before="0"/>
              <w:jc w:val="left"/>
              <w:rPr>
                <w:rFonts w:asciiTheme="minorHAnsi" w:hAnsiTheme="minorHAnsi" w:cstheme="minorHAnsi"/>
                <w:szCs w:val="22"/>
              </w:rPr>
            </w:pPr>
            <w:r w:rsidRPr="00FA29D1">
              <w:rPr>
                <w:rFonts w:asciiTheme="minorHAnsi" w:hAnsiTheme="minorHAnsi" w:cstheme="minorHAnsi"/>
                <w:szCs w:val="22"/>
              </w:rPr>
              <w:t>9(8)</w:t>
            </w:r>
          </w:p>
        </w:tc>
        <w:tc>
          <w:tcPr>
            <w:tcW w:w="960" w:type="dxa"/>
          </w:tcPr>
          <w:p w14:paraId="44F42617" w14:textId="05F1C66C" w:rsidR="009B39C8" w:rsidRPr="00FA29D1" w:rsidRDefault="00FA29D1" w:rsidP="00415A0B">
            <w:pPr>
              <w:jc w:val="left"/>
              <w:rPr>
                <w:rFonts w:asciiTheme="minorHAnsi" w:hAnsiTheme="minorHAnsi" w:cstheme="minorHAnsi"/>
                <w:szCs w:val="22"/>
              </w:rPr>
            </w:pPr>
            <w:r w:rsidRPr="00FA29D1">
              <w:rPr>
                <w:rFonts w:asciiTheme="minorHAnsi" w:hAnsiTheme="minorHAnsi" w:cstheme="minorHAnsi"/>
                <w:szCs w:val="22"/>
              </w:rPr>
              <w:t>38</w:t>
            </w:r>
          </w:p>
        </w:tc>
        <w:tc>
          <w:tcPr>
            <w:tcW w:w="2648" w:type="dxa"/>
          </w:tcPr>
          <w:p w14:paraId="6566195F" w14:textId="674B6BBB" w:rsidR="009B39C8" w:rsidRPr="00415A0B" w:rsidRDefault="005631FA" w:rsidP="00415A0B">
            <w:pPr>
              <w:pStyle w:val="Normalwithspace"/>
              <w:spacing w:before="0"/>
              <w:jc w:val="left"/>
              <w:rPr>
                <w:rFonts w:asciiTheme="minorHAnsi" w:hAnsiTheme="minorHAnsi" w:cstheme="minorHAnsi"/>
                <w:szCs w:val="22"/>
                <w:highlight w:val="yellow"/>
              </w:rPr>
            </w:pPr>
            <w:r w:rsidRPr="00D23047">
              <w:rPr>
                <w:rFonts w:asciiTheme="minorHAnsi" w:hAnsiTheme="minorHAnsi" w:cstheme="minorHAnsi"/>
              </w:rPr>
              <w:t xml:space="preserve">Date of </w:t>
            </w:r>
            <w:r>
              <w:rPr>
                <w:rFonts w:asciiTheme="minorHAnsi" w:hAnsiTheme="minorHAnsi" w:cstheme="minorHAnsi"/>
              </w:rPr>
              <w:t xml:space="preserve">acknowledgement </w:t>
            </w:r>
            <w:r w:rsidRPr="00D23047">
              <w:rPr>
                <w:rFonts w:asciiTheme="minorHAnsi" w:hAnsiTheme="minorHAnsi" w:cstheme="minorHAnsi"/>
              </w:rPr>
              <w:t>file generation</w:t>
            </w:r>
          </w:p>
        </w:tc>
        <w:tc>
          <w:tcPr>
            <w:tcW w:w="2946" w:type="dxa"/>
          </w:tcPr>
          <w:p w14:paraId="18E82EBA" w14:textId="77777777" w:rsidR="009B39C8" w:rsidRPr="00415A0B" w:rsidRDefault="009B39C8" w:rsidP="00415A0B">
            <w:pPr>
              <w:jc w:val="left"/>
              <w:rPr>
                <w:rFonts w:asciiTheme="minorHAnsi" w:hAnsiTheme="minorHAnsi" w:cstheme="minorHAnsi"/>
                <w:szCs w:val="22"/>
              </w:rPr>
            </w:pPr>
            <w:r w:rsidRPr="00415A0B">
              <w:rPr>
                <w:rFonts w:asciiTheme="minorHAnsi" w:hAnsiTheme="minorHAnsi" w:cstheme="minorHAnsi"/>
                <w:szCs w:val="22"/>
              </w:rPr>
              <w:t>Must be a valid date in YYYYMMDD format and must not be a future date.</w:t>
            </w:r>
          </w:p>
        </w:tc>
        <w:tc>
          <w:tcPr>
            <w:tcW w:w="3001" w:type="dxa"/>
          </w:tcPr>
          <w:p w14:paraId="1E55478D" w14:textId="77777777" w:rsidR="009B39C8" w:rsidRPr="00415A0B" w:rsidRDefault="009B39C8" w:rsidP="00415A0B">
            <w:pPr>
              <w:jc w:val="left"/>
              <w:rPr>
                <w:rFonts w:asciiTheme="minorHAnsi" w:hAnsiTheme="minorHAnsi" w:cstheme="minorHAnsi"/>
                <w:szCs w:val="22"/>
              </w:rPr>
            </w:pPr>
          </w:p>
        </w:tc>
      </w:tr>
      <w:tr w:rsidR="009B39C8" w:rsidRPr="009009DB" w14:paraId="46047ED2" w14:textId="77777777" w:rsidTr="00F97CF4">
        <w:tc>
          <w:tcPr>
            <w:tcW w:w="797" w:type="dxa"/>
          </w:tcPr>
          <w:p w14:paraId="60489859" w14:textId="77777777" w:rsidR="009B39C8" w:rsidRPr="00F524AB" w:rsidRDefault="009B39C8" w:rsidP="00D21035">
            <w:pPr>
              <w:pStyle w:val="ListParagraph"/>
            </w:pPr>
          </w:p>
        </w:tc>
        <w:tc>
          <w:tcPr>
            <w:tcW w:w="2415" w:type="dxa"/>
          </w:tcPr>
          <w:p w14:paraId="5C098458" w14:textId="2C3AE7B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PROCESSING_TIME</w:t>
            </w:r>
          </w:p>
        </w:tc>
        <w:tc>
          <w:tcPr>
            <w:tcW w:w="1417" w:type="dxa"/>
          </w:tcPr>
          <w:p w14:paraId="74270107" w14:textId="6AD8D662" w:rsidR="009B39C8" w:rsidRPr="00FA29D1" w:rsidRDefault="009B39C8" w:rsidP="00415A0B">
            <w:pPr>
              <w:pStyle w:val="Normalwithspace"/>
              <w:spacing w:before="0"/>
              <w:jc w:val="left"/>
              <w:rPr>
                <w:rFonts w:asciiTheme="minorHAnsi" w:hAnsiTheme="minorHAnsi" w:cstheme="minorHAnsi"/>
                <w:szCs w:val="22"/>
              </w:rPr>
            </w:pPr>
            <w:r w:rsidRPr="00FA29D1">
              <w:rPr>
                <w:rFonts w:asciiTheme="minorHAnsi" w:hAnsiTheme="minorHAnsi" w:cstheme="minorHAnsi"/>
                <w:szCs w:val="22"/>
              </w:rPr>
              <w:t>9(6)</w:t>
            </w:r>
          </w:p>
        </w:tc>
        <w:tc>
          <w:tcPr>
            <w:tcW w:w="960" w:type="dxa"/>
          </w:tcPr>
          <w:p w14:paraId="175F5A50" w14:textId="7BA0D5BA" w:rsidR="009B39C8" w:rsidRPr="00FA29D1" w:rsidRDefault="00FA29D1" w:rsidP="00415A0B">
            <w:pPr>
              <w:jc w:val="left"/>
              <w:rPr>
                <w:rFonts w:asciiTheme="minorHAnsi" w:hAnsiTheme="minorHAnsi" w:cstheme="minorHAnsi"/>
                <w:szCs w:val="22"/>
              </w:rPr>
            </w:pPr>
            <w:r>
              <w:rPr>
                <w:rFonts w:asciiTheme="minorHAnsi" w:hAnsiTheme="minorHAnsi" w:cstheme="minorHAnsi"/>
                <w:szCs w:val="22"/>
              </w:rPr>
              <w:t>46</w:t>
            </w:r>
          </w:p>
        </w:tc>
        <w:tc>
          <w:tcPr>
            <w:tcW w:w="2648" w:type="dxa"/>
          </w:tcPr>
          <w:p w14:paraId="401870C6" w14:textId="1D2D136B" w:rsidR="009B39C8" w:rsidRPr="00415A0B" w:rsidRDefault="005631FA" w:rsidP="00415A0B">
            <w:pPr>
              <w:pStyle w:val="Normalwithspace"/>
              <w:spacing w:before="0"/>
              <w:jc w:val="left"/>
              <w:rPr>
                <w:rFonts w:asciiTheme="minorHAnsi" w:hAnsiTheme="minorHAnsi" w:cstheme="minorHAnsi"/>
                <w:szCs w:val="22"/>
              </w:rPr>
            </w:pPr>
            <w:r>
              <w:rPr>
                <w:rFonts w:asciiTheme="minorHAnsi" w:hAnsiTheme="minorHAnsi" w:cstheme="minorHAnsi"/>
              </w:rPr>
              <w:t>Time</w:t>
            </w:r>
            <w:r w:rsidRPr="00D23047">
              <w:rPr>
                <w:rFonts w:asciiTheme="minorHAnsi" w:hAnsiTheme="minorHAnsi" w:cstheme="minorHAnsi"/>
              </w:rPr>
              <w:t xml:space="preserve"> of </w:t>
            </w:r>
            <w:r>
              <w:rPr>
                <w:rFonts w:asciiTheme="minorHAnsi" w:hAnsiTheme="minorHAnsi" w:cstheme="minorHAnsi"/>
              </w:rPr>
              <w:t xml:space="preserve">acknowledgement </w:t>
            </w:r>
            <w:r w:rsidRPr="00D23047">
              <w:rPr>
                <w:rFonts w:asciiTheme="minorHAnsi" w:hAnsiTheme="minorHAnsi" w:cstheme="minorHAnsi"/>
              </w:rPr>
              <w:t>file generation</w:t>
            </w:r>
          </w:p>
        </w:tc>
        <w:tc>
          <w:tcPr>
            <w:tcW w:w="2946" w:type="dxa"/>
          </w:tcPr>
          <w:p w14:paraId="04AB413D" w14:textId="12D8C214" w:rsidR="009B39C8" w:rsidRPr="00415A0B" w:rsidRDefault="005631FA" w:rsidP="00415A0B">
            <w:pPr>
              <w:jc w:val="left"/>
              <w:rPr>
                <w:rFonts w:asciiTheme="minorHAnsi" w:hAnsiTheme="minorHAnsi" w:cstheme="minorHAnsi"/>
                <w:szCs w:val="22"/>
              </w:rPr>
            </w:pPr>
            <w:r>
              <w:rPr>
                <w:rFonts w:asciiTheme="minorHAnsi" w:hAnsiTheme="minorHAnsi" w:cstheme="minorHAnsi"/>
                <w:szCs w:val="22"/>
              </w:rPr>
              <w:t>Must be a valid time in HHMM format (24-hour).</w:t>
            </w:r>
          </w:p>
        </w:tc>
        <w:tc>
          <w:tcPr>
            <w:tcW w:w="3001" w:type="dxa"/>
          </w:tcPr>
          <w:p w14:paraId="38F26474" w14:textId="77777777" w:rsidR="009B39C8" w:rsidRPr="00415A0B" w:rsidRDefault="009B39C8" w:rsidP="00415A0B">
            <w:pPr>
              <w:jc w:val="left"/>
              <w:rPr>
                <w:rFonts w:asciiTheme="minorHAnsi" w:hAnsiTheme="minorHAnsi" w:cstheme="minorHAnsi"/>
                <w:szCs w:val="22"/>
              </w:rPr>
            </w:pPr>
          </w:p>
        </w:tc>
      </w:tr>
      <w:tr w:rsidR="009B39C8" w:rsidRPr="009009DB" w14:paraId="4C725EEB" w14:textId="77777777" w:rsidTr="00F97CF4">
        <w:tc>
          <w:tcPr>
            <w:tcW w:w="797" w:type="dxa"/>
          </w:tcPr>
          <w:p w14:paraId="2D9EEBE4" w14:textId="77777777" w:rsidR="009B39C8" w:rsidRPr="00F524AB" w:rsidRDefault="009B39C8" w:rsidP="00D21035">
            <w:pPr>
              <w:pStyle w:val="ListParagraph"/>
            </w:pPr>
          </w:p>
        </w:tc>
        <w:tc>
          <w:tcPr>
            <w:tcW w:w="2415" w:type="dxa"/>
          </w:tcPr>
          <w:p w14:paraId="44CC6431" w14:textId="5AB02A19"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FILE_STATUS</w:t>
            </w:r>
          </w:p>
        </w:tc>
        <w:tc>
          <w:tcPr>
            <w:tcW w:w="1417" w:type="dxa"/>
          </w:tcPr>
          <w:p w14:paraId="702C87E3" w14:textId="334BDAE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w:t>
            </w:r>
          </w:p>
        </w:tc>
        <w:tc>
          <w:tcPr>
            <w:tcW w:w="960" w:type="dxa"/>
          </w:tcPr>
          <w:p w14:paraId="7765F25E" w14:textId="7E940E00" w:rsidR="009B39C8" w:rsidRPr="00415A0B" w:rsidRDefault="00FA29D1" w:rsidP="00415A0B">
            <w:pPr>
              <w:jc w:val="left"/>
              <w:rPr>
                <w:rFonts w:asciiTheme="minorHAnsi" w:hAnsiTheme="minorHAnsi" w:cstheme="minorHAnsi"/>
                <w:szCs w:val="22"/>
              </w:rPr>
            </w:pPr>
            <w:r>
              <w:rPr>
                <w:rFonts w:asciiTheme="minorHAnsi" w:hAnsiTheme="minorHAnsi" w:cstheme="minorHAnsi"/>
                <w:szCs w:val="22"/>
              </w:rPr>
              <w:t>52</w:t>
            </w:r>
          </w:p>
        </w:tc>
        <w:tc>
          <w:tcPr>
            <w:tcW w:w="2648" w:type="dxa"/>
          </w:tcPr>
          <w:p w14:paraId="1D0FF75D" w14:textId="2BEAE57F" w:rsidR="009B39C8" w:rsidRPr="00415A0B" w:rsidRDefault="005631FA" w:rsidP="00415A0B">
            <w:pPr>
              <w:pStyle w:val="Normalwithspace"/>
              <w:spacing w:before="0"/>
              <w:jc w:val="left"/>
              <w:rPr>
                <w:rFonts w:asciiTheme="minorHAnsi" w:hAnsiTheme="minorHAnsi" w:cstheme="minorHAnsi"/>
                <w:szCs w:val="22"/>
              </w:rPr>
            </w:pPr>
            <w:r>
              <w:rPr>
                <w:rFonts w:asciiTheme="minorHAnsi" w:hAnsiTheme="minorHAnsi" w:cstheme="minorHAnsi"/>
                <w:szCs w:val="22"/>
              </w:rPr>
              <w:t>File processing status</w:t>
            </w:r>
          </w:p>
        </w:tc>
        <w:tc>
          <w:tcPr>
            <w:tcW w:w="2946" w:type="dxa"/>
          </w:tcPr>
          <w:p w14:paraId="08915DF7" w14:textId="7F0C3618" w:rsidR="009B39C8" w:rsidRPr="00415A0B" w:rsidRDefault="005631FA" w:rsidP="00415A0B">
            <w:pPr>
              <w:jc w:val="left"/>
              <w:rPr>
                <w:rFonts w:asciiTheme="minorHAnsi" w:hAnsiTheme="minorHAnsi" w:cstheme="minorHAnsi"/>
                <w:szCs w:val="22"/>
              </w:rPr>
            </w:pPr>
            <w:r>
              <w:rPr>
                <w:rFonts w:asciiTheme="minorHAnsi" w:hAnsiTheme="minorHAnsi" w:cstheme="minorHAnsi"/>
                <w:szCs w:val="22"/>
              </w:rPr>
              <w:t>Must be ‘P’ or ‘F’.</w:t>
            </w:r>
          </w:p>
        </w:tc>
        <w:tc>
          <w:tcPr>
            <w:tcW w:w="3001" w:type="dxa"/>
          </w:tcPr>
          <w:p w14:paraId="66B093E0" w14:textId="77777777" w:rsidR="005631FA" w:rsidRPr="00230A41" w:rsidRDefault="005631FA" w:rsidP="005631FA">
            <w:pPr>
              <w:jc w:val="left"/>
              <w:rPr>
                <w:rFonts w:asciiTheme="minorHAnsi" w:hAnsiTheme="minorHAnsi" w:cstheme="minorHAnsi"/>
                <w:szCs w:val="22"/>
              </w:rPr>
            </w:pPr>
            <w:r w:rsidRPr="00230A41">
              <w:rPr>
                <w:rFonts w:asciiTheme="minorHAnsi" w:hAnsiTheme="minorHAnsi" w:cstheme="minorHAnsi"/>
                <w:szCs w:val="22"/>
              </w:rPr>
              <w:t>P – Pass</w:t>
            </w:r>
          </w:p>
          <w:p w14:paraId="1F25DC08" w14:textId="77777777" w:rsidR="005631FA" w:rsidRDefault="005631FA" w:rsidP="005631FA">
            <w:pPr>
              <w:jc w:val="left"/>
              <w:rPr>
                <w:rFonts w:asciiTheme="minorHAnsi" w:hAnsiTheme="minorHAnsi" w:cstheme="minorHAnsi"/>
                <w:szCs w:val="22"/>
              </w:rPr>
            </w:pPr>
            <w:r w:rsidRPr="00230A41">
              <w:rPr>
                <w:rFonts w:asciiTheme="minorHAnsi" w:hAnsiTheme="minorHAnsi" w:cstheme="minorHAnsi"/>
                <w:szCs w:val="22"/>
              </w:rPr>
              <w:t xml:space="preserve">F – Fail </w:t>
            </w:r>
          </w:p>
          <w:p w14:paraId="0A76E8B7" w14:textId="77777777" w:rsidR="005631FA" w:rsidRPr="00230A41" w:rsidRDefault="005631FA" w:rsidP="005631FA">
            <w:pPr>
              <w:jc w:val="left"/>
              <w:rPr>
                <w:rFonts w:asciiTheme="minorHAnsi" w:hAnsiTheme="minorHAnsi" w:cstheme="minorHAnsi"/>
                <w:szCs w:val="22"/>
              </w:rPr>
            </w:pPr>
          </w:p>
          <w:p w14:paraId="4BCE8287" w14:textId="0ECA64BD" w:rsidR="009B39C8" w:rsidRPr="00415A0B" w:rsidRDefault="005631FA" w:rsidP="005631FA">
            <w:pPr>
              <w:jc w:val="left"/>
              <w:rPr>
                <w:rFonts w:asciiTheme="minorHAnsi" w:hAnsiTheme="minorHAnsi" w:cstheme="minorHAnsi"/>
                <w:szCs w:val="22"/>
              </w:rPr>
            </w:pPr>
            <w:r w:rsidRPr="00230A41">
              <w:rPr>
                <w:rFonts w:asciiTheme="minorHAnsi" w:hAnsiTheme="minorHAnsi" w:cstheme="minorHAnsi"/>
                <w:szCs w:val="22"/>
              </w:rPr>
              <w:t xml:space="preserve">If </w:t>
            </w:r>
            <w:r>
              <w:rPr>
                <w:rFonts w:asciiTheme="minorHAnsi" w:hAnsiTheme="minorHAnsi" w:cstheme="minorHAnsi"/>
                <w:szCs w:val="22"/>
              </w:rPr>
              <w:t>one</w:t>
            </w:r>
            <w:r w:rsidRPr="00230A41">
              <w:rPr>
                <w:rFonts w:asciiTheme="minorHAnsi" w:hAnsiTheme="minorHAnsi" w:cstheme="minorHAnsi"/>
                <w:szCs w:val="22"/>
              </w:rPr>
              <w:t xml:space="preserve"> entire </w:t>
            </w:r>
            <w:r>
              <w:rPr>
                <w:rFonts w:asciiTheme="minorHAnsi" w:hAnsiTheme="minorHAnsi" w:cstheme="minorHAnsi"/>
                <w:szCs w:val="22"/>
              </w:rPr>
              <w:t xml:space="preserve">subscription </w:t>
            </w:r>
            <w:r w:rsidRPr="00230A41">
              <w:rPr>
                <w:rFonts w:asciiTheme="minorHAnsi" w:hAnsiTheme="minorHAnsi" w:cstheme="minorHAnsi"/>
                <w:szCs w:val="22"/>
              </w:rPr>
              <w:t>file</w:t>
            </w:r>
            <w:r>
              <w:rPr>
                <w:rFonts w:asciiTheme="minorHAnsi" w:hAnsiTheme="minorHAnsi" w:cstheme="minorHAnsi"/>
                <w:szCs w:val="22"/>
              </w:rPr>
              <w:t xml:space="preserve"> fails processing</w:t>
            </w:r>
            <w:r w:rsidRPr="00230A41">
              <w:rPr>
                <w:rFonts w:asciiTheme="minorHAnsi" w:hAnsiTheme="minorHAnsi" w:cstheme="minorHAnsi"/>
                <w:szCs w:val="22"/>
              </w:rPr>
              <w:t>, all the records in th</w:t>
            </w:r>
            <w:r>
              <w:rPr>
                <w:rFonts w:asciiTheme="minorHAnsi" w:hAnsiTheme="minorHAnsi" w:cstheme="minorHAnsi"/>
                <w:szCs w:val="22"/>
              </w:rPr>
              <w:t>is</w:t>
            </w:r>
            <w:r w:rsidRPr="00230A41">
              <w:rPr>
                <w:rFonts w:asciiTheme="minorHAnsi" w:hAnsiTheme="minorHAnsi" w:cstheme="minorHAnsi"/>
                <w:szCs w:val="22"/>
              </w:rPr>
              <w:t xml:space="preserve"> file will be rejected</w:t>
            </w:r>
            <w:r>
              <w:rPr>
                <w:rFonts w:asciiTheme="minorHAnsi" w:hAnsiTheme="minorHAnsi" w:cstheme="minorHAnsi"/>
                <w:szCs w:val="22"/>
              </w:rPr>
              <w:t xml:space="preserve"> and no detail record will be returned in the acknowledgement file.</w:t>
            </w:r>
          </w:p>
        </w:tc>
      </w:tr>
      <w:tr w:rsidR="009B39C8" w:rsidRPr="009009DB" w14:paraId="233E55A6" w14:textId="77777777" w:rsidTr="00F97CF4">
        <w:tc>
          <w:tcPr>
            <w:tcW w:w="797" w:type="dxa"/>
          </w:tcPr>
          <w:p w14:paraId="0A213D19" w14:textId="77777777" w:rsidR="009B39C8" w:rsidRPr="00F524AB" w:rsidRDefault="009B39C8" w:rsidP="00D21035">
            <w:pPr>
              <w:pStyle w:val="ListParagraph"/>
            </w:pPr>
          </w:p>
        </w:tc>
        <w:tc>
          <w:tcPr>
            <w:tcW w:w="2415" w:type="dxa"/>
          </w:tcPr>
          <w:p w14:paraId="38319231" w14:textId="29687589"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FILE_ERROR_DESC</w:t>
            </w:r>
          </w:p>
        </w:tc>
        <w:tc>
          <w:tcPr>
            <w:tcW w:w="1417" w:type="dxa"/>
          </w:tcPr>
          <w:p w14:paraId="60C23EC9" w14:textId="2771C40A"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X(20)</w:t>
            </w:r>
          </w:p>
        </w:tc>
        <w:tc>
          <w:tcPr>
            <w:tcW w:w="960" w:type="dxa"/>
          </w:tcPr>
          <w:p w14:paraId="16EF8ED2" w14:textId="5ADD8442" w:rsidR="009B39C8" w:rsidRPr="00415A0B" w:rsidRDefault="00FA29D1" w:rsidP="00415A0B">
            <w:pPr>
              <w:jc w:val="left"/>
              <w:rPr>
                <w:rFonts w:asciiTheme="minorHAnsi" w:hAnsiTheme="minorHAnsi" w:cstheme="minorHAnsi"/>
                <w:szCs w:val="22"/>
              </w:rPr>
            </w:pPr>
            <w:r>
              <w:rPr>
                <w:rFonts w:asciiTheme="minorHAnsi" w:hAnsiTheme="minorHAnsi" w:cstheme="minorHAnsi"/>
                <w:szCs w:val="22"/>
              </w:rPr>
              <w:t>53</w:t>
            </w:r>
          </w:p>
        </w:tc>
        <w:tc>
          <w:tcPr>
            <w:tcW w:w="2648" w:type="dxa"/>
          </w:tcPr>
          <w:p w14:paraId="7F46D40B" w14:textId="1BCD671E" w:rsidR="009B39C8" w:rsidRPr="00415A0B" w:rsidRDefault="005631FA" w:rsidP="00415A0B">
            <w:pPr>
              <w:pStyle w:val="Normalwithspace"/>
              <w:spacing w:before="0"/>
              <w:jc w:val="left"/>
              <w:rPr>
                <w:rFonts w:asciiTheme="minorHAnsi" w:hAnsiTheme="minorHAnsi" w:cstheme="minorHAnsi"/>
                <w:szCs w:val="22"/>
              </w:rPr>
            </w:pPr>
            <w:r w:rsidRPr="00230A41">
              <w:rPr>
                <w:rFonts w:asciiTheme="minorHAnsi" w:hAnsiTheme="minorHAnsi" w:cstheme="minorHAnsi"/>
                <w:szCs w:val="22"/>
              </w:rPr>
              <w:t xml:space="preserve">File </w:t>
            </w:r>
            <w:r>
              <w:rPr>
                <w:rFonts w:asciiTheme="minorHAnsi" w:hAnsiTheme="minorHAnsi" w:cstheme="minorHAnsi"/>
                <w:szCs w:val="22"/>
              </w:rPr>
              <w:t>processing error description</w:t>
            </w:r>
          </w:p>
        </w:tc>
        <w:tc>
          <w:tcPr>
            <w:tcW w:w="2946" w:type="dxa"/>
          </w:tcPr>
          <w:p w14:paraId="5B41AE51" w14:textId="0965AB89" w:rsidR="009B39C8" w:rsidRPr="00415A0B" w:rsidRDefault="005631FA" w:rsidP="00415A0B">
            <w:pPr>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01C9513E" w14:textId="234B06FA" w:rsidR="009B39C8" w:rsidRPr="00415A0B" w:rsidRDefault="005631FA" w:rsidP="00415A0B">
            <w:pPr>
              <w:jc w:val="left"/>
              <w:rPr>
                <w:rFonts w:asciiTheme="minorHAnsi" w:hAnsiTheme="minorHAnsi" w:cstheme="minorHAnsi"/>
                <w:szCs w:val="22"/>
              </w:rPr>
            </w:pPr>
            <w:r>
              <w:rPr>
                <w:rFonts w:asciiTheme="minorHAnsi" w:hAnsiTheme="minorHAnsi" w:cstheme="minorHAnsi"/>
                <w:szCs w:val="22"/>
              </w:rPr>
              <w:t xml:space="preserve">Available error descriptions can be found in </w:t>
            </w:r>
            <w:hyperlink w:anchor="_Appendix_B.1_-_1" w:history="1">
              <w:r w:rsidR="000F0B9F">
                <w:rPr>
                  <w:rStyle w:val="Hyperlink"/>
                  <w:rFonts w:asciiTheme="minorHAnsi" w:hAnsiTheme="minorHAnsi" w:cstheme="minorHAnsi"/>
                  <w:szCs w:val="22"/>
                </w:rPr>
                <w:t xml:space="preserve">Appendix B.1 - Error Descriptions in </w:t>
              </w:r>
              <w:r w:rsidR="000F0B9F">
                <w:rPr>
                  <w:rStyle w:val="Hyperlink"/>
                  <w:rFonts w:asciiTheme="minorHAnsi" w:hAnsiTheme="minorHAnsi" w:cstheme="minorHAnsi"/>
                  <w:szCs w:val="22"/>
                </w:rPr>
                <w:lastRenderedPageBreak/>
                <w:t>FILE_ERROR_DESC for Acknowledgement Files</w:t>
              </w:r>
            </w:hyperlink>
            <w:r>
              <w:rPr>
                <w:rFonts w:asciiTheme="minorHAnsi" w:hAnsiTheme="minorHAnsi" w:cstheme="minorHAnsi"/>
                <w:szCs w:val="22"/>
              </w:rPr>
              <w:t>.</w:t>
            </w:r>
          </w:p>
        </w:tc>
      </w:tr>
      <w:tr w:rsidR="009B39C8" w:rsidRPr="009009DB" w14:paraId="604631F4" w14:textId="77777777" w:rsidTr="00F97CF4">
        <w:tc>
          <w:tcPr>
            <w:tcW w:w="797" w:type="dxa"/>
          </w:tcPr>
          <w:p w14:paraId="56ACB8E1" w14:textId="77777777" w:rsidR="009B39C8" w:rsidRPr="00F524AB" w:rsidRDefault="009B39C8" w:rsidP="00F938D1">
            <w:pPr>
              <w:ind w:left="720"/>
            </w:pPr>
          </w:p>
        </w:tc>
        <w:tc>
          <w:tcPr>
            <w:tcW w:w="2415" w:type="dxa"/>
          </w:tcPr>
          <w:p w14:paraId="3B3D7651" w14:textId="11FA37BE" w:rsidR="009B39C8" w:rsidRPr="00415A0B" w:rsidRDefault="009B39C8" w:rsidP="00415A0B">
            <w:pPr>
              <w:pStyle w:val="Normalwithspace"/>
              <w:spacing w:before="0"/>
              <w:jc w:val="left"/>
              <w:rPr>
                <w:rFonts w:asciiTheme="minorHAnsi" w:hAnsiTheme="minorHAnsi" w:cstheme="minorHAnsi"/>
                <w:b/>
                <w:bCs/>
                <w:szCs w:val="22"/>
              </w:rPr>
            </w:pPr>
            <w:r w:rsidRPr="00415A0B">
              <w:rPr>
                <w:rFonts w:asciiTheme="minorHAnsi" w:hAnsiTheme="minorHAnsi" w:cstheme="minorHAnsi"/>
                <w:b/>
                <w:bCs/>
                <w:szCs w:val="22"/>
              </w:rPr>
              <w:t>Detail Header Record</w:t>
            </w:r>
          </w:p>
        </w:tc>
        <w:tc>
          <w:tcPr>
            <w:tcW w:w="1417" w:type="dxa"/>
          </w:tcPr>
          <w:p w14:paraId="3FF0CE74" w14:textId="77777777" w:rsidR="009B39C8" w:rsidRPr="00415A0B" w:rsidRDefault="009B39C8" w:rsidP="00415A0B">
            <w:pPr>
              <w:pStyle w:val="Normalwithspace"/>
              <w:spacing w:before="0"/>
              <w:jc w:val="left"/>
              <w:rPr>
                <w:rFonts w:asciiTheme="minorHAnsi" w:hAnsiTheme="minorHAnsi" w:cstheme="minorHAnsi"/>
                <w:szCs w:val="22"/>
              </w:rPr>
            </w:pPr>
          </w:p>
        </w:tc>
        <w:tc>
          <w:tcPr>
            <w:tcW w:w="960" w:type="dxa"/>
          </w:tcPr>
          <w:p w14:paraId="142D077E" w14:textId="77777777" w:rsidR="009B39C8" w:rsidRPr="00415A0B" w:rsidRDefault="009B39C8" w:rsidP="00415A0B">
            <w:pPr>
              <w:jc w:val="left"/>
              <w:rPr>
                <w:rFonts w:asciiTheme="minorHAnsi" w:hAnsiTheme="minorHAnsi" w:cstheme="minorHAnsi"/>
                <w:szCs w:val="22"/>
              </w:rPr>
            </w:pPr>
          </w:p>
        </w:tc>
        <w:tc>
          <w:tcPr>
            <w:tcW w:w="2648" w:type="dxa"/>
          </w:tcPr>
          <w:p w14:paraId="1E852DF7" w14:textId="77777777" w:rsidR="009B39C8" w:rsidRPr="00415A0B" w:rsidRDefault="009B39C8" w:rsidP="00415A0B">
            <w:pPr>
              <w:pStyle w:val="Normalwithspace"/>
              <w:spacing w:before="0"/>
              <w:jc w:val="left"/>
              <w:rPr>
                <w:rFonts w:asciiTheme="minorHAnsi" w:hAnsiTheme="minorHAnsi" w:cstheme="minorHAnsi"/>
                <w:szCs w:val="22"/>
              </w:rPr>
            </w:pPr>
          </w:p>
        </w:tc>
        <w:tc>
          <w:tcPr>
            <w:tcW w:w="2946" w:type="dxa"/>
          </w:tcPr>
          <w:p w14:paraId="76411141" w14:textId="77777777" w:rsidR="009B39C8" w:rsidRPr="00415A0B" w:rsidRDefault="009B39C8" w:rsidP="00415A0B">
            <w:pPr>
              <w:jc w:val="left"/>
              <w:rPr>
                <w:rFonts w:asciiTheme="minorHAnsi" w:hAnsiTheme="minorHAnsi" w:cstheme="minorHAnsi"/>
                <w:szCs w:val="22"/>
              </w:rPr>
            </w:pPr>
          </w:p>
        </w:tc>
        <w:tc>
          <w:tcPr>
            <w:tcW w:w="3001" w:type="dxa"/>
          </w:tcPr>
          <w:p w14:paraId="393FD11E" w14:textId="77777777" w:rsidR="009B39C8" w:rsidRPr="00415A0B" w:rsidRDefault="009B39C8" w:rsidP="00415A0B">
            <w:pPr>
              <w:jc w:val="left"/>
              <w:rPr>
                <w:rFonts w:asciiTheme="minorHAnsi" w:hAnsiTheme="minorHAnsi" w:cstheme="minorHAnsi"/>
                <w:szCs w:val="22"/>
              </w:rPr>
            </w:pPr>
          </w:p>
        </w:tc>
      </w:tr>
      <w:tr w:rsidR="009B39C8" w:rsidRPr="009009DB" w14:paraId="6F184774" w14:textId="77777777" w:rsidTr="00F97CF4">
        <w:tc>
          <w:tcPr>
            <w:tcW w:w="797" w:type="dxa"/>
          </w:tcPr>
          <w:p w14:paraId="4F6BCCCF" w14:textId="77777777" w:rsidR="009B39C8" w:rsidRPr="00F524AB" w:rsidRDefault="009B39C8" w:rsidP="00D21035">
            <w:pPr>
              <w:pStyle w:val="ListParagraph"/>
            </w:pPr>
          </w:p>
        </w:tc>
        <w:tc>
          <w:tcPr>
            <w:tcW w:w="2415" w:type="dxa"/>
          </w:tcPr>
          <w:p w14:paraId="759D0706" w14:textId="117A1538"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RECORD_TYPE</w:t>
            </w:r>
          </w:p>
        </w:tc>
        <w:tc>
          <w:tcPr>
            <w:tcW w:w="1417" w:type="dxa"/>
          </w:tcPr>
          <w:p w14:paraId="24236B9D" w14:textId="138CC45D"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X(10)</w:t>
            </w:r>
          </w:p>
        </w:tc>
        <w:tc>
          <w:tcPr>
            <w:tcW w:w="960" w:type="dxa"/>
          </w:tcPr>
          <w:p w14:paraId="7DE43861" w14:textId="513789F1"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1</w:t>
            </w:r>
          </w:p>
        </w:tc>
        <w:tc>
          <w:tcPr>
            <w:tcW w:w="2648" w:type="dxa"/>
          </w:tcPr>
          <w:p w14:paraId="3753D2FB" w14:textId="2E95D8B5" w:rsidR="009B39C8" w:rsidRPr="00415A0B" w:rsidRDefault="006C3685" w:rsidP="00415A0B">
            <w:pPr>
              <w:pStyle w:val="Normalwithspace"/>
              <w:spacing w:before="0"/>
              <w:jc w:val="left"/>
              <w:rPr>
                <w:rFonts w:asciiTheme="minorHAnsi" w:hAnsiTheme="minorHAnsi" w:cstheme="minorHAnsi"/>
                <w:szCs w:val="22"/>
              </w:rPr>
            </w:pPr>
            <w:r>
              <w:rPr>
                <w:rFonts w:asciiTheme="minorHAnsi" w:hAnsiTheme="minorHAnsi" w:cstheme="minorHAnsi"/>
                <w:szCs w:val="22"/>
              </w:rPr>
              <w:t>Record indicator</w:t>
            </w:r>
          </w:p>
        </w:tc>
        <w:tc>
          <w:tcPr>
            <w:tcW w:w="2946" w:type="dxa"/>
          </w:tcPr>
          <w:p w14:paraId="25D1B6D6" w14:textId="029F7492" w:rsidR="009B39C8" w:rsidRPr="00415A0B" w:rsidRDefault="008C107C" w:rsidP="00415A0B">
            <w:pPr>
              <w:jc w:val="left"/>
              <w:rPr>
                <w:rFonts w:asciiTheme="minorHAnsi" w:hAnsiTheme="minorHAnsi" w:cstheme="minorHAnsi"/>
                <w:szCs w:val="22"/>
              </w:rPr>
            </w:pPr>
            <w:r>
              <w:rPr>
                <w:rFonts w:asciiTheme="minorHAnsi" w:hAnsiTheme="minorHAnsi" w:cstheme="minorHAnsi"/>
                <w:szCs w:val="22"/>
              </w:rPr>
              <w:t>Must be ‘</w:t>
            </w:r>
            <w:r w:rsidRPr="00E06696">
              <w:rPr>
                <w:rFonts w:asciiTheme="minorHAnsi" w:hAnsiTheme="minorHAnsi" w:cstheme="minorHAnsi"/>
                <w:szCs w:val="22"/>
              </w:rPr>
              <w:t>BBBBBBBBBB</w:t>
            </w:r>
            <w:r>
              <w:rPr>
                <w:rFonts w:asciiTheme="minorHAnsi" w:hAnsiTheme="minorHAnsi" w:cstheme="minorHAnsi"/>
                <w:szCs w:val="22"/>
              </w:rPr>
              <w:t>’ for Detail Header Record.</w:t>
            </w:r>
          </w:p>
        </w:tc>
        <w:tc>
          <w:tcPr>
            <w:tcW w:w="3001" w:type="dxa"/>
          </w:tcPr>
          <w:p w14:paraId="795FE670" w14:textId="77777777" w:rsidR="009B39C8" w:rsidRPr="00415A0B" w:rsidRDefault="009B39C8" w:rsidP="00415A0B">
            <w:pPr>
              <w:jc w:val="left"/>
              <w:rPr>
                <w:rFonts w:asciiTheme="minorHAnsi" w:hAnsiTheme="minorHAnsi" w:cstheme="minorHAnsi"/>
                <w:szCs w:val="22"/>
              </w:rPr>
            </w:pPr>
          </w:p>
        </w:tc>
      </w:tr>
      <w:tr w:rsidR="009B39C8" w:rsidRPr="009009DB" w14:paraId="674A6C85" w14:textId="77777777" w:rsidTr="00F97CF4">
        <w:tc>
          <w:tcPr>
            <w:tcW w:w="797" w:type="dxa"/>
          </w:tcPr>
          <w:p w14:paraId="2A50446E" w14:textId="77777777" w:rsidR="009B39C8" w:rsidRPr="00F524AB" w:rsidRDefault="009B39C8" w:rsidP="00D21035">
            <w:pPr>
              <w:pStyle w:val="ListParagraph"/>
            </w:pPr>
          </w:p>
        </w:tc>
        <w:tc>
          <w:tcPr>
            <w:tcW w:w="2415" w:type="dxa"/>
          </w:tcPr>
          <w:p w14:paraId="645DF9EA" w14:textId="2D320A87"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ISSUE_CODE</w:t>
            </w:r>
          </w:p>
        </w:tc>
        <w:tc>
          <w:tcPr>
            <w:tcW w:w="1417" w:type="dxa"/>
          </w:tcPr>
          <w:p w14:paraId="04496A91" w14:textId="73CA9935"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X(8)</w:t>
            </w:r>
          </w:p>
        </w:tc>
        <w:tc>
          <w:tcPr>
            <w:tcW w:w="960" w:type="dxa"/>
          </w:tcPr>
          <w:p w14:paraId="0F89E703" w14:textId="4356EB12"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11</w:t>
            </w:r>
          </w:p>
        </w:tc>
        <w:tc>
          <w:tcPr>
            <w:tcW w:w="2648" w:type="dxa"/>
          </w:tcPr>
          <w:p w14:paraId="3870299E" w14:textId="7C992448" w:rsidR="009B39C8" w:rsidRPr="00415A0B" w:rsidRDefault="008B090B" w:rsidP="00415A0B">
            <w:pPr>
              <w:pStyle w:val="Normalwithspace"/>
              <w:spacing w:before="0"/>
              <w:jc w:val="left"/>
              <w:rPr>
                <w:rFonts w:asciiTheme="minorHAnsi" w:hAnsiTheme="minorHAnsi" w:cstheme="minorHAnsi"/>
                <w:szCs w:val="22"/>
              </w:rPr>
            </w:pPr>
            <w:r>
              <w:rPr>
                <w:rFonts w:asciiTheme="minorHAnsi" w:hAnsiTheme="minorHAnsi" w:cstheme="minorHAnsi"/>
              </w:rPr>
              <w:t>Issue code</w:t>
            </w:r>
          </w:p>
        </w:tc>
        <w:tc>
          <w:tcPr>
            <w:tcW w:w="2946" w:type="dxa"/>
          </w:tcPr>
          <w:p w14:paraId="41F96FD6" w14:textId="2004B897" w:rsidR="009B39C8" w:rsidRPr="00415A0B" w:rsidRDefault="00F13CC1"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19442BA1" w14:textId="77777777" w:rsidR="009B39C8" w:rsidRPr="00415A0B" w:rsidRDefault="009B39C8" w:rsidP="00415A0B">
            <w:pPr>
              <w:jc w:val="left"/>
              <w:rPr>
                <w:rFonts w:asciiTheme="minorHAnsi" w:hAnsiTheme="minorHAnsi" w:cstheme="minorHAnsi"/>
                <w:szCs w:val="22"/>
              </w:rPr>
            </w:pPr>
          </w:p>
        </w:tc>
      </w:tr>
      <w:tr w:rsidR="009B39C8" w:rsidRPr="009009DB" w14:paraId="4A256B4A" w14:textId="77777777" w:rsidTr="00F97CF4">
        <w:tc>
          <w:tcPr>
            <w:tcW w:w="797" w:type="dxa"/>
          </w:tcPr>
          <w:p w14:paraId="546CA459" w14:textId="77777777" w:rsidR="009B39C8" w:rsidRPr="00F524AB" w:rsidRDefault="009B39C8" w:rsidP="00D21035">
            <w:pPr>
              <w:pStyle w:val="ListParagraph"/>
            </w:pPr>
          </w:p>
        </w:tc>
        <w:tc>
          <w:tcPr>
            <w:tcW w:w="2415" w:type="dxa"/>
          </w:tcPr>
          <w:p w14:paraId="66E9C19F" w14:textId="1891E1A2"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ISIN_CODE</w:t>
            </w:r>
          </w:p>
        </w:tc>
        <w:tc>
          <w:tcPr>
            <w:tcW w:w="1417" w:type="dxa"/>
          </w:tcPr>
          <w:p w14:paraId="30B5E20E" w14:textId="2F89BEF9"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X(12)</w:t>
            </w:r>
          </w:p>
        </w:tc>
        <w:tc>
          <w:tcPr>
            <w:tcW w:w="960" w:type="dxa"/>
          </w:tcPr>
          <w:p w14:paraId="4CADFF23" w14:textId="4A366713"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19</w:t>
            </w:r>
          </w:p>
        </w:tc>
        <w:tc>
          <w:tcPr>
            <w:tcW w:w="2648" w:type="dxa"/>
          </w:tcPr>
          <w:p w14:paraId="4A21C991" w14:textId="3CEC91A7"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ISIN</w:t>
            </w:r>
            <w:r w:rsidR="008B090B">
              <w:rPr>
                <w:rFonts w:asciiTheme="minorHAnsi" w:hAnsiTheme="minorHAnsi" w:cstheme="minorHAnsi"/>
                <w:szCs w:val="22"/>
              </w:rPr>
              <w:t xml:space="preserve"> code</w:t>
            </w:r>
          </w:p>
        </w:tc>
        <w:tc>
          <w:tcPr>
            <w:tcW w:w="2946" w:type="dxa"/>
          </w:tcPr>
          <w:p w14:paraId="0D3E9014" w14:textId="2012F007" w:rsidR="009B39C8" w:rsidRPr="00415A0B" w:rsidRDefault="00F13CC1"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3429FEEC" w14:textId="77777777" w:rsidR="009B39C8" w:rsidRPr="00415A0B" w:rsidRDefault="009B39C8" w:rsidP="00415A0B">
            <w:pPr>
              <w:jc w:val="left"/>
              <w:rPr>
                <w:rFonts w:asciiTheme="minorHAnsi" w:hAnsiTheme="minorHAnsi" w:cstheme="minorHAnsi"/>
                <w:szCs w:val="22"/>
              </w:rPr>
            </w:pPr>
          </w:p>
        </w:tc>
      </w:tr>
      <w:tr w:rsidR="009B39C8" w:rsidRPr="009009DB" w14:paraId="689D9DCA" w14:textId="77777777" w:rsidTr="00F97CF4">
        <w:tc>
          <w:tcPr>
            <w:tcW w:w="797" w:type="dxa"/>
          </w:tcPr>
          <w:p w14:paraId="066BF0EE" w14:textId="77777777" w:rsidR="009B39C8" w:rsidRPr="00F524AB" w:rsidRDefault="009B39C8" w:rsidP="00D21035">
            <w:pPr>
              <w:pStyle w:val="ListParagraph"/>
            </w:pPr>
          </w:p>
        </w:tc>
        <w:tc>
          <w:tcPr>
            <w:tcW w:w="2415" w:type="dxa"/>
          </w:tcPr>
          <w:p w14:paraId="760682B2" w14:textId="01BB46DF"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TENDER_DATE</w:t>
            </w:r>
          </w:p>
        </w:tc>
        <w:tc>
          <w:tcPr>
            <w:tcW w:w="1417" w:type="dxa"/>
          </w:tcPr>
          <w:p w14:paraId="72D0D541" w14:textId="089A8F7D"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9(8)</w:t>
            </w:r>
          </w:p>
        </w:tc>
        <w:tc>
          <w:tcPr>
            <w:tcW w:w="960" w:type="dxa"/>
          </w:tcPr>
          <w:p w14:paraId="509222B6" w14:textId="0DD64538"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31</w:t>
            </w:r>
          </w:p>
        </w:tc>
        <w:tc>
          <w:tcPr>
            <w:tcW w:w="2648" w:type="dxa"/>
          </w:tcPr>
          <w:p w14:paraId="114A82F3" w14:textId="73074B77" w:rsidR="009B39C8" w:rsidRPr="00415A0B" w:rsidRDefault="00F13CC1" w:rsidP="00415A0B">
            <w:pPr>
              <w:pStyle w:val="Normalwithspace"/>
              <w:spacing w:before="0"/>
              <w:jc w:val="left"/>
              <w:rPr>
                <w:rFonts w:asciiTheme="minorHAnsi" w:hAnsiTheme="minorHAnsi" w:cstheme="minorHAnsi"/>
                <w:szCs w:val="22"/>
              </w:rPr>
            </w:pPr>
            <w:r>
              <w:rPr>
                <w:rFonts w:asciiTheme="minorHAnsi" w:hAnsiTheme="minorHAnsi" w:cstheme="minorHAnsi"/>
                <w:szCs w:val="22"/>
              </w:rPr>
              <w:t>Date that the issue is closed for retail subscription</w:t>
            </w:r>
          </w:p>
        </w:tc>
        <w:tc>
          <w:tcPr>
            <w:tcW w:w="2946" w:type="dxa"/>
          </w:tcPr>
          <w:p w14:paraId="728E6E27" w14:textId="5AB85F29" w:rsidR="009B39C8" w:rsidRPr="00415A0B" w:rsidRDefault="00F13CC1"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5D24D21E" w14:textId="77777777" w:rsidR="009B39C8" w:rsidRPr="00415A0B" w:rsidRDefault="009B39C8" w:rsidP="00415A0B">
            <w:pPr>
              <w:jc w:val="left"/>
              <w:rPr>
                <w:rFonts w:asciiTheme="minorHAnsi" w:hAnsiTheme="minorHAnsi" w:cstheme="minorHAnsi"/>
                <w:szCs w:val="22"/>
              </w:rPr>
            </w:pPr>
          </w:p>
        </w:tc>
      </w:tr>
      <w:tr w:rsidR="009B39C8" w:rsidRPr="009009DB" w14:paraId="762082C6" w14:textId="77777777" w:rsidTr="00F97CF4">
        <w:tc>
          <w:tcPr>
            <w:tcW w:w="797" w:type="dxa"/>
          </w:tcPr>
          <w:p w14:paraId="76F6CA88" w14:textId="77777777" w:rsidR="009B39C8" w:rsidRPr="00F524AB" w:rsidRDefault="009B39C8" w:rsidP="00D21035">
            <w:pPr>
              <w:pStyle w:val="ListParagraph"/>
            </w:pPr>
          </w:p>
        </w:tc>
        <w:tc>
          <w:tcPr>
            <w:tcW w:w="2415" w:type="dxa"/>
          </w:tcPr>
          <w:p w14:paraId="74C4C674" w14:textId="5845CB15"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CURR</w:t>
            </w:r>
          </w:p>
        </w:tc>
        <w:tc>
          <w:tcPr>
            <w:tcW w:w="1417" w:type="dxa"/>
          </w:tcPr>
          <w:p w14:paraId="3BFE4481" w14:textId="088CC6DD"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X(3)</w:t>
            </w:r>
          </w:p>
        </w:tc>
        <w:tc>
          <w:tcPr>
            <w:tcW w:w="960" w:type="dxa"/>
          </w:tcPr>
          <w:p w14:paraId="2496E627" w14:textId="7D449024"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39</w:t>
            </w:r>
          </w:p>
        </w:tc>
        <w:tc>
          <w:tcPr>
            <w:tcW w:w="2648" w:type="dxa"/>
          </w:tcPr>
          <w:p w14:paraId="4C081F1D" w14:textId="50D03173" w:rsidR="009B39C8" w:rsidRPr="00415A0B" w:rsidRDefault="00F13CC1" w:rsidP="00415A0B">
            <w:pPr>
              <w:pStyle w:val="Normalwithspace"/>
              <w:spacing w:before="0"/>
              <w:jc w:val="left"/>
              <w:rPr>
                <w:rFonts w:asciiTheme="minorHAnsi" w:hAnsiTheme="minorHAnsi" w:cstheme="minorHAnsi"/>
                <w:szCs w:val="22"/>
              </w:rPr>
            </w:pPr>
            <w:r>
              <w:rPr>
                <w:rFonts w:asciiTheme="minorHAnsi" w:hAnsiTheme="minorHAnsi" w:cstheme="minorHAnsi"/>
                <w:szCs w:val="22"/>
              </w:rPr>
              <w:t>Currency</w:t>
            </w:r>
          </w:p>
        </w:tc>
        <w:tc>
          <w:tcPr>
            <w:tcW w:w="2946" w:type="dxa"/>
          </w:tcPr>
          <w:p w14:paraId="6E9E772C" w14:textId="56E87B64" w:rsidR="009B39C8" w:rsidRPr="00415A0B" w:rsidRDefault="00F13CC1"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504EB271" w14:textId="77777777" w:rsidR="009B39C8" w:rsidRPr="00415A0B" w:rsidRDefault="009B39C8" w:rsidP="00415A0B">
            <w:pPr>
              <w:jc w:val="left"/>
              <w:rPr>
                <w:rFonts w:asciiTheme="minorHAnsi" w:hAnsiTheme="minorHAnsi" w:cstheme="minorHAnsi"/>
                <w:szCs w:val="22"/>
              </w:rPr>
            </w:pPr>
          </w:p>
        </w:tc>
      </w:tr>
      <w:tr w:rsidR="009B39C8" w:rsidRPr="009009DB" w14:paraId="2489C6EC" w14:textId="77777777" w:rsidTr="00F97CF4">
        <w:tc>
          <w:tcPr>
            <w:tcW w:w="797" w:type="dxa"/>
          </w:tcPr>
          <w:p w14:paraId="63D8AAEB" w14:textId="77777777" w:rsidR="009B39C8" w:rsidRPr="00F524AB" w:rsidRDefault="009B39C8" w:rsidP="00D21035">
            <w:pPr>
              <w:pStyle w:val="ListParagraph"/>
            </w:pPr>
          </w:p>
        </w:tc>
        <w:tc>
          <w:tcPr>
            <w:tcW w:w="2415" w:type="dxa"/>
          </w:tcPr>
          <w:p w14:paraId="0A21F17C" w14:textId="54A10FC5"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ISSUE_DESC</w:t>
            </w:r>
          </w:p>
        </w:tc>
        <w:tc>
          <w:tcPr>
            <w:tcW w:w="1417" w:type="dxa"/>
          </w:tcPr>
          <w:p w14:paraId="5339DC0A" w14:textId="41E6CFB5"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X(30)</w:t>
            </w:r>
          </w:p>
        </w:tc>
        <w:tc>
          <w:tcPr>
            <w:tcW w:w="960" w:type="dxa"/>
          </w:tcPr>
          <w:p w14:paraId="6DBB5C19" w14:textId="0BDCF31C"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42</w:t>
            </w:r>
          </w:p>
        </w:tc>
        <w:tc>
          <w:tcPr>
            <w:tcW w:w="2648" w:type="dxa"/>
          </w:tcPr>
          <w:p w14:paraId="47C91D93" w14:textId="526FA0D5" w:rsidR="009B39C8" w:rsidRPr="00415A0B" w:rsidRDefault="00F13CC1" w:rsidP="00F13CC1">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Description of the issue</w:t>
            </w:r>
          </w:p>
        </w:tc>
        <w:tc>
          <w:tcPr>
            <w:tcW w:w="2946" w:type="dxa"/>
          </w:tcPr>
          <w:p w14:paraId="098058DD" w14:textId="19BAE3E5" w:rsidR="009B39C8" w:rsidRPr="00415A0B" w:rsidRDefault="00F13CC1"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1BDDBC34" w14:textId="766C3AE7" w:rsidR="009B39C8" w:rsidRPr="00415A0B" w:rsidRDefault="006A44C0" w:rsidP="00415A0B">
            <w:pPr>
              <w:jc w:val="left"/>
              <w:rPr>
                <w:rFonts w:asciiTheme="minorHAnsi" w:hAnsiTheme="minorHAnsi" w:cstheme="minorHAnsi"/>
                <w:szCs w:val="22"/>
              </w:rPr>
            </w:pPr>
            <w:ins w:id="979" w:author="Yichen GU from.TOPPAN (MAS)" w:date="2026-01-16T15:37:00Z" w16du:dateUtc="2026-01-16T07:37:00Z">
              <w:r>
                <w:rPr>
                  <w:rFonts w:asciiTheme="minorHAnsi" w:hAnsiTheme="minorHAnsi" w:cstheme="minorHAnsi"/>
                  <w:szCs w:val="22"/>
                </w:rPr>
                <w:t>Allows special characters.</w:t>
              </w:r>
            </w:ins>
          </w:p>
        </w:tc>
      </w:tr>
      <w:tr w:rsidR="009B39C8" w:rsidRPr="009009DB" w14:paraId="137C6F9C" w14:textId="77777777" w:rsidTr="00F97CF4">
        <w:tc>
          <w:tcPr>
            <w:tcW w:w="797" w:type="dxa"/>
          </w:tcPr>
          <w:p w14:paraId="72D4871B" w14:textId="77777777" w:rsidR="009B39C8" w:rsidRPr="00F524AB" w:rsidRDefault="009B39C8" w:rsidP="00F938D1">
            <w:pPr>
              <w:ind w:left="720"/>
            </w:pPr>
          </w:p>
        </w:tc>
        <w:tc>
          <w:tcPr>
            <w:tcW w:w="2415" w:type="dxa"/>
          </w:tcPr>
          <w:p w14:paraId="5E501057" w14:textId="1D3237E1" w:rsidR="009B39C8" w:rsidRPr="00415A0B" w:rsidRDefault="009B39C8" w:rsidP="00415A0B">
            <w:pPr>
              <w:pStyle w:val="Normalwithspace"/>
              <w:spacing w:before="0"/>
              <w:jc w:val="left"/>
              <w:rPr>
                <w:rFonts w:asciiTheme="minorHAnsi" w:hAnsiTheme="minorHAnsi" w:cstheme="minorHAnsi"/>
                <w:b/>
                <w:bCs/>
                <w:szCs w:val="22"/>
              </w:rPr>
            </w:pPr>
            <w:r w:rsidRPr="00415A0B">
              <w:rPr>
                <w:rFonts w:asciiTheme="minorHAnsi" w:hAnsiTheme="minorHAnsi" w:cstheme="minorHAnsi"/>
                <w:b/>
                <w:bCs/>
                <w:szCs w:val="22"/>
              </w:rPr>
              <w:t>Detail Record (repetitive)</w:t>
            </w:r>
          </w:p>
        </w:tc>
        <w:tc>
          <w:tcPr>
            <w:tcW w:w="1417" w:type="dxa"/>
          </w:tcPr>
          <w:p w14:paraId="408FCB6C" w14:textId="77777777" w:rsidR="009B39C8" w:rsidRPr="00415A0B" w:rsidRDefault="009B39C8" w:rsidP="00415A0B">
            <w:pPr>
              <w:pStyle w:val="Normalwithspace"/>
              <w:spacing w:before="0"/>
              <w:jc w:val="left"/>
              <w:rPr>
                <w:rFonts w:asciiTheme="minorHAnsi" w:hAnsiTheme="minorHAnsi" w:cstheme="minorHAnsi"/>
                <w:szCs w:val="22"/>
              </w:rPr>
            </w:pPr>
          </w:p>
        </w:tc>
        <w:tc>
          <w:tcPr>
            <w:tcW w:w="960" w:type="dxa"/>
          </w:tcPr>
          <w:p w14:paraId="677BC4B3" w14:textId="77777777" w:rsidR="009B39C8" w:rsidRPr="00415A0B" w:rsidRDefault="009B39C8" w:rsidP="00415A0B">
            <w:pPr>
              <w:jc w:val="left"/>
              <w:rPr>
                <w:rFonts w:asciiTheme="minorHAnsi" w:hAnsiTheme="minorHAnsi" w:cstheme="minorHAnsi"/>
                <w:szCs w:val="22"/>
              </w:rPr>
            </w:pPr>
          </w:p>
        </w:tc>
        <w:tc>
          <w:tcPr>
            <w:tcW w:w="2648" w:type="dxa"/>
          </w:tcPr>
          <w:p w14:paraId="1235F866" w14:textId="77777777" w:rsidR="009B39C8" w:rsidRPr="00415A0B" w:rsidRDefault="009B39C8" w:rsidP="00415A0B">
            <w:pPr>
              <w:pStyle w:val="Normalwithspace"/>
              <w:spacing w:before="0"/>
              <w:jc w:val="left"/>
              <w:rPr>
                <w:rFonts w:asciiTheme="minorHAnsi" w:hAnsiTheme="minorHAnsi" w:cstheme="minorHAnsi"/>
                <w:szCs w:val="22"/>
              </w:rPr>
            </w:pPr>
          </w:p>
        </w:tc>
        <w:tc>
          <w:tcPr>
            <w:tcW w:w="2946" w:type="dxa"/>
          </w:tcPr>
          <w:p w14:paraId="3B870DB6" w14:textId="77777777" w:rsidR="009B39C8" w:rsidRPr="00415A0B" w:rsidRDefault="009B39C8" w:rsidP="00415A0B">
            <w:pPr>
              <w:jc w:val="left"/>
              <w:rPr>
                <w:rFonts w:asciiTheme="minorHAnsi" w:hAnsiTheme="minorHAnsi" w:cstheme="minorHAnsi"/>
                <w:szCs w:val="22"/>
              </w:rPr>
            </w:pPr>
          </w:p>
        </w:tc>
        <w:tc>
          <w:tcPr>
            <w:tcW w:w="3001" w:type="dxa"/>
          </w:tcPr>
          <w:p w14:paraId="4725E2D9" w14:textId="77777777" w:rsidR="009B39C8" w:rsidRPr="00415A0B" w:rsidRDefault="009B39C8" w:rsidP="00415A0B">
            <w:pPr>
              <w:jc w:val="left"/>
              <w:rPr>
                <w:rFonts w:asciiTheme="minorHAnsi" w:hAnsiTheme="minorHAnsi" w:cstheme="minorHAnsi"/>
                <w:szCs w:val="22"/>
              </w:rPr>
            </w:pPr>
          </w:p>
        </w:tc>
      </w:tr>
      <w:tr w:rsidR="009B39C8" w:rsidRPr="009009DB" w14:paraId="2FE8AF58" w14:textId="77777777" w:rsidTr="00F97CF4">
        <w:tc>
          <w:tcPr>
            <w:tcW w:w="797" w:type="dxa"/>
          </w:tcPr>
          <w:p w14:paraId="304D69E0" w14:textId="77777777" w:rsidR="009B39C8" w:rsidRPr="00F524AB" w:rsidRDefault="009B39C8" w:rsidP="00D21035">
            <w:pPr>
              <w:pStyle w:val="ListParagraph"/>
            </w:pPr>
          </w:p>
        </w:tc>
        <w:tc>
          <w:tcPr>
            <w:tcW w:w="2415" w:type="dxa"/>
          </w:tcPr>
          <w:p w14:paraId="24E38188" w14:textId="0C9B95FE"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RECORD_TYPE</w:t>
            </w:r>
          </w:p>
        </w:tc>
        <w:tc>
          <w:tcPr>
            <w:tcW w:w="1417" w:type="dxa"/>
          </w:tcPr>
          <w:p w14:paraId="46ECF900" w14:textId="47D5EEA4"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X(10)</w:t>
            </w:r>
          </w:p>
        </w:tc>
        <w:tc>
          <w:tcPr>
            <w:tcW w:w="960" w:type="dxa"/>
          </w:tcPr>
          <w:p w14:paraId="0C19507E" w14:textId="36672049"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1</w:t>
            </w:r>
          </w:p>
        </w:tc>
        <w:tc>
          <w:tcPr>
            <w:tcW w:w="2648" w:type="dxa"/>
          </w:tcPr>
          <w:p w14:paraId="42319CEF" w14:textId="4E06587E" w:rsidR="009B39C8" w:rsidRPr="00415A0B" w:rsidRDefault="008C107C" w:rsidP="00415A0B">
            <w:pPr>
              <w:pStyle w:val="Normalwithspace"/>
              <w:spacing w:before="0"/>
              <w:jc w:val="left"/>
              <w:rPr>
                <w:rFonts w:asciiTheme="minorHAnsi" w:hAnsiTheme="minorHAnsi" w:cstheme="minorHAnsi"/>
                <w:szCs w:val="22"/>
              </w:rPr>
            </w:pPr>
            <w:r>
              <w:rPr>
                <w:rFonts w:asciiTheme="minorHAnsi" w:hAnsiTheme="minorHAnsi" w:cstheme="minorHAnsi"/>
                <w:szCs w:val="22"/>
                <w:lang w:val="en-AU"/>
              </w:rPr>
              <w:t>Record indicator</w:t>
            </w:r>
          </w:p>
        </w:tc>
        <w:tc>
          <w:tcPr>
            <w:tcW w:w="2946" w:type="dxa"/>
          </w:tcPr>
          <w:p w14:paraId="045E4848" w14:textId="286A4466" w:rsidR="009B39C8" w:rsidRPr="00415A0B" w:rsidRDefault="008C107C" w:rsidP="00415A0B">
            <w:pPr>
              <w:jc w:val="left"/>
              <w:rPr>
                <w:rFonts w:asciiTheme="minorHAnsi" w:hAnsiTheme="minorHAnsi" w:cstheme="minorHAnsi"/>
                <w:szCs w:val="22"/>
              </w:rPr>
            </w:pPr>
            <w:r>
              <w:rPr>
                <w:rFonts w:asciiTheme="minorHAnsi" w:hAnsiTheme="minorHAnsi" w:cstheme="minorHAnsi"/>
                <w:szCs w:val="22"/>
              </w:rPr>
              <w:t>Must be ‘</w:t>
            </w:r>
            <w:r w:rsidRPr="00E06696">
              <w:rPr>
                <w:rFonts w:asciiTheme="minorHAnsi" w:hAnsiTheme="minorHAnsi" w:cstheme="minorHAnsi"/>
                <w:szCs w:val="22"/>
              </w:rPr>
              <w:t>DDDDDDDDDD</w:t>
            </w:r>
            <w:r>
              <w:rPr>
                <w:rFonts w:asciiTheme="minorHAnsi" w:hAnsiTheme="minorHAnsi" w:cstheme="minorHAnsi"/>
                <w:szCs w:val="22"/>
              </w:rPr>
              <w:t>’ for Detail Record.</w:t>
            </w:r>
          </w:p>
        </w:tc>
        <w:tc>
          <w:tcPr>
            <w:tcW w:w="3001" w:type="dxa"/>
          </w:tcPr>
          <w:p w14:paraId="3007A243" w14:textId="77777777" w:rsidR="009B39C8" w:rsidRPr="00415A0B" w:rsidRDefault="009B39C8" w:rsidP="00415A0B">
            <w:pPr>
              <w:jc w:val="left"/>
              <w:rPr>
                <w:rFonts w:asciiTheme="minorHAnsi" w:hAnsiTheme="minorHAnsi" w:cstheme="minorHAnsi"/>
                <w:szCs w:val="22"/>
              </w:rPr>
            </w:pPr>
          </w:p>
        </w:tc>
      </w:tr>
      <w:tr w:rsidR="009B39C8" w:rsidRPr="009009DB" w14:paraId="72BB869A" w14:textId="77777777" w:rsidTr="00F97CF4">
        <w:tc>
          <w:tcPr>
            <w:tcW w:w="797" w:type="dxa"/>
          </w:tcPr>
          <w:p w14:paraId="14B7E222" w14:textId="77777777" w:rsidR="009B39C8" w:rsidRPr="00F524AB" w:rsidRDefault="009B39C8" w:rsidP="00D21035">
            <w:pPr>
              <w:pStyle w:val="ListParagraph"/>
            </w:pPr>
          </w:p>
        </w:tc>
        <w:tc>
          <w:tcPr>
            <w:tcW w:w="2415" w:type="dxa"/>
          </w:tcPr>
          <w:p w14:paraId="6D6AFFAD" w14:textId="1F27C12D"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ISSUE_CODE</w:t>
            </w:r>
          </w:p>
        </w:tc>
        <w:tc>
          <w:tcPr>
            <w:tcW w:w="1417" w:type="dxa"/>
          </w:tcPr>
          <w:p w14:paraId="3CDF7B12" w14:textId="532A9F4F"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X(8)</w:t>
            </w:r>
          </w:p>
        </w:tc>
        <w:tc>
          <w:tcPr>
            <w:tcW w:w="960" w:type="dxa"/>
          </w:tcPr>
          <w:p w14:paraId="648138AE" w14:textId="76112AB6"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11</w:t>
            </w:r>
          </w:p>
        </w:tc>
        <w:tc>
          <w:tcPr>
            <w:tcW w:w="2648" w:type="dxa"/>
          </w:tcPr>
          <w:p w14:paraId="4C684E91" w14:textId="3201008E" w:rsidR="009B39C8" w:rsidRPr="00415A0B" w:rsidRDefault="00216A65" w:rsidP="00415A0B">
            <w:pPr>
              <w:pStyle w:val="Normalwithspace"/>
              <w:spacing w:before="0"/>
              <w:jc w:val="left"/>
              <w:rPr>
                <w:rFonts w:asciiTheme="minorHAnsi" w:hAnsiTheme="minorHAnsi" w:cstheme="minorHAnsi"/>
                <w:szCs w:val="22"/>
              </w:rPr>
            </w:pPr>
            <w:r>
              <w:rPr>
                <w:rFonts w:asciiTheme="minorHAnsi" w:hAnsiTheme="minorHAnsi" w:cstheme="minorHAnsi"/>
                <w:szCs w:val="22"/>
                <w:lang w:val="en-AU"/>
              </w:rPr>
              <w:t>Issue code</w:t>
            </w:r>
          </w:p>
        </w:tc>
        <w:tc>
          <w:tcPr>
            <w:tcW w:w="2946" w:type="dxa"/>
          </w:tcPr>
          <w:p w14:paraId="589AE4F8" w14:textId="65D2D38B"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494EE532" w14:textId="77777777" w:rsidR="009B39C8" w:rsidRPr="00415A0B" w:rsidRDefault="009B39C8" w:rsidP="00415A0B">
            <w:pPr>
              <w:jc w:val="left"/>
              <w:rPr>
                <w:rFonts w:asciiTheme="minorHAnsi" w:hAnsiTheme="minorHAnsi" w:cstheme="minorHAnsi"/>
                <w:szCs w:val="22"/>
              </w:rPr>
            </w:pPr>
          </w:p>
        </w:tc>
      </w:tr>
      <w:tr w:rsidR="009B39C8" w:rsidRPr="009009DB" w14:paraId="42C5AA95" w14:textId="77777777" w:rsidTr="00F97CF4">
        <w:tc>
          <w:tcPr>
            <w:tcW w:w="797" w:type="dxa"/>
          </w:tcPr>
          <w:p w14:paraId="0559C214" w14:textId="77777777" w:rsidR="009B39C8" w:rsidRPr="00F524AB" w:rsidRDefault="009B39C8" w:rsidP="00D21035">
            <w:pPr>
              <w:pStyle w:val="ListParagraph"/>
            </w:pPr>
          </w:p>
        </w:tc>
        <w:tc>
          <w:tcPr>
            <w:tcW w:w="2415" w:type="dxa"/>
          </w:tcPr>
          <w:p w14:paraId="5F77391A" w14:textId="342DEE52"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TRANS_REF</w:t>
            </w:r>
          </w:p>
        </w:tc>
        <w:tc>
          <w:tcPr>
            <w:tcW w:w="1417" w:type="dxa"/>
          </w:tcPr>
          <w:p w14:paraId="7BD6915A" w14:textId="611C919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X(8)</w:t>
            </w:r>
          </w:p>
        </w:tc>
        <w:tc>
          <w:tcPr>
            <w:tcW w:w="960" w:type="dxa"/>
          </w:tcPr>
          <w:p w14:paraId="71933403" w14:textId="03E0BE9E"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19</w:t>
            </w:r>
          </w:p>
        </w:tc>
        <w:tc>
          <w:tcPr>
            <w:tcW w:w="2648" w:type="dxa"/>
          </w:tcPr>
          <w:p w14:paraId="373F3CEB" w14:textId="382DC1DA" w:rsidR="009B39C8" w:rsidRPr="00415A0B" w:rsidRDefault="00216A65" w:rsidP="00415A0B">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Bank’s transaction reference number</w:t>
            </w:r>
          </w:p>
        </w:tc>
        <w:tc>
          <w:tcPr>
            <w:tcW w:w="2946" w:type="dxa"/>
          </w:tcPr>
          <w:p w14:paraId="1010D785" w14:textId="542323D2"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7128BC1D" w14:textId="77777777" w:rsidR="009B39C8" w:rsidRPr="00415A0B" w:rsidRDefault="009B39C8" w:rsidP="00415A0B">
            <w:pPr>
              <w:jc w:val="left"/>
              <w:rPr>
                <w:rFonts w:asciiTheme="minorHAnsi" w:hAnsiTheme="minorHAnsi" w:cstheme="minorHAnsi"/>
                <w:szCs w:val="22"/>
              </w:rPr>
            </w:pPr>
          </w:p>
        </w:tc>
      </w:tr>
      <w:tr w:rsidR="009B39C8" w:rsidRPr="009009DB" w14:paraId="66F4E644" w14:textId="77777777" w:rsidTr="00F97CF4">
        <w:tc>
          <w:tcPr>
            <w:tcW w:w="797" w:type="dxa"/>
          </w:tcPr>
          <w:p w14:paraId="4353ED37" w14:textId="77777777" w:rsidR="009B39C8" w:rsidRPr="00F524AB" w:rsidRDefault="009B39C8" w:rsidP="00D21035">
            <w:pPr>
              <w:pStyle w:val="ListParagraph"/>
            </w:pPr>
          </w:p>
        </w:tc>
        <w:tc>
          <w:tcPr>
            <w:tcW w:w="2415" w:type="dxa"/>
          </w:tcPr>
          <w:p w14:paraId="05C02DAD" w14:textId="5C329DF0"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RECEIVED_DATE</w:t>
            </w:r>
          </w:p>
        </w:tc>
        <w:tc>
          <w:tcPr>
            <w:tcW w:w="1417" w:type="dxa"/>
          </w:tcPr>
          <w:p w14:paraId="38A4FF65" w14:textId="1CE1D4D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9(8)</w:t>
            </w:r>
          </w:p>
        </w:tc>
        <w:tc>
          <w:tcPr>
            <w:tcW w:w="960" w:type="dxa"/>
          </w:tcPr>
          <w:p w14:paraId="2CE68C5A" w14:textId="60C89CBD"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27</w:t>
            </w:r>
          </w:p>
        </w:tc>
        <w:tc>
          <w:tcPr>
            <w:tcW w:w="2648" w:type="dxa"/>
          </w:tcPr>
          <w:p w14:paraId="23A31730" w14:textId="3665EA22" w:rsidR="009B39C8" w:rsidRPr="00415A0B" w:rsidRDefault="00216A65" w:rsidP="00415A0B">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Date when the bank receives the transaction</w:t>
            </w:r>
            <w:r>
              <w:rPr>
                <w:rFonts w:asciiTheme="minorHAnsi" w:hAnsiTheme="minorHAnsi" w:cstheme="minorHAnsi"/>
                <w:szCs w:val="22"/>
              </w:rPr>
              <w:t xml:space="preserve"> from ATM/</w:t>
            </w:r>
            <w:proofErr w:type="spellStart"/>
            <w:r>
              <w:rPr>
                <w:rFonts w:asciiTheme="minorHAnsi" w:hAnsiTheme="minorHAnsi" w:cstheme="minorHAnsi"/>
                <w:szCs w:val="22"/>
              </w:rPr>
              <w:t>iBanking</w:t>
            </w:r>
            <w:proofErr w:type="spellEnd"/>
            <w:r>
              <w:rPr>
                <w:rFonts w:asciiTheme="minorHAnsi" w:hAnsiTheme="minorHAnsi" w:cstheme="minorHAnsi"/>
                <w:szCs w:val="22"/>
              </w:rPr>
              <w:t>/mobile app by retail customers</w:t>
            </w:r>
          </w:p>
        </w:tc>
        <w:tc>
          <w:tcPr>
            <w:tcW w:w="2946" w:type="dxa"/>
          </w:tcPr>
          <w:p w14:paraId="42BD52A5" w14:textId="546B71D9"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74186558" w14:textId="77777777" w:rsidR="009B39C8" w:rsidRPr="00415A0B" w:rsidRDefault="009B39C8" w:rsidP="00415A0B">
            <w:pPr>
              <w:jc w:val="left"/>
              <w:rPr>
                <w:rFonts w:asciiTheme="minorHAnsi" w:hAnsiTheme="minorHAnsi" w:cstheme="minorHAnsi"/>
                <w:szCs w:val="22"/>
              </w:rPr>
            </w:pPr>
          </w:p>
        </w:tc>
      </w:tr>
      <w:tr w:rsidR="009B39C8" w:rsidRPr="009009DB" w14:paraId="4A4DCD52" w14:textId="77777777" w:rsidTr="00F97CF4">
        <w:tc>
          <w:tcPr>
            <w:tcW w:w="797" w:type="dxa"/>
          </w:tcPr>
          <w:p w14:paraId="0C57E51A" w14:textId="77777777" w:rsidR="009B39C8" w:rsidRPr="00F524AB" w:rsidRDefault="009B39C8" w:rsidP="00D21035">
            <w:pPr>
              <w:pStyle w:val="ListParagraph"/>
            </w:pPr>
          </w:p>
        </w:tc>
        <w:tc>
          <w:tcPr>
            <w:tcW w:w="2415" w:type="dxa"/>
          </w:tcPr>
          <w:p w14:paraId="22FCC0C8" w14:textId="25CA930A"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RECEIVED_TIME</w:t>
            </w:r>
          </w:p>
        </w:tc>
        <w:tc>
          <w:tcPr>
            <w:tcW w:w="1417" w:type="dxa"/>
          </w:tcPr>
          <w:p w14:paraId="557C842F" w14:textId="6777AEB6"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9(6)</w:t>
            </w:r>
          </w:p>
        </w:tc>
        <w:tc>
          <w:tcPr>
            <w:tcW w:w="960" w:type="dxa"/>
          </w:tcPr>
          <w:p w14:paraId="24E7DC83" w14:textId="50445351"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35</w:t>
            </w:r>
          </w:p>
        </w:tc>
        <w:tc>
          <w:tcPr>
            <w:tcW w:w="2648" w:type="dxa"/>
          </w:tcPr>
          <w:p w14:paraId="6E035478" w14:textId="41F7B378" w:rsidR="009B39C8" w:rsidRPr="00415A0B" w:rsidRDefault="00216A65" w:rsidP="00415A0B">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Time when the bank receives the transaction</w:t>
            </w:r>
            <w:r>
              <w:rPr>
                <w:rFonts w:asciiTheme="minorHAnsi" w:hAnsiTheme="minorHAnsi" w:cstheme="minorHAnsi"/>
                <w:szCs w:val="22"/>
              </w:rPr>
              <w:t xml:space="preserve"> from ATM/</w:t>
            </w:r>
            <w:proofErr w:type="spellStart"/>
            <w:r>
              <w:rPr>
                <w:rFonts w:asciiTheme="minorHAnsi" w:hAnsiTheme="minorHAnsi" w:cstheme="minorHAnsi"/>
                <w:szCs w:val="22"/>
              </w:rPr>
              <w:t>iBanking</w:t>
            </w:r>
            <w:proofErr w:type="spellEnd"/>
            <w:r>
              <w:rPr>
                <w:rFonts w:asciiTheme="minorHAnsi" w:hAnsiTheme="minorHAnsi" w:cstheme="minorHAnsi"/>
                <w:szCs w:val="22"/>
              </w:rPr>
              <w:t>/mobile app by retail customers</w:t>
            </w:r>
          </w:p>
        </w:tc>
        <w:tc>
          <w:tcPr>
            <w:tcW w:w="2946" w:type="dxa"/>
          </w:tcPr>
          <w:p w14:paraId="10CC795B" w14:textId="7FF2C732"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0F5851FB" w14:textId="77777777" w:rsidR="009B39C8" w:rsidRPr="00415A0B" w:rsidRDefault="009B39C8" w:rsidP="00415A0B">
            <w:pPr>
              <w:jc w:val="left"/>
              <w:rPr>
                <w:rFonts w:asciiTheme="minorHAnsi" w:hAnsiTheme="minorHAnsi" w:cstheme="minorHAnsi"/>
                <w:szCs w:val="22"/>
              </w:rPr>
            </w:pPr>
          </w:p>
        </w:tc>
      </w:tr>
      <w:tr w:rsidR="009B39C8" w:rsidRPr="009009DB" w14:paraId="103D191F" w14:textId="77777777" w:rsidTr="00F97CF4">
        <w:tc>
          <w:tcPr>
            <w:tcW w:w="797" w:type="dxa"/>
          </w:tcPr>
          <w:p w14:paraId="74C870C0" w14:textId="77777777" w:rsidR="009B39C8" w:rsidRPr="00F524AB" w:rsidRDefault="009B39C8" w:rsidP="00D21035">
            <w:pPr>
              <w:pStyle w:val="ListParagraph"/>
            </w:pPr>
          </w:p>
        </w:tc>
        <w:tc>
          <w:tcPr>
            <w:tcW w:w="2415" w:type="dxa"/>
          </w:tcPr>
          <w:p w14:paraId="489A5B6D" w14:textId="12F97B74"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TRANS_TYPE</w:t>
            </w:r>
          </w:p>
        </w:tc>
        <w:tc>
          <w:tcPr>
            <w:tcW w:w="1417" w:type="dxa"/>
          </w:tcPr>
          <w:p w14:paraId="64B2512B" w14:textId="0801C5AB"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X(3)</w:t>
            </w:r>
          </w:p>
        </w:tc>
        <w:tc>
          <w:tcPr>
            <w:tcW w:w="960" w:type="dxa"/>
          </w:tcPr>
          <w:p w14:paraId="27E0C008" w14:textId="497E11C2"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41</w:t>
            </w:r>
          </w:p>
        </w:tc>
        <w:tc>
          <w:tcPr>
            <w:tcW w:w="2648" w:type="dxa"/>
          </w:tcPr>
          <w:p w14:paraId="7433AB79" w14:textId="092F0785" w:rsidR="009B39C8" w:rsidRPr="00415A0B" w:rsidRDefault="00216A65" w:rsidP="00415A0B">
            <w:pPr>
              <w:pStyle w:val="Normalwithspace"/>
              <w:spacing w:before="0"/>
              <w:jc w:val="left"/>
              <w:rPr>
                <w:rFonts w:asciiTheme="minorHAnsi" w:hAnsiTheme="minorHAnsi" w:cstheme="minorHAnsi"/>
                <w:szCs w:val="22"/>
              </w:rPr>
            </w:pPr>
            <w:r>
              <w:rPr>
                <w:rFonts w:asciiTheme="minorHAnsi" w:hAnsiTheme="minorHAnsi" w:cstheme="minorHAnsi"/>
                <w:szCs w:val="22"/>
              </w:rPr>
              <w:t>Transaction type</w:t>
            </w:r>
          </w:p>
        </w:tc>
        <w:tc>
          <w:tcPr>
            <w:tcW w:w="2946" w:type="dxa"/>
          </w:tcPr>
          <w:p w14:paraId="7D46467A" w14:textId="2DEBFDD5"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0C0AAA8A" w14:textId="77777777" w:rsidR="009B39C8" w:rsidRPr="00415A0B" w:rsidRDefault="009B39C8" w:rsidP="00415A0B">
            <w:pPr>
              <w:jc w:val="left"/>
              <w:rPr>
                <w:rFonts w:asciiTheme="minorHAnsi" w:hAnsiTheme="minorHAnsi" w:cstheme="minorHAnsi"/>
                <w:szCs w:val="22"/>
              </w:rPr>
            </w:pPr>
          </w:p>
        </w:tc>
      </w:tr>
      <w:tr w:rsidR="009B39C8" w:rsidRPr="009009DB" w14:paraId="082327A7" w14:textId="77777777" w:rsidTr="00F97CF4">
        <w:tc>
          <w:tcPr>
            <w:tcW w:w="797" w:type="dxa"/>
          </w:tcPr>
          <w:p w14:paraId="3108547B" w14:textId="77777777" w:rsidR="009B39C8" w:rsidRPr="00F524AB" w:rsidRDefault="009B39C8" w:rsidP="00D21035">
            <w:pPr>
              <w:pStyle w:val="ListParagraph"/>
            </w:pPr>
          </w:p>
        </w:tc>
        <w:tc>
          <w:tcPr>
            <w:tcW w:w="2415" w:type="dxa"/>
          </w:tcPr>
          <w:p w14:paraId="279DC7BB" w14:textId="47B4EAB0"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NOMINAL_AMT</w:t>
            </w:r>
          </w:p>
        </w:tc>
        <w:tc>
          <w:tcPr>
            <w:tcW w:w="1417" w:type="dxa"/>
          </w:tcPr>
          <w:p w14:paraId="6B040AA0" w14:textId="029C448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9(11)</w:t>
            </w:r>
          </w:p>
        </w:tc>
        <w:tc>
          <w:tcPr>
            <w:tcW w:w="960" w:type="dxa"/>
          </w:tcPr>
          <w:p w14:paraId="15189716" w14:textId="248683CE"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44</w:t>
            </w:r>
          </w:p>
        </w:tc>
        <w:tc>
          <w:tcPr>
            <w:tcW w:w="2648" w:type="dxa"/>
          </w:tcPr>
          <w:p w14:paraId="6B68DD50" w14:textId="0E3C1C06" w:rsidR="009B39C8" w:rsidRPr="00415A0B" w:rsidRDefault="00216A65" w:rsidP="00415A0B">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Subscription Quantity</w:t>
            </w:r>
          </w:p>
        </w:tc>
        <w:tc>
          <w:tcPr>
            <w:tcW w:w="2946" w:type="dxa"/>
          </w:tcPr>
          <w:p w14:paraId="30FF3A5A" w14:textId="05A12338"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4A6E64F0" w14:textId="77777777" w:rsidR="009B39C8" w:rsidRPr="00415A0B" w:rsidRDefault="009B39C8" w:rsidP="00415A0B">
            <w:pPr>
              <w:jc w:val="left"/>
              <w:rPr>
                <w:rFonts w:asciiTheme="minorHAnsi" w:hAnsiTheme="minorHAnsi" w:cstheme="minorHAnsi"/>
                <w:szCs w:val="22"/>
              </w:rPr>
            </w:pPr>
          </w:p>
        </w:tc>
      </w:tr>
      <w:tr w:rsidR="009B39C8" w:rsidRPr="009009DB" w14:paraId="7DBFDEFA" w14:textId="77777777" w:rsidTr="00F97CF4">
        <w:tc>
          <w:tcPr>
            <w:tcW w:w="797" w:type="dxa"/>
          </w:tcPr>
          <w:p w14:paraId="081BAFBA" w14:textId="77777777" w:rsidR="009B39C8" w:rsidRPr="00F524AB" w:rsidRDefault="009B39C8" w:rsidP="00D21035">
            <w:pPr>
              <w:pStyle w:val="ListParagraph"/>
            </w:pPr>
          </w:p>
        </w:tc>
        <w:tc>
          <w:tcPr>
            <w:tcW w:w="2415" w:type="dxa"/>
          </w:tcPr>
          <w:p w14:paraId="29311650" w14:textId="44DA268A"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COMP_NOCOMP</w:t>
            </w:r>
          </w:p>
        </w:tc>
        <w:tc>
          <w:tcPr>
            <w:tcW w:w="1417" w:type="dxa"/>
          </w:tcPr>
          <w:p w14:paraId="5B31C730" w14:textId="00055095"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w:t>
            </w:r>
          </w:p>
        </w:tc>
        <w:tc>
          <w:tcPr>
            <w:tcW w:w="960" w:type="dxa"/>
          </w:tcPr>
          <w:p w14:paraId="1FB36B42" w14:textId="7DEBA76F"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55</w:t>
            </w:r>
          </w:p>
        </w:tc>
        <w:tc>
          <w:tcPr>
            <w:tcW w:w="2648" w:type="dxa"/>
          </w:tcPr>
          <w:p w14:paraId="41268F41" w14:textId="28F81B73" w:rsidR="009B39C8" w:rsidRPr="00415A0B" w:rsidRDefault="00216A65" w:rsidP="00415A0B">
            <w:pPr>
              <w:pStyle w:val="Normalwithspace"/>
              <w:spacing w:before="0"/>
              <w:jc w:val="left"/>
              <w:rPr>
                <w:rFonts w:asciiTheme="minorHAnsi" w:hAnsiTheme="minorHAnsi" w:cstheme="minorHAnsi"/>
                <w:szCs w:val="22"/>
              </w:rPr>
            </w:pPr>
            <w:r>
              <w:rPr>
                <w:rFonts w:asciiTheme="minorHAnsi" w:hAnsiTheme="minorHAnsi" w:cstheme="minorHAnsi"/>
                <w:szCs w:val="22"/>
              </w:rPr>
              <w:t>Competitive/non-competitive indicator</w:t>
            </w:r>
          </w:p>
        </w:tc>
        <w:tc>
          <w:tcPr>
            <w:tcW w:w="2946" w:type="dxa"/>
          </w:tcPr>
          <w:p w14:paraId="7F528701" w14:textId="0554EA98"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1C121BC4" w14:textId="77777777" w:rsidR="009B39C8" w:rsidRPr="00415A0B" w:rsidRDefault="009B39C8" w:rsidP="00415A0B">
            <w:pPr>
              <w:jc w:val="left"/>
              <w:rPr>
                <w:rFonts w:asciiTheme="minorHAnsi" w:hAnsiTheme="minorHAnsi" w:cstheme="minorHAnsi"/>
                <w:szCs w:val="22"/>
              </w:rPr>
            </w:pPr>
          </w:p>
        </w:tc>
      </w:tr>
      <w:tr w:rsidR="009B39C8" w:rsidRPr="009009DB" w14:paraId="3FF3F006" w14:textId="77777777" w:rsidTr="00F97CF4">
        <w:tc>
          <w:tcPr>
            <w:tcW w:w="797" w:type="dxa"/>
          </w:tcPr>
          <w:p w14:paraId="13D67E0A" w14:textId="77777777" w:rsidR="009B39C8" w:rsidRPr="00F524AB" w:rsidRDefault="009B39C8" w:rsidP="00D21035">
            <w:pPr>
              <w:pStyle w:val="ListParagraph"/>
            </w:pPr>
          </w:p>
        </w:tc>
        <w:tc>
          <w:tcPr>
            <w:tcW w:w="2415" w:type="dxa"/>
          </w:tcPr>
          <w:p w14:paraId="26AE05B3" w14:textId="0C4BE35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BID_YIELD_SIGN</w:t>
            </w:r>
          </w:p>
        </w:tc>
        <w:tc>
          <w:tcPr>
            <w:tcW w:w="1417" w:type="dxa"/>
          </w:tcPr>
          <w:p w14:paraId="7D1D631D" w14:textId="565DF758"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w:t>
            </w:r>
          </w:p>
        </w:tc>
        <w:tc>
          <w:tcPr>
            <w:tcW w:w="960" w:type="dxa"/>
          </w:tcPr>
          <w:p w14:paraId="6B704D7D" w14:textId="4F3B637C"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56</w:t>
            </w:r>
          </w:p>
        </w:tc>
        <w:tc>
          <w:tcPr>
            <w:tcW w:w="2648" w:type="dxa"/>
          </w:tcPr>
          <w:p w14:paraId="4E599B49" w14:textId="4A2AD684" w:rsidR="009B39C8" w:rsidRPr="00415A0B" w:rsidRDefault="00216A65" w:rsidP="00415A0B">
            <w:pPr>
              <w:pStyle w:val="Normalwithspace"/>
              <w:spacing w:before="0"/>
              <w:jc w:val="left"/>
              <w:rPr>
                <w:rFonts w:asciiTheme="minorHAnsi" w:hAnsiTheme="minorHAnsi" w:cstheme="minorHAnsi"/>
                <w:szCs w:val="22"/>
              </w:rPr>
            </w:pPr>
            <w:r>
              <w:rPr>
                <w:rFonts w:asciiTheme="minorHAnsi" w:hAnsiTheme="minorHAnsi" w:cstheme="minorHAnsi"/>
                <w:szCs w:val="22"/>
                <w:lang w:val="en-AU"/>
              </w:rPr>
              <w:t>Bid yield sign</w:t>
            </w:r>
          </w:p>
        </w:tc>
        <w:tc>
          <w:tcPr>
            <w:tcW w:w="2946" w:type="dxa"/>
          </w:tcPr>
          <w:p w14:paraId="5EA7287E" w14:textId="7F00ADBA"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4DC955F8" w14:textId="780465F2" w:rsidR="009B39C8" w:rsidRPr="00480F02" w:rsidRDefault="00480F02" w:rsidP="00415A0B">
            <w:pPr>
              <w:jc w:val="left"/>
              <w:rPr>
                <w:rFonts w:asciiTheme="minorHAnsi" w:hAnsiTheme="minorHAnsi" w:cstheme="minorHAnsi"/>
                <w:szCs w:val="22"/>
                <w:lang w:val="en-AU"/>
                <w:rPrChange w:id="980" w:author="Yichen GU from.TOPPAN (MAS)" w:date="2026-01-16T15:49:00Z" w16du:dateUtc="2026-01-16T07:49:00Z">
                  <w:rPr>
                    <w:rFonts w:asciiTheme="minorHAnsi" w:hAnsiTheme="minorHAnsi" w:cstheme="minorHAnsi"/>
                    <w:szCs w:val="22"/>
                  </w:rPr>
                </w:rPrChange>
              </w:rPr>
            </w:pPr>
            <w:ins w:id="981" w:author="Yichen GU from.TOPPAN (MAS)" w:date="2026-01-16T15:49:00Z" w16du:dateUtc="2026-01-16T07:49:00Z">
              <w:r>
                <w:rPr>
                  <w:rFonts w:asciiTheme="minorHAnsi" w:hAnsiTheme="minorHAnsi" w:cstheme="minorHAnsi"/>
                  <w:szCs w:val="22"/>
                  <w:lang w:val="en-AU"/>
                </w:rPr>
                <w:t>Allows the special characters ‘+’ and ‘-’.</w:t>
              </w:r>
            </w:ins>
          </w:p>
        </w:tc>
      </w:tr>
      <w:tr w:rsidR="009B39C8" w:rsidRPr="009009DB" w14:paraId="21E58985" w14:textId="77777777" w:rsidTr="00F97CF4">
        <w:tc>
          <w:tcPr>
            <w:tcW w:w="797" w:type="dxa"/>
          </w:tcPr>
          <w:p w14:paraId="08895162" w14:textId="77777777" w:rsidR="009B39C8" w:rsidRPr="00F524AB" w:rsidRDefault="009B39C8" w:rsidP="00D21035">
            <w:pPr>
              <w:pStyle w:val="ListParagraph"/>
            </w:pPr>
          </w:p>
        </w:tc>
        <w:tc>
          <w:tcPr>
            <w:tcW w:w="2415" w:type="dxa"/>
          </w:tcPr>
          <w:p w14:paraId="1703C7FD" w14:textId="7DD9776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BID_YIELD</w:t>
            </w:r>
          </w:p>
        </w:tc>
        <w:tc>
          <w:tcPr>
            <w:tcW w:w="1417" w:type="dxa"/>
          </w:tcPr>
          <w:p w14:paraId="071BEEE9" w14:textId="1AC76EB6"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9(3)v9(2)</w:t>
            </w:r>
          </w:p>
        </w:tc>
        <w:tc>
          <w:tcPr>
            <w:tcW w:w="960" w:type="dxa"/>
          </w:tcPr>
          <w:p w14:paraId="55A90462" w14:textId="08999A04" w:rsidR="009B39C8" w:rsidRPr="00415A0B" w:rsidRDefault="0040796E" w:rsidP="00415A0B">
            <w:pPr>
              <w:jc w:val="left"/>
              <w:rPr>
                <w:rFonts w:asciiTheme="minorHAnsi" w:hAnsiTheme="minorHAnsi" w:cstheme="minorHAnsi"/>
                <w:szCs w:val="22"/>
              </w:rPr>
            </w:pPr>
            <w:r>
              <w:rPr>
                <w:rFonts w:asciiTheme="minorHAnsi" w:hAnsiTheme="minorHAnsi" w:cstheme="minorHAnsi"/>
                <w:szCs w:val="22"/>
              </w:rPr>
              <w:t>57</w:t>
            </w:r>
          </w:p>
        </w:tc>
        <w:tc>
          <w:tcPr>
            <w:tcW w:w="2648" w:type="dxa"/>
          </w:tcPr>
          <w:p w14:paraId="501A1617" w14:textId="069E68EB" w:rsidR="009B39C8" w:rsidRPr="00415A0B" w:rsidRDefault="00216A65" w:rsidP="00415A0B">
            <w:pPr>
              <w:pStyle w:val="Normalwithspace"/>
              <w:spacing w:before="0"/>
              <w:jc w:val="left"/>
              <w:rPr>
                <w:rFonts w:asciiTheme="minorHAnsi" w:hAnsiTheme="minorHAnsi" w:cstheme="minorHAnsi"/>
                <w:szCs w:val="22"/>
              </w:rPr>
            </w:pPr>
            <w:r>
              <w:rPr>
                <w:rFonts w:asciiTheme="minorHAnsi" w:hAnsiTheme="minorHAnsi" w:cstheme="minorHAnsi"/>
                <w:szCs w:val="22"/>
                <w:lang w:val="en-AU"/>
              </w:rPr>
              <w:t>Bid yield</w:t>
            </w:r>
          </w:p>
        </w:tc>
        <w:tc>
          <w:tcPr>
            <w:tcW w:w="2946" w:type="dxa"/>
          </w:tcPr>
          <w:p w14:paraId="13CE5F2D" w14:textId="16DEB47F"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6F260D9F" w14:textId="77777777" w:rsidR="009B39C8" w:rsidRPr="00415A0B" w:rsidRDefault="009B39C8" w:rsidP="00415A0B">
            <w:pPr>
              <w:jc w:val="left"/>
              <w:rPr>
                <w:rFonts w:asciiTheme="minorHAnsi" w:hAnsiTheme="minorHAnsi" w:cstheme="minorHAnsi"/>
                <w:szCs w:val="22"/>
              </w:rPr>
            </w:pPr>
          </w:p>
        </w:tc>
      </w:tr>
      <w:tr w:rsidR="009B39C8" w:rsidRPr="009009DB" w14:paraId="3F43593D" w14:textId="77777777" w:rsidTr="00F97CF4">
        <w:tc>
          <w:tcPr>
            <w:tcW w:w="797" w:type="dxa"/>
          </w:tcPr>
          <w:p w14:paraId="45FE906B" w14:textId="77777777" w:rsidR="009B39C8" w:rsidRPr="00F524AB" w:rsidRDefault="009B39C8" w:rsidP="00D21035">
            <w:pPr>
              <w:pStyle w:val="ListParagraph"/>
            </w:pPr>
          </w:p>
        </w:tc>
        <w:tc>
          <w:tcPr>
            <w:tcW w:w="2415" w:type="dxa"/>
          </w:tcPr>
          <w:p w14:paraId="51F7315C" w14:textId="15C357B9"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NAME_OF_APPLN</w:t>
            </w:r>
          </w:p>
        </w:tc>
        <w:tc>
          <w:tcPr>
            <w:tcW w:w="1417" w:type="dxa"/>
          </w:tcPr>
          <w:p w14:paraId="132D841F" w14:textId="02091087"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X(30)</w:t>
            </w:r>
          </w:p>
        </w:tc>
        <w:tc>
          <w:tcPr>
            <w:tcW w:w="960" w:type="dxa"/>
          </w:tcPr>
          <w:p w14:paraId="543249BD" w14:textId="6D3AB436"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62</w:t>
            </w:r>
          </w:p>
        </w:tc>
        <w:tc>
          <w:tcPr>
            <w:tcW w:w="2648" w:type="dxa"/>
          </w:tcPr>
          <w:p w14:paraId="2843C582" w14:textId="76B51CCC" w:rsidR="009B39C8" w:rsidRPr="00415A0B" w:rsidRDefault="00216A65" w:rsidP="00415A0B">
            <w:pPr>
              <w:pStyle w:val="Normalwithspace"/>
              <w:spacing w:before="0"/>
              <w:jc w:val="left"/>
              <w:rPr>
                <w:rFonts w:asciiTheme="minorHAnsi" w:hAnsiTheme="minorHAnsi" w:cstheme="minorHAnsi"/>
                <w:szCs w:val="22"/>
              </w:rPr>
            </w:pPr>
            <w:r>
              <w:rPr>
                <w:rFonts w:asciiTheme="minorHAnsi" w:hAnsiTheme="minorHAnsi" w:cstheme="minorHAnsi"/>
                <w:szCs w:val="22"/>
                <w:lang w:val="en-AU"/>
              </w:rPr>
              <w:t>Name of applicant</w:t>
            </w:r>
          </w:p>
        </w:tc>
        <w:tc>
          <w:tcPr>
            <w:tcW w:w="2946" w:type="dxa"/>
          </w:tcPr>
          <w:p w14:paraId="4AFCCAA4" w14:textId="003CFB41"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5EF6DB2E" w14:textId="2D922C4C" w:rsidR="009B39C8" w:rsidRPr="00415A0B" w:rsidRDefault="00FB7EDC" w:rsidP="00415A0B">
            <w:pPr>
              <w:jc w:val="left"/>
              <w:rPr>
                <w:rFonts w:asciiTheme="minorHAnsi" w:hAnsiTheme="minorHAnsi" w:cstheme="minorHAnsi"/>
                <w:szCs w:val="22"/>
              </w:rPr>
            </w:pPr>
            <w:ins w:id="982" w:author="Yichen GU from.TOPPAN (MAS)" w:date="2026-01-16T15:34:00Z" w16du:dateUtc="2026-01-16T07:34:00Z">
              <w:r>
                <w:rPr>
                  <w:rFonts w:asciiTheme="minorHAnsi" w:hAnsiTheme="minorHAnsi" w:cstheme="minorHAnsi"/>
                  <w:szCs w:val="22"/>
                </w:rPr>
                <w:t>Allows special characters.</w:t>
              </w:r>
            </w:ins>
          </w:p>
        </w:tc>
      </w:tr>
      <w:tr w:rsidR="009B39C8" w:rsidRPr="009009DB" w14:paraId="1E4E9979" w14:textId="77777777" w:rsidTr="00F97CF4">
        <w:tc>
          <w:tcPr>
            <w:tcW w:w="797" w:type="dxa"/>
          </w:tcPr>
          <w:p w14:paraId="390EACA4" w14:textId="77777777" w:rsidR="009B39C8" w:rsidRPr="00F524AB" w:rsidRDefault="009B39C8" w:rsidP="00D21035">
            <w:pPr>
              <w:pStyle w:val="ListParagraph"/>
            </w:pPr>
          </w:p>
        </w:tc>
        <w:tc>
          <w:tcPr>
            <w:tcW w:w="2415" w:type="dxa"/>
          </w:tcPr>
          <w:p w14:paraId="0301F4BC" w14:textId="48627539"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NATIONALITY</w:t>
            </w:r>
          </w:p>
        </w:tc>
        <w:tc>
          <w:tcPr>
            <w:tcW w:w="1417" w:type="dxa"/>
          </w:tcPr>
          <w:p w14:paraId="7D168C03" w14:textId="0437E361"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w:t>
            </w:r>
          </w:p>
        </w:tc>
        <w:tc>
          <w:tcPr>
            <w:tcW w:w="960" w:type="dxa"/>
          </w:tcPr>
          <w:p w14:paraId="65064660" w14:textId="11405F92"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92</w:t>
            </w:r>
          </w:p>
        </w:tc>
        <w:tc>
          <w:tcPr>
            <w:tcW w:w="2648" w:type="dxa"/>
          </w:tcPr>
          <w:p w14:paraId="3CC6C863" w14:textId="443078FA" w:rsidR="009B39C8" w:rsidRPr="00415A0B" w:rsidRDefault="00216A65" w:rsidP="00415A0B">
            <w:pPr>
              <w:pStyle w:val="Normalwithspace"/>
              <w:spacing w:before="0"/>
              <w:jc w:val="left"/>
              <w:rPr>
                <w:rFonts w:asciiTheme="minorHAnsi" w:hAnsiTheme="minorHAnsi" w:cstheme="minorHAnsi"/>
                <w:szCs w:val="22"/>
              </w:rPr>
            </w:pPr>
            <w:r>
              <w:rPr>
                <w:rFonts w:asciiTheme="minorHAnsi" w:hAnsiTheme="minorHAnsi" w:cstheme="minorHAnsi"/>
                <w:szCs w:val="22"/>
                <w:lang w:val="en-AU"/>
              </w:rPr>
              <w:t>Nationality indicator of the applicant</w:t>
            </w:r>
          </w:p>
        </w:tc>
        <w:tc>
          <w:tcPr>
            <w:tcW w:w="2946" w:type="dxa"/>
          </w:tcPr>
          <w:p w14:paraId="31024CF1" w14:textId="209F52C0"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404E7E43" w14:textId="77777777" w:rsidR="009B39C8" w:rsidRPr="00415A0B" w:rsidRDefault="009B39C8" w:rsidP="00415A0B">
            <w:pPr>
              <w:jc w:val="left"/>
              <w:rPr>
                <w:rFonts w:asciiTheme="minorHAnsi" w:hAnsiTheme="minorHAnsi" w:cstheme="minorHAnsi"/>
                <w:szCs w:val="22"/>
              </w:rPr>
            </w:pPr>
          </w:p>
        </w:tc>
      </w:tr>
      <w:tr w:rsidR="009B39C8" w:rsidRPr="009009DB" w14:paraId="3342AAA4" w14:textId="77777777" w:rsidTr="00F97CF4">
        <w:tc>
          <w:tcPr>
            <w:tcW w:w="797" w:type="dxa"/>
          </w:tcPr>
          <w:p w14:paraId="5ED97A86" w14:textId="77777777" w:rsidR="009B39C8" w:rsidRPr="00F524AB" w:rsidRDefault="009B39C8" w:rsidP="00D21035">
            <w:pPr>
              <w:pStyle w:val="ListParagraph"/>
            </w:pPr>
          </w:p>
        </w:tc>
        <w:tc>
          <w:tcPr>
            <w:tcW w:w="2415" w:type="dxa"/>
          </w:tcPr>
          <w:p w14:paraId="583E4324" w14:textId="1F9927A0"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IC_PASSPORT</w:t>
            </w:r>
          </w:p>
        </w:tc>
        <w:tc>
          <w:tcPr>
            <w:tcW w:w="1417" w:type="dxa"/>
          </w:tcPr>
          <w:p w14:paraId="67A29B76" w14:textId="5191FAFE"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X(14)</w:t>
            </w:r>
          </w:p>
        </w:tc>
        <w:tc>
          <w:tcPr>
            <w:tcW w:w="960" w:type="dxa"/>
          </w:tcPr>
          <w:p w14:paraId="6432E079" w14:textId="18E1F45A"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93</w:t>
            </w:r>
          </w:p>
        </w:tc>
        <w:tc>
          <w:tcPr>
            <w:tcW w:w="2648" w:type="dxa"/>
          </w:tcPr>
          <w:p w14:paraId="1EA6CEC9" w14:textId="77777777" w:rsidR="00216A65" w:rsidRDefault="00216A65" w:rsidP="00216A65">
            <w:pPr>
              <w:spacing w:after="240"/>
              <w:jc w:val="left"/>
              <w:rPr>
                <w:rFonts w:asciiTheme="minorHAnsi" w:hAnsiTheme="minorHAnsi" w:cstheme="minorHAnsi"/>
                <w:szCs w:val="22"/>
              </w:rPr>
            </w:pPr>
            <w:r w:rsidRPr="00E06696">
              <w:rPr>
                <w:rFonts w:asciiTheme="minorHAnsi" w:hAnsiTheme="minorHAnsi" w:cstheme="minorHAnsi"/>
                <w:szCs w:val="22"/>
              </w:rPr>
              <w:t xml:space="preserve">NRIC </w:t>
            </w:r>
            <w:r>
              <w:rPr>
                <w:rFonts w:asciiTheme="minorHAnsi" w:hAnsiTheme="minorHAnsi" w:cstheme="minorHAnsi"/>
                <w:szCs w:val="22"/>
              </w:rPr>
              <w:t>for Singapore citizens or PRs</w:t>
            </w:r>
          </w:p>
          <w:p w14:paraId="0EDA5D4C" w14:textId="0057A7FA" w:rsidR="009B39C8" w:rsidRPr="00415A0B" w:rsidRDefault="00216A65" w:rsidP="00216A6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or </w:t>
            </w:r>
            <w:r>
              <w:rPr>
                <w:rFonts w:asciiTheme="minorHAnsi" w:hAnsiTheme="minorHAnsi" w:cstheme="minorHAnsi"/>
                <w:szCs w:val="22"/>
              </w:rPr>
              <w:t>FIN/</w:t>
            </w:r>
            <w:r w:rsidRPr="00E06696">
              <w:rPr>
                <w:rFonts w:asciiTheme="minorHAnsi" w:hAnsiTheme="minorHAnsi" w:cstheme="minorHAnsi"/>
                <w:szCs w:val="22"/>
              </w:rPr>
              <w:t>passport number</w:t>
            </w:r>
            <w:r>
              <w:rPr>
                <w:rFonts w:asciiTheme="minorHAnsi" w:hAnsiTheme="minorHAnsi" w:cstheme="minorHAnsi"/>
                <w:szCs w:val="22"/>
              </w:rPr>
              <w:t xml:space="preserve"> for foreigners</w:t>
            </w:r>
          </w:p>
        </w:tc>
        <w:tc>
          <w:tcPr>
            <w:tcW w:w="2946" w:type="dxa"/>
          </w:tcPr>
          <w:p w14:paraId="6A39F031" w14:textId="3272FD7C"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4BC081DC" w14:textId="77777777" w:rsidR="009B39C8" w:rsidRPr="00415A0B" w:rsidRDefault="009B39C8" w:rsidP="00415A0B">
            <w:pPr>
              <w:jc w:val="left"/>
              <w:rPr>
                <w:rFonts w:asciiTheme="minorHAnsi" w:hAnsiTheme="minorHAnsi" w:cstheme="minorHAnsi"/>
                <w:szCs w:val="22"/>
              </w:rPr>
            </w:pPr>
          </w:p>
        </w:tc>
      </w:tr>
      <w:tr w:rsidR="009B39C8" w:rsidRPr="009009DB" w14:paraId="51004DF7" w14:textId="77777777" w:rsidTr="00F97CF4">
        <w:tc>
          <w:tcPr>
            <w:tcW w:w="797" w:type="dxa"/>
          </w:tcPr>
          <w:p w14:paraId="72262615" w14:textId="77777777" w:rsidR="009B39C8" w:rsidRPr="00F524AB" w:rsidRDefault="009B39C8" w:rsidP="00D21035">
            <w:pPr>
              <w:pStyle w:val="ListParagraph"/>
            </w:pPr>
          </w:p>
        </w:tc>
        <w:tc>
          <w:tcPr>
            <w:tcW w:w="2415" w:type="dxa"/>
          </w:tcPr>
          <w:p w14:paraId="3C8FE5E5" w14:textId="13BBD91F"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CUST_BANK_CODE</w:t>
            </w:r>
          </w:p>
        </w:tc>
        <w:tc>
          <w:tcPr>
            <w:tcW w:w="1417" w:type="dxa"/>
          </w:tcPr>
          <w:p w14:paraId="77735C2D" w14:textId="28852C51"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9(4)</w:t>
            </w:r>
          </w:p>
        </w:tc>
        <w:tc>
          <w:tcPr>
            <w:tcW w:w="960" w:type="dxa"/>
          </w:tcPr>
          <w:p w14:paraId="1FA43052" w14:textId="5FF9782E"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107</w:t>
            </w:r>
          </w:p>
        </w:tc>
        <w:tc>
          <w:tcPr>
            <w:tcW w:w="2648" w:type="dxa"/>
          </w:tcPr>
          <w:p w14:paraId="78DE8AEF" w14:textId="52C0AC0F" w:rsidR="009B39C8" w:rsidRPr="00415A0B" w:rsidRDefault="00216A65" w:rsidP="00415A0B">
            <w:pPr>
              <w:pStyle w:val="Normalwithspace"/>
              <w:spacing w:before="0"/>
              <w:jc w:val="left"/>
              <w:rPr>
                <w:rFonts w:asciiTheme="minorHAnsi" w:hAnsiTheme="minorHAnsi" w:cstheme="minorHAnsi"/>
                <w:szCs w:val="22"/>
              </w:rPr>
            </w:pPr>
            <w:r w:rsidRPr="0062777C">
              <w:rPr>
                <w:rFonts w:asciiTheme="minorHAnsi" w:hAnsiTheme="minorHAnsi" w:cstheme="minorHAnsi"/>
                <w:szCs w:val="22"/>
                <w:lang w:val="en-AU"/>
              </w:rPr>
              <w:t>Settlement bank code</w:t>
            </w:r>
          </w:p>
        </w:tc>
        <w:tc>
          <w:tcPr>
            <w:tcW w:w="2946" w:type="dxa"/>
          </w:tcPr>
          <w:p w14:paraId="0C84E82A" w14:textId="5EDE26F6"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61CB581D" w14:textId="77777777" w:rsidR="009B39C8" w:rsidRPr="00415A0B" w:rsidRDefault="009B39C8" w:rsidP="00415A0B">
            <w:pPr>
              <w:jc w:val="left"/>
              <w:rPr>
                <w:rFonts w:asciiTheme="minorHAnsi" w:hAnsiTheme="minorHAnsi" w:cstheme="minorHAnsi"/>
                <w:szCs w:val="22"/>
              </w:rPr>
            </w:pPr>
          </w:p>
        </w:tc>
      </w:tr>
      <w:tr w:rsidR="009B39C8" w:rsidRPr="009009DB" w14:paraId="236B68CC" w14:textId="77777777" w:rsidTr="00F97CF4">
        <w:tc>
          <w:tcPr>
            <w:tcW w:w="797" w:type="dxa"/>
          </w:tcPr>
          <w:p w14:paraId="3ADCB4EE" w14:textId="77777777" w:rsidR="009B39C8" w:rsidRPr="00F524AB" w:rsidRDefault="009B39C8" w:rsidP="00D21035">
            <w:pPr>
              <w:pStyle w:val="ListParagraph"/>
            </w:pPr>
          </w:p>
        </w:tc>
        <w:tc>
          <w:tcPr>
            <w:tcW w:w="2415" w:type="dxa"/>
          </w:tcPr>
          <w:p w14:paraId="4015D93D" w14:textId="6AA0190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CUST_BANK_BC</w:t>
            </w:r>
          </w:p>
        </w:tc>
        <w:tc>
          <w:tcPr>
            <w:tcW w:w="1417" w:type="dxa"/>
          </w:tcPr>
          <w:p w14:paraId="213BDDA4" w14:textId="1AEDD161"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w:t>
            </w:r>
          </w:p>
        </w:tc>
        <w:tc>
          <w:tcPr>
            <w:tcW w:w="960" w:type="dxa"/>
          </w:tcPr>
          <w:p w14:paraId="10B2A650" w14:textId="605A5468"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111</w:t>
            </w:r>
          </w:p>
        </w:tc>
        <w:tc>
          <w:tcPr>
            <w:tcW w:w="2648" w:type="dxa"/>
          </w:tcPr>
          <w:p w14:paraId="30A2F459" w14:textId="584C5564" w:rsidR="009B39C8" w:rsidRPr="00415A0B" w:rsidRDefault="00216A65" w:rsidP="00415A0B">
            <w:pPr>
              <w:pStyle w:val="Normalwithspace"/>
              <w:spacing w:before="0"/>
              <w:jc w:val="left"/>
              <w:rPr>
                <w:rFonts w:asciiTheme="minorHAnsi" w:hAnsiTheme="minorHAnsi" w:cstheme="minorHAnsi"/>
                <w:szCs w:val="22"/>
              </w:rPr>
            </w:pPr>
            <w:r>
              <w:rPr>
                <w:rFonts w:asciiTheme="minorHAnsi" w:hAnsiTheme="minorHAnsi" w:cstheme="minorHAnsi"/>
                <w:szCs w:val="22"/>
                <w:lang w:val="en-AU"/>
              </w:rPr>
              <w:t>Indicator for</w:t>
            </w:r>
            <w:r w:rsidRPr="0062777C">
              <w:rPr>
                <w:rFonts w:asciiTheme="minorHAnsi" w:hAnsiTheme="minorHAnsi" w:cstheme="minorHAnsi"/>
                <w:szCs w:val="22"/>
                <w:lang w:val="en-AU"/>
              </w:rPr>
              <w:t xml:space="preserve"> custodian</w:t>
            </w:r>
            <w:r>
              <w:rPr>
                <w:rFonts w:asciiTheme="minorHAnsi" w:hAnsiTheme="minorHAnsi" w:cstheme="minorHAnsi"/>
                <w:szCs w:val="22"/>
                <w:lang w:val="en-AU"/>
              </w:rPr>
              <w:t xml:space="preserve"> or bank</w:t>
            </w:r>
          </w:p>
        </w:tc>
        <w:tc>
          <w:tcPr>
            <w:tcW w:w="2946" w:type="dxa"/>
          </w:tcPr>
          <w:p w14:paraId="7684D764" w14:textId="76BB170A"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61480818" w14:textId="77777777" w:rsidR="009B39C8" w:rsidRPr="00415A0B" w:rsidRDefault="009B39C8" w:rsidP="00415A0B">
            <w:pPr>
              <w:jc w:val="left"/>
              <w:rPr>
                <w:rFonts w:asciiTheme="minorHAnsi" w:hAnsiTheme="minorHAnsi" w:cstheme="minorHAnsi"/>
                <w:szCs w:val="22"/>
              </w:rPr>
            </w:pPr>
          </w:p>
        </w:tc>
      </w:tr>
      <w:tr w:rsidR="009B39C8" w:rsidRPr="009009DB" w14:paraId="1DA049E3" w14:textId="77777777" w:rsidTr="00F97CF4">
        <w:tc>
          <w:tcPr>
            <w:tcW w:w="797" w:type="dxa"/>
          </w:tcPr>
          <w:p w14:paraId="3DEE7160" w14:textId="77777777" w:rsidR="009B39C8" w:rsidRPr="00F524AB" w:rsidRDefault="009B39C8" w:rsidP="00D21035">
            <w:pPr>
              <w:pStyle w:val="ListParagraph"/>
            </w:pPr>
          </w:p>
        </w:tc>
        <w:tc>
          <w:tcPr>
            <w:tcW w:w="2415" w:type="dxa"/>
          </w:tcPr>
          <w:p w14:paraId="7F804571" w14:textId="293F4C14"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TYPE_OF_APPLN</w:t>
            </w:r>
          </w:p>
        </w:tc>
        <w:tc>
          <w:tcPr>
            <w:tcW w:w="1417" w:type="dxa"/>
          </w:tcPr>
          <w:p w14:paraId="76F4EA85" w14:textId="7C566C99"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X(3)</w:t>
            </w:r>
          </w:p>
        </w:tc>
        <w:tc>
          <w:tcPr>
            <w:tcW w:w="960" w:type="dxa"/>
          </w:tcPr>
          <w:p w14:paraId="2CD5F4DE" w14:textId="01E75A1E"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112</w:t>
            </w:r>
          </w:p>
        </w:tc>
        <w:tc>
          <w:tcPr>
            <w:tcW w:w="2648" w:type="dxa"/>
          </w:tcPr>
          <w:p w14:paraId="271FA890" w14:textId="0348F004" w:rsidR="009B39C8" w:rsidRPr="00415A0B" w:rsidRDefault="00216A65" w:rsidP="00415A0B">
            <w:pPr>
              <w:pStyle w:val="Normalwithspace"/>
              <w:spacing w:before="0"/>
              <w:jc w:val="left"/>
              <w:rPr>
                <w:rFonts w:asciiTheme="minorHAnsi" w:hAnsiTheme="minorHAnsi" w:cstheme="minorHAnsi"/>
                <w:szCs w:val="22"/>
              </w:rPr>
            </w:pPr>
            <w:r>
              <w:rPr>
                <w:rFonts w:asciiTheme="minorHAnsi" w:hAnsiTheme="minorHAnsi" w:cstheme="minorHAnsi"/>
                <w:szCs w:val="22"/>
                <w:lang w:val="en-AU"/>
              </w:rPr>
              <w:t>Type of applicant</w:t>
            </w:r>
          </w:p>
        </w:tc>
        <w:tc>
          <w:tcPr>
            <w:tcW w:w="2946" w:type="dxa"/>
          </w:tcPr>
          <w:p w14:paraId="049273D5" w14:textId="04CBAC77"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01726BDA" w14:textId="77777777" w:rsidR="009B39C8" w:rsidRPr="00415A0B" w:rsidRDefault="009B39C8" w:rsidP="00415A0B">
            <w:pPr>
              <w:jc w:val="left"/>
              <w:rPr>
                <w:rFonts w:asciiTheme="minorHAnsi" w:hAnsiTheme="minorHAnsi" w:cstheme="minorHAnsi"/>
                <w:szCs w:val="22"/>
              </w:rPr>
            </w:pPr>
          </w:p>
        </w:tc>
      </w:tr>
      <w:tr w:rsidR="009B39C8" w:rsidRPr="009009DB" w14:paraId="10FB7D01" w14:textId="77777777" w:rsidTr="00F97CF4">
        <w:tc>
          <w:tcPr>
            <w:tcW w:w="797" w:type="dxa"/>
          </w:tcPr>
          <w:p w14:paraId="23EAE64A" w14:textId="77777777" w:rsidR="009B39C8" w:rsidRPr="00F524AB" w:rsidRDefault="009B39C8" w:rsidP="00D21035">
            <w:pPr>
              <w:pStyle w:val="ListParagraph"/>
            </w:pPr>
          </w:p>
        </w:tc>
        <w:tc>
          <w:tcPr>
            <w:tcW w:w="2415" w:type="dxa"/>
          </w:tcPr>
          <w:p w14:paraId="059161F4" w14:textId="1AF7471D"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REC_STATUS</w:t>
            </w:r>
          </w:p>
        </w:tc>
        <w:tc>
          <w:tcPr>
            <w:tcW w:w="1417" w:type="dxa"/>
          </w:tcPr>
          <w:p w14:paraId="3567828A" w14:textId="1B6FDC69"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w:t>
            </w:r>
          </w:p>
        </w:tc>
        <w:tc>
          <w:tcPr>
            <w:tcW w:w="960" w:type="dxa"/>
          </w:tcPr>
          <w:p w14:paraId="5F07CB1D" w14:textId="17C9DBEA"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115</w:t>
            </w:r>
          </w:p>
        </w:tc>
        <w:tc>
          <w:tcPr>
            <w:tcW w:w="2648" w:type="dxa"/>
          </w:tcPr>
          <w:p w14:paraId="4907EF5A" w14:textId="4579E18D" w:rsidR="009B39C8" w:rsidRPr="00415A0B" w:rsidRDefault="00216A65" w:rsidP="00415A0B">
            <w:pPr>
              <w:pStyle w:val="Normalwithspace"/>
              <w:spacing w:before="0"/>
              <w:jc w:val="left"/>
              <w:rPr>
                <w:rFonts w:asciiTheme="minorHAnsi" w:hAnsiTheme="minorHAnsi" w:cstheme="minorHAnsi"/>
                <w:szCs w:val="22"/>
              </w:rPr>
            </w:pPr>
            <w:r>
              <w:rPr>
                <w:rFonts w:asciiTheme="minorHAnsi" w:hAnsiTheme="minorHAnsi" w:cstheme="minorHAnsi"/>
                <w:szCs w:val="22"/>
                <w:lang w:val="en-AU"/>
              </w:rPr>
              <w:t>Record status</w:t>
            </w:r>
          </w:p>
        </w:tc>
        <w:tc>
          <w:tcPr>
            <w:tcW w:w="2946" w:type="dxa"/>
          </w:tcPr>
          <w:p w14:paraId="5076250A" w14:textId="1A8065D1"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5F77C633" w14:textId="77777777" w:rsidR="009B39C8" w:rsidRPr="00415A0B" w:rsidRDefault="009B39C8" w:rsidP="00415A0B">
            <w:pPr>
              <w:jc w:val="left"/>
              <w:rPr>
                <w:rFonts w:asciiTheme="minorHAnsi" w:hAnsiTheme="minorHAnsi" w:cstheme="minorHAnsi"/>
                <w:szCs w:val="22"/>
              </w:rPr>
            </w:pPr>
          </w:p>
        </w:tc>
      </w:tr>
      <w:tr w:rsidR="009B39C8" w:rsidRPr="009009DB" w14:paraId="4A027BCF" w14:textId="77777777" w:rsidTr="00F97CF4">
        <w:tc>
          <w:tcPr>
            <w:tcW w:w="797" w:type="dxa"/>
          </w:tcPr>
          <w:p w14:paraId="3B969B5F" w14:textId="77777777" w:rsidR="009B39C8" w:rsidRPr="00F524AB" w:rsidRDefault="009B39C8" w:rsidP="00D21035">
            <w:pPr>
              <w:pStyle w:val="ListParagraph"/>
            </w:pPr>
          </w:p>
        </w:tc>
        <w:tc>
          <w:tcPr>
            <w:tcW w:w="2415" w:type="dxa"/>
          </w:tcPr>
          <w:p w14:paraId="1BD35C83" w14:textId="5C548ED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CDP_ACCT_NO</w:t>
            </w:r>
          </w:p>
        </w:tc>
        <w:tc>
          <w:tcPr>
            <w:tcW w:w="1417" w:type="dxa"/>
          </w:tcPr>
          <w:p w14:paraId="1690CEA1" w14:textId="32F985E2"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X(16)</w:t>
            </w:r>
          </w:p>
        </w:tc>
        <w:tc>
          <w:tcPr>
            <w:tcW w:w="960" w:type="dxa"/>
          </w:tcPr>
          <w:p w14:paraId="4C53C370" w14:textId="1F4F94BC"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116</w:t>
            </w:r>
          </w:p>
        </w:tc>
        <w:tc>
          <w:tcPr>
            <w:tcW w:w="2648" w:type="dxa"/>
          </w:tcPr>
          <w:p w14:paraId="447D8E6E" w14:textId="78CB0A0E" w:rsidR="009B39C8" w:rsidRPr="00415A0B" w:rsidRDefault="00216A65" w:rsidP="00415A0B">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CDP account number of the applicant</w:t>
            </w:r>
          </w:p>
        </w:tc>
        <w:tc>
          <w:tcPr>
            <w:tcW w:w="2946" w:type="dxa"/>
          </w:tcPr>
          <w:p w14:paraId="1FCDFDA3" w14:textId="0B40EAA1"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3C880A5E" w14:textId="77777777" w:rsidR="009B39C8" w:rsidRPr="00415A0B" w:rsidRDefault="009B39C8" w:rsidP="00415A0B">
            <w:pPr>
              <w:jc w:val="left"/>
              <w:rPr>
                <w:rFonts w:asciiTheme="minorHAnsi" w:hAnsiTheme="minorHAnsi" w:cstheme="minorHAnsi"/>
                <w:szCs w:val="22"/>
              </w:rPr>
            </w:pPr>
          </w:p>
        </w:tc>
      </w:tr>
      <w:tr w:rsidR="009B39C8" w:rsidRPr="009009DB" w14:paraId="724DCCDC" w14:textId="77777777" w:rsidTr="00F97CF4">
        <w:tc>
          <w:tcPr>
            <w:tcW w:w="797" w:type="dxa"/>
          </w:tcPr>
          <w:p w14:paraId="1790480D" w14:textId="77777777" w:rsidR="009B39C8" w:rsidRPr="00F524AB" w:rsidRDefault="009B39C8" w:rsidP="00D21035">
            <w:pPr>
              <w:pStyle w:val="ListParagraph"/>
            </w:pPr>
          </w:p>
        </w:tc>
        <w:tc>
          <w:tcPr>
            <w:tcW w:w="2415" w:type="dxa"/>
          </w:tcPr>
          <w:p w14:paraId="1528C73C" w14:textId="2DB902BE"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SUB_METHOD</w:t>
            </w:r>
          </w:p>
        </w:tc>
        <w:tc>
          <w:tcPr>
            <w:tcW w:w="1417" w:type="dxa"/>
          </w:tcPr>
          <w:p w14:paraId="586FF83A" w14:textId="2DAAFF60"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w:t>
            </w:r>
          </w:p>
        </w:tc>
        <w:tc>
          <w:tcPr>
            <w:tcW w:w="960" w:type="dxa"/>
          </w:tcPr>
          <w:p w14:paraId="5A92A215" w14:textId="1F0AB70E" w:rsidR="009B39C8" w:rsidRPr="00415A0B" w:rsidRDefault="009B39C8" w:rsidP="00415A0B">
            <w:pPr>
              <w:jc w:val="left"/>
              <w:rPr>
                <w:rFonts w:asciiTheme="minorHAnsi" w:hAnsiTheme="minorHAnsi" w:cstheme="minorHAnsi"/>
                <w:szCs w:val="22"/>
              </w:rPr>
            </w:pPr>
            <w:r w:rsidRPr="00415A0B" w:rsidDel="00F706DA">
              <w:rPr>
                <w:rFonts w:asciiTheme="minorHAnsi" w:hAnsiTheme="minorHAnsi" w:cstheme="minorHAnsi"/>
                <w:szCs w:val="22"/>
              </w:rPr>
              <w:t xml:space="preserve"> </w:t>
            </w:r>
            <w:r w:rsidR="0043057B">
              <w:rPr>
                <w:rFonts w:asciiTheme="minorHAnsi" w:hAnsiTheme="minorHAnsi" w:cstheme="minorHAnsi"/>
                <w:szCs w:val="22"/>
              </w:rPr>
              <w:t>132</w:t>
            </w:r>
          </w:p>
        </w:tc>
        <w:tc>
          <w:tcPr>
            <w:tcW w:w="2648" w:type="dxa"/>
          </w:tcPr>
          <w:p w14:paraId="4660F7BD" w14:textId="2819B6CA" w:rsidR="009B39C8" w:rsidRPr="00415A0B" w:rsidRDefault="00216A65" w:rsidP="00415A0B">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Submission method indicator</w:t>
            </w:r>
          </w:p>
        </w:tc>
        <w:tc>
          <w:tcPr>
            <w:tcW w:w="2946" w:type="dxa"/>
          </w:tcPr>
          <w:p w14:paraId="110CEE05" w14:textId="0576F70A"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3813FFEC" w14:textId="77777777" w:rsidR="009B39C8" w:rsidRPr="00415A0B" w:rsidRDefault="009B39C8" w:rsidP="00415A0B">
            <w:pPr>
              <w:jc w:val="left"/>
              <w:rPr>
                <w:rFonts w:asciiTheme="minorHAnsi" w:hAnsiTheme="minorHAnsi" w:cstheme="minorHAnsi"/>
                <w:szCs w:val="22"/>
              </w:rPr>
            </w:pPr>
          </w:p>
        </w:tc>
      </w:tr>
      <w:tr w:rsidR="009B39C8" w:rsidRPr="009009DB" w14:paraId="06C97CC0" w14:textId="77777777" w:rsidTr="00F97CF4">
        <w:tc>
          <w:tcPr>
            <w:tcW w:w="797" w:type="dxa"/>
          </w:tcPr>
          <w:p w14:paraId="793F7AE7" w14:textId="77777777" w:rsidR="009B39C8" w:rsidRPr="00F524AB" w:rsidRDefault="009B39C8" w:rsidP="00D21035">
            <w:pPr>
              <w:pStyle w:val="ListParagraph"/>
            </w:pPr>
          </w:p>
        </w:tc>
        <w:tc>
          <w:tcPr>
            <w:tcW w:w="2415" w:type="dxa"/>
          </w:tcPr>
          <w:p w14:paraId="135AF5BE" w14:textId="7AC37A5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CPF_SRS_ACCT_NO</w:t>
            </w:r>
          </w:p>
        </w:tc>
        <w:tc>
          <w:tcPr>
            <w:tcW w:w="1417" w:type="dxa"/>
          </w:tcPr>
          <w:p w14:paraId="23923D63" w14:textId="383A067F"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X(16)</w:t>
            </w:r>
          </w:p>
        </w:tc>
        <w:tc>
          <w:tcPr>
            <w:tcW w:w="960" w:type="dxa"/>
          </w:tcPr>
          <w:p w14:paraId="3C49BDC1" w14:textId="72189FD0"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133</w:t>
            </w:r>
          </w:p>
        </w:tc>
        <w:tc>
          <w:tcPr>
            <w:tcW w:w="2648" w:type="dxa"/>
          </w:tcPr>
          <w:p w14:paraId="74017731" w14:textId="1885CD8C" w:rsidR="009B39C8" w:rsidRPr="00415A0B" w:rsidRDefault="00216A65" w:rsidP="00415A0B">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CPFIS or SRS account number</w:t>
            </w:r>
          </w:p>
        </w:tc>
        <w:tc>
          <w:tcPr>
            <w:tcW w:w="2946" w:type="dxa"/>
          </w:tcPr>
          <w:p w14:paraId="77468A15" w14:textId="11ECD0E9" w:rsidR="009B39C8" w:rsidRPr="00415A0B" w:rsidRDefault="0018618B" w:rsidP="00415A0B">
            <w:pPr>
              <w:jc w:val="left"/>
              <w:rPr>
                <w:rFonts w:asciiTheme="minorHAnsi" w:hAnsiTheme="minorHAnsi" w:cstheme="minorHAnsi"/>
                <w:szCs w:val="22"/>
              </w:rPr>
            </w:pPr>
            <w:r>
              <w:rPr>
                <w:rFonts w:asciiTheme="minorHAnsi" w:hAnsiTheme="minorHAnsi" w:cstheme="minorHAnsi"/>
                <w:szCs w:val="22"/>
              </w:rPr>
              <w:t>Data from subscription file</w:t>
            </w:r>
          </w:p>
        </w:tc>
        <w:tc>
          <w:tcPr>
            <w:tcW w:w="3001" w:type="dxa"/>
          </w:tcPr>
          <w:p w14:paraId="682C4E6C" w14:textId="77777777" w:rsidR="009B39C8" w:rsidRPr="00415A0B" w:rsidRDefault="009B39C8" w:rsidP="00415A0B">
            <w:pPr>
              <w:jc w:val="left"/>
              <w:rPr>
                <w:rFonts w:asciiTheme="minorHAnsi" w:hAnsiTheme="minorHAnsi" w:cstheme="minorHAnsi"/>
                <w:szCs w:val="22"/>
              </w:rPr>
            </w:pPr>
          </w:p>
        </w:tc>
      </w:tr>
      <w:tr w:rsidR="009B39C8" w:rsidRPr="009009DB" w14:paraId="5D45AA8F" w14:textId="77777777" w:rsidTr="00F97CF4">
        <w:tc>
          <w:tcPr>
            <w:tcW w:w="797" w:type="dxa"/>
          </w:tcPr>
          <w:p w14:paraId="3F43AA19" w14:textId="77777777" w:rsidR="009B39C8" w:rsidRPr="00F524AB" w:rsidRDefault="009B39C8" w:rsidP="00D21035">
            <w:pPr>
              <w:pStyle w:val="ListParagraph"/>
            </w:pPr>
          </w:p>
        </w:tc>
        <w:tc>
          <w:tcPr>
            <w:tcW w:w="2415" w:type="dxa"/>
          </w:tcPr>
          <w:p w14:paraId="21E14738" w14:textId="54AD2031"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RECORD_STATUS</w:t>
            </w:r>
          </w:p>
        </w:tc>
        <w:tc>
          <w:tcPr>
            <w:tcW w:w="1417" w:type="dxa"/>
          </w:tcPr>
          <w:p w14:paraId="5A75E36B" w14:textId="10B8D564"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w:t>
            </w:r>
          </w:p>
        </w:tc>
        <w:tc>
          <w:tcPr>
            <w:tcW w:w="960" w:type="dxa"/>
          </w:tcPr>
          <w:p w14:paraId="77A262EC" w14:textId="2C2DEB09"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149</w:t>
            </w:r>
          </w:p>
        </w:tc>
        <w:tc>
          <w:tcPr>
            <w:tcW w:w="2648" w:type="dxa"/>
          </w:tcPr>
          <w:p w14:paraId="2BB9FCE2" w14:textId="62D43E76" w:rsidR="009B39C8" w:rsidRPr="00415A0B" w:rsidRDefault="00216A65" w:rsidP="00415A0B">
            <w:pPr>
              <w:pStyle w:val="Normalwithspace"/>
              <w:spacing w:before="0"/>
              <w:jc w:val="left"/>
              <w:rPr>
                <w:rFonts w:asciiTheme="minorHAnsi" w:hAnsiTheme="minorHAnsi" w:cstheme="minorHAnsi"/>
                <w:szCs w:val="22"/>
              </w:rPr>
            </w:pPr>
            <w:r>
              <w:rPr>
                <w:rFonts w:asciiTheme="minorHAnsi" w:hAnsiTheme="minorHAnsi" w:cstheme="minorHAnsi"/>
                <w:szCs w:val="22"/>
              </w:rPr>
              <w:t>Record processing status</w:t>
            </w:r>
          </w:p>
        </w:tc>
        <w:tc>
          <w:tcPr>
            <w:tcW w:w="2946" w:type="dxa"/>
          </w:tcPr>
          <w:p w14:paraId="19273B67" w14:textId="09C5E856" w:rsidR="009B39C8" w:rsidRPr="00415A0B" w:rsidRDefault="00216A65" w:rsidP="00415A0B">
            <w:pPr>
              <w:jc w:val="left"/>
              <w:rPr>
                <w:rFonts w:asciiTheme="minorHAnsi" w:hAnsiTheme="minorHAnsi" w:cstheme="minorHAnsi"/>
                <w:szCs w:val="22"/>
              </w:rPr>
            </w:pPr>
            <w:r>
              <w:rPr>
                <w:rFonts w:asciiTheme="minorHAnsi" w:hAnsiTheme="minorHAnsi" w:cstheme="minorHAnsi"/>
                <w:szCs w:val="22"/>
              </w:rPr>
              <w:t>Must be ‘P’ or ‘F’.</w:t>
            </w:r>
          </w:p>
        </w:tc>
        <w:tc>
          <w:tcPr>
            <w:tcW w:w="3001" w:type="dxa"/>
          </w:tcPr>
          <w:p w14:paraId="25089D6E" w14:textId="77777777" w:rsidR="00216A65" w:rsidRPr="00230A41" w:rsidRDefault="00216A65" w:rsidP="00216A65">
            <w:pPr>
              <w:jc w:val="left"/>
              <w:rPr>
                <w:rFonts w:asciiTheme="minorHAnsi" w:hAnsiTheme="minorHAnsi" w:cstheme="minorHAnsi"/>
                <w:szCs w:val="22"/>
              </w:rPr>
            </w:pPr>
            <w:r w:rsidRPr="00230A41">
              <w:rPr>
                <w:rFonts w:asciiTheme="minorHAnsi" w:hAnsiTheme="minorHAnsi" w:cstheme="minorHAnsi"/>
                <w:szCs w:val="22"/>
              </w:rPr>
              <w:t>P – Pass</w:t>
            </w:r>
          </w:p>
          <w:p w14:paraId="568C4A91" w14:textId="77777777" w:rsidR="00216A65" w:rsidRDefault="00216A65" w:rsidP="00216A65">
            <w:pPr>
              <w:jc w:val="left"/>
              <w:rPr>
                <w:rFonts w:asciiTheme="minorHAnsi" w:hAnsiTheme="minorHAnsi" w:cstheme="minorHAnsi"/>
                <w:szCs w:val="22"/>
              </w:rPr>
            </w:pPr>
            <w:r w:rsidRPr="00230A41">
              <w:rPr>
                <w:rFonts w:asciiTheme="minorHAnsi" w:hAnsiTheme="minorHAnsi" w:cstheme="minorHAnsi"/>
                <w:szCs w:val="22"/>
              </w:rPr>
              <w:t>F – Fail</w:t>
            </w:r>
          </w:p>
          <w:p w14:paraId="5F159310" w14:textId="77777777" w:rsidR="00216A65" w:rsidRDefault="00216A65" w:rsidP="00216A65">
            <w:pPr>
              <w:jc w:val="left"/>
              <w:rPr>
                <w:rFonts w:asciiTheme="minorHAnsi" w:hAnsiTheme="minorHAnsi" w:cstheme="minorHAnsi"/>
                <w:szCs w:val="22"/>
              </w:rPr>
            </w:pPr>
          </w:p>
          <w:p w14:paraId="111E94F8" w14:textId="59B7A65A" w:rsidR="009B39C8" w:rsidRPr="00415A0B" w:rsidRDefault="00216A65" w:rsidP="00216A65">
            <w:pPr>
              <w:jc w:val="left"/>
              <w:rPr>
                <w:rFonts w:asciiTheme="minorHAnsi" w:hAnsiTheme="minorHAnsi" w:cstheme="minorHAnsi"/>
                <w:szCs w:val="22"/>
              </w:rPr>
            </w:pPr>
            <w:r>
              <w:rPr>
                <w:rFonts w:asciiTheme="minorHAnsi" w:hAnsiTheme="minorHAnsi" w:cstheme="minorHAnsi"/>
                <w:szCs w:val="22"/>
              </w:rPr>
              <w:t>If one record fails processing, all its applied amount will be rejected, but its failure will not affect the processing status of other records.</w:t>
            </w:r>
          </w:p>
        </w:tc>
      </w:tr>
      <w:tr w:rsidR="009B39C8" w:rsidRPr="009009DB" w14:paraId="4FDAED66" w14:textId="77777777" w:rsidTr="00F97CF4">
        <w:tc>
          <w:tcPr>
            <w:tcW w:w="797" w:type="dxa"/>
          </w:tcPr>
          <w:p w14:paraId="04D760E1" w14:textId="77777777" w:rsidR="009B39C8" w:rsidRPr="00F524AB" w:rsidRDefault="009B39C8" w:rsidP="00D21035">
            <w:pPr>
              <w:pStyle w:val="ListParagraph"/>
            </w:pPr>
          </w:p>
        </w:tc>
        <w:tc>
          <w:tcPr>
            <w:tcW w:w="2415" w:type="dxa"/>
          </w:tcPr>
          <w:p w14:paraId="55AC3A21" w14:textId="0631CDC2"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REC_ERROR_DESC</w:t>
            </w:r>
          </w:p>
        </w:tc>
        <w:tc>
          <w:tcPr>
            <w:tcW w:w="1417" w:type="dxa"/>
          </w:tcPr>
          <w:p w14:paraId="4B3EEC23" w14:textId="4B3ED01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X(20)</w:t>
            </w:r>
          </w:p>
        </w:tc>
        <w:tc>
          <w:tcPr>
            <w:tcW w:w="960" w:type="dxa"/>
          </w:tcPr>
          <w:p w14:paraId="47F5E6FC" w14:textId="4561A282"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150</w:t>
            </w:r>
          </w:p>
        </w:tc>
        <w:tc>
          <w:tcPr>
            <w:tcW w:w="2648" w:type="dxa"/>
          </w:tcPr>
          <w:p w14:paraId="3FAB3D72" w14:textId="766A76D0" w:rsidR="009B39C8" w:rsidRPr="00415A0B" w:rsidRDefault="00216A65" w:rsidP="00415A0B">
            <w:pPr>
              <w:pStyle w:val="Normalwithspace"/>
              <w:spacing w:before="0"/>
              <w:jc w:val="left"/>
              <w:rPr>
                <w:rFonts w:asciiTheme="minorHAnsi" w:hAnsiTheme="minorHAnsi" w:cstheme="minorHAnsi"/>
                <w:szCs w:val="22"/>
              </w:rPr>
            </w:pPr>
            <w:r w:rsidRPr="001D7450">
              <w:rPr>
                <w:rFonts w:asciiTheme="minorHAnsi" w:hAnsiTheme="minorHAnsi" w:cstheme="minorHAnsi"/>
                <w:szCs w:val="22"/>
              </w:rPr>
              <w:t>Record processing error description</w:t>
            </w:r>
          </w:p>
        </w:tc>
        <w:tc>
          <w:tcPr>
            <w:tcW w:w="2946" w:type="dxa"/>
          </w:tcPr>
          <w:p w14:paraId="27610779" w14:textId="64D00492" w:rsidR="009B39C8" w:rsidRPr="00415A0B" w:rsidRDefault="00216A65" w:rsidP="00415A0B">
            <w:pPr>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50686441" w14:textId="06A31695" w:rsidR="009B39C8" w:rsidRPr="00415A0B" w:rsidRDefault="00216A65" w:rsidP="00415A0B">
            <w:pPr>
              <w:jc w:val="left"/>
              <w:rPr>
                <w:rFonts w:asciiTheme="minorHAnsi" w:hAnsiTheme="minorHAnsi" w:cstheme="minorHAnsi"/>
                <w:szCs w:val="22"/>
              </w:rPr>
            </w:pPr>
            <w:r>
              <w:rPr>
                <w:rFonts w:asciiTheme="minorHAnsi" w:hAnsiTheme="minorHAnsi" w:cstheme="minorHAnsi"/>
                <w:szCs w:val="22"/>
              </w:rPr>
              <w:t xml:space="preserve">Available error descriptions can be found in </w:t>
            </w:r>
            <w:hyperlink w:anchor="_Appendix_B.2_-_1" w:history="1">
              <w:r w:rsidR="00703A7C">
                <w:rPr>
                  <w:rStyle w:val="Hyperlink"/>
                  <w:rFonts w:asciiTheme="minorHAnsi" w:hAnsiTheme="minorHAnsi" w:cstheme="minorHAnsi"/>
                  <w:szCs w:val="22"/>
                </w:rPr>
                <w:t>Appendix B.2 - Error Descriptions in REC_ERROR_DESC for Acknowledgement Files</w:t>
              </w:r>
            </w:hyperlink>
          </w:p>
        </w:tc>
      </w:tr>
      <w:tr w:rsidR="009B39C8" w:rsidRPr="009009DB" w14:paraId="6A653E51" w14:textId="77777777" w:rsidTr="00F97CF4">
        <w:tc>
          <w:tcPr>
            <w:tcW w:w="797" w:type="dxa"/>
          </w:tcPr>
          <w:p w14:paraId="31B05242" w14:textId="77777777" w:rsidR="009B39C8" w:rsidRPr="00F524AB" w:rsidRDefault="009B39C8" w:rsidP="00D21035">
            <w:pPr>
              <w:pStyle w:val="ListParagraph"/>
            </w:pPr>
          </w:p>
        </w:tc>
        <w:tc>
          <w:tcPr>
            <w:tcW w:w="2415" w:type="dxa"/>
          </w:tcPr>
          <w:p w14:paraId="54506FFD" w14:textId="28DD1C62"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CHECKSUM</w:t>
            </w:r>
          </w:p>
        </w:tc>
        <w:tc>
          <w:tcPr>
            <w:tcW w:w="1417" w:type="dxa"/>
          </w:tcPr>
          <w:p w14:paraId="2CE517BA" w14:textId="37CDD8E6"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9(14)</w:t>
            </w:r>
          </w:p>
        </w:tc>
        <w:tc>
          <w:tcPr>
            <w:tcW w:w="960" w:type="dxa"/>
          </w:tcPr>
          <w:p w14:paraId="6BCBF3BD" w14:textId="7918D2E4"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170</w:t>
            </w:r>
          </w:p>
        </w:tc>
        <w:tc>
          <w:tcPr>
            <w:tcW w:w="2648" w:type="dxa"/>
          </w:tcPr>
          <w:p w14:paraId="0A528A35" w14:textId="2CB8CFEF" w:rsidR="009B39C8" w:rsidRPr="00415A0B" w:rsidRDefault="00216A65" w:rsidP="00216A65">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Sum of all numeric fields of this detail record</w:t>
            </w:r>
          </w:p>
        </w:tc>
        <w:tc>
          <w:tcPr>
            <w:tcW w:w="2946" w:type="dxa"/>
          </w:tcPr>
          <w:p w14:paraId="1B8CC023" w14:textId="15CF95E1" w:rsidR="009B39C8" w:rsidRPr="00415A0B" w:rsidRDefault="00216A65" w:rsidP="00415A0B">
            <w:pPr>
              <w:jc w:val="left"/>
              <w:rPr>
                <w:rFonts w:asciiTheme="minorHAnsi" w:hAnsiTheme="minorHAnsi" w:cstheme="minorHAnsi"/>
                <w:szCs w:val="22"/>
              </w:rPr>
            </w:pPr>
            <w:r>
              <w:rPr>
                <w:rFonts w:asciiTheme="minorHAnsi" w:hAnsiTheme="minorHAnsi" w:cstheme="minorHAnsi"/>
                <w:szCs w:val="22"/>
              </w:rPr>
              <w:t>Must equal the sum of the values from all numeric fields of the detail record.</w:t>
            </w:r>
          </w:p>
        </w:tc>
        <w:tc>
          <w:tcPr>
            <w:tcW w:w="3001" w:type="dxa"/>
          </w:tcPr>
          <w:p w14:paraId="533A62B1" w14:textId="77777777" w:rsidR="00216A65" w:rsidRDefault="00216A65" w:rsidP="00216A65">
            <w:pPr>
              <w:spacing w:after="240"/>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p w14:paraId="5DE9EAA5" w14:textId="01E9108C" w:rsidR="009B39C8" w:rsidRDefault="00216A65" w:rsidP="00216A65">
            <w:pPr>
              <w:jc w:val="left"/>
              <w:rPr>
                <w:rFonts w:asciiTheme="minorHAnsi" w:hAnsiTheme="minorHAnsi" w:cstheme="minorHAnsi"/>
                <w:szCs w:val="22"/>
              </w:rPr>
            </w:pPr>
            <w:r>
              <w:rPr>
                <w:rFonts w:asciiTheme="minorHAnsi" w:hAnsiTheme="minorHAnsi" w:cstheme="minorHAnsi"/>
                <w:szCs w:val="22"/>
              </w:rPr>
              <w:t xml:space="preserve">There are 5 numeric fields in the detail record: </w:t>
            </w:r>
            <w:r w:rsidRPr="00E06696">
              <w:rPr>
                <w:rFonts w:asciiTheme="minorHAnsi" w:hAnsiTheme="minorHAnsi" w:cstheme="minorHAnsi"/>
                <w:szCs w:val="22"/>
              </w:rPr>
              <w:t>RECEIVED_DATE</w:t>
            </w:r>
            <w:r>
              <w:rPr>
                <w:rFonts w:asciiTheme="minorHAnsi" w:hAnsiTheme="minorHAnsi" w:cstheme="minorHAnsi"/>
                <w:szCs w:val="22"/>
              </w:rPr>
              <w:t xml:space="preserve">, </w:t>
            </w:r>
            <w:r w:rsidRPr="00E06696">
              <w:rPr>
                <w:rFonts w:asciiTheme="minorHAnsi" w:hAnsiTheme="minorHAnsi" w:cstheme="minorHAnsi"/>
                <w:szCs w:val="22"/>
              </w:rPr>
              <w:t>RECEIVED_</w:t>
            </w:r>
            <w:r>
              <w:rPr>
                <w:rFonts w:asciiTheme="minorHAnsi" w:hAnsiTheme="minorHAnsi" w:cstheme="minorHAnsi"/>
                <w:szCs w:val="22"/>
              </w:rPr>
              <w:t xml:space="preserve">TIME, </w:t>
            </w:r>
            <w:r w:rsidRPr="00E06696">
              <w:rPr>
                <w:rFonts w:asciiTheme="minorHAnsi" w:hAnsiTheme="minorHAnsi" w:cstheme="minorHAnsi"/>
                <w:szCs w:val="22"/>
              </w:rPr>
              <w:t>NOMINAL_AMT</w:t>
            </w:r>
            <w:r>
              <w:rPr>
                <w:rFonts w:asciiTheme="minorHAnsi" w:hAnsiTheme="minorHAnsi" w:cstheme="minorHAnsi"/>
                <w:szCs w:val="22"/>
              </w:rPr>
              <w:t>, BID_YIELD,</w:t>
            </w:r>
            <w:r w:rsidRPr="00E06696">
              <w:rPr>
                <w:rFonts w:asciiTheme="minorHAnsi" w:hAnsiTheme="minorHAnsi" w:cstheme="minorHAnsi"/>
                <w:szCs w:val="22"/>
              </w:rPr>
              <w:t xml:space="preserve"> CUST_BANK_CODE</w:t>
            </w:r>
            <w:r>
              <w:rPr>
                <w:rFonts w:asciiTheme="minorHAnsi" w:hAnsiTheme="minorHAnsi" w:cstheme="minorHAnsi"/>
                <w:szCs w:val="22"/>
              </w:rPr>
              <w:t>.</w:t>
            </w:r>
          </w:p>
          <w:p w14:paraId="01B3D0FE" w14:textId="77777777" w:rsidR="00216A65" w:rsidRPr="00216A65" w:rsidRDefault="00216A65" w:rsidP="00216A65">
            <w:pPr>
              <w:jc w:val="center"/>
              <w:rPr>
                <w:rFonts w:asciiTheme="minorHAnsi" w:hAnsiTheme="minorHAnsi" w:cstheme="minorHAnsi"/>
                <w:szCs w:val="22"/>
              </w:rPr>
            </w:pPr>
          </w:p>
        </w:tc>
      </w:tr>
      <w:tr w:rsidR="009B39C8" w:rsidRPr="009009DB" w14:paraId="780A72D4" w14:textId="77777777" w:rsidTr="00F97CF4">
        <w:tc>
          <w:tcPr>
            <w:tcW w:w="797" w:type="dxa"/>
          </w:tcPr>
          <w:p w14:paraId="4A84EA88" w14:textId="77777777" w:rsidR="009B39C8" w:rsidRPr="00F524AB" w:rsidRDefault="009B39C8" w:rsidP="00F938D1">
            <w:pPr>
              <w:ind w:left="720"/>
            </w:pPr>
          </w:p>
        </w:tc>
        <w:tc>
          <w:tcPr>
            <w:tcW w:w="2415" w:type="dxa"/>
          </w:tcPr>
          <w:p w14:paraId="68262D82" w14:textId="43E4349D" w:rsidR="009B39C8" w:rsidRPr="00415A0B" w:rsidRDefault="009B39C8" w:rsidP="00415A0B">
            <w:pPr>
              <w:pStyle w:val="Normalwithspace"/>
              <w:spacing w:before="0"/>
              <w:jc w:val="left"/>
              <w:rPr>
                <w:rFonts w:asciiTheme="minorHAnsi" w:hAnsiTheme="minorHAnsi" w:cstheme="minorHAnsi"/>
                <w:b/>
                <w:bCs/>
                <w:szCs w:val="22"/>
              </w:rPr>
            </w:pPr>
            <w:r w:rsidRPr="00415A0B">
              <w:rPr>
                <w:rFonts w:asciiTheme="minorHAnsi" w:hAnsiTheme="minorHAnsi" w:cstheme="minorHAnsi"/>
                <w:b/>
                <w:bCs/>
                <w:szCs w:val="22"/>
              </w:rPr>
              <w:t>Control Record</w:t>
            </w:r>
          </w:p>
        </w:tc>
        <w:tc>
          <w:tcPr>
            <w:tcW w:w="1417" w:type="dxa"/>
          </w:tcPr>
          <w:p w14:paraId="1BACC6B8" w14:textId="77777777" w:rsidR="009B39C8" w:rsidRPr="00415A0B" w:rsidRDefault="009B39C8" w:rsidP="00415A0B">
            <w:pPr>
              <w:pStyle w:val="Normalwithspace"/>
              <w:spacing w:before="0"/>
              <w:jc w:val="left"/>
              <w:rPr>
                <w:rFonts w:asciiTheme="minorHAnsi" w:hAnsiTheme="minorHAnsi" w:cstheme="minorHAnsi"/>
                <w:szCs w:val="22"/>
              </w:rPr>
            </w:pPr>
          </w:p>
        </w:tc>
        <w:tc>
          <w:tcPr>
            <w:tcW w:w="960" w:type="dxa"/>
          </w:tcPr>
          <w:p w14:paraId="4E50494D" w14:textId="77777777" w:rsidR="009B39C8" w:rsidRPr="00415A0B" w:rsidRDefault="009B39C8" w:rsidP="00415A0B">
            <w:pPr>
              <w:jc w:val="left"/>
              <w:rPr>
                <w:rFonts w:asciiTheme="minorHAnsi" w:hAnsiTheme="minorHAnsi" w:cstheme="minorHAnsi"/>
                <w:szCs w:val="22"/>
              </w:rPr>
            </w:pPr>
          </w:p>
        </w:tc>
        <w:tc>
          <w:tcPr>
            <w:tcW w:w="2648" w:type="dxa"/>
          </w:tcPr>
          <w:p w14:paraId="7918DB3F" w14:textId="77777777" w:rsidR="009B39C8" w:rsidRPr="00415A0B" w:rsidRDefault="009B39C8" w:rsidP="00415A0B">
            <w:pPr>
              <w:pStyle w:val="Normalwithspace"/>
              <w:spacing w:before="0"/>
              <w:jc w:val="left"/>
              <w:rPr>
                <w:rFonts w:asciiTheme="minorHAnsi" w:hAnsiTheme="minorHAnsi" w:cstheme="minorHAnsi"/>
                <w:szCs w:val="22"/>
              </w:rPr>
            </w:pPr>
          </w:p>
        </w:tc>
        <w:tc>
          <w:tcPr>
            <w:tcW w:w="2946" w:type="dxa"/>
          </w:tcPr>
          <w:p w14:paraId="499FFCA4" w14:textId="77777777" w:rsidR="009B39C8" w:rsidRPr="00415A0B" w:rsidRDefault="009B39C8" w:rsidP="00415A0B">
            <w:pPr>
              <w:jc w:val="left"/>
              <w:rPr>
                <w:rFonts w:asciiTheme="minorHAnsi" w:hAnsiTheme="minorHAnsi" w:cstheme="minorHAnsi"/>
                <w:szCs w:val="22"/>
              </w:rPr>
            </w:pPr>
          </w:p>
        </w:tc>
        <w:tc>
          <w:tcPr>
            <w:tcW w:w="3001" w:type="dxa"/>
          </w:tcPr>
          <w:p w14:paraId="19AC0A0E" w14:textId="77777777" w:rsidR="009B39C8" w:rsidRPr="00415A0B" w:rsidRDefault="009B39C8" w:rsidP="00415A0B">
            <w:pPr>
              <w:jc w:val="left"/>
              <w:rPr>
                <w:rFonts w:asciiTheme="minorHAnsi" w:hAnsiTheme="minorHAnsi" w:cstheme="minorHAnsi"/>
                <w:szCs w:val="22"/>
              </w:rPr>
            </w:pPr>
          </w:p>
        </w:tc>
      </w:tr>
      <w:tr w:rsidR="009B39C8" w:rsidRPr="009009DB" w14:paraId="2681EC04" w14:textId="77777777" w:rsidTr="00F97CF4">
        <w:tc>
          <w:tcPr>
            <w:tcW w:w="797" w:type="dxa"/>
          </w:tcPr>
          <w:p w14:paraId="08D7A36C" w14:textId="77777777" w:rsidR="009B39C8" w:rsidRPr="00F524AB" w:rsidRDefault="009B39C8" w:rsidP="00D21035">
            <w:pPr>
              <w:pStyle w:val="ListParagraph"/>
            </w:pPr>
          </w:p>
        </w:tc>
        <w:tc>
          <w:tcPr>
            <w:tcW w:w="2415" w:type="dxa"/>
          </w:tcPr>
          <w:p w14:paraId="53A522DA" w14:textId="61482806"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RECORD_TYPE</w:t>
            </w:r>
          </w:p>
        </w:tc>
        <w:tc>
          <w:tcPr>
            <w:tcW w:w="1417" w:type="dxa"/>
          </w:tcPr>
          <w:p w14:paraId="0136DD04" w14:textId="28344E77"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X(10)</w:t>
            </w:r>
          </w:p>
        </w:tc>
        <w:tc>
          <w:tcPr>
            <w:tcW w:w="960" w:type="dxa"/>
          </w:tcPr>
          <w:p w14:paraId="30C9916F" w14:textId="485F7E79"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1</w:t>
            </w:r>
          </w:p>
        </w:tc>
        <w:tc>
          <w:tcPr>
            <w:tcW w:w="2648" w:type="dxa"/>
          </w:tcPr>
          <w:p w14:paraId="3FDD24E5" w14:textId="2678544A" w:rsidR="009B39C8" w:rsidRPr="00415A0B" w:rsidRDefault="0057303F" w:rsidP="00415A0B">
            <w:pPr>
              <w:pStyle w:val="Normalwithspace"/>
              <w:spacing w:before="0"/>
              <w:jc w:val="left"/>
              <w:rPr>
                <w:rFonts w:asciiTheme="minorHAnsi" w:hAnsiTheme="minorHAnsi" w:cstheme="minorHAnsi"/>
                <w:szCs w:val="22"/>
              </w:rPr>
            </w:pPr>
            <w:r>
              <w:rPr>
                <w:rFonts w:asciiTheme="minorHAnsi" w:hAnsiTheme="minorHAnsi" w:cstheme="minorHAnsi"/>
                <w:szCs w:val="22"/>
                <w:lang w:val="en-AU"/>
              </w:rPr>
              <w:t>Record indicator</w:t>
            </w:r>
          </w:p>
        </w:tc>
        <w:tc>
          <w:tcPr>
            <w:tcW w:w="2946" w:type="dxa"/>
          </w:tcPr>
          <w:p w14:paraId="21DD34CE" w14:textId="3461E12E" w:rsidR="009B39C8" w:rsidRPr="00415A0B" w:rsidRDefault="0057303F" w:rsidP="00415A0B">
            <w:pPr>
              <w:jc w:val="left"/>
              <w:rPr>
                <w:rFonts w:asciiTheme="minorHAnsi" w:hAnsiTheme="minorHAnsi" w:cstheme="minorHAnsi"/>
                <w:szCs w:val="22"/>
              </w:rPr>
            </w:pPr>
            <w:r>
              <w:rPr>
                <w:rFonts w:asciiTheme="minorHAnsi" w:hAnsiTheme="minorHAnsi" w:cstheme="minorHAnsi"/>
                <w:szCs w:val="22"/>
              </w:rPr>
              <w:t>Must be</w:t>
            </w:r>
            <w:r w:rsidRPr="00E06696">
              <w:rPr>
                <w:rFonts w:asciiTheme="minorHAnsi" w:hAnsiTheme="minorHAnsi" w:cstheme="minorHAnsi"/>
                <w:szCs w:val="22"/>
              </w:rPr>
              <w:t xml:space="preserve"> ‘TTTTTTTTTT’ for Control Record</w:t>
            </w:r>
            <w:r>
              <w:rPr>
                <w:rFonts w:asciiTheme="minorHAnsi" w:hAnsiTheme="minorHAnsi" w:cstheme="minorHAnsi"/>
                <w:szCs w:val="22"/>
              </w:rPr>
              <w:t>.</w:t>
            </w:r>
          </w:p>
        </w:tc>
        <w:tc>
          <w:tcPr>
            <w:tcW w:w="3001" w:type="dxa"/>
          </w:tcPr>
          <w:p w14:paraId="3E3F8945" w14:textId="77777777" w:rsidR="009B39C8" w:rsidRPr="00415A0B" w:rsidRDefault="009B39C8" w:rsidP="00415A0B">
            <w:pPr>
              <w:jc w:val="left"/>
              <w:rPr>
                <w:rFonts w:asciiTheme="minorHAnsi" w:hAnsiTheme="minorHAnsi" w:cstheme="minorHAnsi"/>
                <w:szCs w:val="22"/>
              </w:rPr>
            </w:pPr>
          </w:p>
        </w:tc>
      </w:tr>
      <w:tr w:rsidR="009B39C8" w:rsidRPr="009009DB" w14:paraId="352DF00B" w14:textId="77777777" w:rsidTr="00F97CF4">
        <w:tc>
          <w:tcPr>
            <w:tcW w:w="797" w:type="dxa"/>
          </w:tcPr>
          <w:p w14:paraId="1A4AE829" w14:textId="77777777" w:rsidR="009B39C8" w:rsidRPr="00F524AB" w:rsidRDefault="009B39C8" w:rsidP="00D21035">
            <w:pPr>
              <w:pStyle w:val="ListParagraph"/>
            </w:pPr>
          </w:p>
        </w:tc>
        <w:tc>
          <w:tcPr>
            <w:tcW w:w="2415" w:type="dxa"/>
          </w:tcPr>
          <w:p w14:paraId="46B9276A" w14:textId="3E5EA50C"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RECORD_COUNT</w:t>
            </w:r>
          </w:p>
        </w:tc>
        <w:tc>
          <w:tcPr>
            <w:tcW w:w="1417" w:type="dxa"/>
          </w:tcPr>
          <w:p w14:paraId="4829E207" w14:textId="4FEE8909"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9(9)</w:t>
            </w:r>
          </w:p>
        </w:tc>
        <w:tc>
          <w:tcPr>
            <w:tcW w:w="960" w:type="dxa"/>
          </w:tcPr>
          <w:p w14:paraId="09D0FC31" w14:textId="5600CC65"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11</w:t>
            </w:r>
          </w:p>
        </w:tc>
        <w:tc>
          <w:tcPr>
            <w:tcW w:w="2648" w:type="dxa"/>
          </w:tcPr>
          <w:p w14:paraId="31678884" w14:textId="5D9B3F99" w:rsidR="009B39C8" w:rsidRPr="00415A0B" w:rsidRDefault="0057303F" w:rsidP="00415A0B">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Total number of detail records</w:t>
            </w:r>
            <w:r>
              <w:rPr>
                <w:rFonts w:asciiTheme="minorHAnsi" w:hAnsiTheme="minorHAnsi" w:cstheme="minorHAnsi"/>
                <w:szCs w:val="22"/>
              </w:rPr>
              <w:t xml:space="preserve"> in the acknowledgement file</w:t>
            </w:r>
          </w:p>
        </w:tc>
        <w:tc>
          <w:tcPr>
            <w:tcW w:w="2946" w:type="dxa"/>
          </w:tcPr>
          <w:p w14:paraId="6BED09F1" w14:textId="5E149FCD" w:rsidR="009B39C8" w:rsidRPr="00415A0B" w:rsidRDefault="0057303F" w:rsidP="00415A0B">
            <w:pPr>
              <w:jc w:val="left"/>
              <w:rPr>
                <w:rFonts w:asciiTheme="minorHAnsi" w:hAnsiTheme="minorHAnsi" w:cstheme="minorHAnsi"/>
                <w:szCs w:val="22"/>
              </w:rPr>
            </w:pPr>
            <w:r>
              <w:rPr>
                <w:rFonts w:asciiTheme="minorHAnsi" w:hAnsiTheme="minorHAnsi" w:cstheme="minorHAnsi"/>
                <w:szCs w:val="22"/>
              </w:rPr>
              <w:t>Must equal the number of detail records.</w:t>
            </w:r>
          </w:p>
        </w:tc>
        <w:tc>
          <w:tcPr>
            <w:tcW w:w="3001" w:type="dxa"/>
          </w:tcPr>
          <w:p w14:paraId="7FA34228" w14:textId="77777777" w:rsidR="009B39C8" w:rsidRPr="00415A0B" w:rsidRDefault="009B39C8" w:rsidP="00415A0B">
            <w:pPr>
              <w:jc w:val="left"/>
              <w:rPr>
                <w:rFonts w:asciiTheme="minorHAnsi" w:hAnsiTheme="minorHAnsi" w:cstheme="minorHAnsi"/>
                <w:szCs w:val="22"/>
              </w:rPr>
            </w:pPr>
          </w:p>
        </w:tc>
      </w:tr>
      <w:tr w:rsidR="009B39C8" w:rsidRPr="009009DB" w14:paraId="45656478" w14:textId="77777777" w:rsidTr="00F97CF4">
        <w:tc>
          <w:tcPr>
            <w:tcW w:w="797" w:type="dxa"/>
          </w:tcPr>
          <w:p w14:paraId="43D03BB5" w14:textId="77777777" w:rsidR="009B39C8" w:rsidRPr="00F524AB" w:rsidRDefault="009B39C8" w:rsidP="00D21035">
            <w:pPr>
              <w:pStyle w:val="ListParagraph"/>
            </w:pPr>
          </w:p>
        </w:tc>
        <w:tc>
          <w:tcPr>
            <w:tcW w:w="2415" w:type="dxa"/>
          </w:tcPr>
          <w:p w14:paraId="268F7ABA" w14:textId="61BF9448"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OVERALL_CH</w:t>
            </w:r>
            <w:r w:rsidR="008C64FA" w:rsidRPr="00415A0B">
              <w:rPr>
                <w:rFonts w:asciiTheme="minorHAnsi" w:hAnsiTheme="minorHAnsi" w:cstheme="minorHAnsi"/>
                <w:szCs w:val="22"/>
              </w:rPr>
              <w:t>ECK</w:t>
            </w:r>
            <w:r w:rsidRPr="00415A0B">
              <w:rPr>
                <w:rFonts w:asciiTheme="minorHAnsi" w:hAnsiTheme="minorHAnsi" w:cstheme="minorHAnsi"/>
                <w:szCs w:val="22"/>
              </w:rPr>
              <w:t>SUM</w:t>
            </w:r>
          </w:p>
        </w:tc>
        <w:tc>
          <w:tcPr>
            <w:tcW w:w="1417" w:type="dxa"/>
          </w:tcPr>
          <w:p w14:paraId="69640197" w14:textId="7B25128E" w:rsidR="009B39C8" w:rsidRPr="00415A0B" w:rsidRDefault="009B39C8" w:rsidP="00415A0B">
            <w:pPr>
              <w:pStyle w:val="Normalwithspace"/>
              <w:spacing w:before="0"/>
              <w:jc w:val="left"/>
              <w:rPr>
                <w:rFonts w:asciiTheme="minorHAnsi" w:hAnsiTheme="minorHAnsi" w:cstheme="minorHAnsi"/>
                <w:szCs w:val="22"/>
              </w:rPr>
            </w:pPr>
            <w:r w:rsidRPr="00415A0B">
              <w:rPr>
                <w:rFonts w:asciiTheme="minorHAnsi" w:hAnsiTheme="minorHAnsi" w:cstheme="minorHAnsi"/>
                <w:szCs w:val="22"/>
              </w:rPr>
              <w:t>9(14)</w:t>
            </w:r>
          </w:p>
        </w:tc>
        <w:tc>
          <w:tcPr>
            <w:tcW w:w="960" w:type="dxa"/>
          </w:tcPr>
          <w:p w14:paraId="3C9DFDC2" w14:textId="4BC83E2F" w:rsidR="009B39C8" w:rsidRPr="00415A0B" w:rsidRDefault="0043057B" w:rsidP="00415A0B">
            <w:pPr>
              <w:jc w:val="left"/>
              <w:rPr>
                <w:rFonts w:asciiTheme="minorHAnsi" w:hAnsiTheme="minorHAnsi" w:cstheme="minorHAnsi"/>
                <w:szCs w:val="22"/>
              </w:rPr>
            </w:pPr>
            <w:r>
              <w:rPr>
                <w:rFonts w:asciiTheme="minorHAnsi" w:hAnsiTheme="minorHAnsi" w:cstheme="minorHAnsi"/>
                <w:szCs w:val="22"/>
              </w:rPr>
              <w:t>20</w:t>
            </w:r>
          </w:p>
        </w:tc>
        <w:tc>
          <w:tcPr>
            <w:tcW w:w="2648" w:type="dxa"/>
          </w:tcPr>
          <w:p w14:paraId="141CD7A4" w14:textId="31765D26" w:rsidR="009B39C8" w:rsidRPr="00415A0B" w:rsidRDefault="0057303F" w:rsidP="00415A0B">
            <w:pPr>
              <w:pStyle w:val="Normalwithspace"/>
              <w:spacing w:before="0"/>
              <w:jc w:val="left"/>
              <w:rPr>
                <w:rFonts w:asciiTheme="minorHAnsi" w:hAnsiTheme="minorHAnsi" w:cstheme="minorHAnsi"/>
                <w:szCs w:val="22"/>
              </w:rPr>
            </w:pPr>
            <w:r w:rsidRPr="00E06696">
              <w:rPr>
                <w:rFonts w:asciiTheme="minorHAnsi" w:hAnsiTheme="minorHAnsi" w:cstheme="minorHAnsi"/>
                <w:szCs w:val="22"/>
              </w:rPr>
              <w:t xml:space="preserve">Sum of </w:t>
            </w:r>
            <w:r>
              <w:rPr>
                <w:rFonts w:asciiTheme="minorHAnsi" w:hAnsiTheme="minorHAnsi" w:cstheme="minorHAnsi"/>
                <w:szCs w:val="22"/>
              </w:rPr>
              <w:t>all</w:t>
            </w:r>
            <w:r w:rsidRPr="00E06696">
              <w:rPr>
                <w:rFonts w:asciiTheme="minorHAnsi" w:hAnsiTheme="minorHAnsi" w:cstheme="minorHAnsi"/>
                <w:szCs w:val="22"/>
              </w:rPr>
              <w:t xml:space="preserve"> detail records</w:t>
            </w:r>
            <w:r>
              <w:rPr>
                <w:rFonts w:asciiTheme="minorHAnsi" w:hAnsiTheme="minorHAnsi" w:cstheme="minorHAnsi"/>
                <w:szCs w:val="22"/>
              </w:rPr>
              <w:t>’</w:t>
            </w:r>
            <w:r w:rsidRPr="00E06696">
              <w:rPr>
                <w:rFonts w:asciiTheme="minorHAnsi" w:hAnsiTheme="minorHAnsi" w:cstheme="minorHAnsi"/>
                <w:szCs w:val="22"/>
              </w:rPr>
              <w:t xml:space="preserve"> </w:t>
            </w:r>
            <w:r>
              <w:rPr>
                <w:rFonts w:asciiTheme="minorHAnsi" w:hAnsiTheme="minorHAnsi" w:cstheme="minorHAnsi"/>
                <w:szCs w:val="22"/>
              </w:rPr>
              <w:t>CHECKSUM</w:t>
            </w:r>
          </w:p>
        </w:tc>
        <w:tc>
          <w:tcPr>
            <w:tcW w:w="2946" w:type="dxa"/>
          </w:tcPr>
          <w:p w14:paraId="31897217" w14:textId="78BB7D78" w:rsidR="009B39C8" w:rsidRPr="00415A0B" w:rsidRDefault="0057303F" w:rsidP="00415A0B">
            <w:pPr>
              <w:jc w:val="left"/>
              <w:rPr>
                <w:rFonts w:asciiTheme="minorHAnsi" w:hAnsiTheme="minorHAnsi" w:cstheme="minorHAnsi"/>
                <w:szCs w:val="22"/>
              </w:rPr>
            </w:pPr>
            <w:r>
              <w:rPr>
                <w:rFonts w:asciiTheme="minorHAnsi" w:hAnsiTheme="minorHAnsi" w:cstheme="minorHAnsi"/>
                <w:szCs w:val="22"/>
              </w:rPr>
              <w:t>Must equal the sum of all detail records’ CHECKSUM.</w:t>
            </w:r>
          </w:p>
        </w:tc>
        <w:tc>
          <w:tcPr>
            <w:tcW w:w="3001" w:type="dxa"/>
          </w:tcPr>
          <w:p w14:paraId="00EAA916" w14:textId="7FB80893" w:rsidR="009B39C8" w:rsidRPr="00415A0B" w:rsidRDefault="0057303F" w:rsidP="00790D3F">
            <w:pPr>
              <w:keepNext/>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tc>
      </w:tr>
    </w:tbl>
    <w:p w14:paraId="79F9E7AE" w14:textId="7E409A1C" w:rsidR="009B39C8" w:rsidRPr="009755B3" w:rsidRDefault="00790D3F" w:rsidP="00790D3F">
      <w:pPr>
        <w:pStyle w:val="Caption"/>
        <w:rPr>
          <w:lang w:val="en-AU"/>
        </w:rPr>
      </w:pPr>
      <w:r>
        <w:t xml:space="preserve">Table </w:t>
      </w:r>
      <w:r>
        <w:fldChar w:fldCharType="begin"/>
      </w:r>
      <w:r>
        <w:instrText xml:space="preserve"> SEQ Table \* ARABIC </w:instrText>
      </w:r>
      <w:r>
        <w:fldChar w:fldCharType="separate"/>
      </w:r>
      <w:r w:rsidR="00FB29C8">
        <w:t>25</w:t>
      </w:r>
      <w:r>
        <w:fldChar w:fldCharType="end"/>
      </w:r>
      <w:r>
        <w:t xml:space="preserve"> </w:t>
      </w:r>
      <w:r>
        <w:fldChar w:fldCharType="begin"/>
      </w:r>
      <w:r>
        <w:instrText xml:space="preserve"> </w:instrText>
      </w:r>
      <w:r w:rsidRPr="00790D3F">
        <w:instrText>STYLEREF "Heading 3"</w:instrText>
      </w:r>
      <w:r>
        <w:instrText xml:space="preserve"> </w:instrText>
      </w:r>
      <w:r>
        <w:fldChar w:fldCharType="separate"/>
      </w:r>
      <w:r>
        <w:t xml:space="preserve">Appendix A.11 </w:t>
      </w:r>
      <w:r w:rsidR="006D01EA">
        <w:t>–</w:t>
      </w:r>
      <w:r>
        <w:t xml:space="preserve"> SGS</w:t>
      </w:r>
      <w:r w:rsidR="006D01EA">
        <w:t xml:space="preserve"> Bonds</w:t>
      </w:r>
      <w:r>
        <w:t>/T-Bills Acknowledgement File for Subscription Data Dictionary</w:t>
      </w:r>
      <w:r>
        <w:fldChar w:fldCharType="end"/>
      </w:r>
    </w:p>
    <w:p w14:paraId="34712B7D" w14:textId="32E7F811" w:rsidR="00525A76" w:rsidRPr="003D49AB" w:rsidRDefault="00C4554B" w:rsidP="00634352">
      <w:pPr>
        <w:pStyle w:val="Heading3"/>
      </w:pPr>
      <w:bookmarkStart w:id="983" w:name="_Appendix_A.12_-"/>
      <w:bookmarkStart w:id="984" w:name="_Toc217999950"/>
      <w:bookmarkEnd w:id="983"/>
      <w:r>
        <w:t xml:space="preserve">Appendix A.12 </w:t>
      </w:r>
      <w:r w:rsidR="000A369C">
        <w:t>–</w:t>
      </w:r>
      <w:r>
        <w:t xml:space="preserve"> SGS</w:t>
      </w:r>
      <w:r w:rsidR="000A369C">
        <w:t xml:space="preserve"> Bonds</w:t>
      </w:r>
      <w:r>
        <w:t xml:space="preserve">/T-Bills </w:t>
      </w:r>
      <w:ins w:id="985" w:author="Yichen GU from.TOPPAN (MAS)" w:date="2026-01-16T18:42:00Z" w16du:dateUtc="2026-01-16T10:42:00Z">
        <w:r w:rsidR="00EE57E4">
          <w:t xml:space="preserve">Retail </w:t>
        </w:r>
      </w:ins>
      <w:r>
        <w:t>Auction</w:t>
      </w:r>
      <w:r w:rsidR="00EB1775">
        <w:t>/Syndication</w:t>
      </w:r>
      <w:r>
        <w:t xml:space="preserve"> Results File Data Dictionary</w:t>
      </w:r>
      <w:bookmarkEnd w:id="984"/>
    </w:p>
    <w:tbl>
      <w:tblPr>
        <w:tblStyle w:val="TableGrid"/>
        <w:tblW w:w="14184" w:type="dxa"/>
        <w:tblLook w:val="04A0" w:firstRow="1" w:lastRow="0" w:firstColumn="1" w:lastColumn="0" w:noHBand="0" w:noVBand="1"/>
      </w:tblPr>
      <w:tblGrid>
        <w:gridCol w:w="797"/>
        <w:gridCol w:w="2415"/>
        <w:gridCol w:w="1417"/>
        <w:gridCol w:w="960"/>
        <w:gridCol w:w="2647"/>
        <w:gridCol w:w="2947"/>
        <w:gridCol w:w="3001"/>
      </w:tblGrid>
      <w:tr w:rsidR="0050650B" w:rsidRPr="00300889" w14:paraId="3C9C7952" w14:textId="77777777" w:rsidTr="0008516C">
        <w:tc>
          <w:tcPr>
            <w:tcW w:w="797" w:type="dxa"/>
            <w:shd w:val="clear" w:color="auto" w:fill="D9D9D9" w:themeFill="background1" w:themeFillShade="D9"/>
          </w:tcPr>
          <w:p w14:paraId="5C9CD05C" w14:textId="77777777" w:rsidR="00F938D1" w:rsidRPr="00300889" w:rsidRDefault="00F938D1" w:rsidP="002C45C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2415" w:type="dxa"/>
            <w:shd w:val="clear" w:color="auto" w:fill="D9D9D9" w:themeFill="background1" w:themeFillShade="D9"/>
          </w:tcPr>
          <w:p w14:paraId="06F232F7" w14:textId="77777777" w:rsidR="00F938D1" w:rsidRPr="00300889" w:rsidRDefault="00F938D1" w:rsidP="002C45C3">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 xml:space="preserve">Field </w:t>
            </w:r>
            <w:r w:rsidRPr="00300889">
              <w:rPr>
                <w:rFonts w:asciiTheme="minorHAnsi" w:hAnsiTheme="minorHAnsi" w:cstheme="minorHAnsi"/>
                <w:b/>
                <w:bCs/>
                <w:lang w:val="en-AU"/>
              </w:rPr>
              <w:t>Name</w:t>
            </w:r>
          </w:p>
        </w:tc>
        <w:tc>
          <w:tcPr>
            <w:tcW w:w="1417" w:type="dxa"/>
            <w:shd w:val="clear" w:color="auto" w:fill="D9D9D9" w:themeFill="background1" w:themeFillShade="D9"/>
          </w:tcPr>
          <w:p w14:paraId="1499E388" w14:textId="77777777" w:rsidR="00F938D1" w:rsidRPr="00300889" w:rsidRDefault="00F938D1" w:rsidP="002C45C3">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Length)</w:t>
            </w:r>
          </w:p>
        </w:tc>
        <w:tc>
          <w:tcPr>
            <w:tcW w:w="960" w:type="dxa"/>
            <w:shd w:val="clear" w:color="auto" w:fill="D9D9D9" w:themeFill="background1" w:themeFillShade="D9"/>
          </w:tcPr>
          <w:p w14:paraId="6EBA9BEA" w14:textId="77777777" w:rsidR="00F938D1" w:rsidRDefault="00F938D1" w:rsidP="002C45C3">
            <w:pPr>
              <w:pStyle w:val="Normalwithspace"/>
              <w:spacing w:before="0"/>
              <w:jc w:val="left"/>
              <w:rPr>
                <w:rFonts w:asciiTheme="minorHAnsi" w:hAnsiTheme="minorHAnsi" w:cstheme="minorHAnsi"/>
                <w:b/>
                <w:bCs/>
                <w:lang w:val="en-AU"/>
              </w:rPr>
            </w:pPr>
            <w:r>
              <w:rPr>
                <w:rFonts w:asciiTheme="minorHAnsi" w:hAnsiTheme="minorHAnsi" w:cstheme="minorHAnsi"/>
                <w:b/>
                <w:bCs/>
                <w:lang w:val="en-AU"/>
              </w:rPr>
              <w:t>Position From</w:t>
            </w:r>
          </w:p>
        </w:tc>
        <w:tc>
          <w:tcPr>
            <w:tcW w:w="2647" w:type="dxa"/>
            <w:shd w:val="clear" w:color="auto" w:fill="D9D9D9" w:themeFill="background1" w:themeFillShade="D9"/>
          </w:tcPr>
          <w:p w14:paraId="07FC531A" w14:textId="77777777" w:rsidR="00F938D1" w:rsidRPr="00300889" w:rsidRDefault="00F938D1" w:rsidP="002C45C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Definition</w:t>
            </w:r>
          </w:p>
        </w:tc>
        <w:tc>
          <w:tcPr>
            <w:tcW w:w="2947" w:type="dxa"/>
            <w:shd w:val="clear" w:color="auto" w:fill="D9D9D9" w:themeFill="background1" w:themeFillShade="D9"/>
          </w:tcPr>
          <w:p w14:paraId="760CBFEB" w14:textId="0366D63B" w:rsidR="00F938D1" w:rsidRPr="00300889" w:rsidRDefault="00F938D1" w:rsidP="002C45C3">
            <w:pPr>
              <w:pStyle w:val="Normalwithspace"/>
              <w:spacing w:before="0"/>
              <w:jc w:val="left"/>
              <w:rPr>
                <w:rFonts w:asciiTheme="minorHAnsi" w:hAnsiTheme="minorHAnsi" w:cstheme="minorHAnsi"/>
                <w:b/>
                <w:bCs/>
                <w:lang w:val="en-AU"/>
              </w:rPr>
            </w:pPr>
            <w:del w:id="986" w:author="Yichen GU from.TOPPAN (MAS)" w:date="2026-01-14T15:48:00Z" w16du:dateUtc="2026-01-14T07:48:00Z">
              <w:r w:rsidDel="0064707F">
                <w:rPr>
                  <w:rFonts w:asciiTheme="minorHAnsi" w:hAnsiTheme="minorHAnsi" w:cstheme="minorHAnsi"/>
                  <w:b/>
                  <w:bCs/>
                  <w:lang w:val="en-AU"/>
                </w:rPr>
                <w:delText xml:space="preserve">Validation </w:delText>
              </w:r>
            </w:del>
            <w:ins w:id="987" w:author="Yichen GU from.TOPPAN (MAS)" w:date="2026-01-14T15:48:00Z" w16du:dateUtc="2026-01-14T07:48:00Z">
              <w:r w:rsidR="0064707F">
                <w:rPr>
                  <w:rFonts w:asciiTheme="minorHAnsi" w:hAnsiTheme="minorHAnsi" w:cstheme="minorHAnsi"/>
                  <w:b/>
                  <w:bCs/>
                  <w:lang w:val="en-AU"/>
                </w:rPr>
                <w:t xml:space="preserve">Generation </w:t>
              </w:r>
            </w:ins>
            <w:r>
              <w:rPr>
                <w:rFonts w:asciiTheme="minorHAnsi" w:hAnsiTheme="minorHAnsi" w:cstheme="minorHAnsi"/>
                <w:b/>
                <w:bCs/>
                <w:lang w:val="en-AU"/>
              </w:rPr>
              <w:t>Rules</w:t>
            </w:r>
          </w:p>
        </w:tc>
        <w:tc>
          <w:tcPr>
            <w:tcW w:w="3001" w:type="dxa"/>
            <w:shd w:val="clear" w:color="auto" w:fill="D9D9D9" w:themeFill="background1" w:themeFillShade="D9"/>
          </w:tcPr>
          <w:p w14:paraId="622B9268" w14:textId="77777777" w:rsidR="00F938D1" w:rsidRPr="00300889" w:rsidRDefault="00F938D1" w:rsidP="002C45C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50650B" w:rsidRPr="00300889" w14:paraId="3AE4D23B" w14:textId="77777777" w:rsidTr="0008516C">
        <w:tc>
          <w:tcPr>
            <w:tcW w:w="797" w:type="dxa"/>
          </w:tcPr>
          <w:p w14:paraId="59E71AF3" w14:textId="77777777" w:rsidR="00F938D1" w:rsidRPr="00E337FA" w:rsidRDefault="00F938D1" w:rsidP="002C45C3">
            <w:pPr>
              <w:rPr>
                <w:lang w:val="en-AU"/>
              </w:rPr>
            </w:pPr>
          </w:p>
        </w:tc>
        <w:tc>
          <w:tcPr>
            <w:tcW w:w="2415" w:type="dxa"/>
          </w:tcPr>
          <w:p w14:paraId="1201C627" w14:textId="77777777" w:rsidR="00F938D1" w:rsidRPr="00D22339" w:rsidRDefault="00F938D1" w:rsidP="002C45C3">
            <w:pPr>
              <w:pStyle w:val="Normalwithspace"/>
              <w:spacing w:before="0"/>
              <w:jc w:val="left"/>
              <w:rPr>
                <w:rFonts w:asciiTheme="minorHAnsi" w:hAnsiTheme="minorHAnsi" w:cstheme="minorHAnsi"/>
                <w:b/>
                <w:bCs/>
                <w:lang w:val="en-AU"/>
              </w:rPr>
            </w:pPr>
            <w:r w:rsidRPr="00D22339">
              <w:rPr>
                <w:rFonts w:asciiTheme="minorHAnsi" w:hAnsiTheme="minorHAnsi" w:cstheme="minorHAnsi"/>
                <w:b/>
                <w:bCs/>
                <w:lang w:val="en-AU"/>
              </w:rPr>
              <w:t>Header Record</w:t>
            </w:r>
          </w:p>
        </w:tc>
        <w:tc>
          <w:tcPr>
            <w:tcW w:w="1417" w:type="dxa"/>
          </w:tcPr>
          <w:p w14:paraId="691B92E4" w14:textId="77777777" w:rsidR="00F938D1" w:rsidRPr="00300889" w:rsidRDefault="00F938D1" w:rsidP="002C45C3">
            <w:pPr>
              <w:pStyle w:val="Normalwithspace"/>
              <w:spacing w:before="0"/>
              <w:jc w:val="left"/>
              <w:rPr>
                <w:rFonts w:asciiTheme="minorHAnsi" w:hAnsiTheme="minorHAnsi" w:cstheme="minorHAnsi"/>
                <w:lang w:val="en-AU"/>
              </w:rPr>
            </w:pPr>
          </w:p>
        </w:tc>
        <w:tc>
          <w:tcPr>
            <w:tcW w:w="960" w:type="dxa"/>
          </w:tcPr>
          <w:p w14:paraId="61DF3507" w14:textId="77777777" w:rsidR="00F938D1" w:rsidRPr="00300889" w:rsidRDefault="00F938D1" w:rsidP="002C45C3">
            <w:pPr>
              <w:pStyle w:val="Normalwithspace"/>
              <w:spacing w:before="0"/>
              <w:jc w:val="left"/>
              <w:rPr>
                <w:rFonts w:asciiTheme="minorHAnsi" w:hAnsiTheme="minorHAnsi" w:cstheme="minorHAnsi"/>
                <w:lang w:val="en-AU"/>
              </w:rPr>
            </w:pPr>
          </w:p>
        </w:tc>
        <w:tc>
          <w:tcPr>
            <w:tcW w:w="2647" w:type="dxa"/>
          </w:tcPr>
          <w:p w14:paraId="4B024594" w14:textId="77777777" w:rsidR="00F938D1" w:rsidRPr="00300889" w:rsidRDefault="00F938D1" w:rsidP="002C45C3">
            <w:pPr>
              <w:pStyle w:val="Normalwithspace"/>
              <w:spacing w:before="0"/>
              <w:jc w:val="left"/>
              <w:rPr>
                <w:rFonts w:asciiTheme="minorHAnsi" w:hAnsiTheme="minorHAnsi" w:cstheme="minorHAnsi"/>
                <w:lang w:val="en-AU"/>
              </w:rPr>
            </w:pPr>
          </w:p>
        </w:tc>
        <w:tc>
          <w:tcPr>
            <w:tcW w:w="2947" w:type="dxa"/>
          </w:tcPr>
          <w:p w14:paraId="31341828" w14:textId="77777777" w:rsidR="00F938D1" w:rsidRPr="00300889" w:rsidRDefault="00F938D1" w:rsidP="002C45C3">
            <w:pPr>
              <w:pStyle w:val="Normalwithspace"/>
              <w:spacing w:before="0"/>
              <w:jc w:val="left"/>
              <w:rPr>
                <w:rFonts w:asciiTheme="minorHAnsi" w:hAnsiTheme="minorHAnsi" w:cstheme="minorHAnsi"/>
                <w:lang w:val="en-AU"/>
              </w:rPr>
            </w:pPr>
          </w:p>
        </w:tc>
        <w:tc>
          <w:tcPr>
            <w:tcW w:w="3001" w:type="dxa"/>
          </w:tcPr>
          <w:p w14:paraId="368F84C2" w14:textId="77777777" w:rsidR="00F938D1" w:rsidRPr="00300889" w:rsidRDefault="00F938D1" w:rsidP="002C45C3">
            <w:pPr>
              <w:pStyle w:val="Normalwithspace"/>
              <w:spacing w:before="0"/>
              <w:jc w:val="left"/>
              <w:rPr>
                <w:rFonts w:asciiTheme="minorHAnsi" w:hAnsiTheme="minorHAnsi" w:cstheme="minorHAnsi"/>
                <w:lang w:val="en-AU"/>
              </w:rPr>
            </w:pPr>
          </w:p>
        </w:tc>
      </w:tr>
      <w:tr w:rsidR="0050650B" w:rsidRPr="005F7CBC" w14:paraId="391ADE88" w14:textId="77777777" w:rsidTr="0008516C">
        <w:tc>
          <w:tcPr>
            <w:tcW w:w="797" w:type="dxa"/>
          </w:tcPr>
          <w:p w14:paraId="7761ED68" w14:textId="77777777" w:rsidR="00F938D1" w:rsidRPr="00F524AB" w:rsidRDefault="00F938D1" w:rsidP="00857344">
            <w:pPr>
              <w:pStyle w:val="ListParagraph"/>
              <w:numPr>
                <w:ilvl w:val="0"/>
                <w:numId w:val="128"/>
              </w:numPr>
            </w:pPr>
          </w:p>
        </w:tc>
        <w:tc>
          <w:tcPr>
            <w:tcW w:w="2415" w:type="dxa"/>
          </w:tcPr>
          <w:p w14:paraId="02DDB608" w14:textId="77777777" w:rsidR="00F938D1" w:rsidRPr="00300889" w:rsidRDefault="00F938D1" w:rsidP="002C45C3">
            <w:pPr>
              <w:pStyle w:val="Normalwithspace"/>
              <w:spacing w:before="0"/>
              <w:jc w:val="left"/>
              <w:rPr>
                <w:rFonts w:asciiTheme="minorHAnsi" w:hAnsiTheme="minorHAnsi" w:cstheme="minorHAnsi"/>
                <w:lang w:val="en-AU"/>
              </w:rPr>
            </w:pPr>
            <w:r w:rsidRPr="00300889">
              <w:rPr>
                <w:rFonts w:asciiTheme="minorHAnsi" w:hAnsiTheme="minorHAnsi" w:cstheme="minorHAnsi"/>
              </w:rPr>
              <w:t>RECORD_TYPE</w:t>
            </w:r>
          </w:p>
        </w:tc>
        <w:tc>
          <w:tcPr>
            <w:tcW w:w="1417" w:type="dxa"/>
          </w:tcPr>
          <w:p w14:paraId="0E9CFF24" w14:textId="77777777" w:rsidR="00F938D1" w:rsidRPr="00300889" w:rsidRDefault="00F938D1" w:rsidP="002C45C3">
            <w:pPr>
              <w:pStyle w:val="Normalwithspace"/>
              <w:spacing w:before="0"/>
              <w:jc w:val="left"/>
              <w:rPr>
                <w:rFonts w:asciiTheme="minorHAnsi" w:hAnsiTheme="minorHAnsi" w:cstheme="minorHAnsi"/>
                <w:lang w:val="en-AU"/>
              </w:rPr>
            </w:pPr>
            <w:r w:rsidRPr="00300889">
              <w:rPr>
                <w:rFonts w:asciiTheme="minorHAnsi" w:hAnsiTheme="minorHAnsi" w:cstheme="minorHAnsi"/>
              </w:rPr>
              <w:t>X(10)</w:t>
            </w:r>
          </w:p>
        </w:tc>
        <w:tc>
          <w:tcPr>
            <w:tcW w:w="960" w:type="dxa"/>
          </w:tcPr>
          <w:p w14:paraId="37F4BE54" w14:textId="77777777" w:rsidR="00F938D1" w:rsidRDefault="00F938D1" w:rsidP="002C45C3">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w:t>
            </w:r>
          </w:p>
        </w:tc>
        <w:tc>
          <w:tcPr>
            <w:tcW w:w="2647" w:type="dxa"/>
          </w:tcPr>
          <w:p w14:paraId="43367A7A" w14:textId="77777777" w:rsidR="00F938D1" w:rsidRPr="00300889" w:rsidRDefault="00F938D1" w:rsidP="002C45C3">
            <w:pPr>
              <w:pStyle w:val="Normalwithspace"/>
              <w:spacing w:before="0"/>
              <w:jc w:val="left"/>
              <w:rPr>
                <w:rFonts w:asciiTheme="minorHAnsi" w:hAnsiTheme="minorHAnsi" w:cstheme="minorHAnsi"/>
                <w:lang w:val="en-AU"/>
              </w:rPr>
            </w:pPr>
            <w:r>
              <w:rPr>
                <w:rFonts w:asciiTheme="minorHAnsi" w:hAnsiTheme="minorHAnsi" w:cstheme="minorHAnsi"/>
                <w:szCs w:val="22"/>
                <w:lang w:val="en-AU"/>
              </w:rPr>
              <w:t>Record indicator</w:t>
            </w:r>
          </w:p>
        </w:tc>
        <w:tc>
          <w:tcPr>
            <w:tcW w:w="2947" w:type="dxa"/>
          </w:tcPr>
          <w:p w14:paraId="1C056B9F" w14:textId="77777777" w:rsidR="00F938D1" w:rsidRDefault="00F938D1" w:rsidP="002C45C3">
            <w:pPr>
              <w:pStyle w:val="Normalwithspace"/>
              <w:spacing w:before="0"/>
              <w:jc w:val="left"/>
              <w:rPr>
                <w:rFonts w:asciiTheme="minorHAnsi" w:hAnsiTheme="minorHAnsi" w:cstheme="minorHAnsi"/>
              </w:rPr>
            </w:pPr>
            <w:r>
              <w:rPr>
                <w:rFonts w:asciiTheme="minorHAnsi" w:hAnsiTheme="minorHAnsi" w:cstheme="minorHAnsi"/>
              </w:rPr>
              <w:t>Must be ‘</w:t>
            </w:r>
            <w:r w:rsidRPr="00300889">
              <w:rPr>
                <w:rFonts w:asciiTheme="minorHAnsi" w:hAnsiTheme="minorHAnsi" w:cstheme="minorHAnsi"/>
              </w:rPr>
              <w:t>HHHHHHHHHH</w:t>
            </w:r>
            <w:r>
              <w:rPr>
                <w:rFonts w:asciiTheme="minorHAnsi" w:hAnsiTheme="minorHAnsi" w:cstheme="minorHAnsi"/>
              </w:rPr>
              <w:t>’ for Header Record.</w:t>
            </w:r>
          </w:p>
        </w:tc>
        <w:tc>
          <w:tcPr>
            <w:tcW w:w="3001" w:type="dxa"/>
          </w:tcPr>
          <w:p w14:paraId="16FE6950" w14:textId="77777777" w:rsidR="00F938D1" w:rsidRPr="005F7CBC" w:rsidRDefault="00F938D1" w:rsidP="002C45C3">
            <w:pPr>
              <w:pStyle w:val="Normalwithspace"/>
              <w:spacing w:before="0"/>
              <w:jc w:val="left"/>
              <w:rPr>
                <w:rFonts w:asciiTheme="minorHAnsi" w:hAnsiTheme="minorHAnsi" w:cstheme="minorHAnsi"/>
                <w:strike/>
                <w:lang w:val="en-AU"/>
              </w:rPr>
            </w:pPr>
          </w:p>
        </w:tc>
      </w:tr>
      <w:tr w:rsidR="0050650B" w:rsidRPr="005F7CBC" w14:paraId="6319397A" w14:textId="77777777" w:rsidTr="0008516C">
        <w:tc>
          <w:tcPr>
            <w:tcW w:w="797" w:type="dxa"/>
          </w:tcPr>
          <w:p w14:paraId="56D7D149" w14:textId="77777777" w:rsidR="00F938D1" w:rsidRPr="00F524AB" w:rsidRDefault="00F938D1" w:rsidP="00D21035">
            <w:pPr>
              <w:pStyle w:val="ListParagraph"/>
            </w:pPr>
          </w:p>
        </w:tc>
        <w:tc>
          <w:tcPr>
            <w:tcW w:w="2415" w:type="dxa"/>
          </w:tcPr>
          <w:p w14:paraId="3084BB1B" w14:textId="77777777" w:rsidR="00F938D1" w:rsidRPr="00300889" w:rsidRDefault="00F938D1" w:rsidP="002C45C3">
            <w:pPr>
              <w:pStyle w:val="Normalwithspace"/>
              <w:spacing w:before="0"/>
              <w:jc w:val="left"/>
              <w:rPr>
                <w:rFonts w:asciiTheme="minorHAnsi" w:hAnsiTheme="minorHAnsi" w:cstheme="minorHAnsi"/>
              </w:rPr>
            </w:pPr>
            <w:r w:rsidRPr="006D3DE8">
              <w:rPr>
                <w:rFonts w:asciiTheme="minorHAnsi" w:hAnsiTheme="minorHAnsi" w:cstheme="minorHAnsi"/>
              </w:rPr>
              <w:t>FILE_TYPE</w:t>
            </w:r>
          </w:p>
        </w:tc>
        <w:tc>
          <w:tcPr>
            <w:tcW w:w="1417" w:type="dxa"/>
          </w:tcPr>
          <w:p w14:paraId="6F0ACFA0" w14:textId="77777777" w:rsidR="00F938D1" w:rsidRPr="00300889" w:rsidRDefault="00F938D1" w:rsidP="002C45C3">
            <w:pPr>
              <w:pStyle w:val="Normalwithspace"/>
              <w:spacing w:before="0"/>
              <w:jc w:val="left"/>
              <w:rPr>
                <w:rFonts w:asciiTheme="minorHAnsi" w:hAnsiTheme="minorHAnsi" w:cstheme="minorHAnsi"/>
              </w:rPr>
            </w:pPr>
            <w:r w:rsidRPr="006D3DE8">
              <w:rPr>
                <w:rFonts w:asciiTheme="minorHAnsi" w:hAnsiTheme="minorHAnsi" w:cstheme="minorHAnsi"/>
              </w:rPr>
              <w:t>X(3)</w:t>
            </w:r>
          </w:p>
        </w:tc>
        <w:tc>
          <w:tcPr>
            <w:tcW w:w="960" w:type="dxa"/>
          </w:tcPr>
          <w:p w14:paraId="0CCC1EA5" w14:textId="62E3D836" w:rsidR="00F938D1" w:rsidRDefault="00E37730" w:rsidP="002C45C3">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11</w:t>
            </w:r>
          </w:p>
        </w:tc>
        <w:tc>
          <w:tcPr>
            <w:tcW w:w="2647" w:type="dxa"/>
          </w:tcPr>
          <w:p w14:paraId="0DC05A9D" w14:textId="77777777" w:rsidR="00F938D1" w:rsidRDefault="00F938D1" w:rsidP="002C45C3">
            <w:pPr>
              <w:pStyle w:val="Normalwithspace"/>
              <w:spacing w:before="0"/>
              <w:jc w:val="left"/>
              <w:rPr>
                <w:rFonts w:asciiTheme="minorHAnsi" w:hAnsiTheme="minorHAnsi" w:cstheme="minorHAnsi"/>
                <w:szCs w:val="22"/>
                <w:lang w:val="en-AU"/>
              </w:rPr>
            </w:pPr>
            <w:r>
              <w:rPr>
                <w:rFonts w:asciiTheme="minorHAnsi" w:hAnsiTheme="minorHAnsi" w:cstheme="minorHAnsi"/>
                <w:szCs w:val="22"/>
                <w:lang w:val="en-AU"/>
              </w:rPr>
              <w:t>File type indicator</w:t>
            </w:r>
          </w:p>
        </w:tc>
        <w:tc>
          <w:tcPr>
            <w:tcW w:w="2947" w:type="dxa"/>
          </w:tcPr>
          <w:p w14:paraId="2760F521" w14:textId="2847BE62" w:rsidR="00F938D1" w:rsidRDefault="00F938D1" w:rsidP="002C45C3">
            <w:pPr>
              <w:pStyle w:val="Normalwithspace"/>
              <w:spacing w:before="0"/>
              <w:jc w:val="left"/>
              <w:rPr>
                <w:rFonts w:asciiTheme="minorHAnsi" w:hAnsiTheme="minorHAnsi" w:cstheme="minorHAnsi"/>
              </w:rPr>
            </w:pPr>
            <w:r>
              <w:rPr>
                <w:rFonts w:asciiTheme="minorHAnsi" w:hAnsiTheme="minorHAnsi" w:cstheme="minorHAnsi"/>
              </w:rPr>
              <w:t>Must be ‘R</w:t>
            </w:r>
            <w:r w:rsidR="003B2FF1">
              <w:rPr>
                <w:rFonts w:asciiTheme="minorHAnsi" w:hAnsiTheme="minorHAnsi" w:cstheme="minorHAnsi"/>
              </w:rPr>
              <w:t>A</w:t>
            </w:r>
            <w:r>
              <w:rPr>
                <w:rFonts w:asciiTheme="minorHAnsi" w:hAnsiTheme="minorHAnsi" w:cstheme="minorHAnsi"/>
              </w:rPr>
              <w:t>1’</w:t>
            </w:r>
            <w:r w:rsidR="003B2FF1">
              <w:rPr>
                <w:rFonts w:asciiTheme="minorHAnsi" w:hAnsiTheme="minorHAnsi" w:cstheme="minorHAnsi"/>
              </w:rPr>
              <w:t>, ‘RA2’</w:t>
            </w:r>
            <w:r>
              <w:rPr>
                <w:rFonts w:asciiTheme="minorHAnsi" w:hAnsiTheme="minorHAnsi" w:cstheme="minorHAnsi"/>
              </w:rPr>
              <w:t xml:space="preserve"> or ‘R</w:t>
            </w:r>
            <w:r w:rsidR="003B2FF1">
              <w:rPr>
                <w:rFonts w:asciiTheme="minorHAnsi" w:hAnsiTheme="minorHAnsi" w:cstheme="minorHAnsi"/>
              </w:rPr>
              <w:t>A</w:t>
            </w:r>
            <w:r>
              <w:rPr>
                <w:rFonts w:asciiTheme="minorHAnsi" w:hAnsiTheme="minorHAnsi" w:cstheme="minorHAnsi"/>
              </w:rPr>
              <w:t>3’</w:t>
            </w:r>
          </w:p>
        </w:tc>
        <w:tc>
          <w:tcPr>
            <w:tcW w:w="3001" w:type="dxa"/>
          </w:tcPr>
          <w:p w14:paraId="5B61DC22" w14:textId="401A0F43" w:rsidR="003B2FF1" w:rsidRDefault="003B2FF1" w:rsidP="003B2FF1">
            <w:pPr>
              <w:jc w:val="left"/>
              <w:rPr>
                <w:rFonts w:asciiTheme="minorHAnsi" w:hAnsiTheme="minorHAnsi" w:cstheme="minorHAnsi"/>
                <w:szCs w:val="22"/>
              </w:rPr>
            </w:pPr>
            <w:r>
              <w:rPr>
                <w:rFonts w:asciiTheme="minorHAnsi" w:hAnsiTheme="minorHAnsi" w:cstheme="minorHAnsi"/>
                <w:szCs w:val="22"/>
              </w:rPr>
              <w:t>RA</w:t>
            </w:r>
            <w:r w:rsidRPr="00E06696">
              <w:rPr>
                <w:rFonts w:asciiTheme="minorHAnsi" w:hAnsiTheme="minorHAnsi" w:cstheme="minorHAnsi"/>
                <w:szCs w:val="22"/>
              </w:rPr>
              <w:t xml:space="preserve">1 – </w:t>
            </w:r>
            <w:r>
              <w:rPr>
                <w:rFonts w:asciiTheme="minorHAnsi" w:hAnsiTheme="minorHAnsi" w:cstheme="minorHAnsi"/>
                <w:szCs w:val="22"/>
              </w:rPr>
              <w:t>Auction/Syndication results</w:t>
            </w:r>
            <w:r w:rsidRPr="00E06696">
              <w:rPr>
                <w:rFonts w:asciiTheme="minorHAnsi" w:hAnsiTheme="minorHAnsi" w:cstheme="minorHAnsi"/>
                <w:szCs w:val="22"/>
              </w:rPr>
              <w:t xml:space="preserve"> for CASH</w:t>
            </w:r>
            <w:r>
              <w:rPr>
                <w:rFonts w:asciiTheme="minorHAnsi" w:hAnsiTheme="minorHAnsi" w:cstheme="minorHAnsi"/>
                <w:szCs w:val="22"/>
              </w:rPr>
              <w:t xml:space="preserve"> subscription</w:t>
            </w:r>
          </w:p>
          <w:p w14:paraId="7CC388A2" w14:textId="620A4370" w:rsidR="003B2FF1" w:rsidRDefault="003B2FF1" w:rsidP="003B2FF1">
            <w:pPr>
              <w:jc w:val="left"/>
              <w:rPr>
                <w:rFonts w:asciiTheme="minorHAnsi" w:hAnsiTheme="minorHAnsi" w:cstheme="minorHAnsi"/>
                <w:szCs w:val="22"/>
              </w:rPr>
            </w:pPr>
            <w:r>
              <w:rPr>
                <w:rFonts w:asciiTheme="minorHAnsi" w:hAnsiTheme="minorHAnsi" w:cstheme="minorHAnsi"/>
                <w:szCs w:val="22"/>
              </w:rPr>
              <w:t>RA2</w:t>
            </w:r>
            <w:r w:rsidRPr="00E06696">
              <w:rPr>
                <w:rFonts w:asciiTheme="minorHAnsi" w:hAnsiTheme="minorHAnsi" w:cstheme="minorHAnsi"/>
                <w:szCs w:val="22"/>
              </w:rPr>
              <w:t xml:space="preserve"> – </w:t>
            </w:r>
            <w:r>
              <w:rPr>
                <w:rFonts w:asciiTheme="minorHAnsi" w:hAnsiTheme="minorHAnsi" w:cstheme="minorHAnsi"/>
                <w:szCs w:val="22"/>
              </w:rPr>
              <w:t>Auction/Syndication results</w:t>
            </w:r>
            <w:r w:rsidRPr="00E06696">
              <w:rPr>
                <w:rFonts w:asciiTheme="minorHAnsi" w:hAnsiTheme="minorHAnsi" w:cstheme="minorHAnsi"/>
                <w:szCs w:val="22"/>
              </w:rPr>
              <w:t xml:space="preserve"> for </w:t>
            </w:r>
            <w:r>
              <w:rPr>
                <w:rFonts w:asciiTheme="minorHAnsi" w:hAnsiTheme="minorHAnsi" w:cstheme="minorHAnsi"/>
                <w:szCs w:val="22"/>
              </w:rPr>
              <w:t>CPFIS subscription</w:t>
            </w:r>
          </w:p>
          <w:p w14:paraId="5DE98827" w14:textId="3F11F961" w:rsidR="00F938D1" w:rsidRPr="005F7CBC" w:rsidRDefault="003B2FF1" w:rsidP="003B2FF1">
            <w:pPr>
              <w:pStyle w:val="Normalwithspace"/>
              <w:spacing w:before="0"/>
              <w:jc w:val="left"/>
              <w:rPr>
                <w:rFonts w:asciiTheme="minorHAnsi" w:hAnsiTheme="minorHAnsi" w:cstheme="minorHAnsi"/>
                <w:strike/>
                <w:lang w:val="en-AU"/>
              </w:rPr>
            </w:pPr>
            <w:r>
              <w:rPr>
                <w:rFonts w:asciiTheme="minorHAnsi" w:hAnsiTheme="minorHAnsi" w:cstheme="minorHAnsi"/>
                <w:szCs w:val="22"/>
              </w:rPr>
              <w:t>RA</w:t>
            </w:r>
            <w:r w:rsidRPr="00E06696">
              <w:rPr>
                <w:rFonts w:asciiTheme="minorHAnsi" w:hAnsiTheme="minorHAnsi" w:cstheme="minorHAnsi"/>
                <w:szCs w:val="22"/>
              </w:rPr>
              <w:t xml:space="preserve">3 – </w:t>
            </w:r>
            <w:r>
              <w:rPr>
                <w:rFonts w:asciiTheme="minorHAnsi" w:hAnsiTheme="minorHAnsi" w:cstheme="minorHAnsi"/>
                <w:szCs w:val="22"/>
              </w:rPr>
              <w:t>Auction/Syndication results</w:t>
            </w:r>
            <w:r w:rsidRPr="00E06696">
              <w:rPr>
                <w:rFonts w:asciiTheme="minorHAnsi" w:hAnsiTheme="minorHAnsi" w:cstheme="minorHAnsi"/>
                <w:szCs w:val="22"/>
              </w:rPr>
              <w:t xml:space="preserve"> for SRS</w:t>
            </w:r>
            <w:r>
              <w:rPr>
                <w:rFonts w:asciiTheme="minorHAnsi" w:hAnsiTheme="minorHAnsi" w:cstheme="minorHAnsi"/>
                <w:szCs w:val="22"/>
              </w:rPr>
              <w:t xml:space="preserve"> subscription</w:t>
            </w:r>
          </w:p>
        </w:tc>
      </w:tr>
      <w:tr w:rsidR="0050650B" w:rsidRPr="00E06696" w14:paraId="0C6DBD8F" w14:textId="77777777" w:rsidTr="0008516C">
        <w:tc>
          <w:tcPr>
            <w:tcW w:w="797" w:type="dxa"/>
          </w:tcPr>
          <w:p w14:paraId="59BEDA15" w14:textId="77777777" w:rsidR="00F938D1" w:rsidRPr="00F524AB" w:rsidRDefault="00F938D1" w:rsidP="00D21035">
            <w:pPr>
              <w:pStyle w:val="ListParagraph"/>
            </w:pPr>
          </w:p>
        </w:tc>
        <w:tc>
          <w:tcPr>
            <w:tcW w:w="2415" w:type="dxa"/>
          </w:tcPr>
          <w:p w14:paraId="09C12C87" w14:textId="309BE40A" w:rsidR="00F938D1" w:rsidRPr="006D3DE8"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PRI_DLR_CODE</w:t>
            </w:r>
          </w:p>
        </w:tc>
        <w:tc>
          <w:tcPr>
            <w:tcW w:w="1417" w:type="dxa"/>
          </w:tcPr>
          <w:p w14:paraId="52D5E2CD" w14:textId="69EFBE8C" w:rsidR="00F938D1" w:rsidRPr="006D3DE8"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9(4)</w:t>
            </w:r>
          </w:p>
        </w:tc>
        <w:tc>
          <w:tcPr>
            <w:tcW w:w="960" w:type="dxa"/>
          </w:tcPr>
          <w:p w14:paraId="726AAF4E" w14:textId="444443F9" w:rsidR="00F938D1" w:rsidRDefault="00E37730" w:rsidP="00F938D1">
            <w:pPr>
              <w:pStyle w:val="Normalwithspace"/>
              <w:spacing w:before="0"/>
              <w:jc w:val="left"/>
              <w:rPr>
                <w:rFonts w:asciiTheme="minorHAnsi" w:hAnsiTheme="minorHAnsi" w:cstheme="minorHAnsi"/>
              </w:rPr>
            </w:pPr>
            <w:r>
              <w:rPr>
                <w:rFonts w:asciiTheme="minorHAnsi" w:hAnsiTheme="minorHAnsi" w:cstheme="minorHAnsi"/>
              </w:rPr>
              <w:t>14</w:t>
            </w:r>
          </w:p>
        </w:tc>
        <w:tc>
          <w:tcPr>
            <w:tcW w:w="2647" w:type="dxa"/>
          </w:tcPr>
          <w:p w14:paraId="01D44591" w14:textId="18A1D9FC" w:rsidR="00F938D1" w:rsidRDefault="00F0121A" w:rsidP="00F938D1">
            <w:pPr>
              <w:rPr>
                <w:rFonts w:asciiTheme="minorHAnsi" w:hAnsiTheme="minorHAnsi" w:cstheme="minorHAnsi"/>
                <w:szCs w:val="22"/>
              </w:rPr>
            </w:pPr>
            <w:r w:rsidRPr="0062777C">
              <w:rPr>
                <w:rFonts w:asciiTheme="minorHAnsi" w:hAnsiTheme="minorHAnsi" w:cstheme="minorHAnsi"/>
                <w:szCs w:val="22"/>
                <w:lang w:val="en-AU"/>
              </w:rPr>
              <w:t>Primary dealer code</w:t>
            </w:r>
          </w:p>
        </w:tc>
        <w:tc>
          <w:tcPr>
            <w:tcW w:w="2947" w:type="dxa"/>
          </w:tcPr>
          <w:p w14:paraId="477D7376" w14:textId="376E73FE" w:rsidR="00F938D1" w:rsidRDefault="00F0121A" w:rsidP="00F938D1">
            <w:pPr>
              <w:pStyle w:val="Normalwithspace"/>
              <w:spacing w:before="0"/>
              <w:jc w:val="left"/>
              <w:rPr>
                <w:rFonts w:asciiTheme="minorHAnsi" w:hAnsiTheme="minorHAnsi" w:cstheme="minorHAnsi"/>
                <w:szCs w:val="22"/>
              </w:rPr>
            </w:pPr>
            <w:r w:rsidRPr="0062777C">
              <w:rPr>
                <w:rFonts w:asciiTheme="minorHAnsi" w:hAnsiTheme="minorHAnsi" w:cstheme="minorHAnsi"/>
                <w:szCs w:val="22"/>
                <w:lang w:val="en-AU"/>
              </w:rPr>
              <w:t>Must be a valid 4-digit bank code.</w:t>
            </w:r>
          </w:p>
        </w:tc>
        <w:tc>
          <w:tcPr>
            <w:tcW w:w="3001" w:type="dxa"/>
          </w:tcPr>
          <w:p w14:paraId="32C36105" w14:textId="77777777" w:rsidR="00F938D1" w:rsidRPr="00E06696" w:rsidRDefault="00F938D1" w:rsidP="00F938D1">
            <w:pPr>
              <w:jc w:val="left"/>
              <w:rPr>
                <w:rFonts w:asciiTheme="minorHAnsi" w:hAnsiTheme="minorHAnsi" w:cstheme="minorHAnsi"/>
                <w:szCs w:val="22"/>
              </w:rPr>
            </w:pPr>
          </w:p>
        </w:tc>
      </w:tr>
      <w:tr w:rsidR="0050650B" w:rsidRPr="00E06696" w14:paraId="0313CDE3" w14:textId="77777777" w:rsidTr="0008516C">
        <w:tc>
          <w:tcPr>
            <w:tcW w:w="797" w:type="dxa"/>
          </w:tcPr>
          <w:p w14:paraId="690DC806" w14:textId="77777777" w:rsidR="00F938D1" w:rsidRPr="00F524AB" w:rsidRDefault="00F938D1" w:rsidP="00D21035">
            <w:pPr>
              <w:pStyle w:val="ListParagraph"/>
            </w:pPr>
          </w:p>
        </w:tc>
        <w:tc>
          <w:tcPr>
            <w:tcW w:w="2415" w:type="dxa"/>
          </w:tcPr>
          <w:p w14:paraId="50BF8D68" w14:textId="63A7ED4F" w:rsidR="00F938D1" w:rsidRPr="006D3DE8"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BANK_NAME</w:t>
            </w:r>
          </w:p>
        </w:tc>
        <w:tc>
          <w:tcPr>
            <w:tcW w:w="1417" w:type="dxa"/>
          </w:tcPr>
          <w:p w14:paraId="5FA0B8F4" w14:textId="2E5847C4" w:rsidR="00F938D1" w:rsidRPr="006D3DE8"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X(20)</w:t>
            </w:r>
          </w:p>
        </w:tc>
        <w:tc>
          <w:tcPr>
            <w:tcW w:w="960" w:type="dxa"/>
          </w:tcPr>
          <w:p w14:paraId="33E4513E" w14:textId="26DDC379" w:rsidR="00F938D1" w:rsidRDefault="00E37730" w:rsidP="00F938D1">
            <w:pPr>
              <w:pStyle w:val="Normalwithspace"/>
              <w:spacing w:before="0"/>
              <w:jc w:val="left"/>
              <w:rPr>
                <w:rFonts w:asciiTheme="minorHAnsi" w:hAnsiTheme="minorHAnsi" w:cstheme="minorHAnsi"/>
              </w:rPr>
            </w:pPr>
            <w:r>
              <w:rPr>
                <w:rFonts w:asciiTheme="minorHAnsi" w:hAnsiTheme="minorHAnsi" w:cstheme="minorHAnsi"/>
              </w:rPr>
              <w:t>18</w:t>
            </w:r>
          </w:p>
        </w:tc>
        <w:tc>
          <w:tcPr>
            <w:tcW w:w="2647" w:type="dxa"/>
          </w:tcPr>
          <w:p w14:paraId="590D80E1" w14:textId="57064001" w:rsidR="00F938D1" w:rsidRDefault="00F0121A" w:rsidP="00F938D1">
            <w:pPr>
              <w:pStyle w:val="Normalwithspace"/>
              <w:spacing w:before="0"/>
              <w:jc w:val="left"/>
              <w:rPr>
                <w:rFonts w:asciiTheme="minorHAnsi" w:hAnsiTheme="minorHAnsi" w:cstheme="minorHAnsi"/>
              </w:rPr>
            </w:pPr>
            <w:r w:rsidRPr="0062777C">
              <w:rPr>
                <w:rFonts w:asciiTheme="minorHAnsi" w:hAnsiTheme="minorHAnsi" w:cstheme="minorHAnsi"/>
                <w:szCs w:val="22"/>
                <w:lang w:val="en-AU"/>
              </w:rPr>
              <w:t>Bank’s name</w:t>
            </w:r>
          </w:p>
        </w:tc>
        <w:tc>
          <w:tcPr>
            <w:tcW w:w="2947" w:type="dxa"/>
          </w:tcPr>
          <w:p w14:paraId="76160AE8" w14:textId="77777777" w:rsidR="00F938D1" w:rsidRDefault="00F938D1" w:rsidP="00F938D1">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46AD57F3" w14:textId="054C7BA4" w:rsidR="00F938D1" w:rsidRPr="00E06696" w:rsidRDefault="0020788D" w:rsidP="00F938D1">
            <w:pPr>
              <w:jc w:val="left"/>
              <w:rPr>
                <w:rFonts w:asciiTheme="minorHAnsi" w:hAnsiTheme="minorHAnsi" w:cstheme="minorHAnsi"/>
                <w:szCs w:val="22"/>
              </w:rPr>
            </w:pPr>
            <w:ins w:id="988" w:author="Yichen GU from.TOPPAN (MAS)" w:date="2026-01-16T15:34:00Z" w16du:dateUtc="2026-01-16T07:34:00Z">
              <w:r>
                <w:rPr>
                  <w:rFonts w:asciiTheme="minorHAnsi" w:hAnsiTheme="minorHAnsi" w:cstheme="minorHAnsi"/>
                  <w:szCs w:val="22"/>
                </w:rPr>
                <w:t>Allows special characters.</w:t>
              </w:r>
            </w:ins>
          </w:p>
        </w:tc>
      </w:tr>
      <w:tr w:rsidR="0050650B" w:rsidRPr="00E06696" w14:paraId="32AB96F6" w14:textId="77777777" w:rsidTr="0008516C">
        <w:tc>
          <w:tcPr>
            <w:tcW w:w="797" w:type="dxa"/>
          </w:tcPr>
          <w:p w14:paraId="29CE3151" w14:textId="77777777" w:rsidR="00F938D1" w:rsidRPr="00F524AB" w:rsidRDefault="00F938D1" w:rsidP="00D21035">
            <w:pPr>
              <w:pStyle w:val="ListParagraph"/>
            </w:pPr>
          </w:p>
        </w:tc>
        <w:tc>
          <w:tcPr>
            <w:tcW w:w="2415" w:type="dxa"/>
          </w:tcPr>
          <w:p w14:paraId="6646BE94" w14:textId="57D37487" w:rsidR="00F938D1" w:rsidRPr="006D3DE8"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PROCESSING_DATE</w:t>
            </w:r>
          </w:p>
        </w:tc>
        <w:tc>
          <w:tcPr>
            <w:tcW w:w="1417" w:type="dxa"/>
          </w:tcPr>
          <w:p w14:paraId="430A0F8E" w14:textId="7D8A1F9F" w:rsidR="00F938D1" w:rsidRPr="006D3DE8"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9(8)</w:t>
            </w:r>
          </w:p>
        </w:tc>
        <w:tc>
          <w:tcPr>
            <w:tcW w:w="960" w:type="dxa"/>
          </w:tcPr>
          <w:p w14:paraId="7403819D" w14:textId="2E0755D8" w:rsidR="00F938D1" w:rsidRDefault="00E37730" w:rsidP="00F938D1">
            <w:pPr>
              <w:pStyle w:val="Normalwithspace"/>
              <w:spacing w:before="0"/>
              <w:jc w:val="left"/>
              <w:rPr>
                <w:rFonts w:asciiTheme="minorHAnsi" w:hAnsiTheme="minorHAnsi" w:cstheme="minorHAnsi"/>
              </w:rPr>
            </w:pPr>
            <w:r>
              <w:rPr>
                <w:rFonts w:asciiTheme="minorHAnsi" w:hAnsiTheme="minorHAnsi" w:cstheme="minorHAnsi"/>
              </w:rPr>
              <w:t>38</w:t>
            </w:r>
          </w:p>
        </w:tc>
        <w:tc>
          <w:tcPr>
            <w:tcW w:w="2647" w:type="dxa"/>
          </w:tcPr>
          <w:p w14:paraId="45906BBB" w14:textId="4720461C" w:rsidR="00F938D1" w:rsidRDefault="00F0121A" w:rsidP="00F938D1">
            <w:pPr>
              <w:pStyle w:val="Normalwithspace"/>
              <w:spacing w:before="0"/>
              <w:jc w:val="left"/>
              <w:rPr>
                <w:rFonts w:asciiTheme="minorHAnsi" w:hAnsiTheme="minorHAnsi" w:cstheme="minorHAnsi"/>
              </w:rPr>
            </w:pPr>
            <w:r w:rsidRPr="0062777C">
              <w:rPr>
                <w:rFonts w:asciiTheme="minorHAnsi" w:hAnsiTheme="minorHAnsi" w:cstheme="minorHAnsi"/>
                <w:szCs w:val="22"/>
                <w:lang w:val="en-AU"/>
              </w:rPr>
              <w:t>Date of file generation</w:t>
            </w:r>
          </w:p>
        </w:tc>
        <w:tc>
          <w:tcPr>
            <w:tcW w:w="2947" w:type="dxa"/>
          </w:tcPr>
          <w:p w14:paraId="5081BCF9" w14:textId="68A03E3E" w:rsidR="00F938D1" w:rsidRDefault="00F0121A" w:rsidP="00F938D1">
            <w:pPr>
              <w:pStyle w:val="Normalwithspace"/>
              <w:spacing w:before="0"/>
              <w:jc w:val="left"/>
              <w:rPr>
                <w:rFonts w:asciiTheme="minorHAnsi" w:hAnsiTheme="minorHAnsi" w:cstheme="minorHAnsi"/>
                <w:szCs w:val="22"/>
              </w:rPr>
            </w:pPr>
            <w:r w:rsidRPr="0062777C">
              <w:rPr>
                <w:rFonts w:asciiTheme="minorHAnsi" w:hAnsiTheme="minorHAnsi" w:cstheme="minorHAnsi"/>
                <w:szCs w:val="22"/>
                <w:lang w:val="en-AU"/>
              </w:rPr>
              <w:t>Must be a valid date in YYYYMMDD format and must not be a future date.</w:t>
            </w:r>
          </w:p>
        </w:tc>
        <w:tc>
          <w:tcPr>
            <w:tcW w:w="3001" w:type="dxa"/>
          </w:tcPr>
          <w:p w14:paraId="1C3B86B5" w14:textId="77777777" w:rsidR="00F938D1" w:rsidRPr="00E06696" w:rsidRDefault="00F938D1" w:rsidP="00F938D1">
            <w:pPr>
              <w:jc w:val="left"/>
              <w:rPr>
                <w:rFonts w:asciiTheme="minorHAnsi" w:hAnsiTheme="minorHAnsi" w:cstheme="minorHAnsi"/>
                <w:szCs w:val="22"/>
              </w:rPr>
            </w:pPr>
          </w:p>
        </w:tc>
      </w:tr>
      <w:tr w:rsidR="001A56A3" w:rsidRPr="00E06696" w14:paraId="5725C5FF" w14:textId="77777777" w:rsidTr="0008516C">
        <w:tc>
          <w:tcPr>
            <w:tcW w:w="797" w:type="dxa"/>
          </w:tcPr>
          <w:p w14:paraId="22D8674B" w14:textId="77777777" w:rsidR="00F938D1" w:rsidRPr="00F524AB" w:rsidRDefault="00F938D1" w:rsidP="00E902CF">
            <w:pPr>
              <w:ind w:left="720"/>
            </w:pPr>
          </w:p>
        </w:tc>
        <w:tc>
          <w:tcPr>
            <w:tcW w:w="2415" w:type="dxa"/>
          </w:tcPr>
          <w:p w14:paraId="62FF7738" w14:textId="35C2B49E" w:rsidR="00F938D1" w:rsidRPr="00F938D1" w:rsidRDefault="00F938D1" w:rsidP="00F938D1">
            <w:pPr>
              <w:pStyle w:val="Normalwithspace"/>
              <w:spacing w:before="0"/>
              <w:jc w:val="left"/>
              <w:rPr>
                <w:rFonts w:asciiTheme="minorHAnsi" w:hAnsiTheme="minorHAnsi" w:cstheme="minorHAnsi"/>
                <w:b/>
                <w:bCs/>
              </w:rPr>
            </w:pPr>
            <w:r w:rsidRPr="00F938D1">
              <w:rPr>
                <w:rFonts w:asciiTheme="minorHAnsi" w:hAnsiTheme="minorHAnsi" w:cstheme="minorHAnsi"/>
                <w:b/>
                <w:bCs/>
              </w:rPr>
              <w:t>Detail Header Record</w:t>
            </w:r>
          </w:p>
        </w:tc>
        <w:tc>
          <w:tcPr>
            <w:tcW w:w="1417" w:type="dxa"/>
          </w:tcPr>
          <w:p w14:paraId="7D8D8A6A" w14:textId="77777777" w:rsidR="00F938D1" w:rsidRPr="006D3DE8" w:rsidRDefault="00F938D1" w:rsidP="00F938D1">
            <w:pPr>
              <w:pStyle w:val="Normalwithspace"/>
              <w:spacing w:before="0"/>
              <w:jc w:val="left"/>
              <w:rPr>
                <w:rFonts w:asciiTheme="minorHAnsi" w:hAnsiTheme="minorHAnsi" w:cstheme="minorHAnsi"/>
              </w:rPr>
            </w:pPr>
          </w:p>
        </w:tc>
        <w:tc>
          <w:tcPr>
            <w:tcW w:w="960" w:type="dxa"/>
          </w:tcPr>
          <w:p w14:paraId="3A03F400" w14:textId="77777777" w:rsidR="00F938D1" w:rsidRDefault="00F938D1" w:rsidP="00F938D1">
            <w:pPr>
              <w:pStyle w:val="Normalwithspace"/>
              <w:spacing w:before="0"/>
              <w:jc w:val="left"/>
              <w:rPr>
                <w:rFonts w:asciiTheme="minorHAnsi" w:hAnsiTheme="minorHAnsi" w:cstheme="minorHAnsi"/>
              </w:rPr>
            </w:pPr>
          </w:p>
        </w:tc>
        <w:tc>
          <w:tcPr>
            <w:tcW w:w="2647" w:type="dxa"/>
          </w:tcPr>
          <w:p w14:paraId="44B488A1" w14:textId="77777777" w:rsidR="00F938D1" w:rsidRPr="00D23047" w:rsidRDefault="00F938D1" w:rsidP="00F938D1">
            <w:pPr>
              <w:pStyle w:val="Normalwithspace"/>
              <w:spacing w:before="0"/>
              <w:jc w:val="left"/>
              <w:rPr>
                <w:rFonts w:asciiTheme="minorHAnsi" w:hAnsiTheme="minorHAnsi" w:cstheme="minorHAnsi"/>
              </w:rPr>
            </w:pPr>
          </w:p>
        </w:tc>
        <w:tc>
          <w:tcPr>
            <w:tcW w:w="2947" w:type="dxa"/>
          </w:tcPr>
          <w:p w14:paraId="5CEA6027" w14:textId="77777777" w:rsidR="00F938D1" w:rsidRPr="00D23047" w:rsidRDefault="00F938D1" w:rsidP="00F938D1">
            <w:pPr>
              <w:pStyle w:val="Normalwithspace"/>
              <w:spacing w:before="0"/>
              <w:jc w:val="left"/>
              <w:rPr>
                <w:rFonts w:asciiTheme="minorHAnsi" w:hAnsiTheme="minorHAnsi" w:cstheme="minorHAnsi"/>
                <w:szCs w:val="22"/>
              </w:rPr>
            </w:pPr>
          </w:p>
        </w:tc>
        <w:tc>
          <w:tcPr>
            <w:tcW w:w="3001" w:type="dxa"/>
          </w:tcPr>
          <w:p w14:paraId="2677A5F1" w14:textId="77777777" w:rsidR="00F938D1" w:rsidRPr="00E06696" w:rsidRDefault="00F938D1" w:rsidP="00F938D1">
            <w:pPr>
              <w:jc w:val="left"/>
              <w:rPr>
                <w:rFonts w:asciiTheme="minorHAnsi" w:hAnsiTheme="minorHAnsi" w:cstheme="minorHAnsi"/>
                <w:szCs w:val="22"/>
              </w:rPr>
            </w:pPr>
          </w:p>
        </w:tc>
      </w:tr>
      <w:tr w:rsidR="001A56A3" w:rsidRPr="00E06696" w14:paraId="0E2C316A" w14:textId="77777777" w:rsidTr="0008516C">
        <w:tc>
          <w:tcPr>
            <w:tcW w:w="797" w:type="dxa"/>
          </w:tcPr>
          <w:p w14:paraId="16B67F1B" w14:textId="77777777" w:rsidR="00F938D1" w:rsidRPr="00F524AB" w:rsidRDefault="00F938D1" w:rsidP="00D21035">
            <w:pPr>
              <w:pStyle w:val="ListParagraph"/>
            </w:pPr>
          </w:p>
        </w:tc>
        <w:tc>
          <w:tcPr>
            <w:tcW w:w="2415" w:type="dxa"/>
          </w:tcPr>
          <w:p w14:paraId="7236FA42" w14:textId="50705B7D"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RECORD_TYPE</w:t>
            </w:r>
          </w:p>
        </w:tc>
        <w:tc>
          <w:tcPr>
            <w:tcW w:w="1417" w:type="dxa"/>
          </w:tcPr>
          <w:p w14:paraId="422BB2CF" w14:textId="0172BC28" w:rsidR="00F938D1" w:rsidRPr="006D3DE8"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X(10)</w:t>
            </w:r>
          </w:p>
        </w:tc>
        <w:tc>
          <w:tcPr>
            <w:tcW w:w="960" w:type="dxa"/>
          </w:tcPr>
          <w:p w14:paraId="21777A5B" w14:textId="6A7507D9" w:rsidR="00F938D1" w:rsidRDefault="00E37730" w:rsidP="00F938D1">
            <w:pPr>
              <w:pStyle w:val="Normalwithspace"/>
              <w:spacing w:before="0"/>
              <w:jc w:val="left"/>
              <w:rPr>
                <w:rFonts w:asciiTheme="minorHAnsi" w:hAnsiTheme="minorHAnsi" w:cstheme="minorHAnsi"/>
              </w:rPr>
            </w:pPr>
            <w:r>
              <w:rPr>
                <w:rFonts w:asciiTheme="minorHAnsi" w:hAnsiTheme="minorHAnsi" w:cstheme="minorHAnsi"/>
              </w:rPr>
              <w:t>1</w:t>
            </w:r>
          </w:p>
        </w:tc>
        <w:tc>
          <w:tcPr>
            <w:tcW w:w="2647" w:type="dxa"/>
          </w:tcPr>
          <w:p w14:paraId="7F9DAFA6" w14:textId="6C938A05" w:rsidR="00F938D1" w:rsidRPr="00D23047" w:rsidRDefault="0050650B" w:rsidP="00F938D1">
            <w:pPr>
              <w:pStyle w:val="Normalwithspace"/>
              <w:spacing w:before="0"/>
              <w:jc w:val="left"/>
              <w:rPr>
                <w:rFonts w:asciiTheme="minorHAnsi" w:hAnsiTheme="minorHAnsi" w:cstheme="minorHAnsi"/>
              </w:rPr>
            </w:pPr>
            <w:r>
              <w:rPr>
                <w:rFonts w:asciiTheme="minorHAnsi" w:hAnsiTheme="minorHAnsi" w:cstheme="minorHAnsi"/>
                <w:szCs w:val="22"/>
                <w:lang w:val="en-AU"/>
              </w:rPr>
              <w:t>Record indicator</w:t>
            </w:r>
          </w:p>
        </w:tc>
        <w:tc>
          <w:tcPr>
            <w:tcW w:w="2947" w:type="dxa"/>
          </w:tcPr>
          <w:p w14:paraId="5F687527" w14:textId="5F2B713C" w:rsidR="00F938D1" w:rsidRPr="00D23047" w:rsidRDefault="00C20DCC" w:rsidP="00F938D1">
            <w:pPr>
              <w:pStyle w:val="Normalwithspace"/>
              <w:spacing w:before="0"/>
              <w:jc w:val="left"/>
              <w:rPr>
                <w:rFonts w:asciiTheme="minorHAnsi" w:hAnsiTheme="minorHAnsi" w:cstheme="minorHAnsi"/>
                <w:szCs w:val="22"/>
              </w:rPr>
            </w:pPr>
            <w:r>
              <w:rPr>
                <w:rFonts w:asciiTheme="minorHAnsi" w:hAnsiTheme="minorHAnsi" w:cstheme="minorHAnsi"/>
                <w:szCs w:val="22"/>
              </w:rPr>
              <w:t>Must be ‘</w:t>
            </w:r>
            <w:r w:rsidRPr="00E06696">
              <w:rPr>
                <w:rFonts w:asciiTheme="minorHAnsi" w:hAnsiTheme="minorHAnsi" w:cstheme="minorHAnsi"/>
                <w:szCs w:val="22"/>
              </w:rPr>
              <w:t>BBBBBBBBBB</w:t>
            </w:r>
            <w:r>
              <w:rPr>
                <w:rFonts w:asciiTheme="minorHAnsi" w:hAnsiTheme="minorHAnsi" w:cstheme="minorHAnsi"/>
                <w:szCs w:val="22"/>
              </w:rPr>
              <w:t>’ for Detail Header Record.</w:t>
            </w:r>
          </w:p>
        </w:tc>
        <w:tc>
          <w:tcPr>
            <w:tcW w:w="3001" w:type="dxa"/>
          </w:tcPr>
          <w:p w14:paraId="45635121" w14:textId="77777777" w:rsidR="00F938D1" w:rsidRPr="00E06696" w:rsidRDefault="00F938D1" w:rsidP="00F938D1">
            <w:pPr>
              <w:jc w:val="left"/>
              <w:rPr>
                <w:rFonts w:asciiTheme="minorHAnsi" w:hAnsiTheme="minorHAnsi" w:cstheme="minorHAnsi"/>
                <w:szCs w:val="22"/>
              </w:rPr>
            </w:pPr>
          </w:p>
        </w:tc>
      </w:tr>
      <w:tr w:rsidR="001A56A3" w:rsidRPr="00E06696" w14:paraId="0F220CC1" w14:textId="77777777" w:rsidTr="0008516C">
        <w:tc>
          <w:tcPr>
            <w:tcW w:w="797" w:type="dxa"/>
          </w:tcPr>
          <w:p w14:paraId="1366ACE6" w14:textId="77777777" w:rsidR="00F938D1" w:rsidRPr="00F524AB" w:rsidRDefault="00F938D1" w:rsidP="00D21035">
            <w:pPr>
              <w:pStyle w:val="ListParagraph"/>
            </w:pPr>
          </w:p>
        </w:tc>
        <w:tc>
          <w:tcPr>
            <w:tcW w:w="2415" w:type="dxa"/>
          </w:tcPr>
          <w:p w14:paraId="6503A18F" w14:textId="285009AD"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ISSUE_CODE</w:t>
            </w:r>
          </w:p>
        </w:tc>
        <w:tc>
          <w:tcPr>
            <w:tcW w:w="1417" w:type="dxa"/>
          </w:tcPr>
          <w:p w14:paraId="5759D905" w14:textId="21900937"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X(8)</w:t>
            </w:r>
          </w:p>
        </w:tc>
        <w:tc>
          <w:tcPr>
            <w:tcW w:w="960" w:type="dxa"/>
          </w:tcPr>
          <w:p w14:paraId="2CE76823" w14:textId="384416BC" w:rsidR="00F938D1" w:rsidRPr="00B0640D" w:rsidRDefault="00E37730" w:rsidP="00F938D1">
            <w:pPr>
              <w:pStyle w:val="Normalwithspace"/>
              <w:spacing w:before="0"/>
              <w:jc w:val="left"/>
              <w:rPr>
                <w:rFonts w:asciiTheme="minorHAnsi" w:hAnsiTheme="minorHAnsi" w:cstheme="minorHAnsi"/>
              </w:rPr>
            </w:pPr>
            <w:r>
              <w:rPr>
                <w:rFonts w:asciiTheme="minorHAnsi" w:hAnsiTheme="minorHAnsi" w:cstheme="minorHAnsi"/>
              </w:rPr>
              <w:t>11</w:t>
            </w:r>
          </w:p>
        </w:tc>
        <w:tc>
          <w:tcPr>
            <w:tcW w:w="2647" w:type="dxa"/>
          </w:tcPr>
          <w:p w14:paraId="4492DFF4" w14:textId="613381D6" w:rsidR="00F938D1" w:rsidRPr="00D23047" w:rsidRDefault="0050650B" w:rsidP="00F938D1">
            <w:pPr>
              <w:pStyle w:val="Normalwithspace"/>
              <w:spacing w:before="0"/>
              <w:jc w:val="left"/>
              <w:rPr>
                <w:rFonts w:asciiTheme="minorHAnsi" w:hAnsiTheme="minorHAnsi" w:cstheme="minorHAnsi"/>
              </w:rPr>
            </w:pPr>
            <w:r>
              <w:rPr>
                <w:rFonts w:asciiTheme="minorHAnsi" w:hAnsiTheme="minorHAnsi" w:cstheme="minorHAnsi"/>
              </w:rPr>
              <w:t>Issue code</w:t>
            </w:r>
          </w:p>
        </w:tc>
        <w:tc>
          <w:tcPr>
            <w:tcW w:w="2947" w:type="dxa"/>
          </w:tcPr>
          <w:p w14:paraId="2201638D" w14:textId="77777777" w:rsidR="00C20DCC" w:rsidRDefault="00C20DCC" w:rsidP="00C20DCC">
            <w:pPr>
              <w:spacing w:after="240"/>
              <w:jc w:val="left"/>
              <w:rPr>
                <w:rFonts w:asciiTheme="minorHAnsi" w:hAnsiTheme="minorHAnsi" w:cstheme="minorHAnsi"/>
                <w:szCs w:val="22"/>
              </w:rPr>
            </w:pPr>
            <w:r>
              <w:rPr>
                <w:rFonts w:asciiTheme="minorHAnsi" w:hAnsiTheme="minorHAnsi" w:cstheme="minorHAnsi"/>
                <w:szCs w:val="22"/>
              </w:rPr>
              <w:t>Must match a valid issue code in OMEGA.</w:t>
            </w:r>
          </w:p>
          <w:p w14:paraId="51A67A4B" w14:textId="2A54D464" w:rsidR="00F938D1" w:rsidRPr="00D23047" w:rsidRDefault="00C20DCC" w:rsidP="00C20DCC">
            <w:pPr>
              <w:pStyle w:val="Normalwithspace"/>
              <w:spacing w:before="0"/>
              <w:jc w:val="left"/>
              <w:rPr>
                <w:rFonts w:asciiTheme="minorHAnsi" w:hAnsiTheme="minorHAnsi" w:cstheme="minorHAnsi"/>
                <w:szCs w:val="22"/>
              </w:rPr>
            </w:pPr>
            <w:r>
              <w:rPr>
                <w:rFonts w:asciiTheme="minorHAnsi" w:hAnsiTheme="minorHAnsi" w:cstheme="minorHAnsi"/>
                <w:szCs w:val="22"/>
              </w:rPr>
              <w:t>If valid, the issue code must be used as the lookup key to verify the ISIN_CODE in the same detail record.</w:t>
            </w:r>
          </w:p>
        </w:tc>
        <w:tc>
          <w:tcPr>
            <w:tcW w:w="3001" w:type="dxa"/>
          </w:tcPr>
          <w:p w14:paraId="7AAE633D" w14:textId="77777777" w:rsidR="00F938D1" w:rsidRPr="00E06696" w:rsidRDefault="00F938D1" w:rsidP="00F938D1">
            <w:pPr>
              <w:jc w:val="left"/>
              <w:rPr>
                <w:rFonts w:asciiTheme="minorHAnsi" w:hAnsiTheme="minorHAnsi" w:cstheme="minorHAnsi"/>
                <w:szCs w:val="22"/>
              </w:rPr>
            </w:pPr>
          </w:p>
        </w:tc>
      </w:tr>
      <w:tr w:rsidR="001A56A3" w:rsidRPr="00E06696" w14:paraId="06B0540D" w14:textId="77777777" w:rsidTr="0008516C">
        <w:tc>
          <w:tcPr>
            <w:tcW w:w="797" w:type="dxa"/>
          </w:tcPr>
          <w:p w14:paraId="3FF29867" w14:textId="77777777" w:rsidR="00F938D1" w:rsidRPr="00F524AB" w:rsidRDefault="00F938D1" w:rsidP="00D21035">
            <w:pPr>
              <w:pStyle w:val="ListParagraph"/>
            </w:pPr>
          </w:p>
        </w:tc>
        <w:tc>
          <w:tcPr>
            <w:tcW w:w="2415" w:type="dxa"/>
          </w:tcPr>
          <w:p w14:paraId="58CD8740" w14:textId="35952FAB"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ISIN_CODE</w:t>
            </w:r>
          </w:p>
        </w:tc>
        <w:tc>
          <w:tcPr>
            <w:tcW w:w="1417" w:type="dxa"/>
          </w:tcPr>
          <w:p w14:paraId="5FCA884D" w14:textId="37528EC2"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X(12)</w:t>
            </w:r>
          </w:p>
        </w:tc>
        <w:tc>
          <w:tcPr>
            <w:tcW w:w="960" w:type="dxa"/>
          </w:tcPr>
          <w:p w14:paraId="77DBDAF2" w14:textId="4357A9DE" w:rsidR="00F938D1" w:rsidRPr="00B0640D" w:rsidRDefault="00E37730" w:rsidP="00F938D1">
            <w:pPr>
              <w:pStyle w:val="Normalwithspace"/>
              <w:spacing w:before="0"/>
              <w:jc w:val="left"/>
              <w:rPr>
                <w:rFonts w:asciiTheme="minorHAnsi" w:hAnsiTheme="minorHAnsi" w:cstheme="minorHAnsi"/>
              </w:rPr>
            </w:pPr>
            <w:r>
              <w:rPr>
                <w:rFonts w:asciiTheme="minorHAnsi" w:hAnsiTheme="minorHAnsi" w:cstheme="minorHAnsi"/>
              </w:rPr>
              <w:t>19</w:t>
            </w:r>
          </w:p>
        </w:tc>
        <w:tc>
          <w:tcPr>
            <w:tcW w:w="2647" w:type="dxa"/>
          </w:tcPr>
          <w:p w14:paraId="486B621C" w14:textId="5E437322" w:rsidR="00F938D1" w:rsidRPr="00D23047" w:rsidRDefault="0050650B" w:rsidP="00F938D1">
            <w:pPr>
              <w:pStyle w:val="Normalwithspace"/>
              <w:spacing w:before="0"/>
              <w:jc w:val="left"/>
              <w:rPr>
                <w:rFonts w:asciiTheme="minorHAnsi" w:hAnsiTheme="minorHAnsi" w:cstheme="minorHAnsi"/>
              </w:rPr>
            </w:pPr>
            <w:r>
              <w:rPr>
                <w:rFonts w:asciiTheme="minorHAnsi" w:hAnsiTheme="minorHAnsi" w:cstheme="minorHAnsi"/>
              </w:rPr>
              <w:t>ISIN code</w:t>
            </w:r>
          </w:p>
        </w:tc>
        <w:tc>
          <w:tcPr>
            <w:tcW w:w="2947" w:type="dxa"/>
          </w:tcPr>
          <w:p w14:paraId="0CC483F5" w14:textId="77777777" w:rsidR="00C20DCC" w:rsidRDefault="00C20DCC" w:rsidP="00C20DCC">
            <w:pPr>
              <w:spacing w:after="240"/>
              <w:jc w:val="left"/>
              <w:rPr>
                <w:rFonts w:asciiTheme="minorHAnsi" w:hAnsiTheme="minorHAnsi" w:cstheme="minorHAnsi"/>
                <w:szCs w:val="22"/>
              </w:rPr>
            </w:pPr>
            <w:r>
              <w:rPr>
                <w:rFonts w:asciiTheme="minorHAnsi" w:hAnsiTheme="minorHAnsi" w:cstheme="minorHAnsi"/>
                <w:szCs w:val="22"/>
              </w:rPr>
              <w:t>Must match a valid ISIN code in OMEGA.</w:t>
            </w:r>
          </w:p>
          <w:p w14:paraId="5A9FB119" w14:textId="6A070B7B" w:rsidR="00F938D1" w:rsidRPr="00D23047" w:rsidRDefault="00C20DCC" w:rsidP="00C20DCC">
            <w:pPr>
              <w:pStyle w:val="Normalwithspace"/>
              <w:spacing w:before="0"/>
              <w:jc w:val="left"/>
              <w:rPr>
                <w:rFonts w:asciiTheme="minorHAnsi" w:hAnsiTheme="minorHAnsi" w:cstheme="minorHAnsi"/>
                <w:szCs w:val="22"/>
              </w:rPr>
            </w:pPr>
            <w:r>
              <w:rPr>
                <w:rFonts w:asciiTheme="minorHAnsi" w:hAnsiTheme="minorHAnsi" w:cstheme="minorHAnsi"/>
                <w:szCs w:val="22"/>
              </w:rPr>
              <w:t>Must be verified against the valid ISSUE_CODE in the same detail record.</w:t>
            </w:r>
          </w:p>
        </w:tc>
        <w:tc>
          <w:tcPr>
            <w:tcW w:w="3001" w:type="dxa"/>
          </w:tcPr>
          <w:p w14:paraId="3B59FF9F" w14:textId="77777777" w:rsidR="00F938D1" w:rsidRPr="00E06696" w:rsidRDefault="00F938D1" w:rsidP="00F938D1">
            <w:pPr>
              <w:jc w:val="left"/>
              <w:rPr>
                <w:rFonts w:asciiTheme="minorHAnsi" w:hAnsiTheme="minorHAnsi" w:cstheme="minorHAnsi"/>
                <w:szCs w:val="22"/>
              </w:rPr>
            </w:pPr>
          </w:p>
        </w:tc>
      </w:tr>
      <w:tr w:rsidR="001A56A3" w:rsidRPr="00E06696" w14:paraId="3DB3257F" w14:textId="77777777" w:rsidTr="0008516C">
        <w:tc>
          <w:tcPr>
            <w:tcW w:w="797" w:type="dxa"/>
          </w:tcPr>
          <w:p w14:paraId="3C86C944" w14:textId="77777777" w:rsidR="00F938D1" w:rsidRPr="00F524AB" w:rsidRDefault="00F938D1" w:rsidP="00D21035">
            <w:pPr>
              <w:pStyle w:val="ListParagraph"/>
            </w:pPr>
          </w:p>
        </w:tc>
        <w:tc>
          <w:tcPr>
            <w:tcW w:w="2415" w:type="dxa"/>
          </w:tcPr>
          <w:p w14:paraId="19E4043B" w14:textId="1CB25992"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TENDER_DATE</w:t>
            </w:r>
          </w:p>
        </w:tc>
        <w:tc>
          <w:tcPr>
            <w:tcW w:w="1417" w:type="dxa"/>
          </w:tcPr>
          <w:p w14:paraId="5B830CB2" w14:textId="0123071E"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9(8)</w:t>
            </w:r>
          </w:p>
        </w:tc>
        <w:tc>
          <w:tcPr>
            <w:tcW w:w="960" w:type="dxa"/>
          </w:tcPr>
          <w:p w14:paraId="4D8AEA85" w14:textId="0BF7AFD3" w:rsidR="00F938D1" w:rsidRPr="00B0640D" w:rsidRDefault="00E37730" w:rsidP="00F938D1">
            <w:pPr>
              <w:pStyle w:val="Normalwithspace"/>
              <w:spacing w:before="0"/>
              <w:jc w:val="left"/>
              <w:rPr>
                <w:rFonts w:asciiTheme="minorHAnsi" w:hAnsiTheme="minorHAnsi" w:cstheme="minorHAnsi"/>
              </w:rPr>
            </w:pPr>
            <w:r>
              <w:rPr>
                <w:rFonts w:asciiTheme="minorHAnsi" w:hAnsiTheme="minorHAnsi" w:cstheme="minorHAnsi"/>
              </w:rPr>
              <w:t>31</w:t>
            </w:r>
          </w:p>
        </w:tc>
        <w:tc>
          <w:tcPr>
            <w:tcW w:w="2647" w:type="dxa"/>
          </w:tcPr>
          <w:p w14:paraId="6553D2B2" w14:textId="259291E4" w:rsidR="00F938D1" w:rsidRPr="00D23047" w:rsidRDefault="009268BF" w:rsidP="00F938D1">
            <w:pPr>
              <w:pStyle w:val="Normalwithspace"/>
              <w:spacing w:before="0"/>
              <w:jc w:val="left"/>
              <w:rPr>
                <w:rFonts w:asciiTheme="minorHAnsi" w:hAnsiTheme="minorHAnsi" w:cstheme="minorHAnsi"/>
              </w:rPr>
            </w:pPr>
            <w:r>
              <w:rPr>
                <w:rFonts w:asciiTheme="minorHAnsi" w:hAnsiTheme="minorHAnsi" w:cstheme="minorHAnsi"/>
                <w:szCs w:val="22"/>
              </w:rPr>
              <w:t>Tender date</w:t>
            </w:r>
          </w:p>
        </w:tc>
        <w:tc>
          <w:tcPr>
            <w:tcW w:w="2947" w:type="dxa"/>
          </w:tcPr>
          <w:p w14:paraId="0B328D3A" w14:textId="130E86C5" w:rsidR="00C20DCC" w:rsidRDefault="00C20DCC" w:rsidP="00C20DCC">
            <w:pPr>
              <w:spacing w:after="240"/>
              <w:jc w:val="left"/>
              <w:rPr>
                <w:rFonts w:asciiTheme="minorHAnsi" w:hAnsiTheme="minorHAnsi" w:cstheme="minorHAnsi"/>
              </w:rPr>
            </w:pPr>
            <w:r>
              <w:rPr>
                <w:rFonts w:asciiTheme="minorHAnsi" w:hAnsiTheme="minorHAnsi" w:cstheme="minorHAnsi"/>
              </w:rPr>
              <w:t>Must be a valid date in YYYYMMDD format.</w:t>
            </w:r>
          </w:p>
          <w:p w14:paraId="5BC6E375" w14:textId="2D609275" w:rsidR="00F938D1" w:rsidRPr="00D23047" w:rsidRDefault="00C20DCC" w:rsidP="00C20DCC">
            <w:pPr>
              <w:pStyle w:val="Normalwithspace"/>
              <w:spacing w:before="0"/>
              <w:jc w:val="left"/>
              <w:rPr>
                <w:rFonts w:asciiTheme="minorHAnsi" w:hAnsiTheme="minorHAnsi" w:cstheme="minorHAnsi"/>
                <w:szCs w:val="22"/>
              </w:rPr>
            </w:pPr>
            <w:r>
              <w:rPr>
                <w:rFonts w:asciiTheme="minorHAnsi" w:hAnsiTheme="minorHAnsi" w:cstheme="minorHAnsi"/>
              </w:rPr>
              <w:lastRenderedPageBreak/>
              <w:t>Must be verified against the valid (ISSUE_CODE and ISIN_CODE) security pair in the same detail record.</w:t>
            </w:r>
          </w:p>
        </w:tc>
        <w:tc>
          <w:tcPr>
            <w:tcW w:w="3001" w:type="dxa"/>
          </w:tcPr>
          <w:p w14:paraId="3DF31E20" w14:textId="0C4AE200" w:rsidR="00B94057" w:rsidRPr="00EA04BA" w:rsidRDefault="00B94057" w:rsidP="00B94057">
            <w:pPr>
              <w:spacing w:after="240"/>
              <w:jc w:val="left"/>
              <w:rPr>
                <w:rFonts w:asciiTheme="minorHAnsi" w:hAnsiTheme="minorHAnsi" w:cstheme="minorHAnsi"/>
                <w:szCs w:val="22"/>
                <w:rPrChange w:id="989" w:author="Han Xie CHAI (MAS)" w:date="2026-01-14T15:50:00Z" w16du:dateUtc="2026-01-14T07:50:00Z">
                  <w:rPr>
                    <w:rFonts w:asciiTheme="minorHAnsi" w:hAnsiTheme="minorHAnsi" w:cstheme="minorHAnsi"/>
                    <w:szCs w:val="22"/>
                    <w:highlight w:val="yellow"/>
                  </w:rPr>
                </w:rPrChange>
              </w:rPr>
            </w:pPr>
            <w:r w:rsidRPr="00EA04BA">
              <w:rPr>
                <w:rFonts w:asciiTheme="minorHAnsi" w:hAnsiTheme="minorHAnsi" w:cstheme="minorHAnsi"/>
                <w:szCs w:val="22"/>
                <w:rPrChange w:id="990" w:author="Han Xie CHAI (MAS)" w:date="2026-01-14T15:50:00Z" w16du:dateUtc="2026-01-14T07:50:00Z">
                  <w:rPr>
                    <w:rFonts w:asciiTheme="minorHAnsi" w:hAnsiTheme="minorHAnsi" w:cstheme="minorHAnsi"/>
                    <w:szCs w:val="22"/>
                    <w:highlight w:val="yellow"/>
                  </w:rPr>
                </w:rPrChange>
              </w:rPr>
              <w:lastRenderedPageBreak/>
              <w:t>Auction date for auction or mini-auction.</w:t>
            </w:r>
          </w:p>
          <w:p w14:paraId="7810F5D0" w14:textId="6F3D9304" w:rsidR="00F938D1" w:rsidRPr="00E06696" w:rsidRDefault="009268BF" w:rsidP="00B94057">
            <w:pPr>
              <w:jc w:val="left"/>
              <w:rPr>
                <w:rFonts w:asciiTheme="minorHAnsi" w:hAnsiTheme="minorHAnsi" w:cstheme="minorHAnsi"/>
                <w:szCs w:val="22"/>
              </w:rPr>
            </w:pPr>
            <w:r>
              <w:rPr>
                <w:rFonts w:asciiTheme="minorHAnsi" w:hAnsiTheme="minorHAnsi" w:cstheme="minorHAnsi"/>
                <w:szCs w:val="22"/>
                <w:highlight w:val="yellow"/>
              </w:rPr>
              <w:lastRenderedPageBreak/>
              <w:t>Allotment</w:t>
            </w:r>
            <w:r w:rsidR="00B94057" w:rsidRPr="00C00CFA">
              <w:rPr>
                <w:rFonts w:asciiTheme="minorHAnsi" w:hAnsiTheme="minorHAnsi" w:cstheme="minorHAnsi"/>
                <w:szCs w:val="22"/>
                <w:highlight w:val="yellow"/>
              </w:rPr>
              <w:t xml:space="preserve"> </w:t>
            </w:r>
            <w:r w:rsidR="00C81D91">
              <w:rPr>
                <w:rFonts w:asciiTheme="minorHAnsi" w:hAnsiTheme="minorHAnsi" w:cstheme="minorHAnsi"/>
                <w:szCs w:val="22"/>
                <w:highlight w:val="yellow"/>
              </w:rPr>
              <w:t>d</w:t>
            </w:r>
            <w:r w:rsidR="00B94057" w:rsidRPr="00C00CFA">
              <w:rPr>
                <w:rFonts w:asciiTheme="minorHAnsi" w:hAnsiTheme="minorHAnsi" w:cstheme="minorHAnsi"/>
                <w:szCs w:val="22"/>
                <w:highlight w:val="yellow"/>
              </w:rPr>
              <w:t>ate for syndication.</w:t>
            </w:r>
          </w:p>
        </w:tc>
      </w:tr>
      <w:tr w:rsidR="001A56A3" w:rsidRPr="00E06696" w14:paraId="3E352CDD" w14:textId="77777777" w:rsidTr="0008516C">
        <w:tc>
          <w:tcPr>
            <w:tcW w:w="797" w:type="dxa"/>
          </w:tcPr>
          <w:p w14:paraId="52960CA3" w14:textId="77777777" w:rsidR="00F938D1" w:rsidRPr="00F524AB" w:rsidRDefault="00F938D1" w:rsidP="00D21035">
            <w:pPr>
              <w:pStyle w:val="ListParagraph"/>
            </w:pPr>
          </w:p>
        </w:tc>
        <w:tc>
          <w:tcPr>
            <w:tcW w:w="2415" w:type="dxa"/>
          </w:tcPr>
          <w:p w14:paraId="616FAED1" w14:textId="1906EC7C"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CURR</w:t>
            </w:r>
          </w:p>
        </w:tc>
        <w:tc>
          <w:tcPr>
            <w:tcW w:w="1417" w:type="dxa"/>
          </w:tcPr>
          <w:p w14:paraId="14926D75" w14:textId="39AB0E7D"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X(3)</w:t>
            </w:r>
          </w:p>
        </w:tc>
        <w:tc>
          <w:tcPr>
            <w:tcW w:w="960" w:type="dxa"/>
          </w:tcPr>
          <w:p w14:paraId="507DD9B3" w14:textId="57593AC6" w:rsidR="00F938D1" w:rsidRPr="00B0640D" w:rsidRDefault="00E37730" w:rsidP="00F938D1">
            <w:pPr>
              <w:pStyle w:val="Normalwithspace"/>
              <w:spacing w:before="0"/>
              <w:jc w:val="left"/>
              <w:rPr>
                <w:rFonts w:asciiTheme="minorHAnsi" w:hAnsiTheme="minorHAnsi" w:cstheme="minorHAnsi"/>
              </w:rPr>
            </w:pPr>
            <w:r>
              <w:rPr>
                <w:rFonts w:asciiTheme="minorHAnsi" w:hAnsiTheme="minorHAnsi" w:cstheme="minorHAnsi"/>
              </w:rPr>
              <w:t>39</w:t>
            </w:r>
          </w:p>
        </w:tc>
        <w:tc>
          <w:tcPr>
            <w:tcW w:w="2647" w:type="dxa"/>
          </w:tcPr>
          <w:p w14:paraId="07158AB6" w14:textId="742CB70A" w:rsidR="00F938D1" w:rsidRPr="00B0640D" w:rsidRDefault="0050650B" w:rsidP="00F938D1">
            <w:pPr>
              <w:pStyle w:val="Normalwithspace"/>
              <w:spacing w:before="0"/>
              <w:jc w:val="left"/>
              <w:rPr>
                <w:rFonts w:asciiTheme="minorHAnsi" w:hAnsiTheme="minorHAnsi" w:cstheme="minorHAnsi"/>
              </w:rPr>
            </w:pPr>
            <w:r>
              <w:rPr>
                <w:rFonts w:asciiTheme="minorHAnsi" w:hAnsiTheme="minorHAnsi" w:cstheme="minorHAnsi"/>
              </w:rPr>
              <w:t>Currency</w:t>
            </w:r>
          </w:p>
        </w:tc>
        <w:tc>
          <w:tcPr>
            <w:tcW w:w="2947" w:type="dxa"/>
          </w:tcPr>
          <w:p w14:paraId="6077240F" w14:textId="57DDA022" w:rsidR="00F938D1" w:rsidRPr="00D23047" w:rsidRDefault="00C20DCC" w:rsidP="00F938D1">
            <w:pPr>
              <w:pStyle w:val="Normalwithspace"/>
              <w:spacing w:before="0"/>
              <w:jc w:val="left"/>
              <w:rPr>
                <w:rFonts w:asciiTheme="minorHAnsi" w:hAnsiTheme="minorHAnsi" w:cstheme="minorHAnsi"/>
                <w:szCs w:val="22"/>
              </w:rPr>
            </w:pPr>
            <w:r>
              <w:rPr>
                <w:rFonts w:asciiTheme="minorHAnsi" w:hAnsiTheme="minorHAnsi" w:cstheme="minorHAnsi"/>
                <w:szCs w:val="22"/>
                <w:lang w:val="en-AU"/>
              </w:rPr>
              <w:t>Must be ‘SGD’.</w:t>
            </w:r>
          </w:p>
        </w:tc>
        <w:tc>
          <w:tcPr>
            <w:tcW w:w="3001" w:type="dxa"/>
          </w:tcPr>
          <w:p w14:paraId="55AF3947" w14:textId="77777777" w:rsidR="00F938D1" w:rsidRPr="00E06696" w:rsidRDefault="00F938D1" w:rsidP="00F938D1">
            <w:pPr>
              <w:jc w:val="left"/>
              <w:rPr>
                <w:rFonts w:asciiTheme="minorHAnsi" w:hAnsiTheme="minorHAnsi" w:cstheme="minorHAnsi"/>
                <w:szCs w:val="22"/>
              </w:rPr>
            </w:pPr>
          </w:p>
        </w:tc>
      </w:tr>
      <w:tr w:rsidR="001A56A3" w:rsidRPr="00E06696" w14:paraId="6CCB24CF" w14:textId="77777777" w:rsidTr="0008516C">
        <w:tc>
          <w:tcPr>
            <w:tcW w:w="797" w:type="dxa"/>
          </w:tcPr>
          <w:p w14:paraId="64EBD5A4" w14:textId="77777777" w:rsidR="00F938D1" w:rsidRPr="00F524AB" w:rsidRDefault="00F938D1" w:rsidP="00D21035">
            <w:pPr>
              <w:pStyle w:val="ListParagraph"/>
            </w:pPr>
          </w:p>
        </w:tc>
        <w:tc>
          <w:tcPr>
            <w:tcW w:w="2415" w:type="dxa"/>
          </w:tcPr>
          <w:p w14:paraId="466FEF76" w14:textId="48500446"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ISSUE_DESC</w:t>
            </w:r>
          </w:p>
        </w:tc>
        <w:tc>
          <w:tcPr>
            <w:tcW w:w="1417" w:type="dxa"/>
          </w:tcPr>
          <w:p w14:paraId="4F425782" w14:textId="40C0BAA3"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X(30)</w:t>
            </w:r>
          </w:p>
        </w:tc>
        <w:tc>
          <w:tcPr>
            <w:tcW w:w="960" w:type="dxa"/>
          </w:tcPr>
          <w:p w14:paraId="3F2407AB" w14:textId="1C6F5330" w:rsidR="00F938D1" w:rsidRPr="00B0640D" w:rsidRDefault="00E37730" w:rsidP="00F938D1">
            <w:pPr>
              <w:pStyle w:val="Normalwithspace"/>
              <w:spacing w:before="0"/>
              <w:jc w:val="left"/>
              <w:rPr>
                <w:rFonts w:asciiTheme="minorHAnsi" w:hAnsiTheme="minorHAnsi" w:cstheme="minorHAnsi"/>
              </w:rPr>
            </w:pPr>
            <w:r>
              <w:rPr>
                <w:rFonts w:asciiTheme="minorHAnsi" w:hAnsiTheme="minorHAnsi" w:cstheme="minorHAnsi"/>
              </w:rPr>
              <w:t>42</w:t>
            </w:r>
          </w:p>
        </w:tc>
        <w:tc>
          <w:tcPr>
            <w:tcW w:w="2647" w:type="dxa"/>
          </w:tcPr>
          <w:p w14:paraId="6447051C" w14:textId="71D8D2D2" w:rsidR="00F938D1" w:rsidRPr="00B0640D" w:rsidRDefault="0050650B" w:rsidP="00F938D1">
            <w:pPr>
              <w:pStyle w:val="Normalwithspace"/>
              <w:spacing w:before="0"/>
              <w:jc w:val="left"/>
              <w:rPr>
                <w:rFonts w:asciiTheme="minorHAnsi" w:hAnsiTheme="minorHAnsi" w:cstheme="minorHAnsi"/>
              </w:rPr>
            </w:pPr>
            <w:r>
              <w:rPr>
                <w:rFonts w:asciiTheme="minorHAnsi" w:hAnsiTheme="minorHAnsi" w:cstheme="minorHAnsi"/>
                <w:szCs w:val="22"/>
                <w:lang w:val="en-AU"/>
              </w:rPr>
              <w:t>Description of the issue</w:t>
            </w:r>
          </w:p>
        </w:tc>
        <w:tc>
          <w:tcPr>
            <w:tcW w:w="2947" w:type="dxa"/>
          </w:tcPr>
          <w:p w14:paraId="139BE2C9" w14:textId="2B31F6F9" w:rsidR="00F938D1" w:rsidRPr="00D23047" w:rsidRDefault="00C20DCC" w:rsidP="00F938D1">
            <w:pPr>
              <w:pStyle w:val="Normalwithspace"/>
              <w:spacing w:before="0"/>
              <w:jc w:val="left"/>
              <w:rPr>
                <w:rFonts w:asciiTheme="minorHAnsi" w:hAnsiTheme="minorHAnsi" w:cstheme="minorHAnsi"/>
                <w:szCs w:val="22"/>
              </w:rPr>
            </w:pPr>
            <w:r>
              <w:rPr>
                <w:rFonts w:asciiTheme="minorHAnsi" w:hAnsiTheme="minorHAnsi" w:cstheme="minorHAnsi"/>
                <w:szCs w:val="22"/>
                <w:lang w:val="en-AU"/>
              </w:rPr>
              <w:t>No hard validation.</w:t>
            </w:r>
          </w:p>
        </w:tc>
        <w:tc>
          <w:tcPr>
            <w:tcW w:w="3001" w:type="dxa"/>
          </w:tcPr>
          <w:p w14:paraId="5E57E3CD" w14:textId="18E4C110" w:rsidR="00F938D1" w:rsidRPr="00E06696" w:rsidRDefault="006A44C0" w:rsidP="00F938D1">
            <w:pPr>
              <w:jc w:val="left"/>
              <w:rPr>
                <w:rFonts w:asciiTheme="minorHAnsi" w:hAnsiTheme="minorHAnsi" w:cstheme="minorHAnsi"/>
                <w:szCs w:val="22"/>
              </w:rPr>
            </w:pPr>
            <w:ins w:id="991" w:author="Yichen GU from.TOPPAN (MAS)" w:date="2026-01-16T15:37:00Z" w16du:dateUtc="2026-01-16T07:37:00Z">
              <w:r>
                <w:rPr>
                  <w:rFonts w:asciiTheme="minorHAnsi" w:hAnsiTheme="minorHAnsi" w:cstheme="minorHAnsi"/>
                  <w:szCs w:val="22"/>
                </w:rPr>
                <w:t>Allows special characters.</w:t>
              </w:r>
            </w:ins>
          </w:p>
        </w:tc>
      </w:tr>
      <w:tr w:rsidR="001A56A3" w:rsidRPr="00E06696" w14:paraId="60D9558F" w14:textId="77777777" w:rsidTr="0008516C">
        <w:tc>
          <w:tcPr>
            <w:tcW w:w="797" w:type="dxa"/>
          </w:tcPr>
          <w:p w14:paraId="383A8BDA" w14:textId="77777777" w:rsidR="00F938D1" w:rsidRPr="00F524AB" w:rsidRDefault="00F938D1" w:rsidP="00D21035">
            <w:pPr>
              <w:pStyle w:val="ListParagraph"/>
            </w:pPr>
          </w:p>
        </w:tc>
        <w:tc>
          <w:tcPr>
            <w:tcW w:w="2415" w:type="dxa"/>
          </w:tcPr>
          <w:p w14:paraId="3913FB91" w14:textId="0CB4451D"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CUTOFF_YIELD_SIGN</w:t>
            </w:r>
          </w:p>
        </w:tc>
        <w:tc>
          <w:tcPr>
            <w:tcW w:w="1417" w:type="dxa"/>
          </w:tcPr>
          <w:p w14:paraId="4EA6CD8E" w14:textId="7ACC2E2B"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X(1)</w:t>
            </w:r>
          </w:p>
        </w:tc>
        <w:tc>
          <w:tcPr>
            <w:tcW w:w="960" w:type="dxa"/>
          </w:tcPr>
          <w:p w14:paraId="70289F4B" w14:textId="51593455" w:rsidR="00F938D1" w:rsidRPr="00B0640D" w:rsidRDefault="00E37730" w:rsidP="00F938D1">
            <w:pPr>
              <w:pStyle w:val="Normalwithspace"/>
              <w:spacing w:before="0"/>
              <w:jc w:val="left"/>
              <w:rPr>
                <w:rFonts w:asciiTheme="minorHAnsi" w:hAnsiTheme="minorHAnsi" w:cstheme="minorHAnsi"/>
              </w:rPr>
            </w:pPr>
            <w:r>
              <w:rPr>
                <w:rFonts w:asciiTheme="minorHAnsi" w:hAnsiTheme="minorHAnsi" w:cstheme="minorHAnsi"/>
              </w:rPr>
              <w:t>72</w:t>
            </w:r>
          </w:p>
        </w:tc>
        <w:tc>
          <w:tcPr>
            <w:tcW w:w="2647" w:type="dxa"/>
          </w:tcPr>
          <w:p w14:paraId="6173F0DD" w14:textId="7A232C42" w:rsidR="00F938D1" w:rsidRPr="00B0640D" w:rsidRDefault="0050650B" w:rsidP="00F938D1">
            <w:pPr>
              <w:pStyle w:val="Normalwithspace"/>
              <w:spacing w:before="0"/>
              <w:jc w:val="left"/>
              <w:rPr>
                <w:rFonts w:asciiTheme="minorHAnsi" w:hAnsiTheme="minorHAnsi" w:cstheme="minorHAnsi"/>
              </w:rPr>
            </w:pPr>
            <w:r>
              <w:rPr>
                <w:rFonts w:asciiTheme="minorHAnsi" w:hAnsiTheme="minorHAnsi" w:cstheme="minorHAnsi"/>
              </w:rPr>
              <w:t>Cutoff yield sign</w:t>
            </w:r>
          </w:p>
        </w:tc>
        <w:tc>
          <w:tcPr>
            <w:tcW w:w="2947" w:type="dxa"/>
          </w:tcPr>
          <w:p w14:paraId="03F6AA65" w14:textId="77777777" w:rsidR="00640BB0" w:rsidRDefault="00640BB0" w:rsidP="00640BB0">
            <w:pPr>
              <w:jc w:val="left"/>
              <w:rPr>
                <w:rFonts w:asciiTheme="minorHAnsi" w:hAnsiTheme="minorHAnsi" w:cstheme="minorHAnsi"/>
                <w:szCs w:val="22"/>
                <w:highlight w:val="yellow"/>
              </w:rPr>
            </w:pPr>
            <w:r w:rsidRPr="00CF3070">
              <w:rPr>
                <w:rFonts w:asciiTheme="minorHAnsi" w:hAnsiTheme="minorHAnsi" w:cstheme="minorHAnsi"/>
                <w:szCs w:val="22"/>
                <w:highlight w:val="yellow"/>
              </w:rPr>
              <w:t>If used, it must be ‘+’ or ‘-’.</w:t>
            </w:r>
          </w:p>
          <w:p w14:paraId="0BB2EC58" w14:textId="76A47267" w:rsidR="00640BB0" w:rsidRDefault="00640BB0" w:rsidP="00640BB0">
            <w:pPr>
              <w:jc w:val="left"/>
              <w:rPr>
                <w:del w:id="992" w:author="Han Xie CHAI (MAS)" w:date="2026-01-14T15:38:00Z" w16du:dateUtc="2026-01-14T07:38:00Z"/>
                <w:rFonts w:asciiTheme="minorHAnsi" w:hAnsiTheme="minorHAnsi" w:cstheme="minorHAnsi"/>
                <w:szCs w:val="22"/>
                <w:highlight w:val="yellow"/>
              </w:rPr>
            </w:pPr>
          </w:p>
          <w:p w14:paraId="268FCE5B" w14:textId="1DC5C88A" w:rsidR="00640BB0" w:rsidRPr="00CF3070" w:rsidRDefault="00640BB0" w:rsidP="00640BB0">
            <w:pPr>
              <w:jc w:val="left"/>
              <w:rPr>
                <w:del w:id="993" w:author="Han Xie CHAI (MAS)" w:date="2026-01-14T15:38:00Z" w16du:dateUtc="2026-01-14T07:38:00Z"/>
                <w:rFonts w:asciiTheme="minorHAnsi" w:hAnsiTheme="minorHAnsi" w:cstheme="minorHAnsi"/>
                <w:szCs w:val="22"/>
                <w:highlight w:val="yellow"/>
              </w:rPr>
            </w:pPr>
          </w:p>
          <w:p w14:paraId="37EC286D" w14:textId="4D6AAF5D" w:rsidR="00F938D1" w:rsidRPr="00D23047" w:rsidRDefault="00640BB0" w:rsidP="00640BB0">
            <w:pPr>
              <w:jc w:val="left"/>
              <w:rPr>
                <w:rFonts w:asciiTheme="minorHAnsi" w:hAnsiTheme="minorHAnsi" w:cstheme="minorHAnsi"/>
                <w:szCs w:val="22"/>
              </w:rPr>
            </w:pPr>
            <w:del w:id="994" w:author="Han Xie CHAI (MAS)" w:date="2026-01-14T15:38:00Z" w16du:dateUtc="2026-01-14T07:38:00Z">
              <w:r w:rsidRPr="00CF3070">
                <w:rPr>
                  <w:rFonts w:asciiTheme="minorHAnsi" w:hAnsiTheme="minorHAnsi" w:cstheme="minorHAnsi"/>
                  <w:szCs w:val="22"/>
                  <w:highlight w:val="yellow"/>
                </w:rPr>
                <w:delText>If unused, it must be padded with space</w:delText>
              </w:r>
              <w:r>
                <w:rPr>
                  <w:rFonts w:asciiTheme="minorHAnsi" w:hAnsiTheme="minorHAnsi" w:cstheme="minorHAnsi"/>
                  <w:szCs w:val="22"/>
                  <w:highlight w:val="yellow"/>
                </w:rPr>
                <w:delText xml:space="preserve"> (but no hard validation)</w:delText>
              </w:r>
              <w:r w:rsidRPr="00CF3070">
                <w:rPr>
                  <w:rFonts w:asciiTheme="minorHAnsi" w:hAnsiTheme="minorHAnsi" w:cstheme="minorHAnsi"/>
                  <w:szCs w:val="22"/>
                  <w:highlight w:val="yellow"/>
                </w:rPr>
                <w:delText>.</w:delText>
              </w:r>
            </w:del>
          </w:p>
        </w:tc>
        <w:tc>
          <w:tcPr>
            <w:tcW w:w="3001" w:type="dxa"/>
          </w:tcPr>
          <w:p w14:paraId="70597CF3" w14:textId="4413CA5C" w:rsidR="00480F02" w:rsidRPr="00480F02" w:rsidRDefault="00480F02" w:rsidP="00280AD8">
            <w:pPr>
              <w:jc w:val="left"/>
              <w:rPr>
                <w:ins w:id="995" w:author="Yichen GU from.TOPPAN (MAS)" w:date="2026-01-16T15:49:00Z" w16du:dateUtc="2026-01-16T07:49:00Z"/>
                <w:rFonts w:asciiTheme="minorHAnsi" w:hAnsiTheme="minorHAnsi" w:cstheme="minorHAnsi"/>
                <w:szCs w:val="22"/>
                <w:lang w:val="en-AU"/>
                <w:rPrChange w:id="996" w:author="Yichen GU from.TOPPAN (MAS)" w:date="2026-01-16T15:49:00Z" w16du:dateUtc="2026-01-16T07:49:00Z">
                  <w:rPr>
                    <w:ins w:id="997" w:author="Yichen GU from.TOPPAN (MAS)" w:date="2026-01-16T15:49:00Z" w16du:dateUtc="2026-01-16T07:49:00Z"/>
                    <w:rFonts w:asciiTheme="minorHAnsi" w:hAnsiTheme="minorHAnsi" w:cstheme="minorHAnsi"/>
                    <w:szCs w:val="22"/>
                    <w:highlight w:val="yellow"/>
                  </w:rPr>
                </w:rPrChange>
              </w:rPr>
            </w:pPr>
            <w:ins w:id="998" w:author="Yichen GU from.TOPPAN (MAS)" w:date="2026-01-16T15:49:00Z" w16du:dateUtc="2026-01-16T07:49:00Z">
              <w:r>
                <w:rPr>
                  <w:rFonts w:asciiTheme="minorHAnsi" w:hAnsiTheme="minorHAnsi" w:cstheme="minorHAnsi"/>
                  <w:szCs w:val="22"/>
                  <w:lang w:val="en-AU"/>
                </w:rPr>
                <w:t>Allows the special characters ‘+’ and ‘-’.</w:t>
              </w:r>
            </w:ins>
          </w:p>
          <w:p w14:paraId="0115297F" w14:textId="18AE4353" w:rsidR="00280AD8" w:rsidRPr="00245537" w:rsidRDefault="00280AD8" w:rsidP="00280AD8">
            <w:pPr>
              <w:jc w:val="left"/>
              <w:rPr>
                <w:ins w:id="999" w:author="Jasmine WL TEO (MAS)" w:date="2026-01-07T09:52:00Z" w16du:dateUtc="2026-01-07T01:52:00Z"/>
                <w:rFonts w:asciiTheme="minorHAnsi" w:hAnsiTheme="minorHAnsi" w:cstheme="minorHAnsi"/>
                <w:szCs w:val="22"/>
                <w:highlight w:val="yellow"/>
              </w:rPr>
            </w:pPr>
            <w:ins w:id="1000" w:author="Jasmine WL TEO (MAS)" w:date="2026-01-07T09:52:00Z" w16du:dateUtc="2026-01-07T01:52:00Z">
              <w:r w:rsidRPr="00245537">
                <w:rPr>
                  <w:rFonts w:asciiTheme="minorHAnsi" w:hAnsiTheme="minorHAnsi" w:cstheme="minorHAnsi"/>
                  <w:szCs w:val="22"/>
                  <w:highlight w:val="yellow"/>
                </w:rPr>
                <w:t>Used for auction</w:t>
              </w:r>
              <w:r>
                <w:rPr>
                  <w:rFonts w:asciiTheme="minorHAnsi" w:hAnsiTheme="minorHAnsi" w:cstheme="minorHAnsi"/>
                  <w:szCs w:val="22"/>
                  <w:highlight w:val="yellow"/>
                </w:rPr>
                <w:t xml:space="preserve">, </w:t>
              </w:r>
              <w:r w:rsidRPr="00245537">
                <w:rPr>
                  <w:rFonts w:asciiTheme="minorHAnsi" w:hAnsiTheme="minorHAnsi" w:cstheme="minorHAnsi"/>
                  <w:szCs w:val="22"/>
                  <w:highlight w:val="yellow"/>
                </w:rPr>
                <w:t>mini-auction</w:t>
              </w:r>
              <w:r>
                <w:rPr>
                  <w:rFonts w:asciiTheme="minorHAnsi" w:hAnsiTheme="minorHAnsi" w:cstheme="minorHAnsi"/>
                  <w:szCs w:val="22"/>
                  <w:highlight w:val="yellow"/>
                </w:rPr>
                <w:t xml:space="preserve"> and syndication</w:t>
              </w:r>
              <w:r w:rsidRPr="00245537">
                <w:rPr>
                  <w:rFonts w:asciiTheme="minorHAnsi" w:hAnsiTheme="minorHAnsi" w:cstheme="minorHAnsi"/>
                  <w:szCs w:val="22"/>
                  <w:highlight w:val="yellow"/>
                </w:rPr>
                <w:t>.</w:t>
              </w:r>
            </w:ins>
          </w:p>
          <w:p w14:paraId="31489002" w14:textId="5214BFF6" w:rsidR="00640BB0" w:rsidRPr="00245537" w:rsidDel="00280AD8" w:rsidRDefault="00640BB0" w:rsidP="00640BB0">
            <w:pPr>
              <w:jc w:val="left"/>
              <w:rPr>
                <w:del w:id="1001" w:author="Jasmine WL TEO (MAS)" w:date="2026-01-07T09:52:00Z" w16du:dateUtc="2026-01-07T01:52:00Z"/>
                <w:rFonts w:asciiTheme="minorHAnsi" w:hAnsiTheme="minorHAnsi" w:cstheme="minorHAnsi"/>
                <w:szCs w:val="22"/>
                <w:highlight w:val="yellow"/>
              </w:rPr>
            </w:pPr>
            <w:del w:id="1002" w:author="Jasmine WL TEO (MAS)" w:date="2026-01-07T09:52:00Z" w16du:dateUtc="2026-01-07T01:52:00Z">
              <w:r w:rsidRPr="00245537" w:rsidDel="00280AD8">
                <w:rPr>
                  <w:rFonts w:asciiTheme="minorHAnsi" w:hAnsiTheme="minorHAnsi" w:cstheme="minorHAnsi"/>
                  <w:szCs w:val="22"/>
                  <w:highlight w:val="yellow"/>
                </w:rPr>
                <w:delText>Used for auction or mini-auctio</w:delText>
              </w:r>
              <w:r w:rsidR="006B7D27" w:rsidDel="00280AD8">
                <w:rPr>
                  <w:rFonts w:asciiTheme="minorHAnsi" w:hAnsiTheme="minorHAnsi" w:cstheme="minorHAnsi"/>
                  <w:szCs w:val="22"/>
                  <w:highlight w:val="yellow"/>
                </w:rPr>
                <w:delText>n</w:delText>
              </w:r>
              <w:r w:rsidRPr="00245537" w:rsidDel="00280AD8">
                <w:rPr>
                  <w:rFonts w:asciiTheme="minorHAnsi" w:hAnsiTheme="minorHAnsi" w:cstheme="minorHAnsi"/>
                  <w:szCs w:val="22"/>
                  <w:highlight w:val="yellow"/>
                </w:rPr>
                <w:delText>.</w:delText>
              </w:r>
            </w:del>
          </w:p>
          <w:p w14:paraId="5D97EB24" w14:textId="77777777" w:rsidR="00640BB0" w:rsidRPr="00245537" w:rsidRDefault="00640BB0" w:rsidP="00640BB0">
            <w:pPr>
              <w:jc w:val="left"/>
              <w:rPr>
                <w:rFonts w:asciiTheme="minorHAnsi" w:hAnsiTheme="minorHAnsi" w:cstheme="minorHAnsi"/>
                <w:szCs w:val="22"/>
                <w:highlight w:val="yellow"/>
              </w:rPr>
            </w:pPr>
          </w:p>
          <w:p w14:paraId="79D7A4C7" w14:textId="227D5DA5" w:rsidR="00F938D1" w:rsidRPr="00280AD8" w:rsidRDefault="00640BB0" w:rsidP="00640BB0">
            <w:pPr>
              <w:spacing w:after="240"/>
              <w:jc w:val="left"/>
              <w:rPr>
                <w:rFonts w:asciiTheme="minorHAnsi" w:hAnsiTheme="minorHAnsi" w:cstheme="minorHAnsi"/>
                <w:strike/>
                <w:szCs w:val="22"/>
                <w:highlight w:val="yellow"/>
                <w:rPrChange w:id="1003" w:author="Jasmine WL TEO (MAS)" w:date="2026-01-07T09:53:00Z" w16du:dateUtc="2026-01-07T01:53:00Z">
                  <w:rPr>
                    <w:rFonts w:asciiTheme="minorHAnsi" w:hAnsiTheme="minorHAnsi" w:cstheme="minorHAnsi"/>
                    <w:szCs w:val="22"/>
                    <w:highlight w:val="yellow"/>
                  </w:rPr>
                </w:rPrChange>
              </w:rPr>
            </w:pPr>
            <w:r w:rsidRPr="00280AD8">
              <w:rPr>
                <w:rFonts w:asciiTheme="minorHAnsi" w:hAnsiTheme="minorHAnsi" w:cstheme="minorHAnsi"/>
                <w:strike/>
                <w:szCs w:val="22"/>
                <w:highlight w:val="yellow"/>
                <w:rPrChange w:id="1004" w:author="Jasmine WL TEO (MAS)" w:date="2026-01-07T09:53:00Z" w16du:dateUtc="2026-01-07T01:53:00Z">
                  <w:rPr>
                    <w:rFonts w:asciiTheme="minorHAnsi" w:hAnsiTheme="minorHAnsi" w:cstheme="minorHAnsi"/>
                    <w:szCs w:val="22"/>
                    <w:highlight w:val="yellow"/>
                  </w:rPr>
                </w:rPrChange>
              </w:rPr>
              <w:t>Unused for syndication.</w:t>
            </w:r>
            <w:r w:rsidR="00810A5E" w:rsidRPr="00280AD8">
              <w:rPr>
                <w:rFonts w:asciiTheme="minorHAnsi" w:hAnsiTheme="minorHAnsi" w:cstheme="minorHAnsi"/>
                <w:strike/>
                <w:szCs w:val="22"/>
                <w:highlight w:val="yellow"/>
                <w:rPrChange w:id="1005" w:author="Jasmine WL TEO (MAS)" w:date="2026-01-07T09:53:00Z" w16du:dateUtc="2026-01-07T01:53:00Z">
                  <w:rPr>
                    <w:rFonts w:asciiTheme="minorHAnsi" w:hAnsiTheme="minorHAnsi" w:cstheme="minorHAnsi"/>
                    <w:szCs w:val="22"/>
                    <w:highlight w:val="yellow"/>
                  </w:rPr>
                </w:rPrChange>
              </w:rPr>
              <w:t xml:space="preserve"> (Yield of syndication is provided in the issuance calendar file.)</w:t>
            </w:r>
          </w:p>
        </w:tc>
      </w:tr>
      <w:tr w:rsidR="001A56A3" w:rsidRPr="00E06696" w14:paraId="64DC7E1D" w14:textId="77777777" w:rsidTr="0008516C">
        <w:tc>
          <w:tcPr>
            <w:tcW w:w="797" w:type="dxa"/>
          </w:tcPr>
          <w:p w14:paraId="01F88E46" w14:textId="77777777" w:rsidR="00F938D1" w:rsidRPr="00F524AB" w:rsidRDefault="00F938D1" w:rsidP="00D21035">
            <w:pPr>
              <w:pStyle w:val="ListParagraph"/>
            </w:pPr>
          </w:p>
        </w:tc>
        <w:tc>
          <w:tcPr>
            <w:tcW w:w="2415" w:type="dxa"/>
          </w:tcPr>
          <w:p w14:paraId="3776D7EA" w14:textId="79DF1225"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CUTOFF_YIELD</w:t>
            </w:r>
          </w:p>
        </w:tc>
        <w:tc>
          <w:tcPr>
            <w:tcW w:w="1417" w:type="dxa"/>
          </w:tcPr>
          <w:p w14:paraId="65460699" w14:textId="7DC8200E"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9(3)v9(2)</w:t>
            </w:r>
          </w:p>
        </w:tc>
        <w:tc>
          <w:tcPr>
            <w:tcW w:w="960" w:type="dxa"/>
          </w:tcPr>
          <w:p w14:paraId="4A77FD37" w14:textId="0EC53231" w:rsidR="00F938D1" w:rsidRPr="00B0640D" w:rsidRDefault="00E37730" w:rsidP="00F938D1">
            <w:pPr>
              <w:pStyle w:val="Normalwithspace"/>
              <w:spacing w:before="0"/>
              <w:jc w:val="left"/>
              <w:rPr>
                <w:rFonts w:asciiTheme="minorHAnsi" w:hAnsiTheme="minorHAnsi" w:cstheme="minorHAnsi"/>
              </w:rPr>
            </w:pPr>
            <w:r>
              <w:rPr>
                <w:rFonts w:asciiTheme="minorHAnsi" w:hAnsiTheme="minorHAnsi" w:cstheme="minorHAnsi"/>
              </w:rPr>
              <w:t>73</w:t>
            </w:r>
          </w:p>
        </w:tc>
        <w:tc>
          <w:tcPr>
            <w:tcW w:w="2647" w:type="dxa"/>
          </w:tcPr>
          <w:p w14:paraId="7839F474" w14:textId="12486AF7" w:rsidR="00F938D1" w:rsidRPr="00B0640D" w:rsidRDefault="0050650B" w:rsidP="0050650B">
            <w:pPr>
              <w:rPr>
                <w:rFonts w:asciiTheme="minorHAnsi" w:hAnsiTheme="minorHAnsi" w:cstheme="minorHAnsi"/>
              </w:rPr>
            </w:pPr>
            <w:r>
              <w:rPr>
                <w:rFonts w:asciiTheme="minorHAnsi" w:hAnsiTheme="minorHAnsi" w:cstheme="minorHAnsi"/>
              </w:rPr>
              <w:t>Cutoff yield</w:t>
            </w:r>
          </w:p>
        </w:tc>
        <w:tc>
          <w:tcPr>
            <w:tcW w:w="2947" w:type="dxa"/>
          </w:tcPr>
          <w:p w14:paraId="7FC440FD" w14:textId="77777777" w:rsidR="00640BB0" w:rsidRDefault="00640BB0" w:rsidP="004076CE">
            <w:pPr>
              <w:jc w:val="left"/>
              <w:rPr>
                <w:del w:id="1006" w:author="Han Xie CHAI (MAS)" w:date="2026-01-14T15:38:00Z" w16du:dateUtc="2026-01-14T07:38:00Z"/>
                <w:rFonts w:asciiTheme="minorHAnsi" w:hAnsiTheme="minorHAnsi" w:cstheme="minorHAnsi"/>
                <w:szCs w:val="22"/>
                <w:highlight w:val="yellow"/>
              </w:rPr>
            </w:pPr>
            <w:r w:rsidRPr="00CF3070">
              <w:rPr>
                <w:rFonts w:asciiTheme="minorHAnsi" w:hAnsiTheme="minorHAnsi" w:cstheme="minorHAnsi"/>
                <w:szCs w:val="22"/>
                <w:highlight w:val="yellow"/>
              </w:rPr>
              <w:t>If used, it must adhere to the format of 3 digits before the decimal and 2 digits after. (e.g., 00305 represents 3.05)</w:t>
            </w:r>
          </w:p>
          <w:p w14:paraId="3851901D" w14:textId="77777777" w:rsidR="004076CE" w:rsidRPr="00CF3070" w:rsidRDefault="004076CE" w:rsidP="004076CE">
            <w:pPr>
              <w:jc w:val="left"/>
              <w:rPr>
                <w:del w:id="1007" w:author="Han Xie CHAI (MAS)" w:date="2026-01-14T15:38:00Z" w16du:dateUtc="2026-01-14T07:38:00Z"/>
                <w:rFonts w:asciiTheme="minorHAnsi" w:hAnsiTheme="minorHAnsi" w:cstheme="minorHAnsi"/>
                <w:szCs w:val="22"/>
                <w:highlight w:val="yellow"/>
              </w:rPr>
            </w:pPr>
          </w:p>
          <w:p w14:paraId="6263FF4C" w14:textId="43DAFFF4" w:rsidR="00F938D1" w:rsidRPr="004076CE" w:rsidRDefault="00640BB0" w:rsidP="004076CE">
            <w:pPr>
              <w:pStyle w:val="Normalwithspace"/>
              <w:spacing w:before="0"/>
              <w:jc w:val="left"/>
              <w:rPr>
                <w:rFonts w:asciiTheme="minorHAnsi" w:hAnsiTheme="minorHAnsi" w:cstheme="minorHAnsi"/>
                <w:szCs w:val="22"/>
                <w:highlight w:val="yellow"/>
              </w:rPr>
            </w:pPr>
            <w:del w:id="1008" w:author="Han Xie CHAI (MAS)" w:date="2026-01-14T15:38:00Z" w16du:dateUtc="2026-01-14T07:38:00Z">
              <w:r w:rsidRPr="00CF3070">
                <w:rPr>
                  <w:rFonts w:asciiTheme="minorHAnsi" w:hAnsiTheme="minorHAnsi" w:cstheme="minorHAnsi"/>
                  <w:szCs w:val="22"/>
                  <w:highlight w:val="yellow"/>
                </w:rPr>
                <w:delText>If unused, it must be padded with zeros</w:delText>
              </w:r>
              <w:r>
                <w:rPr>
                  <w:rFonts w:asciiTheme="minorHAnsi" w:hAnsiTheme="minorHAnsi" w:cstheme="minorHAnsi"/>
                  <w:szCs w:val="22"/>
                  <w:highlight w:val="yellow"/>
                </w:rPr>
                <w:delText xml:space="preserve"> (but no hard validation)</w:delText>
              </w:r>
              <w:r w:rsidRPr="00CF3070">
                <w:rPr>
                  <w:rFonts w:asciiTheme="minorHAnsi" w:hAnsiTheme="minorHAnsi" w:cstheme="minorHAnsi"/>
                  <w:szCs w:val="22"/>
                  <w:highlight w:val="yellow"/>
                </w:rPr>
                <w:delText>.</w:delText>
              </w:r>
            </w:del>
          </w:p>
        </w:tc>
        <w:tc>
          <w:tcPr>
            <w:tcW w:w="3001" w:type="dxa"/>
          </w:tcPr>
          <w:p w14:paraId="7EC8A5E2" w14:textId="01BFF5D8" w:rsidR="007749EB" w:rsidRPr="00245537" w:rsidRDefault="007749EB" w:rsidP="007749EB">
            <w:pPr>
              <w:jc w:val="left"/>
              <w:rPr>
                <w:ins w:id="1009" w:author="Jasmine WL TEO (MAS)" w:date="2026-01-07T09:49:00Z" w16du:dateUtc="2026-01-07T01:49:00Z"/>
                <w:rFonts w:asciiTheme="minorHAnsi" w:hAnsiTheme="minorHAnsi" w:cstheme="minorHAnsi"/>
                <w:szCs w:val="22"/>
                <w:highlight w:val="yellow"/>
              </w:rPr>
            </w:pPr>
            <w:ins w:id="1010" w:author="Jasmine WL TEO (MAS)" w:date="2026-01-07T09:49:00Z" w16du:dateUtc="2026-01-07T01:49:00Z">
              <w:r w:rsidRPr="00245537">
                <w:rPr>
                  <w:rFonts w:asciiTheme="minorHAnsi" w:hAnsiTheme="minorHAnsi" w:cstheme="minorHAnsi"/>
                  <w:szCs w:val="22"/>
                  <w:highlight w:val="yellow"/>
                </w:rPr>
                <w:t>Used for auction</w:t>
              </w:r>
              <w:r>
                <w:rPr>
                  <w:rFonts w:asciiTheme="minorHAnsi" w:hAnsiTheme="minorHAnsi" w:cstheme="minorHAnsi"/>
                  <w:szCs w:val="22"/>
                  <w:highlight w:val="yellow"/>
                </w:rPr>
                <w:t>,</w:t>
              </w:r>
            </w:ins>
            <w:ins w:id="1011" w:author="Jasmine WL TEO (MAS)" w:date="2026-01-07T09:50:00Z" w16du:dateUtc="2026-01-07T01:50:00Z">
              <w:r>
                <w:rPr>
                  <w:rFonts w:asciiTheme="minorHAnsi" w:hAnsiTheme="minorHAnsi" w:cstheme="minorHAnsi"/>
                  <w:szCs w:val="22"/>
                  <w:highlight w:val="yellow"/>
                </w:rPr>
                <w:t xml:space="preserve"> </w:t>
              </w:r>
            </w:ins>
            <w:ins w:id="1012" w:author="Jasmine WL TEO (MAS)" w:date="2026-01-07T09:49:00Z" w16du:dateUtc="2026-01-07T01:49:00Z">
              <w:r w:rsidRPr="00245537">
                <w:rPr>
                  <w:rFonts w:asciiTheme="minorHAnsi" w:hAnsiTheme="minorHAnsi" w:cstheme="minorHAnsi"/>
                  <w:szCs w:val="22"/>
                  <w:highlight w:val="yellow"/>
                </w:rPr>
                <w:t>mini-auction</w:t>
              </w:r>
              <w:r>
                <w:rPr>
                  <w:rFonts w:asciiTheme="minorHAnsi" w:hAnsiTheme="minorHAnsi" w:cstheme="minorHAnsi"/>
                  <w:szCs w:val="22"/>
                  <w:highlight w:val="yellow"/>
                </w:rPr>
                <w:t xml:space="preserve"> and syndication</w:t>
              </w:r>
              <w:r w:rsidRPr="00245537">
                <w:rPr>
                  <w:rFonts w:asciiTheme="minorHAnsi" w:hAnsiTheme="minorHAnsi" w:cstheme="minorHAnsi"/>
                  <w:szCs w:val="22"/>
                  <w:highlight w:val="yellow"/>
                </w:rPr>
                <w:t>.</w:t>
              </w:r>
            </w:ins>
          </w:p>
          <w:p w14:paraId="2DFF85C9" w14:textId="3E528517" w:rsidR="004076CE" w:rsidRPr="00245537" w:rsidDel="007749EB" w:rsidRDefault="004076CE" w:rsidP="004076CE">
            <w:pPr>
              <w:jc w:val="left"/>
              <w:rPr>
                <w:del w:id="1013" w:author="Jasmine WL TEO (MAS)" w:date="2026-01-07T09:49:00Z" w16du:dateUtc="2026-01-07T01:49:00Z"/>
                <w:rFonts w:asciiTheme="minorHAnsi" w:hAnsiTheme="minorHAnsi" w:cstheme="minorHAnsi"/>
                <w:szCs w:val="22"/>
                <w:highlight w:val="yellow"/>
              </w:rPr>
            </w:pPr>
            <w:del w:id="1014" w:author="Jasmine WL TEO (MAS)" w:date="2026-01-07T09:49:00Z" w16du:dateUtc="2026-01-07T01:49:00Z">
              <w:r w:rsidRPr="00245537" w:rsidDel="007749EB">
                <w:rPr>
                  <w:rFonts w:asciiTheme="minorHAnsi" w:hAnsiTheme="minorHAnsi" w:cstheme="minorHAnsi"/>
                  <w:szCs w:val="22"/>
                  <w:highlight w:val="yellow"/>
                </w:rPr>
                <w:delText>Used for auction or mini-auction.</w:delText>
              </w:r>
            </w:del>
          </w:p>
          <w:p w14:paraId="3EBC2DFC" w14:textId="77777777" w:rsidR="004076CE" w:rsidRPr="00245537" w:rsidRDefault="004076CE" w:rsidP="004076CE">
            <w:pPr>
              <w:jc w:val="left"/>
              <w:rPr>
                <w:rFonts w:asciiTheme="minorHAnsi" w:hAnsiTheme="minorHAnsi" w:cstheme="minorHAnsi"/>
                <w:szCs w:val="22"/>
                <w:highlight w:val="yellow"/>
              </w:rPr>
            </w:pPr>
          </w:p>
          <w:p w14:paraId="4A2A84D5" w14:textId="77777777" w:rsidR="004076CE" w:rsidRPr="00245537" w:rsidRDefault="004076CE" w:rsidP="004076CE">
            <w:pPr>
              <w:jc w:val="left"/>
              <w:rPr>
                <w:rFonts w:asciiTheme="minorHAnsi" w:hAnsiTheme="minorHAnsi" w:cstheme="minorHAnsi"/>
                <w:szCs w:val="22"/>
                <w:highlight w:val="yellow"/>
              </w:rPr>
            </w:pPr>
          </w:p>
          <w:p w14:paraId="39109AAA" w14:textId="77777777" w:rsidR="004076CE" w:rsidRPr="00245537" w:rsidRDefault="004076CE" w:rsidP="004076CE">
            <w:pPr>
              <w:jc w:val="left"/>
              <w:rPr>
                <w:rFonts w:asciiTheme="minorHAnsi" w:hAnsiTheme="minorHAnsi" w:cstheme="minorHAnsi"/>
                <w:szCs w:val="22"/>
                <w:highlight w:val="yellow"/>
              </w:rPr>
            </w:pPr>
          </w:p>
          <w:p w14:paraId="1E08B129" w14:textId="77777777" w:rsidR="004076CE" w:rsidRPr="00245537" w:rsidRDefault="004076CE" w:rsidP="004076CE">
            <w:pPr>
              <w:jc w:val="left"/>
              <w:rPr>
                <w:rFonts w:asciiTheme="minorHAnsi" w:hAnsiTheme="minorHAnsi" w:cstheme="minorHAnsi"/>
                <w:szCs w:val="22"/>
                <w:highlight w:val="yellow"/>
              </w:rPr>
            </w:pPr>
          </w:p>
          <w:p w14:paraId="3145FBE0" w14:textId="207D95C4" w:rsidR="00F938D1" w:rsidRPr="007749EB" w:rsidRDefault="004076CE" w:rsidP="004076CE">
            <w:pPr>
              <w:jc w:val="left"/>
              <w:rPr>
                <w:rFonts w:asciiTheme="minorHAnsi" w:hAnsiTheme="minorHAnsi" w:cstheme="minorHAnsi"/>
                <w:strike/>
                <w:szCs w:val="22"/>
                <w:highlight w:val="yellow"/>
                <w:rPrChange w:id="1015" w:author="Jasmine WL TEO (MAS)" w:date="2026-01-07T09:49:00Z" w16du:dateUtc="2026-01-07T01:49:00Z">
                  <w:rPr>
                    <w:rFonts w:asciiTheme="minorHAnsi" w:hAnsiTheme="minorHAnsi" w:cstheme="minorHAnsi"/>
                    <w:szCs w:val="22"/>
                    <w:highlight w:val="yellow"/>
                  </w:rPr>
                </w:rPrChange>
              </w:rPr>
            </w:pPr>
            <w:r w:rsidRPr="007749EB">
              <w:rPr>
                <w:rFonts w:asciiTheme="minorHAnsi" w:hAnsiTheme="minorHAnsi" w:cstheme="minorHAnsi"/>
                <w:strike/>
                <w:szCs w:val="22"/>
                <w:highlight w:val="yellow"/>
                <w:rPrChange w:id="1016" w:author="Jasmine WL TEO (MAS)" w:date="2026-01-07T09:49:00Z" w16du:dateUtc="2026-01-07T01:49:00Z">
                  <w:rPr>
                    <w:rFonts w:asciiTheme="minorHAnsi" w:hAnsiTheme="minorHAnsi" w:cstheme="minorHAnsi"/>
                    <w:szCs w:val="22"/>
                    <w:highlight w:val="yellow"/>
                  </w:rPr>
                </w:rPrChange>
              </w:rPr>
              <w:t>Unused for syndication</w:t>
            </w:r>
            <w:r w:rsidR="00E02BC5" w:rsidRPr="007749EB">
              <w:rPr>
                <w:rFonts w:asciiTheme="minorHAnsi" w:hAnsiTheme="minorHAnsi" w:cstheme="minorHAnsi"/>
                <w:strike/>
                <w:szCs w:val="22"/>
                <w:highlight w:val="yellow"/>
                <w:rPrChange w:id="1017" w:author="Jasmine WL TEO (MAS)" w:date="2026-01-07T09:49:00Z" w16du:dateUtc="2026-01-07T01:49:00Z">
                  <w:rPr>
                    <w:rFonts w:asciiTheme="minorHAnsi" w:hAnsiTheme="minorHAnsi" w:cstheme="minorHAnsi"/>
                    <w:szCs w:val="22"/>
                    <w:highlight w:val="yellow"/>
                  </w:rPr>
                </w:rPrChange>
              </w:rPr>
              <w:t>.</w:t>
            </w:r>
            <w:r w:rsidR="00810A5E" w:rsidRPr="007749EB">
              <w:rPr>
                <w:rFonts w:asciiTheme="minorHAnsi" w:hAnsiTheme="minorHAnsi" w:cstheme="minorHAnsi"/>
                <w:strike/>
                <w:szCs w:val="22"/>
                <w:highlight w:val="yellow"/>
                <w:rPrChange w:id="1018" w:author="Jasmine WL TEO (MAS)" w:date="2026-01-07T09:49:00Z" w16du:dateUtc="2026-01-07T01:49:00Z">
                  <w:rPr>
                    <w:rFonts w:asciiTheme="minorHAnsi" w:hAnsiTheme="minorHAnsi" w:cstheme="minorHAnsi"/>
                    <w:szCs w:val="22"/>
                    <w:highlight w:val="yellow"/>
                  </w:rPr>
                </w:rPrChange>
              </w:rPr>
              <w:t xml:space="preserve"> (Yield of syndication is provided in the issuance calendar file.)</w:t>
            </w:r>
          </w:p>
        </w:tc>
      </w:tr>
      <w:tr w:rsidR="001A56A3" w:rsidRPr="00E06696" w14:paraId="3537E508" w14:textId="77777777" w:rsidTr="0008516C">
        <w:tc>
          <w:tcPr>
            <w:tcW w:w="797" w:type="dxa"/>
          </w:tcPr>
          <w:p w14:paraId="48FA3D73" w14:textId="77777777" w:rsidR="00F938D1" w:rsidRPr="00F524AB" w:rsidRDefault="00F938D1" w:rsidP="00D21035">
            <w:pPr>
              <w:pStyle w:val="ListParagraph"/>
            </w:pPr>
          </w:p>
        </w:tc>
        <w:tc>
          <w:tcPr>
            <w:tcW w:w="2415" w:type="dxa"/>
          </w:tcPr>
          <w:p w14:paraId="43144DD4" w14:textId="3C5A31C2"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CUTOFF_PRICE</w:t>
            </w:r>
          </w:p>
        </w:tc>
        <w:tc>
          <w:tcPr>
            <w:tcW w:w="1417" w:type="dxa"/>
          </w:tcPr>
          <w:p w14:paraId="7CFA8AD0" w14:textId="6B33AEC0"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9(3)v9(4)</w:t>
            </w:r>
          </w:p>
        </w:tc>
        <w:tc>
          <w:tcPr>
            <w:tcW w:w="960" w:type="dxa"/>
          </w:tcPr>
          <w:p w14:paraId="32AC54BC" w14:textId="1AFE0A31" w:rsidR="00F938D1" w:rsidRPr="00B0640D" w:rsidRDefault="00E37730" w:rsidP="00F938D1">
            <w:pPr>
              <w:rPr>
                <w:rFonts w:asciiTheme="minorHAnsi" w:hAnsiTheme="minorHAnsi" w:cstheme="minorHAnsi"/>
              </w:rPr>
            </w:pPr>
            <w:r>
              <w:rPr>
                <w:rFonts w:asciiTheme="minorHAnsi" w:hAnsiTheme="minorHAnsi" w:cstheme="minorHAnsi"/>
              </w:rPr>
              <w:t>78</w:t>
            </w:r>
          </w:p>
        </w:tc>
        <w:tc>
          <w:tcPr>
            <w:tcW w:w="2647" w:type="dxa"/>
          </w:tcPr>
          <w:p w14:paraId="183B7DDA" w14:textId="18056F37" w:rsidR="00F938D1" w:rsidRPr="00B0640D" w:rsidRDefault="0050650B" w:rsidP="00F938D1">
            <w:pPr>
              <w:rPr>
                <w:rFonts w:asciiTheme="minorHAnsi" w:hAnsiTheme="minorHAnsi" w:cstheme="minorHAnsi"/>
              </w:rPr>
            </w:pPr>
            <w:r>
              <w:rPr>
                <w:rFonts w:asciiTheme="minorHAnsi" w:hAnsiTheme="minorHAnsi" w:cstheme="minorHAnsi"/>
              </w:rPr>
              <w:t>Cutoff price</w:t>
            </w:r>
          </w:p>
        </w:tc>
        <w:tc>
          <w:tcPr>
            <w:tcW w:w="2947" w:type="dxa"/>
          </w:tcPr>
          <w:p w14:paraId="700720BC" w14:textId="77777777" w:rsidR="00640BB0" w:rsidRDefault="00640BB0" w:rsidP="004076CE">
            <w:pPr>
              <w:jc w:val="left"/>
              <w:rPr>
                <w:rFonts w:asciiTheme="minorHAnsi" w:hAnsiTheme="minorHAnsi" w:cstheme="minorHAnsi"/>
                <w:szCs w:val="22"/>
                <w:highlight w:val="yellow"/>
              </w:rPr>
            </w:pPr>
            <w:r w:rsidRPr="00CF3070">
              <w:rPr>
                <w:rFonts w:asciiTheme="minorHAnsi" w:hAnsiTheme="minorHAnsi" w:cstheme="minorHAnsi"/>
                <w:szCs w:val="22"/>
                <w:highlight w:val="yellow"/>
              </w:rPr>
              <w:t>If used, it must adhere to the format of 3 digits before the decimal and 4 digits after. (e.g., 1022230 represents 102.2230)</w:t>
            </w:r>
          </w:p>
          <w:p w14:paraId="60CE712E" w14:textId="72A9F576" w:rsidR="004076CE" w:rsidRPr="00CF3070" w:rsidRDefault="004076CE" w:rsidP="004076CE">
            <w:pPr>
              <w:jc w:val="left"/>
              <w:rPr>
                <w:del w:id="1019" w:author="Han Xie CHAI (MAS)" w:date="2026-01-14T15:38:00Z" w16du:dateUtc="2026-01-14T07:38:00Z"/>
                <w:rFonts w:asciiTheme="minorHAnsi" w:hAnsiTheme="minorHAnsi" w:cstheme="minorHAnsi"/>
                <w:szCs w:val="22"/>
                <w:highlight w:val="yellow"/>
              </w:rPr>
            </w:pPr>
          </w:p>
          <w:p w14:paraId="3D57C799" w14:textId="65D5404D" w:rsidR="00F938D1" w:rsidRPr="004076CE" w:rsidRDefault="00640BB0" w:rsidP="004076CE">
            <w:pPr>
              <w:pStyle w:val="Normalwithspace"/>
              <w:spacing w:before="0"/>
              <w:jc w:val="left"/>
              <w:rPr>
                <w:rFonts w:asciiTheme="minorHAnsi" w:hAnsiTheme="minorHAnsi" w:cstheme="minorHAnsi"/>
                <w:szCs w:val="22"/>
                <w:highlight w:val="yellow"/>
              </w:rPr>
            </w:pPr>
            <w:del w:id="1020" w:author="Han Xie CHAI (MAS)" w:date="2026-01-14T15:38:00Z" w16du:dateUtc="2026-01-14T07:38:00Z">
              <w:r w:rsidRPr="00CF3070">
                <w:rPr>
                  <w:rFonts w:asciiTheme="minorHAnsi" w:hAnsiTheme="minorHAnsi" w:cstheme="minorHAnsi"/>
                  <w:szCs w:val="22"/>
                  <w:highlight w:val="yellow"/>
                </w:rPr>
                <w:delText>If unused, it must be padded with zeros</w:delText>
              </w:r>
              <w:r>
                <w:rPr>
                  <w:rFonts w:asciiTheme="minorHAnsi" w:hAnsiTheme="minorHAnsi" w:cstheme="minorHAnsi"/>
                  <w:szCs w:val="22"/>
                  <w:highlight w:val="yellow"/>
                </w:rPr>
                <w:delText xml:space="preserve"> (but no hard validation)</w:delText>
              </w:r>
              <w:r w:rsidRPr="00CF3070">
                <w:rPr>
                  <w:rFonts w:asciiTheme="minorHAnsi" w:hAnsiTheme="minorHAnsi" w:cstheme="minorHAnsi"/>
                  <w:szCs w:val="22"/>
                  <w:highlight w:val="yellow"/>
                </w:rPr>
                <w:delText>.</w:delText>
              </w:r>
            </w:del>
          </w:p>
        </w:tc>
        <w:tc>
          <w:tcPr>
            <w:tcW w:w="3001" w:type="dxa"/>
          </w:tcPr>
          <w:p w14:paraId="08B87487" w14:textId="6F196B05" w:rsidR="004076CE" w:rsidRPr="00245537" w:rsidRDefault="004076CE" w:rsidP="004076CE">
            <w:pPr>
              <w:jc w:val="left"/>
              <w:rPr>
                <w:rFonts w:asciiTheme="minorHAnsi" w:hAnsiTheme="minorHAnsi" w:cstheme="minorHAnsi"/>
                <w:szCs w:val="22"/>
                <w:highlight w:val="yellow"/>
              </w:rPr>
            </w:pPr>
            <w:r w:rsidRPr="00245537">
              <w:rPr>
                <w:rFonts w:asciiTheme="minorHAnsi" w:hAnsiTheme="minorHAnsi" w:cstheme="minorHAnsi"/>
                <w:szCs w:val="22"/>
                <w:highlight w:val="yellow"/>
              </w:rPr>
              <w:lastRenderedPageBreak/>
              <w:t xml:space="preserve">Used for </w:t>
            </w:r>
            <w:proofErr w:type="spellStart"/>
            <w:r w:rsidRPr="00245537">
              <w:rPr>
                <w:rFonts w:asciiTheme="minorHAnsi" w:hAnsiTheme="minorHAnsi" w:cstheme="minorHAnsi"/>
                <w:szCs w:val="22"/>
                <w:highlight w:val="yellow"/>
              </w:rPr>
              <w:t>auction</w:t>
            </w:r>
            <w:ins w:id="1021" w:author="Jasmine WL TEO (MAS)" w:date="2026-01-07T09:49:00Z" w16du:dateUtc="2026-01-07T01:49:00Z">
              <w:r w:rsidR="007749EB">
                <w:rPr>
                  <w:rFonts w:asciiTheme="minorHAnsi" w:hAnsiTheme="minorHAnsi" w:cstheme="minorHAnsi"/>
                  <w:szCs w:val="22"/>
                  <w:highlight w:val="yellow"/>
                </w:rPr>
                <w:t>,</w:t>
              </w:r>
            </w:ins>
            <w:del w:id="1022" w:author="Jasmine WL TEO (MAS)" w:date="2026-01-07T09:49:00Z" w16du:dateUtc="2026-01-07T01:49:00Z">
              <w:r w:rsidRPr="00245537" w:rsidDel="007749EB">
                <w:rPr>
                  <w:rFonts w:asciiTheme="minorHAnsi" w:hAnsiTheme="minorHAnsi" w:cstheme="minorHAnsi"/>
                  <w:szCs w:val="22"/>
                  <w:highlight w:val="yellow"/>
                </w:rPr>
                <w:delText xml:space="preserve"> or </w:delText>
              </w:r>
            </w:del>
            <w:r w:rsidRPr="00245537">
              <w:rPr>
                <w:rFonts w:asciiTheme="minorHAnsi" w:hAnsiTheme="minorHAnsi" w:cstheme="minorHAnsi"/>
                <w:szCs w:val="22"/>
                <w:highlight w:val="yellow"/>
              </w:rPr>
              <w:t>mini</w:t>
            </w:r>
            <w:proofErr w:type="spellEnd"/>
            <w:r w:rsidRPr="00245537">
              <w:rPr>
                <w:rFonts w:asciiTheme="minorHAnsi" w:hAnsiTheme="minorHAnsi" w:cstheme="minorHAnsi"/>
                <w:szCs w:val="22"/>
                <w:highlight w:val="yellow"/>
              </w:rPr>
              <w:t>-auction</w:t>
            </w:r>
            <w:ins w:id="1023" w:author="Jasmine WL TEO (MAS)" w:date="2026-01-07T09:49:00Z" w16du:dateUtc="2026-01-07T01:49:00Z">
              <w:r w:rsidR="007749EB">
                <w:rPr>
                  <w:rFonts w:asciiTheme="minorHAnsi" w:hAnsiTheme="minorHAnsi" w:cstheme="minorHAnsi"/>
                  <w:szCs w:val="22"/>
                  <w:highlight w:val="yellow"/>
                </w:rPr>
                <w:t xml:space="preserve"> and syndication</w:t>
              </w:r>
            </w:ins>
            <w:r w:rsidRPr="00245537">
              <w:rPr>
                <w:rFonts w:asciiTheme="minorHAnsi" w:hAnsiTheme="minorHAnsi" w:cstheme="minorHAnsi"/>
                <w:szCs w:val="22"/>
                <w:highlight w:val="yellow"/>
              </w:rPr>
              <w:t>.</w:t>
            </w:r>
          </w:p>
          <w:p w14:paraId="275B0183" w14:textId="77777777" w:rsidR="004076CE" w:rsidRPr="00245537" w:rsidRDefault="004076CE" w:rsidP="004076CE">
            <w:pPr>
              <w:jc w:val="left"/>
              <w:rPr>
                <w:rFonts w:asciiTheme="minorHAnsi" w:hAnsiTheme="minorHAnsi" w:cstheme="minorHAnsi"/>
                <w:szCs w:val="22"/>
                <w:highlight w:val="yellow"/>
              </w:rPr>
            </w:pPr>
          </w:p>
          <w:p w14:paraId="56FE725F" w14:textId="77777777" w:rsidR="004076CE" w:rsidRPr="00245537" w:rsidRDefault="004076CE" w:rsidP="004076CE">
            <w:pPr>
              <w:jc w:val="left"/>
              <w:rPr>
                <w:rFonts w:asciiTheme="minorHAnsi" w:hAnsiTheme="minorHAnsi" w:cstheme="minorHAnsi"/>
                <w:szCs w:val="22"/>
                <w:highlight w:val="yellow"/>
              </w:rPr>
            </w:pPr>
          </w:p>
          <w:p w14:paraId="2FB967C6" w14:textId="77777777" w:rsidR="004076CE" w:rsidRPr="00245537" w:rsidRDefault="004076CE" w:rsidP="004076CE">
            <w:pPr>
              <w:jc w:val="left"/>
              <w:rPr>
                <w:rFonts w:asciiTheme="minorHAnsi" w:hAnsiTheme="minorHAnsi" w:cstheme="minorHAnsi"/>
                <w:szCs w:val="22"/>
                <w:highlight w:val="yellow"/>
              </w:rPr>
            </w:pPr>
          </w:p>
          <w:p w14:paraId="7928E791" w14:textId="77777777" w:rsidR="004076CE" w:rsidRPr="00245537" w:rsidRDefault="004076CE" w:rsidP="004076CE">
            <w:pPr>
              <w:jc w:val="left"/>
              <w:rPr>
                <w:rFonts w:asciiTheme="minorHAnsi" w:hAnsiTheme="minorHAnsi" w:cstheme="minorHAnsi"/>
                <w:szCs w:val="22"/>
                <w:highlight w:val="yellow"/>
              </w:rPr>
            </w:pPr>
          </w:p>
          <w:p w14:paraId="6B910349" w14:textId="32F9D5C9" w:rsidR="00F938D1" w:rsidRPr="007749EB" w:rsidRDefault="004076CE" w:rsidP="004076CE">
            <w:pPr>
              <w:jc w:val="left"/>
              <w:rPr>
                <w:rFonts w:asciiTheme="minorHAnsi" w:hAnsiTheme="minorHAnsi" w:cstheme="minorHAnsi"/>
                <w:strike/>
                <w:szCs w:val="22"/>
                <w:highlight w:val="yellow"/>
                <w:rPrChange w:id="1024" w:author="Jasmine WL TEO (MAS)" w:date="2026-01-07T09:48:00Z" w16du:dateUtc="2026-01-07T01:48:00Z">
                  <w:rPr>
                    <w:rFonts w:asciiTheme="minorHAnsi" w:hAnsiTheme="minorHAnsi" w:cstheme="minorHAnsi"/>
                    <w:szCs w:val="22"/>
                    <w:highlight w:val="yellow"/>
                  </w:rPr>
                </w:rPrChange>
              </w:rPr>
            </w:pPr>
            <w:commentRangeStart w:id="1025"/>
            <w:r w:rsidRPr="007749EB">
              <w:rPr>
                <w:rFonts w:asciiTheme="minorHAnsi" w:hAnsiTheme="minorHAnsi" w:cstheme="minorHAnsi"/>
                <w:strike/>
                <w:szCs w:val="22"/>
                <w:highlight w:val="yellow"/>
                <w:rPrChange w:id="1026" w:author="Jasmine WL TEO (MAS)" w:date="2026-01-07T09:48:00Z" w16du:dateUtc="2026-01-07T01:48:00Z">
                  <w:rPr>
                    <w:rFonts w:asciiTheme="minorHAnsi" w:hAnsiTheme="minorHAnsi" w:cstheme="minorHAnsi"/>
                    <w:szCs w:val="22"/>
                    <w:highlight w:val="yellow"/>
                  </w:rPr>
                </w:rPrChange>
              </w:rPr>
              <w:t>Unused for syndication.</w:t>
            </w:r>
            <w:r w:rsidR="00810A5E" w:rsidRPr="007749EB">
              <w:rPr>
                <w:rFonts w:asciiTheme="minorHAnsi" w:hAnsiTheme="minorHAnsi" w:cstheme="minorHAnsi"/>
                <w:strike/>
                <w:szCs w:val="22"/>
                <w:highlight w:val="yellow"/>
                <w:rPrChange w:id="1027" w:author="Jasmine WL TEO (MAS)" w:date="2026-01-07T09:48:00Z" w16du:dateUtc="2026-01-07T01:48:00Z">
                  <w:rPr>
                    <w:rFonts w:asciiTheme="minorHAnsi" w:hAnsiTheme="minorHAnsi" w:cstheme="minorHAnsi"/>
                    <w:szCs w:val="22"/>
                    <w:highlight w:val="yellow"/>
                  </w:rPr>
                </w:rPrChange>
              </w:rPr>
              <w:t xml:space="preserve"> (Price of syndication is provided in the issuance calendar file.)</w:t>
            </w:r>
            <w:commentRangeEnd w:id="1025"/>
            <w:r w:rsidR="007749EB">
              <w:rPr>
                <w:rStyle w:val="CommentReference"/>
                <w:lang w:val="en-US"/>
              </w:rPr>
              <w:commentReference w:id="1025"/>
            </w:r>
          </w:p>
        </w:tc>
      </w:tr>
      <w:tr w:rsidR="001A56A3" w:rsidRPr="00E06696" w14:paraId="44F3630D" w14:textId="77777777" w:rsidTr="0008516C">
        <w:tc>
          <w:tcPr>
            <w:tcW w:w="797" w:type="dxa"/>
          </w:tcPr>
          <w:p w14:paraId="5DEF0FFD" w14:textId="77777777" w:rsidR="00F938D1" w:rsidRPr="00F524AB" w:rsidRDefault="00F938D1" w:rsidP="00E902CF">
            <w:pPr>
              <w:ind w:left="720"/>
            </w:pPr>
          </w:p>
        </w:tc>
        <w:tc>
          <w:tcPr>
            <w:tcW w:w="2415" w:type="dxa"/>
          </w:tcPr>
          <w:p w14:paraId="374551CD" w14:textId="148BF189" w:rsidR="00F938D1" w:rsidRPr="00F938D1" w:rsidRDefault="00F938D1" w:rsidP="00F938D1">
            <w:pPr>
              <w:pStyle w:val="Normalwithspace"/>
              <w:spacing w:before="0"/>
              <w:jc w:val="left"/>
              <w:rPr>
                <w:rFonts w:asciiTheme="minorHAnsi" w:hAnsiTheme="minorHAnsi" w:cstheme="minorHAnsi"/>
                <w:b/>
                <w:bCs/>
              </w:rPr>
            </w:pPr>
            <w:r w:rsidRPr="00F938D1">
              <w:rPr>
                <w:rFonts w:asciiTheme="minorHAnsi" w:hAnsiTheme="minorHAnsi" w:cstheme="minorHAnsi"/>
                <w:b/>
                <w:bCs/>
              </w:rPr>
              <w:t>Detail Record (repetitive)</w:t>
            </w:r>
          </w:p>
        </w:tc>
        <w:tc>
          <w:tcPr>
            <w:tcW w:w="1417" w:type="dxa"/>
          </w:tcPr>
          <w:p w14:paraId="795FE6BB" w14:textId="77777777" w:rsidR="00F938D1" w:rsidRPr="00B0640D" w:rsidRDefault="00F938D1" w:rsidP="00F938D1">
            <w:pPr>
              <w:pStyle w:val="Normalwithspace"/>
              <w:spacing w:before="0"/>
              <w:jc w:val="left"/>
              <w:rPr>
                <w:rFonts w:asciiTheme="minorHAnsi" w:hAnsiTheme="minorHAnsi" w:cstheme="minorHAnsi"/>
              </w:rPr>
            </w:pPr>
          </w:p>
        </w:tc>
        <w:tc>
          <w:tcPr>
            <w:tcW w:w="960" w:type="dxa"/>
          </w:tcPr>
          <w:p w14:paraId="6F239C27" w14:textId="77777777" w:rsidR="00F938D1" w:rsidRPr="00B0640D" w:rsidRDefault="00F938D1" w:rsidP="00F938D1">
            <w:pPr>
              <w:rPr>
                <w:rFonts w:asciiTheme="minorHAnsi" w:hAnsiTheme="minorHAnsi" w:cstheme="minorHAnsi"/>
              </w:rPr>
            </w:pPr>
          </w:p>
        </w:tc>
        <w:tc>
          <w:tcPr>
            <w:tcW w:w="2647" w:type="dxa"/>
          </w:tcPr>
          <w:p w14:paraId="442A66B3" w14:textId="77777777" w:rsidR="00F938D1" w:rsidRPr="00B0640D" w:rsidRDefault="00F938D1" w:rsidP="00F938D1">
            <w:pPr>
              <w:rPr>
                <w:rFonts w:asciiTheme="minorHAnsi" w:hAnsiTheme="minorHAnsi" w:cstheme="minorHAnsi"/>
              </w:rPr>
            </w:pPr>
          </w:p>
        </w:tc>
        <w:tc>
          <w:tcPr>
            <w:tcW w:w="2947" w:type="dxa"/>
          </w:tcPr>
          <w:p w14:paraId="29B2B579" w14:textId="77777777" w:rsidR="00F938D1" w:rsidRPr="00D23047" w:rsidRDefault="00F938D1" w:rsidP="00F938D1">
            <w:pPr>
              <w:pStyle w:val="Normalwithspace"/>
              <w:spacing w:before="0"/>
              <w:jc w:val="left"/>
              <w:rPr>
                <w:rFonts w:asciiTheme="minorHAnsi" w:hAnsiTheme="minorHAnsi" w:cstheme="minorHAnsi"/>
                <w:szCs w:val="22"/>
              </w:rPr>
            </w:pPr>
          </w:p>
        </w:tc>
        <w:tc>
          <w:tcPr>
            <w:tcW w:w="3001" w:type="dxa"/>
          </w:tcPr>
          <w:p w14:paraId="47E8B1A2" w14:textId="77777777" w:rsidR="00F938D1" w:rsidRPr="00E06696" w:rsidRDefault="00F938D1" w:rsidP="00F938D1">
            <w:pPr>
              <w:jc w:val="left"/>
              <w:rPr>
                <w:rFonts w:asciiTheme="minorHAnsi" w:hAnsiTheme="minorHAnsi" w:cstheme="minorHAnsi"/>
                <w:szCs w:val="22"/>
              </w:rPr>
            </w:pPr>
          </w:p>
        </w:tc>
      </w:tr>
      <w:tr w:rsidR="001A56A3" w:rsidRPr="00E06696" w14:paraId="64B48509" w14:textId="77777777" w:rsidTr="0008516C">
        <w:tc>
          <w:tcPr>
            <w:tcW w:w="797" w:type="dxa"/>
          </w:tcPr>
          <w:p w14:paraId="62915055" w14:textId="77777777" w:rsidR="00F938D1" w:rsidRPr="00F524AB" w:rsidRDefault="00F938D1" w:rsidP="00D21035">
            <w:pPr>
              <w:pStyle w:val="ListParagraph"/>
            </w:pPr>
          </w:p>
        </w:tc>
        <w:tc>
          <w:tcPr>
            <w:tcW w:w="2415" w:type="dxa"/>
          </w:tcPr>
          <w:p w14:paraId="7BC3C057" w14:textId="7C60A633"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RECORD_TYPE</w:t>
            </w:r>
          </w:p>
        </w:tc>
        <w:tc>
          <w:tcPr>
            <w:tcW w:w="1417" w:type="dxa"/>
          </w:tcPr>
          <w:p w14:paraId="1FB6C64A" w14:textId="22D4DD01"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X(10)</w:t>
            </w:r>
          </w:p>
        </w:tc>
        <w:tc>
          <w:tcPr>
            <w:tcW w:w="960" w:type="dxa"/>
          </w:tcPr>
          <w:p w14:paraId="41E1C1F3" w14:textId="1ED9C51B" w:rsidR="00F938D1" w:rsidRPr="00B0640D" w:rsidRDefault="00E37730" w:rsidP="00F938D1">
            <w:pPr>
              <w:rPr>
                <w:rFonts w:asciiTheme="minorHAnsi" w:hAnsiTheme="minorHAnsi" w:cstheme="minorHAnsi"/>
              </w:rPr>
            </w:pPr>
            <w:r>
              <w:rPr>
                <w:rFonts w:asciiTheme="minorHAnsi" w:hAnsiTheme="minorHAnsi" w:cstheme="minorHAnsi"/>
              </w:rPr>
              <w:t>1</w:t>
            </w:r>
          </w:p>
        </w:tc>
        <w:tc>
          <w:tcPr>
            <w:tcW w:w="2647" w:type="dxa"/>
          </w:tcPr>
          <w:p w14:paraId="0CDA628B" w14:textId="354A1FCA" w:rsidR="00F938D1" w:rsidRPr="00B0640D" w:rsidRDefault="00FB74B7" w:rsidP="00F938D1">
            <w:pPr>
              <w:rPr>
                <w:rFonts w:asciiTheme="minorHAnsi" w:hAnsiTheme="minorHAnsi" w:cstheme="minorHAnsi"/>
              </w:rPr>
            </w:pPr>
            <w:r>
              <w:rPr>
                <w:rFonts w:asciiTheme="minorHAnsi" w:hAnsiTheme="minorHAnsi" w:cstheme="minorHAnsi"/>
                <w:szCs w:val="22"/>
                <w:lang w:val="en-AU"/>
              </w:rPr>
              <w:t>Record indicator</w:t>
            </w:r>
          </w:p>
        </w:tc>
        <w:tc>
          <w:tcPr>
            <w:tcW w:w="2947" w:type="dxa"/>
          </w:tcPr>
          <w:p w14:paraId="31032B1D" w14:textId="585B6626" w:rsidR="00F938D1" w:rsidRPr="00D23047" w:rsidRDefault="00FB74B7" w:rsidP="00F938D1">
            <w:pPr>
              <w:pStyle w:val="Normalwithspace"/>
              <w:spacing w:before="0"/>
              <w:jc w:val="left"/>
              <w:rPr>
                <w:rFonts w:asciiTheme="minorHAnsi" w:hAnsiTheme="minorHAnsi" w:cstheme="minorHAnsi"/>
                <w:szCs w:val="22"/>
              </w:rPr>
            </w:pPr>
            <w:r>
              <w:rPr>
                <w:rFonts w:asciiTheme="minorHAnsi" w:hAnsiTheme="minorHAnsi" w:cstheme="minorHAnsi"/>
                <w:szCs w:val="22"/>
              </w:rPr>
              <w:t>Must be ‘</w:t>
            </w:r>
            <w:r w:rsidRPr="00E06696">
              <w:rPr>
                <w:rFonts w:asciiTheme="minorHAnsi" w:hAnsiTheme="minorHAnsi" w:cstheme="minorHAnsi"/>
                <w:szCs w:val="22"/>
              </w:rPr>
              <w:t>DDDDDDDDDD</w:t>
            </w:r>
            <w:r>
              <w:rPr>
                <w:rFonts w:asciiTheme="minorHAnsi" w:hAnsiTheme="minorHAnsi" w:cstheme="minorHAnsi"/>
                <w:szCs w:val="22"/>
              </w:rPr>
              <w:t>’ for Detail Record.</w:t>
            </w:r>
          </w:p>
        </w:tc>
        <w:tc>
          <w:tcPr>
            <w:tcW w:w="3001" w:type="dxa"/>
          </w:tcPr>
          <w:p w14:paraId="6199CF59" w14:textId="77777777" w:rsidR="00F938D1" w:rsidRPr="00E06696" w:rsidRDefault="00F938D1" w:rsidP="00F938D1">
            <w:pPr>
              <w:jc w:val="left"/>
              <w:rPr>
                <w:rFonts w:asciiTheme="minorHAnsi" w:hAnsiTheme="minorHAnsi" w:cstheme="minorHAnsi"/>
                <w:szCs w:val="22"/>
              </w:rPr>
            </w:pPr>
          </w:p>
        </w:tc>
      </w:tr>
      <w:tr w:rsidR="001A56A3" w:rsidRPr="00E06696" w14:paraId="4BE26DEB" w14:textId="77777777" w:rsidTr="0008516C">
        <w:tc>
          <w:tcPr>
            <w:tcW w:w="797" w:type="dxa"/>
          </w:tcPr>
          <w:p w14:paraId="2872E002" w14:textId="77777777" w:rsidR="00F938D1" w:rsidRPr="00F524AB" w:rsidRDefault="00F938D1" w:rsidP="00D21035">
            <w:pPr>
              <w:pStyle w:val="ListParagraph"/>
            </w:pPr>
          </w:p>
        </w:tc>
        <w:tc>
          <w:tcPr>
            <w:tcW w:w="2415" w:type="dxa"/>
          </w:tcPr>
          <w:p w14:paraId="5A087ACD" w14:textId="489FA377"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ISSUE_CODE</w:t>
            </w:r>
          </w:p>
        </w:tc>
        <w:tc>
          <w:tcPr>
            <w:tcW w:w="1417" w:type="dxa"/>
          </w:tcPr>
          <w:p w14:paraId="125BEEA8" w14:textId="2F4EF6EE"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X(8)</w:t>
            </w:r>
          </w:p>
        </w:tc>
        <w:tc>
          <w:tcPr>
            <w:tcW w:w="960" w:type="dxa"/>
          </w:tcPr>
          <w:p w14:paraId="6BDF50E3" w14:textId="0988554D" w:rsidR="00F938D1" w:rsidRPr="00B0640D" w:rsidRDefault="00E37730" w:rsidP="00F938D1">
            <w:pPr>
              <w:rPr>
                <w:rFonts w:asciiTheme="minorHAnsi" w:hAnsiTheme="minorHAnsi" w:cstheme="minorHAnsi"/>
              </w:rPr>
            </w:pPr>
            <w:r>
              <w:rPr>
                <w:rFonts w:asciiTheme="minorHAnsi" w:hAnsiTheme="minorHAnsi" w:cstheme="minorHAnsi"/>
              </w:rPr>
              <w:t>11</w:t>
            </w:r>
          </w:p>
        </w:tc>
        <w:tc>
          <w:tcPr>
            <w:tcW w:w="2647" w:type="dxa"/>
          </w:tcPr>
          <w:p w14:paraId="712EF498" w14:textId="0664FC9A" w:rsidR="00F938D1" w:rsidRPr="00B0640D" w:rsidRDefault="00FB74B7" w:rsidP="00F938D1">
            <w:pPr>
              <w:rPr>
                <w:rFonts w:asciiTheme="minorHAnsi" w:hAnsiTheme="minorHAnsi" w:cstheme="minorHAnsi"/>
              </w:rPr>
            </w:pPr>
            <w:r w:rsidRPr="00E06696">
              <w:rPr>
                <w:rFonts w:asciiTheme="minorHAnsi" w:hAnsiTheme="minorHAnsi" w:cstheme="minorHAnsi"/>
                <w:szCs w:val="22"/>
              </w:rPr>
              <w:t>Issue code</w:t>
            </w:r>
          </w:p>
        </w:tc>
        <w:tc>
          <w:tcPr>
            <w:tcW w:w="2947" w:type="dxa"/>
          </w:tcPr>
          <w:p w14:paraId="316A6D38" w14:textId="6DB73BD5" w:rsidR="00F938D1" w:rsidRPr="00D23047" w:rsidRDefault="00FB74B7" w:rsidP="00F938D1">
            <w:pPr>
              <w:pStyle w:val="Normalwithspace"/>
              <w:spacing w:before="0"/>
              <w:jc w:val="left"/>
              <w:rPr>
                <w:rFonts w:asciiTheme="minorHAnsi" w:hAnsiTheme="minorHAnsi" w:cstheme="minorHAnsi"/>
                <w:szCs w:val="22"/>
              </w:rPr>
            </w:pPr>
            <w:r>
              <w:rPr>
                <w:rFonts w:asciiTheme="minorHAnsi" w:hAnsiTheme="minorHAnsi" w:cstheme="minorHAnsi"/>
                <w:szCs w:val="22"/>
              </w:rPr>
              <w:t xml:space="preserve">The issue code of each detail record must be listed in the </w:t>
            </w:r>
            <w:r w:rsidR="00726CDB">
              <w:rPr>
                <w:rFonts w:asciiTheme="minorHAnsi" w:hAnsiTheme="minorHAnsi" w:cstheme="minorHAnsi"/>
                <w:szCs w:val="22"/>
              </w:rPr>
              <w:t>detail header record</w:t>
            </w:r>
            <w:r>
              <w:rPr>
                <w:rFonts w:asciiTheme="minorHAnsi" w:hAnsiTheme="minorHAnsi" w:cstheme="minorHAnsi"/>
                <w:szCs w:val="22"/>
              </w:rPr>
              <w:t>.</w:t>
            </w:r>
          </w:p>
        </w:tc>
        <w:tc>
          <w:tcPr>
            <w:tcW w:w="3001" w:type="dxa"/>
          </w:tcPr>
          <w:p w14:paraId="5AECDCE0" w14:textId="77777777" w:rsidR="00F938D1" w:rsidRPr="00E06696" w:rsidRDefault="00F938D1" w:rsidP="00F938D1">
            <w:pPr>
              <w:jc w:val="left"/>
              <w:rPr>
                <w:rFonts w:asciiTheme="minorHAnsi" w:hAnsiTheme="minorHAnsi" w:cstheme="minorHAnsi"/>
                <w:szCs w:val="22"/>
              </w:rPr>
            </w:pPr>
          </w:p>
        </w:tc>
      </w:tr>
      <w:tr w:rsidR="001A56A3" w:rsidRPr="00E06696" w14:paraId="131AD943" w14:textId="77777777" w:rsidTr="0008516C">
        <w:tc>
          <w:tcPr>
            <w:tcW w:w="797" w:type="dxa"/>
          </w:tcPr>
          <w:p w14:paraId="16B6F261" w14:textId="77777777" w:rsidR="00F938D1" w:rsidRPr="00F524AB" w:rsidRDefault="00F938D1" w:rsidP="00D21035">
            <w:pPr>
              <w:pStyle w:val="ListParagraph"/>
            </w:pPr>
          </w:p>
        </w:tc>
        <w:tc>
          <w:tcPr>
            <w:tcW w:w="2415" w:type="dxa"/>
          </w:tcPr>
          <w:p w14:paraId="037D425E" w14:textId="080D96B7" w:rsidR="00F938D1" w:rsidRPr="00000CCF" w:rsidRDefault="00F938D1" w:rsidP="00F938D1">
            <w:pPr>
              <w:pStyle w:val="Normalwithspace"/>
              <w:spacing w:before="0"/>
              <w:jc w:val="left"/>
              <w:rPr>
                <w:rFonts w:asciiTheme="minorHAnsi" w:hAnsiTheme="minorHAnsi" w:cstheme="minorHAnsi"/>
                <w:highlight w:val="cyan"/>
                <w:rPrChange w:id="1028"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29" w:author="Jasmine WL TEO (MAS)" w:date="2026-01-06T18:37:00Z" w16du:dateUtc="2026-01-06T10:37:00Z">
                  <w:rPr>
                    <w:rFonts w:asciiTheme="minorHAnsi" w:hAnsiTheme="minorHAnsi" w:cstheme="minorHAnsi"/>
                  </w:rPr>
                </w:rPrChange>
              </w:rPr>
              <w:t>TRANS_REF</w:t>
            </w:r>
          </w:p>
        </w:tc>
        <w:tc>
          <w:tcPr>
            <w:tcW w:w="1417" w:type="dxa"/>
          </w:tcPr>
          <w:p w14:paraId="7767BC6E" w14:textId="0C5BA6E0"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X(8)</w:t>
            </w:r>
          </w:p>
        </w:tc>
        <w:tc>
          <w:tcPr>
            <w:tcW w:w="960" w:type="dxa"/>
          </w:tcPr>
          <w:p w14:paraId="61B4AF36" w14:textId="785651E8" w:rsidR="00F938D1" w:rsidRPr="00B0640D" w:rsidRDefault="00E37730" w:rsidP="00F938D1">
            <w:pPr>
              <w:rPr>
                <w:rFonts w:asciiTheme="minorHAnsi" w:hAnsiTheme="minorHAnsi" w:cstheme="minorHAnsi"/>
              </w:rPr>
            </w:pPr>
            <w:r>
              <w:rPr>
                <w:rFonts w:asciiTheme="minorHAnsi" w:hAnsiTheme="minorHAnsi" w:cstheme="minorHAnsi"/>
              </w:rPr>
              <w:t>19</w:t>
            </w:r>
          </w:p>
        </w:tc>
        <w:tc>
          <w:tcPr>
            <w:tcW w:w="2647" w:type="dxa"/>
          </w:tcPr>
          <w:p w14:paraId="6BB29025" w14:textId="6DB4EF1F" w:rsidR="00F938D1" w:rsidRPr="00B0640D" w:rsidRDefault="00881612" w:rsidP="00881612">
            <w:pPr>
              <w:jc w:val="left"/>
              <w:rPr>
                <w:rFonts w:asciiTheme="minorHAnsi" w:hAnsiTheme="minorHAnsi" w:cstheme="minorHAnsi"/>
              </w:rPr>
            </w:pPr>
            <w:r w:rsidRPr="00E06696">
              <w:rPr>
                <w:rFonts w:asciiTheme="minorHAnsi" w:hAnsiTheme="minorHAnsi" w:cstheme="minorHAnsi"/>
                <w:szCs w:val="22"/>
              </w:rPr>
              <w:t>Bank’s transaction reference number</w:t>
            </w:r>
          </w:p>
        </w:tc>
        <w:tc>
          <w:tcPr>
            <w:tcW w:w="2947" w:type="dxa"/>
          </w:tcPr>
          <w:p w14:paraId="3C50BA00" w14:textId="547FD2D9" w:rsidR="00F938D1" w:rsidRPr="00D23047" w:rsidRDefault="005B4D27" w:rsidP="00F938D1">
            <w:pPr>
              <w:pStyle w:val="Normalwithspace"/>
              <w:spacing w:before="0"/>
              <w:jc w:val="left"/>
              <w:rPr>
                <w:rFonts w:asciiTheme="minorHAnsi" w:hAnsiTheme="minorHAnsi" w:cstheme="minorHAnsi"/>
                <w:szCs w:val="22"/>
              </w:rPr>
            </w:pPr>
            <w:r>
              <w:rPr>
                <w:rFonts w:asciiTheme="minorHAnsi" w:hAnsiTheme="minorHAnsi" w:cstheme="minorHAnsi"/>
                <w:szCs w:val="22"/>
              </w:rPr>
              <w:t>Must be unique for records with the same issue code from the same bank.</w:t>
            </w:r>
          </w:p>
        </w:tc>
        <w:tc>
          <w:tcPr>
            <w:tcW w:w="3001" w:type="dxa"/>
          </w:tcPr>
          <w:p w14:paraId="7FFC74D4" w14:textId="77777777" w:rsidR="00F938D1" w:rsidRPr="00E06696" w:rsidRDefault="00F938D1" w:rsidP="00F938D1">
            <w:pPr>
              <w:jc w:val="left"/>
              <w:rPr>
                <w:rFonts w:asciiTheme="minorHAnsi" w:hAnsiTheme="minorHAnsi" w:cstheme="minorHAnsi"/>
                <w:szCs w:val="22"/>
              </w:rPr>
            </w:pPr>
          </w:p>
        </w:tc>
      </w:tr>
      <w:tr w:rsidR="001A56A3" w:rsidRPr="00E06696" w14:paraId="7E578F9A" w14:textId="77777777" w:rsidTr="0008516C">
        <w:tc>
          <w:tcPr>
            <w:tcW w:w="797" w:type="dxa"/>
          </w:tcPr>
          <w:p w14:paraId="1616F9E2" w14:textId="77777777" w:rsidR="00F938D1" w:rsidRPr="00F524AB" w:rsidRDefault="00F938D1" w:rsidP="00D21035">
            <w:pPr>
              <w:pStyle w:val="ListParagraph"/>
            </w:pPr>
          </w:p>
        </w:tc>
        <w:tc>
          <w:tcPr>
            <w:tcW w:w="2415" w:type="dxa"/>
          </w:tcPr>
          <w:p w14:paraId="0A7D030F" w14:textId="002D0D00" w:rsidR="00F938D1" w:rsidRPr="00000CCF" w:rsidRDefault="00F938D1" w:rsidP="00F938D1">
            <w:pPr>
              <w:pStyle w:val="Normalwithspace"/>
              <w:spacing w:before="0"/>
              <w:jc w:val="left"/>
              <w:rPr>
                <w:rFonts w:asciiTheme="minorHAnsi" w:hAnsiTheme="minorHAnsi" w:cstheme="minorHAnsi"/>
                <w:highlight w:val="cyan"/>
                <w:rPrChange w:id="1030"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31" w:author="Jasmine WL TEO (MAS)" w:date="2026-01-06T18:37:00Z" w16du:dateUtc="2026-01-06T10:37:00Z">
                  <w:rPr>
                    <w:rFonts w:asciiTheme="minorHAnsi" w:hAnsiTheme="minorHAnsi" w:cstheme="minorHAnsi"/>
                  </w:rPr>
                </w:rPrChange>
              </w:rPr>
              <w:t>NAME_OF_APPLN</w:t>
            </w:r>
          </w:p>
        </w:tc>
        <w:tc>
          <w:tcPr>
            <w:tcW w:w="1417" w:type="dxa"/>
          </w:tcPr>
          <w:p w14:paraId="78EB1383" w14:textId="5B585B64"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X(30)</w:t>
            </w:r>
          </w:p>
        </w:tc>
        <w:tc>
          <w:tcPr>
            <w:tcW w:w="960" w:type="dxa"/>
          </w:tcPr>
          <w:p w14:paraId="6D588A37" w14:textId="4465E464" w:rsidR="00F938D1" w:rsidRPr="00B0640D" w:rsidRDefault="00E37730" w:rsidP="00F938D1">
            <w:pPr>
              <w:rPr>
                <w:rFonts w:asciiTheme="minorHAnsi" w:hAnsiTheme="minorHAnsi" w:cstheme="minorHAnsi"/>
              </w:rPr>
            </w:pPr>
            <w:r>
              <w:rPr>
                <w:rFonts w:asciiTheme="minorHAnsi" w:hAnsiTheme="minorHAnsi" w:cstheme="minorHAnsi"/>
              </w:rPr>
              <w:t>27</w:t>
            </w:r>
          </w:p>
        </w:tc>
        <w:tc>
          <w:tcPr>
            <w:tcW w:w="2647" w:type="dxa"/>
          </w:tcPr>
          <w:p w14:paraId="78BB431C" w14:textId="1F1CC845" w:rsidR="00F938D1" w:rsidRPr="00B0640D" w:rsidRDefault="005B4D27" w:rsidP="00F938D1">
            <w:pPr>
              <w:rPr>
                <w:rFonts w:asciiTheme="minorHAnsi" w:hAnsiTheme="minorHAnsi" w:cstheme="minorHAnsi"/>
              </w:rPr>
            </w:pPr>
            <w:r>
              <w:rPr>
                <w:rFonts w:asciiTheme="minorHAnsi" w:hAnsiTheme="minorHAnsi" w:cstheme="minorHAnsi"/>
                <w:szCs w:val="22"/>
                <w:lang w:val="en-AU"/>
              </w:rPr>
              <w:t>Name of applicant</w:t>
            </w:r>
          </w:p>
        </w:tc>
        <w:tc>
          <w:tcPr>
            <w:tcW w:w="2947" w:type="dxa"/>
          </w:tcPr>
          <w:p w14:paraId="430A6F00" w14:textId="6A7E0605" w:rsidR="00F938D1" w:rsidRPr="00D23047" w:rsidRDefault="005B4D27" w:rsidP="00F938D1">
            <w:pPr>
              <w:pStyle w:val="Normalwithspace"/>
              <w:spacing w:before="0"/>
              <w:jc w:val="left"/>
              <w:rPr>
                <w:rFonts w:asciiTheme="minorHAnsi" w:hAnsiTheme="minorHAnsi" w:cstheme="minorHAnsi"/>
                <w:szCs w:val="22"/>
              </w:rPr>
            </w:pPr>
            <w:r>
              <w:rPr>
                <w:rFonts w:asciiTheme="minorHAnsi" w:hAnsiTheme="minorHAnsi" w:cstheme="minorHAnsi"/>
                <w:szCs w:val="22"/>
                <w:lang w:val="en-AU"/>
              </w:rPr>
              <w:t>Must not be empty.</w:t>
            </w:r>
          </w:p>
        </w:tc>
        <w:tc>
          <w:tcPr>
            <w:tcW w:w="3001" w:type="dxa"/>
          </w:tcPr>
          <w:p w14:paraId="02512726" w14:textId="5BBEDEE7" w:rsidR="00F938D1" w:rsidRPr="00E06696" w:rsidRDefault="0020788D" w:rsidP="00F938D1">
            <w:pPr>
              <w:jc w:val="left"/>
              <w:rPr>
                <w:rFonts w:asciiTheme="minorHAnsi" w:hAnsiTheme="minorHAnsi" w:cstheme="minorHAnsi"/>
                <w:szCs w:val="22"/>
              </w:rPr>
            </w:pPr>
            <w:ins w:id="1032" w:author="Yichen GU from.TOPPAN (MAS)" w:date="2026-01-16T15:34:00Z" w16du:dateUtc="2026-01-16T07:34:00Z">
              <w:r>
                <w:rPr>
                  <w:rFonts w:asciiTheme="minorHAnsi" w:hAnsiTheme="minorHAnsi" w:cstheme="minorHAnsi"/>
                  <w:szCs w:val="22"/>
                </w:rPr>
                <w:t>Allows special characters.</w:t>
              </w:r>
            </w:ins>
          </w:p>
        </w:tc>
      </w:tr>
      <w:tr w:rsidR="001A56A3" w:rsidRPr="00E06696" w14:paraId="3D0BD656" w14:textId="77777777" w:rsidTr="0008516C">
        <w:tc>
          <w:tcPr>
            <w:tcW w:w="797" w:type="dxa"/>
          </w:tcPr>
          <w:p w14:paraId="156B60E8" w14:textId="77777777" w:rsidR="00F938D1" w:rsidRPr="00F524AB" w:rsidRDefault="00F938D1" w:rsidP="00D21035">
            <w:pPr>
              <w:pStyle w:val="ListParagraph"/>
            </w:pPr>
          </w:p>
        </w:tc>
        <w:tc>
          <w:tcPr>
            <w:tcW w:w="2415" w:type="dxa"/>
          </w:tcPr>
          <w:p w14:paraId="53715116" w14:textId="0A2A705F" w:rsidR="00F938D1" w:rsidRPr="00000CCF" w:rsidRDefault="00F938D1" w:rsidP="00F938D1">
            <w:pPr>
              <w:pStyle w:val="Normalwithspace"/>
              <w:spacing w:before="0"/>
              <w:jc w:val="left"/>
              <w:rPr>
                <w:rFonts w:asciiTheme="minorHAnsi" w:hAnsiTheme="minorHAnsi" w:cstheme="minorHAnsi"/>
                <w:highlight w:val="cyan"/>
                <w:rPrChange w:id="1033"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34" w:author="Jasmine WL TEO (MAS)" w:date="2026-01-06T18:37:00Z" w16du:dateUtc="2026-01-06T10:37:00Z">
                  <w:rPr>
                    <w:rFonts w:asciiTheme="minorHAnsi" w:hAnsiTheme="minorHAnsi" w:cstheme="minorHAnsi"/>
                  </w:rPr>
                </w:rPrChange>
              </w:rPr>
              <w:t>NATIONALITY</w:t>
            </w:r>
          </w:p>
        </w:tc>
        <w:tc>
          <w:tcPr>
            <w:tcW w:w="1417" w:type="dxa"/>
          </w:tcPr>
          <w:p w14:paraId="3D40AAA9" w14:textId="192598CC"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X(1)</w:t>
            </w:r>
          </w:p>
        </w:tc>
        <w:tc>
          <w:tcPr>
            <w:tcW w:w="960" w:type="dxa"/>
          </w:tcPr>
          <w:p w14:paraId="74DFDDEC" w14:textId="336242BC" w:rsidR="00F938D1" w:rsidRPr="00B0640D" w:rsidRDefault="00E37730" w:rsidP="00F938D1">
            <w:pPr>
              <w:rPr>
                <w:rFonts w:asciiTheme="minorHAnsi" w:hAnsiTheme="minorHAnsi" w:cstheme="minorHAnsi"/>
              </w:rPr>
            </w:pPr>
            <w:r>
              <w:rPr>
                <w:rFonts w:asciiTheme="minorHAnsi" w:hAnsiTheme="minorHAnsi" w:cstheme="minorHAnsi"/>
              </w:rPr>
              <w:t>57</w:t>
            </w:r>
          </w:p>
        </w:tc>
        <w:tc>
          <w:tcPr>
            <w:tcW w:w="2647" w:type="dxa"/>
          </w:tcPr>
          <w:p w14:paraId="4B51A058" w14:textId="4671F1C9" w:rsidR="00F938D1" w:rsidRPr="00B0640D" w:rsidRDefault="005B4D27" w:rsidP="00F938D1">
            <w:pPr>
              <w:rPr>
                <w:rFonts w:asciiTheme="minorHAnsi" w:hAnsiTheme="minorHAnsi" w:cstheme="minorHAnsi"/>
              </w:rPr>
            </w:pPr>
            <w:r>
              <w:rPr>
                <w:rFonts w:asciiTheme="minorHAnsi" w:hAnsiTheme="minorHAnsi" w:cstheme="minorHAnsi"/>
                <w:szCs w:val="22"/>
                <w:lang w:val="en-AU"/>
              </w:rPr>
              <w:t>Nationality indicator of the applicant</w:t>
            </w:r>
          </w:p>
        </w:tc>
        <w:tc>
          <w:tcPr>
            <w:tcW w:w="2947" w:type="dxa"/>
          </w:tcPr>
          <w:p w14:paraId="15812251" w14:textId="600F3664" w:rsidR="00F938D1" w:rsidRPr="005B4D27" w:rsidRDefault="005B4D27" w:rsidP="00F938D1">
            <w:pPr>
              <w:pStyle w:val="Normalwithspace"/>
              <w:spacing w:before="0"/>
              <w:jc w:val="left"/>
              <w:rPr>
                <w:rFonts w:asciiTheme="minorHAnsi" w:hAnsiTheme="minorHAnsi" w:cstheme="minorHAnsi"/>
                <w:szCs w:val="22"/>
                <w:lang w:val="en-AU"/>
              </w:rPr>
            </w:pPr>
            <w:r>
              <w:rPr>
                <w:rFonts w:asciiTheme="minorHAnsi" w:hAnsiTheme="minorHAnsi" w:cstheme="minorHAnsi"/>
                <w:szCs w:val="22"/>
              </w:rPr>
              <w:t>Must be ‘S’, ‘P’ or ‘F’.</w:t>
            </w:r>
          </w:p>
        </w:tc>
        <w:tc>
          <w:tcPr>
            <w:tcW w:w="3001" w:type="dxa"/>
          </w:tcPr>
          <w:p w14:paraId="160E48CE" w14:textId="77777777" w:rsidR="00F938D1" w:rsidRPr="00E06696" w:rsidRDefault="00F938D1" w:rsidP="00F938D1">
            <w:pPr>
              <w:jc w:val="left"/>
              <w:rPr>
                <w:rFonts w:asciiTheme="minorHAnsi" w:hAnsiTheme="minorHAnsi" w:cstheme="minorHAnsi"/>
                <w:szCs w:val="22"/>
              </w:rPr>
            </w:pPr>
          </w:p>
        </w:tc>
      </w:tr>
      <w:tr w:rsidR="001A56A3" w:rsidRPr="00E06696" w14:paraId="7FF23F25" w14:textId="77777777" w:rsidTr="0008516C">
        <w:tc>
          <w:tcPr>
            <w:tcW w:w="797" w:type="dxa"/>
          </w:tcPr>
          <w:p w14:paraId="1CD0ADF3" w14:textId="77777777" w:rsidR="00F938D1" w:rsidRPr="00F524AB" w:rsidRDefault="00F938D1" w:rsidP="00D21035">
            <w:pPr>
              <w:pStyle w:val="ListParagraph"/>
            </w:pPr>
          </w:p>
        </w:tc>
        <w:tc>
          <w:tcPr>
            <w:tcW w:w="2415" w:type="dxa"/>
          </w:tcPr>
          <w:p w14:paraId="0CADFD93" w14:textId="0B6D723E" w:rsidR="00F938D1" w:rsidRPr="00000CCF" w:rsidRDefault="00F938D1" w:rsidP="00F938D1">
            <w:pPr>
              <w:pStyle w:val="Normalwithspace"/>
              <w:spacing w:before="0"/>
              <w:jc w:val="left"/>
              <w:rPr>
                <w:rFonts w:asciiTheme="minorHAnsi" w:hAnsiTheme="minorHAnsi" w:cstheme="minorHAnsi"/>
                <w:highlight w:val="cyan"/>
                <w:rPrChange w:id="1035"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36" w:author="Jasmine WL TEO (MAS)" w:date="2026-01-06T18:37:00Z" w16du:dateUtc="2026-01-06T10:37:00Z">
                  <w:rPr>
                    <w:rFonts w:asciiTheme="minorHAnsi" w:hAnsiTheme="minorHAnsi" w:cstheme="minorHAnsi"/>
                  </w:rPr>
                </w:rPrChange>
              </w:rPr>
              <w:t>IC_PASSPORT</w:t>
            </w:r>
          </w:p>
        </w:tc>
        <w:tc>
          <w:tcPr>
            <w:tcW w:w="1417" w:type="dxa"/>
          </w:tcPr>
          <w:p w14:paraId="09E5B005" w14:textId="00C47B7C"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X(14)</w:t>
            </w:r>
          </w:p>
        </w:tc>
        <w:tc>
          <w:tcPr>
            <w:tcW w:w="960" w:type="dxa"/>
          </w:tcPr>
          <w:p w14:paraId="4B9E6B75" w14:textId="1EA7288B" w:rsidR="00F938D1" w:rsidRPr="00B0640D" w:rsidRDefault="00E37730" w:rsidP="00F938D1">
            <w:pPr>
              <w:rPr>
                <w:rFonts w:asciiTheme="minorHAnsi" w:hAnsiTheme="minorHAnsi" w:cstheme="minorHAnsi"/>
              </w:rPr>
            </w:pPr>
            <w:r>
              <w:rPr>
                <w:rFonts w:asciiTheme="minorHAnsi" w:hAnsiTheme="minorHAnsi" w:cstheme="minorHAnsi"/>
              </w:rPr>
              <w:t>58</w:t>
            </w:r>
          </w:p>
        </w:tc>
        <w:tc>
          <w:tcPr>
            <w:tcW w:w="2647" w:type="dxa"/>
          </w:tcPr>
          <w:p w14:paraId="14D78499" w14:textId="77777777" w:rsidR="005B4D27" w:rsidRDefault="005B4D27" w:rsidP="005B4D27">
            <w:pPr>
              <w:spacing w:after="240"/>
              <w:jc w:val="left"/>
              <w:rPr>
                <w:rFonts w:asciiTheme="minorHAnsi" w:hAnsiTheme="minorHAnsi" w:cstheme="minorHAnsi"/>
                <w:szCs w:val="22"/>
              </w:rPr>
            </w:pPr>
            <w:r w:rsidRPr="00E06696">
              <w:rPr>
                <w:rFonts w:asciiTheme="minorHAnsi" w:hAnsiTheme="minorHAnsi" w:cstheme="minorHAnsi"/>
                <w:szCs w:val="22"/>
              </w:rPr>
              <w:t xml:space="preserve">NRIC </w:t>
            </w:r>
            <w:r>
              <w:rPr>
                <w:rFonts w:asciiTheme="minorHAnsi" w:hAnsiTheme="minorHAnsi" w:cstheme="minorHAnsi"/>
                <w:szCs w:val="22"/>
              </w:rPr>
              <w:t>for Singapore citizens or PRs</w:t>
            </w:r>
          </w:p>
          <w:p w14:paraId="178D57D3" w14:textId="2B068CE4" w:rsidR="00F938D1" w:rsidRPr="00B0640D" w:rsidRDefault="005B4D27" w:rsidP="005B4D27">
            <w:pPr>
              <w:rPr>
                <w:rFonts w:asciiTheme="minorHAnsi" w:hAnsiTheme="minorHAnsi" w:cstheme="minorHAnsi"/>
              </w:rPr>
            </w:pPr>
            <w:r w:rsidRPr="00E06696">
              <w:rPr>
                <w:rFonts w:asciiTheme="minorHAnsi" w:hAnsiTheme="minorHAnsi" w:cstheme="minorHAnsi"/>
                <w:szCs w:val="22"/>
              </w:rPr>
              <w:t xml:space="preserve">or </w:t>
            </w:r>
            <w:r>
              <w:rPr>
                <w:rFonts w:asciiTheme="minorHAnsi" w:hAnsiTheme="minorHAnsi" w:cstheme="minorHAnsi"/>
                <w:szCs w:val="22"/>
              </w:rPr>
              <w:t>FIN/</w:t>
            </w:r>
            <w:r w:rsidRPr="00E06696">
              <w:rPr>
                <w:rFonts w:asciiTheme="minorHAnsi" w:hAnsiTheme="minorHAnsi" w:cstheme="minorHAnsi"/>
                <w:szCs w:val="22"/>
              </w:rPr>
              <w:t>passport number</w:t>
            </w:r>
            <w:r>
              <w:rPr>
                <w:rFonts w:asciiTheme="minorHAnsi" w:hAnsiTheme="minorHAnsi" w:cstheme="minorHAnsi"/>
                <w:szCs w:val="22"/>
              </w:rPr>
              <w:t xml:space="preserve"> for foreigners</w:t>
            </w:r>
          </w:p>
        </w:tc>
        <w:tc>
          <w:tcPr>
            <w:tcW w:w="2947" w:type="dxa"/>
          </w:tcPr>
          <w:p w14:paraId="1CA8BCEA" w14:textId="77777777" w:rsidR="005B4D27" w:rsidRDefault="005B4D27" w:rsidP="005B4D27">
            <w:pPr>
              <w:spacing w:after="240"/>
              <w:jc w:val="left"/>
              <w:rPr>
                <w:rFonts w:asciiTheme="minorHAnsi" w:hAnsiTheme="minorHAnsi" w:cstheme="minorHAnsi"/>
                <w:szCs w:val="22"/>
              </w:rPr>
            </w:pPr>
            <w:r>
              <w:rPr>
                <w:rFonts w:asciiTheme="minorHAnsi" w:hAnsiTheme="minorHAnsi" w:cstheme="minorHAnsi"/>
                <w:szCs w:val="22"/>
              </w:rPr>
              <w:t>For Singapore citizens or PR, must be a valid NRIC.</w:t>
            </w:r>
          </w:p>
          <w:p w14:paraId="246EF7D8" w14:textId="1064216C" w:rsidR="00F938D1" w:rsidRPr="00D23047" w:rsidRDefault="005B4D27" w:rsidP="005B4D27">
            <w:pPr>
              <w:pStyle w:val="Normalwithspace"/>
              <w:spacing w:before="0"/>
              <w:jc w:val="left"/>
              <w:rPr>
                <w:rFonts w:asciiTheme="minorHAnsi" w:hAnsiTheme="minorHAnsi" w:cstheme="minorHAnsi"/>
                <w:szCs w:val="22"/>
              </w:rPr>
            </w:pPr>
            <w:r>
              <w:rPr>
                <w:rFonts w:asciiTheme="minorHAnsi" w:hAnsiTheme="minorHAnsi" w:cstheme="minorHAnsi"/>
                <w:szCs w:val="22"/>
              </w:rPr>
              <w:t>For foreigners, must be in upper case and contain no special character.</w:t>
            </w:r>
          </w:p>
        </w:tc>
        <w:tc>
          <w:tcPr>
            <w:tcW w:w="3001" w:type="dxa"/>
          </w:tcPr>
          <w:p w14:paraId="5026EA2A" w14:textId="77777777" w:rsidR="00F938D1" w:rsidRPr="00E06696" w:rsidRDefault="00F938D1" w:rsidP="000F1F44">
            <w:pPr>
              <w:spacing w:after="240"/>
              <w:jc w:val="left"/>
              <w:rPr>
                <w:rFonts w:asciiTheme="minorHAnsi" w:hAnsiTheme="minorHAnsi" w:cstheme="minorHAnsi"/>
                <w:szCs w:val="22"/>
              </w:rPr>
            </w:pPr>
          </w:p>
        </w:tc>
      </w:tr>
      <w:tr w:rsidR="001A56A3" w:rsidRPr="00E06696" w14:paraId="4111F03B" w14:textId="77777777" w:rsidTr="0008516C">
        <w:tc>
          <w:tcPr>
            <w:tcW w:w="797" w:type="dxa"/>
          </w:tcPr>
          <w:p w14:paraId="32A0D61A" w14:textId="77777777" w:rsidR="00F938D1" w:rsidRPr="00F524AB" w:rsidRDefault="00F938D1" w:rsidP="00D21035">
            <w:pPr>
              <w:pStyle w:val="ListParagraph"/>
            </w:pPr>
          </w:p>
        </w:tc>
        <w:tc>
          <w:tcPr>
            <w:tcW w:w="2415" w:type="dxa"/>
          </w:tcPr>
          <w:p w14:paraId="5F426BC0" w14:textId="6839EB63" w:rsidR="00F938D1" w:rsidRPr="00000CCF" w:rsidRDefault="00F938D1" w:rsidP="00F938D1">
            <w:pPr>
              <w:pStyle w:val="Normalwithspace"/>
              <w:spacing w:before="0"/>
              <w:jc w:val="left"/>
              <w:rPr>
                <w:rFonts w:asciiTheme="minorHAnsi" w:hAnsiTheme="minorHAnsi" w:cstheme="minorHAnsi"/>
                <w:highlight w:val="cyan"/>
                <w:rPrChange w:id="1037"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38" w:author="Jasmine WL TEO (MAS)" w:date="2026-01-06T18:37:00Z" w16du:dateUtc="2026-01-06T10:37:00Z">
                  <w:rPr>
                    <w:rFonts w:asciiTheme="minorHAnsi" w:hAnsiTheme="minorHAnsi" w:cstheme="minorHAnsi"/>
                  </w:rPr>
                </w:rPrChange>
              </w:rPr>
              <w:t>NOMINAL_AMT</w:t>
            </w:r>
          </w:p>
        </w:tc>
        <w:tc>
          <w:tcPr>
            <w:tcW w:w="1417" w:type="dxa"/>
          </w:tcPr>
          <w:p w14:paraId="122C8975" w14:textId="11081AA5"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9(11)</w:t>
            </w:r>
          </w:p>
        </w:tc>
        <w:tc>
          <w:tcPr>
            <w:tcW w:w="960" w:type="dxa"/>
          </w:tcPr>
          <w:p w14:paraId="51A205C6" w14:textId="01758A32" w:rsidR="00F938D1" w:rsidRPr="00B0640D" w:rsidRDefault="00562730" w:rsidP="00F938D1">
            <w:pPr>
              <w:rPr>
                <w:rFonts w:asciiTheme="minorHAnsi" w:hAnsiTheme="minorHAnsi" w:cstheme="minorHAnsi"/>
              </w:rPr>
            </w:pPr>
            <w:r>
              <w:rPr>
                <w:rFonts w:asciiTheme="minorHAnsi" w:hAnsiTheme="minorHAnsi" w:cstheme="minorHAnsi"/>
              </w:rPr>
              <w:t>72</w:t>
            </w:r>
          </w:p>
        </w:tc>
        <w:tc>
          <w:tcPr>
            <w:tcW w:w="2647" w:type="dxa"/>
          </w:tcPr>
          <w:p w14:paraId="4FC46694" w14:textId="346A642A" w:rsidR="00F938D1" w:rsidRPr="00B0640D" w:rsidRDefault="00E512F1" w:rsidP="00F938D1">
            <w:pPr>
              <w:rPr>
                <w:rFonts w:asciiTheme="minorHAnsi" w:hAnsiTheme="minorHAnsi" w:cstheme="minorHAnsi"/>
              </w:rPr>
            </w:pPr>
            <w:r w:rsidRPr="00E06696">
              <w:rPr>
                <w:rFonts w:asciiTheme="minorHAnsi" w:hAnsiTheme="minorHAnsi" w:cstheme="minorHAnsi"/>
                <w:szCs w:val="22"/>
              </w:rPr>
              <w:t>Subscription Quantity</w:t>
            </w:r>
          </w:p>
        </w:tc>
        <w:tc>
          <w:tcPr>
            <w:tcW w:w="2947" w:type="dxa"/>
          </w:tcPr>
          <w:p w14:paraId="3CA019F3" w14:textId="0FB8CFBC" w:rsidR="00F938D1" w:rsidRPr="00857344" w:rsidRDefault="00812394" w:rsidP="000F1F44">
            <w:pPr>
              <w:pStyle w:val="Normalwithspace"/>
              <w:jc w:val="left"/>
              <w:rPr>
                <w:rFonts w:asciiTheme="minorHAnsi" w:hAnsiTheme="minorHAnsi" w:cstheme="minorHAnsi"/>
                <w:szCs w:val="22"/>
                <w:highlight w:val="yellow"/>
              </w:rPr>
            </w:pPr>
            <w:commentRangeStart w:id="1039"/>
            <w:r w:rsidRPr="00857344">
              <w:rPr>
                <w:rFonts w:asciiTheme="minorHAnsi" w:hAnsiTheme="minorHAnsi" w:cstheme="minorHAnsi"/>
                <w:szCs w:val="22"/>
                <w:highlight w:val="yellow"/>
              </w:rPr>
              <w:t xml:space="preserve">The subscription amount must be a </w:t>
            </w:r>
            <w:commentRangeStart w:id="1040"/>
            <w:commentRangeStart w:id="1041"/>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amount per application</w:t>
            </w:r>
            <w:commentRangeEnd w:id="1040"/>
            <w:r w:rsidRPr="00857344">
              <w:rPr>
                <w:rStyle w:val="CommentReference"/>
                <w:highlight w:val="yellow"/>
                <w:lang w:val="en-US"/>
              </w:rPr>
              <w:commentReference w:id="1040"/>
            </w:r>
            <w:commentRangeEnd w:id="1041"/>
            <w:r w:rsidRPr="00857344">
              <w:rPr>
                <w:rStyle w:val="CommentReference"/>
                <w:highlight w:val="yellow"/>
                <w:lang w:val="en-US"/>
              </w:rPr>
              <w:commentReference w:id="1041"/>
            </w:r>
            <w:r w:rsidRPr="00857344">
              <w:rPr>
                <w:rFonts w:asciiTheme="minorHAnsi" w:hAnsiTheme="minorHAnsi" w:cstheme="minorHAnsi"/>
                <w:szCs w:val="22"/>
                <w:highlight w:val="yellow"/>
              </w:rPr>
              <w:t xml:space="preserve">, in multiples of the </w:t>
            </w:r>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amount.</w:t>
            </w:r>
            <w:commentRangeEnd w:id="1039"/>
            <w:r w:rsidR="004D74EB">
              <w:rPr>
                <w:rStyle w:val="CommentReference"/>
                <w:lang w:val="en-US"/>
              </w:rPr>
              <w:commentReference w:id="1039"/>
            </w:r>
          </w:p>
        </w:tc>
        <w:tc>
          <w:tcPr>
            <w:tcW w:w="3001" w:type="dxa"/>
          </w:tcPr>
          <w:p w14:paraId="6510657A" w14:textId="2D431EBA" w:rsidR="00F938D1" w:rsidRPr="00857344" w:rsidRDefault="003845A3" w:rsidP="00F938D1">
            <w:pPr>
              <w:jc w:val="left"/>
              <w:rPr>
                <w:rFonts w:asciiTheme="minorHAnsi" w:hAnsiTheme="minorHAnsi" w:cstheme="minorHAnsi"/>
                <w:szCs w:val="22"/>
                <w:highlight w:val="yellow"/>
              </w:rPr>
            </w:pPr>
            <w:r w:rsidRPr="00857344">
              <w:rPr>
                <w:rFonts w:asciiTheme="minorHAnsi" w:hAnsiTheme="minorHAnsi" w:cstheme="minorHAnsi"/>
                <w:b/>
                <w:bCs/>
                <w:szCs w:val="22"/>
                <w:highlight w:val="yellow"/>
              </w:rPr>
              <w:t>[Minimum denomination]</w:t>
            </w:r>
            <w:r w:rsidRPr="00857344">
              <w:rPr>
                <w:rFonts w:asciiTheme="minorHAnsi" w:hAnsiTheme="minorHAnsi" w:cstheme="minorHAnsi"/>
                <w:szCs w:val="22"/>
                <w:highlight w:val="yellow"/>
              </w:rPr>
              <w:t xml:space="preserve"> of each security type is </w:t>
            </w:r>
            <w:r w:rsidR="00D5478D" w:rsidRPr="00857344">
              <w:rPr>
                <w:rFonts w:asciiTheme="minorHAnsi" w:hAnsiTheme="minorHAnsi" w:cstheme="minorHAnsi"/>
                <w:szCs w:val="22"/>
                <w:highlight w:val="yellow"/>
              </w:rPr>
              <w:t>a configurable system parameter</w:t>
            </w:r>
            <w:r w:rsidRPr="00857344">
              <w:rPr>
                <w:rFonts w:asciiTheme="minorHAnsi" w:hAnsiTheme="minorHAnsi" w:cstheme="minorHAnsi"/>
                <w:szCs w:val="22"/>
                <w:highlight w:val="yellow"/>
              </w:rPr>
              <w:t xml:space="preserve"> in OMEGA. For details on managing the parameter, refer to </w:t>
            </w:r>
            <w:r w:rsidRPr="00857344">
              <w:rPr>
                <w:rFonts w:asciiTheme="minorHAnsi" w:hAnsiTheme="minorHAnsi" w:cstheme="minorHAnsi"/>
                <w:i/>
                <w:iCs/>
                <w:szCs w:val="22"/>
                <w:highlight w:val="yellow"/>
              </w:rPr>
              <w:t>MAS_OMEGA – Functional Specifications Document (Administration).</w:t>
            </w:r>
          </w:p>
        </w:tc>
      </w:tr>
      <w:tr w:rsidR="001A56A3" w:rsidRPr="00E06696" w14:paraId="694A4370" w14:textId="77777777" w:rsidTr="0008516C">
        <w:tc>
          <w:tcPr>
            <w:tcW w:w="797" w:type="dxa"/>
          </w:tcPr>
          <w:p w14:paraId="033B22D0" w14:textId="77777777" w:rsidR="00F938D1" w:rsidRPr="00F524AB" w:rsidRDefault="00F938D1" w:rsidP="00D21035">
            <w:pPr>
              <w:pStyle w:val="ListParagraph"/>
            </w:pPr>
          </w:p>
        </w:tc>
        <w:tc>
          <w:tcPr>
            <w:tcW w:w="2415" w:type="dxa"/>
          </w:tcPr>
          <w:p w14:paraId="0EB33A77" w14:textId="610A030A" w:rsidR="00F938D1" w:rsidRPr="00000CCF" w:rsidRDefault="00F938D1" w:rsidP="00F938D1">
            <w:pPr>
              <w:pStyle w:val="Normalwithspace"/>
              <w:spacing w:before="0"/>
              <w:jc w:val="left"/>
              <w:rPr>
                <w:rFonts w:asciiTheme="minorHAnsi" w:hAnsiTheme="minorHAnsi" w:cstheme="minorHAnsi"/>
                <w:highlight w:val="cyan"/>
                <w:rPrChange w:id="1042"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43" w:author="Jasmine WL TEO (MAS)" w:date="2026-01-06T18:37:00Z" w16du:dateUtc="2026-01-06T10:37:00Z">
                  <w:rPr>
                    <w:rFonts w:asciiTheme="minorHAnsi" w:hAnsiTheme="minorHAnsi" w:cstheme="minorHAnsi"/>
                  </w:rPr>
                </w:rPrChange>
              </w:rPr>
              <w:t>COMP_NOCOMP</w:t>
            </w:r>
          </w:p>
        </w:tc>
        <w:tc>
          <w:tcPr>
            <w:tcW w:w="1417" w:type="dxa"/>
          </w:tcPr>
          <w:p w14:paraId="0CD6A3DA" w14:textId="5823914A"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X(1)</w:t>
            </w:r>
          </w:p>
        </w:tc>
        <w:tc>
          <w:tcPr>
            <w:tcW w:w="960" w:type="dxa"/>
          </w:tcPr>
          <w:p w14:paraId="2158AAA7" w14:textId="097E5AC2" w:rsidR="00F938D1" w:rsidRPr="00B0640D" w:rsidRDefault="00562730" w:rsidP="00F938D1">
            <w:pPr>
              <w:rPr>
                <w:rFonts w:asciiTheme="minorHAnsi" w:hAnsiTheme="minorHAnsi" w:cstheme="minorHAnsi"/>
              </w:rPr>
            </w:pPr>
            <w:r>
              <w:rPr>
                <w:rFonts w:asciiTheme="minorHAnsi" w:hAnsiTheme="minorHAnsi" w:cstheme="minorHAnsi"/>
              </w:rPr>
              <w:t>83</w:t>
            </w:r>
          </w:p>
        </w:tc>
        <w:tc>
          <w:tcPr>
            <w:tcW w:w="2647" w:type="dxa"/>
          </w:tcPr>
          <w:p w14:paraId="619794F1" w14:textId="6D0FF156" w:rsidR="00F938D1" w:rsidRPr="00B0640D" w:rsidRDefault="00E512F1" w:rsidP="00F938D1">
            <w:pPr>
              <w:rPr>
                <w:rFonts w:asciiTheme="minorHAnsi" w:hAnsiTheme="minorHAnsi" w:cstheme="minorHAnsi"/>
              </w:rPr>
            </w:pPr>
            <w:r>
              <w:rPr>
                <w:rFonts w:asciiTheme="minorHAnsi" w:hAnsiTheme="minorHAnsi" w:cstheme="minorHAnsi"/>
                <w:szCs w:val="22"/>
              </w:rPr>
              <w:t>Competitive/non-competitive indicator</w:t>
            </w:r>
          </w:p>
        </w:tc>
        <w:tc>
          <w:tcPr>
            <w:tcW w:w="2947" w:type="dxa"/>
          </w:tcPr>
          <w:p w14:paraId="7821F290" w14:textId="77777777" w:rsidR="006954AB" w:rsidRPr="00EA04BA" w:rsidRDefault="006954AB" w:rsidP="006954AB">
            <w:pPr>
              <w:pStyle w:val="Normalwithspace"/>
              <w:spacing w:before="0"/>
              <w:jc w:val="left"/>
              <w:rPr>
                <w:rFonts w:asciiTheme="minorHAnsi" w:hAnsiTheme="minorHAnsi" w:cstheme="minorHAnsi"/>
                <w:szCs w:val="22"/>
                <w:lang w:val="en-AU"/>
                <w:rPrChange w:id="1044"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1045" w:author="Han Xie CHAI (MAS)" w:date="2026-01-14T15:50:00Z" w16du:dateUtc="2026-01-14T07:50:00Z">
                  <w:rPr>
                    <w:rFonts w:asciiTheme="minorHAnsi" w:hAnsiTheme="minorHAnsi" w:cstheme="minorHAnsi"/>
                    <w:szCs w:val="22"/>
                    <w:highlight w:val="yellow"/>
                    <w:lang w:val="en-AU"/>
                  </w:rPr>
                </w:rPrChange>
              </w:rPr>
              <w:t>If used, must be ‘C’ or ‘N’.</w:t>
            </w:r>
          </w:p>
          <w:p w14:paraId="49636F87" w14:textId="77777777" w:rsidR="006954AB" w:rsidRPr="00514330" w:rsidRDefault="006954AB" w:rsidP="006954AB">
            <w:pPr>
              <w:pStyle w:val="Normalwithspace"/>
              <w:spacing w:before="0"/>
              <w:jc w:val="left"/>
              <w:rPr>
                <w:rFonts w:asciiTheme="minorHAnsi" w:hAnsiTheme="minorHAnsi" w:cstheme="minorHAnsi"/>
                <w:szCs w:val="22"/>
                <w:highlight w:val="yellow"/>
                <w:lang w:val="en-AU"/>
              </w:rPr>
            </w:pPr>
          </w:p>
          <w:p w14:paraId="06BA7992" w14:textId="77777777" w:rsidR="006954AB" w:rsidRDefault="006954AB" w:rsidP="006954AB">
            <w:pPr>
              <w:pStyle w:val="Normalwithspace"/>
              <w:spacing w:before="0"/>
              <w:jc w:val="left"/>
              <w:rPr>
                <w:rFonts w:asciiTheme="minorHAnsi" w:hAnsiTheme="minorHAnsi" w:cstheme="minorHAnsi"/>
                <w:szCs w:val="22"/>
                <w:highlight w:val="yellow"/>
                <w:lang w:val="en-AU"/>
              </w:rPr>
            </w:pPr>
          </w:p>
          <w:p w14:paraId="3AD67C41" w14:textId="77777777" w:rsidR="006954AB" w:rsidRDefault="006954AB" w:rsidP="006954AB">
            <w:pPr>
              <w:pStyle w:val="Normalwithspace"/>
              <w:spacing w:before="0"/>
              <w:jc w:val="left"/>
              <w:rPr>
                <w:rFonts w:asciiTheme="minorHAnsi" w:hAnsiTheme="minorHAnsi" w:cstheme="minorHAnsi"/>
                <w:szCs w:val="22"/>
                <w:highlight w:val="yellow"/>
                <w:lang w:val="en-AU"/>
              </w:rPr>
            </w:pPr>
          </w:p>
          <w:p w14:paraId="51699584" w14:textId="77777777" w:rsidR="006954AB" w:rsidRDefault="006954AB" w:rsidP="006954AB">
            <w:pPr>
              <w:pStyle w:val="Normalwithspace"/>
              <w:spacing w:before="0"/>
              <w:jc w:val="left"/>
              <w:rPr>
                <w:rFonts w:asciiTheme="minorHAnsi" w:hAnsiTheme="minorHAnsi" w:cstheme="minorHAnsi"/>
                <w:szCs w:val="22"/>
                <w:highlight w:val="yellow"/>
                <w:lang w:val="en-AU"/>
              </w:rPr>
            </w:pPr>
          </w:p>
          <w:p w14:paraId="0F39DE4F" w14:textId="5A99C2DE" w:rsidR="00F938D1" w:rsidRPr="00D23047" w:rsidRDefault="006954AB" w:rsidP="006954AB">
            <w:pPr>
              <w:pStyle w:val="Normalwithspace"/>
              <w:spacing w:before="0"/>
              <w:jc w:val="left"/>
              <w:rPr>
                <w:rFonts w:asciiTheme="minorHAnsi" w:hAnsiTheme="minorHAnsi" w:cstheme="minorHAnsi"/>
                <w:szCs w:val="22"/>
              </w:rPr>
            </w:pPr>
            <w:r w:rsidRPr="00514330">
              <w:rPr>
                <w:rFonts w:asciiTheme="minorHAnsi" w:hAnsiTheme="minorHAnsi" w:cstheme="minorHAnsi"/>
                <w:szCs w:val="22"/>
                <w:highlight w:val="yellow"/>
                <w:lang w:val="en-AU"/>
              </w:rPr>
              <w:t>If unused, must be padded with space (but no hard validation).</w:t>
            </w:r>
          </w:p>
        </w:tc>
        <w:tc>
          <w:tcPr>
            <w:tcW w:w="3001" w:type="dxa"/>
          </w:tcPr>
          <w:p w14:paraId="303D7826" w14:textId="77777777" w:rsidR="00BA38DE" w:rsidRPr="00EA04BA" w:rsidRDefault="00BA38DE" w:rsidP="00BA38DE">
            <w:pPr>
              <w:jc w:val="left"/>
              <w:rPr>
                <w:rFonts w:asciiTheme="minorHAnsi" w:hAnsiTheme="minorHAnsi" w:cstheme="minorHAnsi"/>
                <w:szCs w:val="22"/>
                <w:lang w:val="en-AU"/>
                <w:rPrChange w:id="1046"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1047" w:author="Han Xie CHAI (MAS)" w:date="2026-01-14T15:50:00Z" w16du:dateUtc="2026-01-14T07:50:00Z">
                  <w:rPr>
                    <w:rFonts w:asciiTheme="minorHAnsi" w:hAnsiTheme="minorHAnsi" w:cstheme="minorHAnsi"/>
                    <w:szCs w:val="22"/>
                    <w:highlight w:val="yellow"/>
                    <w:lang w:val="en-AU"/>
                  </w:rPr>
                </w:rPrChange>
              </w:rPr>
              <w:t>Used for auction or mini-auction.</w:t>
            </w:r>
          </w:p>
          <w:p w14:paraId="41371FF9" w14:textId="77777777" w:rsidR="00BA38DE" w:rsidRPr="00EA04BA" w:rsidRDefault="00BA38DE" w:rsidP="00BA38DE">
            <w:pPr>
              <w:pStyle w:val="Normalwithspace"/>
              <w:spacing w:before="0"/>
              <w:jc w:val="left"/>
              <w:rPr>
                <w:rFonts w:asciiTheme="minorHAnsi" w:hAnsiTheme="minorHAnsi" w:cstheme="minorHAnsi"/>
                <w:szCs w:val="22"/>
                <w:lang w:val="en-AU"/>
                <w:rPrChange w:id="1048"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1049" w:author="Han Xie CHAI (MAS)" w:date="2026-01-14T15:50:00Z" w16du:dateUtc="2026-01-14T07:50:00Z">
                  <w:rPr>
                    <w:rFonts w:asciiTheme="minorHAnsi" w:hAnsiTheme="minorHAnsi" w:cstheme="minorHAnsi"/>
                    <w:szCs w:val="22"/>
                    <w:highlight w:val="yellow"/>
                    <w:lang w:val="en-AU"/>
                  </w:rPr>
                </w:rPrChange>
              </w:rPr>
              <w:t>C – competitive bid</w:t>
            </w:r>
          </w:p>
          <w:p w14:paraId="7AD268F2" w14:textId="77777777" w:rsidR="00BA38DE" w:rsidRPr="00EA04BA" w:rsidRDefault="00BA38DE" w:rsidP="00BA38DE">
            <w:pPr>
              <w:pStyle w:val="Normalwithspace"/>
              <w:spacing w:before="0"/>
              <w:jc w:val="left"/>
              <w:rPr>
                <w:rFonts w:asciiTheme="minorHAnsi" w:hAnsiTheme="minorHAnsi" w:cstheme="minorHAnsi"/>
                <w:szCs w:val="22"/>
                <w:lang w:val="en-AU"/>
                <w:rPrChange w:id="1050"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1051" w:author="Han Xie CHAI (MAS)" w:date="2026-01-14T15:50:00Z" w16du:dateUtc="2026-01-14T07:50:00Z">
                  <w:rPr>
                    <w:rFonts w:asciiTheme="minorHAnsi" w:hAnsiTheme="minorHAnsi" w:cstheme="minorHAnsi"/>
                    <w:szCs w:val="22"/>
                    <w:highlight w:val="yellow"/>
                    <w:lang w:val="en-AU"/>
                  </w:rPr>
                </w:rPrChange>
              </w:rPr>
              <w:t>N – non-competitive bid</w:t>
            </w:r>
          </w:p>
          <w:p w14:paraId="751115C7" w14:textId="77777777" w:rsidR="00BA38DE" w:rsidRPr="00514330" w:rsidRDefault="00BA38DE" w:rsidP="00BA38DE">
            <w:pPr>
              <w:pStyle w:val="Normalwithspace"/>
              <w:spacing w:before="0"/>
              <w:jc w:val="left"/>
              <w:rPr>
                <w:rFonts w:asciiTheme="minorHAnsi" w:hAnsiTheme="minorHAnsi" w:cstheme="minorHAnsi"/>
                <w:szCs w:val="22"/>
                <w:highlight w:val="yellow"/>
                <w:lang w:val="en-AU"/>
              </w:rPr>
            </w:pPr>
          </w:p>
          <w:p w14:paraId="3A1240BC" w14:textId="2B7D7BE4" w:rsidR="00F938D1" w:rsidRPr="00E06696" w:rsidRDefault="00BA38DE" w:rsidP="00BA38DE">
            <w:pPr>
              <w:jc w:val="left"/>
              <w:rPr>
                <w:rFonts w:asciiTheme="minorHAnsi" w:hAnsiTheme="minorHAnsi" w:cstheme="minorHAnsi"/>
                <w:szCs w:val="22"/>
              </w:rPr>
            </w:pPr>
            <w:r w:rsidRPr="00514330">
              <w:rPr>
                <w:rFonts w:asciiTheme="minorHAnsi" w:hAnsiTheme="minorHAnsi" w:cstheme="minorHAnsi"/>
                <w:szCs w:val="22"/>
                <w:highlight w:val="yellow"/>
                <w:lang w:val="en-AU"/>
              </w:rPr>
              <w:t>Unused for syndication.</w:t>
            </w:r>
          </w:p>
        </w:tc>
      </w:tr>
      <w:tr w:rsidR="001A56A3" w:rsidRPr="00E06696" w14:paraId="5C55F0D7" w14:textId="77777777" w:rsidTr="0008516C">
        <w:tc>
          <w:tcPr>
            <w:tcW w:w="797" w:type="dxa"/>
          </w:tcPr>
          <w:p w14:paraId="333CC3F9" w14:textId="77777777" w:rsidR="00F938D1" w:rsidRPr="00F524AB" w:rsidRDefault="00F938D1" w:rsidP="00D21035">
            <w:pPr>
              <w:pStyle w:val="ListParagraph"/>
            </w:pPr>
          </w:p>
        </w:tc>
        <w:tc>
          <w:tcPr>
            <w:tcW w:w="2415" w:type="dxa"/>
          </w:tcPr>
          <w:p w14:paraId="3D3706FE" w14:textId="6805410B" w:rsidR="00F938D1" w:rsidRPr="00000CCF" w:rsidRDefault="00F938D1" w:rsidP="00F938D1">
            <w:pPr>
              <w:pStyle w:val="Normalwithspace"/>
              <w:spacing w:before="0"/>
              <w:jc w:val="left"/>
              <w:rPr>
                <w:rFonts w:asciiTheme="minorHAnsi" w:hAnsiTheme="minorHAnsi" w:cstheme="minorHAnsi"/>
                <w:highlight w:val="cyan"/>
                <w:rPrChange w:id="1052"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53" w:author="Jasmine WL TEO (MAS)" w:date="2026-01-06T18:37:00Z" w16du:dateUtc="2026-01-06T10:37:00Z">
                  <w:rPr>
                    <w:rFonts w:asciiTheme="minorHAnsi" w:hAnsiTheme="minorHAnsi" w:cstheme="minorHAnsi"/>
                  </w:rPr>
                </w:rPrChange>
              </w:rPr>
              <w:t>BID_YIELD_SIGN</w:t>
            </w:r>
          </w:p>
        </w:tc>
        <w:tc>
          <w:tcPr>
            <w:tcW w:w="1417" w:type="dxa"/>
          </w:tcPr>
          <w:p w14:paraId="03140875" w14:textId="2C9D3424"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X(1)</w:t>
            </w:r>
          </w:p>
        </w:tc>
        <w:tc>
          <w:tcPr>
            <w:tcW w:w="960" w:type="dxa"/>
          </w:tcPr>
          <w:p w14:paraId="32951D3D" w14:textId="194831A9" w:rsidR="00F938D1" w:rsidRPr="00B0640D" w:rsidRDefault="004C5E25" w:rsidP="00F938D1">
            <w:pPr>
              <w:rPr>
                <w:rFonts w:asciiTheme="minorHAnsi" w:hAnsiTheme="minorHAnsi" w:cstheme="minorHAnsi"/>
              </w:rPr>
            </w:pPr>
            <w:r>
              <w:rPr>
                <w:rFonts w:asciiTheme="minorHAnsi" w:hAnsiTheme="minorHAnsi" w:cstheme="minorHAnsi"/>
              </w:rPr>
              <w:t>84</w:t>
            </w:r>
          </w:p>
        </w:tc>
        <w:tc>
          <w:tcPr>
            <w:tcW w:w="2647" w:type="dxa"/>
          </w:tcPr>
          <w:p w14:paraId="1D8F7180" w14:textId="57EF67E4" w:rsidR="00F938D1" w:rsidRPr="00B0640D" w:rsidRDefault="00E512F1" w:rsidP="00F938D1">
            <w:pPr>
              <w:rPr>
                <w:rFonts w:asciiTheme="minorHAnsi" w:hAnsiTheme="minorHAnsi" w:cstheme="minorHAnsi"/>
              </w:rPr>
            </w:pPr>
            <w:r>
              <w:rPr>
                <w:rFonts w:asciiTheme="minorHAnsi" w:hAnsiTheme="minorHAnsi" w:cstheme="minorHAnsi"/>
                <w:szCs w:val="22"/>
                <w:lang w:val="en-AU"/>
              </w:rPr>
              <w:t>Bid yield sign</w:t>
            </w:r>
          </w:p>
        </w:tc>
        <w:tc>
          <w:tcPr>
            <w:tcW w:w="2947" w:type="dxa"/>
          </w:tcPr>
          <w:p w14:paraId="41D5419B" w14:textId="77777777" w:rsidR="006954AB" w:rsidRPr="00EA04BA" w:rsidRDefault="006954AB" w:rsidP="006954AB">
            <w:pPr>
              <w:pStyle w:val="Normalwithspace"/>
              <w:spacing w:before="0"/>
              <w:jc w:val="left"/>
              <w:rPr>
                <w:rFonts w:asciiTheme="minorHAnsi" w:hAnsiTheme="minorHAnsi" w:cstheme="minorHAnsi"/>
                <w:szCs w:val="22"/>
                <w:lang w:val="en-AU"/>
                <w:rPrChange w:id="1054"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1055" w:author="Han Xie CHAI (MAS)" w:date="2026-01-14T15:50:00Z" w16du:dateUtc="2026-01-14T07:50:00Z">
                  <w:rPr>
                    <w:rFonts w:asciiTheme="minorHAnsi" w:hAnsiTheme="minorHAnsi" w:cstheme="minorHAnsi"/>
                    <w:szCs w:val="22"/>
                    <w:highlight w:val="yellow"/>
                    <w:lang w:val="en-AU"/>
                  </w:rPr>
                </w:rPrChange>
              </w:rPr>
              <w:t>If used, must be ‘+’ or ‘-’.</w:t>
            </w:r>
          </w:p>
          <w:p w14:paraId="2D42A3BD" w14:textId="77777777" w:rsidR="006954AB" w:rsidRPr="00961574" w:rsidRDefault="006954AB" w:rsidP="006954AB">
            <w:pPr>
              <w:pStyle w:val="Normalwithspace"/>
              <w:spacing w:before="0"/>
              <w:jc w:val="left"/>
              <w:rPr>
                <w:rFonts w:asciiTheme="minorHAnsi" w:hAnsiTheme="minorHAnsi" w:cstheme="minorHAnsi"/>
                <w:szCs w:val="22"/>
                <w:highlight w:val="yellow"/>
                <w:lang w:val="en-AU"/>
              </w:rPr>
            </w:pPr>
          </w:p>
          <w:p w14:paraId="709047A0" w14:textId="77777777" w:rsidR="006954AB" w:rsidRDefault="006954AB" w:rsidP="006954AB">
            <w:pPr>
              <w:pStyle w:val="Normalwithspace"/>
              <w:spacing w:before="0"/>
              <w:jc w:val="left"/>
              <w:rPr>
                <w:rFonts w:asciiTheme="minorHAnsi" w:hAnsiTheme="minorHAnsi" w:cstheme="minorHAnsi"/>
                <w:szCs w:val="22"/>
                <w:highlight w:val="yellow"/>
                <w:lang w:val="en-AU"/>
              </w:rPr>
            </w:pPr>
          </w:p>
          <w:p w14:paraId="6A18A747" w14:textId="77777777" w:rsidR="006954AB" w:rsidRDefault="006954AB" w:rsidP="006954AB">
            <w:pPr>
              <w:pStyle w:val="Normalwithspace"/>
              <w:spacing w:before="0"/>
              <w:jc w:val="left"/>
              <w:rPr>
                <w:rFonts w:asciiTheme="minorHAnsi" w:hAnsiTheme="minorHAnsi" w:cstheme="minorHAnsi"/>
                <w:szCs w:val="22"/>
                <w:highlight w:val="yellow"/>
                <w:lang w:val="en-AU"/>
              </w:rPr>
            </w:pPr>
          </w:p>
          <w:p w14:paraId="4ED64D32" w14:textId="77777777" w:rsidR="006954AB" w:rsidRDefault="006954AB" w:rsidP="006954AB">
            <w:pPr>
              <w:pStyle w:val="Normalwithspace"/>
              <w:spacing w:before="0"/>
              <w:jc w:val="left"/>
              <w:rPr>
                <w:ins w:id="1056" w:author="Yichen GU from.TOPPAN (MAS)" w:date="2026-01-16T15:50:00Z" w16du:dateUtc="2026-01-16T07:50:00Z"/>
                <w:rFonts w:asciiTheme="minorHAnsi" w:hAnsiTheme="minorHAnsi" w:cstheme="minorHAnsi"/>
                <w:szCs w:val="22"/>
                <w:highlight w:val="yellow"/>
                <w:lang w:val="en-AU"/>
              </w:rPr>
            </w:pPr>
          </w:p>
          <w:p w14:paraId="01743398" w14:textId="77777777" w:rsidR="00ED5983" w:rsidRDefault="00ED5983" w:rsidP="006954AB">
            <w:pPr>
              <w:pStyle w:val="Normalwithspace"/>
              <w:spacing w:before="0"/>
              <w:jc w:val="left"/>
              <w:rPr>
                <w:ins w:id="1057" w:author="Yichen GU from.TOPPAN (MAS)" w:date="2026-01-16T15:50:00Z" w16du:dateUtc="2026-01-16T07:50:00Z"/>
                <w:rFonts w:asciiTheme="minorHAnsi" w:hAnsiTheme="minorHAnsi" w:cstheme="minorHAnsi"/>
                <w:szCs w:val="22"/>
                <w:highlight w:val="yellow"/>
                <w:lang w:val="en-AU"/>
              </w:rPr>
            </w:pPr>
          </w:p>
          <w:p w14:paraId="5F952F5B" w14:textId="77777777" w:rsidR="00ED5983" w:rsidRPr="00961574" w:rsidRDefault="00ED5983" w:rsidP="006954AB">
            <w:pPr>
              <w:pStyle w:val="Normalwithspace"/>
              <w:spacing w:before="0"/>
              <w:jc w:val="left"/>
              <w:rPr>
                <w:rFonts w:asciiTheme="minorHAnsi" w:hAnsiTheme="minorHAnsi" w:cstheme="minorHAnsi"/>
                <w:szCs w:val="22"/>
                <w:highlight w:val="yellow"/>
                <w:lang w:val="en-AU"/>
              </w:rPr>
            </w:pPr>
          </w:p>
          <w:p w14:paraId="2301F8CB" w14:textId="0E5C616A" w:rsidR="00F938D1" w:rsidRPr="00D23047" w:rsidRDefault="006954AB" w:rsidP="006954AB">
            <w:pPr>
              <w:pStyle w:val="Normalwithspace"/>
              <w:spacing w:before="0"/>
              <w:jc w:val="left"/>
              <w:rPr>
                <w:rFonts w:asciiTheme="minorHAnsi" w:hAnsiTheme="minorHAnsi" w:cstheme="minorHAnsi"/>
                <w:szCs w:val="22"/>
              </w:rPr>
            </w:pPr>
            <w:r w:rsidRPr="00961574">
              <w:rPr>
                <w:rFonts w:asciiTheme="minorHAnsi" w:hAnsiTheme="minorHAnsi" w:cstheme="minorHAnsi"/>
                <w:szCs w:val="22"/>
                <w:highlight w:val="yellow"/>
                <w:lang w:val="en-AU"/>
              </w:rPr>
              <w:t>If unused, must be padded with space (but no hard validation).</w:t>
            </w:r>
          </w:p>
        </w:tc>
        <w:tc>
          <w:tcPr>
            <w:tcW w:w="3001" w:type="dxa"/>
          </w:tcPr>
          <w:p w14:paraId="76BD5405" w14:textId="2AD90A58" w:rsidR="00ED5983" w:rsidRDefault="00ED5983" w:rsidP="004175FB">
            <w:pPr>
              <w:jc w:val="left"/>
              <w:rPr>
                <w:ins w:id="1058" w:author="Yichen GU from.TOPPAN (MAS)" w:date="2026-01-16T15:50:00Z" w16du:dateUtc="2026-01-16T07:50:00Z"/>
                <w:rFonts w:asciiTheme="minorHAnsi" w:hAnsiTheme="minorHAnsi" w:cstheme="minorHAnsi"/>
                <w:szCs w:val="22"/>
                <w:lang w:val="en-AU"/>
              </w:rPr>
            </w:pPr>
            <w:ins w:id="1059" w:author="Yichen GU from.TOPPAN (MAS)" w:date="2026-01-16T15:50:00Z" w16du:dateUtc="2026-01-16T07:50:00Z">
              <w:r>
                <w:rPr>
                  <w:rFonts w:asciiTheme="minorHAnsi" w:hAnsiTheme="minorHAnsi" w:cstheme="minorHAnsi"/>
                  <w:szCs w:val="22"/>
                  <w:lang w:val="en-AU"/>
                </w:rPr>
                <w:t>Allows the special characters ‘+’ and ‘-’.</w:t>
              </w:r>
            </w:ins>
          </w:p>
          <w:p w14:paraId="3DD5A61A" w14:textId="070F730C" w:rsidR="004175FB" w:rsidRPr="00EA04BA" w:rsidRDefault="004175FB" w:rsidP="004175FB">
            <w:pPr>
              <w:jc w:val="left"/>
              <w:rPr>
                <w:rFonts w:asciiTheme="minorHAnsi" w:hAnsiTheme="minorHAnsi" w:cstheme="minorHAnsi"/>
                <w:szCs w:val="22"/>
                <w:lang w:val="en-AU"/>
                <w:rPrChange w:id="1060"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1061" w:author="Han Xie CHAI (MAS)" w:date="2026-01-14T15:50:00Z" w16du:dateUtc="2026-01-14T07:50:00Z">
                  <w:rPr>
                    <w:rFonts w:asciiTheme="minorHAnsi" w:hAnsiTheme="minorHAnsi" w:cstheme="minorHAnsi"/>
                    <w:szCs w:val="22"/>
                    <w:highlight w:val="yellow"/>
                    <w:lang w:val="en-AU"/>
                  </w:rPr>
                </w:rPrChange>
              </w:rPr>
              <w:t>Used for auction or mini-auction.</w:t>
            </w:r>
          </w:p>
          <w:p w14:paraId="485206B1" w14:textId="77777777" w:rsidR="004175FB" w:rsidRPr="00EA04BA" w:rsidRDefault="004175FB" w:rsidP="004175FB">
            <w:pPr>
              <w:jc w:val="left"/>
              <w:rPr>
                <w:rFonts w:asciiTheme="minorHAnsi" w:hAnsiTheme="minorHAnsi" w:cstheme="minorHAnsi"/>
                <w:szCs w:val="22"/>
                <w:lang w:val="en-AU"/>
                <w:rPrChange w:id="1062"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1063" w:author="Han Xie CHAI (MAS)" w:date="2026-01-14T15:50:00Z" w16du:dateUtc="2026-01-14T07:50:00Z">
                  <w:rPr>
                    <w:rFonts w:asciiTheme="minorHAnsi" w:hAnsiTheme="minorHAnsi" w:cstheme="minorHAnsi"/>
                    <w:szCs w:val="22"/>
                    <w:highlight w:val="yellow"/>
                    <w:lang w:val="en-AU"/>
                  </w:rPr>
                </w:rPrChange>
              </w:rPr>
              <w:t>If bid yield is 0, this should be a '+' sign.</w:t>
            </w:r>
          </w:p>
          <w:p w14:paraId="0DD78693" w14:textId="77777777" w:rsidR="004175FB" w:rsidRPr="00961574" w:rsidRDefault="004175FB" w:rsidP="004175FB">
            <w:pPr>
              <w:jc w:val="left"/>
              <w:rPr>
                <w:rFonts w:asciiTheme="minorHAnsi" w:hAnsiTheme="minorHAnsi" w:cstheme="minorHAnsi"/>
                <w:szCs w:val="22"/>
                <w:highlight w:val="yellow"/>
                <w:lang w:val="en-AU"/>
              </w:rPr>
            </w:pPr>
          </w:p>
          <w:p w14:paraId="1DB24D8E" w14:textId="205279D0" w:rsidR="00F938D1" w:rsidRPr="00E06696" w:rsidRDefault="004175FB" w:rsidP="004175FB">
            <w:pPr>
              <w:jc w:val="left"/>
              <w:rPr>
                <w:rFonts w:asciiTheme="minorHAnsi" w:hAnsiTheme="minorHAnsi" w:cstheme="minorHAnsi"/>
                <w:szCs w:val="22"/>
              </w:rPr>
            </w:pPr>
            <w:r w:rsidRPr="00961574">
              <w:rPr>
                <w:rFonts w:asciiTheme="minorHAnsi" w:hAnsiTheme="minorHAnsi" w:cstheme="minorHAnsi"/>
                <w:szCs w:val="22"/>
                <w:highlight w:val="yellow"/>
              </w:rPr>
              <w:t>Unused for syndication.</w:t>
            </w:r>
          </w:p>
        </w:tc>
      </w:tr>
      <w:tr w:rsidR="001A56A3" w:rsidRPr="00E06696" w14:paraId="4C18958E" w14:textId="77777777" w:rsidTr="0008516C">
        <w:tc>
          <w:tcPr>
            <w:tcW w:w="797" w:type="dxa"/>
          </w:tcPr>
          <w:p w14:paraId="03E46186" w14:textId="77777777" w:rsidR="00F938D1" w:rsidRPr="00F524AB" w:rsidRDefault="00F938D1" w:rsidP="00D21035">
            <w:pPr>
              <w:pStyle w:val="ListParagraph"/>
            </w:pPr>
          </w:p>
        </w:tc>
        <w:tc>
          <w:tcPr>
            <w:tcW w:w="2415" w:type="dxa"/>
          </w:tcPr>
          <w:p w14:paraId="6B7E09F3" w14:textId="662E52FB" w:rsidR="00F938D1" w:rsidRPr="00000CCF" w:rsidRDefault="00F938D1" w:rsidP="00F938D1">
            <w:pPr>
              <w:pStyle w:val="Normalwithspace"/>
              <w:spacing w:before="0"/>
              <w:jc w:val="left"/>
              <w:rPr>
                <w:rFonts w:asciiTheme="minorHAnsi" w:hAnsiTheme="minorHAnsi" w:cstheme="minorHAnsi"/>
                <w:highlight w:val="cyan"/>
                <w:rPrChange w:id="1064"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65" w:author="Jasmine WL TEO (MAS)" w:date="2026-01-06T18:37:00Z" w16du:dateUtc="2026-01-06T10:37:00Z">
                  <w:rPr>
                    <w:rFonts w:asciiTheme="minorHAnsi" w:hAnsiTheme="minorHAnsi" w:cstheme="minorHAnsi"/>
                  </w:rPr>
                </w:rPrChange>
              </w:rPr>
              <w:t>BID_YIELD</w:t>
            </w:r>
          </w:p>
        </w:tc>
        <w:tc>
          <w:tcPr>
            <w:tcW w:w="1417" w:type="dxa"/>
          </w:tcPr>
          <w:p w14:paraId="5D5098ED" w14:textId="1A3264B1"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9(3)v9(2)</w:t>
            </w:r>
          </w:p>
        </w:tc>
        <w:tc>
          <w:tcPr>
            <w:tcW w:w="960" w:type="dxa"/>
          </w:tcPr>
          <w:p w14:paraId="78079A6E" w14:textId="5228307F" w:rsidR="00F938D1" w:rsidRPr="00B0640D" w:rsidRDefault="0045068C" w:rsidP="00F938D1">
            <w:pPr>
              <w:rPr>
                <w:rFonts w:asciiTheme="minorHAnsi" w:hAnsiTheme="minorHAnsi" w:cstheme="minorHAnsi"/>
              </w:rPr>
            </w:pPr>
            <w:r>
              <w:rPr>
                <w:rFonts w:asciiTheme="minorHAnsi" w:hAnsiTheme="minorHAnsi" w:cstheme="minorHAnsi"/>
              </w:rPr>
              <w:t>85</w:t>
            </w:r>
          </w:p>
        </w:tc>
        <w:tc>
          <w:tcPr>
            <w:tcW w:w="2647" w:type="dxa"/>
          </w:tcPr>
          <w:p w14:paraId="56BC6219" w14:textId="4AA38564" w:rsidR="00F938D1" w:rsidRPr="00B0640D" w:rsidRDefault="00E512F1" w:rsidP="00F938D1">
            <w:pPr>
              <w:rPr>
                <w:rFonts w:asciiTheme="minorHAnsi" w:hAnsiTheme="minorHAnsi" w:cstheme="minorHAnsi"/>
              </w:rPr>
            </w:pPr>
            <w:r>
              <w:rPr>
                <w:rFonts w:asciiTheme="minorHAnsi" w:hAnsiTheme="minorHAnsi" w:cstheme="minorHAnsi"/>
                <w:szCs w:val="22"/>
                <w:lang w:val="en-AU"/>
              </w:rPr>
              <w:t>Bid yield</w:t>
            </w:r>
          </w:p>
        </w:tc>
        <w:tc>
          <w:tcPr>
            <w:tcW w:w="2947" w:type="dxa"/>
          </w:tcPr>
          <w:p w14:paraId="1F1BF3E9" w14:textId="77777777" w:rsidR="006954AB" w:rsidRPr="00EA04BA" w:rsidRDefault="006954AB" w:rsidP="006954AB">
            <w:pPr>
              <w:jc w:val="left"/>
              <w:rPr>
                <w:rFonts w:asciiTheme="minorHAnsi" w:hAnsiTheme="minorHAnsi" w:cstheme="minorHAnsi"/>
                <w:szCs w:val="22"/>
                <w:lang w:val="en-AU"/>
                <w:rPrChange w:id="1066"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1067" w:author="Han Xie CHAI (MAS)" w:date="2026-01-14T15:50:00Z" w16du:dateUtc="2026-01-14T07:50:00Z">
                  <w:rPr>
                    <w:rFonts w:asciiTheme="minorHAnsi" w:hAnsiTheme="minorHAnsi" w:cstheme="minorHAnsi"/>
                    <w:szCs w:val="22"/>
                    <w:highlight w:val="yellow"/>
                    <w:lang w:val="en-AU"/>
                  </w:rPr>
                </w:rPrChange>
              </w:rPr>
              <w:t>If used, it must adhere to the format of 3 digits before the decimal and 2 digits after. (e.g., 00305 represents 3.05)</w:t>
            </w:r>
          </w:p>
          <w:p w14:paraId="0E690737" w14:textId="77777777" w:rsidR="006954AB" w:rsidRPr="00961574" w:rsidRDefault="006954AB" w:rsidP="006954AB">
            <w:pPr>
              <w:jc w:val="left"/>
              <w:rPr>
                <w:rFonts w:asciiTheme="minorHAnsi" w:hAnsiTheme="minorHAnsi" w:cstheme="minorHAnsi"/>
                <w:szCs w:val="22"/>
                <w:highlight w:val="yellow"/>
                <w:lang w:val="en-AU"/>
              </w:rPr>
            </w:pPr>
          </w:p>
          <w:p w14:paraId="140C47E7" w14:textId="6E468D16" w:rsidR="00F938D1" w:rsidRPr="00D23047" w:rsidRDefault="006954AB" w:rsidP="006954AB">
            <w:pPr>
              <w:pStyle w:val="Normalwithspace"/>
              <w:spacing w:before="0"/>
              <w:jc w:val="left"/>
              <w:rPr>
                <w:rFonts w:asciiTheme="minorHAnsi" w:hAnsiTheme="minorHAnsi" w:cstheme="minorHAnsi"/>
                <w:szCs w:val="22"/>
              </w:rPr>
            </w:pPr>
            <w:r w:rsidRPr="00961574">
              <w:rPr>
                <w:rFonts w:asciiTheme="minorHAnsi" w:hAnsiTheme="minorHAnsi" w:cstheme="minorHAnsi"/>
                <w:szCs w:val="22"/>
                <w:highlight w:val="yellow"/>
                <w:lang w:val="en-AU"/>
              </w:rPr>
              <w:t>If unused, it must be padded with zeros (but no hard validation).</w:t>
            </w:r>
          </w:p>
        </w:tc>
        <w:tc>
          <w:tcPr>
            <w:tcW w:w="3001" w:type="dxa"/>
          </w:tcPr>
          <w:p w14:paraId="5494BFA3" w14:textId="77777777" w:rsidR="00BA38DE" w:rsidRPr="00EA04BA" w:rsidRDefault="00BA38DE" w:rsidP="00BA38DE">
            <w:pPr>
              <w:jc w:val="left"/>
              <w:rPr>
                <w:rFonts w:asciiTheme="minorHAnsi" w:hAnsiTheme="minorHAnsi" w:cstheme="minorHAnsi"/>
                <w:szCs w:val="22"/>
                <w:lang w:val="en-AU"/>
                <w:rPrChange w:id="1068"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1069" w:author="Han Xie CHAI (MAS)" w:date="2026-01-14T15:50:00Z" w16du:dateUtc="2026-01-14T07:50:00Z">
                  <w:rPr>
                    <w:rFonts w:asciiTheme="minorHAnsi" w:hAnsiTheme="minorHAnsi" w:cstheme="minorHAnsi"/>
                    <w:szCs w:val="22"/>
                    <w:highlight w:val="yellow"/>
                    <w:lang w:val="en-AU"/>
                  </w:rPr>
                </w:rPrChange>
              </w:rPr>
              <w:t>Used for auction or mini-auction.</w:t>
            </w:r>
          </w:p>
          <w:p w14:paraId="6988B43E" w14:textId="77777777" w:rsidR="00BA38DE" w:rsidRPr="00EA04BA" w:rsidRDefault="00BA38DE" w:rsidP="00BA38DE">
            <w:pPr>
              <w:pStyle w:val="Normalwithspace"/>
              <w:spacing w:before="0"/>
              <w:jc w:val="left"/>
              <w:rPr>
                <w:rFonts w:asciiTheme="minorHAnsi" w:hAnsiTheme="minorHAnsi" w:cstheme="minorHAnsi"/>
                <w:szCs w:val="22"/>
                <w:lang w:val="en-AU"/>
                <w:rPrChange w:id="1070"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1071" w:author="Han Xie CHAI (MAS)" w:date="2026-01-14T15:50:00Z" w16du:dateUtc="2026-01-14T07:50:00Z">
                  <w:rPr>
                    <w:rFonts w:asciiTheme="minorHAnsi" w:hAnsiTheme="minorHAnsi" w:cstheme="minorHAnsi"/>
                    <w:szCs w:val="22"/>
                    <w:highlight w:val="yellow"/>
                    <w:lang w:val="en-AU"/>
                  </w:rPr>
                </w:rPrChange>
              </w:rPr>
              <w:t>C – competitive bid</w:t>
            </w:r>
          </w:p>
          <w:p w14:paraId="3C779B2C" w14:textId="77777777" w:rsidR="00BA38DE" w:rsidRPr="00EA04BA" w:rsidRDefault="00BA38DE" w:rsidP="00BA38DE">
            <w:pPr>
              <w:pStyle w:val="Normalwithspace"/>
              <w:spacing w:before="0"/>
              <w:jc w:val="left"/>
              <w:rPr>
                <w:rFonts w:asciiTheme="minorHAnsi" w:hAnsiTheme="minorHAnsi" w:cstheme="minorHAnsi"/>
                <w:szCs w:val="22"/>
                <w:lang w:val="en-AU"/>
                <w:rPrChange w:id="1072" w:author="Han Xie CHAI (MAS)" w:date="2026-01-14T15:50:00Z" w16du:dateUtc="2026-01-14T07:50:00Z">
                  <w:rPr>
                    <w:rFonts w:asciiTheme="minorHAnsi" w:hAnsiTheme="minorHAnsi" w:cstheme="minorHAnsi"/>
                    <w:szCs w:val="22"/>
                    <w:highlight w:val="yellow"/>
                    <w:lang w:val="en-AU"/>
                  </w:rPr>
                </w:rPrChange>
              </w:rPr>
            </w:pPr>
            <w:r w:rsidRPr="00EA04BA">
              <w:rPr>
                <w:rFonts w:asciiTheme="minorHAnsi" w:hAnsiTheme="minorHAnsi" w:cstheme="minorHAnsi"/>
                <w:szCs w:val="22"/>
                <w:lang w:val="en-AU"/>
                <w:rPrChange w:id="1073" w:author="Han Xie CHAI (MAS)" w:date="2026-01-14T15:50:00Z" w16du:dateUtc="2026-01-14T07:50:00Z">
                  <w:rPr>
                    <w:rFonts w:asciiTheme="minorHAnsi" w:hAnsiTheme="minorHAnsi" w:cstheme="minorHAnsi"/>
                    <w:szCs w:val="22"/>
                    <w:highlight w:val="yellow"/>
                    <w:lang w:val="en-AU"/>
                  </w:rPr>
                </w:rPrChange>
              </w:rPr>
              <w:t>N – non-competitive bid</w:t>
            </w:r>
          </w:p>
          <w:p w14:paraId="5388A8FF" w14:textId="77777777" w:rsidR="00BA38DE" w:rsidRPr="00514330" w:rsidRDefault="00BA38DE" w:rsidP="00BA38DE">
            <w:pPr>
              <w:pStyle w:val="Normalwithspace"/>
              <w:spacing w:before="0"/>
              <w:jc w:val="left"/>
              <w:rPr>
                <w:rFonts w:asciiTheme="minorHAnsi" w:hAnsiTheme="minorHAnsi" w:cstheme="minorHAnsi"/>
                <w:szCs w:val="22"/>
                <w:highlight w:val="yellow"/>
                <w:lang w:val="en-AU"/>
              </w:rPr>
            </w:pPr>
          </w:p>
          <w:p w14:paraId="362F3532" w14:textId="3CC81973" w:rsidR="00F938D1" w:rsidRPr="00E06696" w:rsidRDefault="00BA38DE" w:rsidP="00BA38DE">
            <w:pPr>
              <w:jc w:val="left"/>
              <w:rPr>
                <w:rFonts w:asciiTheme="minorHAnsi" w:hAnsiTheme="minorHAnsi" w:cstheme="minorHAnsi"/>
                <w:szCs w:val="22"/>
              </w:rPr>
            </w:pPr>
            <w:r w:rsidRPr="00514330">
              <w:rPr>
                <w:rFonts w:asciiTheme="minorHAnsi" w:hAnsiTheme="minorHAnsi" w:cstheme="minorHAnsi"/>
                <w:szCs w:val="22"/>
                <w:highlight w:val="yellow"/>
                <w:lang w:val="en-AU"/>
              </w:rPr>
              <w:t>Unused for syndication.</w:t>
            </w:r>
          </w:p>
        </w:tc>
      </w:tr>
      <w:tr w:rsidR="001A56A3" w:rsidRPr="00E06696" w14:paraId="676D93CC" w14:textId="77777777" w:rsidTr="0008516C">
        <w:tc>
          <w:tcPr>
            <w:tcW w:w="797" w:type="dxa"/>
          </w:tcPr>
          <w:p w14:paraId="6E61B93C" w14:textId="77777777" w:rsidR="00F938D1" w:rsidRPr="00F524AB" w:rsidRDefault="00F938D1" w:rsidP="00D21035">
            <w:pPr>
              <w:pStyle w:val="ListParagraph"/>
            </w:pPr>
          </w:p>
        </w:tc>
        <w:tc>
          <w:tcPr>
            <w:tcW w:w="2415" w:type="dxa"/>
          </w:tcPr>
          <w:p w14:paraId="360C1A93" w14:textId="71CBE7A0"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ALLOTTED_AMT</w:t>
            </w:r>
          </w:p>
        </w:tc>
        <w:tc>
          <w:tcPr>
            <w:tcW w:w="1417" w:type="dxa"/>
          </w:tcPr>
          <w:p w14:paraId="096442E9" w14:textId="3681E242"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9(11)</w:t>
            </w:r>
          </w:p>
        </w:tc>
        <w:tc>
          <w:tcPr>
            <w:tcW w:w="960" w:type="dxa"/>
          </w:tcPr>
          <w:p w14:paraId="66679F63" w14:textId="73297BB3" w:rsidR="00F938D1" w:rsidRPr="00B0640D" w:rsidRDefault="007060DC" w:rsidP="00F938D1">
            <w:pPr>
              <w:rPr>
                <w:rFonts w:asciiTheme="minorHAnsi" w:hAnsiTheme="minorHAnsi" w:cstheme="minorHAnsi"/>
              </w:rPr>
            </w:pPr>
            <w:r>
              <w:rPr>
                <w:rFonts w:asciiTheme="minorHAnsi" w:hAnsiTheme="minorHAnsi" w:cstheme="minorHAnsi"/>
              </w:rPr>
              <w:t>90</w:t>
            </w:r>
          </w:p>
        </w:tc>
        <w:tc>
          <w:tcPr>
            <w:tcW w:w="2647" w:type="dxa"/>
          </w:tcPr>
          <w:p w14:paraId="305A8264" w14:textId="7DF1E0C2" w:rsidR="00F938D1" w:rsidRPr="00B0640D" w:rsidRDefault="00E512F1" w:rsidP="00E512F1">
            <w:pPr>
              <w:jc w:val="left"/>
              <w:rPr>
                <w:rFonts w:asciiTheme="minorHAnsi" w:hAnsiTheme="minorHAnsi" w:cstheme="minorHAnsi"/>
              </w:rPr>
            </w:pPr>
            <w:r>
              <w:rPr>
                <w:rFonts w:asciiTheme="minorHAnsi" w:hAnsiTheme="minorHAnsi" w:cstheme="minorHAnsi"/>
              </w:rPr>
              <w:t>Successfully allotted quantity</w:t>
            </w:r>
          </w:p>
        </w:tc>
        <w:tc>
          <w:tcPr>
            <w:tcW w:w="2947" w:type="dxa"/>
          </w:tcPr>
          <w:p w14:paraId="1B48FF9C" w14:textId="3884F68E" w:rsidR="00F938D1" w:rsidRPr="00D23047" w:rsidRDefault="00DD510E" w:rsidP="00F938D1">
            <w:pPr>
              <w:pStyle w:val="Normalwithspace"/>
              <w:spacing w:before="0"/>
              <w:jc w:val="left"/>
              <w:rPr>
                <w:rFonts w:asciiTheme="minorHAnsi" w:hAnsiTheme="minorHAnsi" w:cstheme="minorHAnsi"/>
                <w:szCs w:val="22"/>
              </w:rPr>
            </w:pPr>
            <w:r>
              <w:rPr>
                <w:rFonts w:asciiTheme="minorHAnsi" w:hAnsiTheme="minorHAnsi" w:cstheme="minorHAnsi"/>
                <w:szCs w:val="22"/>
              </w:rPr>
              <w:t>Must be numeric.</w:t>
            </w:r>
          </w:p>
        </w:tc>
        <w:tc>
          <w:tcPr>
            <w:tcW w:w="3001" w:type="dxa"/>
          </w:tcPr>
          <w:p w14:paraId="5A82CFDF" w14:textId="77777777" w:rsidR="00F938D1" w:rsidRPr="00E06696" w:rsidRDefault="00F938D1" w:rsidP="00F938D1">
            <w:pPr>
              <w:jc w:val="left"/>
              <w:rPr>
                <w:rFonts w:asciiTheme="minorHAnsi" w:hAnsiTheme="minorHAnsi" w:cstheme="minorHAnsi"/>
                <w:szCs w:val="22"/>
              </w:rPr>
            </w:pPr>
          </w:p>
        </w:tc>
      </w:tr>
      <w:tr w:rsidR="001A56A3" w:rsidRPr="00E06696" w14:paraId="12BB76CD" w14:textId="77777777" w:rsidTr="0008516C">
        <w:tc>
          <w:tcPr>
            <w:tcW w:w="797" w:type="dxa"/>
          </w:tcPr>
          <w:p w14:paraId="6BDA1ABD" w14:textId="77777777" w:rsidR="00F938D1" w:rsidRPr="00F524AB" w:rsidRDefault="00F938D1" w:rsidP="00D21035">
            <w:pPr>
              <w:pStyle w:val="ListParagraph"/>
            </w:pPr>
          </w:p>
        </w:tc>
        <w:tc>
          <w:tcPr>
            <w:tcW w:w="2415" w:type="dxa"/>
          </w:tcPr>
          <w:p w14:paraId="2940B7C0" w14:textId="3CC950FE"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SETTLEMENT_AMT</w:t>
            </w:r>
          </w:p>
        </w:tc>
        <w:tc>
          <w:tcPr>
            <w:tcW w:w="1417" w:type="dxa"/>
          </w:tcPr>
          <w:p w14:paraId="32D61A97" w14:textId="1234F4CC"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9(13)v9(2)</w:t>
            </w:r>
          </w:p>
        </w:tc>
        <w:tc>
          <w:tcPr>
            <w:tcW w:w="960" w:type="dxa"/>
          </w:tcPr>
          <w:p w14:paraId="5AC6E487" w14:textId="56241FBC" w:rsidR="00F938D1" w:rsidRPr="00B0640D" w:rsidRDefault="007060DC" w:rsidP="00F938D1">
            <w:pPr>
              <w:rPr>
                <w:rFonts w:asciiTheme="minorHAnsi" w:hAnsiTheme="minorHAnsi" w:cstheme="minorHAnsi"/>
              </w:rPr>
            </w:pPr>
            <w:r>
              <w:rPr>
                <w:rFonts w:asciiTheme="minorHAnsi" w:hAnsiTheme="minorHAnsi" w:cstheme="minorHAnsi"/>
              </w:rPr>
              <w:t>101</w:t>
            </w:r>
          </w:p>
        </w:tc>
        <w:tc>
          <w:tcPr>
            <w:tcW w:w="2647" w:type="dxa"/>
          </w:tcPr>
          <w:p w14:paraId="1B39E86F" w14:textId="30E6DF2D" w:rsidR="00F938D1" w:rsidRPr="00B0640D" w:rsidRDefault="00E512F1" w:rsidP="00F938D1">
            <w:pPr>
              <w:rPr>
                <w:rFonts w:asciiTheme="minorHAnsi" w:hAnsiTheme="minorHAnsi" w:cstheme="minorHAnsi"/>
              </w:rPr>
            </w:pPr>
            <w:r>
              <w:rPr>
                <w:rFonts w:asciiTheme="minorHAnsi" w:hAnsiTheme="minorHAnsi" w:cstheme="minorHAnsi"/>
              </w:rPr>
              <w:t>Settlement amount</w:t>
            </w:r>
          </w:p>
        </w:tc>
        <w:tc>
          <w:tcPr>
            <w:tcW w:w="2947" w:type="dxa"/>
          </w:tcPr>
          <w:p w14:paraId="1796B88D" w14:textId="63D6FAF5" w:rsidR="00F938D1" w:rsidRPr="00A64897" w:rsidRDefault="006148C1" w:rsidP="00F938D1">
            <w:pPr>
              <w:pStyle w:val="Normalwithspace"/>
              <w:spacing w:before="0"/>
              <w:jc w:val="left"/>
              <w:rPr>
                <w:rFonts w:asciiTheme="minorHAnsi" w:hAnsiTheme="minorHAnsi" w:cstheme="minorHAnsi"/>
                <w:szCs w:val="22"/>
                <w:highlight w:val="yellow"/>
              </w:rPr>
            </w:pPr>
            <w:r w:rsidRPr="00A64897">
              <w:rPr>
                <w:rFonts w:asciiTheme="minorHAnsi" w:hAnsiTheme="minorHAnsi" w:cstheme="minorHAnsi"/>
                <w:szCs w:val="22"/>
                <w:highlight w:val="yellow"/>
              </w:rPr>
              <w:t>Must</w:t>
            </w:r>
            <w:r w:rsidR="00DD510E" w:rsidRPr="00A64897">
              <w:rPr>
                <w:rFonts w:asciiTheme="minorHAnsi" w:hAnsiTheme="minorHAnsi" w:cstheme="minorHAnsi"/>
                <w:szCs w:val="22"/>
                <w:highlight w:val="yellow"/>
              </w:rPr>
              <w:t xml:space="preserve"> equal </w:t>
            </w:r>
            <w:r w:rsidRPr="00A64897">
              <w:rPr>
                <w:rFonts w:asciiTheme="minorHAnsi" w:hAnsiTheme="minorHAnsi" w:cstheme="minorHAnsi"/>
                <w:szCs w:val="22"/>
                <w:highlight w:val="yellow"/>
              </w:rPr>
              <w:t xml:space="preserve">the settlement amount </w:t>
            </w:r>
            <w:r w:rsidR="00DD510E" w:rsidRPr="00A64897">
              <w:rPr>
                <w:rFonts w:asciiTheme="minorHAnsi" w:hAnsiTheme="minorHAnsi" w:cstheme="minorHAnsi"/>
                <w:szCs w:val="22"/>
                <w:highlight w:val="yellow"/>
              </w:rPr>
              <w:t>in the format of 13 digits before the decimal and 2 digits after.</w:t>
            </w:r>
          </w:p>
        </w:tc>
        <w:tc>
          <w:tcPr>
            <w:tcW w:w="3001" w:type="dxa"/>
          </w:tcPr>
          <w:p w14:paraId="11024E20" w14:textId="761CF648" w:rsidR="006148C1" w:rsidRPr="00A64897" w:rsidDel="00C6610A" w:rsidRDefault="006148C1" w:rsidP="00F938D1">
            <w:pPr>
              <w:jc w:val="left"/>
              <w:rPr>
                <w:del w:id="1074" w:author="Yichen GU from.TOPPAN (MAS)" w:date="2026-01-14T16:04:00Z" w16du:dateUtc="2026-01-14T08:04:00Z"/>
                <w:rFonts w:asciiTheme="minorHAnsi" w:hAnsiTheme="minorHAnsi" w:cstheme="minorHAnsi"/>
                <w:szCs w:val="22"/>
                <w:highlight w:val="yellow"/>
              </w:rPr>
            </w:pPr>
            <w:commentRangeStart w:id="1075"/>
            <w:del w:id="1076" w:author="Yichen GU from.TOPPAN (MAS)" w:date="2026-01-14T16:04:00Z" w16du:dateUtc="2026-01-14T08:04:00Z">
              <w:r w:rsidRPr="00A64897" w:rsidDel="00C6610A">
                <w:rPr>
                  <w:rFonts w:asciiTheme="minorHAnsi" w:hAnsiTheme="minorHAnsi" w:cstheme="minorHAnsi"/>
                  <w:szCs w:val="22"/>
                  <w:highlight w:val="yellow"/>
                </w:rPr>
                <w:delText>For auction or mini-auction,</w:delText>
              </w:r>
            </w:del>
          </w:p>
          <w:p w14:paraId="2D2EAA63" w14:textId="332CC596" w:rsidR="006148C1" w:rsidRPr="00A64897" w:rsidRDefault="006148C1" w:rsidP="00F938D1">
            <w:pPr>
              <w:jc w:val="left"/>
              <w:rPr>
                <w:rFonts w:asciiTheme="minorHAnsi" w:hAnsiTheme="minorHAnsi" w:cstheme="minorHAnsi"/>
                <w:szCs w:val="22"/>
                <w:highlight w:val="yellow"/>
              </w:rPr>
            </w:pPr>
            <w:r w:rsidRPr="00A64897">
              <w:rPr>
                <w:rFonts w:asciiTheme="minorHAnsi" w:hAnsiTheme="minorHAnsi" w:cstheme="minorHAnsi"/>
                <w:szCs w:val="22"/>
                <w:highlight w:val="yellow"/>
              </w:rPr>
              <w:t>Settlement amount = (Allotted amount / 100) * cutoff price</w:t>
            </w:r>
          </w:p>
          <w:p w14:paraId="3C7F541F" w14:textId="77777777" w:rsidR="006148C1" w:rsidRPr="00A64897" w:rsidRDefault="006148C1" w:rsidP="00F938D1">
            <w:pPr>
              <w:jc w:val="left"/>
              <w:rPr>
                <w:rFonts w:asciiTheme="minorHAnsi" w:hAnsiTheme="minorHAnsi" w:cstheme="minorHAnsi"/>
                <w:szCs w:val="22"/>
                <w:highlight w:val="yellow"/>
              </w:rPr>
            </w:pPr>
          </w:p>
          <w:p w14:paraId="3BBF65B7" w14:textId="0C7AD8DD" w:rsidR="006148C1" w:rsidRPr="00A64897" w:rsidDel="00C6610A" w:rsidRDefault="006148C1" w:rsidP="00F938D1">
            <w:pPr>
              <w:jc w:val="left"/>
              <w:rPr>
                <w:del w:id="1077" w:author="Yichen GU from.TOPPAN (MAS)" w:date="2026-01-14T16:03:00Z" w16du:dateUtc="2026-01-14T08:03:00Z"/>
                <w:rFonts w:asciiTheme="minorHAnsi" w:hAnsiTheme="minorHAnsi" w:cstheme="minorHAnsi"/>
                <w:szCs w:val="22"/>
                <w:highlight w:val="yellow"/>
              </w:rPr>
            </w:pPr>
            <w:del w:id="1078" w:author="Yichen GU from.TOPPAN (MAS)" w:date="2026-01-14T16:03:00Z" w16du:dateUtc="2026-01-14T08:03:00Z">
              <w:r w:rsidRPr="00A64897" w:rsidDel="00C6610A">
                <w:rPr>
                  <w:rFonts w:asciiTheme="minorHAnsi" w:hAnsiTheme="minorHAnsi" w:cstheme="minorHAnsi"/>
                  <w:szCs w:val="22"/>
                  <w:highlight w:val="yellow"/>
                </w:rPr>
                <w:lastRenderedPageBreak/>
                <w:delText>For syndication,</w:delText>
              </w:r>
            </w:del>
          </w:p>
          <w:p w14:paraId="01B71BD7" w14:textId="6B84893F" w:rsidR="006148C1" w:rsidRPr="00A64897" w:rsidDel="00C6610A" w:rsidRDefault="006148C1" w:rsidP="006148C1">
            <w:pPr>
              <w:jc w:val="left"/>
              <w:rPr>
                <w:del w:id="1079" w:author="Yichen GU from.TOPPAN (MAS)" w:date="2026-01-14T16:03:00Z" w16du:dateUtc="2026-01-14T08:03:00Z"/>
                <w:rFonts w:asciiTheme="minorHAnsi" w:hAnsiTheme="minorHAnsi" w:cstheme="minorHAnsi"/>
                <w:szCs w:val="22"/>
                <w:highlight w:val="yellow"/>
              </w:rPr>
            </w:pPr>
            <w:del w:id="1080" w:author="Yichen GU from.TOPPAN (MAS)" w:date="2026-01-14T16:03:00Z" w16du:dateUtc="2026-01-14T08:03:00Z">
              <w:r w:rsidRPr="00A64897" w:rsidDel="00C6610A">
                <w:rPr>
                  <w:rFonts w:asciiTheme="minorHAnsi" w:hAnsiTheme="minorHAnsi" w:cstheme="minorHAnsi"/>
                  <w:szCs w:val="22"/>
                  <w:highlight w:val="yellow"/>
                </w:rPr>
                <w:delText>Settlement amount = (Allotted amount / 100) * COY price</w:delText>
              </w:r>
            </w:del>
          </w:p>
          <w:p w14:paraId="018B663C" w14:textId="56921DBC" w:rsidR="006148C1" w:rsidRPr="00A64897" w:rsidDel="00C6610A" w:rsidRDefault="006148C1" w:rsidP="006148C1">
            <w:pPr>
              <w:jc w:val="left"/>
              <w:rPr>
                <w:del w:id="1081" w:author="Yichen GU from.TOPPAN (MAS)" w:date="2026-01-14T16:03:00Z" w16du:dateUtc="2026-01-14T08:03:00Z"/>
                <w:rFonts w:asciiTheme="minorHAnsi" w:hAnsiTheme="minorHAnsi" w:cstheme="minorHAnsi"/>
                <w:szCs w:val="22"/>
                <w:highlight w:val="yellow"/>
              </w:rPr>
            </w:pPr>
          </w:p>
          <w:p w14:paraId="52542947" w14:textId="16EA43EF" w:rsidR="006148C1" w:rsidRPr="00A64897" w:rsidDel="00C6610A" w:rsidRDefault="006148C1" w:rsidP="00F938D1">
            <w:pPr>
              <w:jc w:val="left"/>
              <w:rPr>
                <w:del w:id="1082" w:author="Yichen GU from.TOPPAN (MAS)" w:date="2026-01-14T16:03:00Z" w16du:dateUtc="2026-01-14T08:03:00Z"/>
                <w:rFonts w:asciiTheme="minorHAnsi" w:hAnsiTheme="minorHAnsi" w:cstheme="minorHAnsi"/>
                <w:szCs w:val="22"/>
                <w:highlight w:val="yellow"/>
              </w:rPr>
            </w:pPr>
            <w:del w:id="1083" w:author="Yichen GU from.TOPPAN (MAS)" w:date="2026-01-14T16:03:00Z" w16du:dateUtc="2026-01-14T08:03:00Z">
              <w:r w:rsidRPr="00A64897" w:rsidDel="00C6610A">
                <w:rPr>
                  <w:rFonts w:asciiTheme="minorHAnsi" w:hAnsiTheme="minorHAnsi" w:cstheme="minorHAnsi"/>
                  <w:szCs w:val="22"/>
                  <w:highlight w:val="yellow"/>
                </w:rPr>
                <w:delText>COY price (Also known as the dirty price) = Yield Price + Accrued Interest</w:delText>
              </w:r>
              <w:commentRangeEnd w:id="1075"/>
              <w:r w:rsidR="004D74EB" w:rsidDel="00C6610A">
                <w:rPr>
                  <w:rStyle w:val="CommentReference"/>
                  <w:lang w:val="en-US"/>
                </w:rPr>
                <w:commentReference w:id="1075"/>
              </w:r>
            </w:del>
          </w:p>
          <w:p w14:paraId="0C32C4FB" w14:textId="724B6AFC" w:rsidR="00F938D1" w:rsidRPr="00A64897" w:rsidRDefault="00F938D1" w:rsidP="00C6610A">
            <w:pPr>
              <w:jc w:val="left"/>
              <w:rPr>
                <w:rFonts w:asciiTheme="minorHAnsi" w:hAnsiTheme="minorHAnsi" w:cstheme="minorHAnsi"/>
                <w:szCs w:val="22"/>
                <w:highlight w:val="yellow"/>
              </w:rPr>
            </w:pPr>
          </w:p>
        </w:tc>
      </w:tr>
      <w:tr w:rsidR="001A56A3" w:rsidRPr="00E06696" w14:paraId="0107B5C0" w14:textId="77777777" w:rsidTr="0008516C">
        <w:tc>
          <w:tcPr>
            <w:tcW w:w="797" w:type="dxa"/>
          </w:tcPr>
          <w:p w14:paraId="4D284550" w14:textId="77777777" w:rsidR="00F938D1" w:rsidRPr="00F524AB" w:rsidRDefault="00F938D1" w:rsidP="00D21035">
            <w:pPr>
              <w:pStyle w:val="ListParagraph"/>
            </w:pPr>
          </w:p>
        </w:tc>
        <w:tc>
          <w:tcPr>
            <w:tcW w:w="2415" w:type="dxa"/>
          </w:tcPr>
          <w:p w14:paraId="1CF7F385" w14:textId="1FD42F70" w:rsidR="00F938D1" w:rsidRPr="00000CCF" w:rsidRDefault="00F938D1" w:rsidP="00F938D1">
            <w:pPr>
              <w:pStyle w:val="Normalwithspace"/>
              <w:spacing w:before="0"/>
              <w:jc w:val="left"/>
              <w:rPr>
                <w:rFonts w:asciiTheme="minorHAnsi" w:hAnsiTheme="minorHAnsi" w:cstheme="minorHAnsi"/>
                <w:highlight w:val="cyan"/>
                <w:rPrChange w:id="1084"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85" w:author="Jasmine WL TEO (MAS)" w:date="2026-01-06T18:37:00Z" w16du:dateUtc="2026-01-06T10:37:00Z">
                  <w:rPr>
                    <w:rFonts w:asciiTheme="minorHAnsi" w:hAnsiTheme="minorHAnsi" w:cstheme="minorHAnsi"/>
                  </w:rPr>
                </w:rPrChange>
              </w:rPr>
              <w:t>CUST_BANK_CODE</w:t>
            </w:r>
          </w:p>
        </w:tc>
        <w:tc>
          <w:tcPr>
            <w:tcW w:w="1417" w:type="dxa"/>
          </w:tcPr>
          <w:p w14:paraId="6F45E68B" w14:textId="2A2CA75E"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9(4)</w:t>
            </w:r>
          </w:p>
        </w:tc>
        <w:tc>
          <w:tcPr>
            <w:tcW w:w="960" w:type="dxa"/>
          </w:tcPr>
          <w:p w14:paraId="67AA494C" w14:textId="4F7D38E5" w:rsidR="00F938D1" w:rsidRPr="00B0640D" w:rsidRDefault="007060DC" w:rsidP="00F938D1">
            <w:pPr>
              <w:rPr>
                <w:rFonts w:asciiTheme="minorHAnsi" w:hAnsiTheme="minorHAnsi" w:cstheme="minorHAnsi"/>
              </w:rPr>
            </w:pPr>
            <w:r>
              <w:rPr>
                <w:rFonts w:asciiTheme="minorHAnsi" w:hAnsiTheme="minorHAnsi" w:cstheme="minorHAnsi"/>
              </w:rPr>
              <w:t>116</w:t>
            </w:r>
          </w:p>
        </w:tc>
        <w:tc>
          <w:tcPr>
            <w:tcW w:w="2647" w:type="dxa"/>
          </w:tcPr>
          <w:p w14:paraId="0ACACA8B" w14:textId="3CF588C7" w:rsidR="00F938D1" w:rsidRPr="00B0640D" w:rsidRDefault="00E512F1" w:rsidP="00F938D1">
            <w:pPr>
              <w:rPr>
                <w:rFonts w:asciiTheme="minorHAnsi" w:hAnsiTheme="minorHAnsi" w:cstheme="minorHAnsi"/>
              </w:rPr>
            </w:pPr>
            <w:r w:rsidRPr="00E06696">
              <w:rPr>
                <w:rFonts w:asciiTheme="minorHAnsi" w:hAnsiTheme="minorHAnsi" w:cstheme="minorHAnsi"/>
                <w:szCs w:val="22"/>
              </w:rPr>
              <w:t>Settlement bank code</w:t>
            </w:r>
          </w:p>
        </w:tc>
        <w:tc>
          <w:tcPr>
            <w:tcW w:w="2947" w:type="dxa"/>
          </w:tcPr>
          <w:p w14:paraId="20C8F97C" w14:textId="78D58E64" w:rsidR="00F938D1" w:rsidRPr="00D23047" w:rsidRDefault="006954AB" w:rsidP="00F938D1">
            <w:pPr>
              <w:pStyle w:val="Normalwithspace"/>
              <w:spacing w:before="0"/>
              <w:jc w:val="left"/>
              <w:rPr>
                <w:rFonts w:asciiTheme="minorHAnsi" w:hAnsiTheme="minorHAnsi" w:cstheme="minorHAnsi"/>
                <w:szCs w:val="22"/>
              </w:rPr>
            </w:pPr>
            <w:r>
              <w:rPr>
                <w:rFonts w:asciiTheme="minorHAnsi" w:hAnsiTheme="minorHAnsi" w:cstheme="minorHAnsi"/>
                <w:szCs w:val="22"/>
              </w:rPr>
              <w:t>Must be a valid 4-digit bank code, the same as PRI_DLR_CODE.</w:t>
            </w:r>
          </w:p>
        </w:tc>
        <w:tc>
          <w:tcPr>
            <w:tcW w:w="3001" w:type="dxa"/>
          </w:tcPr>
          <w:p w14:paraId="5917CC5B" w14:textId="77777777" w:rsidR="00F938D1" w:rsidRPr="00E06696" w:rsidRDefault="00F938D1" w:rsidP="00F938D1">
            <w:pPr>
              <w:jc w:val="left"/>
              <w:rPr>
                <w:rFonts w:asciiTheme="minorHAnsi" w:hAnsiTheme="minorHAnsi" w:cstheme="minorHAnsi"/>
                <w:szCs w:val="22"/>
              </w:rPr>
            </w:pPr>
          </w:p>
        </w:tc>
      </w:tr>
      <w:tr w:rsidR="001A56A3" w:rsidRPr="00E06696" w14:paraId="4D488AD9" w14:textId="77777777" w:rsidTr="0008516C">
        <w:tc>
          <w:tcPr>
            <w:tcW w:w="797" w:type="dxa"/>
          </w:tcPr>
          <w:p w14:paraId="66C49251" w14:textId="77777777" w:rsidR="00F938D1" w:rsidRPr="00F524AB" w:rsidRDefault="00F938D1" w:rsidP="00D21035">
            <w:pPr>
              <w:pStyle w:val="ListParagraph"/>
            </w:pPr>
          </w:p>
        </w:tc>
        <w:tc>
          <w:tcPr>
            <w:tcW w:w="2415" w:type="dxa"/>
          </w:tcPr>
          <w:p w14:paraId="1E2E2684" w14:textId="73039593" w:rsidR="00F938D1" w:rsidRPr="00000CCF" w:rsidRDefault="00F938D1" w:rsidP="00F938D1">
            <w:pPr>
              <w:pStyle w:val="Normalwithspace"/>
              <w:spacing w:before="0"/>
              <w:jc w:val="left"/>
              <w:rPr>
                <w:rFonts w:asciiTheme="minorHAnsi" w:hAnsiTheme="minorHAnsi" w:cstheme="minorHAnsi"/>
                <w:highlight w:val="cyan"/>
                <w:rPrChange w:id="1086"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87" w:author="Jasmine WL TEO (MAS)" w:date="2026-01-06T18:37:00Z" w16du:dateUtc="2026-01-06T10:37:00Z">
                  <w:rPr>
                    <w:rFonts w:asciiTheme="minorHAnsi" w:hAnsiTheme="minorHAnsi" w:cstheme="minorHAnsi"/>
                  </w:rPr>
                </w:rPrChange>
              </w:rPr>
              <w:t>CUST_BANK_BC</w:t>
            </w:r>
          </w:p>
        </w:tc>
        <w:tc>
          <w:tcPr>
            <w:tcW w:w="1417" w:type="dxa"/>
          </w:tcPr>
          <w:p w14:paraId="6B884E72" w14:textId="6B8E1412"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X(1)</w:t>
            </w:r>
          </w:p>
        </w:tc>
        <w:tc>
          <w:tcPr>
            <w:tcW w:w="960" w:type="dxa"/>
          </w:tcPr>
          <w:p w14:paraId="673669F7" w14:textId="1C385C94" w:rsidR="00F938D1" w:rsidRPr="00B0640D" w:rsidRDefault="007060DC" w:rsidP="00F938D1">
            <w:pPr>
              <w:rPr>
                <w:rFonts w:asciiTheme="minorHAnsi" w:hAnsiTheme="minorHAnsi" w:cstheme="minorHAnsi"/>
              </w:rPr>
            </w:pPr>
            <w:r>
              <w:rPr>
                <w:rFonts w:asciiTheme="minorHAnsi" w:hAnsiTheme="minorHAnsi" w:cstheme="minorHAnsi"/>
              </w:rPr>
              <w:t>120</w:t>
            </w:r>
          </w:p>
        </w:tc>
        <w:tc>
          <w:tcPr>
            <w:tcW w:w="2647" w:type="dxa"/>
          </w:tcPr>
          <w:p w14:paraId="2D8C20FE" w14:textId="24B30018" w:rsidR="00F938D1" w:rsidRPr="005B72B3" w:rsidRDefault="005B72B3" w:rsidP="005B72B3">
            <w:pPr>
              <w:jc w:val="left"/>
              <w:rPr>
                <w:rFonts w:asciiTheme="minorHAnsi" w:hAnsiTheme="minorHAnsi" w:cstheme="minorHAnsi"/>
                <w:szCs w:val="22"/>
              </w:rPr>
            </w:pPr>
            <w:r w:rsidRPr="00E06696">
              <w:rPr>
                <w:rFonts w:asciiTheme="minorHAnsi" w:hAnsiTheme="minorHAnsi" w:cstheme="minorHAnsi"/>
                <w:szCs w:val="22"/>
              </w:rPr>
              <w:t>Indicator for Custodian or bank</w:t>
            </w:r>
          </w:p>
        </w:tc>
        <w:tc>
          <w:tcPr>
            <w:tcW w:w="2947" w:type="dxa"/>
          </w:tcPr>
          <w:p w14:paraId="73DA7834" w14:textId="52E9EACD" w:rsidR="00F938D1" w:rsidRPr="00D23047" w:rsidRDefault="005B72B3" w:rsidP="00F938D1">
            <w:pPr>
              <w:pStyle w:val="Normalwithspace"/>
              <w:spacing w:before="0"/>
              <w:jc w:val="left"/>
              <w:rPr>
                <w:rFonts w:asciiTheme="minorHAnsi" w:hAnsiTheme="minorHAnsi" w:cstheme="minorHAnsi"/>
                <w:szCs w:val="22"/>
              </w:rPr>
            </w:pPr>
            <w:r>
              <w:rPr>
                <w:rFonts w:asciiTheme="minorHAnsi" w:hAnsiTheme="minorHAnsi" w:cstheme="minorHAnsi"/>
                <w:szCs w:val="22"/>
              </w:rPr>
              <w:t>Must be</w:t>
            </w:r>
            <w:r w:rsidRPr="00E06696">
              <w:rPr>
                <w:rFonts w:asciiTheme="minorHAnsi" w:hAnsiTheme="minorHAnsi" w:cstheme="minorHAnsi"/>
                <w:szCs w:val="22"/>
              </w:rPr>
              <w:t xml:space="preserve"> ‘C’.</w:t>
            </w:r>
          </w:p>
        </w:tc>
        <w:tc>
          <w:tcPr>
            <w:tcW w:w="3001" w:type="dxa"/>
          </w:tcPr>
          <w:p w14:paraId="1F424B1E" w14:textId="77777777" w:rsidR="00F938D1" w:rsidRPr="00E06696" w:rsidRDefault="00F938D1" w:rsidP="00F938D1">
            <w:pPr>
              <w:jc w:val="left"/>
              <w:rPr>
                <w:rFonts w:asciiTheme="minorHAnsi" w:hAnsiTheme="minorHAnsi" w:cstheme="minorHAnsi"/>
                <w:szCs w:val="22"/>
              </w:rPr>
            </w:pPr>
          </w:p>
        </w:tc>
      </w:tr>
      <w:tr w:rsidR="001A56A3" w:rsidRPr="00E06696" w14:paraId="55B033BB" w14:textId="77777777" w:rsidTr="0008516C">
        <w:tc>
          <w:tcPr>
            <w:tcW w:w="797" w:type="dxa"/>
          </w:tcPr>
          <w:p w14:paraId="52B8E8D1" w14:textId="77777777" w:rsidR="00F938D1" w:rsidRPr="00F524AB" w:rsidRDefault="00F938D1" w:rsidP="00D21035">
            <w:pPr>
              <w:pStyle w:val="ListParagraph"/>
            </w:pPr>
          </w:p>
        </w:tc>
        <w:tc>
          <w:tcPr>
            <w:tcW w:w="2415" w:type="dxa"/>
          </w:tcPr>
          <w:p w14:paraId="1AC88201" w14:textId="63BD7FDF" w:rsidR="00F938D1" w:rsidRPr="00000CCF" w:rsidRDefault="00F938D1" w:rsidP="00F938D1">
            <w:pPr>
              <w:pStyle w:val="Normalwithspace"/>
              <w:spacing w:before="0"/>
              <w:jc w:val="left"/>
              <w:rPr>
                <w:rFonts w:asciiTheme="minorHAnsi" w:hAnsiTheme="minorHAnsi" w:cstheme="minorHAnsi"/>
                <w:highlight w:val="cyan"/>
                <w:rPrChange w:id="1088"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89" w:author="Jasmine WL TEO (MAS)" w:date="2026-01-06T18:37:00Z" w16du:dateUtc="2026-01-06T10:37:00Z">
                  <w:rPr>
                    <w:rFonts w:asciiTheme="minorHAnsi" w:hAnsiTheme="minorHAnsi" w:cstheme="minorHAnsi"/>
                  </w:rPr>
                </w:rPrChange>
              </w:rPr>
              <w:t>TYPE_OF_APPLN</w:t>
            </w:r>
          </w:p>
        </w:tc>
        <w:tc>
          <w:tcPr>
            <w:tcW w:w="1417" w:type="dxa"/>
          </w:tcPr>
          <w:p w14:paraId="19301F4E" w14:textId="77DF8046"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X(3)</w:t>
            </w:r>
          </w:p>
        </w:tc>
        <w:tc>
          <w:tcPr>
            <w:tcW w:w="960" w:type="dxa"/>
          </w:tcPr>
          <w:p w14:paraId="662DBCFD" w14:textId="5A77F6D4" w:rsidR="00F938D1" w:rsidRPr="00B0640D" w:rsidRDefault="007060DC" w:rsidP="00F938D1">
            <w:pPr>
              <w:rPr>
                <w:rFonts w:asciiTheme="minorHAnsi" w:hAnsiTheme="minorHAnsi" w:cstheme="minorHAnsi"/>
              </w:rPr>
            </w:pPr>
            <w:r>
              <w:rPr>
                <w:rFonts w:asciiTheme="minorHAnsi" w:hAnsiTheme="minorHAnsi" w:cstheme="minorHAnsi"/>
              </w:rPr>
              <w:t>121</w:t>
            </w:r>
          </w:p>
        </w:tc>
        <w:tc>
          <w:tcPr>
            <w:tcW w:w="2647" w:type="dxa"/>
          </w:tcPr>
          <w:p w14:paraId="03B824F5" w14:textId="5E638334" w:rsidR="00F938D1" w:rsidRPr="005B72B3" w:rsidRDefault="005B72B3" w:rsidP="005B72B3">
            <w:pPr>
              <w:spacing w:after="240"/>
              <w:jc w:val="left"/>
              <w:rPr>
                <w:rFonts w:asciiTheme="minorHAnsi" w:hAnsiTheme="minorHAnsi" w:cstheme="minorHAnsi"/>
                <w:szCs w:val="22"/>
              </w:rPr>
            </w:pPr>
            <w:r w:rsidRPr="00E06696">
              <w:rPr>
                <w:rFonts w:asciiTheme="minorHAnsi" w:hAnsiTheme="minorHAnsi" w:cstheme="minorHAnsi"/>
                <w:szCs w:val="22"/>
              </w:rPr>
              <w:t>Type of applicant</w:t>
            </w:r>
          </w:p>
        </w:tc>
        <w:tc>
          <w:tcPr>
            <w:tcW w:w="2947" w:type="dxa"/>
          </w:tcPr>
          <w:p w14:paraId="4A6E85D3" w14:textId="62B86360" w:rsidR="00F938D1" w:rsidRPr="00D23047" w:rsidRDefault="005B72B3" w:rsidP="00F938D1">
            <w:pPr>
              <w:pStyle w:val="Normalwithspace"/>
              <w:spacing w:before="0"/>
              <w:jc w:val="left"/>
              <w:rPr>
                <w:rFonts w:asciiTheme="minorHAnsi" w:hAnsiTheme="minorHAnsi" w:cstheme="minorHAnsi"/>
                <w:szCs w:val="22"/>
              </w:rPr>
            </w:pPr>
            <w:r>
              <w:rPr>
                <w:rFonts w:asciiTheme="minorHAnsi" w:hAnsiTheme="minorHAnsi" w:cstheme="minorHAnsi"/>
                <w:szCs w:val="22"/>
              </w:rPr>
              <w:t>Must be ‘IND’.</w:t>
            </w:r>
          </w:p>
        </w:tc>
        <w:tc>
          <w:tcPr>
            <w:tcW w:w="3001" w:type="dxa"/>
          </w:tcPr>
          <w:p w14:paraId="0D10B9AF" w14:textId="77777777" w:rsidR="00F938D1" w:rsidRPr="00E06696" w:rsidRDefault="00F938D1" w:rsidP="00F938D1">
            <w:pPr>
              <w:jc w:val="left"/>
              <w:rPr>
                <w:rFonts w:asciiTheme="minorHAnsi" w:hAnsiTheme="minorHAnsi" w:cstheme="minorHAnsi"/>
                <w:szCs w:val="22"/>
              </w:rPr>
            </w:pPr>
          </w:p>
        </w:tc>
      </w:tr>
      <w:tr w:rsidR="001A56A3" w:rsidRPr="00E06696" w14:paraId="188737DB" w14:textId="77777777" w:rsidTr="0008516C">
        <w:tc>
          <w:tcPr>
            <w:tcW w:w="797" w:type="dxa"/>
          </w:tcPr>
          <w:p w14:paraId="5841A69E" w14:textId="77777777" w:rsidR="00F938D1" w:rsidRPr="00F524AB" w:rsidRDefault="00F938D1" w:rsidP="00D21035">
            <w:pPr>
              <w:pStyle w:val="ListParagraph"/>
            </w:pPr>
            <w:commentRangeStart w:id="1090"/>
          </w:p>
        </w:tc>
        <w:tc>
          <w:tcPr>
            <w:tcW w:w="2415" w:type="dxa"/>
          </w:tcPr>
          <w:p w14:paraId="69A1DD1A" w14:textId="16769996" w:rsidR="00F938D1" w:rsidRPr="00000CCF" w:rsidRDefault="00F938D1" w:rsidP="00F938D1">
            <w:pPr>
              <w:pStyle w:val="Normalwithspace"/>
              <w:spacing w:before="0"/>
              <w:jc w:val="left"/>
              <w:rPr>
                <w:rFonts w:asciiTheme="minorHAnsi" w:hAnsiTheme="minorHAnsi" w:cstheme="minorHAnsi"/>
                <w:highlight w:val="cyan"/>
                <w:rPrChange w:id="1091" w:author="Jasmine WL TEO (MAS)" w:date="2026-01-06T18:37:00Z" w16du:dateUtc="2026-01-06T10:37:00Z">
                  <w:rPr>
                    <w:rFonts w:asciiTheme="minorHAnsi" w:hAnsiTheme="minorHAnsi" w:cstheme="minorHAnsi"/>
                  </w:rPr>
                </w:rPrChange>
              </w:rPr>
            </w:pPr>
            <w:r w:rsidRPr="00B0640D">
              <w:rPr>
                <w:rFonts w:asciiTheme="minorHAnsi" w:hAnsiTheme="minorHAnsi" w:cstheme="minorHAnsi"/>
              </w:rPr>
              <w:t>CDP_ACCT_NO</w:t>
            </w:r>
          </w:p>
        </w:tc>
        <w:tc>
          <w:tcPr>
            <w:tcW w:w="1417" w:type="dxa"/>
          </w:tcPr>
          <w:p w14:paraId="01AC2942" w14:textId="5EEEDED7"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X(16)</w:t>
            </w:r>
          </w:p>
        </w:tc>
        <w:tc>
          <w:tcPr>
            <w:tcW w:w="960" w:type="dxa"/>
          </w:tcPr>
          <w:p w14:paraId="44B7714A" w14:textId="07BF7D05" w:rsidR="00F938D1" w:rsidRPr="00B0640D" w:rsidRDefault="007060DC" w:rsidP="00F938D1">
            <w:pPr>
              <w:rPr>
                <w:rFonts w:asciiTheme="minorHAnsi" w:hAnsiTheme="minorHAnsi" w:cstheme="minorHAnsi"/>
              </w:rPr>
            </w:pPr>
            <w:r>
              <w:rPr>
                <w:rFonts w:asciiTheme="minorHAnsi" w:hAnsiTheme="minorHAnsi" w:cstheme="minorHAnsi"/>
              </w:rPr>
              <w:t>124</w:t>
            </w:r>
          </w:p>
        </w:tc>
        <w:tc>
          <w:tcPr>
            <w:tcW w:w="2647" w:type="dxa"/>
          </w:tcPr>
          <w:p w14:paraId="4C81F315" w14:textId="13E9D30D" w:rsidR="00F938D1" w:rsidRPr="00B0640D" w:rsidRDefault="006B7D27" w:rsidP="00F938D1">
            <w:pPr>
              <w:rPr>
                <w:rFonts w:asciiTheme="minorHAnsi" w:hAnsiTheme="minorHAnsi" w:cstheme="minorHAnsi"/>
              </w:rPr>
            </w:pPr>
            <w:r w:rsidRPr="00E06696">
              <w:rPr>
                <w:rFonts w:asciiTheme="minorHAnsi" w:hAnsiTheme="minorHAnsi" w:cstheme="minorHAnsi"/>
                <w:szCs w:val="22"/>
              </w:rPr>
              <w:t>CDP account number of the applicant</w:t>
            </w:r>
          </w:p>
        </w:tc>
        <w:tc>
          <w:tcPr>
            <w:tcW w:w="2947" w:type="dxa"/>
          </w:tcPr>
          <w:p w14:paraId="30575D3F" w14:textId="5F79F255" w:rsidR="00F938D1" w:rsidRPr="00D23047" w:rsidRDefault="006B7D27" w:rsidP="00F938D1">
            <w:pPr>
              <w:pStyle w:val="Normalwithspace"/>
              <w:spacing w:before="0"/>
              <w:jc w:val="left"/>
              <w:rPr>
                <w:rFonts w:asciiTheme="minorHAnsi" w:hAnsiTheme="minorHAnsi" w:cstheme="minorHAnsi"/>
                <w:szCs w:val="22"/>
              </w:rPr>
            </w:pPr>
            <w:r>
              <w:rPr>
                <w:rFonts w:asciiTheme="minorHAnsi" w:hAnsiTheme="minorHAnsi" w:cstheme="minorHAnsi"/>
                <w:szCs w:val="22"/>
              </w:rPr>
              <w:t>No hard validation.</w:t>
            </w:r>
          </w:p>
        </w:tc>
        <w:tc>
          <w:tcPr>
            <w:tcW w:w="3001" w:type="dxa"/>
          </w:tcPr>
          <w:p w14:paraId="6B632D55" w14:textId="22EB1D6A" w:rsidR="00F938D1" w:rsidRDefault="006B7D27" w:rsidP="00F938D1">
            <w:pPr>
              <w:jc w:val="left"/>
              <w:rPr>
                <w:rFonts w:asciiTheme="minorHAnsi" w:hAnsiTheme="minorHAnsi" w:cstheme="minorHAnsi"/>
                <w:szCs w:val="22"/>
              </w:rPr>
            </w:pPr>
            <w:r w:rsidRPr="00E06696">
              <w:rPr>
                <w:rFonts w:asciiTheme="minorHAnsi" w:hAnsiTheme="minorHAnsi" w:cstheme="minorHAnsi"/>
                <w:szCs w:val="22"/>
              </w:rPr>
              <w:t>It should exclude any hash sign and only include numbers.</w:t>
            </w:r>
            <w:commentRangeEnd w:id="1090"/>
            <w:r w:rsidR="00000CCF">
              <w:rPr>
                <w:rStyle w:val="CommentReference"/>
                <w:lang w:val="en-US"/>
              </w:rPr>
              <w:commentReference w:id="1090"/>
            </w:r>
          </w:p>
          <w:p w14:paraId="22A113F4" w14:textId="77777777" w:rsidR="006B7D27" w:rsidRPr="006B7D27" w:rsidRDefault="006B7D27" w:rsidP="006B7D27">
            <w:pPr>
              <w:ind w:firstLine="720"/>
              <w:rPr>
                <w:rFonts w:asciiTheme="minorHAnsi" w:hAnsiTheme="minorHAnsi" w:cstheme="minorHAnsi"/>
                <w:szCs w:val="22"/>
              </w:rPr>
            </w:pPr>
          </w:p>
        </w:tc>
      </w:tr>
      <w:tr w:rsidR="001A56A3" w:rsidRPr="00E06696" w14:paraId="2C16D9E6" w14:textId="77777777" w:rsidTr="0008516C">
        <w:tc>
          <w:tcPr>
            <w:tcW w:w="797" w:type="dxa"/>
          </w:tcPr>
          <w:p w14:paraId="2A7762F8" w14:textId="77777777" w:rsidR="00F938D1" w:rsidRPr="00F524AB" w:rsidRDefault="00F938D1" w:rsidP="00D21035">
            <w:pPr>
              <w:pStyle w:val="ListParagraph"/>
            </w:pPr>
          </w:p>
        </w:tc>
        <w:tc>
          <w:tcPr>
            <w:tcW w:w="2415" w:type="dxa"/>
          </w:tcPr>
          <w:p w14:paraId="411C8907" w14:textId="03B21C35" w:rsidR="00F938D1" w:rsidRPr="00000CCF" w:rsidRDefault="00F938D1" w:rsidP="00F938D1">
            <w:pPr>
              <w:pStyle w:val="Normalwithspace"/>
              <w:spacing w:before="0"/>
              <w:jc w:val="left"/>
              <w:rPr>
                <w:rFonts w:asciiTheme="minorHAnsi" w:hAnsiTheme="minorHAnsi" w:cstheme="minorHAnsi"/>
                <w:highlight w:val="cyan"/>
                <w:rPrChange w:id="1092" w:author="Jasmine WL TEO (MAS)" w:date="2026-01-06T18:37:00Z" w16du:dateUtc="2026-01-06T10:37:00Z">
                  <w:rPr>
                    <w:rFonts w:asciiTheme="minorHAnsi" w:hAnsiTheme="minorHAnsi" w:cstheme="minorHAnsi"/>
                  </w:rPr>
                </w:rPrChange>
              </w:rPr>
            </w:pPr>
            <w:r w:rsidRPr="00000CCF">
              <w:rPr>
                <w:rFonts w:asciiTheme="minorHAnsi" w:hAnsiTheme="minorHAnsi" w:cstheme="minorHAnsi"/>
                <w:highlight w:val="cyan"/>
                <w:rPrChange w:id="1093" w:author="Jasmine WL TEO (MAS)" w:date="2026-01-06T18:37:00Z" w16du:dateUtc="2026-01-06T10:37:00Z">
                  <w:rPr>
                    <w:rFonts w:asciiTheme="minorHAnsi" w:hAnsiTheme="minorHAnsi" w:cstheme="minorHAnsi"/>
                  </w:rPr>
                </w:rPrChange>
              </w:rPr>
              <w:t>SUB_METHOD</w:t>
            </w:r>
          </w:p>
        </w:tc>
        <w:tc>
          <w:tcPr>
            <w:tcW w:w="1417" w:type="dxa"/>
          </w:tcPr>
          <w:p w14:paraId="7EC1AF93" w14:textId="62F0D3F3" w:rsidR="00F938D1" w:rsidRPr="00B0640D" w:rsidRDefault="00F938D1" w:rsidP="00F938D1">
            <w:pPr>
              <w:pStyle w:val="Normalwithspace"/>
              <w:spacing w:before="0"/>
              <w:jc w:val="left"/>
              <w:rPr>
                <w:rFonts w:asciiTheme="minorHAnsi" w:hAnsiTheme="minorHAnsi" w:cstheme="minorHAnsi"/>
              </w:rPr>
            </w:pPr>
            <w:r w:rsidRPr="0017762A">
              <w:rPr>
                <w:rFonts w:asciiTheme="minorHAnsi" w:hAnsiTheme="minorHAnsi" w:cstheme="minorHAnsi"/>
              </w:rPr>
              <w:t>X(1)</w:t>
            </w:r>
          </w:p>
        </w:tc>
        <w:tc>
          <w:tcPr>
            <w:tcW w:w="960" w:type="dxa"/>
          </w:tcPr>
          <w:p w14:paraId="67799907" w14:textId="2629A1B6" w:rsidR="00F938D1" w:rsidRPr="00B0640D" w:rsidRDefault="007060DC" w:rsidP="00F938D1">
            <w:pPr>
              <w:rPr>
                <w:rFonts w:asciiTheme="minorHAnsi" w:hAnsiTheme="minorHAnsi" w:cstheme="minorHAnsi"/>
              </w:rPr>
            </w:pPr>
            <w:r>
              <w:rPr>
                <w:rFonts w:asciiTheme="minorHAnsi" w:hAnsiTheme="minorHAnsi" w:cstheme="minorHAnsi"/>
              </w:rPr>
              <w:t>140</w:t>
            </w:r>
          </w:p>
        </w:tc>
        <w:tc>
          <w:tcPr>
            <w:tcW w:w="2647" w:type="dxa"/>
          </w:tcPr>
          <w:p w14:paraId="3EF0A0D9" w14:textId="665DE1D7" w:rsidR="00F938D1" w:rsidRPr="00B0640D" w:rsidRDefault="006B7D27" w:rsidP="006B7D27">
            <w:pPr>
              <w:jc w:val="left"/>
              <w:rPr>
                <w:rFonts w:asciiTheme="minorHAnsi" w:hAnsiTheme="minorHAnsi" w:cstheme="minorHAnsi"/>
              </w:rPr>
            </w:pPr>
            <w:r w:rsidRPr="00E06696">
              <w:rPr>
                <w:rFonts w:asciiTheme="minorHAnsi" w:hAnsiTheme="minorHAnsi" w:cstheme="minorHAnsi"/>
                <w:szCs w:val="22"/>
              </w:rPr>
              <w:t>Submission method indicator</w:t>
            </w:r>
          </w:p>
        </w:tc>
        <w:tc>
          <w:tcPr>
            <w:tcW w:w="2947" w:type="dxa"/>
          </w:tcPr>
          <w:p w14:paraId="30576F9D" w14:textId="0A972DC9" w:rsidR="00F938D1" w:rsidRPr="00D23047" w:rsidRDefault="006B7D27" w:rsidP="00F938D1">
            <w:pPr>
              <w:pStyle w:val="Normalwithspace"/>
              <w:spacing w:before="0"/>
              <w:jc w:val="left"/>
              <w:rPr>
                <w:rFonts w:asciiTheme="minorHAnsi" w:hAnsiTheme="minorHAnsi" w:cstheme="minorHAnsi"/>
                <w:szCs w:val="22"/>
              </w:rPr>
            </w:pPr>
            <w:r>
              <w:rPr>
                <w:rFonts w:asciiTheme="minorHAnsi" w:hAnsiTheme="minorHAnsi" w:cstheme="minorHAnsi"/>
                <w:szCs w:val="22"/>
              </w:rPr>
              <w:t>Must be ‘A’, ‘B’, ‘C’, ‘E’ or ‘M’.</w:t>
            </w:r>
          </w:p>
        </w:tc>
        <w:tc>
          <w:tcPr>
            <w:tcW w:w="3001" w:type="dxa"/>
          </w:tcPr>
          <w:p w14:paraId="1B2C4D95" w14:textId="059A63F0" w:rsidR="00034A1D" w:rsidRPr="00FE6FD8" w:rsidRDefault="00034A1D" w:rsidP="00034A1D">
            <w:pPr>
              <w:jc w:val="left"/>
              <w:rPr>
                <w:rFonts w:asciiTheme="minorHAnsi" w:hAnsiTheme="minorHAnsi" w:cstheme="minorHAnsi"/>
                <w:szCs w:val="22"/>
                <w:highlight w:val="yellow"/>
              </w:rPr>
            </w:pPr>
            <w:r w:rsidRPr="00FE6FD8">
              <w:rPr>
                <w:rFonts w:asciiTheme="minorHAnsi" w:hAnsiTheme="minorHAnsi" w:cstheme="minorHAnsi"/>
                <w:szCs w:val="22"/>
                <w:highlight w:val="yellow"/>
              </w:rPr>
              <w:t>A – ATM submissions</w:t>
            </w:r>
            <w:r w:rsidR="009B3A25" w:rsidRPr="00FE6FD8">
              <w:rPr>
                <w:rFonts w:asciiTheme="minorHAnsi" w:hAnsiTheme="minorHAnsi" w:cstheme="minorHAnsi"/>
                <w:szCs w:val="22"/>
                <w:highlight w:val="yellow"/>
              </w:rPr>
              <w:t xml:space="preserve"> through interface subscription files</w:t>
            </w:r>
          </w:p>
          <w:p w14:paraId="0DA90867" w14:textId="6F4DAE7A" w:rsidR="00034A1D" w:rsidRPr="00FE6FD8" w:rsidRDefault="00034A1D" w:rsidP="00034A1D">
            <w:pPr>
              <w:jc w:val="left"/>
              <w:rPr>
                <w:rFonts w:asciiTheme="minorHAnsi" w:hAnsiTheme="minorHAnsi" w:cstheme="minorHAnsi"/>
                <w:szCs w:val="22"/>
                <w:highlight w:val="yellow"/>
              </w:rPr>
            </w:pPr>
            <w:r w:rsidRPr="00FE6FD8">
              <w:rPr>
                <w:rFonts w:asciiTheme="minorHAnsi" w:hAnsiTheme="minorHAnsi" w:cstheme="minorHAnsi"/>
                <w:szCs w:val="22"/>
                <w:highlight w:val="yellow"/>
              </w:rPr>
              <w:t xml:space="preserve">B – </w:t>
            </w:r>
            <w:proofErr w:type="spellStart"/>
            <w:r w:rsidRPr="00FE6FD8">
              <w:rPr>
                <w:rFonts w:asciiTheme="minorHAnsi" w:hAnsiTheme="minorHAnsi" w:cstheme="minorHAnsi"/>
                <w:szCs w:val="22"/>
                <w:highlight w:val="yellow"/>
              </w:rPr>
              <w:t>iBanking</w:t>
            </w:r>
            <w:proofErr w:type="spellEnd"/>
            <w:r w:rsidRPr="00FE6FD8">
              <w:rPr>
                <w:rFonts w:asciiTheme="minorHAnsi" w:hAnsiTheme="minorHAnsi" w:cstheme="minorHAnsi"/>
                <w:szCs w:val="22"/>
                <w:highlight w:val="yellow"/>
              </w:rPr>
              <w:t xml:space="preserve"> submissions</w:t>
            </w:r>
            <w:r w:rsidR="009B3A25" w:rsidRPr="00FE6FD8">
              <w:rPr>
                <w:rFonts w:asciiTheme="minorHAnsi" w:hAnsiTheme="minorHAnsi" w:cstheme="minorHAnsi"/>
                <w:szCs w:val="22"/>
                <w:highlight w:val="yellow"/>
              </w:rPr>
              <w:t xml:space="preserve"> </w:t>
            </w:r>
            <w:r w:rsidR="008F3CCA">
              <w:rPr>
                <w:rFonts w:asciiTheme="minorHAnsi" w:hAnsiTheme="minorHAnsi" w:cstheme="minorHAnsi"/>
                <w:szCs w:val="22"/>
                <w:highlight w:val="yellow"/>
              </w:rPr>
              <w:t>via</w:t>
            </w:r>
            <w:r w:rsidR="009B3A25" w:rsidRPr="00FE6FD8">
              <w:rPr>
                <w:rFonts w:asciiTheme="minorHAnsi" w:hAnsiTheme="minorHAnsi" w:cstheme="minorHAnsi"/>
                <w:szCs w:val="22"/>
                <w:highlight w:val="yellow"/>
              </w:rPr>
              <w:t xml:space="preserve"> interface subscription files</w:t>
            </w:r>
          </w:p>
          <w:p w14:paraId="28B3FE88" w14:textId="30F4485D" w:rsidR="00034A1D" w:rsidRDefault="00034A1D" w:rsidP="00034A1D">
            <w:pPr>
              <w:jc w:val="left"/>
              <w:rPr>
                <w:rFonts w:asciiTheme="minorHAnsi" w:hAnsiTheme="minorHAnsi" w:cstheme="minorHAnsi"/>
                <w:szCs w:val="22"/>
              </w:rPr>
            </w:pPr>
            <w:r w:rsidRPr="00FE6FD8">
              <w:rPr>
                <w:rFonts w:asciiTheme="minorHAnsi" w:hAnsiTheme="minorHAnsi" w:cstheme="minorHAnsi"/>
                <w:szCs w:val="22"/>
                <w:highlight w:val="yellow"/>
              </w:rPr>
              <w:t>C – mobile app submissions</w:t>
            </w:r>
            <w:r w:rsidR="009B3A25" w:rsidRPr="00FE6FD8">
              <w:rPr>
                <w:rFonts w:asciiTheme="minorHAnsi" w:hAnsiTheme="minorHAnsi" w:cstheme="minorHAnsi"/>
                <w:szCs w:val="22"/>
                <w:highlight w:val="yellow"/>
              </w:rPr>
              <w:t xml:space="preserve"> </w:t>
            </w:r>
            <w:r w:rsidR="008F3CCA">
              <w:rPr>
                <w:rFonts w:asciiTheme="minorHAnsi" w:hAnsiTheme="minorHAnsi" w:cstheme="minorHAnsi"/>
                <w:szCs w:val="22"/>
                <w:highlight w:val="yellow"/>
              </w:rPr>
              <w:t>via</w:t>
            </w:r>
            <w:r w:rsidR="009B3A25" w:rsidRPr="00FE6FD8">
              <w:rPr>
                <w:rFonts w:asciiTheme="minorHAnsi" w:hAnsiTheme="minorHAnsi" w:cstheme="minorHAnsi"/>
                <w:szCs w:val="22"/>
                <w:highlight w:val="yellow"/>
              </w:rPr>
              <w:t xml:space="preserve"> interface subscription files</w:t>
            </w:r>
          </w:p>
          <w:p w14:paraId="1C387A34" w14:textId="345311E1" w:rsidR="00034A1D" w:rsidRPr="00CC5B14" w:rsidRDefault="00034A1D" w:rsidP="00034A1D">
            <w:pPr>
              <w:jc w:val="left"/>
              <w:rPr>
                <w:rFonts w:asciiTheme="minorHAnsi" w:hAnsiTheme="minorHAnsi" w:cstheme="minorHAnsi"/>
                <w:szCs w:val="22"/>
                <w:highlight w:val="yellow"/>
              </w:rPr>
            </w:pPr>
            <w:r w:rsidRPr="00CC5B14">
              <w:rPr>
                <w:rFonts w:asciiTheme="minorHAnsi" w:hAnsiTheme="minorHAnsi" w:cstheme="minorHAnsi"/>
                <w:szCs w:val="22"/>
                <w:highlight w:val="yellow"/>
              </w:rPr>
              <w:t>E –</w:t>
            </w:r>
            <w:r w:rsidR="00E61B07">
              <w:rPr>
                <w:rFonts w:asciiTheme="minorHAnsi" w:hAnsiTheme="minorHAnsi" w:cstheme="minorHAnsi"/>
                <w:szCs w:val="22"/>
                <w:highlight w:val="yellow"/>
              </w:rPr>
              <w:t xml:space="preserve"> </w:t>
            </w:r>
            <w:r w:rsidR="0042125D">
              <w:rPr>
                <w:rFonts w:asciiTheme="minorHAnsi" w:hAnsiTheme="minorHAnsi" w:cstheme="minorHAnsi"/>
                <w:szCs w:val="22"/>
                <w:highlight w:val="yellow"/>
              </w:rPr>
              <w:t>Electronic</w:t>
            </w:r>
            <w:r w:rsidRPr="00CC5B14">
              <w:rPr>
                <w:rFonts w:asciiTheme="minorHAnsi" w:hAnsiTheme="minorHAnsi" w:cstheme="minorHAnsi"/>
                <w:szCs w:val="22"/>
                <w:highlight w:val="yellow"/>
              </w:rPr>
              <w:t xml:space="preserve"> submissions</w:t>
            </w:r>
            <w:r w:rsidR="00CC5B14" w:rsidRPr="00CC5B14">
              <w:rPr>
                <w:rFonts w:asciiTheme="minorHAnsi" w:hAnsiTheme="minorHAnsi" w:cstheme="minorHAnsi"/>
                <w:szCs w:val="22"/>
                <w:highlight w:val="yellow"/>
              </w:rPr>
              <w:t xml:space="preserve"> directly by retail banks</w:t>
            </w:r>
            <w:r w:rsidR="0042125D">
              <w:rPr>
                <w:rFonts w:asciiTheme="minorHAnsi" w:hAnsiTheme="minorHAnsi" w:cstheme="minorHAnsi"/>
                <w:szCs w:val="22"/>
                <w:highlight w:val="yellow"/>
              </w:rPr>
              <w:t xml:space="preserve"> </w:t>
            </w:r>
            <w:r w:rsidR="008F3CCA">
              <w:rPr>
                <w:rFonts w:asciiTheme="minorHAnsi" w:hAnsiTheme="minorHAnsi" w:cstheme="minorHAnsi"/>
                <w:szCs w:val="22"/>
                <w:highlight w:val="yellow"/>
              </w:rPr>
              <w:t>via</w:t>
            </w:r>
            <w:r w:rsidR="0042125D">
              <w:rPr>
                <w:rFonts w:asciiTheme="minorHAnsi" w:hAnsiTheme="minorHAnsi" w:cstheme="minorHAnsi"/>
                <w:szCs w:val="22"/>
                <w:highlight w:val="yellow"/>
              </w:rPr>
              <w:t xml:space="preserve"> OMEGA’s web application</w:t>
            </w:r>
          </w:p>
          <w:p w14:paraId="5E9A58E2" w14:textId="323356A9" w:rsidR="00CC5B14" w:rsidRDefault="00CC5B14" w:rsidP="00CC5B14">
            <w:pPr>
              <w:jc w:val="left"/>
              <w:rPr>
                <w:rFonts w:asciiTheme="minorHAnsi" w:hAnsiTheme="minorHAnsi" w:cstheme="minorHAnsi"/>
                <w:szCs w:val="22"/>
                <w:highlight w:val="yellow"/>
              </w:rPr>
            </w:pPr>
            <w:r w:rsidRPr="00CC5B14">
              <w:rPr>
                <w:rFonts w:asciiTheme="minorHAnsi" w:hAnsiTheme="minorHAnsi" w:cstheme="minorHAnsi"/>
                <w:szCs w:val="22"/>
                <w:highlight w:val="yellow"/>
              </w:rPr>
              <w:t xml:space="preserve">M – contingency submissions by Auction Operators on behalf of </w:t>
            </w:r>
            <w:r w:rsidR="00BB35E0">
              <w:rPr>
                <w:rFonts w:asciiTheme="minorHAnsi" w:hAnsiTheme="minorHAnsi" w:cstheme="minorHAnsi"/>
                <w:szCs w:val="22"/>
                <w:highlight w:val="yellow"/>
              </w:rPr>
              <w:t xml:space="preserve">retail </w:t>
            </w:r>
            <w:del w:id="1094" w:author="Wilmond YANG (MAS)" w:date="2026-01-14T14:29:00Z" w16du:dateUtc="2026-01-14T06:29:00Z">
              <w:r w:rsidR="00BB35E0">
                <w:rPr>
                  <w:rFonts w:asciiTheme="minorHAnsi" w:hAnsiTheme="minorHAnsi" w:cstheme="minorHAnsi"/>
                  <w:szCs w:val="22"/>
                  <w:highlight w:val="yellow"/>
                </w:rPr>
                <w:delText>bank</w:delText>
              </w:r>
              <w:r w:rsidRPr="00CC5B14">
                <w:rPr>
                  <w:rFonts w:asciiTheme="minorHAnsi" w:hAnsiTheme="minorHAnsi" w:cstheme="minorHAnsi"/>
                  <w:szCs w:val="22"/>
                  <w:highlight w:val="yellow"/>
                </w:rPr>
                <w:delText>s  (</w:delText>
              </w:r>
            </w:del>
            <w:ins w:id="1095" w:author="Wilmond YANG (MAS)" w:date="2026-01-14T14:29:00Z" w16du:dateUtc="2026-01-14T06:29:00Z">
              <w:r w:rsidR="009E327F">
                <w:rPr>
                  <w:rFonts w:asciiTheme="minorHAnsi" w:hAnsiTheme="minorHAnsi" w:cstheme="minorHAnsi"/>
                  <w:szCs w:val="22"/>
                  <w:highlight w:val="yellow"/>
                </w:rPr>
                <w:t>bank</w:t>
              </w:r>
              <w:r w:rsidR="009E327F" w:rsidRPr="00CC5B14">
                <w:rPr>
                  <w:rFonts w:asciiTheme="minorHAnsi" w:hAnsiTheme="minorHAnsi" w:cstheme="minorHAnsi"/>
                  <w:szCs w:val="22"/>
                  <w:highlight w:val="yellow"/>
                </w:rPr>
                <w:t>s (</w:t>
              </w:r>
            </w:ins>
            <w:r w:rsidR="008F3CCA">
              <w:rPr>
                <w:rFonts w:asciiTheme="minorHAnsi" w:hAnsiTheme="minorHAnsi" w:cstheme="minorHAnsi"/>
                <w:szCs w:val="22"/>
                <w:highlight w:val="yellow"/>
              </w:rPr>
              <w:t>via</w:t>
            </w:r>
            <w:r w:rsidRPr="00CC5B14">
              <w:rPr>
                <w:rFonts w:asciiTheme="minorHAnsi" w:hAnsiTheme="minorHAnsi" w:cstheme="minorHAnsi"/>
                <w:szCs w:val="22"/>
                <w:highlight w:val="yellow"/>
              </w:rPr>
              <w:t xml:space="preserve"> either </w:t>
            </w:r>
            <w:r w:rsidR="000E7CB5">
              <w:rPr>
                <w:rFonts w:asciiTheme="minorHAnsi" w:hAnsiTheme="minorHAnsi" w:cstheme="minorHAnsi"/>
                <w:szCs w:val="22"/>
                <w:highlight w:val="yellow"/>
              </w:rPr>
              <w:t xml:space="preserve">OMEGA’s </w:t>
            </w:r>
            <w:r w:rsidR="00E1525A">
              <w:rPr>
                <w:rFonts w:asciiTheme="minorHAnsi" w:hAnsiTheme="minorHAnsi" w:cstheme="minorHAnsi"/>
                <w:szCs w:val="22"/>
                <w:highlight w:val="yellow"/>
              </w:rPr>
              <w:t>ASP</w:t>
            </w:r>
            <w:r w:rsidRPr="00CC5B14">
              <w:rPr>
                <w:rFonts w:asciiTheme="minorHAnsi" w:hAnsiTheme="minorHAnsi" w:cstheme="minorHAnsi"/>
                <w:szCs w:val="22"/>
                <w:highlight w:val="yellow"/>
              </w:rPr>
              <w:t xml:space="preserve"> or ORCA)</w:t>
            </w:r>
          </w:p>
          <w:p w14:paraId="5C1C847D" w14:textId="77777777" w:rsidR="00ED38BA" w:rsidRDefault="00ED38BA" w:rsidP="00CC5B14">
            <w:pPr>
              <w:jc w:val="left"/>
              <w:rPr>
                <w:rFonts w:asciiTheme="minorHAnsi" w:hAnsiTheme="minorHAnsi" w:cstheme="minorHAnsi"/>
                <w:szCs w:val="22"/>
                <w:highlight w:val="yellow"/>
              </w:rPr>
            </w:pPr>
          </w:p>
          <w:p w14:paraId="7A66984C" w14:textId="4D29BCD9" w:rsidR="00ED38BA" w:rsidRPr="002E371F" w:rsidRDefault="008F3CCA" w:rsidP="00CC5B14">
            <w:pPr>
              <w:jc w:val="left"/>
              <w:rPr>
                <w:rFonts w:asciiTheme="minorHAnsi" w:hAnsiTheme="minorHAnsi" w:cstheme="minorHAnsi"/>
                <w:szCs w:val="22"/>
                <w:highlight w:val="yellow"/>
              </w:rPr>
            </w:pPr>
            <w:r w:rsidRPr="002E371F">
              <w:rPr>
                <w:rFonts w:asciiTheme="minorHAnsi" w:hAnsiTheme="minorHAnsi" w:cstheme="minorHAnsi"/>
                <w:b/>
                <w:bCs/>
                <w:szCs w:val="22"/>
                <w:highlight w:val="yellow"/>
              </w:rPr>
              <w:lastRenderedPageBreak/>
              <w:t>Note:</w:t>
            </w:r>
            <w:r w:rsidRPr="002E371F">
              <w:rPr>
                <w:rFonts w:asciiTheme="minorHAnsi" w:hAnsiTheme="minorHAnsi" w:cstheme="minorHAnsi"/>
                <w:szCs w:val="22"/>
                <w:highlight w:val="yellow"/>
              </w:rPr>
              <w:t xml:space="preserve"> Subscription interface files processed via ORCA will retain their original ‘A’, ‘B’, or ‘C’ SUB_METHOD for results records, and will not be updated to ‘M’.</w:t>
            </w:r>
          </w:p>
          <w:p w14:paraId="3DB4EBB7" w14:textId="6250BFE6" w:rsidR="00034A1D" w:rsidRDefault="00034A1D" w:rsidP="00034A1D">
            <w:pPr>
              <w:jc w:val="left"/>
              <w:rPr>
                <w:rFonts w:asciiTheme="minorHAnsi" w:hAnsiTheme="minorHAnsi" w:cstheme="minorHAnsi"/>
                <w:szCs w:val="22"/>
              </w:rPr>
            </w:pPr>
          </w:p>
          <w:p w14:paraId="25619827" w14:textId="1FA708A3" w:rsidR="001560A1" w:rsidRPr="00E06696" w:rsidRDefault="001560A1" w:rsidP="006B7D27">
            <w:pPr>
              <w:jc w:val="left"/>
              <w:rPr>
                <w:rFonts w:asciiTheme="minorHAnsi" w:hAnsiTheme="minorHAnsi" w:cstheme="minorHAnsi"/>
                <w:szCs w:val="22"/>
              </w:rPr>
            </w:pPr>
          </w:p>
        </w:tc>
      </w:tr>
      <w:tr w:rsidR="001A56A3" w:rsidRPr="00E06696" w14:paraId="6A1E0D8F" w14:textId="77777777" w:rsidTr="0008516C">
        <w:tc>
          <w:tcPr>
            <w:tcW w:w="797" w:type="dxa"/>
          </w:tcPr>
          <w:p w14:paraId="26D7A06E" w14:textId="77777777" w:rsidR="00F938D1" w:rsidRPr="00F524AB" w:rsidRDefault="00F938D1" w:rsidP="00D21035">
            <w:pPr>
              <w:pStyle w:val="ListParagraph"/>
            </w:pPr>
          </w:p>
        </w:tc>
        <w:tc>
          <w:tcPr>
            <w:tcW w:w="2415" w:type="dxa"/>
          </w:tcPr>
          <w:p w14:paraId="39325BCD" w14:textId="1DFB061C" w:rsidR="00F938D1" w:rsidRPr="0017762A" w:rsidRDefault="00F938D1" w:rsidP="00F938D1">
            <w:pPr>
              <w:pStyle w:val="Normalwithspace"/>
              <w:spacing w:before="0"/>
              <w:jc w:val="left"/>
              <w:rPr>
                <w:rFonts w:asciiTheme="minorHAnsi" w:hAnsiTheme="minorHAnsi" w:cstheme="minorHAnsi"/>
              </w:rPr>
            </w:pPr>
            <w:r w:rsidRPr="00000CCF">
              <w:rPr>
                <w:rFonts w:asciiTheme="minorHAnsi" w:hAnsiTheme="minorHAnsi" w:cstheme="minorHAnsi"/>
                <w:highlight w:val="cyan"/>
                <w:rPrChange w:id="1096" w:author="Jasmine WL TEO (MAS)" w:date="2026-01-06T18:37:00Z" w16du:dateUtc="2026-01-06T10:37:00Z">
                  <w:rPr>
                    <w:rFonts w:asciiTheme="minorHAnsi" w:hAnsiTheme="minorHAnsi" w:cstheme="minorHAnsi"/>
                  </w:rPr>
                </w:rPrChange>
              </w:rPr>
              <w:t>CPF_SRS_ACCT_NO</w:t>
            </w:r>
          </w:p>
        </w:tc>
        <w:tc>
          <w:tcPr>
            <w:tcW w:w="1417" w:type="dxa"/>
          </w:tcPr>
          <w:p w14:paraId="5BF89805" w14:textId="42262DDF" w:rsidR="00F938D1" w:rsidRPr="0017762A" w:rsidRDefault="00F938D1" w:rsidP="00F938D1">
            <w:pPr>
              <w:pStyle w:val="Normalwithspace"/>
              <w:spacing w:before="0"/>
              <w:jc w:val="left"/>
              <w:rPr>
                <w:rFonts w:asciiTheme="minorHAnsi" w:hAnsiTheme="minorHAnsi" w:cstheme="minorHAnsi"/>
              </w:rPr>
            </w:pPr>
            <w:r w:rsidRPr="002D5E61">
              <w:rPr>
                <w:rFonts w:asciiTheme="minorHAnsi" w:hAnsiTheme="minorHAnsi" w:cstheme="minorHAnsi"/>
              </w:rPr>
              <w:t>X(16)</w:t>
            </w:r>
          </w:p>
        </w:tc>
        <w:tc>
          <w:tcPr>
            <w:tcW w:w="960" w:type="dxa"/>
          </w:tcPr>
          <w:p w14:paraId="6AECDBC5" w14:textId="1E7BE48A" w:rsidR="00F938D1" w:rsidRPr="00B0640D" w:rsidRDefault="007060DC" w:rsidP="00F938D1">
            <w:pPr>
              <w:rPr>
                <w:rFonts w:asciiTheme="minorHAnsi" w:hAnsiTheme="minorHAnsi" w:cstheme="minorHAnsi"/>
              </w:rPr>
            </w:pPr>
            <w:r>
              <w:rPr>
                <w:rFonts w:asciiTheme="minorHAnsi" w:hAnsiTheme="minorHAnsi" w:cstheme="minorHAnsi"/>
              </w:rPr>
              <w:t>141</w:t>
            </w:r>
          </w:p>
        </w:tc>
        <w:tc>
          <w:tcPr>
            <w:tcW w:w="2647" w:type="dxa"/>
          </w:tcPr>
          <w:p w14:paraId="1BB7FA3F" w14:textId="1A1CCB58" w:rsidR="00F938D1" w:rsidRPr="0017762A" w:rsidRDefault="006B7D27" w:rsidP="006B7D27">
            <w:pPr>
              <w:jc w:val="left"/>
              <w:rPr>
                <w:rFonts w:asciiTheme="minorHAnsi" w:hAnsiTheme="minorHAnsi" w:cstheme="minorHAnsi"/>
              </w:rPr>
            </w:pPr>
            <w:r w:rsidRPr="00E06696">
              <w:rPr>
                <w:rFonts w:asciiTheme="minorHAnsi" w:hAnsiTheme="minorHAnsi" w:cstheme="minorHAnsi"/>
                <w:szCs w:val="22"/>
              </w:rPr>
              <w:t>CPFIS or SRS account number</w:t>
            </w:r>
          </w:p>
        </w:tc>
        <w:tc>
          <w:tcPr>
            <w:tcW w:w="2947" w:type="dxa"/>
          </w:tcPr>
          <w:p w14:paraId="2B77303E" w14:textId="11147694" w:rsidR="006F0541" w:rsidRPr="002E4E25" w:rsidRDefault="006F0541" w:rsidP="006F0541">
            <w:pPr>
              <w:pStyle w:val="Normalwithspace"/>
              <w:spacing w:before="0"/>
              <w:jc w:val="left"/>
              <w:rPr>
                <w:rFonts w:asciiTheme="minorHAnsi" w:hAnsiTheme="minorHAnsi" w:cstheme="minorHAnsi"/>
                <w:szCs w:val="22"/>
                <w:highlight w:val="yellow"/>
                <w:lang w:val="en-AU"/>
              </w:rPr>
            </w:pPr>
            <w:r w:rsidRPr="002E4E25">
              <w:rPr>
                <w:rFonts w:asciiTheme="minorHAnsi" w:hAnsiTheme="minorHAnsi" w:cstheme="minorHAnsi"/>
                <w:szCs w:val="22"/>
                <w:highlight w:val="yellow"/>
                <w:lang w:val="en-AU"/>
              </w:rPr>
              <w:t>For CASH</w:t>
            </w:r>
            <w:r>
              <w:rPr>
                <w:rFonts w:asciiTheme="minorHAnsi" w:hAnsiTheme="minorHAnsi" w:cstheme="minorHAnsi"/>
                <w:szCs w:val="22"/>
                <w:highlight w:val="yellow"/>
                <w:lang w:val="en-AU"/>
              </w:rPr>
              <w:t xml:space="preserve"> results</w:t>
            </w:r>
            <w:r w:rsidRPr="002E4E25">
              <w:rPr>
                <w:rFonts w:asciiTheme="minorHAnsi" w:hAnsiTheme="minorHAnsi" w:cstheme="minorHAnsi"/>
                <w:szCs w:val="22"/>
                <w:highlight w:val="yellow"/>
                <w:lang w:val="en-AU"/>
              </w:rPr>
              <w:t>, must be padded with spaces (but no hard validation).</w:t>
            </w:r>
          </w:p>
          <w:p w14:paraId="16828C6C" w14:textId="77777777" w:rsidR="006F0541" w:rsidRPr="002E4E25" w:rsidRDefault="006F0541" w:rsidP="006F0541">
            <w:pPr>
              <w:pStyle w:val="Normalwithspace"/>
              <w:spacing w:before="0"/>
              <w:jc w:val="left"/>
              <w:rPr>
                <w:rFonts w:asciiTheme="minorHAnsi" w:hAnsiTheme="minorHAnsi" w:cstheme="minorHAnsi"/>
                <w:szCs w:val="22"/>
                <w:highlight w:val="yellow"/>
                <w:lang w:val="en-AU"/>
              </w:rPr>
            </w:pPr>
          </w:p>
          <w:p w14:paraId="7CEAA05F" w14:textId="77777777" w:rsidR="00D74FD8" w:rsidRPr="002E4E25" w:rsidRDefault="00D74FD8" w:rsidP="00D74FD8">
            <w:pPr>
              <w:pStyle w:val="Normalwithspace"/>
              <w:spacing w:before="0"/>
              <w:jc w:val="left"/>
              <w:rPr>
                <w:ins w:id="1097" w:author="Jasmine WL TEO (MAS)" w:date="2026-01-14T17:39:00Z" w16du:dateUtc="2026-01-14T09:39:00Z"/>
                <w:rFonts w:asciiTheme="minorHAnsi" w:hAnsiTheme="minorHAnsi" w:cstheme="minorHAnsi"/>
                <w:szCs w:val="22"/>
                <w:highlight w:val="yellow"/>
                <w:lang w:val="en-AU"/>
              </w:rPr>
            </w:pPr>
            <w:ins w:id="1098" w:author="Jasmine WL TEO (MAS)" w:date="2026-01-14T17:39:00Z" w16du:dateUtc="2026-01-14T09:39:00Z">
              <w:r w:rsidRPr="002E4E25">
                <w:rPr>
                  <w:rFonts w:asciiTheme="minorHAnsi" w:hAnsiTheme="minorHAnsi" w:cstheme="minorHAnsi"/>
                  <w:szCs w:val="22"/>
                  <w:highlight w:val="yellow"/>
                  <w:lang w:val="en-AU"/>
                </w:rPr>
                <w:t>For CPFIS</w:t>
              </w:r>
              <w:r>
                <w:rPr>
                  <w:rFonts w:asciiTheme="minorHAnsi" w:hAnsiTheme="minorHAnsi" w:cstheme="minorHAnsi"/>
                  <w:szCs w:val="22"/>
                  <w:highlight w:val="yellow"/>
                  <w:lang w:val="en-AU"/>
                </w:rPr>
                <w:t xml:space="preserve"> subscriptions</w:t>
              </w:r>
              <w:r w:rsidRPr="002E4E25">
                <w:rPr>
                  <w:rFonts w:asciiTheme="minorHAnsi" w:hAnsiTheme="minorHAnsi" w:cstheme="minorHAnsi"/>
                  <w:szCs w:val="22"/>
                  <w:highlight w:val="yellow"/>
                  <w:lang w:val="en-AU"/>
                </w:rPr>
                <w:t>, must not be empty</w:t>
              </w:r>
              <w:r>
                <w:rPr>
                  <w:rFonts w:asciiTheme="minorHAnsi" w:hAnsiTheme="minorHAnsi" w:cstheme="minorHAnsi"/>
                  <w:szCs w:val="22"/>
                  <w:highlight w:val="yellow"/>
                  <w:lang w:val="en-AU"/>
                </w:rPr>
                <w:t xml:space="preserve">. If the first </w:t>
              </w:r>
              <w:r w:rsidRPr="002E4E25">
                <w:rPr>
                  <w:rFonts w:asciiTheme="minorHAnsi" w:hAnsiTheme="minorHAnsi" w:cstheme="minorHAnsi"/>
                  <w:szCs w:val="22"/>
                  <w:highlight w:val="yellow"/>
                  <w:lang w:val="en-AU"/>
                </w:rPr>
                <w:t>2-letter prefix ‘OA’ or ‘SA’</w:t>
              </w:r>
              <w:r>
                <w:rPr>
                  <w:rFonts w:asciiTheme="minorHAnsi" w:hAnsiTheme="minorHAnsi" w:cstheme="minorHAnsi"/>
                  <w:szCs w:val="22"/>
                  <w:highlight w:val="yellow"/>
                  <w:lang w:val="en-AU"/>
                </w:rPr>
                <w:t>, store it as the application type CPFIS-OA or CPFIS-SA</w:t>
              </w:r>
              <w:r w:rsidRPr="002E4E25">
                <w:rPr>
                  <w:rFonts w:asciiTheme="minorHAnsi" w:hAnsiTheme="minorHAnsi" w:cstheme="minorHAnsi"/>
                  <w:szCs w:val="22"/>
                  <w:highlight w:val="yellow"/>
                  <w:lang w:val="en-AU"/>
                </w:rPr>
                <w:t xml:space="preserve"> to indicate the account type</w:t>
              </w:r>
              <w:r>
                <w:rPr>
                  <w:rFonts w:asciiTheme="minorHAnsi" w:hAnsiTheme="minorHAnsi" w:cstheme="minorHAnsi"/>
                  <w:szCs w:val="22"/>
                  <w:highlight w:val="yellow"/>
                  <w:lang w:val="en-AU"/>
                </w:rPr>
                <w:t>.</w:t>
              </w:r>
            </w:ins>
          </w:p>
          <w:p w14:paraId="2951D32B" w14:textId="5455DC20" w:rsidR="006F0541" w:rsidRPr="002E4E25" w:rsidRDefault="006F0541" w:rsidP="006F0541">
            <w:pPr>
              <w:pStyle w:val="Normalwithspace"/>
              <w:spacing w:before="0"/>
              <w:jc w:val="left"/>
              <w:rPr>
                <w:del w:id="1099" w:author="Jasmine WL TEO (MAS)" w:date="2026-01-14T17:39:00Z" w16du:dateUtc="2026-01-14T09:39:00Z"/>
                <w:rFonts w:asciiTheme="minorHAnsi" w:hAnsiTheme="minorHAnsi" w:cstheme="minorHAnsi"/>
                <w:szCs w:val="22"/>
                <w:highlight w:val="yellow"/>
                <w:lang w:val="en-AU"/>
              </w:rPr>
            </w:pPr>
            <w:del w:id="1100" w:author="Jasmine WL TEO (MAS)" w:date="2026-01-14T17:39:00Z" w16du:dateUtc="2026-01-14T09:39:00Z">
              <w:r w:rsidRPr="002E4E25">
                <w:rPr>
                  <w:rFonts w:asciiTheme="minorHAnsi" w:hAnsiTheme="minorHAnsi" w:cstheme="minorHAnsi"/>
                  <w:szCs w:val="22"/>
                  <w:highlight w:val="yellow"/>
                  <w:lang w:val="en-AU"/>
                </w:rPr>
                <w:delText>For CPFIS</w:delText>
              </w:r>
              <w:r>
                <w:rPr>
                  <w:rFonts w:asciiTheme="minorHAnsi" w:hAnsiTheme="minorHAnsi" w:cstheme="minorHAnsi"/>
                  <w:szCs w:val="22"/>
                  <w:highlight w:val="yellow"/>
                  <w:lang w:val="en-AU"/>
                </w:rPr>
                <w:delText xml:space="preserve"> results, </w:delText>
              </w:r>
              <w:r w:rsidRPr="002E4E25">
                <w:rPr>
                  <w:rFonts w:asciiTheme="minorHAnsi" w:hAnsiTheme="minorHAnsi" w:cstheme="minorHAnsi"/>
                  <w:szCs w:val="22"/>
                  <w:highlight w:val="yellow"/>
                  <w:lang w:val="en-AU"/>
                </w:rPr>
                <w:delText>must not be empty and must have the 2-letter prefix ‘OA’ or ‘SA’ to indicate the account type before the CPFIS account number.</w:delText>
              </w:r>
              <w:r w:rsidR="00E815C3">
                <w:rPr>
                  <w:rFonts w:asciiTheme="minorHAnsi" w:hAnsiTheme="minorHAnsi" w:cstheme="minorHAnsi"/>
                  <w:szCs w:val="22"/>
                  <w:highlight w:val="yellow"/>
                  <w:lang w:val="en-AU"/>
                </w:rPr>
                <w:delText xml:space="preserve"> Must not be empty after the valid 2-letter prefix.</w:delText>
              </w:r>
            </w:del>
          </w:p>
          <w:p w14:paraId="431EDA7C" w14:textId="77777777" w:rsidR="006F0541" w:rsidRPr="002E4E25" w:rsidRDefault="006F0541" w:rsidP="006F0541">
            <w:pPr>
              <w:pStyle w:val="Normalwithspace"/>
              <w:spacing w:before="0"/>
              <w:jc w:val="left"/>
              <w:rPr>
                <w:rFonts w:asciiTheme="minorHAnsi" w:hAnsiTheme="minorHAnsi" w:cstheme="minorHAnsi"/>
                <w:szCs w:val="22"/>
                <w:highlight w:val="yellow"/>
                <w:lang w:val="en-AU"/>
              </w:rPr>
            </w:pPr>
          </w:p>
          <w:p w14:paraId="11B093ED" w14:textId="40738BB2" w:rsidR="006F0541" w:rsidRPr="002E4E25" w:rsidRDefault="006F0541" w:rsidP="006F0541">
            <w:pPr>
              <w:pStyle w:val="Normalwithspace"/>
              <w:spacing w:before="0"/>
              <w:jc w:val="left"/>
              <w:rPr>
                <w:rFonts w:asciiTheme="minorHAnsi" w:hAnsiTheme="minorHAnsi" w:cstheme="minorHAnsi"/>
                <w:szCs w:val="22"/>
                <w:highlight w:val="yellow"/>
                <w:lang w:val="en-AU"/>
              </w:rPr>
            </w:pPr>
            <w:r w:rsidRPr="002E4E25">
              <w:rPr>
                <w:rFonts w:asciiTheme="minorHAnsi" w:hAnsiTheme="minorHAnsi" w:cstheme="minorHAnsi"/>
                <w:szCs w:val="22"/>
                <w:highlight w:val="yellow"/>
                <w:lang w:val="en-AU"/>
              </w:rPr>
              <w:t>For SRS</w:t>
            </w:r>
            <w:r>
              <w:rPr>
                <w:rFonts w:asciiTheme="minorHAnsi" w:hAnsiTheme="minorHAnsi" w:cstheme="minorHAnsi"/>
                <w:szCs w:val="22"/>
                <w:highlight w:val="yellow"/>
                <w:lang w:val="en-AU"/>
              </w:rPr>
              <w:t xml:space="preserve"> results, </w:t>
            </w:r>
            <w:r w:rsidRPr="002E4E25">
              <w:rPr>
                <w:rFonts w:asciiTheme="minorHAnsi" w:hAnsiTheme="minorHAnsi" w:cstheme="minorHAnsi"/>
                <w:szCs w:val="22"/>
                <w:highlight w:val="yellow"/>
                <w:lang w:val="en-AU"/>
              </w:rPr>
              <w:t>must not be empty.</w:t>
            </w:r>
          </w:p>
          <w:p w14:paraId="7C080917" w14:textId="77777777" w:rsidR="00F938D1" w:rsidRPr="006F0541" w:rsidRDefault="00F938D1" w:rsidP="00F938D1">
            <w:pPr>
              <w:pStyle w:val="Normalwithspace"/>
              <w:spacing w:before="0"/>
              <w:jc w:val="left"/>
              <w:rPr>
                <w:rFonts w:asciiTheme="minorHAnsi" w:hAnsiTheme="minorHAnsi" w:cstheme="minorHAnsi"/>
                <w:szCs w:val="22"/>
                <w:lang w:val="en-AU"/>
              </w:rPr>
            </w:pPr>
          </w:p>
        </w:tc>
        <w:tc>
          <w:tcPr>
            <w:tcW w:w="3001" w:type="dxa"/>
          </w:tcPr>
          <w:p w14:paraId="049BC659" w14:textId="6803C6E6" w:rsidR="006F0541" w:rsidRDefault="006F0541" w:rsidP="006F0541">
            <w:pPr>
              <w:pStyle w:val="Normalwithspace"/>
              <w:spacing w:before="0"/>
              <w:jc w:val="left"/>
              <w:rPr>
                <w:rFonts w:asciiTheme="minorHAnsi" w:hAnsiTheme="minorHAnsi" w:cstheme="minorHAnsi"/>
                <w:szCs w:val="22"/>
                <w:highlight w:val="yellow"/>
                <w:lang w:val="en-AU"/>
              </w:rPr>
            </w:pPr>
            <w:r>
              <w:rPr>
                <w:rFonts w:asciiTheme="minorHAnsi" w:hAnsiTheme="minorHAnsi" w:cstheme="minorHAnsi"/>
                <w:szCs w:val="22"/>
                <w:highlight w:val="yellow"/>
                <w:lang w:val="en-AU"/>
              </w:rPr>
              <w:t>Unused for CASH results.</w:t>
            </w:r>
          </w:p>
          <w:p w14:paraId="67150585" w14:textId="77777777" w:rsidR="006F0541" w:rsidRDefault="006F0541" w:rsidP="006F0541">
            <w:pPr>
              <w:pStyle w:val="Normalwithspace"/>
              <w:spacing w:before="0"/>
              <w:jc w:val="left"/>
              <w:rPr>
                <w:rFonts w:asciiTheme="minorHAnsi" w:hAnsiTheme="minorHAnsi" w:cstheme="minorHAnsi"/>
                <w:szCs w:val="22"/>
                <w:highlight w:val="yellow"/>
                <w:lang w:val="en-AU"/>
              </w:rPr>
            </w:pPr>
          </w:p>
          <w:p w14:paraId="2C819A35" w14:textId="77777777" w:rsidR="006F0541" w:rsidRDefault="006F0541" w:rsidP="006F0541">
            <w:pPr>
              <w:pStyle w:val="Normalwithspace"/>
              <w:spacing w:before="0"/>
              <w:jc w:val="left"/>
              <w:rPr>
                <w:rFonts w:asciiTheme="minorHAnsi" w:hAnsiTheme="minorHAnsi" w:cstheme="minorHAnsi"/>
                <w:szCs w:val="22"/>
                <w:highlight w:val="yellow"/>
                <w:lang w:val="en-AU"/>
              </w:rPr>
            </w:pPr>
          </w:p>
          <w:p w14:paraId="0305A366" w14:textId="77777777" w:rsidR="006F0541" w:rsidRPr="002E4E25" w:rsidRDefault="006F0541" w:rsidP="006F0541">
            <w:pPr>
              <w:pStyle w:val="Normalwithspace"/>
              <w:spacing w:before="0"/>
              <w:jc w:val="left"/>
              <w:rPr>
                <w:rFonts w:asciiTheme="minorHAnsi" w:hAnsiTheme="minorHAnsi" w:cstheme="minorHAnsi"/>
                <w:szCs w:val="22"/>
                <w:highlight w:val="yellow"/>
                <w:lang w:val="en-AU"/>
              </w:rPr>
            </w:pPr>
          </w:p>
          <w:p w14:paraId="0A5A1FC1" w14:textId="2624CCC5" w:rsidR="006F0541" w:rsidRPr="002E4E25" w:rsidRDefault="006F0541" w:rsidP="006F0541">
            <w:pPr>
              <w:pStyle w:val="Normalwithspace"/>
              <w:spacing w:before="0"/>
              <w:jc w:val="left"/>
              <w:rPr>
                <w:rFonts w:asciiTheme="minorHAnsi" w:hAnsiTheme="minorHAnsi" w:cstheme="minorHAnsi"/>
                <w:szCs w:val="22"/>
                <w:highlight w:val="yellow"/>
                <w:lang w:val="en-AU"/>
              </w:rPr>
            </w:pPr>
            <w:r w:rsidRPr="002E4E25">
              <w:rPr>
                <w:rFonts w:asciiTheme="minorHAnsi" w:hAnsiTheme="minorHAnsi" w:cstheme="minorHAnsi"/>
                <w:szCs w:val="22"/>
                <w:highlight w:val="yellow"/>
                <w:lang w:val="en-AU"/>
              </w:rPr>
              <w:t>Prefix of CPFIS account number (‘OA’ or ‘SA’) will</w:t>
            </w:r>
            <w:ins w:id="1101" w:author="Jasmine WL TEO (MAS)" w:date="2026-01-14T17:38:00Z" w16du:dateUtc="2026-01-14T09:38:00Z">
              <w:r w:rsidRPr="002E4E25">
                <w:rPr>
                  <w:rFonts w:asciiTheme="minorHAnsi" w:hAnsiTheme="minorHAnsi" w:cstheme="minorHAnsi"/>
                  <w:szCs w:val="22"/>
                  <w:highlight w:val="yellow"/>
                  <w:lang w:val="en-AU"/>
                </w:rPr>
                <w:t xml:space="preserve"> </w:t>
              </w:r>
              <w:r w:rsidR="00A562DD">
                <w:rPr>
                  <w:rFonts w:asciiTheme="minorHAnsi" w:hAnsiTheme="minorHAnsi" w:cstheme="minorHAnsi"/>
                  <w:szCs w:val="22"/>
                  <w:highlight w:val="yellow"/>
                  <w:lang w:val="en-AU"/>
                </w:rPr>
                <w:t>not</w:t>
              </w:r>
            </w:ins>
            <w:r w:rsidRPr="002E4E25">
              <w:rPr>
                <w:rFonts w:asciiTheme="minorHAnsi" w:hAnsiTheme="minorHAnsi" w:cstheme="minorHAnsi"/>
                <w:szCs w:val="22"/>
                <w:highlight w:val="yellow"/>
                <w:lang w:val="en-AU"/>
              </w:rPr>
              <w:t xml:space="preserve"> be validated.</w:t>
            </w:r>
          </w:p>
          <w:p w14:paraId="3E80DC39" w14:textId="77777777" w:rsidR="006F0541" w:rsidRDefault="006F0541" w:rsidP="006F0541">
            <w:pPr>
              <w:jc w:val="left"/>
              <w:rPr>
                <w:rFonts w:asciiTheme="minorHAnsi" w:hAnsiTheme="minorHAnsi" w:cstheme="minorHAnsi"/>
                <w:szCs w:val="22"/>
                <w:highlight w:val="yellow"/>
                <w:lang w:val="en-AU"/>
              </w:rPr>
            </w:pPr>
          </w:p>
          <w:p w14:paraId="708D4E83" w14:textId="427208F1" w:rsidR="006F0541" w:rsidRPr="002E4E25" w:rsidRDefault="00E815C3" w:rsidP="006F0541">
            <w:pPr>
              <w:pStyle w:val="Normalwithspace"/>
              <w:spacing w:before="0"/>
              <w:jc w:val="left"/>
              <w:rPr>
                <w:rFonts w:asciiTheme="minorHAnsi" w:hAnsiTheme="minorHAnsi" w:cstheme="minorHAnsi"/>
                <w:szCs w:val="22"/>
                <w:highlight w:val="yellow"/>
                <w:lang w:val="en-AU"/>
              </w:rPr>
            </w:pPr>
            <w:r>
              <w:rPr>
                <w:rFonts w:asciiTheme="minorHAnsi" w:hAnsiTheme="minorHAnsi" w:cstheme="minorHAnsi"/>
                <w:szCs w:val="22"/>
                <w:highlight w:val="yellow"/>
                <w:lang w:val="en-AU"/>
              </w:rPr>
              <w:t xml:space="preserve">The actual value of </w:t>
            </w:r>
            <w:r w:rsidR="006F0541" w:rsidRPr="002E4E25">
              <w:rPr>
                <w:rFonts w:asciiTheme="minorHAnsi" w:hAnsiTheme="minorHAnsi" w:cstheme="minorHAnsi"/>
                <w:szCs w:val="22"/>
                <w:highlight w:val="yellow"/>
                <w:lang w:val="en-AU"/>
              </w:rPr>
              <w:t>CPFIS or SRS account number will not be validated.</w:t>
            </w:r>
          </w:p>
          <w:p w14:paraId="5B51BF20" w14:textId="77777777" w:rsidR="00F938D1" w:rsidRPr="006F0541" w:rsidRDefault="00F938D1" w:rsidP="00F938D1">
            <w:pPr>
              <w:jc w:val="left"/>
              <w:rPr>
                <w:rFonts w:asciiTheme="minorHAnsi" w:hAnsiTheme="minorHAnsi" w:cstheme="minorHAnsi"/>
                <w:szCs w:val="22"/>
                <w:lang w:val="en-AU"/>
              </w:rPr>
            </w:pPr>
          </w:p>
        </w:tc>
      </w:tr>
      <w:tr w:rsidR="001A56A3" w:rsidRPr="00E06696" w14:paraId="3F2F55BA" w14:textId="77777777" w:rsidTr="0008516C">
        <w:tc>
          <w:tcPr>
            <w:tcW w:w="797" w:type="dxa"/>
          </w:tcPr>
          <w:p w14:paraId="66495D10" w14:textId="77777777" w:rsidR="00F938D1" w:rsidRPr="00F524AB" w:rsidRDefault="00F938D1" w:rsidP="00D21035">
            <w:pPr>
              <w:pStyle w:val="ListParagraph"/>
            </w:pPr>
          </w:p>
        </w:tc>
        <w:tc>
          <w:tcPr>
            <w:tcW w:w="2415" w:type="dxa"/>
          </w:tcPr>
          <w:p w14:paraId="27840B20" w14:textId="6B89479E" w:rsidR="00F938D1" w:rsidRPr="002D5E61"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CHECKSUM</w:t>
            </w:r>
          </w:p>
        </w:tc>
        <w:tc>
          <w:tcPr>
            <w:tcW w:w="1417" w:type="dxa"/>
          </w:tcPr>
          <w:p w14:paraId="0FAB9C13" w14:textId="7CB026AB" w:rsidR="00F938D1" w:rsidRPr="002D5E61"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9(14)</w:t>
            </w:r>
          </w:p>
        </w:tc>
        <w:tc>
          <w:tcPr>
            <w:tcW w:w="960" w:type="dxa"/>
          </w:tcPr>
          <w:p w14:paraId="458F4963" w14:textId="3736BBA1" w:rsidR="00F938D1" w:rsidRPr="00B0640D" w:rsidRDefault="007060DC" w:rsidP="00F938D1">
            <w:pPr>
              <w:rPr>
                <w:rFonts w:asciiTheme="minorHAnsi" w:hAnsiTheme="minorHAnsi" w:cstheme="minorHAnsi"/>
              </w:rPr>
            </w:pPr>
            <w:r>
              <w:rPr>
                <w:rFonts w:asciiTheme="minorHAnsi" w:hAnsiTheme="minorHAnsi" w:cstheme="minorHAnsi"/>
              </w:rPr>
              <w:t>157</w:t>
            </w:r>
          </w:p>
        </w:tc>
        <w:tc>
          <w:tcPr>
            <w:tcW w:w="2647" w:type="dxa"/>
          </w:tcPr>
          <w:p w14:paraId="24FF358E" w14:textId="0FBD38C6" w:rsidR="00F938D1" w:rsidRPr="0017762A" w:rsidRDefault="000339E9" w:rsidP="00F938D1">
            <w:pPr>
              <w:rPr>
                <w:rFonts w:asciiTheme="minorHAnsi" w:hAnsiTheme="minorHAnsi" w:cstheme="minorHAnsi"/>
              </w:rPr>
            </w:pPr>
            <w:r w:rsidRPr="00E06696">
              <w:rPr>
                <w:rFonts w:asciiTheme="minorHAnsi" w:hAnsiTheme="minorHAnsi" w:cstheme="minorHAnsi"/>
                <w:szCs w:val="22"/>
              </w:rPr>
              <w:t>Sum of all numeric fields of this detail record</w:t>
            </w:r>
          </w:p>
        </w:tc>
        <w:tc>
          <w:tcPr>
            <w:tcW w:w="2947" w:type="dxa"/>
          </w:tcPr>
          <w:p w14:paraId="6DB65336" w14:textId="3AD63BA4" w:rsidR="00F938D1" w:rsidRPr="00D23047" w:rsidRDefault="000339E9" w:rsidP="00F938D1">
            <w:pPr>
              <w:pStyle w:val="Normalwithspace"/>
              <w:spacing w:before="0"/>
              <w:jc w:val="left"/>
              <w:rPr>
                <w:rFonts w:asciiTheme="minorHAnsi" w:hAnsiTheme="minorHAnsi" w:cstheme="minorHAnsi"/>
                <w:szCs w:val="22"/>
              </w:rPr>
            </w:pPr>
            <w:r>
              <w:rPr>
                <w:rFonts w:asciiTheme="minorHAnsi" w:hAnsiTheme="minorHAnsi" w:cstheme="minorHAnsi"/>
                <w:szCs w:val="22"/>
              </w:rPr>
              <w:t>Must equal the sum of the values from all numeric fields of the detail record.</w:t>
            </w:r>
          </w:p>
        </w:tc>
        <w:tc>
          <w:tcPr>
            <w:tcW w:w="3001" w:type="dxa"/>
          </w:tcPr>
          <w:p w14:paraId="3B91542C" w14:textId="77777777" w:rsidR="000339E9" w:rsidRDefault="000339E9" w:rsidP="000339E9">
            <w:pPr>
              <w:spacing w:after="240"/>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p w14:paraId="06A33B87" w14:textId="15832050" w:rsidR="00F938D1" w:rsidRPr="00E06696" w:rsidRDefault="000339E9" w:rsidP="000339E9">
            <w:pPr>
              <w:jc w:val="left"/>
              <w:rPr>
                <w:rFonts w:asciiTheme="minorHAnsi" w:hAnsiTheme="minorHAnsi" w:cstheme="minorHAnsi"/>
                <w:szCs w:val="22"/>
              </w:rPr>
            </w:pPr>
            <w:r>
              <w:rPr>
                <w:rFonts w:asciiTheme="minorHAnsi" w:hAnsiTheme="minorHAnsi" w:cstheme="minorHAnsi"/>
                <w:szCs w:val="22"/>
              </w:rPr>
              <w:lastRenderedPageBreak/>
              <w:t xml:space="preserve">There are 5 numeric fields in the detail record: </w:t>
            </w:r>
            <w:r w:rsidRPr="00E06696">
              <w:rPr>
                <w:rFonts w:asciiTheme="minorHAnsi" w:hAnsiTheme="minorHAnsi" w:cstheme="minorHAnsi"/>
                <w:szCs w:val="22"/>
              </w:rPr>
              <w:t>NOMINAL_AMT</w:t>
            </w:r>
            <w:r>
              <w:rPr>
                <w:rFonts w:asciiTheme="minorHAnsi" w:hAnsiTheme="minorHAnsi" w:cstheme="minorHAnsi"/>
                <w:szCs w:val="22"/>
              </w:rPr>
              <w:t>, BID_YIELD,</w:t>
            </w:r>
            <w:r w:rsidRPr="00E06696">
              <w:rPr>
                <w:rFonts w:asciiTheme="minorHAnsi" w:hAnsiTheme="minorHAnsi" w:cstheme="minorHAnsi"/>
                <w:szCs w:val="22"/>
              </w:rPr>
              <w:t xml:space="preserve"> </w:t>
            </w:r>
            <w:r w:rsidR="001A56A3" w:rsidRPr="00B0640D">
              <w:rPr>
                <w:rFonts w:asciiTheme="minorHAnsi" w:hAnsiTheme="minorHAnsi" w:cstheme="minorHAnsi"/>
              </w:rPr>
              <w:t>ALLOTTED_AMT</w:t>
            </w:r>
            <w:r w:rsidR="001A56A3">
              <w:rPr>
                <w:rFonts w:asciiTheme="minorHAnsi" w:hAnsiTheme="minorHAnsi" w:cstheme="minorHAnsi"/>
              </w:rPr>
              <w:t xml:space="preserve">, SETTLEMENT_AMT, </w:t>
            </w:r>
            <w:r w:rsidRPr="00E06696">
              <w:rPr>
                <w:rFonts w:asciiTheme="minorHAnsi" w:hAnsiTheme="minorHAnsi" w:cstheme="minorHAnsi"/>
                <w:szCs w:val="22"/>
              </w:rPr>
              <w:t>CUST_BANK_CODE</w:t>
            </w:r>
            <w:r>
              <w:rPr>
                <w:rFonts w:asciiTheme="minorHAnsi" w:hAnsiTheme="minorHAnsi" w:cstheme="minorHAnsi"/>
                <w:szCs w:val="22"/>
              </w:rPr>
              <w:t>.</w:t>
            </w:r>
          </w:p>
        </w:tc>
      </w:tr>
      <w:tr w:rsidR="001A56A3" w:rsidRPr="00E06696" w14:paraId="0E39058F" w14:textId="77777777" w:rsidTr="0008516C">
        <w:tc>
          <w:tcPr>
            <w:tcW w:w="797" w:type="dxa"/>
          </w:tcPr>
          <w:p w14:paraId="77336B7C" w14:textId="77777777" w:rsidR="00F938D1" w:rsidRPr="00F524AB" w:rsidRDefault="00F938D1" w:rsidP="00E902CF">
            <w:pPr>
              <w:ind w:left="720"/>
            </w:pPr>
          </w:p>
        </w:tc>
        <w:tc>
          <w:tcPr>
            <w:tcW w:w="2415" w:type="dxa"/>
          </w:tcPr>
          <w:p w14:paraId="0AAF6365" w14:textId="3C96FB44" w:rsidR="00F938D1" w:rsidRPr="00F938D1" w:rsidRDefault="00F938D1" w:rsidP="00F938D1">
            <w:pPr>
              <w:pStyle w:val="Normalwithspace"/>
              <w:spacing w:before="0"/>
              <w:jc w:val="left"/>
              <w:rPr>
                <w:rFonts w:asciiTheme="minorHAnsi" w:hAnsiTheme="minorHAnsi" w:cstheme="minorHAnsi"/>
                <w:b/>
                <w:bCs/>
              </w:rPr>
            </w:pPr>
            <w:r w:rsidRPr="00F938D1">
              <w:rPr>
                <w:rFonts w:asciiTheme="minorHAnsi" w:hAnsiTheme="minorHAnsi" w:cstheme="minorHAnsi"/>
                <w:b/>
                <w:bCs/>
              </w:rPr>
              <w:t>Control Record</w:t>
            </w:r>
          </w:p>
        </w:tc>
        <w:tc>
          <w:tcPr>
            <w:tcW w:w="1417" w:type="dxa"/>
          </w:tcPr>
          <w:p w14:paraId="0584CA2D" w14:textId="77777777" w:rsidR="00F938D1" w:rsidRPr="00B0640D" w:rsidRDefault="00F938D1" w:rsidP="00F938D1">
            <w:pPr>
              <w:pStyle w:val="Normalwithspace"/>
              <w:spacing w:before="0"/>
              <w:jc w:val="left"/>
              <w:rPr>
                <w:rFonts w:asciiTheme="minorHAnsi" w:hAnsiTheme="minorHAnsi" w:cstheme="minorHAnsi"/>
              </w:rPr>
            </w:pPr>
          </w:p>
        </w:tc>
        <w:tc>
          <w:tcPr>
            <w:tcW w:w="960" w:type="dxa"/>
          </w:tcPr>
          <w:p w14:paraId="524CC177" w14:textId="77777777" w:rsidR="00F938D1" w:rsidRPr="00B0640D" w:rsidRDefault="00F938D1" w:rsidP="00F938D1">
            <w:pPr>
              <w:rPr>
                <w:rFonts w:asciiTheme="minorHAnsi" w:hAnsiTheme="minorHAnsi" w:cstheme="minorHAnsi"/>
              </w:rPr>
            </w:pPr>
          </w:p>
        </w:tc>
        <w:tc>
          <w:tcPr>
            <w:tcW w:w="2647" w:type="dxa"/>
          </w:tcPr>
          <w:p w14:paraId="65A6D702" w14:textId="77777777" w:rsidR="00F938D1" w:rsidRPr="0017762A" w:rsidRDefault="00F938D1" w:rsidP="00F938D1">
            <w:pPr>
              <w:rPr>
                <w:rFonts w:asciiTheme="minorHAnsi" w:hAnsiTheme="minorHAnsi" w:cstheme="minorHAnsi"/>
              </w:rPr>
            </w:pPr>
          </w:p>
        </w:tc>
        <w:tc>
          <w:tcPr>
            <w:tcW w:w="2947" w:type="dxa"/>
          </w:tcPr>
          <w:p w14:paraId="4C934D54" w14:textId="77777777" w:rsidR="00F938D1" w:rsidRPr="00D23047" w:rsidRDefault="00F938D1" w:rsidP="00F938D1">
            <w:pPr>
              <w:pStyle w:val="Normalwithspace"/>
              <w:spacing w:before="0"/>
              <w:jc w:val="left"/>
              <w:rPr>
                <w:rFonts w:asciiTheme="minorHAnsi" w:hAnsiTheme="minorHAnsi" w:cstheme="minorHAnsi"/>
                <w:szCs w:val="22"/>
              </w:rPr>
            </w:pPr>
          </w:p>
        </w:tc>
        <w:tc>
          <w:tcPr>
            <w:tcW w:w="3001" w:type="dxa"/>
          </w:tcPr>
          <w:p w14:paraId="4A0A750B" w14:textId="77777777" w:rsidR="00F938D1" w:rsidRPr="00E06696" w:rsidRDefault="00F938D1" w:rsidP="00F938D1">
            <w:pPr>
              <w:jc w:val="left"/>
              <w:rPr>
                <w:rFonts w:asciiTheme="minorHAnsi" w:hAnsiTheme="minorHAnsi" w:cstheme="minorHAnsi"/>
                <w:szCs w:val="22"/>
              </w:rPr>
            </w:pPr>
          </w:p>
        </w:tc>
      </w:tr>
      <w:tr w:rsidR="001A56A3" w:rsidRPr="00E06696" w14:paraId="46D2EDCB" w14:textId="77777777" w:rsidTr="0008516C">
        <w:tc>
          <w:tcPr>
            <w:tcW w:w="797" w:type="dxa"/>
          </w:tcPr>
          <w:p w14:paraId="1B3C1F1F" w14:textId="77777777" w:rsidR="00F938D1" w:rsidRPr="00F524AB" w:rsidRDefault="00F938D1" w:rsidP="00D21035">
            <w:pPr>
              <w:pStyle w:val="ListParagraph"/>
            </w:pPr>
          </w:p>
        </w:tc>
        <w:tc>
          <w:tcPr>
            <w:tcW w:w="2415" w:type="dxa"/>
          </w:tcPr>
          <w:p w14:paraId="6C82ABFF" w14:textId="24F96DCC"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RECORD_TYPE</w:t>
            </w:r>
          </w:p>
        </w:tc>
        <w:tc>
          <w:tcPr>
            <w:tcW w:w="1417" w:type="dxa"/>
          </w:tcPr>
          <w:p w14:paraId="6C0D3744" w14:textId="0FF5F7EA"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X(10)</w:t>
            </w:r>
          </w:p>
        </w:tc>
        <w:tc>
          <w:tcPr>
            <w:tcW w:w="960" w:type="dxa"/>
          </w:tcPr>
          <w:p w14:paraId="520E1F9E" w14:textId="49C8D732" w:rsidR="00F938D1" w:rsidRPr="00B0640D" w:rsidRDefault="007060DC" w:rsidP="00F938D1">
            <w:pPr>
              <w:rPr>
                <w:rFonts w:asciiTheme="minorHAnsi" w:hAnsiTheme="minorHAnsi" w:cstheme="minorHAnsi"/>
              </w:rPr>
            </w:pPr>
            <w:r>
              <w:rPr>
                <w:rFonts w:asciiTheme="minorHAnsi" w:hAnsiTheme="minorHAnsi" w:cstheme="minorHAnsi"/>
              </w:rPr>
              <w:t>1</w:t>
            </w:r>
          </w:p>
        </w:tc>
        <w:tc>
          <w:tcPr>
            <w:tcW w:w="2647" w:type="dxa"/>
          </w:tcPr>
          <w:p w14:paraId="02DFCA3E" w14:textId="05FD4EAA" w:rsidR="00F938D1" w:rsidRPr="0017762A" w:rsidRDefault="000339E9" w:rsidP="000339E9">
            <w:pPr>
              <w:jc w:val="left"/>
              <w:rPr>
                <w:rFonts w:asciiTheme="minorHAnsi" w:hAnsiTheme="minorHAnsi" w:cstheme="minorHAnsi"/>
              </w:rPr>
            </w:pPr>
            <w:r>
              <w:rPr>
                <w:rFonts w:asciiTheme="minorHAnsi" w:hAnsiTheme="minorHAnsi" w:cstheme="minorHAnsi"/>
                <w:szCs w:val="22"/>
              </w:rPr>
              <w:t>Record indicator</w:t>
            </w:r>
          </w:p>
        </w:tc>
        <w:tc>
          <w:tcPr>
            <w:tcW w:w="2947" w:type="dxa"/>
          </w:tcPr>
          <w:p w14:paraId="5E5E57D5" w14:textId="30C538A0" w:rsidR="00F938D1" w:rsidRPr="00D23047" w:rsidRDefault="000339E9" w:rsidP="000339E9">
            <w:pPr>
              <w:pStyle w:val="Normalwithspace"/>
              <w:spacing w:before="0"/>
              <w:jc w:val="left"/>
              <w:rPr>
                <w:rFonts w:asciiTheme="minorHAnsi" w:hAnsiTheme="minorHAnsi" w:cstheme="minorHAnsi"/>
                <w:szCs w:val="22"/>
              </w:rPr>
            </w:pPr>
            <w:r>
              <w:rPr>
                <w:rFonts w:asciiTheme="minorHAnsi" w:hAnsiTheme="minorHAnsi" w:cstheme="minorHAnsi"/>
                <w:szCs w:val="22"/>
              </w:rPr>
              <w:t>Must be ‘</w:t>
            </w:r>
            <w:r w:rsidRPr="001C5228">
              <w:rPr>
                <w:rFonts w:asciiTheme="minorHAnsi" w:hAnsiTheme="minorHAnsi" w:cstheme="minorHAnsi"/>
                <w:szCs w:val="22"/>
              </w:rPr>
              <w:t>TTTTTTTTTT</w:t>
            </w:r>
            <w:r>
              <w:rPr>
                <w:rFonts w:asciiTheme="minorHAnsi" w:hAnsiTheme="minorHAnsi" w:cstheme="minorHAnsi"/>
                <w:szCs w:val="22"/>
              </w:rPr>
              <w:t>’ for Control Record.</w:t>
            </w:r>
          </w:p>
        </w:tc>
        <w:tc>
          <w:tcPr>
            <w:tcW w:w="3001" w:type="dxa"/>
          </w:tcPr>
          <w:p w14:paraId="645C5FC5" w14:textId="77777777" w:rsidR="00F938D1" w:rsidRPr="00E06696" w:rsidRDefault="00F938D1" w:rsidP="00F938D1">
            <w:pPr>
              <w:jc w:val="left"/>
              <w:rPr>
                <w:rFonts w:asciiTheme="minorHAnsi" w:hAnsiTheme="minorHAnsi" w:cstheme="minorHAnsi"/>
                <w:szCs w:val="22"/>
              </w:rPr>
            </w:pPr>
          </w:p>
        </w:tc>
      </w:tr>
      <w:tr w:rsidR="001A56A3" w:rsidRPr="00E06696" w14:paraId="596236DE" w14:textId="77777777" w:rsidTr="0008516C">
        <w:tc>
          <w:tcPr>
            <w:tcW w:w="797" w:type="dxa"/>
          </w:tcPr>
          <w:p w14:paraId="03B88F02" w14:textId="77777777" w:rsidR="00F938D1" w:rsidRPr="00F524AB" w:rsidRDefault="00F938D1" w:rsidP="00D21035">
            <w:pPr>
              <w:pStyle w:val="ListParagraph"/>
            </w:pPr>
          </w:p>
        </w:tc>
        <w:tc>
          <w:tcPr>
            <w:tcW w:w="2415" w:type="dxa"/>
          </w:tcPr>
          <w:p w14:paraId="5A52EABC" w14:textId="27DFD85D"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RECORD_COUNT</w:t>
            </w:r>
          </w:p>
        </w:tc>
        <w:tc>
          <w:tcPr>
            <w:tcW w:w="1417" w:type="dxa"/>
          </w:tcPr>
          <w:p w14:paraId="3A04122D" w14:textId="517C28F9"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9(9)</w:t>
            </w:r>
          </w:p>
        </w:tc>
        <w:tc>
          <w:tcPr>
            <w:tcW w:w="960" w:type="dxa"/>
          </w:tcPr>
          <w:p w14:paraId="493A270F" w14:textId="6D0C6C11" w:rsidR="00F938D1" w:rsidRPr="00B0640D" w:rsidRDefault="007060DC" w:rsidP="00F938D1">
            <w:pPr>
              <w:rPr>
                <w:rFonts w:asciiTheme="minorHAnsi" w:hAnsiTheme="minorHAnsi" w:cstheme="minorHAnsi"/>
              </w:rPr>
            </w:pPr>
            <w:r>
              <w:rPr>
                <w:rFonts w:asciiTheme="minorHAnsi" w:hAnsiTheme="minorHAnsi" w:cstheme="minorHAnsi"/>
              </w:rPr>
              <w:t>11</w:t>
            </w:r>
          </w:p>
        </w:tc>
        <w:tc>
          <w:tcPr>
            <w:tcW w:w="2647" w:type="dxa"/>
          </w:tcPr>
          <w:p w14:paraId="56F934B4" w14:textId="04427076" w:rsidR="00F938D1" w:rsidRPr="0017762A" w:rsidRDefault="000339E9" w:rsidP="000339E9">
            <w:pPr>
              <w:jc w:val="left"/>
              <w:rPr>
                <w:rFonts w:asciiTheme="minorHAnsi" w:hAnsiTheme="minorHAnsi" w:cstheme="minorHAnsi"/>
              </w:rPr>
            </w:pPr>
            <w:r w:rsidRPr="00E06696">
              <w:rPr>
                <w:rFonts w:asciiTheme="minorHAnsi" w:hAnsiTheme="minorHAnsi" w:cstheme="minorHAnsi"/>
                <w:szCs w:val="22"/>
              </w:rPr>
              <w:t>Total number of detail records</w:t>
            </w:r>
          </w:p>
        </w:tc>
        <w:tc>
          <w:tcPr>
            <w:tcW w:w="2947" w:type="dxa"/>
          </w:tcPr>
          <w:p w14:paraId="3167B775" w14:textId="1F4775F3" w:rsidR="00F938D1" w:rsidRPr="00D23047" w:rsidRDefault="000339E9" w:rsidP="000339E9">
            <w:pPr>
              <w:pStyle w:val="Normalwithspace"/>
              <w:spacing w:before="0"/>
              <w:jc w:val="left"/>
              <w:rPr>
                <w:rFonts w:asciiTheme="minorHAnsi" w:hAnsiTheme="minorHAnsi" w:cstheme="minorHAnsi"/>
                <w:szCs w:val="22"/>
              </w:rPr>
            </w:pPr>
            <w:r>
              <w:rPr>
                <w:rFonts w:asciiTheme="minorHAnsi" w:hAnsiTheme="minorHAnsi" w:cstheme="minorHAnsi"/>
                <w:szCs w:val="22"/>
              </w:rPr>
              <w:t>Must equal the number of detail records.</w:t>
            </w:r>
          </w:p>
        </w:tc>
        <w:tc>
          <w:tcPr>
            <w:tcW w:w="3001" w:type="dxa"/>
          </w:tcPr>
          <w:p w14:paraId="72F5C3B7" w14:textId="77777777" w:rsidR="00F938D1" w:rsidRPr="00E06696" w:rsidRDefault="00F938D1" w:rsidP="00F938D1">
            <w:pPr>
              <w:jc w:val="left"/>
              <w:rPr>
                <w:rFonts w:asciiTheme="minorHAnsi" w:hAnsiTheme="minorHAnsi" w:cstheme="minorHAnsi"/>
                <w:szCs w:val="22"/>
              </w:rPr>
            </w:pPr>
          </w:p>
        </w:tc>
      </w:tr>
      <w:tr w:rsidR="001A56A3" w:rsidRPr="00E06696" w14:paraId="7E61D6DA" w14:textId="77777777" w:rsidTr="0008516C">
        <w:tc>
          <w:tcPr>
            <w:tcW w:w="797" w:type="dxa"/>
          </w:tcPr>
          <w:p w14:paraId="65CBB690" w14:textId="77777777" w:rsidR="00F938D1" w:rsidRPr="00F524AB" w:rsidRDefault="00F938D1" w:rsidP="00D21035">
            <w:pPr>
              <w:pStyle w:val="ListParagraph"/>
            </w:pPr>
          </w:p>
        </w:tc>
        <w:tc>
          <w:tcPr>
            <w:tcW w:w="2415" w:type="dxa"/>
          </w:tcPr>
          <w:p w14:paraId="5327A2DB" w14:textId="7D3898AF"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OVERALL_CH</w:t>
            </w:r>
            <w:r w:rsidR="00642FD5">
              <w:rPr>
                <w:rFonts w:asciiTheme="minorHAnsi" w:hAnsiTheme="minorHAnsi" w:cstheme="minorHAnsi"/>
              </w:rPr>
              <w:t>ECK</w:t>
            </w:r>
            <w:r w:rsidRPr="00B0640D">
              <w:rPr>
                <w:rFonts w:asciiTheme="minorHAnsi" w:hAnsiTheme="minorHAnsi" w:cstheme="minorHAnsi"/>
              </w:rPr>
              <w:t>SUM</w:t>
            </w:r>
          </w:p>
        </w:tc>
        <w:tc>
          <w:tcPr>
            <w:tcW w:w="1417" w:type="dxa"/>
          </w:tcPr>
          <w:p w14:paraId="329F7EA8" w14:textId="60ADCDC4" w:rsidR="00F938D1" w:rsidRPr="00B0640D" w:rsidRDefault="00F938D1" w:rsidP="00F938D1">
            <w:pPr>
              <w:pStyle w:val="Normalwithspace"/>
              <w:spacing w:before="0"/>
              <w:jc w:val="left"/>
              <w:rPr>
                <w:rFonts w:asciiTheme="minorHAnsi" w:hAnsiTheme="minorHAnsi" w:cstheme="minorHAnsi"/>
              </w:rPr>
            </w:pPr>
            <w:r w:rsidRPr="00B0640D">
              <w:rPr>
                <w:rFonts w:asciiTheme="minorHAnsi" w:hAnsiTheme="minorHAnsi" w:cstheme="minorHAnsi"/>
              </w:rPr>
              <w:t>9(14)</w:t>
            </w:r>
          </w:p>
        </w:tc>
        <w:tc>
          <w:tcPr>
            <w:tcW w:w="960" w:type="dxa"/>
          </w:tcPr>
          <w:p w14:paraId="2BCAB75E" w14:textId="39686A96" w:rsidR="00F938D1" w:rsidRPr="00B0640D" w:rsidRDefault="007060DC" w:rsidP="00F938D1">
            <w:pPr>
              <w:rPr>
                <w:rFonts w:asciiTheme="minorHAnsi" w:hAnsiTheme="minorHAnsi" w:cstheme="minorHAnsi"/>
              </w:rPr>
            </w:pPr>
            <w:r>
              <w:rPr>
                <w:rFonts w:asciiTheme="minorHAnsi" w:hAnsiTheme="minorHAnsi" w:cstheme="minorHAnsi"/>
              </w:rPr>
              <w:t>20</w:t>
            </w:r>
          </w:p>
        </w:tc>
        <w:tc>
          <w:tcPr>
            <w:tcW w:w="2647" w:type="dxa"/>
          </w:tcPr>
          <w:p w14:paraId="1AE95DCD" w14:textId="27BB1F91" w:rsidR="00F938D1" w:rsidRPr="0017762A" w:rsidRDefault="000339E9" w:rsidP="00F938D1">
            <w:pPr>
              <w:rPr>
                <w:rFonts w:asciiTheme="minorHAnsi" w:hAnsiTheme="minorHAnsi" w:cstheme="minorHAnsi"/>
              </w:rPr>
            </w:pPr>
            <w:r w:rsidRPr="00E06696">
              <w:rPr>
                <w:rFonts w:asciiTheme="minorHAnsi" w:hAnsiTheme="minorHAnsi" w:cstheme="minorHAnsi"/>
                <w:szCs w:val="22"/>
              </w:rPr>
              <w:t xml:space="preserve">Sum of </w:t>
            </w:r>
            <w:r>
              <w:rPr>
                <w:rFonts w:asciiTheme="minorHAnsi" w:hAnsiTheme="minorHAnsi" w:cstheme="minorHAnsi"/>
                <w:szCs w:val="22"/>
              </w:rPr>
              <w:t>all</w:t>
            </w:r>
            <w:r w:rsidRPr="00E06696">
              <w:rPr>
                <w:rFonts w:asciiTheme="minorHAnsi" w:hAnsiTheme="minorHAnsi" w:cstheme="minorHAnsi"/>
                <w:szCs w:val="22"/>
              </w:rPr>
              <w:t xml:space="preserve"> detail records</w:t>
            </w:r>
            <w:r>
              <w:rPr>
                <w:rFonts w:asciiTheme="minorHAnsi" w:hAnsiTheme="minorHAnsi" w:cstheme="minorHAnsi"/>
                <w:szCs w:val="22"/>
              </w:rPr>
              <w:t>’</w:t>
            </w:r>
            <w:r w:rsidRPr="00E06696">
              <w:rPr>
                <w:rFonts w:asciiTheme="minorHAnsi" w:hAnsiTheme="minorHAnsi" w:cstheme="minorHAnsi"/>
                <w:szCs w:val="22"/>
              </w:rPr>
              <w:t xml:space="preserve"> </w:t>
            </w:r>
            <w:r>
              <w:rPr>
                <w:rFonts w:asciiTheme="minorHAnsi" w:hAnsiTheme="minorHAnsi" w:cstheme="minorHAnsi"/>
                <w:szCs w:val="22"/>
              </w:rPr>
              <w:t>CHECKSUM</w:t>
            </w:r>
          </w:p>
        </w:tc>
        <w:tc>
          <w:tcPr>
            <w:tcW w:w="2947" w:type="dxa"/>
          </w:tcPr>
          <w:p w14:paraId="05C05459" w14:textId="3695033E" w:rsidR="00F938D1" w:rsidRPr="00D23047" w:rsidRDefault="000339E9" w:rsidP="000339E9">
            <w:pPr>
              <w:pStyle w:val="Normalwithspace"/>
              <w:spacing w:before="0"/>
              <w:jc w:val="left"/>
              <w:rPr>
                <w:rFonts w:asciiTheme="minorHAnsi" w:hAnsiTheme="minorHAnsi" w:cstheme="minorHAnsi"/>
                <w:szCs w:val="22"/>
              </w:rPr>
            </w:pPr>
            <w:r>
              <w:rPr>
                <w:rFonts w:asciiTheme="minorHAnsi" w:hAnsiTheme="minorHAnsi" w:cstheme="minorHAnsi"/>
                <w:szCs w:val="22"/>
              </w:rPr>
              <w:t>Must equal the sum of all detail records’ CHECKSUM.</w:t>
            </w:r>
          </w:p>
        </w:tc>
        <w:tc>
          <w:tcPr>
            <w:tcW w:w="3001" w:type="dxa"/>
          </w:tcPr>
          <w:p w14:paraId="3E7089C3" w14:textId="64E6AB23" w:rsidR="00F938D1" w:rsidRPr="00E06696" w:rsidRDefault="000339E9" w:rsidP="00D9115F">
            <w:pPr>
              <w:keepNext/>
              <w:jc w:val="left"/>
              <w:rPr>
                <w:rFonts w:asciiTheme="minorHAnsi" w:hAnsiTheme="minorHAnsi" w:cstheme="minorHAnsi"/>
                <w:szCs w:val="22"/>
              </w:rPr>
            </w:pPr>
            <w:r w:rsidRPr="00E06696">
              <w:rPr>
                <w:rFonts w:asciiTheme="minorHAnsi" w:hAnsiTheme="minorHAnsi" w:cstheme="minorHAnsi"/>
                <w:szCs w:val="22"/>
              </w:rPr>
              <w:t>If the sum is bigger than 99,999,999,999,999, use the last 14 digits of the number.</w:t>
            </w:r>
          </w:p>
        </w:tc>
      </w:tr>
    </w:tbl>
    <w:p w14:paraId="76A2175F" w14:textId="447B143F" w:rsidR="00F938D1" w:rsidRPr="00525A76" w:rsidRDefault="00D9115F" w:rsidP="00D9115F">
      <w:pPr>
        <w:pStyle w:val="Caption"/>
        <w:rPr>
          <w:lang w:val="en-AU"/>
        </w:rPr>
      </w:pPr>
      <w:r>
        <w:t xml:space="preserve">Table </w:t>
      </w:r>
      <w:r>
        <w:fldChar w:fldCharType="begin"/>
      </w:r>
      <w:r>
        <w:instrText xml:space="preserve"> SEQ Table \* ARABIC </w:instrText>
      </w:r>
      <w:r>
        <w:fldChar w:fldCharType="separate"/>
      </w:r>
      <w:r w:rsidR="00FB29C8">
        <w:t>26</w:t>
      </w:r>
      <w:r>
        <w:fldChar w:fldCharType="end"/>
      </w:r>
      <w:r>
        <w:t xml:space="preserve"> </w:t>
      </w:r>
      <w:r>
        <w:fldChar w:fldCharType="begin"/>
      </w:r>
      <w:r>
        <w:instrText xml:space="preserve"> </w:instrText>
      </w:r>
      <w:r w:rsidRPr="00D9115F">
        <w:instrText>STYLEREF "Heading 3"</w:instrText>
      </w:r>
      <w:r>
        <w:instrText xml:space="preserve"> </w:instrText>
      </w:r>
      <w:r>
        <w:fldChar w:fldCharType="separate"/>
      </w:r>
      <w:r w:rsidR="00B90F7F">
        <w:t>Appendix A.12 – SGS Bonds/T-Bills Retail Auction/Syndication Results File Data Dictionary</w:t>
      </w:r>
      <w:r>
        <w:fldChar w:fldCharType="end"/>
      </w:r>
    </w:p>
    <w:p w14:paraId="4CD9E6EB" w14:textId="090D6934" w:rsidR="00C4554B" w:rsidRPr="00857344" w:rsidRDefault="00C4554B" w:rsidP="00634352">
      <w:pPr>
        <w:pStyle w:val="Heading3"/>
        <w:rPr>
          <w:highlight w:val="yellow"/>
        </w:rPr>
      </w:pPr>
      <w:bookmarkStart w:id="1102" w:name="_Appendix_A.13_-"/>
      <w:bookmarkStart w:id="1103" w:name="_Toc217999951"/>
      <w:bookmarkEnd w:id="1102"/>
      <w:r w:rsidRPr="00857344">
        <w:rPr>
          <w:highlight w:val="yellow"/>
        </w:rPr>
        <w:t>Appendix A.1</w:t>
      </w:r>
      <w:r w:rsidR="00CE1E64" w:rsidRPr="00857344">
        <w:rPr>
          <w:highlight w:val="yellow"/>
        </w:rPr>
        <w:t>3</w:t>
      </w:r>
      <w:r w:rsidRPr="00857344">
        <w:rPr>
          <w:highlight w:val="yellow"/>
        </w:rPr>
        <w:t xml:space="preserve"> -</w:t>
      </w:r>
      <w:r w:rsidR="000C4CE9" w:rsidRPr="00857344">
        <w:rPr>
          <w:highlight w:val="yellow"/>
        </w:rPr>
        <w:t xml:space="preserve"> </w:t>
      </w:r>
      <w:r w:rsidRPr="00857344">
        <w:rPr>
          <w:highlight w:val="yellow"/>
        </w:rPr>
        <w:t>Institutional A</w:t>
      </w:r>
      <w:r w:rsidR="00FB2DFF" w:rsidRPr="00857344">
        <w:rPr>
          <w:highlight w:val="yellow"/>
        </w:rPr>
        <w:t>uction</w:t>
      </w:r>
      <w:r w:rsidRPr="00857344">
        <w:rPr>
          <w:highlight w:val="yellow"/>
        </w:rPr>
        <w:t xml:space="preserve"> Results File Data Dictionary</w:t>
      </w:r>
      <w:bookmarkEnd w:id="1103"/>
    </w:p>
    <w:tbl>
      <w:tblPr>
        <w:tblStyle w:val="TableGrid"/>
        <w:tblW w:w="14170" w:type="dxa"/>
        <w:tblLook w:val="04A0" w:firstRow="1" w:lastRow="0" w:firstColumn="1" w:lastColumn="0" w:noHBand="0" w:noVBand="1"/>
        <w:tblPrChange w:id="1104" w:author="Han Xie CHAI (MAS)" w:date="2026-01-14T15:50:00Z" w16du:dateUtc="2026-01-14T07:50:00Z">
          <w:tblPr>
            <w:tblStyle w:val="TableGrid"/>
            <w:tblW w:w="14170" w:type="dxa"/>
            <w:tblLook w:val="04A0" w:firstRow="1" w:lastRow="0" w:firstColumn="1" w:lastColumn="0" w:noHBand="0" w:noVBand="1"/>
          </w:tblPr>
        </w:tblPrChange>
      </w:tblPr>
      <w:tblGrid>
        <w:gridCol w:w="936"/>
        <w:gridCol w:w="3194"/>
        <w:gridCol w:w="1390"/>
        <w:gridCol w:w="1333"/>
        <w:gridCol w:w="3747"/>
        <w:gridCol w:w="3570"/>
        <w:tblGridChange w:id="1105">
          <w:tblGrid>
            <w:gridCol w:w="883"/>
            <w:gridCol w:w="42"/>
            <w:gridCol w:w="11"/>
            <w:gridCol w:w="2565"/>
            <w:gridCol w:w="576"/>
            <w:gridCol w:w="53"/>
            <w:gridCol w:w="774"/>
            <w:gridCol w:w="564"/>
            <w:gridCol w:w="52"/>
            <w:gridCol w:w="725"/>
            <w:gridCol w:w="557"/>
            <w:gridCol w:w="51"/>
            <w:gridCol w:w="3477"/>
            <w:gridCol w:w="251"/>
            <w:gridCol w:w="19"/>
            <w:gridCol w:w="3570"/>
          </w:tblGrid>
        </w:tblGridChange>
      </w:tblGrid>
      <w:tr w:rsidR="00517ADD" w:rsidRPr="00300889" w14:paraId="52BB432D" w14:textId="77777777" w:rsidTr="00B16216">
        <w:tc>
          <w:tcPr>
            <w:tcW w:w="936" w:type="dxa"/>
            <w:shd w:val="clear" w:color="auto" w:fill="D9D9D9" w:themeFill="background1" w:themeFillShade="D9"/>
            <w:tcPrChange w:id="1106" w:author="Han Xie CHAI (MAS)" w:date="2026-01-14T15:50:00Z" w16du:dateUtc="2026-01-14T07:50:00Z">
              <w:tcPr>
                <w:tcW w:w="937" w:type="dxa"/>
                <w:gridSpan w:val="2"/>
                <w:shd w:val="clear" w:color="auto" w:fill="D9D9D9" w:themeFill="background1" w:themeFillShade="D9"/>
              </w:tcPr>
            </w:tcPrChange>
          </w:tcPr>
          <w:p w14:paraId="1058EC34" w14:textId="77777777" w:rsidR="00517ADD" w:rsidRPr="00300889" w:rsidRDefault="00517ADD" w:rsidP="002C45C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S/N</w:t>
            </w:r>
          </w:p>
        </w:tc>
        <w:tc>
          <w:tcPr>
            <w:tcW w:w="3194" w:type="dxa"/>
            <w:shd w:val="clear" w:color="auto" w:fill="D9D9D9" w:themeFill="background1" w:themeFillShade="D9"/>
            <w:tcPrChange w:id="1107" w:author="Han Xie CHAI (MAS)" w:date="2026-01-14T15:50:00Z" w16du:dateUtc="2026-01-14T07:50:00Z">
              <w:tcPr>
                <w:tcW w:w="2405" w:type="dxa"/>
                <w:gridSpan w:val="2"/>
                <w:shd w:val="clear" w:color="auto" w:fill="D9D9D9" w:themeFill="background1" w:themeFillShade="D9"/>
              </w:tcPr>
            </w:tcPrChange>
          </w:tcPr>
          <w:p w14:paraId="3E6A2E9A" w14:textId="77777777" w:rsidR="00517ADD" w:rsidRPr="00300889" w:rsidRDefault="00517ADD" w:rsidP="002C45C3">
            <w:pPr>
              <w:pStyle w:val="Normalwithspace"/>
              <w:spacing w:before="0"/>
              <w:jc w:val="left"/>
              <w:rPr>
                <w:rFonts w:asciiTheme="minorHAnsi" w:hAnsiTheme="minorHAnsi" w:cstheme="minorHAnsi"/>
                <w:b/>
                <w:bCs/>
                <w:lang w:val="en-AU"/>
              </w:rPr>
            </w:pPr>
            <w:commentRangeStart w:id="1108"/>
            <w:r>
              <w:rPr>
                <w:rFonts w:asciiTheme="minorHAnsi" w:hAnsiTheme="minorHAnsi" w:cstheme="minorHAnsi"/>
                <w:b/>
                <w:bCs/>
                <w:lang w:val="en-AU"/>
              </w:rPr>
              <w:t xml:space="preserve">Field </w:t>
            </w:r>
            <w:r w:rsidRPr="00300889">
              <w:rPr>
                <w:rFonts w:asciiTheme="minorHAnsi" w:hAnsiTheme="minorHAnsi" w:cstheme="minorHAnsi"/>
                <w:b/>
                <w:bCs/>
                <w:lang w:val="en-AU"/>
              </w:rPr>
              <w:t>Name</w:t>
            </w:r>
            <w:commentRangeEnd w:id="1108"/>
            <w:r w:rsidR="009227A6">
              <w:rPr>
                <w:rStyle w:val="CommentReference"/>
                <w:lang w:val="en-US"/>
              </w:rPr>
              <w:commentReference w:id="1108"/>
            </w:r>
          </w:p>
        </w:tc>
        <w:tc>
          <w:tcPr>
            <w:tcW w:w="1390" w:type="dxa"/>
            <w:shd w:val="clear" w:color="auto" w:fill="D9D9D9" w:themeFill="background1" w:themeFillShade="D9"/>
            <w:tcPrChange w:id="1109" w:author="Han Xie CHAI (MAS)" w:date="2026-01-14T15:50:00Z" w16du:dateUtc="2026-01-14T07:50:00Z">
              <w:tcPr>
                <w:tcW w:w="1406" w:type="dxa"/>
                <w:gridSpan w:val="3"/>
                <w:shd w:val="clear" w:color="auto" w:fill="D9D9D9" w:themeFill="background1" w:themeFillShade="D9"/>
              </w:tcPr>
            </w:tcPrChange>
          </w:tcPr>
          <w:p w14:paraId="0A8AAE21" w14:textId="4633D4C4" w:rsidR="00517ADD" w:rsidRPr="00300889" w:rsidRDefault="00517ADD" w:rsidP="002C45C3">
            <w:pPr>
              <w:pStyle w:val="Normalwithspace"/>
              <w:spacing w:before="0"/>
              <w:jc w:val="left"/>
              <w:rPr>
                <w:rFonts w:asciiTheme="minorHAnsi" w:hAnsiTheme="minorHAnsi" w:cstheme="minorHAnsi"/>
                <w:b/>
                <w:bCs/>
                <w:lang w:val="en-AU"/>
              </w:rPr>
            </w:pPr>
            <w:proofErr w:type="gramStart"/>
            <w:r>
              <w:rPr>
                <w:rFonts w:asciiTheme="minorHAnsi" w:hAnsiTheme="minorHAnsi" w:cstheme="minorHAnsi"/>
                <w:b/>
                <w:bCs/>
                <w:lang w:val="en-AU"/>
              </w:rPr>
              <w:t>Type(</w:t>
            </w:r>
            <w:proofErr w:type="gramEnd"/>
            <w:r>
              <w:rPr>
                <w:rFonts w:asciiTheme="minorHAnsi" w:hAnsiTheme="minorHAnsi" w:cstheme="minorHAnsi"/>
                <w:b/>
                <w:bCs/>
                <w:lang w:val="en-AU"/>
              </w:rPr>
              <w:t>Max Length)</w:t>
            </w:r>
          </w:p>
        </w:tc>
        <w:tc>
          <w:tcPr>
            <w:tcW w:w="1333" w:type="dxa"/>
            <w:shd w:val="clear" w:color="auto" w:fill="D9D9D9" w:themeFill="background1" w:themeFillShade="D9"/>
            <w:tcPrChange w:id="1110" w:author="Han Xie CHAI (MAS)" w:date="2026-01-14T15:50:00Z" w16du:dateUtc="2026-01-14T07:50:00Z">
              <w:tcPr>
                <w:tcW w:w="1343" w:type="dxa"/>
                <w:gridSpan w:val="3"/>
                <w:shd w:val="clear" w:color="auto" w:fill="D9D9D9" w:themeFill="background1" w:themeFillShade="D9"/>
              </w:tcPr>
            </w:tcPrChange>
          </w:tcPr>
          <w:p w14:paraId="5C2B9D98" w14:textId="1612AB16" w:rsidR="00517ADD" w:rsidRDefault="00517ADD" w:rsidP="002C45C3">
            <w:pPr>
              <w:pStyle w:val="Normalwithspace"/>
              <w:spacing w:before="0"/>
              <w:jc w:val="left"/>
              <w:rPr>
                <w:rFonts w:asciiTheme="minorHAnsi" w:hAnsiTheme="minorHAnsi" w:cstheme="minorHAnsi"/>
                <w:b/>
                <w:bCs/>
                <w:lang w:val="en-AU"/>
              </w:rPr>
            </w:pPr>
          </w:p>
          <w:p w14:paraId="09869F9B" w14:textId="579B531B" w:rsidR="00EC2399" w:rsidRPr="00857344" w:rsidRDefault="00EC2399" w:rsidP="002C45C3">
            <w:pPr>
              <w:pStyle w:val="Normalwithspace"/>
              <w:spacing w:before="0"/>
              <w:jc w:val="left"/>
              <w:rPr>
                <w:rFonts w:asciiTheme="minorHAnsi" w:hAnsiTheme="minorHAnsi" w:cstheme="minorHAnsi"/>
                <w:lang w:val="en-AU"/>
              </w:rPr>
            </w:pPr>
            <w:r w:rsidRPr="00857344">
              <w:rPr>
                <w:rFonts w:asciiTheme="minorHAnsi" w:hAnsiTheme="minorHAnsi" w:cstheme="minorHAnsi"/>
                <w:lang w:val="en-AU"/>
              </w:rPr>
              <w:t>(</w:t>
            </w:r>
            <w:r w:rsidR="00E266C1" w:rsidRPr="00E266C1">
              <w:rPr>
                <w:rFonts w:asciiTheme="minorHAnsi" w:hAnsiTheme="minorHAnsi" w:cstheme="minorHAnsi"/>
                <w:lang w:val="en-AU"/>
              </w:rPr>
              <w:t>Remove</w:t>
            </w:r>
            <w:r w:rsidRPr="00857344">
              <w:rPr>
                <w:rFonts w:asciiTheme="minorHAnsi" w:hAnsiTheme="minorHAnsi" w:cstheme="minorHAnsi"/>
                <w:lang w:val="en-AU"/>
              </w:rPr>
              <w:t xml:space="preserve"> this column as the field names in this csv file is more readable and self-explanatory than those in .txt files.)</w:t>
            </w:r>
          </w:p>
        </w:tc>
        <w:tc>
          <w:tcPr>
            <w:tcW w:w="3747" w:type="dxa"/>
            <w:shd w:val="clear" w:color="auto" w:fill="D9D9D9" w:themeFill="background1" w:themeFillShade="D9"/>
            <w:tcPrChange w:id="1111" w:author="Han Xie CHAI (MAS)" w:date="2026-01-14T15:50:00Z" w16du:dateUtc="2026-01-14T07:50:00Z">
              <w:tcPr>
                <w:tcW w:w="4169" w:type="dxa"/>
                <w:gridSpan w:val="3"/>
                <w:shd w:val="clear" w:color="auto" w:fill="D9D9D9" w:themeFill="background1" w:themeFillShade="D9"/>
              </w:tcPr>
            </w:tcPrChange>
          </w:tcPr>
          <w:p w14:paraId="0CA5B283" w14:textId="50005BB8" w:rsidR="00517ADD" w:rsidRPr="00300889" w:rsidRDefault="00517ADD" w:rsidP="002C45C3">
            <w:pPr>
              <w:pStyle w:val="Normalwithspace"/>
              <w:spacing w:before="0"/>
              <w:jc w:val="left"/>
              <w:rPr>
                <w:rFonts w:asciiTheme="minorHAnsi" w:hAnsiTheme="minorHAnsi" w:cstheme="minorHAnsi"/>
                <w:b/>
                <w:bCs/>
                <w:lang w:val="en-AU"/>
              </w:rPr>
            </w:pPr>
            <w:del w:id="1112" w:author="Yichen GU from.TOPPAN (MAS)" w:date="2026-01-14T15:49:00Z" w16du:dateUtc="2026-01-14T07:49:00Z">
              <w:r w:rsidDel="0064707F">
                <w:rPr>
                  <w:rFonts w:asciiTheme="minorHAnsi" w:hAnsiTheme="minorHAnsi" w:cstheme="minorHAnsi"/>
                  <w:b/>
                  <w:bCs/>
                  <w:lang w:val="en-AU"/>
                </w:rPr>
                <w:delText xml:space="preserve">Validation </w:delText>
              </w:r>
            </w:del>
            <w:ins w:id="1113" w:author="Yichen GU from.TOPPAN (MAS)" w:date="2026-01-14T15:49:00Z" w16du:dateUtc="2026-01-14T07:49:00Z">
              <w:r w:rsidR="0064707F">
                <w:rPr>
                  <w:rFonts w:asciiTheme="minorHAnsi" w:hAnsiTheme="minorHAnsi" w:cstheme="minorHAnsi"/>
                  <w:b/>
                  <w:bCs/>
                  <w:lang w:val="en-AU"/>
                </w:rPr>
                <w:t xml:space="preserve">Generation </w:t>
              </w:r>
            </w:ins>
            <w:r>
              <w:rPr>
                <w:rFonts w:asciiTheme="minorHAnsi" w:hAnsiTheme="minorHAnsi" w:cstheme="minorHAnsi"/>
                <w:b/>
                <w:bCs/>
                <w:lang w:val="en-AU"/>
              </w:rPr>
              <w:t>Rules</w:t>
            </w:r>
          </w:p>
        </w:tc>
        <w:tc>
          <w:tcPr>
            <w:tcW w:w="3570" w:type="dxa"/>
            <w:shd w:val="clear" w:color="auto" w:fill="D9D9D9" w:themeFill="background1" w:themeFillShade="D9"/>
            <w:tcPrChange w:id="1114" w:author="Han Xie CHAI (MAS)" w:date="2026-01-14T15:50:00Z" w16du:dateUtc="2026-01-14T07:50:00Z">
              <w:tcPr>
                <w:tcW w:w="3910" w:type="dxa"/>
                <w:gridSpan w:val="3"/>
                <w:shd w:val="clear" w:color="auto" w:fill="D9D9D9" w:themeFill="background1" w:themeFillShade="D9"/>
              </w:tcPr>
            </w:tcPrChange>
          </w:tcPr>
          <w:p w14:paraId="4BBDFDB7" w14:textId="77777777" w:rsidR="00517ADD" w:rsidRPr="00300889" w:rsidRDefault="00517ADD" w:rsidP="002C45C3">
            <w:pPr>
              <w:pStyle w:val="Normalwithspace"/>
              <w:spacing w:before="0"/>
              <w:jc w:val="left"/>
              <w:rPr>
                <w:rFonts w:asciiTheme="minorHAnsi" w:hAnsiTheme="minorHAnsi" w:cstheme="minorHAnsi"/>
                <w:b/>
                <w:bCs/>
                <w:lang w:val="en-AU"/>
              </w:rPr>
            </w:pPr>
            <w:r w:rsidRPr="00300889">
              <w:rPr>
                <w:rFonts w:asciiTheme="minorHAnsi" w:hAnsiTheme="minorHAnsi" w:cstheme="minorHAnsi"/>
                <w:b/>
                <w:bCs/>
                <w:lang w:val="en-AU"/>
              </w:rPr>
              <w:t>Remarks</w:t>
            </w:r>
          </w:p>
        </w:tc>
      </w:tr>
      <w:tr w:rsidR="00517ADD" w:rsidRPr="00300889" w14:paraId="73D3D919" w14:textId="77777777" w:rsidTr="00B16216">
        <w:tc>
          <w:tcPr>
            <w:tcW w:w="936" w:type="dxa"/>
            <w:shd w:val="clear" w:color="auto" w:fill="F2F2F2" w:themeFill="background1" w:themeFillShade="F2"/>
            <w:tcPrChange w:id="1115" w:author="Han Xie CHAI (MAS)" w:date="2026-01-14T15:50:00Z" w16du:dateUtc="2026-01-14T07:50:00Z">
              <w:tcPr>
                <w:tcW w:w="937" w:type="dxa"/>
                <w:gridSpan w:val="2"/>
                <w:shd w:val="clear" w:color="auto" w:fill="F2F2F2" w:themeFill="background1" w:themeFillShade="F2"/>
              </w:tcPr>
            </w:tcPrChange>
          </w:tcPr>
          <w:p w14:paraId="7395529A" w14:textId="77777777" w:rsidR="00517ADD" w:rsidRPr="00C617CA" w:rsidRDefault="00517ADD" w:rsidP="00857344">
            <w:pPr>
              <w:pStyle w:val="ListParagraph"/>
              <w:numPr>
                <w:ilvl w:val="0"/>
                <w:numId w:val="129"/>
              </w:numPr>
            </w:pPr>
          </w:p>
        </w:tc>
        <w:tc>
          <w:tcPr>
            <w:tcW w:w="3194" w:type="dxa"/>
            <w:shd w:val="clear" w:color="auto" w:fill="F2F2F2" w:themeFill="background1" w:themeFillShade="F2"/>
            <w:tcPrChange w:id="1116" w:author="Han Xie CHAI (MAS)" w:date="2026-01-14T15:50:00Z" w16du:dateUtc="2026-01-14T07:50:00Z">
              <w:tcPr>
                <w:tcW w:w="2405" w:type="dxa"/>
                <w:gridSpan w:val="2"/>
                <w:shd w:val="clear" w:color="auto" w:fill="F2F2F2" w:themeFill="background1" w:themeFillShade="F2"/>
              </w:tcPr>
            </w:tcPrChange>
          </w:tcPr>
          <w:p w14:paraId="428ED741" w14:textId="4E7C1717"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PD Code</w:t>
            </w:r>
          </w:p>
        </w:tc>
        <w:tc>
          <w:tcPr>
            <w:tcW w:w="1390" w:type="dxa"/>
            <w:shd w:val="clear" w:color="auto" w:fill="F2F2F2" w:themeFill="background1" w:themeFillShade="F2"/>
            <w:tcPrChange w:id="1117" w:author="Han Xie CHAI (MAS)" w:date="2026-01-14T15:50:00Z" w16du:dateUtc="2026-01-14T07:50:00Z">
              <w:tcPr>
                <w:tcW w:w="1406" w:type="dxa"/>
                <w:gridSpan w:val="3"/>
                <w:shd w:val="clear" w:color="auto" w:fill="F2F2F2" w:themeFill="background1" w:themeFillShade="F2"/>
              </w:tcPr>
            </w:tcPrChange>
          </w:tcPr>
          <w:p w14:paraId="7CE4B572" w14:textId="7E7F4259" w:rsidR="00517ADD" w:rsidRPr="00C617CA" w:rsidRDefault="00FC7939"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9(4)</w:t>
            </w:r>
          </w:p>
        </w:tc>
        <w:tc>
          <w:tcPr>
            <w:tcW w:w="1333" w:type="dxa"/>
            <w:shd w:val="clear" w:color="auto" w:fill="F2F2F2" w:themeFill="background1" w:themeFillShade="F2"/>
            <w:tcPrChange w:id="1118" w:author="Han Xie CHAI (MAS)" w:date="2026-01-14T15:50:00Z" w16du:dateUtc="2026-01-14T07:50:00Z">
              <w:tcPr>
                <w:tcW w:w="1343" w:type="dxa"/>
                <w:gridSpan w:val="3"/>
                <w:shd w:val="clear" w:color="auto" w:fill="F2F2F2" w:themeFill="background1" w:themeFillShade="F2"/>
              </w:tcPr>
            </w:tcPrChange>
          </w:tcPr>
          <w:p w14:paraId="60B0D9BA" w14:textId="0CB7EB14"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119" w:author="Han Xie CHAI (MAS)" w:date="2026-01-14T15:50:00Z" w16du:dateUtc="2026-01-14T07:50:00Z">
              <w:tcPr>
                <w:tcW w:w="4169" w:type="dxa"/>
                <w:gridSpan w:val="3"/>
                <w:shd w:val="clear" w:color="auto" w:fill="F2F2F2" w:themeFill="background1" w:themeFillShade="F2"/>
              </w:tcPr>
            </w:tcPrChange>
          </w:tcPr>
          <w:p w14:paraId="7B9D9FCA" w14:textId="0808CCC7" w:rsidR="00517ADD" w:rsidRPr="00C617CA" w:rsidRDefault="00E266C1"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a valid 4-digit bank code of t</w:t>
            </w:r>
            <w:r w:rsidR="00D07E37">
              <w:rPr>
                <w:rFonts w:asciiTheme="minorHAnsi" w:hAnsiTheme="minorHAnsi" w:cstheme="minorHAnsi"/>
                <w:lang w:val="en-AU"/>
              </w:rPr>
              <w:t>he</w:t>
            </w:r>
            <w:r>
              <w:rPr>
                <w:rFonts w:asciiTheme="minorHAnsi" w:hAnsiTheme="minorHAnsi" w:cstheme="minorHAnsi"/>
                <w:lang w:val="en-AU"/>
              </w:rPr>
              <w:t xml:space="preserve"> PD</w:t>
            </w:r>
            <w:r w:rsidR="00D07E37">
              <w:rPr>
                <w:rFonts w:asciiTheme="minorHAnsi" w:hAnsiTheme="minorHAnsi" w:cstheme="minorHAnsi"/>
                <w:lang w:val="en-AU"/>
              </w:rPr>
              <w:t xml:space="preserve"> that submitted this institutional bid</w:t>
            </w:r>
            <w:r w:rsidR="001E3333">
              <w:rPr>
                <w:rFonts w:asciiTheme="minorHAnsi" w:hAnsiTheme="minorHAnsi" w:cstheme="minorHAnsi"/>
                <w:lang w:val="en-AU"/>
              </w:rPr>
              <w:t>.</w:t>
            </w:r>
          </w:p>
        </w:tc>
        <w:tc>
          <w:tcPr>
            <w:tcW w:w="3570" w:type="dxa"/>
            <w:shd w:val="clear" w:color="auto" w:fill="F2F2F2" w:themeFill="background1" w:themeFillShade="F2"/>
            <w:tcPrChange w:id="1120" w:author="Han Xie CHAI (MAS)" w:date="2026-01-14T15:50:00Z" w16du:dateUtc="2026-01-14T07:50:00Z">
              <w:tcPr>
                <w:tcW w:w="3910" w:type="dxa"/>
                <w:gridSpan w:val="3"/>
                <w:shd w:val="clear" w:color="auto" w:fill="F2F2F2" w:themeFill="background1" w:themeFillShade="F2"/>
              </w:tcPr>
            </w:tcPrChange>
          </w:tcPr>
          <w:p w14:paraId="690805D0" w14:textId="24E5DAF5" w:rsidR="00517ADD" w:rsidRPr="00C617CA" w:rsidRDefault="00517ADD" w:rsidP="002C45C3">
            <w:pPr>
              <w:pStyle w:val="Normalwithspace"/>
              <w:spacing w:before="0"/>
              <w:jc w:val="left"/>
              <w:rPr>
                <w:rFonts w:asciiTheme="minorHAnsi" w:hAnsiTheme="minorHAnsi" w:cstheme="minorHAnsi"/>
                <w:lang w:val="en-AU"/>
              </w:rPr>
            </w:pPr>
          </w:p>
        </w:tc>
      </w:tr>
      <w:tr w:rsidR="00FC7939" w:rsidRPr="00300889" w14:paraId="602C192B" w14:textId="77777777" w:rsidTr="00B16216">
        <w:tc>
          <w:tcPr>
            <w:tcW w:w="936" w:type="dxa"/>
            <w:shd w:val="clear" w:color="auto" w:fill="F2F2F2" w:themeFill="background1" w:themeFillShade="F2"/>
            <w:tcPrChange w:id="1121" w:author="Han Xie CHAI (MAS)" w:date="2026-01-14T15:50:00Z" w16du:dateUtc="2026-01-14T07:50:00Z">
              <w:tcPr>
                <w:tcW w:w="937" w:type="dxa"/>
                <w:gridSpan w:val="2"/>
                <w:shd w:val="clear" w:color="auto" w:fill="F2F2F2" w:themeFill="background1" w:themeFillShade="F2"/>
              </w:tcPr>
            </w:tcPrChange>
          </w:tcPr>
          <w:p w14:paraId="623C8FB4" w14:textId="77777777" w:rsidR="00FC7939" w:rsidRDefault="00FC7939" w:rsidP="00857344">
            <w:pPr>
              <w:pStyle w:val="ListParagraph"/>
            </w:pPr>
          </w:p>
        </w:tc>
        <w:tc>
          <w:tcPr>
            <w:tcW w:w="3194" w:type="dxa"/>
            <w:shd w:val="clear" w:color="auto" w:fill="F2F2F2" w:themeFill="background1" w:themeFillShade="F2"/>
            <w:tcPrChange w:id="1122" w:author="Han Xie CHAI (MAS)" w:date="2026-01-14T15:50:00Z" w16du:dateUtc="2026-01-14T07:50:00Z">
              <w:tcPr>
                <w:tcW w:w="2405" w:type="dxa"/>
                <w:gridSpan w:val="2"/>
                <w:shd w:val="clear" w:color="auto" w:fill="F2F2F2" w:themeFill="background1" w:themeFillShade="F2"/>
              </w:tcPr>
            </w:tcPrChange>
          </w:tcPr>
          <w:p w14:paraId="4861E9BF" w14:textId="10761CE0" w:rsidR="00FC7939" w:rsidRDefault="00FC7939"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PD Name</w:t>
            </w:r>
          </w:p>
        </w:tc>
        <w:tc>
          <w:tcPr>
            <w:tcW w:w="1390" w:type="dxa"/>
            <w:shd w:val="clear" w:color="auto" w:fill="F2F2F2" w:themeFill="background1" w:themeFillShade="F2"/>
            <w:tcPrChange w:id="1123" w:author="Han Xie CHAI (MAS)" w:date="2026-01-14T15:50:00Z" w16du:dateUtc="2026-01-14T07:50:00Z">
              <w:tcPr>
                <w:tcW w:w="1406" w:type="dxa"/>
                <w:gridSpan w:val="3"/>
                <w:shd w:val="clear" w:color="auto" w:fill="F2F2F2" w:themeFill="background1" w:themeFillShade="F2"/>
              </w:tcPr>
            </w:tcPrChange>
          </w:tcPr>
          <w:p w14:paraId="6F5119CD" w14:textId="56F3A9CC" w:rsidR="00FC7939" w:rsidRPr="00C617CA" w:rsidRDefault="00FC7939" w:rsidP="002C45C3">
            <w:pPr>
              <w:pStyle w:val="Normalwithspace"/>
              <w:spacing w:before="0"/>
              <w:jc w:val="left"/>
              <w:rPr>
                <w:rFonts w:asciiTheme="minorHAnsi" w:hAnsiTheme="minorHAnsi" w:cstheme="minorHAnsi"/>
                <w:lang w:val="en-AU"/>
              </w:rPr>
            </w:pPr>
            <w:proofErr w:type="gramStart"/>
            <w:r w:rsidRPr="00C21EA2">
              <w:rPr>
                <w:rFonts w:asciiTheme="minorHAnsi" w:hAnsiTheme="minorHAnsi" w:cstheme="minorHAnsi"/>
                <w:highlight w:val="yellow"/>
                <w:lang w:val="en-AU"/>
              </w:rPr>
              <w:t>X(</w:t>
            </w:r>
            <w:commentRangeStart w:id="1124"/>
            <w:proofErr w:type="gramEnd"/>
            <w:r w:rsidR="008D6402" w:rsidRPr="00C21EA2">
              <w:rPr>
                <w:rFonts w:asciiTheme="minorHAnsi" w:hAnsiTheme="minorHAnsi" w:cstheme="minorHAnsi"/>
                <w:highlight w:val="yellow"/>
                <w:lang w:val="en-AU"/>
              </w:rPr>
              <w:t>50</w:t>
            </w:r>
            <w:commentRangeEnd w:id="1124"/>
            <w:r w:rsidR="0034772B">
              <w:rPr>
                <w:rStyle w:val="CommentReference"/>
                <w:lang w:val="en-US"/>
              </w:rPr>
              <w:commentReference w:id="1124"/>
            </w:r>
            <w:r w:rsidRPr="00C21EA2">
              <w:rPr>
                <w:rFonts w:asciiTheme="minorHAnsi" w:hAnsiTheme="minorHAnsi" w:cstheme="minorHAnsi"/>
                <w:highlight w:val="yellow"/>
                <w:lang w:val="en-AU"/>
              </w:rPr>
              <w:t>)</w:t>
            </w:r>
          </w:p>
        </w:tc>
        <w:tc>
          <w:tcPr>
            <w:tcW w:w="1333" w:type="dxa"/>
            <w:shd w:val="clear" w:color="auto" w:fill="F2F2F2" w:themeFill="background1" w:themeFillShade="F2"/>
            <w:tcPrChange w:id="1125" w:author="Han Xie CHAI (MAS)" w:date="2026-01-14T15:50:00Z" w16du:dateUtc="2026-01-14T07:50:00Z">
              <w:tcPr>
                <w:tcW w:w="1343" w:type="dxa"/>
                <w:gridSpan w:val="3"/>
                <w:shd w:val="clear" w:color="auto" w:fill="F2F2F2" w:themeFill="background1" w:themeFillShade="F2"/>
              </w:tcPr>
            </w:tcPrChange>
          </w:tcPr>
          <w:p w14:paraId="1557D060" w14:textId="447258D6" w:rsidR="00FC7939" w:rsidRPr="00C617CA" w:rsidRDefault="00FC7939"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126" w:author="Han Xie CHAI (MAS)" w:date="2026-01-14T15:50:00Z" w16du:dateUtc="2026-01-14T07:50:00Z">
              <w:tcPr>
                <w:tcW w:w="4169" w:type="dxa"/>
                <w:gridSpan w:val="3"/>
                <w:shd w:val="clear" w:color="auto" w:fill="F2F2F2" w:themeFill="background1" w:themeFillShade="F2"/>
              </w:tcPr>
            </w:tcPrChange>
          </w:tcPr>
          <w:p w14:paraId="64E1B2F0" w14:textId="7F6DAFC9" w:rsidR="00FB4412" w:rsidRPr="00C617CA" w:rsidRDefault="001E3333"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a valid name of this PD.</w:t>
            </w:r>
          </w:p>
        </w:tc>
        <w:tc>
          <w:tcPr>
            <w:tcW w:w="3570" w:type="dxa"/>
            <w:shd w:val="clear" w:color="auto" w:fill="F2F2F2" w:themeFill="background1" w:themeFillShade="F2"/>
            <w:tcPrChange w:id="1127" w:author="Han Xie CHAI (MAS)" w:date="2026-01-14T15:50:00Z" w16du:dateUtc="2026-01-14T07:50:00Z">
              <w:tcPr>
                <w:tcW w:w="3910" w:type="dxa"/>
                <w:gridSpan w:val="3"/>
                <w:shd w:val="clear" w:color="auto" w:fill="F2F2F2" w:themeFill="background1" w:themeFillShade="F2"/>
              </w:tcPr>
            </w:tcPrChange>
          </w:tcPr>
          <w:p w14:paraId="5F1DFC0B" w14:textId="00D7CF56" w:rsidR="00881B00" w:rsidRDefault="00881B00" w:rsidP="002C45C3">
            <w:pPr>
              <w:pStyle w:val="Normalwithspace"/>
              <w:spacing w:before="0"/>
              <w:jc w:val="left"/>
              <w:rPr>
                <w:ins w:id="1128" w:author="Yichen GU from.TOPPAN (MAS)" w:date="2026-01-16T15:34:00Z" w16du:dateUtc="2026-01-16T07:34:00Z"/>
                <w:rFonts w:asciiTheme="minorHAnsi" w:hAnsiTheme="minorHAnsi" w:cstheme="minorHAnsi"/>
                <w:lang w:val="en-AU"/>
              </w:rPr>
            </w:pPr>
            <w:ins w:id="1129" w:author="Yichen GU from.TOPPAN (MAS)" w:date="2026-01-16T15:34:00Z" w16du:dateUtc="2026-01-16T07:34:00Z">
              <w:r>
                <w:rPr>
                  <w:rFonts w:asciiTheme="minorHAnsi" w:hAnsiTheme="minorHAnsi" w:cstheme="minorHAnsi"/>
                  <w:szCs w:val="22"/>
                </w:rPr>
                <w:t>Allows special characters.</w:t>
              </w:r>
            </w:ins>
          </w:p>
          <w:p w14:paraId="419A86A4" w14:textId="46770595" w:rsidR="00FC7939" w:rsidRDefault="00FB4412"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The maximum length allowed should follow the entity management input field.</w:t>
            </w:r>
          </w:p>
        </w:tc>
      </w:tr>
      <w:tr w:rsidR="00517ADD" w:rsidRPr="00300889" w14:paraId="13FB724B" w14:textId="77777777" w:rsidTr="00B16216">
        <w:tc>
          <w:tcPr>
            <w:tcW w:w="936" w:type="dxa"/>
            <w:shd w:val="clear" w:color="auto" w:fill="F2F2F2" w:themeFill="background1" w:themeFillShade="F2"/>
            <w:tcPrChange w:id="1130" w:author="Han Xie CHAI (MAS)" w:date="2026-01-14T15:50:00Z" w16du:dateUtc="2026-01-14T07:50:00Z">
              <w:tcPr>
                <w:tcW w:w="937" w:type="dxa"/>
                <w:gridSpan w:val="2"/>
                <w:shd w:val="clear" w:color="auto" w:fill="F2F2F2" w:themeFill="background1" w:themeFillShade="F2"/>
              </w:tcPr>
            </w:tcPrChange>
          </w:tcPr>
          <w:p w14:paraId="23CB2743" w14:textId="77777777" w:rsidR="00517ADD" w:rsidRPr="00C617CA" w:rsidRDefault="00517ADD" w:rsidP="00857344">
            <w:pPr>
              <w:pStyle w:val="ListParagraph"/>
            </w:pPr>
          </w:p>
        </w:tc>
        <w:tc>
          <w:tcPr>
            <w:tcW w:w="3194" w:type="dxa"/>
            <w:shd w:val="clear" w:color="auto" w:fill="F2F2F2" w:themeFill="background1" w:themeFillShade="F2"/>
            <w:tcPrChange w:id="1131" w:author="Han Xie CHAI (MAS)" w:date="2026-01-14T15:50:00Z" w16du:dateUtc="2026-01-14T07:50:00Z">
              <w:tcPr>
                <w:tcW w:w="2405" w:type="dxa"/>
                <w:gridSpan w:val="2"/>
                <w:shd w:val="clear" w:color="auto" w:fill="F2F2F2" w:themeFill="background1" w:themeFillShade="F2"/>
              </w:tcPr>
            </w:tcPrChange>
          </w:tcPr>
          <w:p w14:paraId="43AE01EB" w14:textId="0B28CFE2"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Issue Code</w:t>
            </w:r>
          </w:p>
        </w:tc>
        <w:tc>
          <w:tcPr>
            <w:tcW w:w="1390" w:type="dxa"/>
            <w:shd w:val="clear" w:color="auto" w:fill="F2F2F2" w:themeFill="background1" w:themeFillShade="F2"/>
            <w:tcPrChange w:id="1132" w:author="Han Xie CHAI (MAS)" w:date="2026-01-14T15:50:00Z" w16du:dateUtc="2026-01-14T07:50:00Z">
              <w:tcPr>
                <w:tcW w:w="1406" w:type="dxa"/>
                <w:gridSpan w:val="3"/>
                <w:shd w:val="clear" w:color="auto" w:fill="F2F2F2" w:themeFill="background1" w:themeFillShade="F2"/>
              </w:tcPr>
            </w:tcPrChange>
          </w:tcPr>
          <w:p w14:paraId="058C6047" w14:textId="19F05DF4" w:rsidR="00517ADD" w:rsidRPr="00C617CA" w:rsidRDefault="001D4FBB" w:rsidP="002C45C3">
            <w:pPr>
              <w:pStyle w:val="Normalwithspace"/>
              <w:spacing w:before="0"/>
              <w:jc w:val="left"/>
              <w:rPr>
                <w:rFonts w:asciiTheme="minorHAnsi" w:hAnsiTheme="minorHAnsi" w:cstheme="minorHAnsi"/>
                <w:lang w:val="en-AU"/>
              </w:rPr>
            </w:pPr>
            <w:proofErr w:type="gramStart"/>
            <w:r>
              <w:rPr>
                <w:rFonts w:asciiTheme="minorHAnsi" w:hAnsiTheme="minorHAnsi" w:cstheme="minorHAnsi"/>
                <w:lang w:val="en-AU"/>
              </w:rPr>
              <w:t>X(</w:t>
            </w:r>
            <w:proofErr w:type="gramEnd"/>
            <w:r>
              <w:rPr>
                <w:rFonts w:asciiTheme="minorHAnsi" w:hAnsiTheme="minorHAnsi" w:cstheme="minorHAnsi"/>
                <w:lang w:val="en-AU"/>
              </w:rPr>
              <w:t>8)</w:t>
            </w:r>
          </w:p>
        </w:tc>
        <w:tc>
          <w:tcPr>
            <w:tcW w:w="1333" w:type="dxa"/>
            <w:shd w:val="clear" w:color="auto" w:fill="F2F2F2" w:themeFill="background1" w:themeFillShade="F2"/>
            <w:tcPrChange w:id="1133" w:author="Han Xie CHAI (MAS)" w:date="2026-01-14T15:50:00Z" w16du:dateUtc="2026-01-14T07:50:00Z">
              <w:tcPr>
                <w:tcW w:w="1343" w:type="dxa"/>
                <w:gridSpan w:val="3"/>
                <w:shd w:val="clear" w:color="auto" w:fill="F2F2F2" w:themeFill="background1" w:themeFillShade="F2"/>
              </w:tcPr>
            </w:tcPrChange>
          </w:tcPr>
          <w:p w14:paraId="0796039D" w14:textId="5152A940"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134" w:author="Han Xie CHAI (MAS)" w:date="2026-01-14T15:50:00Z" w16du:dateUtc="2026-01-14T07:50:00Z">
              <w:tcPr>
                <w:tcW w:w="4169" w:type="dxa"/>
                <w:gridSpan w:val="3"/>
                <w:shd w:val="clear" w:color="auto" w:fill="F2F2F2" w:themeFill="background1" w:themeFillShade="F2"/>
              </w:tcPr>
            </w:tcPrChange>
          </w:tcPr>
          <w:p w14:paraId="21154D04" w14:textId="73ACACC8" w:rsidR="00517ADD" w:rsidRPr="00C617CA" w:rsidRDefault="006920D6"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a valid alphanumeric issue code.</w:t>
            </w:r>
          </w:p>
        </w:tc>
        <w:tc>
          <w:tcPr>
            <w:tcW w:w="3570" w:type="dxa"/>
            <w:shd w:val="clear" w:color="auto" w:fill="F2F2F2" w:themeFill="background1" w:themeFillShade="F2"/>
            <w:tcPrChange w:id="1135" w:author="Han Xie CHAI (MAS)" w:date="2026-01-14T15:50:00Z" w16du:dateUtc="2026-01-14T07:50:00Z">
              <w:tcPr>
                <w:tcW w:w="3910" w:type="dxa"/>
                <w:gridSpan w:val="3"/>
                <w:shd w:val="clear" w:color="auto" w:fill="F2F2F2" w:themeFill="background1" w:themeFillShade="F2"/>
              </w:tcPr>
            </w:tcPrChange>
          </w:tcPr>
          <w:p w14:paraId="49386805" w14:textId="77777777" w:rsidR="00517ADD" w:rsidRPr="00C617CA" w:rsidRDefault="00517ADD" w:rsidP="002C45C3">
            <w:pPr>
              <w:pStyle w:val="Normalwithspace"/>
              <w:spacing w:before="0"/>
              <w:jc w:val="left"/>
              <w:rPr>
                <w:rFonts w:asciiTheme="minorHAnsi" w:hAnsiTheme="minorHAnsi" w:cstheme="minorHAnsi"/>
                <w:lang w:val="en-AU"/>
              </w:rPr>
            </w:pPr>
          </w:p>
        </w:tc>
      </w:tr>
      <w:tr w:rsidR="00517ADD" w:rsidRPr="00300889" w14:paraId="5A651B12" w14:textId="77777777" w:rsidTr="00B16216">
        <w:tc>
          <w:tcPr>
            <w:tcW w:w="936" w:type="dxa"/>
            <w:shd w:val="clear" w:color="auto" w:fill="F2F2F2" w:themeFill="background1" w:themeFillShade="F2"/>
            <w:tcPrChange w:id="1136" w:author="Han Xie CHAI (MAS)" w:date="2026-01-14T15:50:00Z" w16du:dateUtc="2026-01-14T07:50:00Z">
              <w:tcPr>
                <w:tcW w:w="937" w:type="dxa"/>
                <w:gridSpan w:val="2"/>
                <w:shd w:val="clear" w:color="auto" w:fill="F2F2F2" w:themeFill="background1" w:themeFillShade="F2"/>
              </w:tcPr>
            </w:tcPrChange>
          </w:tcPr>
          <w:p w14:paraId="52A3A872" w14:textId="77777777" w:rsidR="00517ADD" w:rsidRDefault="00517ADD" w:rsidP="00857344">
            <w:pPr>
              <w:pStyle w:val="ListParagraph"/>
            </w:pPr>
          </w:p>
        </w:tc>
        <w:tc>
          <w:tcPr>
            <w:tcW w:w="3194" w:type="dxa"/>
            <w:shd w:val="clear" w:color="auto" w:fill="F2F2F2" w:themeFill="background1" w:themeFillShade="F2"/>
            <w:tcPrChange w:id="1137" w:author="Han Xie CHAI (MAS)" w:date="2026-01-14T15:50:00Z" w16du:dateUtc="2026-01-14T07:50:00Z">
              <w:tcPr>
                <w:tcW w:w="2405" w:type="dxa"/>
                <w:gridSpan w:val="2"/>
                <w:shd w:val="clear" w:color="auto" w:fill="F2F2F2" w:themeFill="background1" w:themeFillShade="F2"/>
              </w:tcPr>
            </w:tcPrChange>
          </w:tcPr>
          <w:p w14:paraId="6B821167" w14:textId="010431FF"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ISIN Code</w:t>
            </w:r>
          </w:p>
        </w:tc>
        <w:tc>
          <w:tcPr>
            <w:tcW w:w="1390" w:type="dxa"/>
            <w:shd w:val="clear" w:color="auto" w:fill="F2F2F2" w:themeFill="background1" w:themeFillShade="F2"/>
            <w:tcPrChange w:id="1138" w:author="Han Xie CHAI (MAS)" w:date="2026-01-14T15:50:00Z" w16du:dateUtc="2026-01-14T07:50:00Z">
              <w:tcPr>
                <w:tcW w:w="1406" w:type="dxa"/>
                <w:gridSpan w:val="3"/>
                <w:shd w:val="clear" w:color="auto" w:fill="F2F2F2" w:themeFill="background1" w:themeFillShade="F2"/>
              </w:tcPr>
            </w:tcPrChange>
          </w:tcPr>
          <w:p w14:paraId="77E27D26" w14:textId="02627C63" w:rsidR="00517ADD" w:rsidRPr="00C617CA" w:rsidRDefault="001D4FBB" w:rsidP="002C45C3">
            <w:pPr>
              <w:pStyle w:val="Normalwithspace"/>
              <w:spacing w:before="0"/>
              <w:jc w:val="left"/>
              <w:rPr>
                <w:rFonts w:asciiTheme="minorHAnsi" w:hAnsiTheme="minorHAnsi" w:cstheme="minorHAnsi"/>
                <w:lang w:val="en-AU"/>
              </w:rPr>
            </w:pPr>
            <w:proofErr w:type="gramStart"/>
            <w:r>
              <w:rPr>
                <w:rFonts w:asciiTheme="minorHAnsi" w:hAnsiTheme="minorHAnsi" w:cstheme="minorHAnsi"/>
                <w:lang w:val="en-AU"/>
              </w:rPr>
              <w:t>X(</w:t>
            </w:r>
            <w:proofErr w:type="gramEnd"/>
            <w:r>
              <w:rPr>
                <w:rFonts w:asciiTheme="minorHAnsi" w:hAnsiTheme="minorHAnsi" w:cstheme="minorHAnsi"/>
                <w:lang w:val="en-AU"/>
              </w:rPr>
              <w:t>12)</w:t>
            </w:r>
          </w:p>
        </w:tc>
        <w:tc>
          <w:tcPr>
            <w:tcW w:w="1333" w:type="dxa"/>
            <w:shd w:val="clear" w:color="auto" w:fill="F2F2F2" w:themeFill="background1" w:themeFillShade="F2"/>
            <w:tcPrChange w:id="1139" w:author="Han Xie CHAI (MAS)" w:date="2026-01-14T15:50:00Z" w16du:dateUtc="2026-01-14T07:50:00Z">
              <w:tcPr>
                <w:tcW w:w="1343" w:type="dxa"/>
                <w:gridSpan w:val="3"/>
                <w:shd w:val="clear" w:color="auto" w:fill="F2F2F2" w:themeFill="background1" w:themeFillShade="F2"/>
              </w:tcPr>
            </w:tcPrChange>
          </w:tcPr>
          <w:p w14:paraId="4E810E95" w14:textId="147C9D89"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140" w:author="Han Xie CHAI (MAS)" w:date="2026-01-14T15:50:00Z" w16du:dateUtc="2026-01-14T07:50:00Z">
              <w:tcPr>
                <w:tcW w:w="4169" w:type="dxa"/>
                <w:gridSpan w:val="3"/>
                <w:shd w:val="clear" w:color="auto" w:fill="F2F2F2" w:themeFill="background1" w:themeFillShade="F2"/>
              </w:tcPr>
            </w:tcPrChange>
          </w:tcPr>
          <w:p w14:paraId="4819374E" w14:textId="54FB6C6E" w:rsidR="00517ADD" w:rsidRPr="00C617CA" w:rsidRDefault="006920D6"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a valid alphanumeric ISIN code of this issue</w:t>
            </w:r>
          </w:p>
        </w:tc>
        <w:tc>
          <w:tcPr>
            <w:tcW w:w="3570" w:type="dxa"/>
            <w:shd w:val="clear" w:color="auto" w:fill="F2F2F2" w:themeFill="background1" w:themeFillShade="F2"/>
            <w:tcPrChange w:id="1141" w:author="Han Xie CHAI (MAS)" w:date="2026-01-14T15:50:00Z" w16du:dateUtc="2026-01-14T07:50:00Z">
              <w:tcPr>
                <w:tcW w:w="3910" w:type="dxa"/>
                <w:gridSpan w:val="3"/>
                <w:shd w:val="clear" w:color="auto" w:fill="F2F2F2" w:themeFill="background1" w:themeFillShade="F2"/>
              </w:tcPr>
            </w:tcPrChange>
          </w:tcPr>
          <w:p w14:paraId="0A6B88A0" w14:textId="77777777" w:rsidR="00517ADD" w:rsidRDefault="00517ADD" w:rsidP="002C45C3">
            <w:pPr>
              <w:pStyle w:val="Normalwithspace"/>
              <w:spacing w:before="0"/>
              <w:jc w:val="left"/>
              <w:rPr>
                <w:rFonts w:asciiTheme="minorHAnsi" w:hAnsiTheme="minorHAnsi" w:cstheme="minorHAnsi"/>
                <w:lang w:val="en-AU"/>
              </w:rPr>
            </w:pPr>
          </w:p>
        </w:tc>
      </w:tr>
      <w:tr w:rsidR="00517ADD" w:rsidRPr="00300889" w14:paraId="767940A6" w14:textId="77777777" w:rsidTr="00B16216">
        <w:tc>
          <w:tcPr>
            <w:tcW w:w="936" w:type="dxa"/>
            <w:shd w:val="clear" w:color="auto" w:fill="F2F2F2" w:themeFill="background1" w:themeFillShade="F2"/>
            <w:tcPrChange w:id="1142" w:author="Han Xie CHAI (MAS)" w:date="2026-01-14T15:50:00Z" w16du:dateUtc="2026-01-14T07:50:00Z">
              <w:tcPr>
                <w:tcW w:w="937" w:type="dxa"/>
                <w:gridSpan w:val="2"/>
                <w:shd w:val="clear" w:color="auto" w:fill="F2F2F2" w:themeFill="background1" w:themeFillShade="F2"/>
              </w:tcPr>
            </w:tcPrChange>
          </w:tcPr>
          <w:p w14:paraId="53B9AE40" w14:textId="77777777" w:rsidR="00517ADD" w:rsidRDefault="00517ADD" w:rsidP="00857344">
            <w:pPr>
              <w:pStyle w:val="ListParagraph"/>
            </w:pPr>
          </w:p>
        </w:tc>
        <w:tc>
          <w:tcPr>
            <w:tcW w:w="3194" w:type="dxa"/>
            <w:shd w:val="clear" w:color="auto" w:fill="F2F2F2" w:themeFill="background1" w:themeFillShade="F2"/>
            <w:tcPrChange w:id="1143" w:author="Han Xie CHAI (MAS)" w:date="2026-01-14T15:50:00Z" w16du:dateUtc="2026-01-14T07:50:00Z">
              <w:tcPr>
                <w:tcW w:w="2405" w:type="dxa"/>
                <w:gridSpan w:val="2"/>
                <w:shd w:val="clear" w:color="auto" w:fill="F2F2F2" w:themeFill="background1" w:themeFillShade="F2"/>
              </w:tcPr>
            </w:tcPrChange>
          </w:tcPr>
          <w:p w14:paraId="155EB242" w14:textId="53DE09AD"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Auction Date</w:t>
            </w:r>
          </w:p>
        </w:tc>
        <w:tc>
          <w:tcPr>
            <w:tcW w:w="1390" w:type="dxa"/>
            <w:shd w:val="clear" w:color="auto" w:fill="F2F2F2" w:themeFill="background1" w:themeFillShade="F2"/>
            <w:tcPrChange w:id="1144" w:author="Han Xie CHAI (MAS)" w:date="2026-01-14T15:50:00Z" w16du:dateUtc="2026-01-14T07:50:00Z">
              <w:tcPr>
                <w:tcW w:w="1406" w:type="dxa"/>
                <w:gridSpan w:val="3"/>
                <w:shd w:val="clear" w:color="auto" w:fill="F2F2F2" w:themeFill="background1" w:themeFillShade="F2"/>
              </w:tcPr>
            </w:tcPrChange>
          </w:tcPr>
          <w:p w14:paraId="6CE93BC1" w14:textId="2763054C" w:rsidR="00517ADD" w:rsidRPr="00C617CA" w:rsidRDefault="001D4FBB" w:rsidP="002C45C3">
            <w:pPr>
              <w:pStyle w:val="Normalwithspace"/>
              <w:spacing w:before="0"/>
              <w:jc w:val="left"/>
              <w:rPr>
                <w:rFonts w:asciiTheme="minorHAnsi" w:hAnsiTheme="minorHAnsi" w:cstheme="minorHAnsi"/>
                <w:lang w:val="en-AU"/>
              </w:rPr>
            </w:pPr>
            <w:proofErr w:type="gramStart"/>
            <w:r>
              <w:rPr>
                <w:rFonts w:asciiTheme="minorHAnsi" w:hAnsiTheme="minorHAnsi" w:cstheme="minorHAnsi"/>
                <w:lang w:val="en-AU"/>
              </w:rPr>
              <w:t>X(</w:t>
            </w:r>
            <w:proofErr w:type="gramEnd"/>
            <w:r>
              <w:rPr>
                <w:rFonts w:asciiTheme="minorHAnsi" w:hAnsiTheme="minorHAnsi" w:cstheme="minorHAnsi"/>
                <w:lang w:val="en-AU"/>
              </w:rPr>
              <w:t>10)</w:t>
            </w:r>
          </w:p>
        </w:tc>
        <w:tc>
          <w:tcPr>
            <w:tcW w:w="1333" w:type="dxa"/>
            <w:shd w:val="clear" w:color="auto" w:fill="F2F2F2" w:themeFill="background1" w:themeFillShade="F2"/>
            <w:tcPrChange w:id="1145" w:author="Han Xie CHAI (MAS)" w:date="2026-01-14T15:50:00Z" w16du:dateUtc="2026-01-14T07:50:00Z">
              <w:tcPr>
                <w:tcW w:w="1343" w:type="dxa"/>
                <w:gridSpan w:val="3"/>
                <w:shd w:val="clear" w:color="auto" w:fill="F2F2F2" w:themeFill="background1" w:themeFillShade="F2"/>
              </w:tcPr>
            </w:tcPrChange>
          </w:tcPr>
          <w:p w14:paraId="6AF02569"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146" w:author="Han Xie CHAI (MAS)" w:date="2026-01-14T15:50:00Z" w16du:dateUtc="2026-01-14T07:50:00Z">
              <w:tcPr>
                <w:tcW w:w="4169" w:type="dxa"/>
                <w:gridSpan w:val="3"/>
                <w:shd w:val="clear" w:color="auto" w:fill="F2F2F2" w:themeFill="background1" w:themeFillShade="F2"/>
              </w:tcPr>
            </w:tcPrChange>
          </w:tcPr>
          <w:p w14:paraId="19D81333" w14:textId="0A8CE401" w:rsidR="00517ADD" w:rsidRPr="00C617CA" w:rsidRDefault="001E3333"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a valid auction date</w:t>
            </w:r>
            <w:r w:rsidR="00D42C07">
              <w:rPr>
                <w:rFonts w:asciiTheme="minorHAnsi" w:hAnsiTheme="minorHAnsi" w:cstheme="minorHAnsi"/>
                <w:lang w:val="en-AU"/>
              </w:rPr>
              <w:t xml:space="preserve"> in ‘dd-mm-</w:t>
            </w:r>
            <w:proofErr w:type="spellStart"/>
            <w:r w:rsidR="00D42C07">
              <w:rPr>
                <w:rFonts w:asciiTheme="minorHAnsi" w:hAnsiTheme="minorHAnsi" w:cstheme="minorHAnsi"/>
                <w:lang w:val="en-AU"/>
              </w:rPr>
              <w:t>yyyy</w:t>
            </w:r>
            <w:proofErr w:type="spellEnd"/>
            <w:r w:rsidR="00D42C07">
              <w:rPr>
                <w:rFonts w:asciiTheme="minorHAnsi" w:hAnsiTheme="minorHAnsi" w:cstheme="minorHAnsi"/>
                <w:lang w:val="en-AU"/>
              </w:rPr>
              <w:t>’ format.</w:t>
            </w:r>
          </w:p>
        </w:tc>
        <w:tc>
          <w:tcPr>
            <w:tcW w:w="3570" w:type="dxa"/>
            <w:shd w:val="clear" w:color="auto" w:fill="F2F2F2" w:themeFill="background1" w:themeFillShade="F2"/>
            <w:tcPrChange w:id="1147" w:author="Han Xie CHAI (MAS)" w:date="2026-01-14T15:50:00Z" w16du:dateUtc="2026-01-14T07:50:00Z">
              <w:tcPr>
                <w:tcW w:w="3910" w:type="dxa"/>
                <w:gridSpan w:val="3"/>
                <w:shd w:val="clear" w:color="auto" w:fill="F2F2F2" w:themeFill="background1" w:themeFillShade="F2"/>
              </w:tcPr>
            </w:tcPrChange>
          </w:tcPr>
          <w:p w14:paraId="00C6B164" w14:textId="10DB6F07" w:rsidR="00D42C07" w:rsidRDefault="00D42C07"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 xml:space="preserve">e.g.: </w:t>
            </w:r>
            <w:r w:rsidR="000E1BAC">
              <w:rPr>
                <w:rFonts w:asciiTheme="minorHAnsi" w:hAnsiTheme="minorHAnsi" w:cstheme="minorHAnsi"/>
                <w:lang w:val="en-AU"/>
              </w:rPr>
              <w:t>‘</w:t>
            </w:r>
            <w:r>
              <w:rPr>
                <w:rFonts w:asciiTheme="minorHAnsi" w:hAnsiTheme="minorHAnsi" w:cstheme="minorHAnsi"/>
                <w:lang w:val="en-AU"/>
              </w:rPr>
              <w:t>29-11-2023’ represents 29 November 2023.</w:t>
            </w:r>
          </w:p>
          <w:p w14:paraId="11654E4B" w14:textId="4B5E6E9F" w:rsidR="00517ADD" w:rsidRDefault="001E3333"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This auction results file should be released on this auction date.</w:t>
            </w:r>
          </w:p>
        </w:tc>
      </w:tr>
      <w:tr w:rsidR="00B16216" w:rsidRPr="00300889" w14:paraId="218B2FA0" w14:textId="77777777" w:rsidTr="00B16216">
        <w:trPr>
          <w:ins w:id="1148" w:author="Han Xie CHAI (MAS)" w:date="2026-01-14T15:46:00Z"/>
        </w:trPr>
        <w:tc>
          <w:tcPr>
            <w:tcW w:w="936" w:type="dxa"/>
            <w:shd w:val="clear" w:color="auto" w:fill="F2F2F2" w:themeFill="background1" w:themeFillShade="F2"/>
            <w:tcPrChange w:id="1149" w:author="Han Xie CHAI (MAS)" w:date="2026-01-14T15:46:00Z" w16du:dateUtc="2026-01-14T07:46:00Z">
              <w:tcPr>
                <w:tcW w:w="937" w:type="dxa"/>
                <w:shd w:val="clear" w:color="auto" w:fill="F2F2F2" w:themeFill="background1" w:themeFillShade="F2"/>
              </w:tcPr>
            </w:tcPrChange>
          </w:tcPr>
          <w:p w14:paraId="2A6D9EDE" w14:textId="1274E659" w:rsidR="00B16216" w:rsidRDefault="00B16216" w:rsidP="00B16216">
            <w:pPr>
              <w:pStyle w:val="ListParagraph"/>
              <w:rPr>
                <w:ins w:id="1150" w:author="Han Xie CHAI (MAS)" w:date="2026-01-14T15:46:00Z" w16du:dateUtc="2026-01-14T07:46:00Z"/>
              </w:rPr>
            </w:pPr>
          </w:p>
        </w:tc>
        <w:tc>
          <w:tcPr>
            <w:tcW w:w="3194" w:type="dxa"/>
            <w:shd w:val="clear" w:color="auto" w:fill="F2F2F2" w:themeFill="background1" w:themeFillShade="F2"/>
            <w:tcPrChange w:id="1151" w:author="Han Xie CHAI (MAS)" w:date="2026-01-14T15:46:00Z" w16du:dateUtc="2026-01-14T07:46:00Z">
              <w:tcPr>
                <w:tcW w:w="2405" w:type="dxa"/>
                <w:gridSpan w:val="4"/>
                <w:shd w:val="clear" w:color="auto" w:fill="F2F2F2" w:themeFill="background1" w:themeFillShade="F2"/>
              </w:tcPr>
            </w:tcPrChange>
          </w:tcPr>
          <w:p w14:paraId="4A7486E3" w14:textId="3B754CCC" w:rsidR="00B16216" w:rsidRDefault="00B16216" w:rsidP="00B16216">
            <w:pPr>
              <w:pStyle w:val="Normalwithspace"/>
              <w:spacing w:before="0"/>
              <w:jc w:val="left"/>
              <w:rPr>
                <w:ins w:id="1152" w:author="Han Xie CHAI (MAS)" w:date="2026-01-14T15:46:00Z" w16du:dateUtc="2026-01-14T07:46:00Z"/>
                <w:rFonts w:asciiTheme="minorHAnsi" w:hAnsiTheme="minorHAnsi" w:cstheme="minorHAnsi"/>
                <w:lang w:val="en-AU"/>
              </w:rPr>
            </w:pPr>
            <w:ins w:id="1153" w:author="Han Xie CHAI (MAS)" w:date="2026-01-14T15:46:00Z" w16du:dateUtc="2026-01-14T07:46:00Z">
              <w:r>
                <w:rPr>
                  <w:rFonts w:asciiTheme="minorHAnsi" w:hAnsiTheme="minorHAnsi" w:cstheme="minorHAnsi"/>
                  <w:lang w:val="en-AU"/>
                </w:rPr>
                <w:t>Issue Date</w:t>
              </w:r>
            </w:ins>
          </w:p>
        </w:tc>
        <w:tc>
          <w:tcPr>
            <w:tcW w:w="1390" w:type="dxa"/>
            <w:shd w:val="clear" w:color="auto" w:fill="F2F2F2" w:themeFill="background1" w:themeFillShade="F2"/>
            <w:tcPrChange w:id="1154" w:author="Han Xie CHAI (MAS)" w:date="2026-01-14T15:46:00Z" w16du:dateUtc="2026-01-14T07:46:00Z">
              <w:tcPr>
                <w:tcW w:w="1406" w:type="dxa"/>
                <w:gridSpan w:val="3"/>
                <w:shd w:val="clear" w:color="auto" w:fill="F2F2F2" w:themeFill="background1" w:themeFillShade="F2"/>
              </w:tcPr>
            </w:tcPrChange>
          </w:tcPr>
          <w:p w14:paraId="73677CF1" w14:textId="6DC2AF45" w:rsidR="00B16216" w:rsidRDefault="00B16216" w:rsidP="00B16216">
            <w:pPr>
              <w:pStyle w:val="Normalwithspace"/>
              <w:spacing w:before="0"/>
              <w:jc w:val="left"/>
              <w:rPr>
                <w:ins w:id="1155" w:author="Han Xie CHAI (MAS)" w:date="2026-01-14T15:46:00Z" w16du:dateUtc="2026-01-14T07:46:00Z"/>
                <w:rFonts w:asciiTheme="minorHAnsi" w:hAnsiTheme="minorHAnsi" w:cstheme="minorHAnsi"/>
                <w:lang w:val="en-AU"/>
              </w:rPr>
            </w:pPr>
            <w:proofErr w:type="gramStart"/>
            <w:ins w:id="1156" w:author="Han Xie CHAI (MAS)" w:date="2026-01-14T15:46:00Z" w16du:dateUtc="2026-01-14T07:46:00Z">
              <w:r>
                <w:rPr>
                  <w:rFonts w:asciiTheme="minorHAnsi" w:hAnsiTheme="minorHAnsi" w:cstheme="minorHAnsi"/>
                  <w:lang w:val="en-AU"/>
                </w:rPr>
                <w:t>X(</w:t>
              </w:r>
              <w:proofErr w:type="gramEnd"/>
              <w:r>
                <w:rPr>
                  <w:rFonts w:asciiTheme="minorHAnsi" w:hAnsiTheme="minorHAnsi" w:cstheme="minorHAnsi"/>
                  <w:lang w:val="en-AU"/>
                </w:rPr>
                <w:t>10)</w:t>
              </w:r>
            </w:ins>
          </w:p>
        </w:tc>
        <w:tc>
          <w:tcPr>
            <w:tcW w:w="1333" w:type="dxa"/>
            <w:shd w:val="clear" w:color="auto" w:fill="F2F2F2" w:themeFill="background1" w:themeFillShade="F2"/>
            <w:tcPrChange w:id="1157" w:author="Han Xie CHAI (MAS)" w:date="2026-01-14T15:46:00Z" w16du:dateUtc="2026-01-14T07:46:00Z">
              <w:tcPr>
                <w:tcW w:w="1343" w:type="dxa"/>
                <w:gridSpan w:val="3"/>
                <w:shd w:val="clear" w:color="auto" w:fill="F2F2F2" w:themeFill="background1" w:themeFillShade="F2"/>
              </w:tcPr>
            </w:tcPrChange>
          </w:tcPr>
          <w:p w14:paraId="64311885" w14:textId="77777777" w:rsidR="00B16216" w:rsidRPr="00C617CA" w:rsidRDefault="00B16216" w:rsidP="00B16216">
            <w:pPr>
              <w:pStyle w:val="Normalwithspace"/>
              <w:spacing w:before="0"/>
              <w:jc w:val="left"/>
              <w:rPr>
                <w:ins w:id="1158" w:author="Han Xie CHAI (MAS)" w:date="2026-01-14T15:46:00Z" w16du:dateUtc="2026-01-14T07:46:00Z"/>
                <w:rFonts w:asciiTheme="minorHAnsi" w:hAnsiTheme="minorHAnsi" w:cstheme="minorHAnsi"/>
                <w:lang w:val="en-AU"/>
              </w:rPr>
            </w:pPr>
          </w:p>
        </w:tc>
        <w:tc>
          <w:tcPr>
            <w:tcW w:w="3747" w:type="dxa"/>
            <w:shd w:val="clear" w:color="auto" w:fill="F2F2F2" w:themeFill="background1" w:themeFillShade="F2"/>
            <w:tcPrChange w:id="1159" w:author="Han Xie CHAI (MAS)" w:date="2026-01-14T15:46:00Z" w16du:dateUtc="2026-01-14T07:46:00Z">
              <w:tcPr>
                <w:tcW w:w="4169" w:type="dxa"/>
                <w:gridSpan w:val="3"/>
                <w:shd w:val="clear" w:color="auto" w:fill="F2F2F2" w:themeFill="background1" w:themeFillShade="F2"/>
              </w:tcPr>
            </w:tcPrChange>
          </w:tcPr>
          <w:p w14:paraId="4A86809B" w14:textId="58DAEC5C" w:rsidR="00B16216" w:rsidRDefault="00B16216" w:rsidP="00B16216">
            <w:pPr>
              <w:pStyle w:val="Normalwithspace"/>
              <w:spacing w:before="0"/>
              <w:jc w:val="left"/>
              <w:rPr>
                <w:ins w:id="1160" w:author="Han Xie CHAI (MAS)" w:date="2026-01-14T15:46:00Z" w16du:dateUtc="2026-01-14T07:46:00Z"/>
                <w:rFonts w:asciiTheme="minorHAnsi" w:hAnsiTheme="minorHAnsi" w:cstheme="minorHAnsi"/>
                <w:lang w:val="en-AU"/>
              </w:rPr>
            </w:pPr>
            <w:ins w:id="1161" w:author="Han Xie CHAI (MAS)" w:date="2026-01-14T15:46:00Z" w16du:dateUtc="2026-01-14T07:46:00Z">
              <w:r>
                <w:rPr>
                  <w:rFonts w:asciiTheme="minorHAnsi" w:hAnsiTheme="minorHAnsi" w:cstheme="minorHAnsi"/>
                  <w:lang w:val="en-AU"/>
                </w:rPr>
                <w:t>Must be a valid issue date in ‘dd-mm-</w:t>
              </w:r>
              <w:proofErr w:type="spellStart"/>
              <w:r>
                <w:rPr>
                  <w:rFonts w:asciiTheme="minorHAnsi" w:hAnsiTheme="minorHAnsi" w:cstheme="minorHAnsi"/>
                  <w:lang w:val="en-AU"/>
                </w:rPr>
                <w:t>yyyy</w:t>
              </w:r>
              <w:proofErr w:type="spellEnd"/>
              <w:r>
                <w:rPr>
                  <w:rFonts w:asciiTheme="minorHAnsi" w:hAnsiTheme="minorHAnsi" w:cstheme="minorHAnsi"/>
                  <w:lang w:val="en-AU"/>
                </w:rPr>
                <w:t>’ format.</w:t>
              </w:r>
            </w:ins>
          </w:p>
        </w:tc>
        <w:tc>
          <w:tcPr>
            <w:tcW w:w="3570" w:type="dxa"/>
            <w:shd w:val="clear" w:color="auto" w:fill="F2F2F2" w:themeFill="background1" w:themeFillShade="F2"/>
            <w:tcPrChange w:id="1162" w:author="Han Xie CHAI (MAS)" w:date="2026-01-14T15:46:00Z" w16du:dateUtc="2026-01-14T07:46:00Z">
              <w:tcPr>
                <w:tcW w:w="3910" w:type="dxa"/>
                <w:gridSpan w:val="2"/>
                <w:shd w:val="clear" w:color="auto" w:fill="F2F2F2" w:themeFill="background1" w:themeFillShade="F2"/>
              </w:tcPr>
            </w:tcPrChange>
          </w:tcPr>
          <w:p w14:paraId="25008F6E" w14:textId="4086E7BC" w:rsidR="00B16216" w:rsidRDefault="00B16216" w:rsidP="00B16216">
            <w:pPr>
              <w:pStyle w:val="Normalwithspace"/>
              <w:spacing w:before="0"/>
              <w:jc w:val="left"/>
              <w:rPr>
                <w:ins w:id="1163" w:author="Han Xie CHAI (MAS)" w:date="2026-01-14T15:46:00Z" w16du:dateUtc="2026-01-14T07:46:00Z"/>
                <w:rFonts w:asciiTheme="minorHAnsi" w:hAnsiTheme="minorHAnsi" w:cstheme="minorHAnsi"/>
                <w:lang w:val="en-AU"/>
              </w:rPr>
            </w:pPr>
          </w:p>
        </w:tc>
      </w:tr>
      <w:tr w:rsidR="00B16216" w:rsidRPr="00300889" w14:paraId="62871EB3" w14:textId="77777777" w:rsidTr="00B16216">
        <w:trPr>
          <w:ins w:id="1164" w:author="Han Xie CHAI (MAS)" w:date="2026-01-14T15:46:00Z"/>
        </w:trPr>
        <w:tc>
          <w:tcPr>
            <w:tcW w:w="936" w:type="dxa"/>
            <w:shd w:val="clear" w:color="auto" w:fill="F2F2F2" w:themeFill="background1" w:themeFillShade="F2"/>
            <w:tcPrChange w:id="1165" w:author="Han Xie CHAI (MAS)" w:date="2026-01-14T15:46:00Z" w16du:dateUtc="2026-01-14T07:46:00Z">
              <w:tcPr>
                <w:tcW w:w="883" w:type="dxa"/>
                <w:gridSpan w:val="3"/>
                <w:shd w:val="clear" w:color="auto" w:fill="F2F2F2" w:themeFill="background1" w:themeFillShade="F2"/>
              </w:tcPr>
            </w:tcPrChange>
          </w:tcPr>
          <w:p w14:paraId="128191A7" w14:textId="12F2C88D" w:rsidR="00B16216" w:rsidRDefault="00B16216" w:rsidP="00B16216">
            <w:pPr>
              <w:pStyle w:val="ListParagraph"/>
              <w:rPr>
                <w:ins w:id="1166" w:author="Han Xie CHAI (MAS)" w:date="2026-01-14T15:46:00Z" w16du:dateUtc="2026-01-14T07:46:00Z"/>
              </w:rPr>
            </w:pPr>
          </w:p>
        </w:tc>
        <w:tc>
          <w:tcPr>
            <w:tcW w:w="3194" w:type="dxa"/>
            <w:shd w:val="clear" w:color="auto" w:fill="F2F2F2" w:themeFill="background1" w:themeFillShade="F2"/>
            <w:tcPrChange w:id="1167" w:author="Han Xie CHAI (MAS)" w:date="2026-01-14T15:46:00Z" w16du:dateUtc="2026-01-14T07:46:00Z">
              <w:tcPr>
                <w:tcW w:w="3194" w:type="dxa"/>
                <w:gridSpan w:val="3"/>
                <w:shd w:val="clear" w:color="auto" w:fill="F2F2F2" w:themeFill="background1" w:themeFillShade="F2"/>
              </w:tcPr>
            </w:tcPrChange>
          </w:tcPr>
          <w:p w14:paraId="0FBD7B87" w14:textId="36A06B2A" w:rsidR="00B16216" w:rsidRDefault="00B16216" w:rsidP="00B16216">
            <w:pPr>
              <w:pStyle w:val="Normalwithspace"/>
              <w:spacing w:before="0"/>
              <w:jc w:val="left"/>
              <w:rPr>
                <w:ins w:id="1168" w:author="Han Xie CHAI (MAS)" w:date="2026-01-14T15:46:00Z" w16du:dateUtc="2026-01-14T07:46:00Z"/>
                <w:rFonts w:asciiTheme="minorHAnsi" w:hAnsiTheme="minorHAnsi" w:cstheme="minorHAnsi"/>
                <w:lang w:val="en-AU"/>
              </w:rPr>
            </w:pPr>
            <w:ins w:id="1169" w:author="Han Xie CHAI (MAS)" w:date="2026-01-14T15:46:00Z" w16du:dateUtc="2026-01-14T07:46:00Z">
              <w:r>
                <w:rPr>
                  <w:rFonts w:asciiTheme="minorHAnsi" w:hAnsiTheme="minorHAnsi" w:cstheme="minorHAnsi"/>
                  <w:lang w:val="en-AU"/>
                </w:rPr>
                <w:t>Maturity Date</w:t>
              </w:r>
            </w:ins>
          </w:p>
        </w:tc>
        <w:tc>
          <w:tcPr>
            <w:tcW w:w="1390" w:type="dxa"/>
            <w:shd w:val="clear" w:color="auto" w:fill="F2F2F2" w:themeFill="background1" w:themeFillShade="F2"/>
            <w:tcPrChange w:id="1170" w:author="Han Xie CHAI (MAS)" w:date="2026-01-14T15:46:00Z" w16du:dateUtc="2026-01-14T07:46:00Z">
              <w:tcPr>
                <w:tcW w:w="1391" w:type="dxa"/>
                <w:gridSpan w:val="3"/>
                <w:shd w:val="clear" w:color="auto" w:fill="F2F2F2" w:themeFill="background1" w:themeFillShade="F2"/>
              </w:tcPr>
            </w:tcPrChange>
          </w:tcPr>
          <w:p w14:paraId="7338A4EF" w14:textId="2030D616" w:rsidR="00B16216" w:rsidRDefault="00B16216" w:rsidP="00B16216">
            <w:pPr>
              <w:pStyle w:val="Normalwithspace"/>
              <w:spacing w:before="0"/>
              <w:jc w:val="left"/>
              <w:rPr>
                <w:ins w:id="1171" w:author="Han Xie CHAI (MAS)" w:date="2026-01-14T15:46:00Z" w16du:dateUtc="2026-01-14T07:46:00Z"/>
                <w:rFonts w:asciiTheme="minorHAnsi" w:hAnsiTheme="minorHAnsi" w:cstheme="minorHAnsi"/>
                <w:lang w:val="en-AU"/>
              </w:rPr>
            </w:pPr>
            <w:proofErr w:type="gramStart"/>
            <w:ins w:id="1172" w:author="Han Xie CHAI (MAS)" w:date="2026-01-14T15:46:00Z" w16du:dateUtc="2026-01-14T07:46:00Z">
              <w:r>
                <w:rPr>
                  <w:rFonts w:asciiTheme="minorHAnsi" w:hAnsiTheme="minorHAnsi" w:cstheme="minorHAnsi"/>
                  <w:lang w:val="en-AU"/>
                </w:rPr>
                <w:t>X(</w:t>
              </w:r>
              <w:proofErr w:type="gramEnd"/>
              <w:r>
                <w:rPr>
                  <w:rFonts w:asciiTheme="minorHAnsi" w:hAnsiTheme="minorHAnsi" w:cstheme="minorHAnsi"/>
                  <w:lang w:val="en-AU"/>
                </w:rPr>
                <w:t>10)</w:t>
              </w:r>
            </w:ins>
          </w:p>
        </w:tc>
        <w:tc>
          <w:tcPr>
            <w:tcW w:w="1333" w:type="dxa"/>
            <w:shd w:val="clear" w:color="auto" w:fill="F2F2F2" w:themeFill="background1" w:themeFillShade="F2"/>
            <w:tcPrChange w:id="1173" w:author="Han Xie CHAI (MAS)" w:date="2026-01-14T15:46:00Z" w16du:dateUtc="2026-01-14T07:46:00Z">
              <w:tcPr>
                <w:tcW w:w="1334" w:type="dxa"/>
                <w:gridSpan w:val="3"/>
                <w:shd w:val="clear" w:color="auto" w:fill="F2F2F2" w:themeFill="background1" w:themeFillShade="F2"/>
              </w:tcPr>
            </w:tcPrChange>
          </w:tcPr>
          <w:p w14:paraId="5F1C5C2F" w14:textId="77777777" w:rsidR="00B16216" w:rsidRPr="00C617CA" w:rsidRDefault="00B16216" w:rsidP="00B16216">
            <w:pPr>
              <w:pStyle w:val="Normalwithspace"/>
              <w:spacing w:before="0"/>
              <w:jc w:val="left"/>
              <w:rPr>
                <w:ins w:id="1174" w:author="Han Xie CHAI (MAS)" w:date="2026-01-14T15:46:00Z" w16du:dateUtc="2026-01-14T07:46:00Z"/>
                <w:rFonts w:asciiTheme="minorHAnsi" w:hAnsiTheme="minorHAnsi" w:cstheme="minorHAnsi"/>
                <w:lang w:val="en-AU"/>
              </w:rPr>
            </w:pPr>
          </w:p>
        </w:tc>
        <w:tc>
          <w:tcPr>
            <w:tcW w:w="3747" w:type="dxa"/>
            <w:shd w:val="clear" w:color="auto" w:fill="F2F2F2" w:themeFill="background1" w:themeFillShade="F2"/>
            <w:tcPrChange w:id="1175" w:author="Han Xie CHAI (MAS)" w:date="2026-01-14T15:46:00Z" w16du:dateUtc="2026-01-14T07:46:00Z">
              <w:tcPr>
                <w:tcW w:w="3779" w:type="dxa"/>
                <w:gridSpan w:val="3"/>
                <w:shd w:val="clear" w:color="auto" w:fill="F2F2F2" w:themeFill="background1" w:themeFillShade="F2"/>
              </w:tcPr>
            </w:tcPrChange>
          </w:tcPr>
          <w:p w14:paraId="5E095E8C" w14:textId="7BB40C93" w:rsidR="00B16216" w:rsidRDefault="00B16216" w:rsidP="00B16216">
            <w:pPr>
              <w:pStyle w:val="Normalwithspace"/>
              <w:spacing w:before="0"/>
              <w:jc w:val="left"/>
              <w:rPr>
                <w:ins w:id="1176" w:author="Han Xie CHAI (MAS)" w:date="2026-01-14T15:46:00Z" w16du:dateUtc="2026-01-14T07:46:00Z"/>
                <w:rFonts w:asciiTheme="minorHAnsi" w:hAnsiTheme="minorHAnsi" w:cstheme="minorHAnsi"/>
                <w:lang w:val="en-AU"/>
              </w:rPr>
            </w:pPr>
            <w:ins w:id="1177" w:author="Han Xie CHAI (MAS)" w:date="2026-01-14T15:46:00Z" w16du:dateUtc="2026-01-14T07:46:00Z">
              <w:r>
                <w:rPr>
                  <w:rFonts w:asciiTheme="minorHAnsi" w:hAnsiTheme="minorHAnsi" w:cstheme="minorHAnsi"/>
                  <w:lang w:val="en-AU"/>
                </w:rPr>
                <w:t>Must be a valid maturity date in ‘dd-mm-</w:t>
              </w:r>
              <w:proofErr w:type="spellStart"/>
              <w:r>
                <w:rPr>
                  <w:rFonts w:asciiTheme="minorHAnsi" w:hAnsiTheme="minorHAnsi" w:cstheme="minorHAnsi"/>
                  <w:lang w:val="en-AU"/>
                </w:rPr>
                <w:t>yyyy</w:t>
              </w:r>
              <w:proofErr w:type="spellEnd"/>
              <w:r>
                <w:rPr>
                  <w:rFonts w:asciiTheme="minorHAnsi" w:hAnsiTheme="minorHAnsi" w:cstheme="minorHAnsi"/>
                  <w:lang w:val="en-AU"/>
                </w:rPr>
                <w:t>’ format.</w:t>
              </w:r>
            </w:ins>
          </w:p>
        </w:tc>
        <w:tc>
          <w:tcPr>
            <w:tcW w:w="3570" w:type="dxa"/>
            <w:shd w:val="clear" w:color="auto" w:fill="F2F2F2" w:themeFill="background1" w:themeFillShade="F2"/>
            <w:tcPrChange w:id="1178" w:author="Han Xie CHAI (MAS)" w:date="2026-01-14T15:46:00Z" w16du:dateUtc="2026-01-14T07:46:00Z">
              <w:tcPr>
                <w:tcW w:w="3589" w:type="dxa"/>
                <w:shd w:val="clear" w:color="auto" w:fill="F2F2F2" w:themeFill="background1" w:themeFillShade="F2"/>
              </w:tcPr>
            </w:tcPrChange>
          </w:tcPr>
          <w:p w14:paraId="287D1B25" w14:textId="01862980" w:rsidR="00B16216" w:rsidRDefault="00B16216" w:rsidP="00B16216">
            <w:pPr>
              <w:pStyle w:val="Normalwithspace"/>
              <w:spacing w:before="0"/>
              <w:jc w:val="left"/>
              <w:rPr>
                <w:ins w:id="1179" w:author="Han Xie CHAI (MAS)" w:date="2026-01-14T15:46:00Z" w16du:dateUtc="2026-01-14T07:46:00Z"/>
                <w:rFonts w:asciiTheme="minorHAnsi" w:hAnsiTheme="minorHAnsi" w:cstheme="minorHAnsi"/>
                <w:lang w:val="en-AU"/>
              </w:rPr>
            </w:pPr>
          </w:p>
        </w:tc>
      </w:tr>
      <w:tr w:rsidR="00517ADD" w:rsidRPr="00300889" w14:paraId="06FD614E" w14:textId="77777777" w:rsidTr="00B16216">
        <w:tc>
          <w:tcPr>
            <w:tcW w:w="936" w:type="dxa"/>
            <w:shd w:val="clear" w:color="auto" w:fill="F2F2F2" w:themeFill="background1" w:themeFillShade="F2"/>
            <w:tcPrChange w:id="1180" w:author="Han Xie CHAI (MAS)" w:date="2026-01-14T15:50:00Z" w16du:dateUtc="2026-01-14T07:50:00Z">
              <w:tcPr>
                <w:tcW w:w="937" w:type="dxa"/>
                <w:gridSpan w:val="2"/>
                <w:shd w:val="clear" w:color="auto" w:fill="F2F2F2" w:themeFill="background1" w:themeFillShade="F2"/>
              </w:tcPr>
            </w:tcPrChange>
          </w:tcPr>
          <w:p w14:paraId="24B2235B" w14:textId="77777777" w:rsidR="00517ADD" w:rsidRDefault="00517ADD" w:rsidP="00857344">
            <w:pPr>
              <w:pStyle w:val="ListParagraph"/>
            </w:pPr>
          </w:p>
        </w:tc>
        <w:tc>
          <w:tcPr>
            <w:tcW w:w="3194" w:type="dxa"/>
            <w:shd w:val="clear" w:color="auto" w:fill="F2F2F2" w:themeFill="background1" w:themeFillShade="F2"/>
            <w:tcPrChange w:id="1181" w:author="Han Xie CHAI (MAS)" w:date="2026-01-14T15:50:00Z" w16du:dateUtc="2026-01-14T07:50:00Z">
              <w:tcPr>
                <w:tcW w:w="2405" w:type="dxa"/>
                <w:gridSpan w:val="2"/>
                <w:shd w:val="clear" w:color="auto" w:fill="F2F2F2" w:themeFill="background1" w:themeFillShade="F2"/>
              </w:tcPr>
            </w:tcPrChange>
          </w:tcPr>
          <w:p w14:paraId="6103280F" w14:textId="62D73CDA"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Cut-off Yield (%)</w:t>
            </w:r>
          </w:p>
        </w:tc>
        <w:tc>
          <w:tcPr>
            <w:tcW w:w="1390" w:type="dxa"/>
            <w:shd w:val="clear" w:color="auto" w:fill="F2F2F2" w:themeFill="background1" w:themeFillShade="F2"/>
            <w:tcPrChange w:id="1182" w:author="Han Xie CHAI (MAS)" w:date="2026-01-14T15:50:00Z" w16du:dateUtc="2026-01-14T07:50:00Z">
              <w:tcPr>
                <w:tcW w:w="1406" w:type="dxa"/>
                <w:gridSpan w:val="3"/>
                <w:shd w:val="clear" w:color="auto" w:fill="F2F2F2" w:themeFill="background1" w:themeFillShade="F2"/>
              </w:tcPr>
            </w:tcPrChange>
          </w:tcPr>
          <w:p w14:paraId="5124A4A9" w14:textId="180958A7" w:rsidR="00517ADD" w:rsidRPr="00C617CA" w:rsidRDefault="001D4FBB"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S9(3).9(2)</w:t>
            </w:r>
          </w:p>
        </w:tc>
        <w:tc>
          <w:tcPr>
            <w:tcW w:w="1333" w:type="dxa"/>
            <w:shd w:val="clear" w:color="auto" w:fill="F2F2F2" w:themeFill="background1" w:themeFillShade="F2"/>
            <w:tcPrChange w:id="1183" w:author="Han Xie CHAI (MAS)" w:date="2026-01-14T15:50:00Z" w16du:dateUtc="2026-01-14T07:50:00Z">
              <w:tcPr>
                <w:tcW w:w="1343" w:type="dxa"/>
                <w:gridSpan w:val="3"/>
                <w:shd w:val="clear" w:color="auto" w:fill="F2F2F2" w:themeFill="background1" w:themeFillShade="F2"/>
              </w:tcPr>
            </w:tcPrChange>
          </w:tcPr>
          <w:p w14:paraId="41416F0E"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184" w:author="Han Xie CHAI (MAS)" w:date="2026-01-14T15:50:00Z" w16du:dateUtc="2026-01-14T07:50:00Z">
              <w:tcPr>
                <w:tcW w:w="4169" w:type="dxa"/>
                <w:gridSpan w:val="3"/>
                <w:shd w:val="clear" w:color="auto" w:fill="F2F2F2" w:themeFill="background1" w:themeFillShade="F2"/>
              </w:tcPr>
            </w:tcPrChange>
          </w:tcPr>
          <w:p w14:paraId="465CA8BF" w14:textId="64013FE4" w:rsidR="007B7118" w:rsidRDefault="007B7118" w:rsidP="00857344">
            <w:pPr>
              <w:pStyle w:val="Normalwithspace"/>
              <w:spacing w:before="0"/>
              <w:jc w:val="left"/>
              <w:rPr>
                <w:rFonts w:asciiTheme="minorHAnsi" w:hAnsiTheme="minorHAnsi" w:cstheme="minorHAnsi"/>
                <w:lang w:val="en-AU"/>
              </w:rPr>
            </w:pPr>
            <w:r>
              <w:rPr>
                <w:rFonts w:asciiTheme="minorHAnsi" w:hAnsiTheme="minorHAnsi" w:cstheme="minorHAnsi"/>
                <w:lang w:val="en-AU"/>
              </w:rPr>
              <w:t>Must be in 2 decimal places.</w:t>
            </w:r>
          </w:p>
          <w:p w14:paraId="5D10ED06" w14:textId="547838F6" w:rsidR="007B7118" w:rsidRPr="007B7118" w:rsidRDefault="007B7118" w:rsidP="00857344">
            <w:pPr>
              <w:pStyle w:val="Normalwithspace"/>
              <w:spacing w:before="0"/>
              <w:jc w:val="left"/>
              <w:rPr>
                <w:rFonts w:asciiTheme="minorHAnsi" w:hAnsiTheme="minorHAnsi" w:cstheme="minorHAnsi"/>
                <w:lang w:val="en-AU"/>
              </w:rPr>
            </w:pPr>
            <w:r w:rsidRPr="007B7118">
              <w:rPr>
                <w:rFonts w:asciiTheme="minorHAnsi" w:hAnsiTheme="minorHAnsi" w:cstheme="minorHAnsi"/>
                <w:lang w:val="en-AU"/>
              </w:rPr>
              <w:t xml:space="preserve">For positive numbers, </w:t>
            </w:r>
            <w:r w:rsidR="00C14E9E">
              <w:rPr>
                <w:rFonts w:asciiTheme="minorHAnsi" w:hAnsiTheme="minorHAnsi" w:cstheme="minorHAnsi"/>
                <w:lang w:val="en-AU"/>
              </w:rPr>
              <w:t>the plus sign is not required.</w:t>
            </w:r>
          </w:p>
          <w:p w14:paraId="064E4B2C" w14:textId="6D61EF58" w:rsidR="00517ADD" w:rsidRPr="00C617CA" w:rsidRDefault="007B7118" w:rsidP="007B7118">
            <w:pPr>
              <w:pStyle w:val="Normalwithspace"/>
              <w:spacing w:before="0"/>
              <w:jc w:val="left"/>
              <w:rPr>
                <w:rFonts w:asciiTheme="minorHAnsi" w:hAnsiTheme="minorHAnsi" w:cstheme="minorHAnsi"/>
                <w:lang w:val="en-AU"/>
              </w:rPr>
            </w:pPr>
            <w:r w:rsidRPr="007B7118">
              <w:rPr>
                <w:rFonts w:asciiTheme="minorHAnsi" w:hAnsiTheme="minorHAnsi" w:cstheme="minorHAnsi"/>
                <w:lang w:val="en-AU"/>
              </w:rPr>
              <w:t>For negative numbers, append the minus sign (‘-’) in front of the number with no space.</w:t>
            </w:r>
          </w:p>
        </w:tc>
        <w:tc>
          <w:tcPr>
            <w:tcW w:w="3570" w:type="dxa"/>
            <w:shd w:val="clear" w:color="auto" w:fill="F2F2F2" w:themeFill="background1" w:themeFillShade="F2"/>
            <w:tcPrChange w:id="1185" w:author="Han Xie CHAI (MAS)" w:date="2026-01-14T15:50:00Z" w16du:dateUtc="2026-01-14T07:50:00Z">
              <w:tcPr>
                <w:tcW w:w="3910" w:type="dxa"/>
                <w:gridSpan w:val="3"/>
                <w:shd w:val="clear" w:color="auto" w:fill="F2F2F2" w:themeFill="background1" w:themeFillShade="F2"/>
              </w:tcPr>
            </w:tcPrChange>
          </w:tcPr>
          <w:p w14:paraId="04A69DB8" w14:textId="77777777" w:rsidR="00517ADD" w:rsidRDefault="00517ADD" w:rsidP="002C45C3">
            <w:pPr>
              <w:pStyle w:val="Normalwithspace"/>
              <w:spacing w:before="0"/>
              <w:jc w:val="left"/>
              <w:rPr>
                <w:rFonts w:asciiTheme="minorHAnsi" w:hAnsiTheme="minorHAnsi" w:cstheme="minorHAnsi"/>
                <w:lang w:val="en-AU"/>
              </w:rPr>
            </w:pPr>
          </w:p>
        </w:tc>
      </w:tr>
      <w:tr w:rsidR="00517ADD" w:rsidRPr="00300889" w14:paraId="130356FE" w14:textId="77777777" w:rsidTr="00B16216">
        <w:tc>
          <w:tcPr>
            <w:tcW w:w="936" w:type="dxa"/>
            <w:shd w:val="clear" w:color="auto" w:fill="F2F2F2" w:themeFill="background1" w:themeFillShade="F2"/>
            <w:tcPrChange w:id="1186" w:author="Han Xie CHAI (MAS)" w:date="2026-01-14T15:50:00Z" w16du:dateUtc="2026-01-14T07:50:00Z">
              <w:tcPr>
                <w:tcW w:w="937" w:type="dxa"/>
                <w:gridSpan w:val="2"/>
                <w:shd w:val="clear" w:color="auto" w:fill="F2F2F2" w:themeFill="background1" w:themeFillShade="F2"/>
              </w:tcPr>
            </w:tcPrChange>
          </w:tcPr>
          <w:p w14:paraId="133C4DAC" w14:textId="77777777" w:rsidR="00517ADD" w:rsidRDefault="00517ADD" w:rsidP="00857344">
            <w:pPr>
              <w:pStyle w:val="ListParagraph"/>
            </w:pPr>
          </w:p>
        </w:tc>
        <w:tc>
          <w:tcPr>
            <w:tcW w:w="3194" w:type="dxa"/>
            <w:shd w:val="clear" w:color="auto" w:fill="F2F2F2" w:themeFill="background1" w:themeFillShade="F2"/>
            <w:tcPrChange w:id="1187" w:author="Han Xie CHAI (MAS)" w:date="2026-01-14T15:50:00Z" w16du:dateUtc="2026-01-14T07:50:00Z">
              <w:tcPr>
                <w:tcW w:w="2405" w:type="dxa"/>
                <w:gridSpan w:val="2"/>
                <w:shd w:val="clear" w:color="auto" w:fill="F2F2F2" w:themeFill="background1" w:themeFillShade="F2"/>
              </w:tcPr>
            </w:tcPrChange>
          </w:tcPr>
          <w:p w14:paraId="0B7C8CAA" w14:textId="02EAA106"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Cut-off Price</w:t>
            </w:r>
          </w:p>
        </w:tc>
        <w:tc>
          <w:tcPr>
            <w:tcW w:w="1390" w:type="dxa"/>
            <w:shd w:val="clear" w:color="auto" w:fill="F2F2F2" w:themeFill="background1" w:themeFillShade="F2"/>
            <w:tcPrChange w:id="1188" w:author="Han Xie CHAI (MAS)" w:date="2026-01-14T15:50:00Z" w16du:dateUtc="2026-01-14T07:50:00Z">
              <w:tcPr>
                <w:tcW w:w="1406" w:type="dxa"/>
                <w:gridSpan w:val="3"/>
                <w:shd w:val="clear" w:color="auto" w:fill="F2F2F2" w:themeFill="background1" w:themeFillShade="F2"/>
              </w:tcPr>
            </w:tcPrChange>
          </w:tcPr>
          <w:p w14:paraId="442D0CAE" w14:textId="7B042211" w:rsidR="00517ADD" w:rsidRPr="00C617CA" w:rsidRDefault="001D4FBB"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9(3).9(</w:t>
            </w:r>
            <w:r w:rsidR="00150CEC">
              <w:rPr>
                <w:rFonts w:asciiTheme="minorHAnsi" w:hAnsiTheme="minorHAnsi" w:cstheme="minorHAnsi"/>
                <w:lang w:val="en-AU"/>
              </w:rPr>
              <w:t>3</w:t>
            </w:r>
            <w:r>
              <w:rPr>
                <w:rFonts w:asciiTheme="minorHAnsi" w:hAnsiTheme="minorHAnsi" w:cstheme="minorHAnsi"/>
                <w:lang w:val="en-AU"/>
              </w:rPr>
              <w:t>)</w:t>
            </w:r>
          </w:p>
        </w:tc>
        <w:tc>
          <w:tcPr>
            <w:tcW w:w="1333" w:type="dxa"/>
            <w:shd w:val="clear" w:color="auto" w:fill="F2F2F2" w:themeFill="background1" w:themeFillShade="F2"/>
            <w:tcPrChange w:id="1189" w:author="Han Xie CHAI (MAS)" w:date="2026-01-14T15:50:00Z" w16du:dateUtc="2026-01-14T07:50:00Z">
              <w:tcPr>
                <w:tcW w:w="1343" w:type="dxa"/>
                <w:gridSpan w:val="3"/>
                <w:shd w:val="clear" w:color="auto" w:fill="F2F2F2" w:themeFill="background1" w:themeFillShade="F2"/>
              </w:tcPr>
            </w:tcPrChange>
          </w:tcPr>
          <w:p w14:paraId="7D6D1FF3"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190" w:author="Han Xie CHAI (MAS)" w:date="2026-01-14T15:50:00Z" w16du:dateUtc="2026-01-14T07:50:00Z">
              <w:tcPr>
                <w:tcW w:w="4169" w:type="dxa"/>
                <w:gridSpan w:val="3"/>
                <w:shd w:val="clear" w:color="auto" w:fill="F2F2F2" w:themeFill="background1" w:themeFillShade="F2"/>
              </w:tcPr>
            </w:tcPrChange>
          </w:tcPr>
          <w:p w14:paraId="5E6FB319" w14:textId="251AE822" w:rsidR="00517ADD" w:rsidRPr="00C617CA" w:rsidRDefault="00C21807" w:rsidP="002C45C3">
            <w:pPr>
              <w:pStyle w:val="Normalwithspace"/>
              <w:spacing w:before="0"/>
              <w:jc w:val="left"/>
              <w:rPr>
                <w:rFonts w:asciiTheme="minorHAnsi" w:hAnsiTheme="minorHAnsi" w:cstheme="minorHAnsi"/>
                <w:lang w:val="en-AU"/>
              </w:rPr>
            </w:pPr>
            <w:r w:rsidRPr="00C21807">
              <w:rPr>
                <w:rFonts w:asciiTheme="minorHAnsi" w:hAnsiTheme="minorHAnsi" w:cstheme="minorHAnsi"/>
                <w:lang w:val="en-AU"/>
              </w:rPr>
              <w:t xml:space="preserve">Must be in </w:t>
            </w:r>
            <w:r>
              <w:rPr>
                <w:rFonts w:asciiTheme="minorHAnsi" w:hAnsiTheme="minorHAnsi" w:cstheme="minorHAnsi"/>
                <w:lang w:val="en-AU"/>
              </w:rPr>
              <w:t>3</w:t>
            </w:r>
            <w:r w:rsidRPr="00C21807">
              <w:rPr>
                <w:rFonts w:asciiTheme="minorHAnsi" w:hAnsiTheme="minorHAnsi" w:cstheme="minorHAnsi"/>
                <w:lang w:val="en-AU"/>
              </w:rPr>
              <w:t xml:space="preserve"> decimal places.</w:t>
            </w:r>
          </w:p>
        </w:tc>
        <w:tc>
          <w:tcPr>
            <w:tcW w:w="3570" w:type="dxa"/>
            <w:shd w:val="clear" w:color="auto" w:fill="F2F2F2" w:themeFill="background1" w:themeFillShade="F2"/>
            <w:tcPrChange w:id="1191" w:author="Han Xie CHAI (MAS)" w:date="2026-01-14T15:50:00Z" w16du:dateUtc="2026-01-14T07:50:00Z">
              <w:tcPr>
                <w:tcW w:w="3910" w:type="dxa"/>
                <w:gridSpan w:val="3"/>
                <w:shd w:val="clear" w:color="auto" w:fill="F2F2F2" w:themeFill="background1" w:themeFillShade="F2"/>
              </w:tcPr>
            </w:tcPrChange>
          </w:tcPr>
          <w:p w14:paraId="7E36AFCD" w14:textId="77777777" w:rsidR="00517ADD" w:rsidRDefault="00517ADD" w:rsidP="002C45C3">
            <w:pPr>
              <w:pStyle w:val="Normalwithspace"/>
              <w:spacing w:before="0"/>
              <w:jc w:val="left"/>
              <w:rPr>
                <w:rFonts w:asciiTheme="minorHAnsi" w:hAnsiTheme="minorHAnsi" w:cstheme="minorHAnsi"/>
                <w:lang w:val="en-AU"/>
              </w:rPr>
            </w:pPr>
          </w:p>
        </w:tc>
      </w:tr>
      <w:tr w:rsidR="00517ADD" w:rsidRPr="00300889" w14:paraId="3176539C" w14:textId="77777777" w:rsidTr="00B16216">
        <w:tc>
          <w:tcPr>
            <w:tcW w:w="936" w:type="dxa"/>
            <w:shd w:val="clear" w:color="auto" w:fill="F2F2F2" w:themeFill="background1" w:themeFillShade="F2"/>
            <w:tcPrChange w:id="1192" w:author="Han Xie CHAI (MAS)" w:date="2026-01-14T15:50:00Z" w16du:dateUtc="2026-01-14T07:50:00Z">
              <w:tcPr>
                <w:tcW w:w="937" w:type="dxa"/>
                <w:gridSpan w:val="2"/>
                <w:shd w:val="clear" w:color="auto" w:fill="F2F2F2" w:themeFill="background1" w:themeFillShade="F2"/>
              </w:tcPr>
            </w:tcPrChange>
          </w:tcPr>
          <w:p w14:paraId="022D0A25" w14:textId="77777777" w:rsidR="00517ADD" w:rsidRDefault="00517ADD" w:rsidP="00857344">
            <w:pPr>
              <w:pStyle w:val="ListParagraph"/>
            </w:pPr>
          </w:p>
        </w:tc>
        <w:tc>
          <w:tcPr>
            <w:tcW w:w="3194" w:type="dxa"/>
            <w:shd w:val="clear" w:color="auto" w:fill="F2F2F2" w:themeFill="background1" w:themeFillShade="F2"/>
            <w:tcPrChange w:id="1193" w:author="Han Xie CHAI (MAS)" w:date="2026-01-14T15:50:00Z" w16du:dateUtc="2026-01-14T07:50:00Z">
              <w:tcPr>
                <w:tcW w:w="2405" w:type="dxa"/>
                <w:gridSpan w:val="2"/>
                <w:shd w:val="clear" w:color="auto" w:fill="F2F2F2" w:themeFill="background1" w:themeFillShade="F2"/>
              </w:tcPr>
            </w:tcPrChange>
          </w:tcPr>
          <w:p w14:paraId="14EAE5F1" w14:textId="16D9DC62"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Applicant Name</w:t>
            </w:r>
          </w:p>
        </w:tc>
        <w:tc>
          <w:tcPr>
            <w:tcW w:w="1390" w:type="dxa"/>
            <w:shd w:val="clear" w:color="auto" w:fill="F2F2F2" w:themeFill="background1" w:themeFillShade="F2"/>
            <w:tcPrChange w:id="1194" w:author="Han Xie CHAI (MAS)" w:date="2026-01-14T15:50:00Z" w16du:dateUtc="2026-01-14T07:50:00Z">
              <w:tcPr>
                <w:tcW w:w="1406" w:type="dxa"/>
                <w:gridSpan w:val="3"/>
                <w:shd w:val="clear" w:color="auto" w:fill="F2F2F2" w:themeFill="background1" w:themeFillShade="F2"/>
              </w:tcPr>
            </w:tcPrChange>
          </w:tcPr>
          <w:p w14:paraId="12840062" w14:textId="4B081D0E" w:rsidR="00517ADD" w:rsidRPr="00C617CA" w:rsidRDefault="001D4FBB" w:rsidP="002C45C3">
            <w:pPr>
              <w:pStyle w:val="Normalwithspace"/>
              <w:spacing w:before="0"/>
              <w:jc w:val="left"/>
              <w:rPr>
                <w:rFonts w:asciiTheme="minorHAnsi" w:hAnsiTheme="minorHAnsi" w:cstheme="minorHAnsi"/>
                <w:lang w:val="en-AU"/>
              </w:rPr>
            </w:pPr>
            <w:commentRangeStart w:id="1195"/>
            <w:proofErr w:type="gramStart"/>
            <w:r w:rsidRPr="00C21EA2">
              <w:rPr>
                <w:rFonts w:asciiTheme="minorHAnsi" w:hAnsiTheme="minorHAnsi" w:cstheme="minorHAnsi"/>
                <w:highlight w:val="yellow"/>
                <w:lang w:val="en-AU"/>
              </w:rPr>
              <w:t>X(</w:t>
            </w:r>
            <w:proofErr w:type="gramEnd"/>
            <w:r w:rsidRPr="00C21EA2">
              <w:rPr>
                <w:rFonts w:asciiTheme="minorHAnsi" w:hAnsiTheme="minorHAnsi" w:cstheme="minorHAnsi"/>
                <w:highlight w:val="yellow"/>
                <w:lang w:val="en-AU"/>
              </w:rPr>
              <w:t>50)</w:t>
            </w:r>
            <w:commentRangeEnd w:id="1195"/>
            <w:r w:rsidR="00000CCF">
              <w:rPr>
                <w:rStyle w:val="CommentReference"/>
                <w:lang w:val="en-US"/>
              </w:rPr>
              <w:commentReference w:id="1195"/>
            </w:r>
          </w:p>
        </w:tc>
        <w:tc>
          <w:tcPr>
            <w:tcW w:w="1333" w:type="dxa"/>
            <w:shd w:val="clear" w:color="auto" w:fill="F2F2F2" w:themeFill="background1" w:themeFillShade="F2"/>
            <w:tcPrChange w:id="1196" w:author="Han Xie CHAI (MAS)" w:date="2026-01-14T15:50:00Z" w16du:dateUtc="2026-01-14T07:50:00Z">
              <w:tcPr>
                <w:tcW w:w="1343" w:type="dxa"/>
                <w:gridSpan w:val="3"/>
                <w:shd w:val="clear" w:color="auto" w:fill="F2F2F2" w:themeFill="background1" w:themeFillShade="F2"/>
              </w:tcPr>
            </w:tcPrChange>
          </w:tcPr>
          <w:p w14:paraId="0497AE14"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197" w:author="Han Xie CHAI (MAS)" w:date="2026-01-14T15:50:00Z" w16du:dateUtc="2026-01-14T07:50:00Z">
              <w:tcPr>
                <w:tcW w:w="4169" w:type="dxa"/>
                <w:gridSpan w:val="3"/>
                <w:shd w:val="clear" w:color="auto" w:fill="F2F2F2" w:themeFill="background1" w:themeFillShade="F2"/>
              </w:tcPr>
            </w:tcPrChange>
          </w:tcPr>
          <w:p w14:paraId="49FDD5DC" w14:textId="223E46C7" w:rsidR="00517ADD" w:rsidRPr="00C617CA" w:rsidRDefault="008B2E54"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the</w:t>
            </w:r>
            <w:r w:rsidR="00B168D3">
              <w:rPr>
                <w:rFonts w:asciiTheme="minorHAnsi" w:hAnsiTheme="minorHAnsi" w:cstheme="minorHAnsi"/>
                <w:lang w:val="en-AU"/>
              </w:rPr>
              <w:t xml:space="preserve"> name of financial institution that applied for bids</w:t>
            </w:r>
            <w:r w:rsidR="001D3FB4">
              <w:rPr>
                <w:rFonts w:asciiTheme="minorHAnsi" w:hAnsiTheme="minorHAnsi" w:cstheme="minorHAnsi"/>
                <w:lang w:val="en-AU"/>
              </w:rPr>
              <w:t>.</w:t>
            </w:r>
          </w:p>
        </w:tc>
        <w:tc>
          <w:tcPr>
            <w:tcW w:w="3570" w:type="dxa"/>
            <w:shd w:val="clear" w:color="auto" w:fill="F2F2F2" w:themeFill="background1" w:themeFillShade="F2"/>
            <w:tcPrChange w:id="1198" w:author="Han Xie CHAI (MAS)" w:date="2026-01-14T15:50:00Z" w16du:dateUtc="2026-01-14T07:50:00Z">
              <w:tcPr>
                <w:tcW w:w="3910" w:type="dxa"/>
                <w:gridSpan w:val="3"/>
                <w:shd w:val="clear" w:color="auto" w:fill="F2F2F2" w:themeFill="background1" w:themeFillShade="F2"/>
              </w:tcPr>
            </w:tcPrChange>
          </w:tcPr>
          <w:p w14:paraId="231756ED" w14:textId="52B9E23B" w:rsidR="00083080" w:rsidRDefault="00083080" w:rsidP="002C45C3">
            <w:pPr>
              <w:pStyle w:val="Normalwithspace"/>
              <w:spacing w:before="0"/>
              <w:jc w:val="left"/>
              <w:rPr>
                <w:ins w:id="1199" w:author="Yichen GU from.TOPPAN (MAS)" w:date="2026-01-16T15:35:00Z" w16du:dateUtc="2026-01-16T07:35:00Z"/>
                <w:rFonts w:asciiTheme="minorHAnsi" w:hAnsiTheme="minorHAnsi" w:cstheme="minorHAnsi"/>
                <w:lang w:val="en-AU"/>
              </w:rPr>
            </w:pPr>
            <w:ins w:id="1200" w:author="Yichen GU from.TOPPAN (MAS)" w:date="2026-01-16T15:35:00Z" w16du:dateUtc="2026-01-16T07:35:00Z">
              <w:r>
                <w:rPr>
                  <w:rFonts w:asciiTheme="minorHAnsi" w:hAnsiTheme="minorHAnsi" w:cstheme="minorHAnsi"/>
                  <w:szCs w:val="22"/>
                </w:rPr>
                <w:t>Allows special characters.</w:t>
              </w:r>
            </w:ins>
          </w:p>
          <w:p w14:paraId="2A023349" w14:textId="40193BC9" w:rsidR="00517ADD" w:rsidRDefault="00251008"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 xml:space="preserve">The value is from </w:t>
            </w:r>
            <w:r w:rsidR="005E24BB">
              <w:rPr>
                <w:rFonts w:asciiTheme="minorHAnsi" w:hAnsiTheme="minorHAnsi" w:cstheme="minorHAnsi"/>
                <w:lang w:val="en-AU"/>
              </w:rPr>
              <w:t>‘</w:t>
            </w:r>
            <w:r w:rsidR="008F29D5">
              <w:rPr>
                <w:rFonts w:asciiTheme="minorHAnsi" w:hAnsiTheme="minorHAnsi" w:cstheme="minorHAnsi"/>
                <w:lang w:val="en-AU"/>
              </w:rPr>
              <w:t>Name</w:t>
            </w:r>
            <w:r w:rsidR="005E24BB">
              <w:rPr>
                <w:rFonts w:asciiTheme="minorHAnsi" w:hAnsiTheme="minorHAnsi" w:cstheme="minorHAnsi"/>
                <w:lang w:val="en-AU"/>
              </w:rPr>
              <w:t>’</w:t>
            </w:r>
            <w:r w:rsidR="008F29D5">
              <w:rPr>
                <w:rFonts w:asciiTheme="minorHAnsi" w:hAnsiTheme="minorHAnsi" w:cstheme="minorHAnsi"/>
                <w:lang w:val="en-AU"/>
              </w:rPr>
              <w:t xml:space="preserve"> </w:t>
            </w:r>
            <w:r w:rsidR="00F650D2">
              <w:rPr>
                <w:rFonts w:asciiTheme="minorHAnsi" w:hAnsiTheme="minorHAnsi" w:cstheme="minorHAnsi"/>
                <w:lang w:val="en-AU"/>
              </w:rPr>
              <w:t xml:space="preserve">text </w:t>
            </w:r>
            <w:r w:rsidR="008F29D5">
              <w:rPr>
                <w:rFonts w:asciiTheme="minorHAnsi" w:hAnsiTheme="minorHAnsi" w:cstheme="minorHAnsi"/>
                <w:lang w:val="en-AU"/>
              </w:rPr>
              <w:t>field entered for bid collation.</w:t>
            </w:r>
          </w:p>
        </w:tc>
      </w:tr>
      <w:tr w:rsidR="00517ADD" w:rsidRPr="00300889" w14:paraId="36867C29" w14:textId="77777777" w:rsidTr="00B16216">
        <w:tc>
          <w:tcPr>
            <w:tcW w:w="936" w:type="dxa"/>
            <w:shd w:val="clear" w:color="auto" w:fill="F2F2F2" w:themeFill="background1" w:themeFillShade="F2"/>
            <w:tcPrChange w:id="1201" w:author="Han Xie CHAI (MAS)" w:date="2026-01-14T15:50:00Z" w16du:dateUtc="2026-01-14T07:50:00Z">
              <w:tcPr>
                <w:tcW w:w="937" w:type="dxa"/>
                <w:gridSpan w:val="2"/>
                <w:shd w:val="clear" w:color="auto" w:fill="F2F2F2" w:themeFill="background1" w:themeFillShade="F2"/>
              </w:tcPr>
            </w:tcPrChange>
          </w:tcPr>
          <w:p w14:paraId="23724437" w14:textId="77777777" w:rsidR="00517ADD" w:rsidRDefault="00517ADD" w:rsidP="00857344">
            <w:pPr>
              <w:pStyle w:val="ListParagraph"/>
            </w:pPr>
          </w:p>
        </w:tc>
        <w:tc>
          <w:tcPr>
            <w:tcW w:w="3194" w:type="dxa"/>
            <w:shd w:val="clear" w:color="auto" w:fill="F2F2F2" w:themeFill="background1" w:themeFillShade="F2"/>
            <w:tcPrChange w:id="1202" w:author="Han Xie CHAI (MAS)" w:date="2026-01-14T15:50:00Z" w16du:dateUtc="2026-01-14T07:50:00Z">
              <w:tcPr>
                <w:tcW w:w="2405" w:type="dxa"/>
                <w:gridSpan w:val="2"/>
                <w:shd w:val="clear" w:color="auto" w:fill="F2F2F2" w:themeFill="background1" w:themeFillShade="F2"/>
              </w:tcPr>
            </w:tcPrChange>
          </w:tcPr>
          <w:p w14:paraId="71AFC2D3" w14:textId="698E6DB1"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Bank Reference No</w:t>
            </w:r>
          </w:p>
        </w:tc>
        <w:tc>
          <w:tcPr>
            <w:tcW w:w="1390" w:type="dxa"/>
            <w:shd w:val="clear" w:color="auto" w:fill="F2F2F2" w:themeFill="background1" w:themeFillShade="F2"/>
            <w:tcPrChange w:id="1203" w:author="Han Xie CHAI (MAS)" w:date="2026-01-14T15:50:00Z" w16du:dateUtc="2026-01-14T07:50:00Z">
              <w:tcPr>
                <w:tcW w:w="1406" w:type="dxa"/>
                <w:gridSpan w:val="3"/>
                <w:shd w:val="clear" w:color="auto" w:fill="F2F2F2" w:themeFill="background1" w:themeFillShade="F2"/>
              </w:tcPr>
            </w:tcPrChange>
          </w:tcPr>
          <w:p w14:paraId="7ED2187A" w14:textId="0E0B92CE" w:rsidR="00517ADD" w:rsidRPr="00C617CA" w:rsidRDefault="008052D7" w:rsidP="002C45C3">
            <w:pPr>
              <w:pStyle w:val="Normalwithspace"/>
              <w:spacing w:before="0"/>
              <w:jc w:val="left"/>
              <w:rPr>
                <w:rFonts w:asciiTheme="minorHAnsi" w:hAnsiTheme="minorHAnsi" w:cstheme="minorHAnsi"/>
                <w:lang w:val="en-AU"/>
              </w:rPr>
            </w:pPr>
            <w:proofErr w:type="gramStart"/>
            <w:r>
              <w:rPr>
                <w:rFonts w:asciiTheme="minorHAnsi" w:hAnsiTheme="minorHAnsi" w:cstheme="minorHAnsi"/>
                <w:lang w:val="en-AU"/>
              </w:rPr>
              <w:t>X(</w:t>
            </w:r>
            <w:proofErr w:type="gramEnd"/>
            <w:r>
              <w:rPr>
                <w:rFonts w:asciiTheme="minorHAnsi" w:hAnsiTheme="minorHAnsi" w:cstheme="minorHAnsi"/>
                <w:lang w:val="en-AU"/>
              </w:rPr>
              <w:t>8)</w:t>
            </w:r>
          </w:p>
        </w:tc>
        <w:tc>
          <w:tcPr>
            <w:tcW w:w="1333" w:type="dxa"/>
            <w:shd w:val="clear" w:color="auto" w:fill="F2F2F2" w:themeFill="background1" w:themeFillShade="F2"/>
            <w:tcPrChange w:id="1204" w:author="Han Xie CHAI (MAS)" w:date="2026-01-14T15:50:00Z" w16du:dateUtc="2026-01-14T07:50:00Z">
              <w:tcPr>
                <w:tcW w:w="1343" w:type="dxa"/>
                <w:gridSpan w:val="3"/>
                <w:shd w:val="clear" w:color="auto" w:fill="F2F2F2" w:themeFill="background1" w:themeFillShade="F2"/>
              </w:tcPr>
            </w:tcPrChange>
          </w:tcPr>
          <w:p w14:paraId="302E6E30"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205" w:author="Han Xie CHAI (MAS)" w:date="2026-01-14T15:50:00Z" w16du:dateUtc="2026-01-14T07:50:00Z">
              <w:tcPr>
                <w:tcW w:w="4169" w:type="dxa"/>
                <w:gridSpan w:val="3"/>
                <w:shd w:val="clear" w:color="auto" w:fill="F2F2F2" w:themeFill="background1" w:themeFillShade="F2"/>
              </w:tcPr>
            </w:tcPrChange>
          </w:tcPr>
          <w:p w14:paraId="0045F285" w14:textId="19B4E7C4" w:rsidR="00517ADD" w:rsidRPr="00C617CA" w:rsidRDefault="000735AE"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unique for records with the same issue code from the same PD.</w:t>
            </w:r>
          </w:p>
        </w:tc>
        <w:tc>
          <w:tcPr>
            <w:tcW w:w="3570" w:type="dxa"/>
            <w:shd w:val="clear" w:color="auto" w:fill="F2F2F2" w:themeFill="background1" w:themeFillShade="F2"/>
            <w:tcPrChange w:id="1206" w:author="Han Xie CHAI (MAS)" w:date="2026-01-14T15:50:00Z" w16du:dateUtc="2026-01-14T07:50:00Z">
              <w:tcPr>
                <w:tcW w:w="3910" w:type="dxa"/>
                <w:gridSpan w:val="3"/>
                <w:shd w:val="clear" w:color="auto" w:fill="F2F2F2" w:themeFill="background1" w:themeFillShade="F2"/>
              </w:tcPr>
            </w:tcPrChange>
          </w:tcPr>
          <w:p w14:paraId="16758BF2" w14:textId="6D1F8D0D" w:rsidR="00517ADD" w:rsidRDefault="00251008"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 xml:space="preserve">The value is from </w:t>
            </w:r>
            <w:r w:rsidR="001D3FDC">
              <w:rPr>
                <w:rFonts w:asciiTheme="minorHAnsi" w:hAnsiTheme="minorHAnsi" w:cstheme="minorHAnsi"/>
                <w:lang w:val="en-AU"/>
              </w:rPr>
              <w:t>‘</w:t>
            </w:r>
            <w:r w:rsidR="001D3FDC" w:rsidRPr="001D3FDC">
              <w:rPr>
                <w:rFonts w:asciiTheme="minorHAnsi" w:hAnsiTheme="minorHAnsi" w:cstheme="minorHAnsi"/>
                <w:lang w:val="en-AU"/>
              </w:rPr>
              <w:t>Bank ref. no.</w:t>
            </w:r>
            <w:r w:rsidR="001D3FDC">
              <w:rPr>
                <w:rFonts w:asciiTheme="minorHAnsi" w:hAnsiTheme="minorHAnsi" w:cstheme="minorHAnsi"/>
                <w:lang w:val="en-AU"/>
              </w:rPr>
              <w:t>’ text field entered for bid collation.</w:t>
            </w:r>
          </w:p>
        </w:tc>
      </w:tr>
      <w:tr w:rsidR="00517ADD" w:rsidRPr="00300889" w14:paraId="0E4E947C" w14:textId="77777777" w:rsidTr="00B16216">
        <w:tc>
          <w:tcPr>
            <w:tcW w:w="936" w:type="dxa"/>
            <w:shd w:val="clear" w:color="auto" w:fill="F2F2F2" w:themeFill="background1" w:themeFillShade="F2"/>
            <w:tcPrChange w:id="1207" w:author="Han Xie CHAI (MAS)" w:date="2026-01-14T15:50:00Z" w16du:dateUtc="2026-01-14T07:50:00Z">
              <w:tcPr>
                <w:tcW w:w="937" w:type="dxa"/>
                <w:gridSpan w:val="2"/>
                <w:shd w:val="clear" w:color="auto" w:fill="F2F2F2" w:themeFill="background1" w:themeFillShade="F2"/>
              </w:tcPr>
            </w:tcPrChange>
          </w:tcPr>
          <w:p w14:paraId="48121F3A" w14:textId="77777777" w:rsidR="00517ADD" w:rsidRDefault="00517ADD" w:rsidP="00857344">
            <w:pPr>
              <w:pStyle w:val="ListParagraph"/>
            </w:pPr>
          </w:p>
        </w:tc>
        <w:tc>
          <w:tcPr>
            <w:tcW w:w="3194" w:type="dxa"/>
            <w:shd w:val="clear" w:color="auto" w:fill="F2F2F2" w:themeFill="background1" w:themeFillShade="F2"/>
            <w:tcPrChange w:id="1208" w:author="Han Xie CHAI (MAS)" w:date="2026-01-14T15:50:00Z" w16du:dateUtc="2026-01-14T07:50:00Z">
              <w:tcPr>
                <w:tcW w:w="2405" w:type="dxa"/>
                <w:gridSpan w:val="2"/>
                <w:shd w:val="clear" w:color="auto" w:fill="F2F2F2" w:themeFill="background1" w:themeFillShade="F2"/>
              </w:tcPr>
            </w:tcPrChange>
          </w:tcPr>
          <w:p w14:paraId="7A44D254" w14:textId="0F1E6265"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Amount Applied</w:t>
            </w:r>
          </w:p>
        </w:tc>
        <w:tc>
          <w:tcPr>
            <w:tcW w:w="1390" w:type="dxa"/>
            <w:shd w:val="clear" w:color="auto" w:fill="F2F2F2" w:themeFill="background1" w:themeFillShade="F2"/>
            <w:tcPrChange w:id="1209" w:author="Han Xie CHAI (MAS)" w:date="2026-01-14T15:50:00Z" w16du:dateUtc="2026-01-14T07:50:00Z">
              <w:tcPr>
                <w:tcW w:w="1406" w:type="dxa"/>
                <w:gridSpan w:val="3"/>
                <w:shd w:val="clear" w:color="auto" w:fill="F2F2F2" w:themeFill="background1" w:themeFillShade="F2"/>
              </w:tcPr>
            </w:tcPrChange>
          </w:tcPr>
          <w:p w14:paraId="3D45CDB0" w14:textId="01322FEC" w:rsidR="00517ADD" w:rsidRPr="00C617CA" w:rsidRDefault="00240E8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9(13)</w:t>
            </w:r>
          </w:p>
        </w:tc>
        <w:tc>
          <w:tcPr>
            <w:tcW w:w="1333" w:type="dxa"/>
            <w:shd w:val="clear" w:color="auto" w:fill="F2F2F2" w:themeFill="background1" w:themeFillShade="F2"/>
            <w:tcPrChange w:id="1210" w:author="Han Xie CHAI (MAS)" w:date="2026-01-14T15:50:00Z" w16du:dateUtc="2026-01-14T07:50:00Z">
              <w:tcPr>
                <w:tcW w:w="1343" w:type="dxa"/>
                <w:gridSpan w:val="3"/>
                <w:shd w:val="clear" w:color="auto" w:fill="F2F2F2" w:themeFill="background1" w:themeFillShade="F2"/>
              </w:tcPr>
            </w:tcPrChange>
          </w:tcPr>
          <w:p w14:paraId="6007A4FC"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211" w:author="Han Xie CHAI (MAS)" w:date="2026-01-14T15:50:00Z" w16du:dateUtc="2026-01-14T07:50:00Z">
              <w:tcPr>
                <w:tcW w:w="4169" w:type="dxa"/>
                <w:gridSpan w:val="3"/>
                <w:shd w:val="clear" w:color="auto" w:fill="F2F2F2" w:themeFill="background1" w:themeFillShade="F2"/>
              </w:tcPr>
            </w:tcPrChange>
          </w:tcPr>
          <w:p w14:paraId="20513596" w14:textId="5EB77BD9" w:rsidR="00517ADD" w:rsidRPr="00C617CA" w:rsidRDefault="00BB7A52"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a positive integer.</w:t>
            </w:r>
          </w:p>
        </w:tc>
        <w:tc>
          <w:tcPr>
            <w:tcW w:w="3570" w:type="dxa"/>
            <w:shd w:val="clear" w:color="auto" w:fill="F2F2F2" w:themeFill="background1" w:themeFillShade="F2"/>
            <w:tcPrChange w:id="1212" w:author="Han Xie CHAI (MAS)" w:date="2026-01-14T15:50:00Z" w16du:dateUtc="2026-01-14T07:50:00Z">
              <w:tcPr>
                <w:tcW w:w="3910" w:type="dxa"/>
                <w:gridSpan w:val="3"/>
                <w:shd w:val="clear" w:color="auto" w:fill="F2F2F2" w:themeFill="background1" w:themeFillShade="F2"/>
              </w:tcPr>
            </w:tcPrChange>
          </w:tcPr>
          <w:p w14:paraId="66816D64" w14:textId="5D2B0948" w:rsidR="00517ADD" w:rsidRDefault="00251008"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The value is from ‘Nominal amount ($)’ text field entered for bid collation.</w:t>
            </w:r>
          </w:p>
        </w:tc>
      </w:tr>
      <w:tr w:rsidR="00517ADD" w:rsidRPr="00300889" w14:paraId="29D9A0D7" w14:textId="77777777" w:rsidTr="00B16216">
        <w:tc>
          <w:tcPr>
            <w:tcW w:w="936" w:type="dxa"/>
            <w:shd w:val="clear" w:color="auto" w:fill="F2F2F2" w:themeFill="background1" w:themeFillShade="F2"/>
            <w:tcPrChange w:id="1213" w:author="Han Xie CHAI (MAS)" w:date="2026-01-14T15:50:00Z" w16du:dateUtc="2026-01-14T07:50:00Z">
              <w:tcPr>
                <w:tcW w:w="937" w:type="dxa"/>
                <w:gridSpan w:val="2"/>
                <w:shd w:val="clear" w:color="auto" w:fill="F2F2F2" w:themeFill="background1" w:themeFillShade="F2"/>
              </w:tcPr>
            </w:tcPrChange>
          </w:tcPr>
          <w:p w14:paraId="77A315E3" w14:textId="77777777" w:rsidR="00517ADD" w:rsidRDefault="00517ADD" w:rsidP="00857344">
            <w:pPr>
              <w:pStyle w:val="ListParagraph"/>
            </w:pPr>
            <w:commentRangeStart w:id="1214"/>
            <w:commentRangeStart w:id="1215"/>
            <w:commentRangeEnd w:id="1215"/>
          </w:p>
        </w:tc>
        <w:tc>
          <w:tcPr>
            <w:tcW w:w="3194" w:type="dxa"/>
            <w:shd w:val="clear" w:color="auto" w:fill="F2F2F2" w:themeFill="background1" w:themeFillShade="F2"/>
            <w:tcPrChange w:id="1216" w:author="Han Xie CHAI (MAS)" w:date="2026-01-14T15:50:00Z" w16du:dateUtc="2026-01-14T07:50:00Z">
              <w:tcPr>
                <w:tcW w:w="2405" w:type="dxa"/>
                <w:gridSpan w:val="2"/>
                <w:shd w:val="clear" w:color="auto" w:fill="F2F2F2" w:themeFill="background1" w:themeFillShade="F2"/>
              </w:tcPr>
            </w:tcPrChange>
          </w:tcPr>
          <w:p w14:paraId="468B9230" w14:textId="1E62937D" w:rsidR="00517ADD" w:rsidRDefault="00517ADD" w:rsidP="002C45C3">
            <w:pPr>
              <w:pStyle w:val="Normalwithspace"/>
              <w:spacing w:before="0"/>
              <w:jc w:val="left"/>
              <w:rPr>
                <w:rFonts w:asciiTheme="minorHAnsi" w:hAnsiTheme="minorHAnsi" w:cstheme="minorHAnsi"/>
                <w:lang w:val="en-AU"/>
              </w:rPr>
            </w:pPr>
            <w:r w:rsidRPr="00187E47">
              <w:rPr>
                <w:rFonts w:asciiTheme="minorHAnsi" w:hAnsiTheme="minorHAnsi" w:cstheme="minorHAnsi"/>
                <w:lang w:val="en-AU"/>
              </w:rPr>
              <w:t>Competitive (Yes/No)</w:t>
            </w:r>
          </w:p>
        </w:tc>
        <w:tc>
          <w:tcPr>
            <w:tcW w:w="1390" w:type="dxa"/>
            <w:shd w:val="clear" w:color="auto" w:fill="F2F2F2" w:themeFill="background1" w:themeFillShade="F2"/>
            <w:tcPrChange w:id="1217" w:author="Han Xie CHAI (MAS)" w:date="2026-01-14T15:50:00Z" w16du:dateUtc="2026-01-14T07:50:00Z">
              <w:tcPr>
                <w:tcW w:w="1406" w:type="dxa"/>
                <w:gridSpan w:val="3"/>
                <w:shd w:val="clear" w:color="auto" w:fill="F2F2F2" w:themeFill="background1" w:themeFillShade="F2"/>
              </w:tcPr>
            </w:tcPrChange>
          </w:tcPr>
          <w:p w14:paraId="7374047D" w14:textId="6081BB1F" w:rsidR="00517ADD" w:rsidRPr="00C617CA" w:rsidRDefault="000C3557" w:rsidP="002C45C3">
            <w:pPr>
              <w:pStyle w:val="Normalwithspace"/>
              <w:spacing w:before="0"/>
              <w:jc w:val="left"/>
              <w:rPr>
                <w:rFonts w:asciiTheme="minorHAnsi" w:hAnsiTheme="minorHAnsi" w:cstheme="minorHAnsi"/>
                <w:lang w:val="en-AU"/>
              </w:rPr>
            </w:pPr>
            <w:proofErr w:type="gramStart"/>
            <w:r>
              <w:rPr>
                <w:rFonts w:asciiTheme="minorHAnsi" w:hAnsiTheme="minorHAnsi" w:cstheme="minorHAnsi"/>
                <w:lang w:val="en-AU"/>
              </w:rPr>
              <w:t>X(</w:t>
            </w:r>
            <w:proofErr w:type="gramEnd"/>
            <w:r>
              <w:rPr>
                <w:rFonts w:asciiTheme="minorHAnsi" w:hAnsiTheme="minorHAnsi" w:cstheme="minorHAnsi"/>
                <w:lang w:val="en-AU"/>
              </w:rPr>
              <w:t>3)</w:t>
            </w:r>
          </w:p>
        </w:tc>
        <w:tc>
          <w:tcPr>
            <w:tcW w:w="1333" w:type="dxa"/>
            <w:shd w:val="clear" w:color="auto" w:fill="F2F2F2" w:themeFill="background1" w:themeFillShade="F2"/>
            <w:tcPrChange w:id="1218" w:author="Han Xie CHAI (MAS)" w:date="2026-01-14T15:50:00Z" w16du:dateUtc="2026-01-14T07:50:00Z">
              <w:tcPr>
                <w:tcW w:w="1343" w:type="dxa"/>
                <w:gridSpan w:val="3"/>
                <w:shd w:val="clear" w:color="auto" w:fill="F2F2F2" w:themeFill="background1" w:themeFillShade="F2"/>
              </w:tcPr>
            </w:tcPrChange>
          </w:tcPr>
          <w:p w14:paraId="750B0542" w14:textId="44C57951"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219" w:author="Han Xie CHAI (MAS)" w:date="2026-01-14T15:50:00Z" w16du:dateUtc="2026-01-14T07:50:00Z">
              <w:tcPr>
                <w:tcW w:w="4169" w:type="dxa"/>
                <w:gridSpan w:val="3"/>
                <w:shd w:val="clear" w:color="auto" w:fill="F2F2F2" w:themeFill="background1" w:themeFillShade="F2"/>
              </w:tcPr>
            </w:tcPrChange>
          </w:tcPr>
          <w:p w14:paraId="42D5B04F" w14:textId="75FA7BE7" w:rsidR="00517ADD" w:rsidRPr="00C617CA" w:rsidRDefault="00D07E37"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‘Yes’ for competitive bids, and ‘No’ for non-competitive bids.</w:t>
            </w:r>
          </w:p>
        </w:tc>
        <w:tc>
          <w:tcPr>
            <w:tcW w:w="3570" w:type="dxa"/>
            <w:shd w:val="clear" w:color="auto" w:fill="F2F2F2" w:themeFill="background1" w:themeFillShade="F2"/>
            <w:tcPrChange w:id="1220" w:author="Han Xie CHAI (MAS)" w:date="2026-01-14T15:50:00Z" w16du:dateUtc="2026-01-14T07:50:00Z">
              <w:tcPr>
                <w:tcW w:w="3910" w:type="dxa"/>
                <w:gridSpan w:val="3"/>
                <w:shd w:val="clear" w:color="auto" w:fill="F2F2F2" w:themeFill="background1" w:themeFillShade="F2"/>
              </w:tcPr>
            </w:tcPrChange>
          </w:tcPr>
          <w:p w14:paraId="1AD99FF1" w14:textId="23FEE3B5" w:rsidR="00517ADD" w:rsidRDefault="00251008"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 xml:space="preserve">The value is from </w:t>
            </w:r>
            <w:r w:rsidR="001D3FDC">
              <w:rPr>
                <w:rFonts w:asciiTheme="minorHAnsi" w:hAnsiTheme="minorHAnsi" w:cstheme="minorHAnsi"/>
                <w:lang w:val="en-AU"/>
              </w:rPr>
              <w:t>‘Competitive’ dropdown field selected for bid collation.</w:t>
            </w:r>
            <w:commentRangeEnd w:id="1214"/>
            <w:r w:rsidR="00000CCF">
              <w:rPr>
                <w:rStyle w:val="CommentReference"/>
                <w:lang w:val="en-US"/>
              </w:rPr>
              <w:commentReference w:id="1214"/>
            </w:r>
            <w:r w:rsidR="00B16216">
              <w:rPr>
                <w:rStyle w:val="CommentReference"/>
                <w:lang w:val="en-US"/>
              </w:rPr>
              <w:commentReference w:id="1215"/>
            </w:r>
          </w:p>
        </w:tc>
      </w:tr>
      <w:tr w:rsidR="00517ADD" w:rsidRPr="00300889" w14:paraId="5889AE25" w14:textId="77777777" w:rsidTr="00B16216">
        <w:tc>
          <w:tcPr>
            <w:tcW w:w="936" w:type="dxa"/>
            <w:shd w:val="clear" w:color="auto" w:fill="F2F2F2" w:themeFill="background1" w:themeFillShade="F2"/>
            <w:tcPrChange w:id="1221" w:author="Han Xie CHAI (MAS)" w:date="2026-01-14T15:50:00Z" w16du:dateUtc="2026-01-14T07:50:00Z">
              <w:tcPr>
                <w:tcW w:w="937" w:type="dxa"/>
                <w:gridSpan w:val="2"/>
                <w:shd w:val="clear" w:color="auto" w:fill="F2F2F2" w:themeFill="background1" w:themeFillShade="F2"/>
              </w:tcPr>
            </w:tcPrChange>
          </w:tcPr>
          <w:p w14:paraId="1CFC2C1A" w14:textId="77777777" w:rsidR="00517ADD" w:rsidRDefault="00517ADD" w:rsidP="00857344">
            <w:pPr>
              <w:pStyle w:val="ListParagraph"/>
            </w:pPr>
          </w:p>
        </w:tc>
        <w:tc>
          <w:tcPr>
            <w:tcW w:w="3194" w:type="dxa"/>
            <w:shd w:val="clear" w:color="auto" w:fill="F2F2F2" w:themeFill="background1" w:themeFillShade="F2"/>
            <w:tcPrChange w:id="1222" w:author="Han Xie CHAI (MAS)" w:date="2026-01-14T15:50:00Z" w16du:dateUtc="2026-01-14T07:50:00Z">
              <w:tcPr>
                <w:tcW w:w="2405" w:type="dxa"/>
                <w:gridSpan w:val="2"/>
                <w:shd w:val="clear" w:color="auto" w:fill="F2F2F2" w:themeFill="background1" w:themeFillShade="F2"/>
              </w:tcPr>
            </w:tcPrChange>
          </w:tcPr>
          <w:p w14:paraId="1134ACAD" w14:textId="7D405F9E" w:rsidR="00517ADD" w:rsidRDefault="00517ADD" w:rsidP="002C45C3">
            <w:pPr>
              <w:pStyle w:val="Normalwithspace"/>
              <w:spacing w:before="0"/>
              <w:jc w:val="left"/>
              <w:rPr>
                <w:rFonts w:asciiTheme="minorHAnsi" w:hAnsiTheme="minorHAnsi" w:cstheme="minorHAnsi"/>
                <w:lang w:val="en-AU"/>
              </w:rPr>
            </w:pPr>
            <w:r w:rsidRPr="00187E47">
              <w:rPr>
                <w:rFonts w:asciiTheme="minorHAnsi" w:hAnsiTheme="minorHAnsi" w:cstheme="minorHAnsi"/>
                <w:lang w:val="en-AU"/>
              </w:rPr>
              <w:t>Bid Yield</w:t>
            </w:r>
          </w:p>
        </w:tc>
        <w:tc>
          <w:tcPr>
            <w:tcW w:w="1390" w:type="dxa"/>
            <w:shd w:val="clear" w:color="auto" w:fill="F2F2F2" w:themeFill="background1" w:themeFillShade="F2"/>
            <w:tcPrChange w:id="1223" w:author="Han Xie CHAI (MAS)" w:date="2026-01-14T15:50:00Z" w16du:dateUtc="2026-01-14T07:50:00Z">
              <w:tcPr>
                <w:tcW w:w="1406" w:type="dxa"/>
                <w:gridSpan w:val="3"/>
                <w:shd w:val="clear" w:color="auto" w:fill="F2F2F2" w:themeFill="background1" w:themeFillShade="F2"/>
              </w:tcPr>
            </w:tcPrChange>
          </w:tcPr>
          <w:p w14:paraId="2CD12A69" w14:textId="705D7321" w:rsidR="00517ADD" w:rsidRPr="00C617CA" w:rsidRDefault="0004462B" w:rsidP="002C45C3">
            <w:pPr>
              <w:pStyle w:val="Normalwithspace"/>
              <w:spacing w:before="0"/>
              <w:jc w:val="left"/>
              <w:rPr>
                <w:rFonts w:asciiTheme="minorHAnsi" w:hAnsiTheme="minorHAnsi" w:cstheme="minorHAnsi"/>
                <w:lang w:val="en-AU"/>
              </w:rPr>
            </w:pPr>
            <w:r w:rsidRPr="0004462B">
              <w:rPr>
                <w:rFonts w:asciiTheme="minorHAnsi" w:hAnsiTheme="minorHAnsi" w:cstheme="minorHAnsi"/>
                <w:lang w:val="en-AU"/>
              </w:rPr>
              <w:t>S9(3).9(2)</w:t>
            </w:r>
          </w:p>
        </w:tc>
        <w:tc>
          <w:tcPr>
            <w:tcW w:w="1333" w:type="dxa"/>
            <w:shd w:val="clear" w:color="auto" w:fill="F2F2F2" w:themeFill="background1" w:themeFillShade="F2"/>
            <w:tcPrChange w:id="1224" w:author="Han Xie CHAI (MAS)" w:date="2026-01-14T15:50:00Z" w16du:dateUtc="2026-01-14T07:50:00Z">
              <w:tcPr>
                <w:tcW w:w="1343" w:type="dxa"/>
                <w:gridSpan w:val="3"/>
                <w:shd w:val="clear" w:color="auto" w:fill="F2F2F2" w:themeFill="background1" w:themeFillShade="F2"/>
              </w:tcPr>
            </w:tcPrChange>
          </w:tcPr>
          <w:p w14:paraId="248FD47D"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225" w:author="Han Xie CHAI (MAS)" w:date="2026-01-14T15:50:00Z" w16du:dateUtc="2026-01-14T07:50:00Z">
              <w:tcPr>
                <w:tcW w:w="4169" w:type="dxa"/>
                <w:gridSpan w:val="3"/>
                <w:shd w:val="clear" w:color="auto" w:fill="F2F2F2" w:themeFill="background1" w:themeFillShade="F2"/>
              </w:tcPr>
            </w:tcPrChange>
          </w:tcPr>
          <w:p w14:paraId="5E04AF57" w14:textId="77777777" w:rsidR="00DC6516" w:rsidRDefault="00DC6516"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in 2 decimal places.</w:t>
            </w:r>
          </w:p>
          <w:p w14:paraId="1B61C4AD" w14:textId="79FEDB35" w:rsidR="00DC6516" w:rsidRDefault="00DC6516"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 xml:space="preserve">For positive numbers, </w:t>
            </w:r>
            <w:r w:rsidR="00456C5E" w:rsidRPr="00456C5E">
              <w:rPr>
                <w:rFonts w:asciiTheme="minorHAnsi" w:hAnsiTheme="minorHAnsi" w:cstheme="minorHAnsi"/>
                <w:lang w:val="en-AU"/>
              </w:rPr>
              <w:t>the plus sign is not required</w:t>
            </w:r>
            <w:r>
              <w:rPr>
                <w:rFonts w:asciiTheme="minorHAnsi" w:hAnsiTheme="minorHAnsi" w:cstheme="minorHAnsi"/>
                <w:lang w:val="en-AU"/>
              </w:rPr>
              <w:t>.</w:t>
            </w:r>
          </w:p>
          <w:p w14:paraId="3CD7876B" w14:textId="3001B98A" w:rsidR="00517ADD" w:rsidRPr="00C617CA" w:rsidRDefault="00DC6516"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For negative numbers, append the minus sign (‘-’) in front of the number with no space.</w:t>
            </w:r>
          </w:p>
        </w:tc>
        <w:tc>
          <w:tcPr>
            <w:tcW w:w="3570" w:type="dxa"/>
            <w:shd w:val="clear" w:color="auto" w:fill="F2F2F2" w:themeFill="background1" w:themeFillShade="F2"/>
            <w:tcPrChange w:id="1226" w:author="Han Xie CHAI (MAS)" w:date="2026-01-14T15:50:00Z" w16du:dateUtc="2026-01-14T07:50:00Z">
              <w:tcPr>
                <w:tcW w:w="3910" w:type="dxa"/>
                <w:gridSpan w:val="3"/>
                <w:shd w:val="clear" w:color="auto" w:fill="F2F2F2" w:themeFill="background1" w:themeFillShade="F2"/>
              </w:tcPr>
            </w:tcPrChange>
          </w:tcPr>
          <w:p w14:paraId="2146352C" w14:textId="71C6A8E1" w:rsidR="00881921" w:rsidRDefault="00251008"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 xml:space="preserve">The value is from </w:t>
            </w:r>
            <w:r w:rsidR="00881921">
              <w:rPr>
                <w:rFonts w:asciiTheme="minorHAnsi" w:hAnsiTheme="minorHAnsi" w:cstheme="minorHAnsi"/>
                <w:lang w:val="en-AU"/>
              </w:rPr>
              <w:t>‘Yield (%)’ text field entered for bid collation.</w:t>
            </w:r>
          </w:p>
          <w:p w14:paraId="3372DCB4" w14:textId="74753B84" w:rsidR="00517ADD" w:rsidRDefault="00881921" w:rsidP="002C45C3">
            <w:pPr>
              <w:pStyle w:val="Normalwithspace"/>
              <w:spacing w:before="0"/>
              <w:jc w:val="left"/>
              <w:rPr>
                <w:rFonts w:asciiTheme="minorHAnsi" w:hAnsiTheme="minorHAnsi" w:cstheme="minorHAnsi"/>
                <w:lang w:val="en-AU"/>
              </w:rPr>
            </w:pPr>
            <w:r w:rsidRPr="00881921">
              <w:rPr>
                <w:rFonts w:asciiTheme="minorHAnsi" w:hAnsiTheme="minorHAnsi" w:cstheme="minorHAnsi"/>
                <w:lang w:val="en-AU"/>
              </w:rPr>
              <w:t>Negative yields are only allowed if configured for the security type.</w:t>
            </w:r>
          </w:p>
        </w:tc>
      </w:tr>
      <w:tr w:rsidR="00517ADD" w:rsidRPr="00300889" w14:paraId="086C6779" w14:textId="77777777" w:rsidTr="00B16216">
        <w:tc>
          <w:tcPr>
            <w:tcW w:w="936" w:type="dxa"/>
            <w:shd w:val="clear" w:color="auto" w:fill="F2F2F2" w:themeFill="background1" w:themeFillShade="F2"/>
            <w:tcPrChange w:id="1227" w:author="Han Xie CHAI (MAS)" w:date="2026-01-14T15:50:00Z" w16du:dateUtc="2026-01-14T07:50:00Z">
              <w:tcPr>
                <w:tcW w:w="937" w:type="dxa"/>
                <w:gridSpan w:val="2"/>
                <w:shd w:val="clear" w:color="auto" w:fill="F2F2F2" w:themeFill="background1" w:themeFillShade="F2"/>
              </w:tcPr>
            </w:tcPrChange>
          </w:tcPr>
          <w:p w14:paraId="6336F372" w14:textId="77777777" w:rsidR="00517ADD" w:rsidRPr="00000CCF" w:rsidRDefault="00517ADD" w:rsidP="00857344">
            <w:pPr>
              <w:pStyle w:val="ListParagraph"/>
              <w:rPr>
                <w:strike/>
                <w:rPrChange w:id="1228" w:author="Jasmine WL TEO (MAS)" w:date="2026-01-06T18:37:00Z" w16du:dateUtc="2026-01-06T10:37:00Z">
                  <w:rPr/>
                </w:rPrChange>
              </w:rPr>
            </w:pPr>
          </w:p>
        </w:tc>
        <w:tc>
          <w:tcPr>
            <w:tcW w:w="3194" w:type="dxa"/>
            <w:shd w:val="clear" w:color="auto" w:fill="F2F2F2" w:themeFill="background1" w:themeFillShade="F2"/>
            <w:tcPrChange w:id="1229" w:author="Han Xie CHAI (MAS)" w:date="2026-01-14T15:50:00Z" w16du:dateUtc="2026-01-14T07:50:00Z">
              <w:tcPr>
                <w:tcW w:w="2405" w:type="dxa"/>
                <w:gridSpan w:val="2"/>
                <w:shd w:val="clear" w:color="auto" w:fill="F2F2F2" w:themeFill="background1" w:themeFillShade="F2"/>
              </w:tcPr>
            </w:tcPrChange>
          </w:tcPr>
          <w:p w14:paraId="4E26569F" w14:textId="1372EE99" w:rsidR="00517ADD" w:rsidRPr="00000CCF" w:rsidRDefault="00517ADD" w:rsidP="002C45C3">
            <w:pPr>
              <w:pStyle w:val="Normalwithspace"/>
              <w:spacing w:before="0"/>
              <w:jc w:val="left"/>
              <w:rPr>
                <w:rFonts w:asciiTheme="minorHAnsi" w:hAnsiTheme="minorHAnsi" w:cstheme="minorHAnsi"/>
                <w:strike/>
                <w:lang w:val="en-AU"/>
                <w:rPrChange w:id="1230" w:author="Jasmine WL TEO (MAS)" w:date="2026-01-06T18:37:00Z" w16du:dateUtc="2026-01-06T10:37:00Z">
                  <w:rPr>
                    <w:rFonts w:asciiTheme="minorHAnsi" w:hAnsiTheme="minorHAnsi" w:cstheme="minorHAnsi"/>
                    <w:lang w:val="en-AU"/>
                  </w:rPr>
                </w:rPrChange>
              </w:rPr>
            </w:pPr>
            <w:r w:rsidRPr="00000CCF">
              <w:rPr>
                <w:rFonts w:asciiTheme="minorHAnsi" w:hAnsiTheme="minorHAnsi" w:cstheme="minorHAnsi"/>
                <w:strike/>
                <w:lang w:val="en-AU"/>
                <w:rPrChange w:id="1231" w:author="Jasmine WL TEO (MAS)" w:date="2026-01-06T18:37:00Z" w16du:dateUtc="2026-01-06T10:37:00Z">
                  <w:rPr>
                    <w:rFonts w:asciiTheme="minorHAnsi" w:hAnsiTheme="minorHAnsi" w:cstheme="minorHAnsi"/>
                    <w:lang w:val="en-AU"/>
                  </w:rPr>
                </w:rPrChange>
              </w:rPr>
              <w:t>Amount Accepted</w:t>
            </w:r>
          </w:p>
        </w:tc>
        <w:tc>
          <w:tcPr>
            <w:tcW w:w="1390" w:type="dxa"/>
            <w:shd w:val="clear" w:color="auto" w:fill="F2F2F2" w:themeFill="background1" w:themeFillShade="F2"/>
            <w:tcPrChange w:id="1232" w:author="Han Xie CHAI (MAS)" w:date="2026-01-14T15:50:00Z" w16du:dateUtc="2026-01-14T07:50:00Z">
              <w:tcPr>
                <w:tcW w:w="1406" w:type="dxa"/>
                <w:gridSpan w:val="3"/>
                <w:shd w:val="clear" w:color="auto" w:fill="F2F2F2" w:themeFill="background1" w:themeFillShade="F2"/>
              </w:tcPr>
            </w:tcPrChange>
          </w:tcPr>
          <w:p w14:paraId="2FD5F56B" w14:textId="53B21116" w:rsidR="00517ADD" w:rsidRPr="00000CCF" w:rsidRDefault="00240E8D" w:rsidP="002C45C3">
            <w:pPr>
              <w:pStyle w:val="Normalwithspace"/>
              <w:spacing w:before="0"/>
              <w:jc w:val="left"/>
              <w:rPr>
                <w:rFonts w:asciiTheme="minorHAnsi" w:hAnsiTheme="minorHAnsi" w:cstheme="minorHAnsi"/>
                <w:strike/>
                <w:lang w:val="en-AU"/>
                <w:rPrChange w:id="1233" w:author="Jasmine WL TEO (MAS)" w:date="2026-01-06T18:37:00Z" w16du:dateUtc="2026-01-06T10:37:00Z">
                  <w:rPr>
                    <w:rFonts w:asciiTheme="minorHAnsi" w:hAnsiTheme="minorHAnsi" w:cstheme="minorHAnsi"/>
                    <w:lang w:val="en-AU"/>
                  </w:rPr>
                </w:rPrChange>
              </w:rPr>
            </w:pPr>
            <w:r w:rsidRPr="00000CCF">
              <w:rPr>
                <w:rFonts w:asciiTheme="minorHAnsi" w:hAnsiTheme="minorHAnsi" w:cstheme="minorHAnsi"/>
                <w:strike/>
                <w:lang w:val="en-AU"/>
                <w:rPrChange w:id="1234" w:author="Jasmine WL TEO (MAS)" w:date="2026-01-06T18:37:00Z" w16du:dateUtc="2026-01-06T10:37:00Z">
                  <w:rPr>
                    <w:rFonts w:asciiTheme="minorHAnsi" w:hAnsiTheme="minorHAnsi" w:cstheme="minorHAnsi"/>
                    <w:lang w:val="en-AU"/>
                  </w:rPr>
                </w:rPrChange>
              </w:rPr>
              <w:t>9(13)</w:t>
            </w:r>
          </w:p>
        </w:tc>
        <w:tc>
          <w:tcPr>
            <w:tcW w:w="1333" w:type="dxa"/>
            <w:shd w:val="clear" w:color="auto" w:fill="F2F2F2" w:themeFill="background1" w:themeFillShade="F2"/>
            <w:tcPrChange w:id="1235" w:author="Han Xie CHAI (MAS)" w:date="2026-01-14T15:50:00Z" w16du:dateUtc="2026-01-14T07:50:00Z">
              <w:tcPr>
                <w:tcW w:w="1343" w:type="dxa"/>
                <w:gridSpan w:val="3"/>
                <w:shd w:val="clear" w:color="auto" w:fill="F2F2F2" w:themeFill="background1" w:themeFillShade="F2"/>
              </w:tcPr>
            </w:tcPrChange>
          </w:tcPr>
          <w:p w14:paraId="0BA96A78" w14:textId="77777777" w:rsidR="00517ADD" w:rsidRPr="00000CCF" w:rsidRDefault="00517ADD" w:rsidP="002C45C3">
            <w:pPr>
              <w:pStyle w:val="Normalwithspace"/>
              <w:spacing w:before="0"/>
              <w:jc w:val="left"/>
              <w:rPr>
                <w:rFonts w:asciiTheme="minorHAnsi" w:hAnsiTheme="minorHAnsi" w:cstheme="minorHAnsi"/>
                <w:strike/>
                <w:lang w:val="en-AU"/>
                <w:rPrChange w:id="1236" w:author="Jasmine WL TEO (MAS)" w:date="2026-01-06T18:37:00Z" w16du:dateUtc="2026-01-06T10:37:00Z">
                  <w:rPr>
                    <w:rFonts w:asciiTheme="minorHAnsi" w:hAnsiTheme="minorHAnsi" w:cstheme="minorHAnsi"/>
                    <w:lang w:val="en-AU"/>
                  </w:rPr>
                </w:rPrChange>
              </w:rPr>
            </w:pPr>
          </w:p>
        </w:tc>
        <w:tc>
          <w:tcPr>
            <w:tcW w:w="3747" w:type="dxa"/>
            <w:shd w:val="clear" w:color="auto" w:fill="F2F2F2" w:themeFill="background1" w:themeFillShade="F2"/>
            <w:tcPrChange w:id="1237" w:author="Han Xie CHAI (MAS)" w:date="2026-01-14T15:50:00Z" w16du:dateUtc="2026-01-14T07:50:00Z">
              <w:tcPr>
                <w:tcW w:w="4169" w:type="dxa"/>
                <w:gridSpan w:val="3"/>
                <w:shd w:val="clear" w:color="auto" w:fill="F2F2F2" w:themeFill="background1" w:themeFillShade="F2"/>
              </w:tcPr>
            </w:tcPrChange>
          </w:tcPr>
          <w:p w14:paraId="7D66302B" w14:textId="3E484867" w:rsidR="00517ADD" w:rsidRPr="00000CCF" w:rsidRDefault="00500DA2" w:rsidP="002C45C3">
            <w:pPr>
              <w:pStyle w:val="Normalwithspace"/>
              <w:spacing w:before="0"/>
              <w:jc w:val="left"/>
              <w:rPr>
                <w:rFonts w:asciiTheme="minorHAnsi" w:hAnsiTheme="minorHAnsi" w:cstheme="minorHAnsi"/>
                <w:strike/>
                <w:lang w:val="en-AU"/>
                <w:rPrChange w:id="1238" w:author="Jasmine WL TEO (MAS)" w:date="2026-01-06T18:37:00Z" w16du:dateUtc="2026-01-06T10:37:00Z">
                  <w:rPr>
                    <w:rFonts w:asciiTheme="minorHAnsi" w:hAnsiTheme="minorHAnsi" w:cstheme="minorHAnsi"/>
                    <w:lang w:val="en-AU"/>
                  </w:rPr>
                </w:rPrChange>
              </w:rPr>
            </w:pPr>
            <w:r w:rsidRPr="00000CCF">
              <w:rPr>
                <w:rFonts w:asciiTheme="minorHAnsi" w:hAnsiTheme="minorHAnsi" w:cstheme="minorHAnsi"/>
                <w:strike/>
                <w:lang w:val="en-AU"/>
                <w:rPrChange w:id="1239" w:author="Jasmine WL TEO (MAS)" w:date="2026-01-06T18:37:00Z" w16du:dateUtc="2026-01-06T10:37:00Z">
                  <w:rPr>
                    <w:rFonts w:asciiTheme="minorHAnsi" w:hAnsiTheme="minorHAnsi" w:cstheme="minorHAnsi"/>
                    <w:lang w:val="en-AU"/>
                  </w:rPr>
                </w:rPrChange>
              </w:rPr>
              <w:t xml:space="preserve">Must be </w:t>
            </w:r>
            <w:r w:rsidR="00BB7A52" w:rsidRPr="00000CCF">
              <w:rPr>
                <w:rFonts w:asciiTheme="minorHAnsi" w:hAnsiTheme="minorHAnsi" w:cstheme="minorHAnsi"/>
                <w:strike/>
                <w:lang w:val="en-AU"/>
                <w:rPrChange w:id="1240" w:author="Jasmine WL TEO (MAS)" w:date="2026-01-06T18:37:00Z" w16du:dateUtc="2026-01-06T10:37:00Z">
                  <w:rPr>
                    <w:rFonts w:asciiTheme="minorHAnsi" w:hAnsiTheme="minorHAnsi" w:cstheme="minorHAnsi"/>
                    <w:lang w:val="en-AU"/>
                  </w:rPr>
                </w:rPrChange>
              </w:rPr>
              <w:t xml:space="preserve">a positive </w:t>
            </w:r>
            <w:r w:rsidRPr="00000CCF">
              <w:rPr>
                <w:rFonts w:asciiTheme="minorHAnsi" w:hAnsiTheme="minorHAnsi" w:cstheme="minorHAnsi"/>
                <w:strike/>
                <w:lang w:val="en-AU"/>
                <w:rPrChange w:id="1241" w:author="Jasmine WL TEO (MAS)" w:date="2026-01-06T18:37:00Z" w16du:dateUtc="2026-01-06T10:37:00Z">
                  <w:rPr>
                    <w:rFonts w:asciiTheme="minorHAnsi" w:hAnsiTheme="minorHAnsi" w:cstheme="minorHAnsi"/>
                    <w:lang w:val="en-AU"/>
                  </w:rPr>
                </w:rPrChange>
              </w:rPr>
              <w:t>integer</w:t>
            </w:r>
            <w:r w:rsidR="00BB7A52" w:rsidRPr="00000CCF">
              <w:rPr>
                <w:rFonts w:asciiTheme="minorHAnsi" w:hAnsiTheme="minorHAnsi" w:cstheme="minorHAnsi"/>
                <w:strike/>
                <w:lang w:val="en-AU"/>
                <w:rPrChange w:id="1242" w:author="Jasmine WL TEO (MAS)" w:date="2026-01-06T18:37:00Z" w16du:dateUtc="2026-01-06T10:37:00Z">
                  <w:rPr>
                    <w:rFonts w:asciiTheme="minorHAnsi" w:hAnsiTheme="minorHAnsi" w:cstheme="minorHAnsi"/>
                    <w:lang w:val="en-AU"/>
                  </w:rPr>
                </w:rPrChange>
              </w:rPr>
              <w:t xml:space="preserve"> or 0.</w:t>
            </w:r>
          </w:p>
        </w:tc>
        <w:tc>
          <w:tcPr>
            <w:tcW w:w="3570" w:type="dxa"/>
            <w:shd w:val="clear" w:color="auto" w:fill="F2F2F2" w:themeFill="background1" w:themeFillShade="F2"/>
            <w:tcPrChange w:id="1243" w:author="Han Xie CHAI (MAS)" w:date="2026-01-14T15:50:00Z" w16du:dateUtc="2026-01-14T07:50:00Z">
              <w:tcPr>
                <w:tcW w:w="3910" w:type="dxa"/>
                <w:gridSpan w:val="3"/>
                <w:shd w:val="clear" w:color="auto" w:fill="F2F2F2" w:themeFill="background1" w:themeFillShade="F2"/>
              </w:tcPr>
            </w:tcPrChange>
          </w:tcPr>
          <w:p w14:paraId="5452D2C3" w14:textId="77777777" w:rsidR="00517ADD" w:rsidRPr="00000CCF" w:rsidRDefault="00517ADD" w:rsidP="002C45C3">
            <w:pPr>
              <w:pStyle w:val="Normalwithspace"/>
              <w:spacing w:before="0"/>
              <w:jc w:val="left"/>
              <w:rPr>
                <w:rFonts w:asciiTheme="minorHAnsi" w:hAnsiTheme="minorHAnsi" w:cstheme="minorHAnsi"/>
                <w:strike/>
                <w:lang w:val="en-AU"/>
                <w:rPrChange w:id="1244" w:author="Jasmine WL TEO (MAS)" w:date="2026-01-06T18:37:00Z" w16du:dateUtc="2026-01-06T10:37:00Z">
                  <w:rPr>
                    <w:rFonts w:asciiTheme="minorHAnsi" w:hAnsiTheme="minorHAnsi" w:cstheme="minorHAnsi"/>
                    <w:lang w:val="en-AU"/>
                  </w:rPr>
                </w:rPrChange>
              </w:rPr>
            </w:pPr>
          </w:p>
        </w:tc>
      </w:tr>
      <w:tr w:rsidR="00517ADD" w:rsidRPr="00300889" w14:paraId="6EE24048" w14:textId="77777777" w:rsidTr="00B16216">
        <w:tc>
          <w:tcPr>
            <w:tcW w:w="936" w:type="dxa"/>
            <w:shd w:val="clear" w:color="auto" w:fill="F2F2F2" w:themeFill="background1" w:themeFillShade="F2"/>
            <w:tcPrChange w:id="1245" w:author="Han Xie CHAI (MAS)" w:date="2026-01-14T15:50:00Z" w16du:dateUtc="2026-01-14T07:50:00Z">
              <w:tcPr>
                <w:tcW w:w="937" w:type="dxa"/>
                <w:gridSpan w:val="2"/>
                <w:shd w:val="clear" w:color="auto" w:fill="F2F2F2" w:themeFill="background1" w:themeFillShade="F2"/>
              </w:tcPr>
            </w:tcPrChange>
          </w:tcPr>
          <w:p w14:paraId="07E6FB4E" w14:textId="77777777" w:rsidR="00517ADD" w:rsidRDefault="00517ADD" w:rsidP="00857344">
            <w:pPr>
              <w:pStyle w:val="ListParagraph"/>
            </w:pPr>
          </w:p>
        </w:tc>
        <w:tc>
          <w:tcPr>
            <w:tcW w:w="3194" w:type="dxa"/>
            <w:shd w:val="clear" w:color="auto" w:fill="F2F2F2" w:themeFill="background1" w:themeFillShade="F2"/>
            <w:tcPrChange w:id="1246" w:author="Han Xie CHAI (MAS)" w:date="2026-01-14T15:50:00Z" w16du:dateUtc="2026-01-14T07:50:00Z">
              <w:tcPr>
                <w:tcW w:w="2405" w:type="dxa"/>
                <w:gridSpan w:val="2"/>
                <w:shd w:val="clear" w:color="auto" w:fill="F2F2F2" w:themeFill="background1" w:themeFillShade="F2"/>
              </w:tcPr>
            </w:tcPrChange>
          </w:tcPr>
          <w:p w14:paraId="43438420" w14:textId="0E649499" w:rsidR="00517ADD" w:rsidRDefault="00517ADD" w:rsidP="002C45C3">
            <w:pPr>
              <w:pStyle w:val="Normalwithspace"/>
              <w:spacing w:before="0"/>
              <w:jc w:val="left"/>
              <w:rPr>
                <w:rFonts w:asciiTheme="minorHAnsi" w:hAnsiTheme="minorHAnsi" w:cstheme="minorHAnsi"/>
                <w:lang w:val="en-AU"/>
              </w:rPr>
            </w:pPr>
            <w:r w:rsidRPr="00187E47">
              <w:rPr>
                <w:rFonts w:asciiTheme="minorHAnsi" w:hAnsiTheme="minorHAnsi" w:cstheme="minorHAnsi"/>
                <w:lang w:val="en-AU"/>
              </w:rPr>
              <w:t>Amount Allotted</w:t>
            </w:r>
          </w:p>
        </w:tc>
        <w:tc>
          <w:tcPr>
            <w:tcW w:w="1390" w:type="dxa"/>
            <w:shd w:val="clear" w:color="auto" w:fill="F2F2F2" w:themeFill="background1" w:themeFillShade="F2"/>
            <w:tcPrChange w:id="1247" w:author="Han Xie CHAI (MAS)" w:date="2026-01-14T15:50:00Z" w16du:dateUtc="2026-01-14T07:50:00Z">
              <w:tcPr>
                <w:tcW w:w="1406" w:type="dxa"/>
                <w:gridSpan w:val="3"/>
                <w:shd w:val="clear" w:color="auto" w:fill="F2F2F2" w:themeFill="background1" w:themeFillShade="F2"/>
              </w:tcPr>
            </w:tcPrChange>
          </w:tcPr>
          <w:p w14:paraId="1030A096" w14:textId="202080D7" w:rsidR="00517ADD" w:rsidRPr="00C617CA" w:rsidRDefault="00240E8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9(13)</w:t>
            </w:r>
          </w:p>
        </w:tc>
        <w:tc>
          <w:tcPr>
            <w:tcW w:w="1333" w:type="dxa"/>
            <w:shd w:val="clear" w:color="auto" w:fill="F2F2F2" w:themeFill="background1" w:themeFillShade="F2"/>
            <w:tcPrChange w:id="1248" w:author="Han Xie CHAI (MAS)" w:date="2026-01-14T15:50:00Z" w16du:dateUtc="2026-01-14T07:50:00Z">
              <w:tcPr>
                <w:tcW w:w="1343" w:type="dxa"/>
                <w:gridSpan w:val="3"/>
                <w:shd w:val="clear" w:color="auto" w:fill="F2F2F2" w:themeFill="background1" w:themeFillShade="F2"/>
              </w:tcPr>
            </w:tcPrChange>
          </w:tcPr>
          <w:p w14:paraId="2C3431EC"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249" w:author="Han Xie CHAI (MAS)" w:date="2026-01-14T15:50:00Z" w16du:dateUtc="2026-01-14T07:50:00Z">
              <w:tcPr>
                <w:tcW w:w="4169" w:type="dxa"/>
                <w:gridSpan w:val="3"/>
                <w:shd w:val="clear" w:color="auto" w:fill="F2F2F2" w:themeFill="background1" w:themeFillShade="F2"/>
              </w:tcPr>
            </w:tcPrChange>
          </w:tcPr>
          <w:p w14:paraId="696BF62F" w14:textId="5781F047" w:rsidR="00517ADD" w:rsidRPr="00C617CA" w:rsidRDefault="00BB7A52"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a positive integer or 0.</w:t>
            </w:r>
          </w:p>
        </w:tc>
        <w:tc>
          <w:tcPr>
            <w:tcW w:w="3570" w:type="dxa"/>
            <w:shd w:val="clear" w:color="auto" w:fill="F2F2F2" w:themeFill="background1" w:themeFillShade="F2"/>
            <w:tcPrChange w:id="1250" w:author="Han Xie CHAI (MAS)" w:date="2026-01-14T15:50:00Z" w16du:dateUtc="2026-01-14T07:50:00Z">
              <w:tcPr>
                <w:tcW w:w="3910" w:type="dxa"/>
                <w:gridSpan w:val="3"/>
                <w:shd w:val="clear" w:color="auto" w:fill="F2F2F2" w:themeFill="background1" w:themeFillShade="F2"/>
              </w:tcPr>
            </w:tcPrChange>
          </w:tcPr>
          <w:p w14:paraId="6DD065E7" w14:textId="77777777" w:rsidR="00517ADD" w:rsidRDefault="00517ADD" w:rsidP="002C45C3">
            <w:pPr>
              <w:pStyle w:val="Normalwithspace"/>
              <w:spacing w:before="0"/>
              <w:jc w:val="left"/>
              <w:rPr>
                <w:rFonts w:asciiTheme="minorHAnsi" w:hAnsiTheme="minorHAnsi" w:cstheme="minorHAnsi"/>
                <w:lang w:val="en-AU"/>
              </w:rPr>
            </w:pPr>
          </w:p>
        </w:tc>
      </w:tr>
      <w:tr w:rsidR="00517ADD" w:rsidRPr="00300889" w14:paraId="1698A2F0" w14:textId="77777777" w:rsidTr="00B16216">
        <w:tc>
          <w:tcPr>
            <w:tcW w:w="936" w:type="dxa"/>
            <w:shd w:val="clear" w:color="auto" w:fill="F2F2F2" w:themeFill="background1" w:themeFillShade="F2"/>
            <w:tcPrChange w:id="1251" w:author="Han Xie CHAI (MAS)" w:date="2026-01-14T15:50:00Z" w16du:dateUtc="2026-01-14T07:50:00Z">
              <w:tcPr>
                <w:tcW w:w="937" w:type="dxa"/>
                <w:gridSpan w:val="2"/>
                <w:shd w:val="clear" w:color="auto" w:fill="F2F2F2" w:themeFill="background1" w:themeFillShade="F2"/>
              </w:tcPr>
            </w:tcPrChange>
          </w:tcPr>
          <w:p w14:paraId="78C9039D" w14:textId="77777777" w:rsidR="00517ADD" w:rsidRPr="00000CCF" w:rsidRDefault="00517ADD" w:rsidP="00857344">
            <w:pPr>
              <w:pStyle w:val="ListParagraph"/>
              <w:rPr>
                <w:strike/>
                <w:rPrChange w:id="1252" w:author="Jasmine WL TEO (MAS)" w:date="2026-01-06T18:37:00Z" w16du:dateUtc="2026-01-06T10:37:00Z">
                  <w:rPr/>
                </w:rPrChange>
              </w:rPr>
            </w:pPr>
          </w:p>
        </w:tc>
        <w:tc>
          <w:tcPr>
            <w:tcW w:w="3194" w:type="dxa"/>
            <w:shd w:val="clear" w:color="auto" w:fill="F2F2F2" w:themeFill="background1" w:themeFillShade="F2"/>
            <w:tcPrChange w:id="1253" w:author="Han Xie CHAI (MAS)" w:date="2026-01-14T15:50:00Z" w16du:dateUtc="2026-01-14T07:50:00Z">
              <w:tcPr>
                <w:tcW w:w="2405" w:type="dxa"/>
                <w:gridSpan w:val="2"/>
                <w:shd w:val="clear" w:color="auto" w:fill="F2F2F2" w:themeFill="background1" w:themeFillShade="F2"/>
              </w:tcPr>
            </w:tcPrChange>
          </w:tcPr>
          <w:p w14:paraId="529C88CF" w14:textId="60FC02CD" w:rsidR="00517ADD" w:rsidRPr="00000CCF" w:rsidRDefault="00517ADD" w:rsidP="002C45C3">
            <w:pPr>
              <w:pStyle w:val="Normalwithspace"/>
              <w:spacing w:before="0"/>
              <w:jc w:val="left"/>
              <w:rPr>
                <w:rFonts w:asciiTheme="minorHAnsi" w:hAnsiTheme="minorHAnsi" w:cstheme="minorHAnsi"/>
                <w:strike/>
                <w:lang w:val="en-AU"/>
                <w:rPrChange w:id="1254" w:author="Jasmine WL TEO (MAS)" w:date="2026-01-06T18:37:00Z" w16du:dateUtc="2026-01-06T10:37:00Z">
                  <w:rPr>
                    <w:rFonts w:asciiTheme="minorHAnsi" w:hAnsiTheme="minorHAnsi" w:cstheme="minorHAnsi"/>
                    <w:lang w:val="en-AU"/>
                  </w:rPr>
                </w:rPrChange>
              </w:rPr>
            </w:pPr>
            <w:commentRangeStart w:id="1255"/>
            <w:commentRangeStart w:id="1256"/>
            <w:commentRangeStart w:id="1257"/>
            <w:commentRangeStart w:id="1258"/>
            <w:r w:rsidRPr="00000CCF">
              <w:rPr>
                <w:rFonts w:asciiTheme="minorHAnsi" w:hAnsiTheme="minorHAnsi" w:cstheme="minorHAnsi"/>
                <w:strike/>
                <w:lang w:val="en-AU"/>
                <w:rPrChange w:id="1259" w:author="Jasmine WL TEO (MAS)" w:date="2026-01-06T18:37:00Z" w16du:dateUtc="2026-01-06T10:37:00Z">
                  <w:rPr>
                    <w:rFonts w:asciiTheme="minorHAnsi" w:hAnsiTheme="minorHAnsi" w:cstheme="minorHAnsi"/>
                    <w:lang w:val="en-AU"/>
                  </w:rPr>
                </w:rPrChange>
              </w:rPr>
              <w:t>Discount/Premium Amount</w:t>
            </w:r>
            <w:commentRangeEnd w:id="1255"/>
            <w:r w:rsidR="00000CCF">
              <w:rPr>
                <w:rStyle w:val="CommentReference"/>
                <w:lang w:val="en-US"/>
              </w:rPr>
              <w:commentReference w:id="1255"/>
            </w:r>
            <w:commentRangeEnd w:id="1256"/>
            <w:r w:rsidR="002A627D">
              <w:rPr>
                <w:rStyle w:val="CommentReference"/>
                <w:lang w:val="en-US"/>
              </w:rPr>
              <w:commentReference w:id="1256"/>
            </w:r>
            <w:commentRangeEnd w:id="1257"/>
            <w:r w:rsidR="00176886">
              <w:rPr>
                <w:rStyle w:val="CommentReference"/>
                <w:lang w:val="en-US"/>
              </w:rPr>
              <w:commentReference w:id="1257"/>
            </w:r>
            <w:commentRangeEnd w:id="1258"/>
            <w:r w:rsidR="00B16216">
              <w:rPr>
                <w:rStyle w:val="CommentReference"/>
                <w:lang w:val="en-US"/>
              </w:rPr>
              <w:commentReference w:id="1258"/>
            </w:r>
          </w:p>
        </w:tc>
        <w:tc>
          <w:tcPr>
            <w:tcW w:w="1390" w:type="dxa"/>
            <w:shd w:val="clear" w:color="auto" w:fill="F2F2F2" w:themeFill="background1" w:themeFillShade="F2"/>
            <w:tcPrChange w:id="1260" w:author="Han Xie CHAI (MAS)" w:date="2026-01-14T15:50:00Z" w16du:dateUtc="2026-01-14T07:50:00Z">
              <w:tcPr>
                <w:tcW w:w="1406" w:type="dxa"/>
                <w:gridSpan w:val="3"/>
                <w:shd w:val="clear" w:color="auto" w:fill="F2F2F2" w:themeFill="background1" w:themeFillShade="F2"/>
              </w:tcPr>
            </w:tcPrChange>
          </w:tcPr>
          <w:p w14:paraId="5A3940E5" w14:textId="67BEB66B" w:rsidR="00517ADD" w:rsidRPr="00000CCF" w:rsidRDefault="00DB1DF9" w:rsidP="002C45C3">
            <w:pPr>
              <w:pStyle w:val="Normalwithspace"/>
              <w:spacing w:before="0"/>
              <w:jc w:val="left"/>
              <w:rPr>
                <w:rFonts w:asciiTheme="minorHAnsi" w:hAnsiTheme="minorHAnsi" w:cstheme="minorHAnsi"/>
                <w:strike/>
                <w:lang w:val="en-AU"/>
                <w:rPrChange w:id="1261" w:author="Jasmine WL TEO (MAS)" w:date="2026-01-06T18:37:00Z" w16du:dateUtc="2026-01-06T10:37:00Z">
                  <w:rPr>
                    <w:rFonts w:asciiTheme="minorHAnsi" w:hAnsiTheme="minorHAnsi" w:cstheme="minorHAnsi"/>
                    <w:lang w:val="en-AU"/>
                  </w:rPr>
                </w:rPrChange>
              </w:rPr>
            </w:pPr>
            <w:r w:rsidRPr="00000CCF">
              <w:rPr>
                <w:rFonts w:asciiTheme="minorHAnsi" w:hAnsiTheme="minorHAnsi" w:cstheme="minorHAnsi"/>
                <w:strike/>
                <w:lang w:val="en-AU"/>
                <w:rPrChange w:id="1262" w:author="Jasmine WL TEO (MAS)" w:date="2026-01-06T18:37:00Z" w16du:dateUtc="2026-01-06T10:37:00Z">
                  <w:rPr>
                    <w:rFonts w:asciiTheme="minorHAnsi" w:hAnsiTheme="minorHAnsi" w:cstheme="minorHAnsi"/>
                    <w:lang w:val="en-AU"/>
                  </w:rPr>
                </w:rPrChange>
              </w:rPr>
              <w:t>S9(13).9(2)</w:t>
            </w:r>
          </w:p>
        </w:tc>
        <w:tc>
          <w:tcPr>
            <w:tcW w:w="1333" w:type="dxa"/>
            <w:shd w:val="clear" w:color="auto" w:fill="F2F2F2" w:themeFill="background1" w:themeFillShade="F2"/>
            <w:tcPrChange w:id="1263" w:author="Han Xie CHAI (MAS)" w:date="2026-01-14T15:50:00Z" w16du:dateUtc="2026-01-14T07:50:00Z">
              <w:tcPr>
                <w:tcW w:w="1343" w:type="dxa"/>
                <w:gridSpan w:val="3"/>
                <w:shd w:val="clear" w:color="auto" w:fill="F2F2F2" w:themeFill="background1" w:themeFillShade="F2"/>
              </w:tcPr>
            </w:tcPrChange>
          </w:tcPr>
          <w:p w14:paraId="5627CAB1" w14:textId="77777777" w:rsidR="00517ADD" w:rsidRPr="00000CCF" w:rsidRDefault="00517ADD" w:rsidP="002C45C3">
            <w:pPr>
              <w:pStyle w:val="Normalwithspace"/>
              <w:spacing w:before="0"/>
              <w:jc w:val="left"/>
              <w:rPr>
                <w:rFonts w:asciiTheme="minorHAnsi" w:hAnsiTheme="minorHAnsi" w:cstheme="minorHAnsi"/>
                <w:strike/>
                <w:lang w:val="en-AU"/>
                <w:rPrChange w:id="1264" w:author="Jasmine WL TEO (MAS)" w:date="2026-01-06T18:37:00Z" w16du:dateUtc="2026-01-06T10:37:00Z">
                  <w:rPr>
                    <w:rFonts w:asciiTheme="minorHAnsi" w:hAnsiTheme="minorHAnsi" w:cstheme="minorHAnsi"/>
                    <w:lang w:val="en-AU"/>
                  </w:rPr>
                </w:rPrChange>
              </w:rPr>
            </w:pPr>
          </w:p>
        </w:tc>
        <w:tc>
          <w:tcPr>
            <w:tcW w:w="3747" w:type="dxa"/>
            <w:shd w:val="clear" w:color="auto" w:fill="F2F2F2" w:themeFill="background1" w:themeFillShade="F2"/>
            <w:tcPrChange w:id="1265" w:author="Han Xie CHAI (MAS)" w:date="2026-01-14T15:50:00Z" w16du:dateUtc="2026-01-14T07:50:00Z">
              <w:tcPr>
                <w:tcW w:w="4169" w:type="dxa"/>
                <w:gridSpan w:val="3"/>
                <w:shd w:val="clear" w:color="auto" w:fill="F2F2F2" w:themeFill="background1" w:themeFillShade="F2"/>
              </w:tcPr>
            </w:tcPrChange>
          </w:tcPr>
          <w:p w14:paraId="7D368BE6" w14:textId="77777777" w:rsidR="00331BDF" w:rsidRPr="00000CCF" w:rsidRDefault="00331BDF" w:rsidP="002C45C3">
            <w:pPr>
              <w:pStyle w:val="Normalwithspace"/>
              <w:spacing w:before="0"/>
              <w:jc w:val="left"/>
              <w:rPr>
                <w:rFonts w:asciiTheme="minorHAnsi" w:hAnsiTheme="minorHAnsi" w:cstheme="minorHAnsi"/>
                <w:strike/>
                <w:lang w:val="en-AU"/>
                <w:rPrChange w:id="1266" w:author="Jasmine WL TEO (MAS)" w:date="2026-01-06T18:37:00Z" w16du:dateUtc="2026-01-06T10:37:00Z">
                  <w:rPr>
                    <w:rFonts w:asciiTheme="minorHAnsi" w:hAnsiTheme="minorHAnsi" w:cstheme="minorHAnsi"/>
                    <w:lang w:val="en-AU"/>
                  </w:rPr>
                </w:rPrChange>
              </w:rPr>
            </w:pPr>
            <w:r w:rsidRPr="00000CCF">
              <w:rPr>
                <w:rFonts w:asciiTheme="minorHAnsi" w:hAnsiTheme="minorHAnsi" w:cstheme="minorHAnsi"/>
                <w:strike/>
                <w:lang w:val="en-AU"/>
                <w:rPrChange w:id="1267" w:author="Jasmine WL TEO (MAS)" w:date="2026-01-06T18:37:00Z" w16du:dateUtc="2026-01-06T10:37:00Z">
                  <w:rPr>
                    <w:rFonts w:asciiTheme="minorHAnsi" w:hAnsiTheme="minorHAnsi" w:cstheme="minorHAnsi"/>
                    <w:lang w:val="en-AU"/>
                  </w:rPr>
                </w:rPrChange>
              </w:rPr>
              <w:t>Must be in 2 decimal places.</w:t>
            </w:r>
          </w:p>
          <w:p w14:paraId="33DC4BC0" w14:textId="51B9F1AF" w:rsidR="00331BDF" w:rsidRPr="00000CCF" w:rsidRDefault="00331BDF" w:rsidP="00331BDF">
            <w:pPr>
              <w:pStyle w:val="Normalwithspace"/>
              <w:spacing w:before="0"/>
              <w:jc w:val="left"/>
              <w:rPr>
                <w:rFonts w:asciiTheme="minorHAnsi" w:hAnsiTheme="minorHAnsi" w:cstheme="minorHAnsi"/>
                <w:strike/>
                <w:lang w:val="en-AU"/>
                <w:rPrChange w:id="1268" w:author="Jasmine WL TEO (MAS)" w:date="2026-01-06T18:37:00Z" w16du:dateUtc="2026-01-06T10:37:00Z">
                  <w:rPr>
                    <w:rFonts w:asciiTheme="minorHAnsi" w:hAnsiTheme="minorHAnsi" w:cstheme="minorHAnsi"/>
                    <w:lang w:val="en-AU"/>
                  </w:rPr>
                </w:rPrChange>
              </w:rPr>
            </w:pPr>
            <w:r w:rsidRPr="00000CCF">
              <w:rPr>
                <w:rFonts w:asciiTheme="minorHAnsi" w:hAnsiTheme="minorHAnsi" w:cstheme="minorHAnsi"/>
                <w:strike/>
                <w:lang w:val="en-AU"/>
                <w:rPrChange w:id="1269" w:author="Jasmine WL TEO (MAS)" w:date="2026-01-06T18:37:00Z" w16du:dateUtc="2026-01-06T10:37:00Z">
                  <w:rPr>
                    <w:rFonts w:asciiTheme="minorHAnsi" w:hAnsiTheme="minorHAnsi" w:cstheme="minorHAnsi"/>
                    <w:lang w:val="en-AU"/>
                  </w:rPr>
                </w:rPrChange>
              </w:rPr>
              <w:t xml:space="preserve">For positive numbers, the plus sign </w:t>
            </w:r>
            <w:r w:rsidR="00C14E9E" w:rsidRPr="00000CCF">
              <w:rPr>
                <w:rFonts w:asciiTheme="minorHAnsi" w:hAnsiTheme="minorHAnsi" w:cstheme="minorHAnsi"/>
                <w:strike/>
                <w:lang w:val="en-AU"/>
                <w:rPrChange w:id="1270" w:author="Jasmine WL TEO (MAS)" w:date="2026-01-06T18:37:00Z" w16du:dateUtc="2026-01-06T10:37:00Z">
                  <w:rPr>
                    <w:rFonts w:asciiTheme="minorHAnsi" w:hAnsiTheme="minorHAnsi" w:cstheme="minorHAnsi"/>
                    <w:lang w:val="en-AU"/>
                  </w:rPr>
                </w:rPrChange>
              </w:rPr>
              <w:t>is not required</w:t>
            </w:r>
            <w:r w:rsidRPr="00000CCF">
              <w:rPr>
                <w:rFonts w:asciiTheme="minorHAnsi" w:hAnsiTheme="minorHAnsi" w:cstheme="minorHAnsi"/>
                <w:strike/>
                <w:lang w:val="en-AU"/>
                <w:rPrChange w:id="1271" w:author="Jasmine WL TEO (MAS)" w:date="2026-01-06T18:37:00Z" w16du:dateUtc="2026-01-06T10:37:00Z">
                  <w:rPr>
                    <w:rFonts w:asciiTheme="minorHAnsi" w:hAnsiTheme="minorHAnsi" w:cstheme="minorHAnsi"/>
                    <w:lang w:val="en-AU"/>
                  </w:rPr>
                </w:rPrChange>
              </w:rPr>
              <w:t>.</w:t>
            </w:r>
          </w:p>
          <w:p w14:paraId="4F97BE2B" w14:textId="2552D526" w:rsidR="00517ADD" w:rsidRPr="00000CCF" w:rsidRDefault="00331BDF" w:rsidP="00331BDF">
            <w:pPr>
              <w:pStyle w:val="Normalwithspace"/>
              <w:spacing w:before="0"/>
              <w:jc w:val="left"/>
              <w:rPr>
                <w:rFonts w:asciiTheme="minorHAnsi" w:hAnsiTheme="minorHAnsi" w:cstheme="minorHAnsi"/>
                <w:strike/>
                <w:lang w:val="en-AU"/>
                <w:rPrChange w:id="1272" w:author="Jasmine WL TEO (MAS)" w:date="2026-01-06T18:37:00Z" w16du:dateUtc="2026-01-06T10:37:00Z">
                  <w:rPr>
                    <w:rFonts w:asciiTheme="minorHAnsi" w:hAnsiTheme="minorHAnsi" w:cstheme="minorHAnsi"/>
                    <w:lang w:val="en-AU"/>
                  </w:rPr>
                </w:rPrChange>
              </w:rPr>
            </w:pPr>
            <w:r w:rsidRPr="00000CCF">
              <w:rPr>
                <w:rFonts w:asciiTheme="minorHAnsi" w:hAnsiTheme="minorHAnsi" w:cstheme="minorHAnsi"/>
                <w:strike/>
                <w:lang w:val="en-AU"/>
                <w:rPrChange w:id="1273" w:author="Jasmine WL TEO (MAS)" w:date="2026-01-06T18:37:00Z" w16du:dateUtc="2026-01-06T10:37:00Z">
                  <w:rPr>
                    <w:rFonts w:asciiTheme="minorHAnsi" w:hAnsiTheme="minorHAnsi" w:cstheme="minorHAnsi"/>
                    <w:lang w:val="en-AU"/>
                  </w:rPr>
                </w:rPrChange>
              </w:rPr>
              <w:t>For negative numbers, append the minus sign (‘-’) in front of the number with no space.</w:t>
            </w:r>
          </w:p>
        </w:tc>
        <w:tc>
          <w:tcPr>
            <w:tcW w:w="3570" w:type="dxa"/>
            <w:shd w:val="clear" w:color="auto" w:fill="F2F2F2" w:themeFill="background1" w:themeFillShade="F2"/>
            <w:tcPrChange w:id="1274" w:author="Han Xie CHAI (MAS)" w:date="2026-01-14T15:50:00Z" w16du:dateUtc="2026-01-14T07:50:00Z">
              <w:tcPr>
                <w:tcW w:w="3910" w:type="dxa"/>
                <w:gridSpan w:val="3"/>
                <w:shd w:val="clear" w:color="auto" w:fill="F2F2F2" w:themeFill="background1" w:themeFillShade="F2"/>
              </w:tcPr>
            </w:tcPrChange>
          </w:tcPr>
          <w:p w14:paraId="0B67579C" w14:textId="77777777" w:rsidR="00517ADD" w:rsidRPr="00000CCF" w:rsidRDefault="00517ADD" w:rsidP="002C45C3">
            <w:pPr>
              <w:pStyle w:val="Normalwithspace"/>
              <w:spacing w:before="0"/>
              <w:jc w:val="left"/>
              <w:rPr>
                <w:rFonts w:asciiTheme="minorHAnsi" w:hAnsiTheme="minorHAnsi" w:cstheme="minorHAnsi"/>
                <w:strike/>
                <w:lang w:val="en-AU"/>
                <w:rPrChange w:id="1275" w:author="Jasmine WL TEO (MAS)" w:date="2026-01-06T18:37:00Z" w16du:dateUtc="2026-01-06T10:37:00Z">
                  <w:rPr>
                    <w:rFonts w:asciiTheme="minorHAnsi" w:hAnsiTheme="minorHAnsi" w:cstheme="minorHAnsi"/>
                    <w:lang w:val="en-AU"/>
                  </w:rPr>
                </w:rPrChange>
              </w:rPr>
            </w:pPr>
          </w:p>
        </w:tc>
      </w:tr>
      <w:tr w:rsidR="00517ADD" w:rsidRPr="00300889" w14:paraId="751A7C28" w14:textId="77777777" w:rsidTr="00B16216">
        <w:tc>
          <w:tcPr>
            <w:tcW w:w="936" w:type="dxa"/>
            <w:shd w:val="clear" w:color="auto" w:fill="F2F2F2" w:themeFill="background1" w:themeFillShade="F2"/>
            <w:tcPrChange w:id="1276" w:author="Han Xie CHAI (MAS)" w:date="2026-01-14T15:50:00Z" w16du:dateUtc="2026-01-14T07:50:00Z">
              <w:tcPr>
                <w:tcW w:w="937" w:type="dxa"/>
                <w:gridSpan w:val="2"/>
                <w:shd w:val="clear" w:color="auto" w:fill="F2F2F2" w:themeFill="background1" w:themeFillShade="F2"/>
              </w:tcPr>
            </w:tcPrChange>
          </w:tcPr>
          <w:p w14:paraId="78AF8B8E" w14:textId="77777777" w:rsidR="00517ADD" w:rsidRDefault="00517ADD" w:rsidP="00857344">
            <w:pPr>
              <w:pStyle w:val="ListParagraph"/>
            </w:pPr>
          </w:p>
        </w:tc>
        <w:tc>
          <w:tcPr>
            <w:tcW w:w="3194" w:type="dxa"/>
            <w:shd w:val="clear" w:color="auto" w:fill="F2F2F2" w:themeFill="background1" w:themeFillShade="F2"/>
            <w:tcPrChange w:id="1277" w:author="Han Xie CHAI (MAS)" w:date="2026-01-14T15:50:00Z" w16du:dateUtc="2026-01-14T07:50:00Z">
              <w:tcPr>
                <w:tcW w:w="2405" w:type="dxa"/>
                <w:gridSpan w:val="2"/>
                <w:shd w:val="clear" w:color="auto" w:fill="F2F2F2" w:themeFill="background1" w:themeFillShade="F2"/>
              </w:tcPr>
            </w:tcPrChange>
          </w:tcPr>
          <w:p w14:paraId="0189B389" w14:textId="6DE91DCA" w:rsidR="00517ADD" w:rsidRDefault="00517ADD" w:rsidP="002C45C3">
            <w:pPr>
              <w:pStyle w:val="Normalwithspace"/>
              <w:spacing w:before="0"/>
              <w:jc w:val="left"/>
              <w:rPr>
                <w:rFonts w:asciiTheme="minorHAnsi" w:hAnsiTheme="minorHAnsi" w:cstheme="minorHAnsi"/>
                <w:lang w:val="en-AU"/>
              </w:rPr>
            </w:pPr>
            <w:r w:rsidRPr="006C4953">
              <w:rPr>
                <w:rFonts w:asciiTheme="minorHAnsi" w:hAnsiTheme="minorHAnsi" w:cstheme="minorHAnsi"/>
                <w:lang w:val="en-AU"/>
              </w:rPr>
              <w:t>Settlement Amount</w:t>
            </w:r>
          </w:p>
        </w:tc>
        <w:tc>
          <w:tcPr>
            <w:tcW w:w="1390" w:type="dxa"/>
            <w:shd w:val="clear" w:color="auto" w:fill="F2F2F2" w:themeFill="background1" w:themeFillShade="F2"/>
            <w:tcPrChange w:id="1278" w:author="Han Xie CHAI (MAS)" w:date="2026-01-14T15:50:00Z" w16du:dateUtc="2026-01-14T07:50:00Z">
              <w:tcPr>
                <w:tcW w:w="1406" w:type="dxa"/>
                <w:gridSpan w:val="3"/>
                <w:shd w:val="clear" w:color="auto" w:fill="F2F2F2" w:themeFill="background1" w:themeFillShade="F2"/>
              </w:tcPr>
            </w:tcPrChange>
          </w:tcPr>
          <w:p w14:paraId="1AB94672" w14:textId="6A5FB2D6" w:rsidR="00517ADD" w:rsidRPr="00C617CA" w:rsidRDefault="00DB1DF9"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9(13).9(2)</w:t>
            </w:r>
          </w:p>
        </w:tc>
        <w:tc>
          <w:tcPr>
            <w:tcW w:w="1333" w:type="dxa"/>
            <w:shd w:val="clear" w:color="auto" w:fill="F2F2F2" w:themeFill="background1" w:themeFillShade="F2"/>
            <w:tcPrChange w:id="1279" w:author="Han Xie CHAI (MAS)" w:date="2026-01-14T15:50:00Z" w16du:dateUtc="2026-01-14T07:50:00Z">
              <w:tcPr>
                <w:tcW w:w="1343" w:type="dxa"/>
                <w:gridSpan w:val="3"/>
                <w:shd w:val="clear" w:color="auto" w:fill="F2F2F2" w:themeFill="background1" w:themeFillShade="F2"/>
              </w:tcPr>
            </w:tcPrChange>
          </w:tcPr>
          <w:p w14:paraId="5E9A48B7"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280" w:author="Han Xie CHAI (MAS)" w:date="2026-01-14T15:50:00Z" w16du:dateUtc="2026-01-14T07:50:00Z">
              <w:tcPr>
                <w:tcW w:w="4169" w:type="dxa"/>
                <w:gridSpan w:val="3"/>
                <w:shd w:val="clear" w:color="auto" w:fill="F2F2F2" w:themeFill="background1" w:themeFillShade="F2"/>
              </w:tcPr>
            </w:tcPrChange>
          </w:tcPr>
          <w:p w14:paraId="5FE4865F" w14:textId="3DEF3E62" w:rsidR="00517ADD" w:rsidRPr="00500DA2" w:rsidRDefault="00500DA2" w:rsidP="00500DA2">
            <w:pPr>
              <w:pStyle w:val="Normalwithspace"/>
              <w:spacing w:before="0"/>
              <w:jc w:val="left"/>
              <w:rPr>
                <w:rFonts w:asciiTheme="minorHAnsi" w:hAnsiTheme="minorHAnsi" w:cstheme="minorHAnsi"/>
                <w:lang w:val="en-AU"/>
              </w:rPr>
            </w:pPr>
            <w:r>
              <w:rPr>
                <w:rFonts w:asciiTheme="minorHAnsi" w:hAnsiTheme="minorHAnsi" w:cstheme="minorHAnsi"/>
                <w:lang w:val="en-AU"/>
              </w:rPr>
              <w:t>Must be in 2 decimal places.</w:t>
            </w:r>
          </w:p>
        </w:tc>
        <w:tc>
          <w:tcPr>
            <w:tcW w:w="3570" w:type="dxa"/>
            <w:shd w:val="clear" w:color="auto" w:fill="F2F2F2" w:themeFill="background1" w:themeFillShade="F2"/>
            <w:tcPrChange w:id="1281" w:author="Han Xie CHAI (MAS)" w:date="2026-01-14T15:50:00Z" w16du:dateUtc="2026-01-14T07:50:00Z">
              <w:tcPr>
                <w:tcW w:w="3910" w:type="dxa"/>
                <w:gridSpan w:val="3"/>
                <w:shd w:val="clear" w:color="auto" w:fill="F2F2F2" w:themeFill="background1" w:themeFillShade="F2"/>
              </w:tcPr>
            </w:tcPrChange>
          </w:tcPr>
          <w:p w14:paraId="5D03C7F2" w14:textId="77777777" w:rsidR="00517ADD" w:rsidRDefault="00517ADD" w:rsidP="002C45C3">
            <w:pPr>
              <w:pStyle w:val="Normalwithspace"/>
              <w:spacing w:before="0"/>
              <w:jc w:val="left"/>
              <w:rPr>
                <w:rFonts w:asciiTheme="minorHAnsi" w:hAnsiTheme="minorHAnsi" w:cstheme="minorHAnsi"/>
                <w:lang w:val="en-AU"/>
              </w:rPr>
            </w:pPr>
          </w:p>
        </w:tc>
      </w:tr>
      <w:tr w:rsidR="00517ADD" w:rsidRPr="00564BC3" w14:paraId="272320BE" w14:textId="77777777" w:rsidTr="00B16216">
        <w:tc>
          <w:tcPr>
            <w:tcW w:w="936" w:type="dxa"/>
            <w:shd w:val="clear" w:color="auto" w:fill="F2F2F2" w:themeFill="background1" w:themeFillShade="F2"/>
            <w:tcPrChange w:id="1282" w:author="Han Xie CHAI (MAS)" w:date="2026-01-14T15:50:00Z" w16du:dateUtc="2026-01-14T07:50:00Z">
              <w:tcPr>
                <w:tcW w:w="937" w:type="dxa"/>
                <w:gridSpan w:val="2"/>
                <w:shd w:val="clear" w:color="auto" w:fill="F2F2F2" w:themeFill="background1" w:themeFillShade="F2"/>
              </w:tcPr>
            </w:tcPrChange>
          </w:tcPr>
          <w:p w14:paraId="41CA3E43" w14:textId="77777777" w:rsidR="00517ADD" w:rsidRPr="00564BC3" w:rsidRDefault="00517ADD" w:rsidP="00857344">
            <w:pPr>
              <w:pStyle w:val="ListParagraph"/>
              <w:rPr>
                <w:strike/>
                <w:rPrChange w:id="1283" w:author="Jasmine WL TEO (MAS)" w:date="2026-01-07T09:59:00Z" w16du:dateUtc="2026-01-07T01:59:00Z">
                  <w:rPr/>
                </w:rPrChange>
              </w:rPr>
            </w:pPr>
          </w:p>
        </w:tc>
        <w:tc>
          <w:tcPr>
            <w:tcW w:w="3194" w:type="dxa"/>
            <w:shd w:val="clear" w:color="auto" w:fill="F2F2F2" w:themeFill="background1" w:themeFillShade="F2"/>
            <w:tcPrChange w:id="1284" w:author="Han Xie CHAI (MAS)" w:date="2026-01-14T15:50:00Z" w16du:dateUtc="2026-01-14T07:50:00Z">
              <w:tcPr>
                <w:tcW w:w="2405" w:type="dxa"/>
                <w:gridSpan w:val="2"/>
                <w:shd w:val="clear" w:color="auto" w:fill="F2F2F2" w:themeFill="background1" w:themeFillShade="F2"/>
              </w:tcPr>
            </w:tcPrChange>
          </w:tcPr>
          <w:p w14:paraId="06C357C0" w14:textId="4AB40422" w:rsidR="00517ADD" w:rsidRPr="00564BC3" w:rsidRDefault="00517ADD" w:rsidP="002C45C3">
            <w:pPr>
              <w:pStyle w:val="Normalwithspace"/>
              <w:spacing w:before="0"/>
              <w:jc w:val="left"/>
              <w:rPr>
                <w:rFonts w:asciiTheme="minorHAnsi" w:hAnsiTheme="minorHAnsi" w:cstheme="minorHAnsi"/>
                <w:strike/>
                <w:lang w:val="en-AU"/>
                <w:rPrChange w:id="1285" w:author="Jasmine WL TEO (MAS)" w:date="2026-01-07T09:59:00Z" w16du:dateUtc="2026-01-07T01:59:00Z">
                  <w:rPr>
                    <w:rFonts w:asciiTheme="minorHAnsi" w:hAnsiTheme="minorHAnsi" w:cstheme="minorHAnsi"/>
                    <w:lang w:val="en-AU"/>
                  </w:rPr>
                </w:rPrChange>
              </w:rPr>
            </w:pPr>
            <w:r w:rsidRPr="00564BC3">
              <w:rPr>
                <w:rFonts w:asciiTheme="minorHAnsi" w:hAnsiTheme="minorHAnsi" w:cstheme="minorHAnsi"/>
                <w:strike/>
                <w:lang w:val="en-AU"/>
                <w:rPrChange w:id="1286" w:author="Jasmine WL TEO (MAS)" w:date="2026-01-07T09:59:00Z" w16du:dateUtc="2026-01-07T01:59:00Z">
                  <w:rPr>
                    <w:rFonts w:asciiTheme="minorHAnsi" w:hAnsiTheme="minorHAnsi" w:cstheme="minorHAnsi"/>
                    <w:lang w:val="en-AU"/>
                  </w:rPr>
                </w:rPrChange>
              </w:rPr>
              <w:t>Accrued Interest</w:t>
            </w:r>
          </w:p>
        </w:tc>
        <w:tc>
          <w:tcPr>
            <w:tcW w:w="1390" w:type="dxa"/>
            <w:shd w:val="clear" w:color="auto" w:fill="F2F2F2" w:themeFill="background1" w:themeFillShade="F2"/>
            <w:tcPrChange w:id="1287" w:author="Han Xie CHAI (MAS)" w:date="2026-01-14T15:50:00Z" w16du:dateUtc="2026-01-14T07:50:00Z">
              <w:tcPr>
                <w:tcW w:w="1406" w:type="dxa"/>
                <w:gridSpan w:val="3"/>
                <w:shd w:val="clear" w:color="auto" w:fill="F2F2F2" w:themeFill="background1" w:themeFillShade="F2"/>
              </w:tcPr>
            </w:tcPrChange>
          </w:tcPr>
          <w:p w14:paraId="0F0A1833" w14:textId="002F5189" w:rsidR="00517ADD" w:rsidRPr="00564BC3" w:rsidRDefault="00DC2E5C" w:rsidP="002C45C3">
            <w:pPr>
              <w:pStyle w:val="Normalwithspace"/>
              <w:spacing w:before="0"/>
              <w:jc w:val="left"/>
              <w:rPr>
                <w:rFonts w:asciiTheme="minorHAnsi" w:hAnsiTheme="minorHAnsi" w:cstheme="minorHAnsi"/>
                <w:strike/>
                <w:lang w:val="en-AU"/>
                <w:rPrChange w:id="1288" w:author="Jasmine WL TEO (MAS)" w:date="2026-01-07T09:59:00Z" w16du:dateUtc="2026-01-07T01:59:00Z">
                  <w:rPr>
                    <w:rFonts w:asciiTheme="minorHAnsi" w:hAnsiTheme="minorHAnsi" w:cstheme="minorHAnsi"/>
                    <w:lang w:val="en-AU"/>
                  </w:rPr>
                </w:rPrChange>
              </w:rPr>
            </w:pPr>
            <w:r w:rsidRPr="00564BC3">
              <w:rPr>
                <w:rFonts w:asciiTheme="minorHAnsi" w:hAnsiTheme="minorHAnsi" w:cstheme="minorHAnsi"/>
                <w:strike/>
                <w:lang w:val="en-AU"/>
                <w:rPrChange w:id="1289" w:author="Jasmine WL TEO (MAS)" w:date="2026-01-07T09:59:00Z" w16du:dateUtc="2026-01-07T01:59:00Z">
                  <w:rPr>
                    <w:rFonts w:asciiTheme="minorHAnsi" w:hAnsiTheme="minorHAnsi" w:cstheme="minorHAnsi"/>
                    <w:lang w:val="en-AU"/>
                  </w:rPr>
                </w:rPrChange>
              </w:rPr>
              <w:t>S9(13).9(</w:t>
            </w:r>
            <w:r w:rsidR="00DB1DF9" w:rsidRPr="00564BC3">
              <w:rPr>
                <w:rFonts w:asciiTheme="minorHAnsi" w:hAnsiTheme="minorHAnsi" w:cstheme="minorHAnsi"/>
                <w:strike/>
                <w:lang w:val="en-AU"/>
                <w:rPrChange w:id="1290" w:author="Jasmine WL TEO (MAS)" w:date="2026-01-07T09:59:00Z" w16du:dateUtc="2026-01-07T01:59:00Z">
                  <w:rPr>
                    <w:rFonts w:asciiTheme="minorHAnsi" w:hAnsiTheme="minorHAnsi" w:cstheme="minorHAnsi"/>
                    <w:lang w:val="en-AU"/>
                  </w:rPr>
                </w:rPrChange>
              </w:rPr>
              <w:t>2</w:t>
            </w:r>
            <w:r w:rsidRPr="00564BC3">
              <w:rPr>
                <w:rFonts w:asciiTheme="minorHAnsi" w:hAnsiTheme="minorHAnsi" w:cstheme="minorHAnsi"/>
                <w:strike/>
                <w:lang w:val="en-AU"/>
                <w:rPrChange w:id="1291" w:author="Jasmine WL TEO (MAS)" w:date="2026-01-07T09:59:00Z" w16du:dateUtc="2026-01-07T01:59:00Z">
                  <w:rPr>
                    <w:rFonts w:asciiTheme="minorHAnsi" w:hAnsiTheme="minorHAnsi" w:cstheme="minorHAnsi"/>
                    <w:lang w:val="en-AU"/>
                  </w:rPr>
                </w:rPrChange>
              </w:rPr>
              <w:t>)</w:t>
            </w:r>
          </w:p>
        </w:tc>
        <w:tc>
          <w:tcPr>
            <w:tcW w:w="1333" w:type="dxa"/>
            <w:shd w:val="clear" w:color="auto" w:fill="F2F2F2" w:themeFill="background1" w:themeFillShade="F2"/>
            <w:tcPrChange w:id="1292" w:author="Han Xie CHAI (MAS)" w:date="2026-01-14T15:50:00Z" w16du:dateUtc="2026-01-14T07:50:00Z">
              <w:tcPr>
                <w:tcW w:w="1343" w:type="dxa"/>
                <w:gridSpan w:val="3"/>
                <w:shd w:val="clear" w:color="auto" w:fill="F2F2F2" w:themeFill="background1" w:themeFillShade="F2"/>
              </w:tcPr>
            </w:tcPrChange>
          </w:tcPr>
          <w:p w14:paraId="23872C9F" w14:textId="77777777" w:rsidR="00517ADD" w:rsidRPr="00564BC3" w:rsidRDefault="00517ADD" w:rsidP="002C45C3">
            <w:pPr>
              <w:pStyle w:val="Normalwithspace"/>
              <w:spacing w:before="0"/>
              <w:jc w:val="left"/>
              <w:rPr>
                <w:rFonts w:asciiTheme="minorHAnsi" w:hAnsiTheme="minorHAnsi" w:cstheme="minorHAnsi"/>
                <w:strike/>
                <w:lang w:val="en-AU"/>
                <w:rPrChange w:id="1293" w:author="Jasmine WL TEO (MAS)" w:date="2026-01-07T09:59:00Z" w16du:dateUtc="2026-01-07T01:59:00Z">
                  <w:rPr>
                    <w:rFonts w:asciiTheme="minorHAnsi" w:hAnsiTheme="minorHAnsi" w:cstheme="minorHAnsi"/>
                    <w:lang w:val="en-AU"/>
                  </w:rPr>
                </w:rPrChange>
              </w:rPr>
            </w:pPr>
          </w:p>
        </w:tc>
        <w:tc>
          <w:tcPr>
            <w:tcW w:w="3747" w:type="dxa"/>
            <w:shd w:val="clear" w:color="auto" w:fill="F2F2F2" w:themeFill="background1" w:themeFillShade="F2"/>
            <w:tcPrChange w:id="1294" w:author="Han Xie CHAI (MAS)" w:date="2026-01-14T15:50:00Z" w16du:dateUtc="2026-01-14T07:50:00Z">
              <w:tcPr>
                <w:tcW w:w="4169" w:type="dxa"/>
                <w:gridSpan w:val="3"/>
                <w:shd w:val="clear" w:color="auto" w:fill="F2F2F2" w:themeFill="background1" w:themeFillShade="F2"/>
              </w:tcPr>
            </w:tcPrChange>
          </w:tcPr>
          <w:p w14:paraId="6CA5B678" w14:textId="1583DCEF" w:rsidR="00A86283" w:rsidRPr="00564BC3" w:rsidRDefault="00A86283" w:rsidP="002C45C3">
            <w:pPr>
              <w:pStyle w:val="Normalwithspace"/>
              <w:spacing w:before="0"/>
              <w:jc w:val="left"/>
              <w:rPr>
                <w:rFonts w:asciiTheme="minorHAnsi" w:hAnsiTheme="minorHAnsi" w:cstheme="minorHAnsi"/>
                <w:strike/>
                <w:lang w:val="en-AU"/>
                <w:rPrChange w:id="1295" w:author="Jasmine WL TEO (MAS)" w:date="2026-01-07T09:59:00Z" w16du:dateUtc="2026-01-07T01:59:00Z">
                  <w:rPr>
                    <w:rFonts w:asciiTheme="minorHAnsi" w:hAnsiTheme="minorHAnsi" w:cstheme="minorHAnsi"/>
                    <w:lang w:val="en-AU"/>
                  </w:rPr>
                </w:rPrChange>
              </w:rPr>
            </w:pPr>
            <w:r w:rsidRPr="00564BC3">
              <w:rPr>
                <w:rFonts w:asciiTheme="minorHAnsi" w:hAnsiTheme="minorHAnsi" w:cstheme="minorHAnsi"/>
                <w:strike/>
                <w:lang w:val="en-AU"/>
                <w:rPrChange w:id="1296" w:author="Jasmine WL TEO (MAS)" w:date="2026-01-07T09:59:00Z" w16du:dateUtc="2026-01-07T01:59:00Z">
                  <w:rPr>
                    <w:rFonts w:asciiTheme="minorHAnsi" w:hAnsiTheme="minorHAnsi" w:cstheme="minorHAnsi"/>
                    <w:lang w:val="en-AU"/>
                  </w:rPr>
                </w:rPrChange>
              </w:rPr>
              <w:t>Must be in 2 decimal places.</w:t>
            </w:r>
          </w:p>
          <w:p w14:paraId="13C78B7C" w14:textId="74C984F0" w:rsidR="00517ADD" w:rsidRPr="00564BC3" w:rsidRDefault="008F4635" w:rsidP="002C45C3">
            <w:pPr>
              <w:pStyle w:val="Normalwithspace"/>
              <w:spacing w:before="0"/>
              <w:jc w:val="left"/>
              <w:rPr>
                <w:rFonts w:asciiTheme="minorHAnsi" w:hAnsiTheme="minorHAnsi" w:cstheme="minorHAnsi"/>
                <w:strike/>
                <w:lang w:val="en-AU"/>
                <w:rPrChange w:id="1297" w:author="Jasmine WL TEO (MAS)" w:date="2026-01-07T09:59:00Z" w16du:dateUtc="2026-01-07T01:59:00Z">
                  <w:rPr>
                    <w:rFonts w:asciiTheme="minorHAnsi" w:hAnsiTheme="minorHAnsi" w:cstheme="minorHAnsi"/>
                    <w:lang w:val="en-AU"/>
                  </w:rPr>
                </w:rPrChange>
              </w:rPr>
            </w:pPr>
            <w:r w:rsidRPr="00564BC3">
              <w:rPr>
                <w:rFonts w:asciiTheme="minorHAnsi" w:hAnsiTheme="minorHAnsi" w:cstheme="minorHAnsi"/>
                <w:strike/>
                <w:lang w:val="en-AU"/>
                <w:rPrChange w:id="1298" w:author="Jasmine WL TEO (MAS)" w:date="2026-01-07T09:59:00Z" w16du:dateUtc="2026-01-07T01:59:00Z">
                  <w:rPr>
                    <w:rFonts w:asciiTheme="minorHAnsi" w:hAnsiTheme="minorHAnsi" w:cstheme="minorHAnsi"/>
                    <w:lang w:val="en-AU"/>
                  </w:rPr>
                </w:rPrChange>
              </w:rPr>
              <w:t>Must be 0.00 for new issuance.</w:t>
            </w:r>
          </w:p>
        </w:tc>
        <w:tc>
          <w:tcPr>
            <w:tcW w:w="3570" w:type="dxa"/>
            <w:shd w:val="clear" w:color="auto" w:fill="F2F2F2" w:themeFill="background1" w:themeFillShade="F2"/>
            <w:tcPrChange w:id="1299" w:author="Han Xie CHAI (MAS)" w:date="2026-01-14T15:50:00Z" w16du:dateUtc="2026-01-14T07:50:00Z">
              <w:tcPr>
                <w:tcW w:w="3910" w:type="dxa"/>
                <w:gridSpan w:val="3"/>
                <w:shd w:val="clear" w:color="auto" w:fill="F2F2F2" w:themeFill="background1" w:themeFillShade="F2"/>
              </w:tcPr>
            </w:tcPrChange>
          </w:tcPr>
          <w:p w14:paraId="693EBE9B" w14:textId="7BC5327E" w:rsidR="00517ADD" w:rsidRPr="00564BC3" w:rsidRDefault="00517ADD" w:rsidP="002C45C3">
            <w:pPr>
              <w:pStyle w:val="Normalwithspace"/>
              <w:spacing w:before="0"/>
              <w:jc w:val="left"/>
              <w:rPr>
                <w:rFonts w:asciiTheme="minorHAnsi" w:hAnsiTheme="minorHAnsi" w:cstheme="minorHAnsi"/>
                <w:strike/>
                <w:lang w:val="en-AU"/>
                <w:rPrChange w:id="1300" w:author="Jasmine WL TEO (MAS)" w:date="2026-01-07T09:59:00Z" w16du:dateUtc="2026-01-07T01:59:00Z">
                  <w:rPr>
                    <w:rFonts w:asciiTheme="minorHAnsi" w:hAnsiTheme="minorHAnsi" w:cstheme="minorHAnsi"/>
                    <w:lang w:val="en-AU"/>
                  </w:rPr>
                </w:rPrChange>
              </w:rPr>
            </w:pPr>
          </w:p>
        </w:tc>
      </w:tr>
      <w:tr w:rsidR="00517ADD" w:rsidRPr="00300889" w14:paraId="70EC0B3F" w14:textId="77777777" w:rsidTr="00B16216">
        <w:tc>
          <w:tcPr>
            <w:tcW w:w="936" w:type="dxa"/>
            <w:shd w:val="clear" w:color="auto" w:fill="F2F2F2" w:themeFill="background1" w:themeFillShade="F2"/>
            <w:tcPrChange w:id="1301" w:author="Han Xie CHAI (MAS)" w:date="2026-01-14T15:50:00Z" w16du:dateUtc="2026-01-14T07:50:00Z">
              <w:tcPr>
                <w:tcW w:w="937" w:type="dxa"/>
                <w:gridSpan w:val="2"/>
                <w:shd w:val="clear" w:color="auto" w:fill="F2F2F2" w:themeFill="background1" w:themeFillShade="F2"/>
              </w:tcPr>
            </w:tcPrChange>
          </w:tcPr>
          <w:p w14:paraId="2FC6FEFB" w14:textId="77777777" w:rsidR="00517ADD" w:rsidRDefault="00517ADD" w:rsidP="00857344">
            <w:pPr>
              <w:pStyle w:val="ListParagraph"/>
            </w:pPr>
          </w:p>
        </w:tc>
        <w:tc>
          <w:tcPr>
            <w:tcW w:w="3194" w:type="dxa"/>
            <w:shd w:val="clear" w:color="auto" w:fill="F2F2F2" w:themeFill="background1" w:themeFillShade="F2"/>
            <w:tcPrChange w:id="1302" w:author="Han Xie CHAI (MAS)" w:date="2026-01-14T15:50:00Z" w16du:dateUtc="2026-01-14T07:50:00Z">
              <w:tcPr>
                <w:tcW w:w="2405" w:type="dxa"/>
                <w:gridSpan w:val="2"/>
                <w:shd w:val="clear" w:color="auto" w:fill="F2F2F2" w:themeFill="background1" w:themeFillShade="F2"/>
              </w:tcPr>
            </w:tcPrChange>
          </w:tcPr>
          <w:p w14:paraId="0030C02C" w14:textId="65455F55"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Settlement Bank Code</w:t>
            </w:r>
          </w:p>
        </w:tc>
        <w:tc>
          <w:tcPr>
            <w:tcW w:w="1390" w:type="dxa"/>
            <w:shd w:val="clear" w:color="auto" w:fill="F2F2F2" w:themeFill="background1" w:themeFillShade="F2"/>
            <w:tcPrChange w:id="1303" w:author="Han Xie CHAI (MAS)" w:date="2026-01-14T15:50:00Z" w16du:dateUtc="2026-01-14T07:50:00Z">
              <w:tcPr>
                <w:tcW w:w="1406" w:type="dxa"/>
                <w:gridSpan w:val="3"/>
                <w:shd w:val="clear" w:color="auto" w:fill="F2F2F2" w:themeFill="background1" w:themeFillShade="F2"/>
              </w:tcPr>
            </w:tcPrChange>
          </w:tcPr>
          <w:p w14:paraId="69491B6B" w14:textId="3D644F2A" w:rsidR="00517ADD" w:rsidRPr="00C617CA" w:rsidRDefault="00FC7939"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9(4)</w:t>
            </w:r>
          </w:p>
        </w:tc>
        <w:tc>
          <w:tcPr>
            <w:tcW w:w="1333" w:type="dxa"/>
            <w:shd w:val="clear" w:color="auto" w:fill="F2F2F2" w:themeFill="background1" w:themeFillShade="F2"/>
            <w:tcPrChange w:id="1304" w:author="Han Xie CHAI (MAS)" w:date="2026-01-14T15:50:00Z" w16du:dateUtc="2026-01-14T07:50:00Z">
              <w:tcPr>
                <w:tcW w:w="1343" w:type="dxa"/>
                <w:gridSpan w:val="3"/>
                <w:shd w:val="clear" w:color="auto" w:fill="F2F2F2" w:themeFill="background1" w:themeFillShade="F2"/>
              </w:tcPr>
            </w:tcPrChange>
          </w:tcPr>
          <w:p w14:paraId="0944D3A0"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305" w:author="Han Xie CHAI (MAS)" w:date="2026-01-14T15:50:00Z" w16du:dateUtc="2026-01-14T07:50:00Z">
              <w:tcPr>
                <w:tcW w:w="4169" w:type="dxa"/>
                <w:gridSpan w:val="3"/>
                <w:shd w:val="clear" w:color="auto" w:fill="F2F2F2" w:themeFill="background1" w:themeFillShade="F2"/>
              </w:tcPr>
            </w:tcPrChange>
          </w:tcPr>
          <w:p w14:paraId="30774744" w14:textId="53BB1FD4" w:rsidR="00517ADD" w:rsidRPr="00C617CA" w:rsidRDefault="0099189B"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a valid 4-digit bank code</w:t>
            </w:r>
            <w:r w:rsidR="005E24BB">
              <w:rPr>
                <w:rFonts w:asciiTheme="minorHAnsi" w:hAnsiTheme="minorHAnsi" w:cstheme="minorHAnsi"/>
                <w:lang w:val="en-AU"/>
              </w:rPr>
              <w:t>.</w:t>
            </w:r>
          </w:p>
        </w:tc>
        <w:tc>
          <w:tcPr>
            <w:tcW w:w="3570" w:type="dxa"/>
            <w:shd w:val="clear" w:color="auto" w:fill="F2F2F2" w:themeFill="background1" w:themeFillShade="F2"/>
            <w:tcPrChange w:id="1306" w:author="Han Xie CHAI (MAS)" w:date="2026-01-14T15:50:00Z" w16du:dateUtc="2026-01-14T07:50:00Z">
              <w:tcPr>
                <w:tcW w:w="3910" w:type="dxa"/>
                <w:gridSpan w:val="3"/>
                <w:shd w:val="clear" w:color="auto" w:fill="F2F2F2" w:themeFill="background1" w:themeFillShade="F2"/>
              </w:tcPr>
            </w:tcPrChange>
          </w:tcPr>
          <w:p w14:paraId="6AF5C0A3" w14:textId="7E82F0FF" w:rsidR="00517ADD" w:rsidRDefault="00251008"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 xml:space="preserve">The value is from </w:t>
            </w:r>
            <w:r w:rsidR="005E24BB">
              <w:rPr>
                <w:rFonts w:asciiTheme="minorHAnsi" w:hAnsiTheme="minorHAnsi" w:cstheme="minorHAnsi"/>
                <w:lang w:val="en-AU"/>
              </w:rPr>
              <w:t xml:space="preserve">‘Settlement bank code’ </w:t>
            </w:r>
            <w:r w:rsidR="00F650D2">
              <w:rPr>
                <w:rFonts w:asciiTheme="minorHAnsi" w:hAnsiTheme="minorHAnsi" w:cstheme="minorHAnsi"/>
                <w:lang w:val="en-AU"/>
              </w:rPr>
              <w:t xml:space="preserve">text </w:t>
            </w:r>
            <w:r w:rsidR="005E24BB">
              <w:rPr>
                <w:rFonts w:asciiTheme="minorHAnsi" w:hAnsiTheme="minorHAnsi" w:cstheme="minorHAnsi"/>
                <w:lang w:val="en-AU"/>
              </w:rPr>
              <w:t>field entered for bid collation.</w:t>
            </w:r>
          </w:p>
        </w:tc>
      </w:tr>
      <w:tr w:rsidR="00517ADD" w:rsidRPr="00300889" w14:paraId="58C695DB" w14:textId="77777777" w:rsidTr="00B16216">
        <w:tc>
          <w:tcPr>
            <w:tcW w:w="936" w:type="dxa"/>
            <w:shd w:val="clear" w:color="auto" w:fill="F2F2F2" w:themeFill="background1" w:themeFillShade="F2"/>
            <w:tcPrChange w:id="1307" w:author="Han Xie CHAI (MAS)" w:date="2026-01-14T15:50:00Z" w16du:dateUtc="2026-01-14T07:50:00Z">
              <w:tcPr>
                <w:tcW w:w="937" w:type="dxa"/>
                <w:gridSpan w:val="2"/>
                <w:shd w:val="clear" w:color="auto" w:fill="F2F2F2" w:themeFill="background1" w:themeFillShade="F2"/>
              </w:tcPr>
            </w:tcPrChange>
          </w:tcPr>
          <w:p w14:paraId="2A786E98" w14:textId="77777777" w:rsidR="00517ADD" w:rsidRDefault="00517ADD" w:rsidP="00857344">
            <w:pPr>
              <w:pStyle w:val="ListParagraph"/>
            </w:pPr>
          </w:p>
        </w:tc>
        <w:tc>
          <w:tcPr>
            <w:tcW w:w="3194" w:type="dxa"/>
            <w:shd w:val="clear" w:color="auto" w:fill="F2F2F2" w:themeFill="background1" w:themeFillShade="F2"/>
            <w:tcPrChange w:id="1308" w:author="Han Xie CHAI (MAS)" w:date="2026-01-14T15:50:00Z" w16du:dateUtc="2026-01-14T07:50:00Z">
              <w:tcPr>
                <w:tcW w:w="2405" w:type="dxa"/>
                <w:gridSpan w:val="2"/>
                <w:shd w:val="clear" w:color="auto" w:fill="F2F2F2" w:themeFill="background1" w:themeFillShade="F2"/>
              </w:tcPr>
            </w:tcPrChange>
          </w:tcPr>
          <w:p w14:paraId="693776B0" w14:textId="79AF739E"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Custody Code</w:t>
            </w:r>
          </w:p>
        </w:tc>
        <w:tc>
          <w:tcPr>
            <w:tcW w:w="1390" w:type="dxa"/>
            <w:shd w:val="clear" w:color="auto" w:fill="F2F2F2" w:themeFill="background1" w:themeFillShade="F2"/>
            <w:tcPrChange w:id="1309" w:author="Han Xie CHAI (MAS)" w:date="2026-01-14T15:50:00Z" w16du:dateUtc="2026-01-14T07:50:00Z">
              <w:tcPr>
                <w:tcW w:w="1406" w:type="dxa"/>
                <w:gridSpan w:val="3"/>
                <w:shd w:val="clear" w:color="auto" w:fill="F2F2F2" w:themeFill="background1" w:themeFillShade="F2"/>
              </w:tcPr>
            </w:tcPrChange>
          </w:tcPr>
          <w:p w14:paraId="0FD123FE" w14:textId="5B50C5F5" w:rsidR="00517ADD" w:rsidRPr="00C617CA" w:rsidRDefault="001D4FBB" w:rsidP="002C45C3">
            <w:pPr>
              <w:pStyle w:val="Normalwithspace"/>
              <w:spacing w:before="0"/>
              <w:jc w:val="left"/>
              <w:rPr>
                <w:rFonts w:asciiTheme="minorHAnsi" w:hAnsiTheme="minorHAnsi" w:cstheme="minorHAnsi"/>
                <w:lang w:val="en-AU"/>
              </w:rPr>
            </w:pPr>
            <w:proofErr w:type="gramStart"/>
            <w:r>
              <w:rPr>
                <w:rFonts w:asciiTheme="minorHAnsi" w:hAnsiTheme="minorHAnsi" w:cstheme="minorHAnsi"/>
                <w:lang w:val="en-AU"/>
              </w:rPr>
              <w:t>X(</w:t>
            </w:r>
            <w:proofErr w:type="gramEnd"/>
            <w:r>
              <w:rPr>
                <w:rFonts w:asciiTheme="minorHAnsi" w:hAnsiTheme="minorHAnsi" w:cstheme="minorHAnsi"/>
                <w:lang w:val="en-AU"/>
              </w:rPr>
              <w:t>3)</w:t>
            </w:r>
          </w:p>
        </w:tc>
        <w:tc>
          <w:tcPr>
            <w:tcW w:w="1333" w:type="dxa"/>
            <w:shd w:val="clear" w:color="auto" w:fill="F2F2F2" w:themeFill="background1" w:themeFillShade="F2"/>
            <w:tcPrChange w:id="1310" w:author="Han Xie CHAI (MAS)" w:date="2026-01-14T15:50:00Z" w16du:dateUtc="2026-01-14T07:50:00Z">
              <w:tcPr>
                <w:tcW w:w="1343" w:type="dxa"/>
                <w:gridSpan w:val="3"/>
                <w:shd w:val="clear" w:color="auto" w:fill="F2F2F2" w:themeFill="background1" w:themeFillShade="F2"/>
              </w:tcPr>
            </w:tcPrChange>
          </w:tcPr>
          <w:p w14:paraId="76DC8F4C"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311" w:author="Han Xie CHAI (MAS)" w:date="2026-01-14T15:50:00Z" w16du:dateUtc="2026-01-14T07:50:00Z">
              <w:tcPr>
                <w:tcW w:w="4169" w:type="dxa"/>
                <w:gridSpan w:val="3"/>
                <w:shd w:val="clear" w:color="auto" w:fill="F2F2F2" w:themeFill="background1" w:themeFillShade="F2"/>
              </w:tcPr>
            </w:tcPrChange>
          </w:tcPr>
          <w:p w14:paraId="06723B8B" w14:textId="5028E7BE" w:rsidR="00517ADD" w:rsidRPr="00C617CA" w:rsidRDefault="008F01C2"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Must be ‘CUS’, ‘TRD’ or ‘RES’.</w:t>
            </w:r>
          </w:p>
        </w:tc>
        <w:tc>
          <w:tcPr>
            <w:tcW w:w="3570" w:type="dxa"/>
            <w:shd w:val="clear" w:color="auto" w:fill="F2F2F2" w:themeFill="background1" w:themeFillShade="F2"/>
            <w:tcPrChange w:id="1312" w:author="Han Xie CHAI (MAS)" w:date="2026-01-14T15:50:00Z" w16du:dateUtc="2026-01-14T07:50:00Z">
              <w:tcPr>
                <w:tcW w:w="3910" w:type="dxa"/>
                <w:gridSpan w:val="3"/>
                <w:shd w:val="clear" w:color="auto" w:fill="F2F2F2" w:themeFill="background1" w:themeFillShade="F2"/>
              </w:tcPr>
            </w:tcPrChange>
          </w:tcPr>
          <w:p w14:paraId="6762EA62" w14:textId="4CCEF4D3" w:rsidR="00517ADD" w:rsidRDefault="00251008"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 xml:space="preserve">The value is from </w:t>
            </w:r>
            <w:r w:rsidR="00F650D2">
              <w:rPr>
                <w:rFonts w:asciiTheme="minorHAnsi" w:hAnsiTheme="minorHAnsi" w:cstheme="minorHAnsi"/>
                <w:lang w:val="en-AU"/>
              </w:rPr>
              <w:t>‘Custody code’ dropdown field selected for bid collation.</w:t>
            </w:r>
          </w:p>
        </w:tc>
      </w:tr>
      <w:tr w:rsidR="00517ADD" w:rsidRPr="00300889" w14:paraId="56A9CD77" w14:textId="77777777" w:rsidTr="00B16216">
        <w:tc>
          <w:tcPr>
            <w:tcW w:w="936" w:type="dxa"/>
            <w:shd w:val="clear" w:color="auto" w:fill="F2F2F2" w:themeFill="background1" w:themeFillShade="F2"/>
            <w:tcPrChange w:id="1313" w:author="Han Xie CHAI (MAS)" w:date="2026-01-14T15:50:00Z" w16du:dateUtc="2026-01-14T07:50:00Z">
              <w:tcPr>
                <w:tcW w:w="937" w:type="dxa"/>
                <w:gridSpan w:val="2"/>
                <w:shd w:val="clear" w:color="auto" w:fill="F2F2F2" w:themeFill="background1" w:themeFillShade="F2"/>
              </w:tcPr>
            </w:tcPrChange>
          </w:tcPr>
          <w:p w14:paraId="1F1CA305" w14:textId="77777777" w:rsidR="00517ADD" w:rsidRDefault="00517ADD" w:rsidP="00857344">
            <w:pPr>
              <w:pStyle w:val="ListParagraph"/>
            </w:pPr>
          </w:p>
        </w:tc>
        <w:tc>
          <w:tcPr>
            <w:tcW w:w="3194" w:type="dxa"/>
            <w:shd w:val="clear" w:color="auto" w:fill="F2F2F2" w:themeFill="background1" w:themeFillShade="F2"/>
            <w:tcPrChange w:id="1314" w:author="Han Xie CHAI (MAS)" w:date="2026-01-14T15:50:00Z" w16du:dateUtc="2026-01-14T07:50:00Z">
              <w:tcPr>
                <w:tcW w:w="2405" w:type="dxa"/>
                <w:gridSpan w:val="2"/>
                <w:shd w:val="clear" w:color="auto" w:fill="F2F2F2" w:themeFill="background1" w:themeFillShade="F2"/>
              </w:tcPr>
            </w:tcPrChange>
          </w:tcPr>
          <w:p w14:paraId="28A6C378" w14:textId="390C5845" w:rsidR="00517ADD" w:rsidRDefault="00517ADD" w:rsidP="002C45C3">
            <w:pPr>
              <w:pStyle w:val="Normalwithspace"/>
              <w:spacing w:before="0"/>
              <w:jc w:val="left"/>
              <w:rPr>
                <w:rFonts w:asciiTheme="minorHAnsi" w:hAnsiTheme="minorHAnsi" w:cstheme="minorHAnsi"/>
                <w:lang w:val="en-AU"/>
              </w:rPr>
            </w:pPr>
            <w:del w:id="1315" w:author="Jasmine WL TEO (MAS)" w:date="2026-01-14T14:38:00Z" w16du:dateUtc="2026-01-14T06:38:00Z">
              <w:r>
                <w:rPr>
                  <w:rFonts w:asciiTheme="minorHAnsi" w:hAnsiTheme="minorHAnsi" w:cstheme="minorHAnsi"/>
                  <w:lang w:val="en-AU"/>
                </w:rPr>
                <w:delText xml:space="preserve">Type of </w:delText>
              </w:r>
            </w:del>
            <w:r>
              <w:rPr>
                <w:rFonts w:asciiTheme="minorHAnsi" w:hAnsiTheme="minorHAnsi" w:cstheme="minorHAnsi"/>
                <w:lang w:val="en-AU"/>
              </w:rPr>
              <w:t>Applicant</w:t>
            </w:r>
            <w:ins w:id="1316" w:author="Jasmine WL TEO (MAS)" w:date="2026-01-14T14:38:00Z" w16du:dateUtc="2026-01-14T06:38:00Z">
              <w:r w:rsidR="00E324A1">
                <w:rPr>
                  <w:rFonts w:asciiTheme="minorHAnsi" w:hAnsiTheme="minorHAnsi" w:cstheme="minorHAnsi"/>
                  <w:lang w:val="en-AU"/>
                </w:rPr>
                <w:t xml:space="preserve"> Type</w:t>
              </w:r>
            </w:ins>
          </w:p>
        </w:tc>
        <w:tc>
          <w:tcPr>
            <w:tcW w:w="1390" w:type="dxa"/>
            <w:shd w:val="clear" w:color="auto" w:fill="F2F2F2" w:themeFill="background1" w:themeFillShade="F2"/>
            <w:tcPrChange w:id="1317" w:author="Han Xie CHAI (MAS)" w:date="2026-01-14T15:50:00Z" w16du:dateUtc="2026-01-14T07:50:00Z">
              <w:tcPr>
                <w:tcW w:w="1406" w:type="dxa"/>
                <w:gridSpan w:val="3"/>
                <w:shd w:val="clear" w:color="auto" w:fill="F2F2F2" w:themeFill="background1" w:themeFillShade="F2"/>
              </w:tcPr>
            </w:tcPrChange>
          </w:tcPr>
          <w:p w14:paraId="20A5A577" w14:textId="40CA7AF1" w:rsidR="00517ADD" w:rsidRPr="00C617CA" w:rsidRDefault="001D4FBB" w:rsidP="002C45C3">
            <w:pPr>
              <w:pStyle w:val="Normalwithspace"/>
              <w:spacing w:before="0"/>
              <w:jc w:val="left"/>
              <w:rPr>
                <w:rFonts w:asciiTheme="minorHAnsi" w:hAnsiTheme="minorHAnsi" w:cstheme="minorHAnsi"/>
                <w:lang w:val="en-AU"/>
              </w:rPr>
            </w:pPr>
            <w:proofErr w:type="gramStart"/>
            <w:r>
              <w:rPr>
                <w:rFonts w:asciiTheme="minorHAnsi" w:hAnsiTheme="minorHAnsi" w:cstheme="minorHAnsi"/>
                <w:lang w:val="en-AU"/>
              </w:rPr>
              <w:t>X(</w:t>
            </w:r>
            <w:proofErr w:type="gramEnd"/>
            <w:r w:rsidR="000C3557">
              <w:rPr>
                <w:rFonts w:asciiTheme="minorHAnsi" w:hAnsiTheme="minorHAnsi" w:cstheme="minorHAnsi"/>
                <w:lang w:val="en-AU"/>
              </w:rPr>
              <w:t>3</w:t>
            </w:r>
            <w:r>
              <w:rPr>
                <w:rFonts w:asciiTheme="minorHAnsi" w:hAnsiTheme="minorHAnsi" w:cstheme="minorHAnsi"/>
                <w:lang w:val="en-AU"/>
              </w:rPr>
              <w:t>)</w:t>
            </w:r>
          </w:p>
        </w:tc>
        <w:tc>
          <w:tcPr>
            <w:tcW w:w="1333" w:type="dxa"/>
            <w:shd w:val="clear" w:color="auto" w:fill="F2F2F2" w:themeFill="background1" w:themeFillShade="F2"/>
            <w:tcPrChange w:id="1318" w:author="Han Xie CHAI (MAS)" w:date="2026-01-14T15:50:00Z" w16du:dateUtc="2026-01-14T07:50:00Z">
              <w:tcPr>
                <w:tcW w:w="1343" w:type="dxa"/>
                <w:gridSpan w:val="3"/>
                <w:shd w:val="clear" w:color="auto" w:fill="F2F2F2" w:themeFill="background1" w:themeFillShade="F2"/>
              </w:tcPr>
            </w:tcPrChange>
          </w:tcPr>
          <w:p w14:paraId="0A736B33"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319" w:author="Han Xie CHAI (MAS)" w:date="2026-01-14T15:50:00Z" w16du:dateUtc="2026-01-14T07:50:00Z">
              <w:tcPr>
                <w:tcW w:w="4169" w:type="dxa"/>
                <w:gridSpan w:val="3"/>
                <w:shd w:val="clear" w:color="auto" w:fill="F2F2F2" w:themeFill="background1" w:themeFillShade="F2"/>
              </w:tcPr>
            </w:tcPrChange>
          </w:tcPr>
          <w:p w14:paraId="08E42EEA" w14:textId="177FA9D3" w:rsidR="00517ADD" w:rsidRPr="00C617CA" w:rsidRDefault="008F01C2"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 xml:space="preserve">Must be valid acronyms of available </w:t>
            </w:r>
            <w:del w:id="1320" w:author="Jasmine WL TEO (MAS)" w:date="2026-01-14T14:38:00Z" w16du:dateUtc="2026-01-14T06:38:00Z">
              <w:r>
                <w:rPr>
                  <w:rFonts w:asciiTheme="minorHAnsi" w:hAnsiTheme="minorHAnsi" w:cstheme="minorHAnsi"/>
                  <w:lang w:val="en-AU"/>
                </w:rPr>
                <w:delText xml:space="preserve">types of </w:delText>
              </w:r>
              <w:r w:rsidDel="00E324A1">
                <w:rPr>
                  <w:rFonts w:asciiTheme="minorHAnsi" w:hAnsiTheme="minorHAnsi" w:cstheme="minorHAnsi"/>
                  <w:lang w:val="en-AU"/>
                </w:rPr>
                <w:delText>a</w:delText>
              </w:r>
            </w:del>
            <w:ins w:id="1321" w:author="Jasmine WL TEO (MAS)" w:date="2026-01-14T14:38:00Z" w16du:dateUtc="2026-01-14T06:38:00Z">
              <w:r w:rsidR="00E324A1">
                <w:rPr>
                  <w:rFonts w:asciiTheme="minorHAnsi" w:hAnsiTheme="minorHAnsi" w:cstheme="minorHAnsi"/>
                  <w:lang w:val="en-AU"/>
                </w:rPr>
                <w:t>a</w:t>
              </w:r>
            </w:ins>
            <w:r>
              <w:rPr>
                <w:rFonts w:asciiTheme="minorHAnsi" w:hAnsiTheme="minorHAnsi" w:cstheme="minorHAnsi"/>
                <w:lang w:val="en-AU"/>
              </w:rPr>
              <w:t>pplicant</w:t>
            </w:r>
            <w:del w:id="1322" w:author="Jasmine WL TEO (MAS)" w:date="2026-01-14T14:38:00Z" w16du:dateUtc="2026-01-14T06:38:00Z">
              <w:r w:rsidDel="00E324A1">
                <w:rPr>
                  <w:rFonts w:asciiTheme="minorHAnsi" w:hAnsiTheme="minorHAnsi" w:cstheme="minorHAnsi"/>
                  <w:lang w:val="en-AU"/>
                </w:rPr>
                <w:delText>s</w:delText>
              </w:r>
            </w:del>
            <w:ins w:id="1323" w:author="Jasmine WL TEO (MAS)" w:date="2026-01-14T14:38:00Z" w16du:dateUtc="2026-01-14T06:38:00Z">
              <w:r w:rsidR="00E324A1">
                <w:rPr>
                  <w:rFonts w:asciiTheme="minorHAnsi" w:hAnsiTheme="minorHAnsi" w:cstheme="minorHAnsi"/>
                  <w:lang w:val="en-AU"/>
                </w:rPr>
                <w:t xml:space="preserve"> types</w:t>
              </w:r>
            </w:ins>
            <w:r>
              <w:rPr>
                <w:rFonts w:asciiTheme="minorHAnsi" w:hAnsiTheme="minorHAnsi" w:cstheme="minorHAnsi"/>
                <w:lang w:val="en-AU"/>
              </w:rPr>
              <w:t xml:space="preserve"> in OMEGA.</w:t>
            </w:r>
          </w:p>
        </w:tc>
        <w:tc>
          <w:tcPr>
            <w:tcW w:w="3570" w:type="dxa"/>
            <w:shd w:val="clear" w:color="auto" w:fill="F2F2F2" w:themeFill="background1" w:themeFillShade="F2"/>
            <w:tcPrChange w:id="1324" w:author="Han Xie CHAI (MAS)" w:date="2026-01-14T15:50:00Z" w16du:dateUtc="2026-01-14T07:50:00Z">
              <w:tcPr>
                <w:tcW w:w="3910" w:type="dxa"/>
                <w:gridSpan w:val="3"/>
                <w:shd w:val="clear" w:color="auto" w:fill="F2F2F2" w:themeFill="background1" w:themeFillShade="F2"/>
              </w:tcPr>
            </w:tcPrChange>
          </w:tcPr>
          <w:p w14:paraId="34E88101" w14:textId="4330E211" w:rsidR="00517ADD" w:rsidRDefault="00251008"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 xml:space="preserve">The value is </w:t>
            </w:r>
            <w:commentRangeStart w:id="1325"/>
            <w:r>
              <w:rPr>
                <w:rFonts w:asciiTheme="minorHAnsi" w:hAnsiTheme="minorHAnsi" w:cstheme="minorHAnsi"/>
                <w:lang w:val="en-AU"/>
              </w:rPr>
              <w:t xml:space="preserve">from </w:t>
            </w:r>
            <w:r w:rsidR="00F650D2" w:rsidRPr="00F650D2">
              <w:rPr>
                <w:rFonts w:asciiTheme="minorHAnsi" w:hAnsiTheme="minorHAnsi" w:cstheme="minorHAnsi"/>
                <w:lang w:val="en-AU"/>
              </w:rPr>
              <w:t>‘</w:t>
            </w:r>
            <w:commentRangeStart w:id="1326"/>
            <w:del w:id="1327" w:author="Jasmine WL TEO (MAS)" w:date="2026-01-14T14:38:00Z" w16du:dateUtc="2026-01-14T06:38:00Z">
              <w:r w:rsidR="00F650D2">
                <w:rPr>
                  <w:rFonts w:asciiTheme="minorHAnsi" w:hAnsiTheme="minorHAnsi" w:cstheme="minorHAnsi"/>
                  <w:lang w:val="en-AU"/>
                </w:rPr>
                <w:delText xml:space="preserve">Type of </w:delText>
              </w:r>
              <w:r w:rsidR="00F650D2" w:rsidDel="00E324A1">
                <w:rPr>
                  <w:rFonts w:asciiTheme="minorHAnsi" w:hAnsiTheme="minorHAnsi" w:cstheme="minorHAnsi"/>
                  <w:lang w:val="en-AU"/>
                </w:rPr>
                <w:delText>a</w:delText>
              </w:r>
            </w:del>
            <w:ins w:id="1328" w:author="Jasmine WL TEO (MAS)" w:date="2026-01-14T14:38:00Z" w16du:dateUtc="2026-01-14T06:38:00Z">
              <w:r w:rsidR="00E324A1">
                <w:rPr>
                  <w:rFonts w:asciiTheme="minorHAnsi" w:hAnsiTheme="minorHAnsi" w:cstheme="minorHAnsi"/>
                  <w:lang w:val="en-AU"/>
                </w:rPr>
                <w:t>A</w:t>
              </w:r>
            </w:ins>
            <w:r w:rsidR="00F650D2">
              <w:rPr>
                <w:rFonts w:asciiTheme="minorHAnsi" w:hAnsiTheme="minorHAnsi" w:cstheme="minorHAnsi"/>
                <w:lang w:val="en-AU"/>
              </w:rPr>
              <w:t>pplicant</w:t>
            </w:r>
            <w:ins w:id="1329" w:author="Jasmine WL TEO (MAS)" w:date="2026-01-14T14:38:00Z" w16du:dateUtc="2026-01-14T06:38:00Z">
              <w:r w:rsidR="00E324A1">
                <w:rPr>
                  <w:rFonts w:asciiTheme="minorHAnsi" w:hAnsiTheme="minorHAnsi" w:cstheme="minorHAnsi"/>
                  <w:lang w:val="en-AU"/>
                </w:rPr>
                <w:t xml:space="preserve"> ty</w:t>
              </w:r>
            </w:ins>
            <w:ins w:id="1330" w:author="Jasmine WL TEO (MAS)" w:date="2026-01-14T14:39:00Z" w16du:dateUtc="2026-01-14T06:39:00Z">
              <w:r w:rsidR="00E324A1">
                <w:rPr>
                  <w:rFonts w:asciiTheme="minorHAnsi" w:hAnsiTheme="minorHAnsi" w:cstheme="minorHAnsi"/>
                  <w:lang w:val="en-AU"/>
                </w:rPr>
                <w:t>pe</w:t>
              </w:r>
            </w:ins>
            <w:r w:rsidR="00F650D2">
              <w:rPr>
                <w:rFonts w:asciiTheme="minorHAnsi" w:hAnsiTheme="minorHAnsi" w:cstheme="minorHAnsi"/>
                <w:lang w:val="en-AU"/>
              </w:rPr>
              <w:t>’</w:t>
            </w:r>
            <w:r w:rsidR="00F650D2" w:rsidRPr="00F650D2">
              <w:rPr>
                <w:rFonts w:asciiTheme="minorHAnsi" w:hAnsiTheme="minorHAnsi" w:cstheme="minorHAnsi"/>
                <w:lang w:val="en-AU"/>
              </w:rPr>
              <w:t xml:space="preserve"> </w:t>
            </w:r>
            <w:commentRangeEnd w:id="1326"/>
            <w:r w:rsidR="00E324A1">
              <w:rPr>
                <w:rStyle w:val="CommentReference"/>
                <w:lang w:val="en-US"/>
              </w:rPr>
              <w:commentReference w:id="1326"/>
            </w:r>
            <w:r w:rsidR="00F650D2" w:rsidRPr="00F650D2">
              <w:rPr>
                <w:rFonts w:asciiTheme="minorHAnsi" w:hAnsiTheme="minorHAnsi" w:cstheme="minorHAnsi"/>
                <w:lang w:val="en-AU"/>
              </w:rPr>
              <w:t>dropdown field selected for bid collation</w:t>
            </w:r>
            <w:commentRangeEnd w:id="1325"/>
            <w:r w:rsidR="005A17F9">
              <w:rPr>
                <w:rStyle w:val="CommentReference"/>
                <w:lang w:val="en-US"/>
              </w:rPr>
              <w:commentReference w:id="1325"/>
            </w:r>
            <w:r w:rsidR="00F650D2" w:rsidRPr="00F650D2">
              <w:rPr>
                <w:rFonts w:asciiTheme="minorHAnsi" w:hAnsiTheme="minorHAnsi" w:cstheme="minorHAnsi"/>
                <w:lang w:val="en-AU"/>
              </w:rPr>
              <w:t>.</w:t>
            </w:r>
          </w:p>
        </w:tc>
      </w:tr>
      <w:tr w:rsidR="00517ADD" w:rsidRPr="00300889" w14:paraId="2F6CD086" w14:textId="77777777" w:rsidTr="00B16216">
        <w:tc>
          <w:tcPr>
            <w:tcW w:w="936" w:type="dxa"/>
            <w:shd w:val="clear" w:color="auto" w:fill="F2F2F2" w:themeFill="background1" w:themeFillShade="F2"/>
            <w:tcPrChange w:id="1331" w:author="Han Xie CHAI (MAS)" w:date="2026-01-14T15:50:00Z" w16du:dateUtc="2026-01-14T07:50:00Z">
              <w:tcPr>
                <w:tcW w:w="937" w:type="dxa"/>
                <w:gridSpan w:val="2"/>
                <w:shd w:val="clear" w:color="auto" w:fill="F2F2F2" w:themeFill="background1" w:themeFillShade="F2"/>
              </w:tcPr>
            </w:tcPrChange>
          </w:tcPr>
          <w:p w14:paraId="0E447116" w14:textId="13E6162D" w:rsidR="00517ADD" w:rsidRDefault="00517ADD" w:rsidP="00857344">
            <w:pPr>
              <w:pStyle w:val="ListParagraph"/>
            </w:pPr>
          </w:p>
        </w:tc>
        <w:tc>
          <w:tcPr>
            <w:tcW w:w="3194" w:type="dxa"/>
            <w:shd w:val="clear" w:color="auto" w:fill="F2F2F2" w:themeFill="background1" w:themeFillShade="F2"/>
            <w:tcPrChange w:id="1332" w:author="Han Xie CHAI (MAS)" w:date="2026-01-14T15:50:00Z" w16du:dateUtc="2026-01-14T07:50:00Z">
              <w:tcPr>
                <w:tcW w:w="2405" w:type="dxa"/>
                <w:gridSpan w:val="2"/>
                <w:shd w:val="clear" w:color="auto" w:fill="F2F2F2" w:themeFill="background1" w:themeFillShade="F2"/>
              </w:tcPr>
            </w:tcPrChange>
          </w:tcPr>
          <w:p w14:paraId="72B30AF8" w14:textId="33E6A6F3" w:rsidR="00517ADD" w:rsidRDefault="00517ADD"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Remarks</w:t>
            </w:r>
          </w:p>
        </w:tc>
        <w:tc>
          <w:tcPr>
            <w:tcW w:w="1390" w:type="dxa"/>
            <w:shd w:val="clear" w:color="auto" w:fill="F2F2F2" w:themeFill="background1" w:themeFillShade="F2"/>
            <w:tcPrChange w:id="1333" w:author="Han Xie CHAI (MAS)" w:date="2026-01-14T15:50:00Z" w16du:dateUtc="2026-01-14T07:50:00Z">
              <w:tcPr>
                <w:tcW w:w="1406" w:type="dxa"/>
                <w:gridSpan w:val="3"/>
                <w:shd w:val="clear" w:color="auto" w:fill="F2F2F2" w:themeFill="background1" w:themeFillShade="F2"/>
              </w:tcPr>
            </w:tcPrChange>
          </w:tcPr>
          <w:p w14:paraId="59B8C2DB" w14:textId="3A1273DA" w:rsidR="00517ADD" w:rsidRPr="00C617CA" w:rsidRDefault="00517ADD" w:rsidP="002C45C3">
            <w:pPr>
              <w:pStyle w:val="Normalwithspace"/>
              <w:spacing w:before="0"/>
              <w:jc w:val="left"/>
              <w:rPr>
                <w:rFonts w:asciiTheme="minorHAnsi" w:hAnsiTheme="minorHAnsi" w:cstheme="minorHAnsi"/>
                <w:lang w:val="en-AU"/>
              </w:rPr>
            </w:pPr>
            <w:proofErr w:type="gramStart"/>
            <w:r>
              <w:rPr>
                <w:rFonts w:asciiTheme="minorHAnsi" w:hAnsiTheme="minorHAnsi" w:cstheme="minorHAnsi"/>
                <w:lang w:val="en-AU"/>
              </w:rPr>
              <w:t>X(</w:t>
            </w:r>
            <w:proofErr w:type="gramEnd"/>
            <w:r>
              <w:rPr>
                <w:rFonts w:asciiTheme="minorHAnsi" w:hAnsiTheme="minorHAnsi" w:cstheme="minorHAnsi"/>
                <w:lang w:val="en-AU"/>
              </w:rPr>
              <w:t>20)</w:t>
            </w:r>
          </w:p>
        </w:tc>
        <w:tc>
          <w:tcPr>
            <w:tcW w:w="1333" w:type="dxa"/>
            <w:shd w:val="clear" w:color="auto" w:fill="F2F2F2" w:themeFill="background1" w:themeFillShade="F2"/>
            <w:tcPrChange w:id="1334" w:author="Han Xie CHAI (MAS)" w:date="2026-01-14T15:50:00Z" w16du:dateUtc="2026-01-14T07:50:00Z">
              <w:tcPr>
                <w:tcW w:w="1343" w:type="dxa"/>
                <w:gridSpan w:val="3"/>
                <w:shd w:val="clear" w:color="auto" w:fill="F2F2F2" w:themeFill="background1" w:themeFillShade="F2"/>
              </w:tcPr>
            </w:tcPrChange>
          </w:tcPr>
          <w:p w14:paraId="58CFD231" w14:textId="77777777" w:rsidR="00517ADD" w:rsidRPr="00C617CA" w:rsidRDefault="00517ADD" w:rsidP="002C45C3">
            <w:pPr>
              <w:pStyle w:val="Normalwithspace"/>
              <w:spacing w:before="0"/>
              <w:jc w:val="left"/>
              <w:rPr>
                <w:rFonts w:asciiTheme="minorHAnsi" w:hAnsiTheme="minorHAnsi" w:cstheme="minorHAnsi"/>
                <w:lang w:val="en-AU"/>
              </w:rPr>
            </w:pPr>
          </w:p>
        </w:tc>
        <w:tc>
          <w:tcPr>
            <w:tcW w:w="3747" w:type="dxa"/>
            <w:shd w:val="clear" w:color="auto" w:fill="F2F2F2" w:themeFill="background1" w:themeFillShade="F2"/>
            <w:tcPrChange w:id="1335" w:author="Han Xie CHAI (MAS)" w:date="2026-01-14T15:50:00Z" w16du:dateUtc="2026-01-14T07:50:00Z">
              <w:tcPr>
                <w:tcW w:w="4169" w:type="dxa"/>
                <w:gridSpan w:val="3"/>
                <w:shd w:val="clear" w:color="auto" w:fill="F2F2F2" w:themeFill="background1" w:themeFillShade="F2"/>
              </w:tcPr>
            </w:tcPrChange>
          </w:tcPr>
          <w:p w14:paraId="37BF896D" w14:textId="2ABC87F0" w:rsidR="00A61DC6" w:rsidRPr="00C617CA" w:rsidRDefault="00D034E3" w:rsidP="002C45C3">
            <w:pPr>
              <w:pStyle w:val="Normalwithspace"/>
              <w:spacing w:before="0"/>
              <w:jc w:val="left"/>
              <w:rPr>
                <w:rFonts w:asciiTheme="minorHAnsi" w:hAnsiTheme="minorHAnsi" w:cstheme="minorHAnsi"/>
                <w:lang w:val="en-AU"/>
              </w:rPr>
            </w:pPr>
            <w:r>
              <w:rPr>
                <w:rFonts w:asciiTheme="minorHAnsi" w:hAnsiTheme="minorHAnsi" w:cstheme="minorHAnsi"/>
                <w:lang w:val="en-AU"/>
              </w:rPr>
              <w:t>No hard validation.</w:t>
            </w:r>
          </w:p>
        </w:tc>
        <w:tc>
          <w:tcPr>
            <w:tcW w:w="3570" w:type="dxa"/>
            <w:shd w:val="clear" w:color="auto" w:fill="F2F2F2" w:themeFill="background1" w:themeFillShade="F2"/>
            <w:tcPrChange w:id="1336" w:author="Han Xie CHAI (MAS)" w:date="2026-01-14T15:50:00Z" w16du:dateUtc="2026-01-14T07:50:00Z">
              <w:tcPr>
                <w:tcW w:w="3910" w:type="dxa"/>
                <w:gridSpan w:val="3"/>
                <w:shd w:val="clear" w:color="auto" w:fill="F2F2F2" w:themeFill="background1" w:themeFillShade="F2"/>
              </w:tcPr>
            </w:tcPrChange>
          </w:tcPr>
          <w:p w14:paraId="64DC35DD" w14:textId="77777777" w:rsidR="00A17B8E" w:rsidRDefault="00A17B8E" w:rsidP="00A17B8E">
            <w:pPr>
              <w:pStyle w:val="Normalwithspace"/>
              <w:spacing w:before="0"/>
              <w:jc w:val="left"/>
              <w:rPr>
                <w:rFonts w:asciiTheme="minorHAnsi" w:hAnsiTheme="minorHAnsi" w:cstheme="minorHAnsi"/>
                <w:lang w:val="en-AU"/>
              </w:rPr>
            </w:pPr>
            <w:r>
              <w:rPr>
                <w:rFonts w:asciiTheme="minorHAnsi" w:hAnsiTheme="minorHAnsi" w:cstheme="minorHAnsi"/>
                <w:lang w:val="en-AU"/>
              </w:rPr>
              <w:t>‘Underbidding’ for underbid record.</w:t>
            </w:r>
          </w:p>
          <w:p w14:paraId="4A07FC74" w14:textId="6F0B47E2" w:rsidR="00517ADD" w:rsidRDefault="00A17B8E" w:rsidP="00A17B8E">
            <w:pPr>
              <w:pStyle w:val="Normalwithspace"/>
              <w:spacing w:before="0"/>
              <w:jc w:val="left"/>
              <w:rPr>
                <w:rFonts w:asciiTheme="minorHAnsi" w:hAnsiTheme="minorHAnsi" w:cstheme="minorHAnsi"/>
                <w:lang w:val="en-AU"/>
              </w:rPr>
            </w:pPr>
            <w:r>
              <w:rPr>
                <w:rFonts w:asciiTheme="minorHAnsi" w:hAnsiTheme="minorHAnsi" w:cstheme="minorHAnsi"/>
                <w:lang w:val="en-AU"/>
              </w:rPr>
              <w:t>Empty for all other records.</w:t>
            </w:r>
          </w:p>
        </w:tc>
      </w:tr>
    </w:tbl>
    <w:p w14:paraId="0BA7195E" w14:textId="4AD43459" w:rsidR="00F63238" w:rsidRPr="00D22279" w:rsidRDefault="00FB52ED" w:rsidP="00FB52ED">
      <w:pPr>
        <w:pStyle w:val="Caption"/>
      </w:pPr>
      <w:r>
        <w:t xml:space="preserve">Table </w:t>
      </w:r>
      <w:r>
        <w:fldChar w:fldCharType="begin"/>
      </w:r>
      <w:r>
        <w:instrText xml:space="preserve"> SEQ Table \* ARABIC </w:instrText>
      </w:r>
      <w:r>
        <w:fldChar w:fldCharType="separate"/>
      </w:r>
      <w:r w:rsidR="00FB29C8">
        <w:t>27</w:t>
      </w:r>
      <w:r>
        <w:fldChar w:fldCharType="end"/>
      </w:r>
      <w:r>
        <w:t xml:space="preserve"> </w:t>
      </w:r>
      <w:r>
        <w:fldChar w:fldCharType="begin"/>
      </w:r>
      <w:r>
        <w:instrText xml:space="preserve"> </w:instrText>
      </w:r>
      <w:r w:rsidRPr="00FB52ED">
        <w:instrText>STYLEREF "Heading 3"</w:instrText>
      </w:r>
      <w:r>
        <w:instrText xml:space="preserve"> </w:instrText>
      </w:r>
      <w:r>
        <w:fldChar w:fldCharType="separate"/>
      </w:r>
      <w:r>
        <w:t>Appendix A.13 - Institutional Auction Results File Data Dictionary</w:t>
      </w:r>
      <w:r>
        <w:fldChar w:fldCharType="end"/>
      </w:r>
    </w:p>
    <w:p w14:paraId="4AB1F7FA" w14:textId="77777777" w:rsidR="000F3063" w:rsidRDefault="00313140" w:rsidP="00634352">
      <w:pPr>
        <w:pStyle w:val="Heading2"/>
      </w:pPr>
      <w:bookmarkStart w:id="1337" w:name="_Appendix_B_-"/>
      <w:bookmarkStart w:id="1338" w:name="_Toc215758877"/>
      <w:bookmarkStart w:id="1339" w:name="_Toc215759928"/>
      <w:bookmarkStart w:id="1340" w:name="_Toc217999952"/>
      <w:bookmarkEnd w:id="1337"/>
      <w:r>
        <w:lastRenderedPageBreak/>
        <w:t>Appendix B</w:t>
      </w:r>
      <w:r w:rsidR="00FA5EA2">
        <w:t xml:space="preserve"> - </w:t>
      </w:r>
      <w:r w:rsidR="00250863">
        <w:t>Error Descriptions</w:t>
      </w:r>
      <w:bookmarkStart w:id="1341" w:name="_Appendix_B.1_-"/>
      <w:bookmarkStart w:id="1342" w:name="_Toc215758878"/>
      <w:bookmarkStart w:id="1343" w:name="_Toc215759929"/>
      <w:bookmarkEnd w:id="1338"/>
      <w:bookmarkEnd w:id="1339"/>
      <w:bookmarkEnd w:id="1341"/>
      <w:bookmarkEnd w:id="1340"/>
    </w:p>
    <w:p w14:paraId="2C270A7E" w14:textId="6E519444" w:rsidR="00FA5EA2" w:rsidRDefault="00FA5EA2" w:rsidP="00634352">
      <w:pPr>
        <w:pStyle w:val="Heading3"/>
      </w:pPr>
      <w:bookmarkStart w:id="1344" w:name="_Appendix_B.1_-_1"/>
      <w:bookmarkStart w:id="1345" w:name="_Toc217999953"/>
      <w:bookmarkEnd w:id="1344"/>
      <w:r>
        <w:t>Appendix B.1 - Error Descriptions</w:t>
      </w:r>
      <w:r w:rsidR="00450B41">
        <w:t xml:space="preserve"> in FILE_ERROR_DESC</w:t>
      </w:r>
      <w:r>
        <w:t xml:space="preserve"> for Acknowledgement Files</w:t>
      </w:r>
      <w:bookmarkEnd w:id="1342"/>
      <w:bookmarkEnd w:id="1343"/>
      <w:bookmarkEnd w:id="1345"/>
    </w:p>
    <w:tbl>
      <w:tblPr>
        <w:tblStyle w:val="TableGrid"/>
        <w:tblW w:w="14170" w:type="dxa"/>
        <w:tblLook w:val="04A0" w:firstRow="1" w:lastRow="0" w:firstColumn="1" w:lastColumn="0" w:noHBand="0" w:noVBand="1"/>
      </w:tblPr>
      <w:tblGrid>
        <w:gridCol w:w="1046"/>
        <w:gridCol w:w="6320"/>
        <w:gridCol w:w="6804"/>
      </w:tblGrid>
      <w:tr w:rsidR="0035668F" w:rsidRPr="00271BB5" w14:paraId="1AA40315" w14:textId="77777777" w:rsidTr="002C45C3">
        <w:tc>
          <w:tcPr>
            <w:tcW w:w="1046" w:type="dxa"/>
            <w:shd w:val="clear" w:color="auto" w:fill="D9D9D9" w:themeFill="background1" w:themeFillShade="D9"/>
          </w:tcPr>
          <w:p w14:paraId="7C391D3C" w14:textId="77777777" w:rsidR="0035668F" w:rsidRPr="006A6C99" w:rsidRDefault="0035668F" w:rsidP="00FA2BE9">
            <w:pPr>
              <w:pStyle w:val="Normalwithspace"/>
              <w:spacing w:before="0" w:line="276" w:lineRule="auto"/>
              <w:jc w:val="left"/>
              <w:rPr>
                <w:rFonts w:asciiTheme="minorHAnsi" w:hAnsiTheme="minorHAnsi" w:cstheme="minorHAnsi"/>
                <w:b/>
                <w:bCs/>
                <w:lang w:val="en-AU"/>
              </w:rPr>
            </w:pPr>
            <w:r w:rsidRPr="006A6C99">
              <w:rPr>
                <w:rFonts w:asciiTheme="minorHAnsi" w:hAnsiTheme="minorHAnsi" w:cstheme="minorHAnsi"/>
                <w:b/>
                <w:bCs/>
                <w:lang w:val="en-AU"/>
              </w:rPr>
              <w:t>S/N</w:t>
            </w:r>
          </w:p>
        </w:tc>
        <w:tc>
          <w:tcPr>
            <w:tcW w:w="6320" w:type="dxa"/>
            <w:shd w:val="clear" w:color="auto" w:fill="D9D9D9" w:themeFill="background1" w:themeFillShade="D9"/>
          </w:tcPr>
          <w:p w14:paraId="36237445" w14:textId="4FE474DF" w:rsidR="0035668F" w:rsidRPr="006A6C99" w:rsidRDefault="008D5267" w:rsidP="00FA2BE9">
            <w:pPr>
              <w:pStyle w:val="Normalwithspace"/>
              <w:spacing w:before="0" w:line="276" w:lineRule="auto"/>
              <w:jc w:val="left"/>
              <w:rPr>
                <w:rFonts w:asciiTheme="minorHAnsi" w:hAnsiTheme="minorHAnsi" w:cstheme="minorHAnsi"/>
                <w:b/>
                <w:bCs/>
                <w:lang w:val="en-AU"/>
              </w:rPr>
            </w:pPr>
            <w:ins w:id="1346" w:author="Yichen GU from.TOPPAN (MAS)" w:date="2026-01-15T18:01:00Z" w16du:dateUtc="2026-01-15T10:01:00Z">
              <w:r>
                <w:rPr>
                  <w:rFonts w:asciiTheme="minorHAnsi" w:hAnsiTheme="minorHAnsi" w:cstheme="minorHAnsi"/>
                  <w:b/>
                  <w:bCs/>
                  <w:lang w:val="en-AU"/>
                </w:rPr>
                <w:t xml:space="preserve">Possible </w:t>
              </w:r>
            </w:ins>
            <w:ins w:id="1347" w:author="Yichen GU from.TOPPAN (MAS)" w:date="2026-01-15T18:00:00Z" w16du:dateUtc="2026-01-15T10:00:00Z">
              <w:r>
                <w:rPr>
                  <w:rFonts w:asciiTheme="minorHAnsi" w:hAnsiTheme="minorHAnsi" w:cstheme="minorHAnsi"/>
                  <w:b/>
                  <w:bCs/>
                  <w:lang w:val="en-AU"/>
                </w:rPr>
                <w:t>Value of FILE_ERROR_DESC (</w:t>
              </w:r>
            </w:ins>
            <w:r w:rsidR="0035668F" w:rsidRPr="006A6C99">
              <w:rPr>
                <w:rFonts w:asciiTheme="minorHAnsi" w:hAnsiTheme="minorHAnsi" w:cstheme="minorHAnsi"/>
                <w:b/>
                <w:bCs/>
                <w:lang w:val="en-AU"/>
              </w:rPr>
              <w:t>Error description</w:t>
            </w:r>
            <w:ins w:id="1348" w:author="Yichen GU from.TOPPAN (MAS)" w:date="2026-01-15T18:00:00Z" w16du:dateUtc="2026-01-15T10:00:00Z">
              <w:r>
                <w:rPr>
                  <w:rFonts w:asciiTheme="minorHAnsi" w:hAnsiTheme="minorHAnsi" w:cstheme="minorHAnsi"/>
                  <w:b/>
                  <w:bCs/>
                  <w:lang w:val="en-AU"/>
                </w:rPr>
                <w:t>)</w:t>
              </w:r>
            </w:ins>
          </w:p>
        </w:tc>
        <w:tc>
          <w:tcPr>
            <w:tcW w:w="6804" w:type="dxa"/>
            <w:shd w:val="clear" w:color="auto" w:fill="D9D9D9" w:themeFill="background1" w:themeFillShade="D9"/>
          </w:tcPr>
          <w:p w14:paraId="09303D15" w14:textId="785DED69" w:rsidR="0035668F" w:rsidRPr="006A6C99" w:rsidRDefault="005955C9" w:rsidP="00FA2BE9">
            <w:pPr>
              <w:pStyle w:val="Normalwithspace"/>
              <w:spacing w:before="0" w:line="276" w:lineRule="auto"/>
              <w:jc w:val="left"/>
              <w:rPr>
                <w:rFonts w:asciiTheme="minorHAnsi" w:hAnsiTheme="minorHAnsi" w:cstheme="minorHAnsi"/>
                <w:b/>
                <w:bCs/>
                <w:lang w:val="en-AU"/>
              </w:rPr>
            </w:pPr>
            <w:r>
              <w:rPr>
                <w:rFonts w:asciiTheme="minorHAnsi" w:hAnsiTheme="minorHAnsi" w:cstheme="minorHAnsi"/>
                <w:b/>
                <w:bCs/>
                <w:lang w:val="en-AU"/>
              </w:rPr>
              <w:t>Invalid field</w:t>
            </w:r>
            <w:r w:rsidR="00AC47BA" w:rsidRPr="006A6C99">
              <w:rPr>
                <w:rFonts w:asciiTheme="minorHAnsi" w:hAnsiTheme="minorHAnsi" w:cstheme="minorHAnsi"/>
                <w:b/>
                <w:bCs/>
                <w:lang w:val="en-AU"/>
              </w:rPr>
              <w:t xml:space="preserve"> </w:t>
            </w:r>
            <w:r w:rsidR="0059386D">
              <w:rPr>
                <w:rFonts w:asciiTheme="minorHAnsi" w:hAnsiTheme="minorHAnsi" w:cstheme="minorHAnsi"/>
                <w:b/>
                <w:bCs/>
                <w:lang w:val="en-AU"/>
              </w:rPr>
              <w:t>in</w:t>
            </w:r>
            <w:r w:rsidR="00AC47BA" w:rsidRPr="006A6C99">
              <w:rPr>
                <w:rFonts w:asciiTheme="minorHAnsi" w:hAnsiTheme="minorHAnsi" w:cstheme="minorHAnsi"/>
                <w:b/>
                <w:bCs/>
                <w:lang w:val="en-AU"/>
              </w:rPr>
              <w:t xml:space="preserve"> the original file</w:t>
            </w:r>
          </w:p>
        </w:tc>
      </w:tr>
      <w:tr w:rsidR="006A6C99" w:rsidRPr="009368C8" w14:paraId="0C1DD38B" w14:textId="77777777" w:rsidTr="002C45C3">
        <w:tc>
          <w:tcPr>
            <w:tcW w:w="1046" w:type="dxa"/>
          </w:tcPr>
          <w:p w14:paraId="2116F5CD" w14:textId="77777777" w:rsidR="006A6C99" w:rsidRPr="006A6C99" w:rsidRDefault="006A6C99" w:rsidP="00857344">
            <w:pPr>
              <w:pStyle w:val="ListParagraph"/>
              <w:numPr>
                <w:ilvl w:val="0"/>
                <w:numId w:val="130"/>
              </w:numPr>
            </w:pPr>
          </w:p>
        </w:tc>
        <w:tc>
          <w:tcPr>
            <w:tcW w:w="6320" w:type="dxa"/>
          </w:tcPr>
          <w:p w14:paraId="08E083A8" w14:textId="466E9157" w:rsidR="006A6C99" w:rsidRPr="006A6C99" w:rsidRDefault="00FE4C8E" w:rsidP="00FA2BE9">
            <w:pPr>
              <w:spacing w:line="276" w:lineRule="auto"/>
              <w:jc w:val="left"/>
              <w:rPr>
                <w:rFonts w:asciiTheme="minorHAnsi" w:hAnsiTheme="minorHAnsi" w:cstheme="minorHAnsi"/>
                <w:iCs/>
                <w:szCs w:val="22"/>
              </w:rPr>
            </w:pPr>
            <w:r>
              <w:rPr>
                <w:rFonts w:asciiTheme="minorHAnsi" w:hAnsiTheme="minorHAnsi" w:cstheme="minorHAnsi"/>
                <w:iCs/>
                <w:szCs w:val="22"/>
              </w:rPr>
              <w:t>D</w:t>
            </w:r>
            <w:r w:rsidR="00B67020">
              <w:rPr>
                <w:rFonts w:asciiTheme="minorHAnsi" w:hAnsiTheme="minorHAnsi" w:cstheme="minorHAnsi"/>
                <w:iCs/>
                <w:szCs w:val="22"/>
              </w:rPr>
              <w:t>ecryption</w:t>
            </w:r>
            <w:r>
              <w:rPr>
                <w:rFonts w:asciiTheme="minorHAnsi" w:hAnsiTheme="minorHAnsi" w:cstheme="minorHAnsi"/>
                <w:iCs/>
                <w:szCs w:val="22"/>
              </w:rPr>
              <w:t xml:space="preserve"> error</w:t>
            </w:r>
          </w:p>
        </w:tc>
        <w:tc>
          <w:tcPr>
            <w:tcW w:w="6804" w:type="dxa"/>
          </w:tcPr>
          <w:p w14:paraId="0AA2E6ED" w14:textId="0B6F13FE" w:rsidR="007C304E" w:rsidRDefault="007C304E" w:rsidP="00FA2BE9">
            <w:pPr>
              <w:spacing w:line="276" w:lineRule="auto"/>
              <w:jc w:val="left"/>
              <w:rPr>
                <w:rFonts w:asciiTheme="minorHAnsi" w:hAnsiTheme="minorHAnsi" w:cstheme="minorHAnsi"/>
                <w:szCs w:val="28"/>
              </w:rPr>
            </w:pPr>
            <w:r>
              <w:rPr>
                <w:rFonts w:asciiTheme="minorHAnsi" w:hAnsiTheme="minorHAnsi" w:cstheme="minorHAnsi"/>
                <w:szCs w:val="28"/>
              </w:rPr>
              <w:t>N.A.</w:t>
            </w:r>
          </w:p>
          <w:p w14:paraId="282770C4" w14:textId="2EA4FDA1" w:rsidR="006A6C99" w:rsidRPr="006A6C99" w:rsidRDefault="007C304E" w:rsidP="00FA2BE9">
            <w:pPr>
              <w:spacing w:line="276" w:lineRule="auto"/>
              <w:jc w:val="left"/>
              <w:rPr>
                <w:rFonts w:asciiTheme="minorHAnsi" w:hAnsiTheme="minorHAnsi" w:cstheme="minorHAnsi"/>
                <w:iCs/>
                <w:szCs w:val="22"/>
              </w:rPr>
            </w:pPr>
            <w:r>
              <w:rPr>
                <w:rFonts w:asciiTheme="minorHAnsi" w:hAnsiTheme="minorHAnsi" w:cstheme="minorHAnsi"/>
                <w:szCs w:val="28"/>
              </w:rPr>
              <w:t>(</w:t>
            </w:r>
            <w:r w:rsidR="00FE4C8E" w:rsidRPr="006A6C99">
              <w:rPr>
                <w:rFonts w:asciiTheme="minorHAnsi" w:hAnsiTheme="minorHAnsi" w:cstheme="minorHAnsi"/>
                <w:szCs w:val="28"/>
              </w:rPr>
              <w:t>File cannot be decrypted</w:t>
            </w:r>
            <w:r>
              <w:rPr>
                <w:rFonts w:asciiTheme="minorHAnsi" w:hAnsiTheme="minorHAnsi" w:cstheme="minorHAnsi"/>
                <w:szCs w:val="28"/>
              </w:rPr>
              <w:t xml:space="preserve">, </w:t>
            </w:r>
            <w:r w:rsidR="00FE4C8E" w:rsidRPr="006A6C99">
              <w:rPr>
                <w:rFonts w:asciiTheme="minorHAnsi" w:hAnsiTheme="minorHAnsi" w:cstheme="minorHAnsi"/>
                <w:szCs w:val="28"/>
              </w:rPr>
              <w:t>e.g. due to presence of non-ASCII characters)</w:t>
            </w:r>
          </w:p>
        </w:tc>
      </w:tr>
      <w:tr w:rsidR="00FE4C8E" w:rsidRPr="009368C8" w14:paraId="297D573D" w14:textId="77777777" w:rsidTr="002C45C3">
        <w:tc>
          <w:tcPr>
            <w:tcW w:w="1046" w:type="dxa"/>
          </w:tcPr>
          <w:p w14:paraId="5C9E59AF" w14:textId="77777777" w:rsidR="00FE4C8E" w:rsidRPr="006A6C99" w:rsidRDefault="00FE4C8E" w:rsidP="00857344">
            <w:pPr>
              <w:pStyle w:val="ListParagraph"/>
            </w:pPr>
          </w:p>
        </w:tc>
        <w:tc>
          <w:tcPr>
            <w:tcW w:w="6320" w:type="dxa"/>
          </w:tcPr>
          <w:p w14:paraId="41E36DD9" w14:textId="21C63601" w:rsidR="00FE4C8E" w:rsidRPr="006A6C99" w:rsidRDefault="00FE4C8E" w:rsidP="00FA2BE9">
            <w:pPr>
              <w:spacing w:line="276" w:lineRule="auto"/>
              <w:jc w:val="left"/>
              <w:rPr>
                <w:rFonts w:asciiTheme="minorHAnsi" w:hAnsiTheme="minorHAnsi" w:cstheme="minorHAnsi"/>
                <w:szCs w:val="28"/>
              </w:rPr>
            </w:pPr>
            <w:r w:rsidRPr="006A6C99">
              <w:rPr>
                <w:rFonts w:asciiTheme="minorHAnsi" w:hAnsiTheme="minorHAnsi" w:cstheme="minorHAnsi"/>
                <w:szCs w:val="28"/>
              </w:rPr>
              <w:t>Invalid file format</w:t>
            </w:r>
          </w:p>
        </w:tc>
        <w:tc>
          <w:tcPr>
            <w:tcW w:w="6804" w:type="dxa"/>
          </w:tcPr>
          <w:p w14:paraId="39FC34BF" w14:textId="0850DC59" w:rsidR="00FE4C8E" w:rsidRDefault="009D6601" w:rsidP="00FA2BE9">
            <w:pPr>
              <w:spacing w:line="276" w:lineRule="auto"/>
              <w:jc w:val="left"/>
              <w:rPr>
                <w:rFonts w:asciiTheme="minorHAnsi" w:hAnsiTheme="minorHAnsi" w:cstheme="minorHAnsi"/>
                <w:iCs/>
                <w:szCs w:val="22"/>
              </w:rPr>
            </w:pPr>
            <w:r>
              <w:rPr>
                <w:rFonts w:asciiTheme="minorHAnsi" w:hAnsiTheme="minorHAnsi" w:cstheme="minorHAnsi"/>
                <w:iCs/>
                <w:szCs w:val="22"/>
              </w:rPr>
              <w:t>RECORD_TYPE</w:t>
            </w:r>
            <w:r w:rsidR="00604F9F">
              <w:rPr>
                <w:rFonts w:asciiTheme="minorHAnsi" w:hAnsiTheme="minorHAnsi" w:cstheme="minorHAnsi"/>
                <w:iCs/>
                <w:szCs w:val="22"/>
              </w:rPr>
              <w:t xml:space="preserve"> </w:t>
            </w:r>
            <w:r w:rsidR="00835C2D">
              <w:rPr>
                <w:rFonts w:asciiTheme="minorHAnsi" w:hAnsiTheme="minorHAnsi" w:cstheme="minorHAnsi"/>
                <w:iCs/>
                <w:szCs w:val="22"/>
              </w:rPr>
              <w:t>(</w:t>
            </w:r>
            <w:r w:rsidR="00604F9F">
              <w:rPr>
                <w:rFonts w:asciiTheme="minorHAnsi" w:hAnsiTheme="minorHAnsi" w:cstheme="minorHAnsi"/>
                <w:iCs/>
                <w:szCs w:val="22"/>
              </w:rPr>
              <w:t>from any Record</w:t>
            </w:r>
            <w:r w:rsidR="00835C2D">
              <w:rPr>
                <w:rFonts w:asciiTheme="minorHAnsi" w:hAnsiTheme="minorHAnsi" w:cstheme="minorHAnsi"/>
                <w:iCs/>
                <w:szCs w:val="22"/>
              </w:rPr>
              <w:t>)</w:t>
            </w:r>
            <w:r w:rsidR="00E72A87">
              <w:rPr>
                <w:rFonts w:asciiTheme="minorHAnsi" w:hAnsiTheme="minorHAnsi" w:cstheme="minorHAnsi"/>
                <w:iCs/>
                <w:szCs w:val="22"/>
              </w:rPr>
              <w:t xml:space="preserve"> / N.A.</w:t>
            </w:r>
          </w:p>
          <w:p w14:paraId="4CF9E2C4" w14:textId="502E0FC2" w:rsidR="00CC047A" w:rsidRPr="006A6C99" w:rsidRDefault="00CC047A" w:rsidP="00FA2BE9">
            <w:pPr>
              <w:spacing w:line="276" w:lineRule="auto"/>
              <w:jc w:val="left"/>
              <w:rPr>
                <w:rFonts w:asciiTheme="minorHAnsi" w:hAnsiTheme="minorHAnsi" w:cstheme="minorHAnsi"/>
                <w:iCs/>
                <w:szCs w:val="22"/>
              </w:rPr>
            </w:pPr>
            <w:r>
              <w:rPr>
                <w:rFonts w:asciiTheme="minorHAnsi" w:hAnsiTheme="minorHAnsi" w:cstheme="minorHAnsi"/>
                <w:iCs/>
                <w:szCs w:val="22"/>
              </w:rPr>
              <w:t xml:space="preserve">(File can be decrypted but </w:t>
            </w:r>
            <w:r w:rsidR="00652DC2">
              <w:rPr>
                <w:rFonts w:asciiTheme="minorHAnsi" w:hAnsiTheme="minorHAnsi" w:cstheme="minorHAnsi"/>
                <w:iCs/>
                <w:szCs w:val="22"/>
              </w:rPr>
              <w:t>not in the valid</w:t>
            </w:r>
            <w:r>
              <w:rPr>
                <w:rFonts w:asciiTheme="minorHAnsi" w:hAnsiTheme="minorHAnsi" w:cstheme="minorHAnsi"/>
                <w:iCs/>
                <w:szCs w:val="22"/>
              </w:rPr>
              <w:t xml:space="preserve"> text format)</w:t>
            </w:r>
          </w:p>
        </w:tc>
      </w:tr>
      <w:tr w:rsidR="00BA40F8" w:rsidRPr="009368C8" w14:paraId="51951CB1" w14:textId="77777777" w:rsidTr="002C45C3">
        <w:tc>
          <w:tcPr>
            <w:tcW w:w="1046" w:type="dxa"/>
          </w:tcPr>
          <w:p w14:paraId="5DA3E692" w14:textId="34A9F96A" w:rsidR="00BA40F8" w:rsidRPr="006A6C99" w:rsidRDefault="00BA40F8" w:rsidP="00857344">
            <w:pPr>
              <w:pStyle w:val="ListParagraph"/>
            </w:pPr>
          </w:p>
        </w:tc>
        <w:tc>
          <w:tcPr>
            <w:tcW w:w="6320" w:type="dxa"/>
          </w:tcPr>
          <w:p w14:paraId="73D14F9E" w14:textId="0B9F6F74" w:rsidR="00BA40F8" w:rsidRPr="006A6C99" w:rsidRDefault="00BA40F8" w:rsidP="00BA40F8">
            <w:pPr>
              <w:spacing w:line="276" w:lineRule="auto"/>
              <w:jc w:val="left"/>
              <w:rPr>
                <w:rFonts w:asciiTheme="minorHAnsi" w:hAnsiTheme="minorHAnsi" w:cstheme="minorHAnsi"/>
                <w:szCs w:val="28"/>
              </w:rPr>
            </w:pPr>
            <w:r w:rsidRPr="006A6C99">
              <w:rPr>
                <w:rFonts w:asciiTheme="minorHAnsi" w:hAnsiTheme="minorHAnsi" w:cstheme="minorHAnsi"/>
                <w:szCs w:val="28"/>
              </w:rPr>
              <w:t>Invalid file type</w:t>
            </w:r>
          </w:p>
        </w:tc>
        <w:tc>
          <w:tcPr>
            <w:tcW w:w="6804" w:type="dxa"/>
          </w:tcPr>
          <w:p w14:paraId="3FE865C5" w14:textId="2DB74FFB" w:rsidR="00BA40F8" w:rsidRDefault="00BA40F8" w:rsidP="00BA40F8">
            <w:pPr>
              <w:keepNext/>
              <w:spacing w:line="276" w:lineRule="auto"/>
              <w:jc w:val="left"/>
              <w:rPr>
                <w:rFonts w:asciiTheme="minorHAnsi" w:hAnsiTheme="minorHAnsi" w:cstheme="minorHAnsi"/>
                <w:szCs w:val="28"/>
              </w:rPr>
            </w:pPr>
            <w:commentRangeStart w:id="1349"/>
            <w:r>
              <w:rPr>
                <w:rFonts w:asciiTheme="minorHAnsi" w:hAnsiTheme="minorHAnsi" w:cstheme="minorHAnsi"/>
                <w:szCs w:val="28"/>
              </w:rPr>
              <w:t xml:space="preserve">FILE_TYPE </w:t>
            </w:r>
            <w:r w:rsidR="00835C2D">
              <w:rPr>
                <w:rFonts w:asciiTheme="minorHAnsi" w:hAnsiTheme="minorHAnsi" w:cstheme="minorHAnsi"/>
                <w:szCs w:val="28"/>
              </w:rPr>
              <w:t>(</w:t>
            </w:r>
            <w:r w:rsidR="00A35026">
              <w:rPr>
                <w:rFonts w:asciiTheme="minorHAnsi" w:hAnsiTheme="minorHAnsi" w:cstheme="minorHAnsi"/>
                <w:szCs w:val="28"/>
              </w:rPr>
              <w:t>from Header Record</w:t>
            </w:r>
            <w:r w:rsidR="00835C2D">
              <w:rPr>
                <w:rFonts w:asciiTheme="minorHAnsi" w:hAnsiTheme="minorHAnsi" w:cstheme="minorHAnsi"/>
                <w:szCs w:val="28"/>
              </w:rPr>
              <w:t>)</w:t>
            </w:r>
            <w:commentRangeEnd w:id="1349"/>
            <w:r w:rsidR="001A21FA">
              <w:rPr>
                <w:rStyle w:val="CommentReference"/>
                <w:lang w:val="en-US"/>
              </w:rPr>
              <w:commentReference w:id="1349"/>
            </w:r>
          </w:p>
        </w:tc>
      </w:tr>
      <w:tr w:rsidR="00BA40F8" w:rsidRPr="009368C8" w14:paraId="3F213973" w14:textId="77777777" w:rsidTr="002C45C3">
        <w:tc>
          <w:tcPr>
            <w:tcW w:w="1046" w:type="dxa"/>
          </w:tcPr>
          <w:p w14:paraId="5C8FEAE9" w14:textId="77777777" w:rsidR="00BA40F8" w:rsidRPr="006A6C99" w:rsidRDefault="00BA40F8" w:rsidP="00857344">
            <w:pPr>
              <w:pStyle w:val="ListParagraph"/>
            </w:pPr>
          </w:p>
        </w:tc>
        <w:tc>
          <w:tcPr>
            <w:tcW w:w="6320" w:type="dxa"/>
          </w:tcPr>
          <w:p w14:paraId="1833E26F" w14:textId="0AB804B1" w:rsidR="00BA40F8" w:rsidRPr="006A6C99" w:rsidRDefault="00BA40F8" w:rsidP="00BA40F8">
            <w:pPr>
              <w:spacing w:line="276" w:lineRule="auto"/>
              <w:jc w:val="left"/>
              <w:rPr>
                <w:rFonts w:asciiTheme="minorHAnsi" w:hAnsiTheme="minorHAnsi" w:cstheme="minorHAnsi"/>
                <w:iCs/>
                <w:szCs w:val="22"/>
              </w:rPr>
            </w:pPr>
            <w:commentRangeStart w:id="1350"/>
            <w:r w:rsidRPr="006A6C99">
              <w:rPr>
                <w:rFonts w:asciiTheme="minorHAnsi" w:hAnsiTheme="minorHAnsi" w:cstheme="minorHAnsi"/>
                <w:szCs w:val="28"/>
              </w:rPr>
              <w:t xml:space="preserve">Invalid </w:t>
            </w:r>
            <w:proofErr w:type="spellStart"/>
            <w:r w:rsidRPr="006A6C99">
              <w:rPr>
                <w:rFonts w:asciiTheme="minorHAnsi" w:hAnsiTheme="minorHAnsi" w:cstheme="minorHAnsi"/>
                <w:szCs w:val="28"/>
              </w:rPr>
              <w:t>pri</w:t>
            </w:r>
            <w:proofErr w:type="spellEnd"/>
            <w:r w:rsidRPr="006A6C99">
              <w:rPr>
                <w:rFonts w:asciiTheme="minorHAnsi" w:hAnsiTheme="minorHAnsi" w:cstheme="minorHAnsi"/>
                <w:szCs w:val="28"/>
              </w:rPr>
              <w:t xml:space="preserve"> </w:t>
            </w:r>
            <w:proofErr w:type="spellStart"/>
            <w:r w:rsidRPr="006A6C99">
              <w:rPr>
                <w:rFonts w:asciiTheme="minorHAnsi" w:hAnsiTheme="minorHAnsi" w:cstheme="minorHAnsi"/>
                <w:szCs w:val="28"/>
              </w:rPr>
              <w:t>dlr</w:t>
            </w:r>
            <w:proofErr w:type="spellEnd"/>
            <w:r w:rsidRPr="006A6C99">
              <w:rPr>
                <w:rFonts w:asciiTheme="minorHAnsi" w:hAnsiTheme="minorHAnsi" w:cstheme="minorHAnsi"/>
                <w:szCs w:val="28"/>
              </w:rPr>
              <w:t xml:space="preserve"> code</w:t>
            </w:r>
            <w:commentRangeEnd w:id="1350"/>
            <w:r w:rsidR="00B33BCC">
              <w:rPr>
                <w:rStyle w:val="CommentReference"/>
                <w:lang w:val="en-US"/>
              </w:rPr>
              <w:commentReference w:id="1350"/>
            </w:r>
          </w:p>
        </w:tc>
        <w:tc>
          <w:tcPr>
            <w:tcW w:w="6804" w:type="dxa"/>
          </w:tcPr>
          <w:p w14:paraId="1982847C" w14:textId="1382B593" w:rsidR="00BA40F8" w:rsidRPr="006A6C99" w:rsidRDefault="00BA40F8" w:rsidP="00BA40F8">
            <w:pPr>
              <w:keepNext/>
              <w:spacing w:line="276" w:lineRule="auto"/>
              <w:jc w:val="left"/>
              <w:rPr>
                <w:rFonts w:asciiTheme="minorHAnsi" w:hAnsiTheme="minorHAnsi" w:cstheme="minorHAnsi"/>
                <w:iCs/>
                <w:szCs w:val="22"/>
              </w:rPr>
            </w:pPr>
            <w:r>
              <w:rPr>
                <w:rFonts w:asciiTheme="minorHAnsi" w:hAnsiTheme="minorHAnsi" w:cstheme="minorHAnsi"/>
                <w:szCs w:val="28"/>
              </w:rPr>
              <w:t xml:space="preserve">PRI_DLR_CODE </w:t>
            </w:r>
            <w:r w:rsidR="00835C2D">
              <w:rPr>
                <w:rFonts w:asciiTheme="minorHAnsi" w:hAnsiTheme="minorHAnsi" w:cstheme="minorHAnsi"/>
                <w:szCs w:val="28"/>
              </w:rPr>
              <w:t>(</w:t>
            </w:r>
            <w:r>
              <w:rPr>
                <w:rFonts w:asciiTheme="minorHAnsi" w:hAnsiTheme="minorHAnsi" w:cstheme="minorHAnsi"/>
                <w:szCs w:val="28"/>
              </w:rPr>
              <w:t>from Header Record</w:t>
            </w:r>
            <w:r w:rsidR="00835C2D">
              <w:rPr>
                <w:rFonts w:asciiTheme="minorHAnsi" w:hAnsiTheme="minorHAnsi" w:cstheme="minorHAnsi"/>
                <w:szCs w:val="28"/>
              </w:rPr>
              <w:t>)</w:t>
            </w:r>
          </w:p>
        </w:tc>
      </w:tr>
      <w:tr w:rsidR="00E41CEB" w:rsidRPr="009368C8" w14:paraId="287A8FBD" w14:textId="77777777" w:rsidTr="002C45C3">
        <w:tc>
          <w:tcPr>
            <w:tcW w:w="1046" w:type="dxa"/>
          </w:tcPr>
          <w:p w14:paraId="487EB7F0" w14:textId="7C13E63B" w:rsidR="00E41CEB" w:rsidRPr="006A6C99" w:rsidRDefault="00E41CEB" w:rsidP="00857344">
            <w:pPr>
              <w:pStyle w:val="ListParagraph"/>
            </w:pPr>
          </w:p>
        </w:tc>
        <w:tc>
          <w:tcPr>
            <w:tcW w:w="6320" w:type="dxa"/>
          </w:tcPr>
          <w:p w14:paraId="406356BE" w14:textId="2CA3F785" w:rsidR="00E41CEB" w:rsidRPr="006A6C99" w:rsidRDefault="00E41CEB" w:rsidP="00E41CEB">
            <w:pPr>
              <w:spacing w:line="276" w:lineRule="auto"/>
              <w:jc w:val="left"/>
              <w:rPr>
                <w:rFonts w:asciiTheme="minorHAnsi" w:hAnsiTheme="minorHAnsi" w:cstheme="minorHAnsi"/>
                <w:szCs w:val="28"/>
              </w:rPr>
            </w:pPr>
            <w:proofErr w:type="gramStart"/>
            <w:r w:rsidRPr="006A6C99">
              <w:rPr>
                <w:rFonts w:asciiTheme="minorHAnsi" w:hAnsiTheme="minorHAnsi" w:cstheme="minorHAnsi"/>
                <w:szCs w:val="28"/>
              </w:rPr>
              <w:t>Invalid</w:t>
            </w:r>
            <w:proofErr w:type="gramEnd"/>
            <w:r w:rsidRPr="006A6C99">
              <w:rPr>
                <w:rFonts w:asciiTheme="minorHAnsi" w:hAnsiTheme="minorHAnsi" w:cstheme="minorHAnsi"/>
                <w:szCs w:val="28"/>
              </w:rPr>
              <w:t xml:space="preserve"> proc date</w:t>
            </w:r>
          </w:p>
        </w:tc>
        <w:tc>
          <w:tcPr>
            <w:tcW w:w="6804" w:type="dxa"/>
          </w:tcPr>
          <w:p w14:paraId="3E0387B9" w14:textId="749FBB32" w:rsidR="00E41CEB" w:rsidRPr="00355381" w:rsidRDefault="00E41CEB" w:rsidP="00E41CEB">
            <w:pPr>
              <w:keepNext/>
              <w:spacing w:line="276" w:lineRule="auto"/>
              <w:jc w:val="left"/>
              <w:rPr>
                <w:rFonts w:asciiTheme="minorHAnsi" w:hAnsiTheme="minorHAnsi" w:cstheme="minorHAnsi"/>
                <w:bCs/>
                <w:szCs w:val="28"/>
              </w:rPr>
            </w:pPr>
            <w:r>
              <w:rPr>
                <w:rFonts w:asciiTheme="minorHAnsi" w:hAnsiTheme="minorHAnsi" w:cstheme="minorHAnsi"/>
                <w:szCs w:val="28"/>
              </w:rPr>
              <w:t>PROCESSING_DATE</w:t>
            </w:r>
            <w:r w:rsidR="00A35026">
              <w:rPr>
                <w:rFonts w:asciiTheme="minorHAnsi" w:hAnsiTheme="minorHAnsi" w:cstheme="minorHAnsi"/>
                <w:szCs w:val="28"/>
              </w:rPr>
              <w:t xml:space="preserve"> </w:t>
            </w:r>
            <w:r w:rsidR="00835C2D">
              <w:rPr>
                <w:rFonts w:asciiTheme="minorHAnsi" w:hAnsiTheme="minorHAnsi" w:cstheme="minorHAnsi"/>
                <w:szCs w:val="28"/>
              </w:rPr>
              <w:t>(</w:t>
            </w:r>
            <w:r w:rsidR="00A35026">
              <w:rPr>
                <w:rFonts w:asciiTheme="minorHAnsi" w:hAnsiTheme="minorHAnsi" w:cstheme="minorHAnsi"/>
                <w:szCs w:val="28"/>
              </w:rPr>
              <w:t>from Header Record</w:t>
            </w:r>
            <w:r w:rsidR="00835C2D">
              <w:rPr>
                <w:rFonts w:asciiTheme="minorHAnsi" w:hAnsiTheme="minorHAnsi" w:cstheme="minorHAnsi"/>
                <w:szCs w:val="28"/>
              </w:rPr>
              <w:t>)</w:t>
            </w:r>
          </w:p>
        </w:tc>
      </w:tr>
      <w:tr w:rsidR="00E41CEB" w:rsidRPr="009368C8" w14:paraId="1A6D805B" w14:textId="77777777" w:rsidTr="002C45C3">
        <w:tc>
          <w:tcPr>
            <w:tcW w:w="1046" w:type="dxa"/>
          </w:tcPr>
          <w:p w14:paraId="7943608D" w14:textId="77777777" w:rsidR="00E41CEB" w:rsidRPr="006A6C99" w:rsidRDefault="00E41CEB" w:rsidP="00857344">
            <w:pPr>
              <w:pStyle w:val="ListParagraph"/>
            </w:pPr>
          </w:p>
        </w:tc>
        <w:tc>
          <w:tcPr>
            <w:tcW w:w="6320" w:type="dxa"/>
          </w:tcPr>
          <w:p w14:paraId="28DC0B18" w14:textId="75E1D4E2" w:rsidR="00E41CEB" w:rsidRPr="006A6C99" w:rsidRDefault="00E41CEB" w:rsidP="00E41CEB">
            <w:pPr>
              <w:spacing w:line="276" w:lineRule="auto"/>
              <w:jc w:val="left"/>
              <w:rPr>
                <w:rFonts w:asciiTheme="minorHAnsi" w:hAnsiTheme="minorHAnsi" w:cstheme="minorHAnsi"/>
                <w:szCs w:val="28"/>
              </w:rPr>
            </w:pPr>
            <w:r w:rsidRPr="006A6C99">
              <w:rPr>
                <w:rFonts w:asciiTheme="minorHAnsi" w:hAnsiTheme="minorHAnsi" w:cstheme="minorHAnsi"/>
                <w:szCs w:val="28"/>
              </w:rPr>
              <w:t>Invalid issue code</w:t>
            </w:r>
          </w:p>
        </w:tc>
        <w:tc>
          <w:tcPr>
            <w:tcW w:w="6804" w:type="dxa"/>
          </w:tcPr>
          <w:p w14:paraId="1CA25397" w14:textId="670E3EB2" w:rsidR="00E41CEB" w:rsidRPr="00355381" w:rsidRDefault="00E41CEB" w:rsidP="00E41CEB">
            <w:pPr>
              <w:keepNext/>
              <w:spacing w:line="276" w:lineRule="auto"/>
              <w:jc w:val="left"/>
              <w:rPr>
                <w:rFonts w:asciiTheme="minorHAnsi" w:hAnsiTheme="minorHAnsi" w:cstheme="minorHAnsi"/>
                <w:bCs/>
                <w:szCs w:val="28"/>
              </w:rPr>
            </w:pPr>
            <w:r w:rsidRPr="00355381">
              <w:rPr>
                <w:rFonts w:asciiTheme="minorHAnsi" w:hAnsiTheme="minorHAnsi" w:cstheme="minorHAnsi"/>
                <w:bCs/>
                <w:szCs w:val="28"/>
              </w:rPr>
              <w:t>ISSUE_CODE</w:t>
            </w:r>
            <w:r>
              <w:rPr>
                <w:rFonts w:asciiTheme="minorHAnsi" w:hAnsiTheme="minorHAnsi" w:cstheme="minorHAnsi"/>
                <w:bCs/>
                <w:szCs w:val="28"/>
              </w:rPr>
              <w:t xml:space="preserve"> </w:t>
            </w:r>
            <w:r w:rsidR="00835C2D">
              <w:rPr>
                <w:rFonts w:asciiTheme="minorHAnsi" w:hAnsiTheme="minorHAnsi" w:cstheme="minorHAnsi"/>
                <w:bCs/>
                <w:szCs w:val="28"/>
              </w:rPr>
              <w:t>(</w:t>
            </w:r>
            <w:r>
              <w:rPr>
                <w:rFonts w:asciiTheme="minorHAnsi" w:hAnsiTheme="minorHAnsi" w:cstheme="minorHAnsi"/>
                <w:bCs/>
                <w:szCs w:val="28"/>
              </w:rPr>
              <w:t>from Detail Header</w:t>
            </w:r>
            <w:r w:rsidR="00835C2D">
              <w:rPr>
                <w:rFonts w:asciiTheme="minorHAnsi" w:hAnsiTheme="minorHAnsi" w:cstheme="minorHAnsi"/>
                <w:bCs/>
                <w:szCs w:val="28"/>
              </w:rPr>
              <w:t>)</w:t>
            </w:r>
          </w:p>
        </w:tc>
      </w:tr>
      <w:tr w:rsidR="00E41CEB" w:rsidRPr="009368C8" w14:paraId="7B21CBEF" w14:textId="77777777" w:rsidTr="002C45C3">
        <w:tc>
          <w:tcPr>
            <w:tcW w:w="1046" w:type="dxa"/>
          </w:tcPr>
          <w:p w14:paraId="2896D7CA" w14:textId="77777777" w:rsidR="00E41CEB" w:rsidRPr="006A6C99" w:rsidRDefault="00E41CEB" w:rsidP="00857344">
            <w:pPr>
              <w:pStyle w:val="ListParagraph"/>
            </w:pPr>
          </w:p>
        </w:tc>
        <w:tc>
          <w:tcPr>
            <w:tcW w:w="6320" w:type="dxa"/>
          </w:tcPr>
          <w:p w14:paraId="3DE1186E" w14:textId="5A999B6A" w:rsidR="00E41CEB" w:rsidRPr="006A6C99" w:rsidRDefault="00E41CEB" w:rsidP="00E41CEB">
            <w:pPr>
              <w:spacing w:line="276" w:lineRule="auto"/>
              <w:jc w:val="left"/>
              <w:rPr>
                <w:rFonts w:asciiTheme="minorHAnsi" w:hAnsiTheme="minorHAnsi" w:cstheme="minorHAnsi"/>
                <w:szCs w:val="28"/>
              </w:rPr>
            </w:pPr>
            <w:r w:rsidRPr="006A6C99">
              <w:rPr>
                <w:rFonts w:asciiTheme="minorHAnsi" w:hAnsiTheme="minorHAnsi" w:cstheme="minorHAnsi"/>
                <w:szCs w:val="28"/>
              </w:rPr>
              <w:t>Invalid ISIN code</w:t>
            </w:r>
          </w:p>
        </w:tc>
        <w:tc>
          <w:tcPr>
            <w:tcW w:w="6804" w:type="dxa"/>
          </w:tcPr>
          <w:p w14:paraId="7F7308B4" w14:textId="5654D19F" w:rsidR="00E41CEB" w:rsidRPr="00355381" w:rsidRDefault="00E41CEB" w:rsidP="00E41CEB">
            <w:pPr>
              <w:keepNext/>
              <w:spacing w:line="276" w:lineRule="auto"/>
              <w:jc w:val="left"/>
              <w:rPr>
                <w:rFonts w:asciiTheme="minorHAnsi" w:hAnsiTheme="minorHAnsi" w:cstheme="minorHAnsi"/>
                <w:bCs/>
                <w:szCs w:val="28"/>
              </w:rPr>
            </w:pPr>
            <w:r w:rsidRPr="00355381">
              <w:rPr>
                <w:rFonts w:asciiTheme="minorHAnsi" w:hAnsiTheme="minorHAnsi" w:cstheme="minorHAnsi"/>
                <w:bCs/>
                <w:szCs w:val="28"/>
              </w:rPr>
              <w:t>ISIN_CODE</w:t>
            </w:r>
            <w:r w:rsidR="00A35026">
              <w:rPr>
                <w:rFonts w:asciiTheme="minorHAnsi" w:hAnsiTheme="minorHAnsi" w:cstheme="minorHAnsi"/>
                <w:bCs/>
                <w:szCs w:val="28"/>
              </w:rPr>
              <w:t xml:space="preserve"> </w:t>
            </w:r>
            <w:r w:rsidR="00835C2D">
              <w:rPr>
                <w:rFonts w:asciiTheme="minorHAnsi" w:hAnsiTheme="minorHAnsi" w:cstheme="minorHAnsi"/>
                <w:bCs/>
                <w:szCs w:val="28"/>
              </w:rPr>
              <w:t>(</w:t>
            </w:r>
            <w:r w:rsidR="00A35026">
              <w:rPr>
                <w:rFonts w:asciiTheme="minorHAnsi" w:hAnsiTheme="minorHAnsi" w:cstheme="minorHAnsi"/>
                <w:szCs w:val="28"/>
              </w:rPr>
              <w:t>from Detail Header Record</w:t>
            </w:r>
            <w:r w:rsidR="00835C2D">
              <w:rPr>
                <w:rFonts w:asciiTheme="minorHAnsi" w:hAnsiTheme="minorHAnsi" w:cstheme="minorHAnsi"/>
                <w:szCs w:val="28"/>
              </w:rPr>
              <w:t>)</w:t>
            </w:r>
          </w:p>
        </w:tc>
      </w:tr>
      <w:tr w:rsidR="00E41CEB" w:rsidRPr="009368C8" w14:paraId="5759C21A" w14:textId="77777777" w:rsidTr="002C45C3">
        <w:tc>
          <w:tcPr>
            <w:tcW w:w="1046" w:type="dxa"/>
          </w:tcPr>
          <w:p w14:paraId="304D3BB8" w14:textId="77777777" w:rsidR="00E41CEB" w:rsidRPr="006A6C99" w:rsidRDefault="00E41CEB" w:rsidP="00857344">
            <w:pPr>
              <w:pStyle w:val="ListParagraph"/>
            </w:pPr>
          </w:p>
        </w:tc>
        <w:tc>
          <w:tcPr>
            <w:tcW w:w="6320" w:type="dxa"/>
          </w:tcPr>
          <w:p w14:paraId="1DF8D910" w14:textId="293D55AD" w:rsidR="00E41CEB" w:rsidRPr="006A6C99" w:rsidRDefault="00E41CEB" w:rsidP="00E41CEB">
            <w:pPr>
              <w:spacing w:line="276" w:lineRule="auto"/>
              <w:jc w:val="left"/>
              <w:rPr>
                <w:rFonts w:asciiTheme="minorHAnsi" w:hAnsiTheme="minorHAnsi" w:cstheme="minorHAnsi"/>
                <w:szCs w:val="28"/>
              </w:rPr>
            </w:pPr>
            <w:r w:rsidRPr="006A6C99">
              <w:rPr>
                <w:rFonts w:asciiTheme="minorHAnsi" w:hAnsiTheme="minorHAnsi" w:cstheme="minorHAnsi"/>
                <w:szCs w:val="28"/>
              </w:rPr>
              <w:t>Invalid tender date</w:t>
            </w:r>
          </w:p>
        </w:tc>
        <w:tc>
          <w:tcPr>
            <w:tcW w:w="6804" w:type="dxa"/>
          </w:tcPr>
          <w:p w14:paraId="6EABFEC5" w14:textId="69779997" w:rsidR="00E41CEB" w:rsidRPr="006A6C99" w:rsidRDefault="00E41CEB" w:rsidP="00E41CEB">
            <w:pPr>
              <w:keepNext/>
              <w:spacing w:line="276" w:lineRule="auto"/>
              <w:jc w:val="left"/>
              <w:rPr>
                <w:rFonts w:asciiTheme="minorHAnsi" w:hAnsiTheme="minorHAnsi" w:cstheme="minorHAnsi"/>
                <w:szCs w:val="28"/>
              </w:rPr>
            </w:pPr>
            <w:r>
              <w:rPr>
                <w:rFonts w:asciiTheme="minorHAnsi" w:hAnsiTheme="minorHAnsi" w:cstheme="minorHAnsi"/>
                <w:szCs w:val="28"/>
              </w:rPr>
              <w:t>TENDER_DATE</w:t>
            </w:r>
            <w:r w:rsidR="00A35026">
              <w:rPr>
                <w:rFonts w:asciiTheme="minorHAnsi" w:hAnsiTheme="minorHAnsi" w:cstheme="minorHAnsi"/>
                <w:szCs w:val="28"/>
              </w:rPr>
              <w:t xml:space="preserve"> </w:t>
            </w:r>
            <w:r w:rsidR="00835C2D">
              <w:rPr>
                <w:rFonts w:asciiTheme="minorHAnsi" w:hAnsiTheme="minorHAnsi" w:cstheme="minorHAnsi"/>
                <w:bCs/>
                <w:szCs w:val="28"/>
              </w:rPr>
              <w:t>(</w:t>
            </w:r>
            <w:r w:rsidR="00835C2D">
              <w:rPr>
                <w:rFonts w:asciiTheme="minorHAnsi" w:hAnsiTheme="minorHAnsi" w:cstheme="minorHAnsi"/>
                <w:szCs w:val="28"/>
              </w:rPr>
              <w:t>from Detail Header Record)</w:t>
            </w:r>
          </w:p>
        </w:tc>
      </w:tr>
      <w:tr w:rsidR="00E41CEB" w:rsidRPr="009368C8" w14:paraId="37228E23" w14:textId="77777777" w:rsidTr="002C45C3">
        <w:tc>
          <w:tcPr>
            <w:tcW w:w="1046" w:type="dxa"/>
          </w:tcPr>
          <w:p w14:paraId="0DD8B060" w14:textId="77777777" w:rsidR="00E41CEB" w:rsidRPr="006A6C99" w:rsidRDefault="00E41CEB" w:rsidP="00857344">
            <w:pPr>
              <w:pStyle w:val="ListParagraph"/>
            </w:pPr>
          </w:p>
        </w:tc>
        <w:tc>
          <w:tcPr>
            <w:tcW w:w="6320" w:type="dxa"/>
          </w:tcPr>
          <w:p w14:paraId="4CF30CCB" w14:textId="43B39CCC" w:rsidR="00E41CEB" w:rsidRPr="006A6C99" w:rsidRDefault="00E41CEB" w:rsidP="00E41CEB">
            <w:pPr>
              <w:spacing w:line="276" w:lineRule="auto"/>
              <w:jc w:val="left"/>
              <w:rPr>
                <w:rFonts w:asciiTheme="minorHAnsi" w:hAnsiTheme="minorHAnsi" w:cstheme="minorHAnsi"/>
                <w:szCs w:val="28"/>
              </w:rPr>
            </w:pPr>
            <w:r w:rsidRPr="006A6C99">
              <w:rPr>
                <w:rFonts w:asciiTheme="minorHAnsi" w:hAnsiTheme="minorHAnsi" w:cstheme="minorHAnsi"/>
                <w:szCs w:val="28"/>
              </w:rPr>
              <w:t>Invalid currency</w:t>
            </w:r>
          </w:p>
        </w:tc>
        <w:tc>
          <w:tcPr>
            <w:tcW w:w="6804" w:type="dxa"/>
          </w:tcPr>
          <w:p w14:paraId="233EB13F" w14:textId="635FA0A4" w:rsidR="00E41CEB" w:rsidRPr="006A6C99" w:rsidRDefault="00E41CEB" w:rsidP="00E41CEB">
            <w:pPr>
              <w:keepNext/>
              <w:spacing w:line="276" w:lineRule="auto"/>
              <w:jc w:val="left"/>
              <w:rPr>
                <w:rFonts w:asciiTheme="minorHAnsi" w:hAnsiTheme="minorHAnsi" w:cstheme="minorHAnsi"/>
                <w:szCs w:val="28"/>
              </w:rPr>
            </w:pPr>
            <w:r>
              <w:rPr>
                <w:rFonts w:asciiTheme="minorHAnsi" w:hAnsiTheme="minorHAnsi" w:cstheme="minorHAnsi"/>
                <w:szCs w:val="28"/>
              </w:rPr>
              <w:t xml:space="preserve">CURR </w:t>
            </w:r>
            <w:r w:rsidR="00835C2D">
              <w:rPr>
                <w:rFonts w:asciiTheme="minorHAnsi" w:hAnsiTheme="minorHAnsi" w:cstheme="minorHAnsi"/>
                <w:bCs/>
                <w:szCs w:val="28"/>
              </w:rPr>
              <w:t>(</w:t>
            </w:r>
            <w:r w:rsidR="00835C2D">
              <w:rPr>
                <w:rFonts w:asciiTheme="minorHAnsi" w:hAnsiTheme="minorHAnsi" w:cstheme="minorHAnsi"/>
                <w:szCs w:val="28"/>
              </w:rPr>
              <w:t>from Detail Header Record)</w:t>
            </w:r>
          </w:p>
        </w:tc>
      </w:tr>
      <w:tr w:rsidR="00E41CEB" w:rsidRPr="009368C8" w14:paraId="02D3CC1E" w14:textId="77777777" w:rsidTr="002C45C3">
        <w:tc>
          <w:tcPr>
            <w:tcW w:w="1046" w:type="dxa"/>
          </w:tcPr>
          <w:p w14:paraId="1B72158B" w14:textId="034A8B8D" w:rsidR="00E41CEB" w:rsidRPr="006A6C99" w:rsidRDefault="00E41CEB" w:rsidP="00857344">
            <w:pPr>
              <w:pStyle w:val="ListParagraph"/>
            </w:pPr>
          </w:p>
        </w:tc>
        <w:tc>
          <w:tcPr>
            <w:tcW w:w="6320" w:type="dxa"/>
          </w:tcPr>
          <w:p w14:paraId="02B147FF" w14:textId="65821B76" w:rsidR="00E41CEB" w:rsidRPr="006A6C99" w:rsidRDefault="00E41CEB" w:rsidP="00E41CEB">
            <w:pPr>
              <w:spacing w:line="276" w:lineRule="auto"/>
              <w:jc w:val="left"/>
              <w:rPr>
                <w:rFonts w:asciiTheme="minorHAnsi" w:hAnsiTheme="minorHAnsi" w:cstheme="minorHAnsi"/>
                <w:szCs w:val="28"/>
              </w:rPr>
            </w:pPr>
            <w:r w:rsidRPr="006A6C99">
              <w:rPr>
                <w:rFonts w:asciiTheme="minorHAnsi" w:hAnsiTheme="minorHAnsi" w:cstheme="minorHAnsi"/>
                <w:szCs w:val="28"/>
              </w:rPr>
              <w:t>Invalid rec count</w:t>
            </w:r>
          </w:p>
        </w:tc>
        <w:tc>
          <w:tcPr>
            <w:tcW w:w="6804" w:type="dxa"/>
          </w:tcPr>
          <w:p w14:paraId="6623B496" w14:textId="10A1A0B9" w:rsidR="00E41CEB" w:rsidRDefault="00E41CEB" w:rsidP="00E41CEB">
            <w:pPr>
              <w:keepNext/>
              <w:spacing w:line="276" w:lineRule="auto"/>
              <w:jc w:val="left"/>
              <w:rPr>
                <w:rFonts w:asciiTheme="minorHAnsi" w:hAnsiTheme="minorHAnsi" w:cstheme="minorHAnsi"/>
                <w:szCs w:val="28"/>
              </w:rPr>
            </w:pPr>
            <w:r>
              <w:rPr>
                <w:rFonts w:asciiTheme="minorHAnsi" w:hAnsiTheme="minorHAnsi" w:cstheme="minorHAnsi"/>
                <w:iCs/>
                <w:szCs w:val="22"/>
              </w:rPr>
              <w:t xml:space="preserve">RECORD_COUNT </w:t>
            </w:r>
            <w:r w:rsidR="00835C2D">
              <w:rPr>
                <w:rFonts w:asciiTheme="minorHAnsi" w:hAnsiTheme="minorHAnsi" w:cstheme="minorHAnsi"/>
                <w:iCs/>
                <w:szCs w:val="22"/>
              </w:rPr>
              <w:t>(</w:t>
            </w:r>
            <w:r>
              <w:rPr>
                <w:rFonts w:asciiTheme="minorHAnsi" w:hAnsiTheme="minorHAnsi" w:cstheme="minorHAnsi"/>
                <w:iCs/>
                <w:szCs w:val="22"/>
              </w:rPr>
              <w:t>from Control Record</w:t>
            </w:r>
            <w:r w:rsidR="00835C2D">
              <w:rPr>
                <w:rFonts w:asciiTheme="minorHAnsi" w:hAnsiTheme="minorHAnsi" w:cstheme="minorHAnsi"/>
                <w:iCs/>
                <w:szCs w:val="22"/>
              </w:rPr>
              <w:t>)</w:t>
            </w:r>
          </w:p>
        </w:tc>
      </w:tr>
      <w:tr w:rsidR="00E41CEB" w:rsidRPr="009368C8" w14:paraId="194CBF0E" w14:textId="77777777" w:rsidTr="002C45C3">
        <w:tc>
          <w:tcPr>
            <w:tcW w:w="1046" w:type="dxa"/>
          </w:tcPr>
          <w:p w14:paraId="124A5B6A" w14:textId="1510FEE3" w:rsidR="00E41CEB" w:rsidRPr="006A6C99" w:rsidRDefault="00E41CEB" w:rsidP="00857344">
            <w:pPr>
              <w:pStyle w:val="ListParagraph"/>
            </w:pPr>
          </w:p>
        </w:tc>
        <w:tc>
          <w:tcPr>
            <w:tcW w:w="6320" w:type="dxa"/>
          </w:tcPr>
          <w:p w14:paraId="49A1B40C" w14:textId="580526DE" w:rsidR="00E41CEB" w:rsidRPr="006A6C99" w:rsidRDefault="00E41CEB" w:rsidP="00E41CEB">
            <w:pPr>
              <w:spacing w:line="276" w:lineRule="auto"/>
              <w:jc w:val="left"/>
              <w:rPr>
                <w:rFonts w:asciiTheme="minorHAnsi" w:hAnsiTheme="minorHAnsi" w:cstheme="minorHAnsi"/>
                <w:szCs w:val="28"/>
              </w:rPr>
            </w:pPr>
            <w:r w:rsidRPr="006A6C99">
              <w:rPr>
                <w:rFonts w:asciiTheme="minorHAnsi" w:hAnsiTheme="minorHAnsi" w:cstheme="minorHAnsi"/>
                <w:szCs w:val="28"/>
              </w:rPr>
              <w:t xml:space="preserve">Invalid total </w:t>
            </w:r>
            <w:proofErr w:type="spellStart"/>
            <w:r w:rsidRPr="006A6C99">
              <w:rPr>
                <w:rFonts w:asciiTheme="minorHAnsi" w:hAnsiTheme="minorHAnsi" w:cstheme="minorHAnsi"/>
                <w:szCs w:val="28"/>
              </w:rPr>
              <w:t>chksum</w:t>
            </w:r>
            <w:proofErr w:type="spellEnd"/>
          </w:p>
        </w:tc>
        <w:tc>
          <w:tcPr>
            <w:tcW w:w="6804" w:type="dxa"/>
          </w:tcPr>
          <w:p w14:paraId="5B85063A" w14:textId="4B4B5298" w:rsidR="00E41CEB" w:rsidRDefault="00E41CEB" w:rsidP="00E41CEB">
            <w:pPr>
              <w:keepNext/>
              <w:spacing w:line="276" w:lineRule="auto"/>
              <w:jc w:val="left"/>
              <w:rPr>
                <w:rFonts w:asciiTheme="minorHAnsi" w:hAnsiTheme="minorHAnsi" w:cstheme="minorHAnsi"/>
                <w:szCs w:val="28"/>
              </w:rPr>
            </w:pPr>
            <w:r w:rsidRPr="00A6483C">
              <w:rPr>
                <w:rFonts w:asciiTheme="minorHAnsi" w:hAnsiTheme="minorHAnsi" w:cstheme="minorHAnsi"/>
                <w:bCs/>
              </w:rPr>
              <w:t>OVERALL_CHECKSUM</w:t>
            </w:r>
            <w:r>
              <w:rPr>
                <w:rFonts w:asciiTheme="minorHAnsi" w:hAnsiTheme="minorHAnsi" w:cstheme="minorHAnsi"/>
                <w:bCs/>
              </w:rPr>
              <w:t xml:space="preserve"> </w:t>
            </w:r>
            <w:r w:rsidR="00835C2D">
              <w:rPr>
                <w:rFonts w:asciiTheme="minorHAnsi" w:hAnsiTheme="minorHAnsi" w:cstheme="minorHAnsi"/>
                <w:bCs/>
              </w:rPr>
              <w:t>(</w:t>
            </w:r>
            <w:r>
              <w:rPr>
                <w:rFonts w:asciiTheme="minorHAnsi" w:hAnsiTheme="minorHAnsi" w:cstheme="minorHAnsi"/>
                <w:iCs/>
                <w:szCs w:val="22"/>
              </w:rPr>
              <w:t>from Control Record</w:t>
            </w:r>
            <w:r w:rsidR="00835C2D">
              <w:rPr>
                <w:rFonts w:asciiTheme="minorHAnsi" w:hAnsiTheme="minorHAnsi" w:cstheme="minorHAnsi"/>
                <w:iCs/>
                <w:szCs w:val="22"/>
              </w:rPr>
              <w:t>)</w:t>
            </w:r>
          </w:p>
        </w:tc>
      </w:tr>
    </w:tbl>
    <w:p w14:paraId="6A6A1530" w14:textId="02DD54C1" w:rsidR="0035668F" w:rsidRDefault="00FB29C8" w:rsidP="00FB29C8">
      <w:pPr>
        <w:pStyle w:val="Caption"/>
      </w:pPr>
      <w:r>
        <w:t xml:space="preserve">Table </w:t>
      </w:r>
      <w:r>
        <w:fldChar w:fldCharType="begin"/>
      </w:r>
      <w:r>
        <w:instrText xml:space="preserve"> SEQ Table \* ARABIC </w:instrText>
      </w:r>
      <w:r>
        <w:fldChar w:fldCharType="separate"/>
      </w:r>
      <w:r>
        <w:t>28</w:t>
      </w:r>
      <w:r>
        <w:fldChar w:fldCharType="end"/>
      </w:r>
      <w:r>
        <w:t xml:space="preserve"> </w:t>
      </w:r>
      <w:r>
        <w:fldChar w:fldCharType="begin"/>
      </w:r>
      <w:r>
        <w:instrText xml:space="preserve"> STYLEREF "Heading 3" </w:instrText>
      </w:r>
      <w:r>
        <w:fldChar w:fldCharType="separate"/>
      </w:r>
      <w:r w:rsidR="006E668C">
        <w:t>Appendix B.1 - Error Descriptions in FILE_ERROR_DESC for Acknowledgement Files</w:t>
      </w:r>
      <w:r>
        <w:fldChar w:fldCharType="end"/>
      </w:r>
    </w:p>
    <w:p w14:paraId="5B385B71" w14:textId="6653609F" w:rsidR="00A907FE" w:rsidRDefault="00A907FE" w:rsidP="00634352">
      <w:pPr>
        <w:pStyle w:val="Heading3"/>
      </w:pPr>
      <w:bookmarkStart w:id="1351" w:name="_Appendix_B.2_-_1"/>
      <w:bookmarkStart w:id="1352" w:name="_Toc217999954"/>
      <w:bookmarkEnd w:id="1351"/>
      <w:r>
        <w:t>Appendix B.2 - Error Descriptions in REC_ERROR_DESC for Acknowledgement Files</w:t>
      </w:r>
      <w:bookmarkEnd w:id="1352"/>
    </w:p>
    <w:tbl>
      <w:tblPr>
        <w:tblStyle w:val="TableGrid"/>
        <w:tblW w:w="14170" w:type="dxa"/>
        <w:tblLook w:val="04A0" w:firstRow="1" w:lastRow="0" w:firstColumn="1" w:lastColumn="0" w:noHBand="0" w:noVBand="1"/>
      </w:tblPr>
      <w:tblGrid>
        <w:gridCol w:w="1046"/>
        <w:gridCol w:w="6320"/>
        <w:gridCol w:w="6804"/>
      </w:tblGrid>
      <w:tr w:rsidR="00A907FE" w:rsidRPr="00271BB5" w14:paraId="5EE31994" w14:textId="77777777" w:rsidTr="00F73C9A">
        <w:tc>
          <w:tcPr>
            <w:tcW w:w="1046" w:type="dxa"/>
            <w:shd w:val="clear" w:color="auto" w:fill="D9D9D9" w:themeFill="background1" w:themeFillShade="D9"/>
          </w:tcPr>
          <w:p w14:paraId="1C18E621" w14:textId="77777777" w:rsidR="00A907FE" w:rsidRPr="006A6C99" w:rsidRDefault="00A907FE" w:rsidP="00B439A1">
            <w:pPr>
              <w:pStyle w:val="Normalwithspace"/>
              <w:spacing w:before="0" w:line="276" w:lineRule="auto"/>
              <w:jc w:val="left"/>
              <w:rPr>
                <w:rFonts w:asciiTheme="minorHAnsi" w:hAnsiTheme="minorHAnsi" w:cstheme="minorHAnsi"/>
                <w:b/>
                <w:bCs/>
                <w:lang w:val="en-AU"/>
              </w:rPr>
            </w:pPr>
            <w:r w:rsidRPr="006A6C99">
              <w:rPr>
                <w:rFonts w:asciiTheme="minorHAnsi" w:hAnsiTheme="minorHAnsi" w:cstheme="minorHAnsi"/>
                <w:b/>
                <w:bCs/>
                <w:lang w:val="en-AU"/>
              </w:rPr>
              <w:t>S/N</w:t>
            </w:r>
          </w:p>
        </w:tc>
        <w:tc>
          <w:tcPr>
            <w:tcW w:w="6320" w:type="dxa"/>
            <w:shd w:val="clear" w:color="auto" w:fill="D9D9D9" w:themeFill="background1" w:themeFillShade="D9"/>
          </w:tcPr>
          <w:p w14:paraId="02413EEF" w14:textId="33A89621" w:rsidR="00A907FE" w:rsidRPr="006A6C99" w:rsidRDefault="00EE2DB0" w:rsidP="00B439A1">
            <w:pPr>
              <w:pStyle w:val="Normalwithspace"/>
              <w:spacing w:before="0" w:line="276" w:lineRule="auto"/>
              <w:jc w:val="left"/>
              <w:rPr>
                <w:rFonts w:asciiTheme="minorHAnsi" w:hAnsiTheme="minorHAnsi" w:cstheme="minorHAnsi"/>
                <w:b/>
                <w:bCs/>
                <w:lang w:val="en-AU"/>
              </w:rPr>
            </w:pPr>
            <w:ins w:id="1353" w:author="Yichen GU from.TOPPAN (MAS)" w:date="2026-01-15T18:01:00Z" w16du:dateUtc="2026-01-15T10:01:00Z">
              <w:r>
                <w:rPr>
                  <w:rFonts w:asciiTheme="minorHAnsi" w:hAnsiTheme="minorHAnsi" w:cstheme="minorHAnsi"/>
                  <w:b/>
                  <w:bCs/>
                  <w:lang w:val="en-AU"/>
                </w:rPr>
                <w:t xml:space="preserve">Possible Value of </w:t>
              </w:r>
            </w:ins>
            <w:ins w:id="1354" w:author="Yichen GU from.TOPPAN (MAS)" w:date="2026-01-15T18:02:00Z" w16du:dateUtc="2026-01-15T10:02:00Z">
              <w:r>
                <w:rPr>
                  <w:rFonts w:asciiTheme="minorHAnsi" w:hAnsiTheme="minorHAnsi" w:cstheme="minorHAnsi"/>
                  <w:b/>
                  <w:bCs/>
                  <w:lang w:val="en-AU"/>
                </w:rPr>
                <w:t>REC</w:t>
              </w:r>
            </w:ins>
            <w:ins w:id="1355" w:author="Yichen GU from.TOPPAN (MAS)" w:date="2026-01-15T18:01:00Z" w16du:dateUtc="2026-01-15T10:01:00Z">
              <w:r>
                <w:rPr>
                  <w:rFonts w:asciiTheme="minorHAnsi" w:hAnsiTheme="minorHAnsi" w:cstheme="minorHAnsi"/>
                  <w:b/>
                  <w:bCs/>
                  <w:lang w:val="en-AU"/>
                </w:rPr>
                <w:t>_ERROR_DESC (</w:t>
              </w:r>
            </w:ins>
            <w:r w:rsidR="00A907FE" w:rsidRPr="006A6C99">
              <w:rPr>
                <w:rFonts w:asciiTheme="minorHAnsi" w:hAnsiTheme="minorHAnsi" w:cstheme="minorHAnsi"/>
                <w:b/>
                <w:bCs/>
                <w:lang w:val="en-AU"/>
              </w:rPr>
              <w:t>Error description</w:t>
            </w:r>
            <w:ins w:id="1356" w:author="Yichen GU from.TOPPAN (MAS)" w:date="2026-01-15T18:01:00Z" w16du:dateUtc="2026-01-15T10:01:00Z">
              <w:r>
                <w:rPr>
                  <w:rFonts w:asciiTheme="minorHAnsi" w:hAnsiTheme="minorHAnsi" w:cstheme="minorHAnsi"/>
                  <w:b/>
                  <w:bCs/>
                  <w:lang w:val="en-AU"/>
                </w:rPr>
                <w:t>)</w:t>
              </w:r>
            </w:ins>
          </w:p>
        </w:tc>
        <w:tc>
          <w:tcPr>
            <w:tcW w:w="6804" w:type="dxa"/>
            <w:shd w:val="clear" w:color="auto" w:fill="D9D9D9" w:themeFill="background1" w:themeFillShade="D9"/>
          </w:tcPr>
          <w:p w14:paraId="1C17FA1E" w14:textId="04CADCE5" w:rsidR="00A907FE" w:rsidRPr="006A6C99" w:rsidRDefault="002C762F" w:rsidP="00B439A1">
            <w:pPr>
              <w:pStyle w:val="Normalwithspace"/>
              <w:spacing w:before="0" w:line="276" w:lineRule="auto"/>
              <w:jc w:val="left"/>
              <w:rPr>
                <w:rFonts w:asciiTheme="minorHAnsi" w:hAnsiTheme="minorHAnsi" w:cstheme="minorHAnsi"/>
                <w:b/>
                <w:bCs/>
                <w:lang w:val="en-AU"/>
              </w:rPr>
            </w:pPr>
            <w:r>
              <w:rPr>
                <w:rFonts w:asciiTheme="minorHAnsi" w:hAnsiTheme="minorHAnsi" w:cstheme="minorHAnsi"/>
                <w:b/>
                <w:bCs/>
                <w:lang w:val="en-AU"/>
              </w:rPr>
              <w:t>Invalid f</w:t>
            </w:r>
            <w:r w:rsidR="00A907FE" w:rsidRPr="006A6C99">
              <w:rPr>
                <w:rFonts w:asciiTheme="minorHAnsi" w:hAnsiTheme="minorHAnsi" w:cstheme="minorHAnsi"/>
                <w:b/>
                <w:bCs/>
                <w:lang w:val="en-AU"/>
              </w:rPr>
              <w:t xml:space="preserve">ield </w:t>
            </w:r>
            <w:r w:rsidR="004D15A1">
              <w:rPr>
                <w:rFonts w:asciiTheme="minorHAnsi" w:hAnsiTheme="minorHAnsi" w:cstheme="minorHAnsi"/>
                <w:b/>
                <w:bCs/>
                <w:lang w:val="en-AU"/>
              </w:rPr>
              <w:t>in</w:t>
            </w:r>
            <w:r w:rsidR="00A907FE" w:rsidRPr="006A6C99">
              <w:rPr>
                <w:rFonts w:asciiTheme="minorHAnsi" w:hAnsiTheme="minorHAnsi" w:cstheme="minorHAnsi"/>
                <w:b/>
                <w:bCs/>
                <w:lang w:val="en-AU"/>
              </w:rPr>
              <w:t xml:space="preserve"> the original file</w:t>
            </w:r>
            <w:r w:rsidR="00022ECD">
              <w:rPr>
                <w:rFonts w:asciiTheme="minorHAnsi" w:hAnsiTheme="minorHAnsi" w:cstheme="minorHAnsi"/>
                <w:b/>
                <w:bCs/>
                <w:lang w:val="en-AU"/>
              </w:rPr>
              <w:t xml:space="preserve"> (from Detail Record)</w:t>
            </w:r>
          </w:p>
        </w:tc>
      </w:tr>
      <w:tr w:rsidR="0034454A" w:rsidRPr="009368C8" w14:paraId="61A93042" w14:textId="77777777" w:rsidTr="00F73C9A">
        <w:tc>
          <w:tcPr>
            <w:tcW w:w="1046" w:type="dxa"/>
          </w:tcPr>
          <w:p w14:paraId="3439A2A5" w14:textId="77777777" w:rsidR="0034454A" w:rsidRPr="006A6C99" w:rsidRDefault="0034454A" w:rsidP="00857344">
            <w:pPr>
              <w:pStyle w:val="ListParagraph"/>
              <w:numPr>
                <w:ilvl w:val="0"/>
                <w:numId w:val="131"/>
              </w:numPr>
            </w:pPr>
          </w:p>
        </w:tc>
        <w:tc>
          <w:tcPr>
            <w:tcW w:w="6320" w:type="dxa"/>
          </w:tcPr>
          <w:p w14:paraId="22216085" w14:textId="21CE21A5" w:rsidR="0034454A" w:rsidRPr="006A6C99" w:rsidRDefault="0034454A" w:rsidP="0034454A">
            <w:pPr>
              <w:spacing w:line="276" w:lineRule="auto"/>
              <w:jc w:val="left"/>
              <w:rPr>
                <w:rFonts w:asciiTheme="minorHAnsi" w:hAnsiTheme="minorHAnsi" w:cstheme="minorHAnsi"/>
                <w:szCs w:val="28"/>
              </w:rPr>
            </w:pPr>
            <w:r w:rsidRPr="006D3DE8">
              <w:rPr>
                <w:rFonts w:asciiTheme="minorHAnsi" w:hAnsiTheme="minorHAnsi" w:cstheme="minorHAnsi"/>
                <w:szCs w:val="28"/>
              </w:rPr>
              <w:t>Invalid issue code</w:t>
            </w:r>
          </w:p>
        </w:tc>
        <w:tc>
          <w:tcPr>
            <w:tcW w:w="6804" w:type="dxa"/>
          </w:tcPr>
          <w:p w14:paraId="75809A37" w14:textId="682474AC" w:rsidR="0034454A" w:rsidRPr="006A6C99" w:rsidRDefault="009A1332" w:rsidP="0034454A">
            <w:pPr>
              <w:keepNext/>
              <w:spacing w:line="276" w:lineRule="auto"/>
              <w:jc w:val="left"/>
              <w:rPr>
                <w:rFonts w:asciiTheme="minorHAnsi" w:hAnsiTheme="minorHAnsi" w:cstheme="minorHAnsi"/>
                <w:szCs w:val="28"/>
              </w:rPr>
            </w:pPr>
            <w:r>
              <w:rPr>
                <w:rFonts w:asciiTheme="minorHAnsi" w:hAnsiTheme="minorHAnsi" w:cstheme="minorHAnsi"/>
                <w:szCs w:val="28"/>
              </w:rPr>
              <w:t>ISSUE_CODE</w:t>
            </w:r>
          </w:p>
        </w:tc>
      </w:tr>
      <w:tr w:rsidR="0034454A" w:rsidRPr="009368C8" w14:paraId="1C140604" w14:textId="77777777" w:rsidTr="00F73C9A">
        <w:tc>
          <w:tcPr>
            <w:tcW w:w="1046" w:type="dxa"/>
          </w:tcPr>
          <w:p w14:paraId="3272D9ED" w14:textId="77777777" w:rsidR="0034454A" w:rsidRPr="006A6C99" w:rsidRDefault="0034454A" w:rsidP="00857344">
            <w:pPr>
              <w:pStyle w:val="ListParagraph"/>
            </w:pPr>
          </w:p>
        </w:tc>
        <w:tc>
          <w:tcPr>
            <w:tcW w:w="6320" w:type="dxa"/>
          </w:tcPr>
          <w:p w14:paraId="7B1F1B42" w14:textId="7BED708F" w:rsidR="0034454A" w:rsidRPr="006A6C99" w:rsidRDefault="0034454A" w:rsidP="0034454A">
            <w:pPr>
              <w:spacing w:line="276" w:lineRule="auto"/>
              <w:jc w:val="left"/>
              <w:rPr>
                <w:rFonts w:asciiTheme="minorHAnsi" w:hAnsiTheme="minorHAnsi" w:cstheme="minorHAnsi"/>
                <w:szCs w:val="28"/>
              </w:rPr>
            </w:pPr>
            <w:r w:rsidRPr="006D3DE8">
              <w:rPr>
                <w:rFonts w:asciiTheme="minorHAnsi" w:hAnsiTheme="minorHAnsi" w:cstheme="minorHAnsi"/>
                <w:szCs w:val="28"/>
              </w:rPr>
              <w:t>Invalid ISIN code</w:t>
            </w:r>
          </w:p>
        </w:tc>
        <w:tc>
          <w:tcPr>
            <w:tcW w:w="6804" w:type="dxa"/>
          </w:tcPr>
          <w:p w14:paraId="73659BB9" w14:textId="29CDF1BF" w:rsidR="0034454A" w:rsidRPr="006A6C99" w:rsidRDefault="009A1332" w:rsidP="0034454A">
            <w:pPr>
              <w:keepNext/>
              <w:spacing w:line="276" w:lineRule="auto"/>
              <w:jc w:val="left"/>
              <w:rPr>
                <w:rFonts w:asciiTheme="minorHAnsi" w:hAnsiTheme="minorHAnsi" w:cstheme="minorHAnsi"/>
                <w:szCs w:val="28"/>
              </w:rPr>
            </w:pPr>
            <w:r>
              <w:rPr>
                <w:rFonts w:asciiTheme="minorHAnsi" w:hAnsiTheme="minorHAnsi" w:cstheme="minorHAnsi"/>
                <w:szCs w:val="28"/>
              </w:rPr>
              <w:t>ISIN_CODE</w:t>
            </w:r>
          </w:p>
        </w:tc>
      </w:tr>
      <w:tr w:rsidR="0034454A" w:rsidRPr="009368C8" w14:paraId="64E2CFD0" w14:textId="77777777" w:rsidTr="00F73C9A">
        <w:tc>
          <w:tcPr>
            <w:tcW w:w="1046" w:type="dxa"/>
          </w:tcPr>
          <w:p w14:paraId="47377A08" w14:textId="77777777" w:rsidR="0034454A" w:rsidRPr="006A6C99" w:rsidRDefault="0034454A" w:rsidP="00857344">
            <w:pPr>
              <w:pStyle w:val="ListParagraph"/>
            </w:pPr>
          </w:p>
        </w:tc>
        <w:tc>
          <w:tcPr>
            <w:tcW w:w="6320" w:type="dxa"/>
          </w:tcPr>
          <w:p w14:paraId="36514FB0" w14:textId="5F0411F0" w:rsidR="0034454A" w:rsidRPr="006A6C99" w:rsidRDefault="0034454A" w:rsidP="0034454A">
            <w:pPr>
              <w:spacing w:line="276" w:lineRule="auto"/>
              <w:jc w:val="left"/>
              <w:rPr>
                <w:rFonts w:asciiTheme="minorHAnsi" w:hAnsiTheme="minorHAnsi" w:cstheme="minorHAnsi"/>
                <w:szCs w:val="28"/>
              </w:rPr>
            </w:pPr>
            <w:r w:rsidRPr="006D3DE8">
              <w:rPr>
                <w:rFonts w:asciiTheme="minorHAnsi" w:hAnsiTheme="minorHAnsi" w:cstheme="minorHAnsi"/>
                <w:szCs w:val="28"/>
              </w:rPr>
              <w:t>Invalid tender date</w:t>
            </w:r>
          </w:p>
        </w:tc>
        <w:tc>
          <w:tcPr>
            <w:tcW w:w="6804" w:type="dxa"/>
          </w:tcPr>
          <w:p w14:paraId="686AD10D" w14:textId="2CD5E3F3" w:rsidR="0034454A" w:rsidRPr="006A6C99" w:rsidRDefault="009A1332" w:rsidP="0034454A">
            <w:pPr>
              <w:keepNext/>
              <w:spacing w:line="276" w:lineRule="auto"/>
              <w:jc w:val="left"/>
              <w:rPr>
                <w:rFonts w:asciiTheme="minorHAnsi" w:hAnsiTheme="minorHAnsi" w:cstheme="minorHAnsi"/>
                <w:szCs w:val="28"/>
              </w:rPr>
            </w:pPr>
            <w:r>
              <w:rPr>
                <w:rFonts w:asciiTheme="minorHAnsi" w:hAnsiTheme="minorHAnsi" w:cstheme="minorHAnsi"/>
                <w:szCs w:val="28"/>
              </w:rPr>
              <w:t>TENDER_DATE</w:t>
            </w:r>
          </w:p>
        </w:tc>
      </w:tr>
      <w:tr w:rsidR="0034454A" w:rsidRPr="009368C8" w14:paraId="72199523" w14:textId="77777777" w:rsidTr="00F73C9A">
        <w:tc>
          <w:tcPr>
            <w:tcW w:w="1046" w:type="dxa"/>
          </w:tcPr>
          <w:p w14:paraId="22C97C65" w14:textId="77777777" w:rsidR="0034454A" w:rsidRPr="006A6C99" w:rsidRDefault="0034454A" w:rsidP="00857344">
            <w:pPr>
              <w:pStyle w:val="ListParagraph"/>
            </w:pPr>
          </w:p>
        </w:tc>
        <w:tc>
          <w:tcPr>
            <w:tcW w:w="6320" w:type="dxa"/>
          </w:tcPr>
          <w:p w14:paraId="26B5E95D" w14:textId="5A7B51E7" w:rsidR="0034454A" w:rsidRPr="006D3DE8" w:rsidRDefault="0034454A" w:rsidP="0034454A">
            <w:pPr>
              <w:spacing w:line="276" w:lineRule="auto"/>
              <w:jc w:val="left"/>
              <w:rPr>
                <w:rFonts w:asciiTheme="minorHAnsi" w:hAnsiTheme="minorHAnsi" w:cstheme="minorHAnsi"/>
                <w:szCs w:val="28"/>
              </w:rPr>
            </w:pPr>
            <w:r w:rsidRPr="006D3DE8">
              <w:rPr>
                <w:rFonts w:asciiTheme="minorHAnsi" w:hAnsiTheme="minorHAnsi" w:cstheme="minorHAnsi"/>
                <w:szCs w:val="28"/>
              </w:rPr>
              <w:t>Invalid nominal amt</w:t>
            </w:r>
          </w:p>
        </w:tc>
        <w:tc>
          <w:tcPr>
            <w:tcW w:w="6804" w:type="dxa"/>
          </w:tcPr>
          <w:p w14:paraId="2BC650E1" w14:textId="1A059DE6" w:rsidR="0034454A" w:rsidRPr="006A6C99" w:rsidRDefault="009A1332" w:rsidP="0034454A">
            <w:pPr>
              <w:keepNext/>
              <w:spacing w:line="276" w:lineRule="auto"/>
              <w:jc w:val="left"/>
              <w:rPr>
                <w:rFonts w:asciiTheme="minorHAnsi" w:hAnsiTheme="minorHAnsi" w:cstheme="minorHAnsi"/>
                <w:szCs w:val="28"/>
              </w:rPr>
            </w:pPr>
            <w:r>
              <w:rPr>
                <w:rFonts w:asciiTheme="minorHAnsi" w:hAnsiTheme="minorHAnsi" w:cstheme="minorHAnsi"/>
                <w:szCs w:val="28"/>
              </w:rPr>
              <w:t>NOMINAL_AMT</w:t>
            </w:r>
          </w:p>
        </w:tc>
      </w:tr>
      <w:tr w:rsidR="00392C3A" w:rsidRPr="009368C8" w14:paraId="366028CF" w14:textId="77777777" w:rsidTr="00F73C9A">
        <w:tc>
          <w:tcPr>
            <w:tcW w:w="1046" w:type="dxa"/>
          </w:tcPr>
          <w:p w14:paraId="4E975D63" w14:textId="77777777" w:rsidR="00392C3A" w:rsidRPr="006A6C99" w:rsidRDefault="00392C3A" w:rsidP="00857344">
            <w:pPr>
              <w:pStyle w:val="ListParagraph"/>
            </w:pPr>
          </w:p>
        </w:tc>
        <w:tc>
          <w:tcPr>
            <w:tcW w:w="6320" w:type="dxa"/>
          </w:tcPr>
          <w:p w14:paraId="1FE680E6" w14:textId="48780DAA" w:rsidR="00392C3A" w:rsidRPr="006D3DE8" w:rsidRDefault="00392C3A" w:rsidP="0034454A">
            <w:pPr>
              <w:spacing w:line="276" w:lineRule="auto"/>
              <w:jc w:val="left"/>
              <w:rPr>
                <w:rFonts w:asciiTheme="minorHAnsi" w:hAnsiTheme="minorHAnsi" w:cstheme="minorHAnsi"/>
                <w:szCs w:val="28"/>
              </w:rPr>
            </w:pPr>
            <w:r>
              <w:rPr>
                <w:rFonts w:asciiTheme="minorHAnsi" w:hAnsiTheme="minorHAnsi" w:cstheme="minorHAnsi"/>
                <w:szCs w:val="28"/>
              </w:rPr>
              <w:t>Invalid holding amt</w:t>
            </w:r>
          </w:p>
        </w:tc>
        <w:tc>
          <w:tcPr>
            <w:tcW w:w="6804" w:type="dxa"/>
          </w:tcPr>
          <w:p w14:paraId="68EBBA8A" w14:textId="545DA083" w:rsidR="00392C3A" w:rsidRDefault="00216CC8" w:rsidP="0034454A">
            <w:pPr>
              <w:keepNext/>
              <w:spacing w:line="276" w:lineRule="auto"/>
              <w:jc w:val="left"/>
              <w:rPr>
                <w:rFonts w:asciiTheme="minorHAnsi" w:hAnsiTheme="minorHAnsi" w:cstheme="minorHAnsi"/>
                <w:szCs w:val="28"/>
              </w:rPr>
            </w:pPr>
            <w:r w:rsidRPr="00440BDB">
              <w:rPr>
                <w:rFonts w:asciiTheme="minorHAnsi" w:hAnsiTheme="minorHAnsi" w:cstheme="minorHAnsi"/>
                <w:szCs w:val="22"/>
              </w:rPr>
              <w:t>HOLDING_AMT</w:t>
            </w:r>
          </w:p>
        </w:tc>
      </w:tr>
      <w:tr w:rsidR="0034454A" w:rsidRPr="009368C8" w14:paraId="1CB54011" w14:textId="77777777" w:rsidTr="00F73C9A">
        <w:tc>
          <w:tcPr>
            <w:tcW w:w="1046" w:type="dxa"/>
          </w:tcPr>
          <w:p w14:paraId="4607D88D" w14:textId="77777777" w:rsidR="0034454A" w:rsidRPr="006A6C99" w:rsidRDefault="0034454A" w:rsidP="00857344">
            <w:pPr>
              <w:pStyle w:val="ListParagraph"/>
            </w:pPr>
          </w:p>
        </w:tc>
        <w:tc>
          <w:tcPr>
            <w:tcW w:w="6320" w:type="dxa"/>
          </w:tcPr>
          <w:p w14:paraId="360B760F" w14:textId="70678318" w:rsidR="0034454A" w:rsidRPr="006D3DE8" w:rsidRDefault="0034454A" w:rsidP="0034454A">
            <w:pPr>
              <w:spacing w:line="276" w:lineRule="auto"/>
              <w:jc w:val="left"/>
              <w:rPr>
                <w:rFonts w:asciiTheme="minorHAnsi" w:hAnsiTheme="minorHAnsi" w:cstheme="minorHAnsi"/>
                <w:szCs w:val="28"/>
              </w:rPr>
            </w:pPr>
            <w:r w:rsidRPr="006D3DE8">
              <w:rPr>
                <w:rFonts w:asciiTheme="minorHAnsi" w:hAnsiTheme="minorHAnsi" w:cstheme="minorHAnsi"/>
                <w:szCs w:val="28"/>
              </w:rPr>
              <w:t>Invalid NRIC</w:t>
            </w:r>
          </w:p>
        </w:tc>
        <w:tc>
          <w:tcPr>
            <w:tcW w:w="6804" w:type="dxa"/>
          </w:tcPr>
          <w:p w14:paraId="70BCF94F" w14:textId="55D7EDE0" w:rsidR="0034454A" w:rsidRPr="006A6C99" w:rsidRDefault="00B657AA" w:rsidP="0034454A">
            <w:pPr>
              <w:keepNext/>
              <w:spacing w:line="276" w:lineRule="auto"/>
              <w:jc w:val="left"/>
              <w:rPr>
                <w:rFonts w:asciiTheme="minorHAnsi" w:hAnsiTheme="minorHAnsi" w:cstheme="minorHAnsi"/>
                <w:szCs w:val="28"/>
              </w:rPr>
            </w:pPr>
            <w:r w:rsidRPr="00E06696">
              <w:rPr>
                <w:rFonts w:asciiTheme="minorHAnsi" w:hAnsiTheme="minorHAnsi" w:cstheme="minorHAnsi"/>
                <w:szCs w:val="22"/>
              </w:rPr>
              <w:t>IC_PASSPORT</w:t>
            </w:r>
          </w:p>
        </w:tc>
      </w:tr>
      <w:tr w:rsidR="00B657AA" w:rsidRPr="009368C8" w14:paraId="33965C88" w14:textId="77777777" w:rsidTr="00F73C9A">
        <w:tc>
          <w:tcPr>
            <w:tcW w:w="1046" w:type="dxa"/>
          </w:tcPr>
          <w:p w14:paraId="04720CC5" w14:textId="77777777" w:rsidR="00B657AA" w:rsidRPr="006A6C99" w:rsidRDefault="00B657AA" w:rsidP="00857344">
            <w:pPr>
              <w:pStyle w:val="ListParagraph"/>
            </w:pPr>
          </w:p>
        </w:tc>
        <w:tc>
          <w:tcPr>
            <w:tcW w:w="6320" w:type="dxa"/>
          </w:tcPr>
          <w:p w14:paraId="26609F4F" w14:textId="0C02E915" w:rsidR="00B657AA" w:rsidRPr="006D3DE8" w:rsidRDefault="00B657AA" w:rsidP="0034454A">
            <w:pPr>
              <w:spacing w:line="276" w:lineRule="auto"/>
              <w:jc w:val="left"/>
              <w:rPr>
                <w:rFonts w:asciiTheme="minorHAnsi" w:hAnsiTheme="minorHAnsi" w:cstheme="minorHAnsi"/>
                <w:szCs w:val="28"/>
              </w:rPr>
            </w:pPr>
            <w:r w:rsidRPr="006D3DE8">
              <w:rPr>
                <w:rFonts w:asciiTheme="minorHAnsi" w:hAnsiTheme="minorHAnsi" w:cstheme="minorHAnsi"/>
                <w:szCs w:val="28"/>
              </w:rPr>
              <w:t>Invalid passport</w:t>
            </w:r>
          </w:p>
        </w:tc>
        <w:tc>
          <w:tcPr>
            <w:tcW w:w="6804" w:type="dxa"/>
          </w:tcPr>
          <w:p w14:paraId="63CC66F3" w14:textId="57CD7B39" w:rsidR="00B657AA" w:rsidRPr="006A6C99" w:rsidRDefault="00B657AA" w:rsidP="0034454A">
            <w:pPr>
              <w:keepNext/>
              <w:spacing w:line="276" w:lineRule="auto"/>
              <w:jc w:val="left"/>
              <w:rPr>
                <w:rFonts w:asciiTheme="minorHAnsi" w:hAnsiTheme="minorHAnsi" w:cstheme="minorHAnsi"/>
                <w:szCs w:val="28"/>
              </w:rPr>
            </w:pPr>
            <w:r w:rsidRPr="00E06696">
              <w:rPr>
                <w:rFonts w:asciiTheme="minorHAnsi" w:hAnsiTheme="minorHAnsi" w:cstheme="minorHAnsi"/>
                <w:szCs w:val="22"/>
              </w:rPr>
              <w:t>IC_PASSPORT</w:t>
            </w:r>
          </w:p>
        </w:tc>
      </w:tr>
      <w:tr w:rsidR="0034454A" w:rsidRPr="009368C8" w14:paraId="12234192" w14:textId="77777777" w:rsidTr="00F73C9A">
        <w:tc>
          <w:tcPr>
            <w:tcW w:w="1046" w:type="dxa"/>
          </w:tcPr>
          <w:p w14:paraId="2A766A03" w14:textId="77777777" w:rsidR="0034454A" w:rsidRPr="006A6C99" w:rsidRDefault="0034454A" w:rsidP="00857344">
            <w:pPr>
              <w:pStyle w:val="ListParagraph"/>
            </w:pPr>
          </w:p>
        </w:tc>
        <w:tc>
          <w:tcPr>
            <w:tcW w:w="6320" w:type="dxa"/>
          </w:tcPr>
          <w:p w14:paraId="1BCDCC4F" w14:textId="6D973F26" w:rsidR="0034454A" w:rsidRPr="006D3DE8" w:rsidRDefault="0034454A" w:rsidP="0034454A">
            <w:pPr>
              <w:spacing w:line="276" w:lineRule="auto"/>
              <w:jc w:val="left"/>
              <w:rPr>
                <w:rFonts w:asciiTheme="minorHAnsi" w:hAnsiTheme="minorHAnsi" w:cstheme="minorHAnsi"/>
                <w:szCs w:val="28"/>
              </w:rPr>
            </w:pPr>
            <w:r w:rsidRPr="006D3DE8">
              <w:rPr>
                <w:rFonts w:asciiTheme="minorHAnsi" w:hAnsiTheme="minorHAnsi" w:cstheme="minorHAnsi"/>
                <w:szCs w:val="28"/>
              </w:rPr>
              <w:t>Invalid sub method</w:t>
            </w:r>
          </w:p>
        </w:tc>
        <w:tc>
          <w:tcPr>
            <w:tcW w:w="6804" w:type="dxa"/>
          </w:tcPr>
          <w:p w14:paraId="4123B6A9" w14:textId="329AA267" w:rsidR="0034454A" w:rsidRPr="006A6C99" w:rsidRDefault="00B657AA" w:rsidP="0034454A">
            <w:pPr>
              <w:keepNext/>
              <w:spacing w:line="276" w:lineRule="auto"/>
              <w:jc w:val="left"/>
              <w:rPr>
                <w:rFonts w:asciiTheme="minorHAnsi" w:hAnsiTheme="minorHAnsi" w:cstheme="minorHAnsi"/>
                <w:szCs w:val="28"/>
              </w:rPr>
            </w:pPr>
            <w:r>
              <w:rPr>
                <w:rFonts w:asciiTheme="minorHAnsi" w:hAnsiTheme="minorHAnsi" w:cstheme="minorHAnsi"/>
                <w:szCs w:val="28"/>
              </w:rPr>
              <w:t>SUB_METHOD</w:t>
            </w:r>
          </w:p>
        </w:tc>
      </w:tr>
      <w:tr w:rsidR="0034454A" w:rsidRPr="009368C8" w14:paraId="35EF8CF8" w14:textId="77777777" w:rsidTr="00F73C9A">
        <w:tc>
          <w:tcPr>
            <w:tcW w:w="1046" w:type="dxa"/>
          </w:tcPr>
          <w:p w14:paraId="672EED0D" w14:textId="7DF9A264" w:rsidR="0034454A" w:rsidRDefault="0034454A" w:rsidP="00857344">
            <w:pPr>
              <w:pStyle w:val="ListParagraph"/>
            </w:pPr>
          </w:p>
        </w:tc>
        <w:tc>
          <w:tcPr>
            <w:tcW w:w="6320" w:type="dxa"/>
          </w:tcPr>
          <w:p w14:paraId="0E48E6EA" w14:textId="624A979F" w:rsidR="0034454A" w:rsidRPr="00C06089" w:rsidRDefault="0034454A" w:rsidP="0034454A">
            <w:pPr>
              <w:spacing w:line="276" w:lineRule="auto"/>
              <w:jc w:val="left"/>
              <w:rPr>
                <w:rFonts w:asciiTheme="minorHAnsi" w:hAnsiTheme="minorHAnsi" w:cstheme="minorHAnsi"/>
                <w:szCs w:val="28"/>
              </w:rPr>
            </w:pPr>
            <w:r w:rsidRPr="00C06089">
              <w:rPr>
                <w:rFonts w:asciiTheme="minorHAnsi" w:hAnsiTheme="minorHAnsi" w:cstheme="minorHAnsi"/>
                <w:szCs w:val="28"/>
              </w:rPr>
              <w:t>Invalid bank ref no</w:t>
            </w:r>
          </w:p>
        </w:tc>
        <w:tc>
          <w:tcPr>
            <w:tcW w:w="6804" w:type="dxa"/>
          </w:tcPr>
          <w:p w14:paraId="1DCF54A9" w14:textId="60A31CBA" w:rsidR="0034454A" w:rsidRDefault="0038063B" w:rsidP="0034454A">
            <w:pPr>
              <w:keepNext/>
              <w:spacing w:line="276" w:lineRule="auto"/>
              <w:jc w:val="left"/>
              <w:rPr>
                <w:rFonts w:asciiTheme="minorHAnsi" w:hAnsiTheme="minorHAnsi" w:cstheme="minorHAnsi"/>
                <w:szCs w:val="28"/>
              </w:rPr>
            </w:pPr>
            <w:r>
              <w:rPr>
                <w:rFonts w:asciiTheme="minorHAnsi" w:hAnsiTheme="minorHAnsi" w:cstheme="minorHAnsi"/>
                <w:szCs w:val="28"/>
              </w:rPr>
              <w:t>TRANS_REF</w:t>
            </w:r>
            <w:r w:rsidR="00396DE9">
              <w:rPr>
                <w:rFonts w:asciiTheme="minorHAnsi" w:hAnsiTheme="minorHAnsi" w:cstheme="minorHAnsi"/>
                <w:szCs w:val="28"/>
              </w:rPr>
              <w:t xml:space="preserve"> (if empty)</w:t>
            </w:r>
          </w:p>
        </w:tc>
      </w:tr>
      <w:tr w:rsidR="00B657AA" w:rsidRPr="009368C8" w14:paraId="763D39F6" w14:textId="77777777" w:rsidTr="00F73C9A">
        <w:tc>
          <w:tcPr>
            <w:tcW w:w="1046" w:type="dxa"/>
          </w:tcPr>
          <w:p w14:paraId="0DF4CD28" w14:textId="77777777" w:rsidR="00B657AA" w:rsidRDefault="00B657AA" w:rsidP="00857344">
            <w:pPr>
              <w:pStyle w:val="ListParagraph"/>
            </w:pPr>
          </w:p>
        </w:tc>
        <w:tc>
          <w:tcPr>
            <w:tcW w:w="6320" w:type="dxa"/>
          </w:tcPr>
          <w:p w14:paraId="036F32E1" w14:textId="31C797E9" w:rsidR="0038063B" w:rsidRPr="00C06089" w:rsidRDefault="00B657AA" w:rsidP="0034454A">
            <w:pPr>
              <w:spacing w:line="276" w:lineRule="auto"/>
              <w:jc w:val="left"/>
              <w:rPr>
                <w:rFonts w:asciiTheme="minorHAnsi" w:hAnsiTheme="minorHAnsi" w:cstheme="minorHAnsi"/>
                <w:szCs w:val="28"/>
              </w:rPr>
            </w:pPr>
            <w:r w:rsidRPr="00C06089">
              <w:rPr>
                <w:rFonts w:asciiTheme="minorHAnsi" w:hAnsiTheme="minorHAnsi" w:cstheme="minorHAnsi"/>
                <w:szCs w:val="28"/>
              </w:rPr>
              <w:t>Duplicate record</w:t>
            </w:r>
          </w:p>
        </w:tc>
        <w:tc>
          <w:tcPr>
            <w:tcW w:w="6804" w:type="dxa"/>
          </w:tcPr>
          <w:p w14:paraId="5BFF8FD1" w14:textId="45C4D8AA" w:rsidR="00B657AA" w:rsidRPr="009A183E" w:rsidRDefault="0038063B" w:rsidP="0034454A">
            <w:pPr>
              <w:keepNext/>
              <w:spacing w:line="276" w:lineRule="auto"/>
              <w:jc w:val="left"/>
              <w:rPr>
                <w:rFonts w:asciiTheme="minorHAnsi" w:hAnsiTheme="minorHAnsi" w:cstheme="minorHAnsi"/>
                <w:szCs w:val="28"/>
              </w:rPr>
            </w:pPr>
            <w:r w:rsidRPr="009A183E">
              <w:rPr>
                <w:rFonts w:asciiTheme="minorHAnsi" w:hAnsiTheme="minorHAnsi" w:cstheme="minorHAnsi"/>
                <w:szCs w:val="28"/>
              </w:rPr>
              <w:t>TRANS_REF</w:t>
            </w:r>
            <w:r w:rsidR="00396DE9">
              <w:rPr>
                <w:rFonts w:asciiTheme="minorHAnsi" w:hAnsiTheme="minorHAnsi" w:cstheme="minorHAnsi"/>
                <w:szCs w:val="28"/>
              </w:rPr>
              <w:t xml:space="preserve"> (if duplicated)</w:t>
            </w:r>
          </w:p>
        </w:tc>
      </w:tr>
      <w:tr w:rsidR="0034454A" w:rsidRPr="009368C8" w14:paraId="77018947" w14:textId="77777777" w:rsidTr="00F73C9A">
        <w:tc>
          <w:tcPr>
            <w:tcW w:w="1046" w:type="dxa"/>
          </w:tcPr>
          <w:p w14:paraId="612CCC7F" w14:textId="309853FA" w:rsidR="0034454A" w:rsidRDefault="0034454A" w:rsidP="00857344">
            <w:pPr>
              <w:pStyle w:val="ListParagraph"/>
            </w:pPr>
          </w:p>
        </w:tc>
        <w:tc>
          <w:tcPr>
            <w:tcW w:w="6320" w:type="dxa"/>
          </w:tcPr>
          <w:p w14:paraId="0EAE0C4A" w14:textId="62A79603" w:rsidR="0034454A" w:rsidRPr="006D3DE8" w:rsidRDefault="0034454A" w:rsidP="0034454A">
            <w:pPr>
              <w:spacing w:line="276" w:lineRule="auto"/>
              <w:jc w:val="left"/>
              <w:rPr>
                <w:rFonts w:asciiTheme="minorHAnsi" w:hAnsiTheme="minorHAnsi" w:cstheme="minorHAnsi"/>
                <w:szCs w:val="28"/>
              </w:rPr>
            </w:pPr>
            <w:r w:rsidRPr="006D3DE8">
              <w:rPr>
                <w:rFonts w:asciiTheme="minorHAnsi" w:hAnsiTheme="minorHAnsi" w:cstheme="minorHAnsi"/>
                <w:szCs w:val="28"/>
              </w:rPr>
              <w:t xml:space="preserve">Invalid </w:t>
            </w:r>
            <w:proofErr w:type="spellStart"/>
            <w:r w:rsidRPr="006D3DE8">
              <w:rPr>
                <w:rFonts w:asciiTheme="minorHAnsi" w:hAnsiTheme="minorHAnsi" w:cstheme="minorHAnsi"/>
                <w:szCs w:val="28"/>
              </w:rPr>
              <w:t>recvd</w:t>
            </w:r>
            <w:proofErr w:type="spellEnd"/>
            <w:r w:rsidRPr="006D3DE8">
              <w:rPr>
                <w:rFonts w:asciiTheme="minorHAnsi" w:hAnsiTheme="minorHAnsi" w:cstheme="minorHAnsi"/>
                <w:szCs w:val="28"/>
              </w:rPr>
              <w:t xml:space="preserve"> date</w:t>
            </w:r>
          </w:p>
        </w:tc>
        <w:tc>
          <w:tcPr>
            <w:tcW w:w="6804" w:type="dxa"/>
          </w:tcPr>
          <w:p w14:paraId="461A38CA" w14:textId="228FB1E2" w:rsidR="0034454A" w:rsidRDefault="00A41EA7" w:rsidP="0034454A">
            <w:pPr>
              <w:keepNext/>
              <w:spacing w:line="276" w:lineRule="auto"/>
              <w:jc w:val="left"/>
              <w:rPr>
                <w:rFonts w:asciiTheme="minorHAnsi" w:hAnsiTheme="minorHAnsi" w:cstheme="minorHAnsi"/>
                <w:szCs w:val="28"/>
              </w:rPr>
            </w:pPr>
            <w:r w:rsidRPr="006D3DE8">
              <w:rPr>
                <w:rFonts w:asciiTheme="minorHAnsi" w:hAnsiTheme="minorHAnsi" w:cstheme="minorHAnsi"/>
                <w:szCs w:val="28"/>
              </w:rPr>
              <w:t>RECEIVED_DATE</w:t>
            </w:r>
          </w:p>
        </w:tc>
      </w:tr>
      <w:tr w:rsidR="0034454A" w:rsidRPr="009368C8" w14:paraId="3FB59515" w14:textId="77777777" w:rsidTr="00F73C9A">
        <w:tc>
          <w:tcPr>
            <w:tcW w:w="1046" w:type="dxa"/>
          </w:tcPr>
          <w:p w14:paraId="4CF4F3A9" w14:textId="5DFFC790" w:rsidR="0034454A" w:rsidRDefault="0034454A" w:rsidP="00857344">
            <w:pPr>
              <w:pStyle w:val="ListParagraph"/>
            </w:pPr>
          </w:p>
        </w:tc>
        <w:tc>
          <w:tcPr>
            <w:tcW w:w="6320" w:type="dxa"/>
          </w:tcPr>
          <w:p w14:paraId="6C348983" w14:textId="5232D678" w:rsidR="0034454A" w:rsidRPr="006D3DE8" w:rsidRDefault="0034454A" w:rsidP="0034454A">
            <w:pPr>
              <w:spacing w:line="276" w:lineRule="auto"/>
              <w:jc w:val="left"/>
              <w:rPr>
                <w:rFonts w:asciiTheme="minorHAnsi" w:hAnsiTheme="minorHAnsi" w:cstheme="minorHAnsi"/>
                <w:szCs w:val="28"/>
              </w:rPr>
            </w:pPr>
            <w:r w:rsidRPr="006D3DE8">
              <w:rPr>
                <w:rFonts w:asciiTheme="minorHAnsi" w:hAnsiTheme="minorHAnsi" w:cstheme="minorHAnsi"/>
                <w:szCs w:val="28"/>
              </w:rPr>
              <w:t xml:space="preserve">Invalid </w:t>
            </w:r>
            <w:proofErr w:type="spellStart"/>
            <w:r w:rsidRPr="006D3DE8">
              <w:rPr>
                <w:rFonts w:asciiTheme="minorHAnsi" w:hAnsiTheme="minorHAnsi" w:cstheme="minorHAnsi"/>
                <w:szCs w:val="28"/>
              </w:rPr>
              <w:t>recvd</w:t>
            </w:r>
            <w:proofErr w:type="spellEnd"/>
            <w:r w:rsidRPr="006D3DE8">
              <w:rPr>
                <w:rFonts w:asciiTheme="minorHAnsi" w:hAnsiTheme="minorHAnsi" w:cstheme="minorHAnsi"/>
                <w:szCs w:val="28"/>
              </w:rPr>
              <w:t xml:space="preserve"> time</w:t>
            </w:r>
          </w:p>
        </w:tc>
        <w:tc>
          <w:tcPr>
            <w:tcW w:w="6804" w:type="dxa"/>
          </w:tcPr>
          <w:p w14:paraId="368C4EBE" w14:textId="378B8658" w:rsidR="0034454A" w:rsidRDefault="00A41EA7" w:rsidP="0034454A">
            <w:pPr>
              <w:keepNext/>
              <w:spacing w:line="276" w:lineRule="auto"/>
              <w:jc w:val="left"/>
              <w:rPr>
                <w:rFonts w:asciiTheme="minorHAnsi" w:hAnsiTheme="minorHAnsi" w:cstheme="minorHAnsi"/>
                <w:szCs w:val="28"/>
              </w:rPr>
            </w:pPr>
            <w:r w:rsidRPr="006D3DE8">
              <w:rPr>
                <w:rFonts w:asciiTheme="minorHAnsi" w:hAnsiTheme="minorHAnsi" w:cstheme="minorHAnsi"/>
                <w:szCs w:val="28"/>
              </w:rPr>
              <w:t>RECEIVED_</w:t>
            </w:r>
            <w:r>
              <w:rPr>
                <w:rFonts w:asciiTheme="minorHAnsi" w:hAnsiTheme="minorHAnsi" w:cstheme="minorHAnsi"/>
                <w:szCs w:val="28"/>
              </w:rPr>
              <w:t>TIME</w:t>
            </w:r>
          </w:p>
        </w:tc>
      </w:tr>
      <w:tr w:rsidR="0034454A" w:rsidRPr="009368C8" w14:paraId="0EB03F65" w14:textId="77777777" w:rsidTr="00F73C9A">
        <w:tc>
          <w:tcPr>
            <w:tcW w:w="1046" w:type="dxa"/>
          </w:tcPr>
          <w:p w14:paraId="3EFE418B" w14:textId="1092F3A7" w:rsidR="0034454A" w:rsidRDefault="0034454A" w:rsidP="00857344">
            <w:pPr>
              <w:pStyle w:val="ListParagraph"/>
            </w:pPr>
          </w:p>
        </w:tc>
        <w:tc>
          <w:tcPr>
            <w:tcW w:w="6320" w:type="dxa"/>
          </w:tcPr>
          <w:p w14:paraId="3B2541BF" w14:textId="035A8A38" w:rsidR="0034454A" w:rsidRPr="006D3DE8" w:rsidRDefault="0034454A" w:rsidP="0034454A">
            <w:pPr>
              <w:spacing w:line="276" w:lineRule="auto"/>
              <w:jc w:val="left"/>
              <w:rPr>
                <w:rFonts w:asciiTheme="minorHAnsi" w:hAnsiTheme="minorHAnsi" w:cstheme="minorHAnsi"/>
                <w:szCs w:val="28"/>
              </w:rPr>
            </w:pPr>
            <w:r w:rsidRPr="006D3DE8">
              <w:rPr>
                <w:rFonts w:asciiTheme="minorHAnsi" w:hAnsiTheme="minorHAnsi" w:cstheme="minorHAnsi"/>
                <w:szCs w:val="28"/>
              </w:rPr>
              <w:t>Invalid trans type</w:t>
            </w:r>
          </w:p>
        </w:tc>
        <w:tc>
          <w:tcPr>
            <w:tcW w:w="6804" w:type="dxa"/>
          </w:tcPr>
          <w:p w14:paraId="1F580478" w14:textId="0DF4D3E0" w:rsidR="0034454A" w:rsidRDefault="008531AA" w:rsidP="0034454A">
            <w:pPr>
              <w:keepNext/>
              <w:spacing w:line="276" w:lineRule="auto"/>
              <w:jc w:val="left"/>
              <w:rPr>
                <w:rFonts w:asciiTheme="minorHAnsi" w:hAnsiTheme="minorHAnsi" w:cstheme="minorHAnsi"/>
                <w:szCs w:val="28"/>
              </w:rPr>
            </w:pPr>
            <w:r w:rsidRPr="006D3DE8">
              <w:rPr>
                <w:rFonts w:asciiTheme="minorHAnsi" w:hAnsiTheme="minorHAnsi" w:cstheme="minorHAnsi"/>
                <w:szCs w:val="28"/>
              </w:rPr>
              <w:t>TRANS_TYPE</w:t>
            </w:r>
          </w:p>
        </w:tc>
      </w:tr>
      <w:tr w:rsidR="0034454A" w:rsidRPr="009368C8" w14:paraId="295AF0D1" w14:textId="77777777" w:rsidTr="00F73C9A">
        <w:tc>
          <w:tcPr>
            <w:tcW w:w="1046" w:type="dxa"/>
          </w:tcPr>
          <w:p w14:paraId="60FB2FDF" w14:textId="4FE72F37" w:rsidR="0034454A" w:rsidRDefault="0034454A" w:rsidP="00857344">
            <w:pPr>
              <w:pStyle w:val="ListParagraph"/>
            </w:pPr>
          </w:p>
        </w:tc>
        <w:tc>
          <w:tcPr>
            <w:tcW w:w="6320" w:type="dxa"/>
          </w:tcPr>
          <w:p w14:paraId="1F686F4E" w14:textId="04EC00CB" w:rsidR="0034454A" w:rsidRPr="006D3DE8" w:rsidRDefault="0034454A" w:rsidP="0034454A">
            <w:pPr>
              <w:spacing w:line="276" w:lineRule="auto"/>
              <w:jc w:val="left"/>
              <w:rPr>
                <w:rFonts w:asciiTheme="minorHAnsi" w:hAnsiTheme="minorHAnsi" w:cstheme="minorHAnsi"/>
                <w:szCs w:val="28"/>
              </w:rPr>
            </w:pPr>
            <w:r w:rsidRPr="006D3DE8">
              <w:rPr>
                <w:rFonts w:asciiTheme="minorHAnsi" w:hAnsiTheme="minorHAnsi" w:cstheme="minorHAnsi"/>
                <w:szCs w:val="28"/>
              </w:rPr>
              <w:t>Invalid nationality</w:t>
            </w:r>
          </w:p>
        </w:tc>
        <w:tc>
          <w:tcPr>
            <w:tcW w:w="6804" w:type="dxa"/>
          </w:tcPr>
          <w:p w14:paraId="0482CF64" w14:textId="17A55C47" w:rsidR="0034454A" w:rsidRDefault="00750F66" w:rsidP="0034454A">
            <w:pPr>
              <w:keepNext/>
              <w:spacing w:line="276" w:lineRule="auto"/>
              <w:jc w:val="left"/>
              <w:rPr>
                <w:rFonts w:asciiTheme="minorHAnsi" w:hAnsiTheme="minorHAnsi" w:cstheme="minorHAnsi"/>
                <w:szCs w:val="28"/>
              </w:rPr>
            </w:pPr>
            <w:r w:rsidRPr="006D3DE8">
              <w:rPr>
                <w:rFonts w:asciiTheme="minorHAnsi" w:hAnsiTheme="minorHAnsi" w:cstheme="minorHAnsi"/>
                <w:szCs w:val="28"/>
              </w:rPr>
              <w:t>NATIONALITY</w:t>
            </w:r>
          </w:p>
        </w:tc>
      </w:tr>
      <w:tr w:rsidR="00BC3B28" w:rsidRPr="009368C8" w14:paraId="72DC40F7" w14:textId="77777777" w:rsidTr="00F73C9A">
        <w:tc>
          <w:tcPr>
            <w:tcW w:w="1046" w:type="dxa"/>
          </w:tcPr>
          <w:p w14:paraId="479C7632" w14:textId="7555018D" w:rsidR="00BC3B28" w:rsidRDefault="00BC3B28" w:rsidP="00857344">
            <w:pPr>
              <w:pStyle w:val="ListParagraph"/>
            </w:pPr>
          </w:p>
        </w:tc>
        <w:tc>
          <w:tcPr>
            <w:tcW w:w="6320" w:type="dxa"/>
          </w:tcPr>
          <w:p w14:paraId="586F304F" w14:textId="41E2231B" w:rsidR="00BC3B28" w:rsidRPr="006D3DE8" w:rsidRDefault="00BC3B28" w:rsidP="00BC3B28">
            <w:pPr>
              <w:spacing w:line="276" w:lineRule="auto"/>
              <w:jc w:val="left"/>
              <w:rPr>
                <w:rFonts w:asciiTheme="minorHAnsi" w:hAnsiTheme="minorHAnsi" w:cstheme="minorHAnsi"/>
                <w:szCs w:val="28"/>
              </w:rPr>
            </w:pPr>
            <w:r w:rsidRPr="006D3DE8">
              <w:rPr>
                <w:rFonts w:asciiTheme="minorHAnsi" w:hAnsiTheme="minorHAnsi" w:cstheme="minorHAnsi"/>
                <w:szCs w:val="28"/>
              </w:rPr>
              <w:t>Invalid bank code</w:t>
            </w:r>
          </w:p>
        </w:tc>
        <w:tc>
          <w:tcPr>
            <w:tcW w:w="6804" w:type="dxa"/>
          </w:tcPr>
          <w:p w14:paraId="3C9D1FDD" w14:textId="54C71A9E" w:rsidR="00BC3B28" w:rsidRDefault="00BC3B28" w:rsidP="00BC3B28">
            <w:pPr>
              <w:keepNext/>
              <w:spacing w:line="276" w:lineRule="auto"/>
              <w:jc w:val="left"/>
              <w:rPr>
                <w:rFonts w:asciiTheme="minorHAnsi" w:hAnsiTheme="minorHAnsi" w:cstheme="minorHAnsi"/>
                <w:szCs w:val="28"/>
              </w:rPr>
            </w:pPr>
            <w:r w:rsidRPr="006D3DE8">
              <w:rPr>
                <w:rFonts w:asciiTheme="minorHAnsi" w:hAnsiTheme="minorHAnsi" w:cstheme="minorHAnsi"/>
                <w:szCs w:val="28"/>
              </w:rPr>
              <w:t>CUST_BANK_CODE</w:t>
            </w:r>
          </w:p>
        </w:tc>
      </w:tr>
      <w:tr w:rsidR="00BC3B28" w:rsidRPr="009368C8" w14:paraId="071941C7" w14:textId="77777777" w:rsidTr="00F73C9A">
        <w:tc>
          <w:tcPr>
            <w:tcW w:w="1046" w:type="dxa"/>
          </w:tcPr>
          <w:p w14:paraId="198132EC" w14:textId="2BAF788A" w:rsidR="00BC3B28" w:rsidRDefault="00BC3B28" w:rsidP="00857344">
            <w:pPr>
              <w:pStyle w:val="ListParagraph"/>
            </w:pPr>
          </w:p>
        </w:tc>
        <w:tc>
          <w:tcPr>
            <w:tcW w:w="6320" w:type="dxa"/>
          </w:tcPr>
          <w:p w14:paraId="0C8B59B6" w14:textId="6EFD162E" w:rsidR="00BC3B28" w:rsidRPr="006D3DE8" w:rsidRDefault="00BC3B28" w:rsidP="00BC3B28">
            <w:pPr>
              <w:spacing w:line="276" w:lineRule="auto"/>
              <w:jc w:val="left"/>
              <w:rPr>
                <w:rFonts w:asciiTheme="minorHAnsi" w:hAnsiTheme="minorHAnsi" w:cstheme="minorHAnsi"/>
                <w:szCs w:val="28"/>
              </w:rPr>
            </w:pPr>
            <w:r w:rsidRPr="006D3DE8">
              <w:rPr>
                <w:rFonts w:asciiTheme="minorHAnsi" w:hAnsiTheme="minorHAnsi" w:cstheme="minorHAnsi"/>
                <w:szCs w:val="28"/>
              </w:rPr>
              <w:t xml:space="preserve">Invalid </w:t>
            </w:r>
            <w:proofErr w:type="spellStart"/>
            <w:r w:rsidRPr="006D3DE8">
              <w:rPr>
                <w:rFonts w:asciiTheme="minorHAnsi" w:hAnsiTheme="minorHAnsi" w:cstheme="minorHAnsi"/>
                <w:szCs w:val="28"/>
              </w:rPr>
              <w:t>cust</w:t>
            </w:r>
            <w:proofErr w:type="spellEnd"/>
            <w:r w:rsidRPr="006D3DE8">
              <w:rPr>
                <w:rFonts w:asciiTheme="minorHAnsi" w:hAnsiTheme="minorHAnsi" w:cstheme="minorHAnsi"/>
                <w:szCs w:val="28"/>
              </w:rPr>
              <w:t xml:space="preserve"> </w:t>
            </w:r>
            <w:proofErr w:type="spellStart"/>
            <w:r w:rsidRPr="006D3DE8">
              <w:rPr>
                <w:rFonts w:asciiTheme="minorHAnsi" w:hAnsiTheme="minorHAnsi" w:cstheme="minorHAnsi"/>
                <w:szCs w:val="28"/>
              </w:rPr>
              <w:t>ind</w:t>
            </w:r>
            <w:proofErr w:type="spellEnd"/>
          </w:p>
        </w:tc>
        <w:tc>
          <w:tcPr>
            <w:tcW w:w="6804" w:type="dxa"/>
          </w:tcPr>
          <w:p w14:paraId="58FD43A7" w14:textId="351DD6D3" w:rsidR="00BC3B28" w:rsidRDefault="00BC3B28" w:rsidP="00BC3B28">
            <w:pPr>
              <w:keepNext/>
              <w:spacing w:line="276" w:lineRule="auto"/>
              <w:jc w:val="left"/>
              <w:rPr>
                <w:rFonts w:asciiTheme="minorHAnsi" w:hAnsiTheme="minorHAnsi" w:cstheme="minorHAnsi"/>
                <w:szCs w:val="28"/>
              </w:rPr>
            </w:pPr>
            <w:r w:rsidRPr="006D3DE8">
              <w:rPr>
                <w:rFonts w:asciiTheme="minorHAnsi" w:hAnsiTheme="minorHAnsi" w:cstheme="minorHAnsi"/>
                <w:szCs w:val="28"/>
              </w:rPr>
              <w:t>CUST_BANK_BC</w:t>
            </w:r>
          </w:p>
        </w:tc>
      </w:tr>
      <w:tr w:rsidR="00BC3B28" w:rsidRPr="009368C8" w14:paraId="339F8873" w14:textId="77777777" w:rsidTr="00F73C9A">
        <w:tc>
          <w:tcPr>
            <w:tcW w:w="1046" w:type="dxa"/>
          </w:tcPr>
          <w:p w14:paraId="4C1D5231" w14:textId="7998F992" w:rsidR="00BC3B28" w:rsidRDefault="00BC3B28" w:rsidP="00857344">
            <w:pPr>
              <w:pStyle w:val="ListParagraph"/>
            </w:pPr>
          </w:p>
        </w:tc>
        <w:tc>
          <w:tcPr>
            <w:tcW w:w="6320" w:type="dxa"/>
          </w:tcPr>
          <w:p w14:paraId="1BE6F38D" w14:textId="0A426FE8" w:rsidR="00BC3B28" w:rsidRPr="006D3DE8" w:rsidRDefault="00BC3B28" w:rsidP="00BC3B28">
            <w:pPr>
              <w:spacing w:line="276" w:lineRule="auto"/>
              <w:jc w:val="left"/>
              <w:rPr>
                <w:rFonts w:asciiTheme="minorHAnsi" w:hAnsiTheme="minorHAnsi" w:cstheme="minorHAnsi"/>
                <w:szCs w:val="28"/>
              </w:rPr>
            </w:pPr>
            <w:r w:rsidRPr="006D3DE8">
              <w:rPr>
                <w:rFonts w:asciiTheme="minorHAnsi" w:hAnsiTheme="minorHAnsi" w:cstheme="minorHAnsi"/>
                <w:szCs w:val="28"/>
              </w:rPr>
              <w:t xml:space="preserve">Invalid </w:t>
            </w:r>
            <w:proofErr w:type="spellStart"/>
            <w:r w:rsidRPr="006D3DE8">
              <w:rPr>
                <w:rFonts w:asciiTheme="minorHAnsi" w:hAnsiTheme="minorHAnsi" w:cstheme="minorHAnsi"/>
                <w:szCs w:val="28"/>
              </w:rPr>
              <w:t>appl</w:t>
            </w:r>
            <w:proofErr w:type="spellEnd"/>
            <w:r w:rsidRPr="006D3DE8">
              <w:rPr>
                <w:rFonts w:asciiTheme="minorHAnsi" w:hAnsiTheme="minorHAnsi" w:cstheme="minorHAnsi"/>
                <w:szCs w:val="28"/>
              </w:rPr>
              <w:t xml:space="preserve"> type</w:t>
            </w:r>
          </w:p>
        </w:tc>
        <w:tc>
          <w:tcPr>
            <w:tcW w:w="6804" w:type="dxa"/>
          </w:tcPr>
          <w:p w14:paraId="061A2239" w14:textId="1308555B" w:rsidR="00BC3B28" w:rsidRDefault="00BC3B28" w:rsidP="00BC3B28">
            <w:pPr>
              <w:keepNext/>
              <w:spacing w:line="276" w:lineRule="auto"/>
              <w:jc w:val="left"/>
              <w:rPr>
                <w:rFonts w:asciiTheme="minorHAnsi" w:hAnsiTheme="minorHAnsi" w:cstheme="minorHAnsi"/>
                <w:szCs w:val="28"/>
              </w:rPr>
            </w:pPr>
            <w:r w:rsidRPr="006D3DE8">
              <w:rPr>
                <w:rFonts w:asciiTheme="minorHAnsi" w:hAnsiTheme="minorHAnsi" w:cstheme="minorHAnsi"/>
                <w:szCs w:val="28"/>
              </w:rPr>
              <w:t>TYPE_OF_APPLN</w:t>
            </w:r>
          </w:p>
        </w:tc>
      </w:tr>
      <w:tr w:rsidR="00BC3B28" w:rsidRPr="009368C8" w14:paraId="04DBA5EB" w14:textId="77777777" w:rsidTr="00F73C9A">
        <w:tc>
          <w:tcPr>
            <w:tcW w:w="1046" w:type="dxa"/>
          </w:tcPr>
          <w:p w14:paraId="4F4D80EE" w14:textId="6A1D394C" w:rsidR="00BC3B28" w:rsidRDefault="00BC3B28" w:rsidP="00857344">
            <w:pPr>
              <w:pStyle w:val="ListParagraph"/>
            </w:pPr>
          </w:p>
        </w:tc>
        <w:tc>
          <w:tcPr>
            <w:tcW w:w="6320" w:type="dxa"/>
          </w:tcPr>
          <w:p w14:paraId="6B57FF34" w14:textId="7978EB0E" w:rsidR="00BC3B28" w:rsidRPr="006D3DE8" w:rsidRDefault="00BC3B28" w:rsidP="00BC3B28">
            <w:pPr>
              <w:spacing w:line="276" w:lineRule="auto"/>
              <w:jc w:val="left"/>
              <w:rPr>
                <w:rFonts w:asciiTheme="minorHAnsi" w:hAnsiTheme="minorHAnsi" w:cstheme="minorHAnsi"/>
                <w:szCs w:val="28"/>
              </w:rPr>
            </w:pPr>
            <w:r w:rsidRPr="00FB0038">
              <w:rPr>
                <w:rFonts w:asciiTheme="minorHAnsi" w:hAnsiTheme="minorHAnsi" w:cstheme="minorHAnsi"/>
                <w:szCs w:val="28"/>
              </w:rPr>
              <w:t xml:space="preserve">Invalid comp </w:t>
            </w:r>
            <w:proofErr w:type="spellStart"/>
            <w:r w:rsidRPr="00FB0038">
              <w:rPr>
                <w:rFonts w:asciiTheme="minorHAnsi" w:hAnsiTheme="minorHAnsi" w:cstheme="minorHAnsi"/>
                <w:szCs w:val="28"/>
              </w:rPr>
              <w:t>nocomp</w:t>
            </w:r>
            <w:proofErr w:type="spellEnd"/>
          </w:p>
        </w:tc>
        <w:tc>
          <w:tcPr>
            <w:tcW w:w="6804" w:type="dxa"/>
          </w:tcPr>
          <w:p w14:paraId="29E65871" w14:textId="559C595D" w:rsidR="00BC3B28" w:rsidRDefault="00BC3B28" w:rsidP="00BC3B28">
            <w:pPr>
              <w:keepNext/>
              <w:spacing w:line="276" w:lineRule="auto"/>
              <w:jc w:val="left"/>
              <w:rPr>
                <w:rFonts w:asciiTheme="minorHAnsi" w:hAnsiTheme="minorHAnsi" w:cstheme="minorHAnsi"/>
                <w:szCs w:val="28"/>
              </w:rPr>
            </w:pPr>
            <w:r>
              <w:rPr>
                <w:rFonts w:asciiTheme="minorHAnsi" w:hAnsiTheme="minorHAnsi" w:cstheme="minorHAnsi"/>
                <w:szCs w:val="28"/>
              </w:rPr>
              <w:t>COMP_NOCOMP</w:t>
            </w:r>
          </w:p>
        </w:tc>
      </w:tr>
      <w:tr w:rsidR="00BC3B28" w:rsidRPr="009368C8" w14:paraId="18068F81" w14:textId="77777777" w:rsidTr="00F73C9A">
        <w:tc>
          <w:tcPr>
            <w:tcW w:w="1046" w:type="dxa"/>
          </w:tcPr>
          <w:p w14:paraId="5BE54BA7" w14:textId="52605B53" w:rsidR="00BC3B28" w:rsidRDefault="00BC3B28" w:rsidP="00857344">
            <w:pPr>
              <w:pStyle w:val="ListParagraph"/>
            </w:pPr>
          </w:p>
        </w:tc>
        <w:tc>
          <w:tcPr>
            <w:tcW w:w="6320" w:type="dxa"/>
          </w:tcPr>
          <w:p w14:paraId="0694371D" w14:textId="4EBC1903" w:rsidR="00BC3B28" w:rsidRPr="00FB0038" w:rsidRDefault="00BC3B28" w:rsidP="00BC3B28">
            <w:pPr>
              <w:spacing w:line="276" w:lineRule="auto"/>
              <w:jc w:val="left"/>
              <w:rPr>
                <w:rFonts w:asciiTheme="minorHAnsi" w:hAnsiTheme="minorHAnsi" w:cstheme="minorHAnsi"/>
                <w:szCs w:val="28"/>
              </w:rPr>
            </w:pPr>
            <w:r>
              <w:rPr>
                <w:rFonts w:asciiTheme="minorHAnsi" w:hAnsiTheme="minorHAnsi" w:cstheme="minorHAnsi"/>
                <w:szCs w:val="28"/>
              </w:rPr>
              <w:t>Invalid bid sign</w:t>
            </w:r>
          </w:p>
        </w:tc>
        <w:tc>
          <w:tcPr>
            <w:tcW w:w="6804" w:type="dxa"/>
          </w:tcPr>
          <w:p w14:paraId="7F130728" w14:textId="345C4218" w:rsidR="00BC3B28" w:rsidRDefault="00BC3B28" w:rsidP="00BC3B28">
            <w:pPr>
              <w:keepNext/>
              <w:spacing w:line="276" w:lineRule="auto"/>
              <w:jc w:val="left"/>
              <w:rPr>
                <w:rFonts w:asciiTheme="minorHAnsi" w:hAnsiTheme="minorHAnsi" w:cstheme="minorHAnsi"/>
                <w:szCs w:val="28"/>
              </w:rPr>
            </w:pPr>
            <w:r>
              <w:rPr>
                <w:rFonts w:asciiTheme="minorHAnsi" w:hAnsiTheme="minorHAnsi" w:cstheme="minorHAnsi"/>
                <w:szCs w:val="28"/>
              </w:rPr>
              <w:t>BID_YIELD_SIGN</w:t>
            </w:r>
          </w:p>
        </w:tc>
      </w:tr>
      <w:tr w:rsidR="00BC3B28" w:rsidRPr="009368C8" w14:paraId="08AB2218" w14:textId="77777777" w:rsidTr="00F73C9A">
        <w:tc>
          <w:tcPr>
            <w:tcW w:w="1046" w:type="dxa"/>
          </w:tcPr>
          <w:p w14:paraId="0919A7DA" w14:textId="5B4D0240" w:rsidR="00BC3B28" w:rsidRDefault="00BC3B28" w:rsidP="00857344">
            <w:pPr>
              <w:pStyle w:val="ListParagraph"/>
            </w:pPr>
          </w:p>
        </w:tc>
        <w:tc>
          <w:tcPr>
            <w:tcW w:w="6320" w:type="dxa"/>
          </w:tcPr>
          <w:p w14:paraId="38490780" w14:textId="2847B615" w:rsidR="00BC3B28" w:rsidRDefault="00BC3B28" w:rsidP="00BC3B28">
            <w:pPr>
              <w:spacing w:line="276" w:lineRule="auto"/>
              <w:jc w:val="left"/>
              <w:rPr>
                <w:rFonts w:asciiTheme="minorHAnsi" w:hAnsiTheme="minorHAnsi" w:cstheme="minorHAnsi"/>
                <w:szCs w:val="28"/>
              </w:rPr>
            </w:pPr>
            <w:r>
              <w:rPr>
                <w:rFonts w:asciiTheme="minorHAnsi" w:hAnsiTheme="minorHAnsi" w:cstheme="minorHAnsi"/>
                <w:szCs w:val="28"/>
              </w:rPr>
              <w:t>Invalid bid yield</w:t>
            </w:r>
          </w:p>
        </w:tc>
        <w:tc>
          <w:tcPr>
            <w:tcW w:w="6804" w:type="dxa"/>
          </w:tcPr>
          <w:p w14:paraId="64B180E8" w14:textId="13B9D5D5" w:rsidR="00BC3B28" w:rsidRDefault="00BC3B28" w:rsidP="00BC3B28">
            <w:pPr>
              <w:keepNext/>
              <w:spacing w:line="276" w:lineRule="auto"/>
              <w:jc w:val="left"/>
              <w:rPr>
                <w:rFonts w:asciiTheme="minorHAnsi" w:hAnsiTheme="minorHAnsi" w:cstheme="minorHAnsi"/>
                <w:szCs w:val="28"/>
              </w:rPr>
            </w:pPr>
            <w:r>
              <w:rPr>
                <w:rFonts w:asciiTheme="minorHAnsi" w:hAnsiTheme="minorHAnsi" w:cstheme="minorHAnsi"/>
                <w:szCs w:val="28"/>
              </w:rPr>
              <w:t>BID_YIELD</w:t>
            </w:r>
          </w:p>
        </w:tc>
      </w:tr>
      <w:tr w:rsidR="00BC3B28" w:rsidRPr="009368C8" w14:paraId="08157136" w14:textId="77777777" w:rsidTr="00F73C9A">
        <w:tc>
          <w:tcPr>
            <w:tcW w:w="1046" w:type="dxa"/>
          </w:tcPr>
          <w:p w14:paraId="632375BE" w14:textId="6B3963E2" w:rsidR="00BC3B28" w:rsidRDefault="00BC3B28" w:rsidP="00857344">
            <w:pPr>
              <w:pStyle w:val="ListParagraph"/>
            </w:pPr>
          </w:p>
        </w:tc>
        <w:tc>
          <w:tcPr>
            <w:tcW w:w="6320" w:type="dxa"/>
          </w:tcPr>
          <w:p w14:paraId="6268F175" w14:textId="39A4C703" w:rsidR="00BC3B28" w:rsidRDefault="00BC3B28" w:rsidP="00BC3B28">
            <w:pPr>
              <w:spacing w:line="276" w:lineRule="auto"/>
              <w:jc w:val="left"/>
              <w:rPr>
                <w:rFonts w:asciiTheme="minorHAnsi" w:hAnsiTheme="minorHAnsi" w:cstheme="minorHAnsi"/>
                <w:szCs w:val="28"/>
              </w:rPr>
            </w:pPr>
            <w:r w:rsidRPr="00DA4F25">
              <w:rPr>
                <w:rFonts w:asciiTheme="minorHAnsi" w:hAnsiTheme="minorHAnsi" w:cstheme="minorHAnsi"/>
                <w:szCs w:val="28"/>
              </w:rPr>
              <w:t xml:space="preserve">Invalid </w:t>
            </w:r>
            <w:proofErr w:type="spellStart"/>
            <w:r w:rsidRPr="00DA4F25">
              <w:rPr>
                <w:rFonts w:asciiTheme="minorHAnsi" w:hAnsiTheme="minorHAnsi" w:cstheme="minorHAnsi"/>
                <w:szCs w:val="28"/>
              </w:rPr>
              <w:t>appl</w:t>
            </w:r>
            <w:proofErr w:type="spellEnd"/>
            <w:r w:rsidRPr="00DA4F25">
              <w:rPr>
                <w:rFonts w:asciiTheme="minorHAnsi" w:hAnsiTheme="minorHAnsi" w:cstheme="minorHAnsi"/>
                <w:szCs w:val="28"/>
              </w:rPr>
              <w:t xml:space="preserve"> name</w:t>
            </w:r>
          </w:p>
        </w:tc>
        <w:tc>
          <w:tcPr>
            <w:tcW w:w="6804" w:type="dxa"/>
          </w:tcPr>
          <w:p w14:paraId="6F0403DF" w14:textId="5559A5C5" w:rsidR="00BC3B28" w:rsidRDefault="00BC3B28" w:rsidP="00BC3B28">
            <w:pPr>
              <w:keepNext/>
              <w:spacing w:line="276" w:lineRule="auto"/>
              <w:jc w:val="left"/>
              <w:rPr>
                <w:rFonts w:asciiTheme="minorHAnsi" w:hAnsiTheme="minorHAnsi" w:cstheme="minorHAnsi"/>
                <w:szCs w:val="28"/>
              </w:rPr>
            </w:pPr>
            <w:r w:rsidRPr="006D3DE8">
              <w:rPr>
                <w:rFonts w:asciiTheme="minorHAnsi" w:hAnsiTheme="minorHAnsi" w:cstheme="minorHAnsi"/>
                <w:szCs w:val="28"/>
              </w:rPr>
              <w:t>NAME_OF_APPLN</w:t>
            </w:r>
          </w:p>
        </w:tc>
      </w:tr>
      <w:tr w:rsidR="00BC3B28" w:rsidRPr="009368C8" w14:paraId="75CB3BED" w14:textId="77777777" w:rsidTr="00F73C9A">
        <w:tc>
          <w:tcPr>
            <w:tcW w:w="1046" w:type="dxa"/>
          </w:tcPr>
          <w:p w14:paraId="6A9A9D9F" w14:textId="2D2DE93D" w:rsidR="00BC3B28" w:rsidRDefault="00BC3B28" w:rsidP="00857344">
            <w:pPr>
              <w:pStyle w:val="ListParagraph"/>
            </w:pPr>
          </w:p>
        </w:tc>
        <w:tc>
          <w:tcPr>
            <w:tcW w:w="6320" w:type="dxa"/>
          </w:tcPr>
          <w:p w14:paraId="1BB0CBB6" w14:textId="5C7A5587" w:rsidR="00BC3B28" w:rsidRPr="00E101ED" w:rsidRDefault="00BC3B28" w:rsidP="00BC3B28">
            <w:pPr>
              <w:spacing w:line="276" w:lineRule="auto"/>
              <w:jc w:val="left"/>
              <w:rPr>
                <w:rFonts w:asciiTheme="minorHAnsi" w:hAnsiTheme="minorHAnsi" w:cstheme="minorHAnsi"/>
                <w:strike/>
                <w:szCs w:val="28"/>
              </w:rPr>
            </w:pPr>
            <w:r w:rsidRPr="00E101ED">
              <w:rPr>
                <w:rFonts w:asciiTheme="minorHAnsi" w:hAnsiTheme="minorHAnsi" w:cstheme="minorHAnsi"/>
                <w:strike/>
                <w:szCs w:val="28"/>
                <w:highlight w:val="yellow"/>
              </w:rPr>
              <w:t>SRS acct no required</w:t>
            </w:r>
            <w:r w:rsidR="0066290A">
              <w:rPr>
                <w:rFonts w:asciiTheme="minorHAnsi" w:hAnsiTheme="minorHAnsi" w:cstheme="minorHAnsi"/>
                <w:strike/>
                <w:szCs w:val="28"/>
              </w:rPr>
              <w:t xml:space="preserve"> (</w:t>
            </w:r>
            <w:r w:rsidR="00D165BC">
              <w:rPr>
                <w:rFonts w:asciiTheme="minorHAnsi" w:hAnsiTheme="minorHAnsi" w:cstheme="minorHAnsi"/>
                <w:strike/>
                <w:szCs w:val="28"/>
              </w:rPr>
              <w:t>to make it more standardised</w:t>
            </w:r>
            <w:r w:rsidR="0066290A">
              <w:rPr>
                <w:rFonts w:asciiTheme="minorHAnsi" w:hAnsiTheme="minorHAnsi" w:cstheme="minorHAnsi"/>
                <w:strike/>
                <w:szCs w:val="28"/>
              </w:rPr>
              <w:t>)</w:t>
            </w:r>
          </w:p>
          <w:p w14:paraId="489DD8C5" w14:textId="57EB8AE9" w:rsidR="00E101ED" w:rsidRPr="00DA4F25" w:rsidRDefault="00E101ED" w:rsidP="00BC3B28">
            <w:pPr>
              <w:spacing w:line="276" w:lineRule="auto"/>
              <w:jc w:val="left"/>
              <w:rPr>
                <w:rFonts w:asciiTheme="minorHAnsi" w:hAnsiTheme="minorHAnsi" w:cstheme="minorHAnsi"/>
                <w:szCs w:val="28"/>
              </w:rPr>
            </w:pPr>
            <w:r w:rsidRPr="00E101ED">
              <w:rPr>
                <w:rFonts w:asciiTheme="minorHAnsi" w:hAnsiTheme="minorHAnsi" w:cstheme="minorHAnsi"/>
                <w:szCs w:val="28"/>
                <w:highlight w:val="yellow"/>
              </w:rPr>
              <w:t>Invalid SRS acct no</w:t>
            </w:r>
          </w:p>
        </w:tc>
        <w:tc>
          <w:tcPr>
            <w:tcW w:w="6804" w:type="dxa"/>
          </w:tcPr>
          <w:p w14:paraId="6A91C8A4" w14:textId="0C8032EA" w:rsidR="00BC3B28" w:rsidRDefault="00BC3B28" w:rsidP="00BC3B28">
            <w:pPr>
              <w:keepNext/>
              <w:spacing w:line="276" w:lineRule="auto"/>
              <w:jc w:val="left"/>
              <w:rPr>
                <w:rFonts w:asciiTheme="minorHAnsi" w:hAnsiTheme="minorHAnsi" w:cstheme="minorHAnsi"/>
                <w:szCs w:val="28"/>
              </w:rPr>
            </w:pPr>
            <w:r>
              <w:rPr>
                <w:rFonts w:asciiTheme="minorHAnsi" w:hAnsiTheme="minorHAnsi" w:cstheme="minorHAnsi"/>
                <w:szCs w:val="28"/>
              </w:rPr>
              <w:t>CPFIS_SRS_ACCT_NO</w:t>
            </w:r>
          </w:p>
        </w:tc>
      </w:tr>
      <w:tr w:rsidR="00462DC2" w:rsidRPr="009368C8" w14:paraId="4175AC04" w14:textId="77777777" w:rsidTr="00F73C9A">
        <w:tc>
          <w:tcPr>
            <w:tcW w:w="1046" w:type="dxa"/>
          </w:tcPr>
          <w:p w14:paraId="19837D99" w14:textId="5F5A690A" w:rsidR="00462DC2" w:rsidRDefault="00462DC2" w:rsidP="00857344">
            <w:pPr>
              <w:pStyle w:val="ListParagraph"/>
            </w:pPr>
          </w:p>
        </w:tc>
        <w:tc>
          <w:tcPr>
            <w:tcW w:w="6320" w:type="dxa"/>
          </w:tcPr>
          <w:p w14:paraId="647614C5" w14:textId="4EDFF307" w:rsidR="00462DC2" w:rsidRPr="00244EEE" w:rsidRDefault="00045B59" w:rsidP="00462DC2">
            <w:pPr>
              <w:spacing w:line="276" w:lineRule="auto"/>
              <w:jc w:val="left"/>
              <w:rPr>
                <w:rFonts w:asciiTheme="minorHAnsi" w:hAnsiTheme="minorHAnsi" w:cstheme="minorHAnsi"/>
                <w:szCs w:val="28"/>
                <w:highlight w:val="yellow"/>
              </w:rPr>
            </w:pPr>
            <w:r w:rsidRPr="00045B59">
              <w:rPr>
                <w:rFonts w:asciiTheme="minorHAnsi" w:hAnsiTheme="minorHAnsi" w:cstheme="minorHAnsi"/>
                <w:szCs w:val="28"/>
              </w:rPr>
              <w:t xml:space="preserve">Invalid CPF </w:t>
            </w:r>
            <w:r w:rsidR="00485E74">
              <w:rPr>
                <w:rFonts w:asciiTheme="minorHAnsi" w:hAnsiTheme="minorHAnsi" w:cstheme="minorHAnsi"/>
                <w:szCs w:val="28"/>
              </w:rPr>
              <w:t>a</w:t>
            </w:r>
            <w:r w:rsidRPr="00045B59">
              <w:rPr>
                <w:rFonts w:asciiTheme="minorHAnsi" w:hAnsiTheme="minorHAnsi" w:cstheme="minorHAnsi"/>
                <w:szCs w:val="28"/>
              </w:rPr>
              <w:t xml:space="preserve">cct </w:t>
            </w:r>
            <w:r w:rsidR="00485E74">
              <w:rPr>
                <w:rFonts w:asciiTheme="minorHAnsi" w:hAnsiTheme="minorHAnsi" w:cstheme="minorHAnsi"/>
                <w:szCs w:val="28"/>
              </w:rPr>
              <w:t>n</w:t>
            </w:r>
            <w:r w:rsidRPr="00045B59">
              <w:rPr>
                <w:rFonts w:asciiTheme="minorHAnsi" w:hAnsiTheme="minorHAnsi" w:cstheme="minorHAnsi"/>
                <w:szCs w:val="28"/>
              </w:rPr>
              <w:t>o</w:t>
            </w:r>
          </w:p>
        </w:tc>
        <w:tc>
          <w:tcPr>
            <w:tcW w:w="6804" w:type="dxa"/>
          </w:tcPr>
          <w:p w14:paraId="2107C0A1" w14:textId="1424B5AD" w:rsidR="00462DC2" w:rsidRDefault="00462DC2" w:rsidP="00462DC2">
            <w:pPr>
              <w:keepNext/>
              <w:spacing w:line="276" w:lineRule="auto"/>
              <w:jc w:val="left"/>
              <w:rPr>
                <w:rFonts w:asciiTheme="minorHAnsi" w:hAnsiTheme="minorHAnsi" w:cstheme="minorHAnsi"/>
                <w:szCs w:val="28"/>
                <w:highlight w:val="yellow"/>
              </w:rPr>
            </w:pPr>
            <w:r w:rsidRPr="00485E74">
              <w:rPr>
                <w:rFonts w:asciiTheme="minorHAnsi" w:hAnsiTheme="minorHAnsi" w:cstheme="minorHAnsi"/>
                <w:szCs w:val="28"/>
              </w:rPr>
              <w:t>CPFIS_SRS_ACCT_NO</w:t>
            </w:r>
          </w:p>
        </w:tc>
      </w:tr>
      <w:tr w:rsidR="00462DC2" w:rsidRPr="009368C8" w14:paraId="7A0F2B93" w14:textId="77777777" w:rsidTr="00F73C9A">
        <w:tc>
          <w:tcPr>
            <w:tcW w:w="1046" w:type="dxa"/>
          </w:tcPr>
          <w:p w14:paraId="56EDE2C1" w14:textId="217E7CA3" w:rsidR="00462DC2" w:rsidRDefault="00462DC2" w:rsidP="00857344">
            <w:pPr>
              <w:pStyle w:val="ListParagraph"/>
            </w:pPr>
          </w:p>
        </w:tc>
        <w:tc>
          <w:tcPr>
            <w:tcW w:w="6320" w:type="dxa"/>
          </w:tcPr>
          <w:p w14:paraId="7F20E6C4" w14:textId="71B79354" w:rsidR="00462DC2" w:rsidRPr="000B2932" w:rsidRDefault="00462DC2" w:rsidP="00462DC2">
            <w:pPr>
              <w:spacing w:line="276" w:lineRule="auto"/>
              <w:jc w:val="left"/>
              <w:rPr>
                <w:rFonts w:asciiTheme="minorHAnsi" w:hAnsiTheme="minorHAnsi" w:cstheme="minorHAnsi"/>
                <w:szCs w:val="28"/>
              </w:rPr>
            </w:pPr>
            <w:commentRangeStart w:id="1357"/>
            <w:r w:rsidRPr="006D3DE8">
              <w:rPr>
                <w:rFonts w:asciiTheme="minorHAnsi" w:hAnsiTheme="minorHAnsi" w:cstheme="minorHAnsi"/>
                <w:szCs w:val="28"/>
              </w:rPr>
              <w:t xml:space="preserve">Invalid rec </w:t>
            </w:r>
            <w:proofErr w:type="spellStart"/>
            <w:r w:rsidRPr="006D3DE8">
              <w:rPr>
                <w:rFonts w:asciiTheme="minorHAnsi" w:hAnsiTheme="minorHAnsi" w:cstheme="minorHAnsi"/>
                <w:szCs w:val="28"/>
              </w:rPr>
              <w:t>chksum</w:t>
            </w:r>
            <w:commentRangeEnd w:id="1357"/>
            <w:proofErr w:type="spellEnd"/>
            <w:r w:rsidR="00000CCF">
              <w:rPr>
                <w:rStyle w:val="CommentReference"/>
                <w:lang w:val="en-US"/>
              </w:rPr>
              <w:commentReference w:id="1357"/>
            </w:r>
          </w:p>
        </w:tc>
        <w:tc>
          <w:tcPr>
            <w:tcW w:w="6804" w:type="dxa"/>
          </w:tcPr>
          <w:p w14:paraId="2C41F98C" w14:textId="0929BE84" w:rsidR="00462DC2" w:rsidRDefault="00462DC2" w:rsidP="00462DC2">
            <w:pPr>
              <w:keepNext/>
              <w:spacing w:line="276" w:lineRule="auto"/>
              <w:jc w:val="left"/>
              <w:rPr>
                <w:rFonts w:asciiTheme="minorHAnsi" w:hAnsiTheme="minorHAnsi" w:cstheme="minorHAnsi"/>
                <w:szCs w:val="28"/>
              </w:rPr>
            </w:pPr>
            <w:r>
              <w:rPr>
                <w:rFonts w:asciiTheme="minorHAnsi" w:hAnsiTheme="minorHAnsi" w:cstheme="minorHAnsi"/>
                <w:szCs w:val="28"/>
              </w:rPr>
              <w:t>CHECKSUM</w:t>
            </w:r>
          </w:p>
        </w:tc>
      </w:tr>
    </w:tbl>
    <w:p w14:paraId="2E30BAE0" w14:textId="4E3C8964" w:rsidR="00A907FE" w:rsidRPr="00A907FE" w:rsidRDefault="00A907FE" w:rsidP="00A907FE">
      <w:pPr>
        <w:pStyle w:val="Caption"/>
      </w:pPr>
      <w:r>
        <w:t xml:space="preserve">Table </w:t>
      </w:r>
      <w:r>
        <w:fldChar w:fldCharType="begin"/>
      </w:r>
      <w:r>
        <w:instrText xml:space="preserve"> SEQ Table \* ARABIC </w:instrText>
      </w:r>
      <w:r>
        <w:fldChar w:fldCharType="separate"/>
      </w:r>
      <w:r w:rsidR="006D01EA">
        <w:t>29</w:t>
      </w:r>
      <w:r>
        <w:fldChar w:fldCharType="end"/>
      </w:r>
      <w:r>
        <w:t xml:space="preserve"> </w:t>
      </w:r>
      <w:r>
        <w:fldChar w:fldCharType="begin"/>
      </w:r>
      <w:r>
        <w:instrText xml:space="preserve"> STYLEREF "Heading 3" </w:instrText>
      </w:r>
      <w:r>
        <w:fldChar w:fldCharType="separate"/>
      </w:r>
      <w:r>
        <w:t>Appendix B.</w:t>
      </w:r>
      <w:r w:rsidR="006D01EA">
        <w:t>2</w:t>
      </w:r>
      <w:r>
        <w:t xml:space="preserve"> - Error Descriptions in </w:t>
      </w:r>
      <w:r w:rsidR="006D01EA">
        <w:t>REC</w:t>
      </w:r>
      <w:r>
        <w:t>_ERROR_DESC for Acknowledgement Files</w:t>
      </w:r>
      <w:r>
        <w:fldChar w:fldCharType="end"/>
      </w:r>
    </w:p>
    <w:p w14:paraId="21A1CE88" w14:textId="73CB2B88" w:rsidR="007901FB" w:rsidRPr="007901FB" w:rsidRDefault="00FA5EA2" w:rsidP="00634352">
      <w:pPr>
        <w:pStyle w:val="Heading3"/>
      </w:pPr>
      <w:bookmarkStart w:id="1358" w:name="_Appendix_B.2_-"/>
      <w:bookmarkStart w:id="1359" w:name="_Appendix_B.3_-"/>
      <w:bookmarkStart w:id="1360" w:name="_Toc215758879"/>
      <w:bookmarkStart w:id="1361" w:name="_Toc215759930"/>
      <w:bookmarkStart w:id="1362" w:name="_Toc217999955"/>
      <w:bookmarkEnd w:id="1358"/>
      <w:bookmarkEnd w:id="1359"/>
      <w:r>
        <w:t>Appendix B.</w:t>
      </w:r>
      <w:r w:rsidR="00A907FE">
        <w:t>3</w:t>
      </w:r>
      <w:r>
        <w:t xml:space="preserve"> - Error Descriptions</w:t>
      </w:r>
      <w:r w:rsidR="00450B41">
        <w:t xml:space="preserve"> in REC_ERROR_DESC</w:t>
      </w:r>
      <w:r>
        <w:t xml:space="preserve"> for</w:t>
      </w:r>
      <w:r w:rsidR="00BD4C74">
        <w:t xml:space="preserve"> </w:t>
      </w:r>
      <w:commentRangeStart w:id="1363"/>
      <w:commentRangeStart w:id="1364"/>
      <w:r w:rsidR="00BD4C74">
        <w:t>SSB</w:t>
      </w:r>
      <w:r>
        <w:t xml:space="preserve"> Allotment Results Files</w:t>
      </w:r>
      <w:bookmarkEnd w:id="1360"/>
      <w:bookmarkEnd w:id="1361"/>
      <w:commentRangeEnd w:id="1363"/>
      <w:r w:rsidR="00A519B2">
        <w:rPr>
          <w:rStyle w:val="CommentReference"/>
          <w:rFonts w:ascii="Century Gothic" w:eastAsia="Times New Roman" w:hAnsi="Century Gothic"/>
          <w:b w:val="0"/>
          <w:bCs w:val="0"/>
          <w:smallCaps w:val="0"/>
          <w:lang w:val="en-US"/>
        </w:rPr>
        <w:commentReference w:id="1363"/>
      </w:r>
      <w:commentRangeEnd w:id="1364"/>
      <w:r w:rsidR="005A17F9">
        <w:rPr>
          <w:rStyle w:val="CommentReference"/>
          <w:rFonts w:ascii="Century Gothic" w:eastAsia="Times New Roman" w:hAnsi="Century Gothic"/>
          <w:b w:val="0"/>
          <w:bCs w:val="0"/>
          <w:smallCaps w:val="0"/>
          <w:lang w:val="en-US"/>
        </w:rPr>
        <w:commentReference w:id="1364"/>
      </w:r>
      <w:bookmarkEnd w:id="1362"/>
    </w:p>
    <w:tbl>
      <w:tblPr>
        <w:tblStyle w:val="TableGrid"/>
        <w:tblW w:w="7366" w:type="dxa"/>
        <w:tblLook w:val="04A0" w:firstRow="1" w:lastRow="0" w:firstColumn="1" w:lastColumn="0" w:noHBand="0" w:noVBand="1"/>
      </w:tblPr>
      <w:tblGrid>
        <w:gridCol w:w="1046"/>
        <w:gridCol w:w="6320"/>
      </w:tblGrid>
      <w:tr w:rsidR="00697DFD" w:rsidRPr="00271BB5" w14:paraId="300B709E" w14:textId="77777777" w:rsidTr="00FE4C8E">
        <w:tc>
          <w:tcPr>
            <w:tcW w:w="1046" w:type="dxa"/>
            <w:shd w:val="clear" w:color="auto" w:fill="D9D9D9" w:themeFill="background1" w:themeFillShade="D9"/>
          </w:tcPr>
          <w:p w14:paraId="4554F2E9" w14:textId="77777777" w:rsidR="00697DFD" w:rsidRPr="00271BB5" w:rsidRDefault="00697DFD" w:rsidP="00B439A1">
            <w:pPr>
              <w:pStyle w:val="Normalwithspace"/>
              <w:spacing w:before="0" w:line="276" w:lineRule="auto"/>
              <w:jc w:val="left"/>
              <w:rPr>
                <w:rFonts w:asciiTheme="minorHAnsi" w:hAnsiTheme="minorHAnsi" w:cstheme="minorHAnsi"/>
                <w:b/>
                <w:bCs/>
                <w:lang w:val="en-AU"/>
              </w:rPr>
            </w:pPr>
            <w:r w:rsidRPr="00271BB5">
              <w:rPr>
                <w:rFonts w:asciiTheme="minorHAnsi" w:hAnsiTheme="minorHAnsi" w:cstheme="minorHAnsi"/>
                <w:b/>
                <w:bCs/>
                <w:lang w:val="en-AU"/>
              </w:rPr>
              <w:t>S/N</w:t>
            </w:r>
          </w:p>
        </w:tc>
        <w:tc>
          <w:tcPr>
            <w:tcW w:w="6320" w:type="dxa"/>
            <w:shd w:val="clear" w:color="auto" w:fill="D9D9D9" w:themeFill="background1" w:themeFillShade="D9"/>
          </w:tcPr>
          <w:p w14:paraId="66F7BEAA" w14:textId="39F28778" w:rsidR="00697DFD" w:rsidRPr="00697DFD" w:rsidRDefault="00EE2DB0" w:rsidP="00B439A1">
            <w:pPr>
              <w:pStyle w:val="Normalwithspace"/>
              <w:spacing w:before="0" w:line="276" w:lineRule="auto"/>
              <w:jc w:val="left"/>
              <w:rPr>
                <w:rFonts w:asciiTheme="minorHAnsi" w:hAnsiTheme="minorHAnsi" w:cstheme="minorHAnsi"/>
                <w:b/>
                <w:bCs/>
              </w:rPr>
            </w:pPr>
            <w:ins w:id="1365" w:author="Yichen GU from.TOPPAN (MAS)" w:date="2026-01-15T18:01:00Z" w16du:dateUtc="2026-01-15T10:01:00Z">
              <w:r>
                <w:rPr>
                  <w:rFonts w:asciiTheme="minorHAnsi" w:hAnsiTheme="minorHAnsi" w:cstheme="minorHAnsi"/>
                  <w:b/>
                  <w:bCs/>
                  <w:lang w:val="en-AU"/>
                </w:rPr>
                <w:t>Possible Value of REC_ERROR_DESC (</w:t>
              </w:r>
            </w:ins>
            <w:r w:rsidR="00697DFD">
              <w:rPr>
                <w:rFonts w:asciiTheme="minorHAnsi" w:hAnsiTheme="minorHAnsi" w:cstheme="minorHAnsi"/>
                <w:b/>
                <w:bCs/>
                <w:lang w:val="en-AU"/>
              </w:rPr>
              <w:t>Error description</w:t>
            </w:r>
            <w:ins w:id="1366" w:author="Yichen GU from.TOPPAN (MAS)" w:date="2026-01-15T18:01:00Z" w16du:dateUtc="2026-01-15T10:01:00Z">
              <w:r>
                <w:rPr>
                  <w:rFonts w:asciiTheme="minorHAnsi" w:hAnsiTheme="minorHAnsi" w:cstheme="minorHAnsi"/>
                  <w:b/>
                  <w:bCs/>
                  <w:lang w:val="en-AU"/>
                </w:rPr>
                <w:t>)</w:t>
              </w:r>
            </w:ins>
          </w:p>
        </w:tc>
      </w:tr>
      <w:tr w:rsidR="00697DFD" w:rsidRPr="009368C8" w14:paraId="47B5F3B8" w14:textId="77777777" w:rsidTr="00FE4C8E">
        <w:tc>
          <w:tcPr>
            <w:tcW w:w="1046" w:type="dxa"/>
          </w:tcPr>
          <w:p w14:paraId="41EC2FD2" w14:textId="77777777" w:rsidR="00697DFD" w:rsidRPr="009368C8" w:rsidRDefault="00697DFD" w:rsidP="00857344">
            <w:pPr>
              <w:pStyle w:val="ListParagraph"/>
              <w:numPr>
                <w:ilvl w:val="0"/>
                <w:numId w:val="132"/>
              </w:numPr>
            </w:pPr>
          </w:p>
        </w:tc>
        <w:tc>
          <w:tcPr>
            <w:tcW w:w="6320" w:type="dxa"/>
          </w:tcPr>
          <w:p w14:paraId="1CF35DA3" w14:textId="24CD604D" w:rsidR="00697DFD" w:rsidRPr="009368C8" w:rsidRDefault="00697DFD" w:rsidP="00B439A1">
            <w:pPr>
              <w:spacing w:line="276" w:lineRule="auto"/>
              <w:jc w:val="left"/>
              <w:rPr>
                <w:rFonts w:asciiTheme="minorHAnsi" w:hAnsiTheme="minorHAnsi" w:cstheme="minorHAnsi"/>
                <w:iCs/>
                <w:szCs w:val="22"/>
              </w:rPr>
            </w:pPr>
            <w:r>
              <w:rPr>
                <w:rFonts w:asciiTheme="minorHAnsi" w:hAnsiTheme="minorHAnsi" w:cstheme="minorHAnsi"/>
                <w:iCs/>
                <w:szCs w:val="22"/>
              </w:rPr>
              <w:t>Limit exceeded</w:t>
            </w:r>
          </w:p>
        </w:tc>
      </w:tr>
      <w:tr w:rsidR="00697DFD" w:rsidRPr="009368C8" w14:paraId="03CCA907" w14:textId="77777777" w:rsidTr="00FE4C8E">
        <w:tc>
          <w:tcPr>
            <w:tcW w:w="1046" w:type="dxa"/>
          </w:tcPr>
          <w:p w14:paraId="2A53A8F8" w14:textId="77777777" w:rsidR="00697DFD" w:rsidRPr="009368C8" w:rsidRDefault="00697DFD" w:rsidP="00857344">
            <w:pPr>
              <w:pStyle w:val="ListParagraph"/>
            </w:pPr>
          </w:p>
        </w:tc>
        <w:tc>
          <w:tcPr>
            <w:tcW w:w="6320" w:type="dxa"/>
          </w:tcPr>
          <w:p w14:paraId="668604BD" w14:textId="315B4BDE" w:rsidR="00697DFD" w:rsidRPr="009368C8" w:rsidRDefault="00697DFD" w:rsidP="00B439A1">
            <w:pPr>
              <w:spacing w:line="276" w:lineRule="auto"/>
              <w:jc w:val="left"/>
              <w:rPr>
                <w:rFonts w:asciiTheme="minorHAnsi" w:hAnsiTheme="minorHAnsi" w:cstheme="minorHAnsi"/>
                <w:iCs/>
                <w:szCs w:val="22"/>
              </w:rPr>
            </w:pPr>
            <w:r>
              <w:rPr>
                <w:rFonts w:asciiTheme="minorHAnsi" w:hAnsiTheme="minorHAnsi" w:cstheme="minorHAnsi"/>
                <w:iCs/>
                <w:szCs w:val="22"/>
              </w:rPr>
              <w:t>Oversubscription</w:t>
            </w:r>
          </w:p>
        </w:tc>
      </w:tr>
    </w:tbl>
    <w:p w14:paraId="72D73A9D" w14:textId="4129B5F4" w:rsidR="008F3DBD" w:rsidRPr="008F3DBD" w:rsidRDefault="00FB29C8" w:rsidP="00FE4C8E">
      <w:pPr>
        <w:pStyle w:val="Caption"/>
        <w:jc w:val="left"/>
        <w:rPr>
          <w:lang w:val="en-AU"/>
        </w:rPr>
      </w:pPr>
      <w:r>
        <w:t xml:space="preserve">Table </w:t>
      </w:r>
      <w:r>
        <w:fldChar w:fldCharType="begin"/>
      </w:r>
      <w:r>
        <w:instrText xml:space="preserve"> SEQ Table \* ARABIC </w:instrText>
      </w:r>
      <w:r>
        <w:fldChar w:fldCharType="separate"/>
      </w:r>
      <w:r w:rsidR="006D01EA">
        <w:t>30</w:t>
      </w:r>
      <w:r>
        <w:fldChar w:fldCharType="end"/>
      </w:r>
      <w:r>
        <w:t xml:space="preserve"> </w:t>
      </w:r>
      <w:r>
        <w:fldChar w:fldCharType="begin"/>
      </w:r>
      <w:r>
        <w:instrText xml:space="preserve"> STYLEREF "Heading 3" </w:instrText>
      </w:r>
      <w:r>
        <w:fldChar w:fldCharType="separate"/>
      </w:r>
      <w:r w:rsidR="00450B41">
        <w:t>Appendix B.</w:t>
      </w:r>
      <w:r w:rsidR="006D01EA">
        <w:t>3</w:t>
      </w:r>
      <w:r w:rsidR="00450B41">
        <w:t xml:space="preserve"> - Error Descriptions in REC_ERROR_DESC for SSB Allotment Results Files</w:t>
      </w:r>
      <w:r>
        <w:fldChar w:fldCharType="end"/>
      </w:r>
    </w:p>
    <w:p w14:paraId="780C3A7D" w14:textId="0C2785B4" w:rsidR="00D475CF" w:rsidRPr="00D475CF" w:rsidRDefault="005844E8" w:rsidP="00634352">
      <w:pPr>
        <w:pStyle w:val="Heading2"/>
      </w:pPr>
      <w:bookmarkStart w:id="1367" w:name="_Toc217999956"/>
      <w:r>
        <w:lastRenderedPageBreak/>
        <w:t xml:space="preserve">Appendix </w:t>
      </w:r>
      <w:r w:rsidR="00D475CF">
        <w:t>C</w:t>
      </w:r>
      <w:r>
        <w:t xml:space="preserve"> </w:t>
      </w:r>
      <w:r w:rsidR="00D475CF">
        <w:t>–</w:t>
      </w:r>
      <w:r>
        <w:t xml:space="preserve"> </w:t>
      </w:r>
      <w:r w:rsidR="00D475CF">
        <w:t xml:space="preserve">Acronyms &amp; Bank Code </w:t>
      </w:r>
      <w:r w:rsidR="00617003">
        <w:t>for</w:t>
      </w:r>
      <w:r w:rsidR="00D475CF">
        <w:t xml:space="preserve"> File Names</w:t>
      </w:r>
      <w:bookmarkEnd w:id="1367"/>
    </w:p>
    <w:p w14:paraId="1E062DD8" w14:textId="6C388A1B" w:rsidR="00D475CF" w:rsidRDefault="00D475CF" w:rsidP="00634352">
      <w:pPr>
        <w:pStyle w:val="Heading3"/>
      </w:pPr>
      <w:bookmarkStart w:id="1368" w:name="_Appendix_C.1_–"/>
      <w:bookmarkStart w:id="1369" w:name="_Toc217999957"/>
      <w:bookmarkEnd w:id="1368"/>
      <w:r>
        <w:t xml:space="preserve">Appendix </w:t>
      </w:r>
      <w:r w:rsidR="00271BB5">
        <w:t>C</w:t>
      </w:r>
      <w:r>
        <w:t xml:space="preserve">.1 </w:t>
      </w:r>
      <w:r w:rsidR="00E105EA">
        <w:t>–</w:t>
      </w:r>
      <w:r>
        <w:t xml:space="preserve"> </w:t>
      </w:r>
      <w:r w:rsidR="00E105EA">
        <w:t xml:space="preserve">Acronyms of </w:t>
      </w:r>
      <w:r w:rsidR="005B4259">
        <w:t>Retail Banks</w:t>
      </w:r>
      <w:r w:rsidR="00E105EA">
        <w:t xml:space="preserve"> &amp; CDP</w:t>
      </w:r>
      <w:bookmarkEnd w:id="1369"/>
    </w:p>
    <w:tbl>
      <w:tblPr>
        <w:tblStyle w:val="TableGrid"/>
        <w:tblW w:w="14170" w:type="dxa"/>
        <w:tblLook w:val="04A0" w:firstRow="1" w:lastRow="0" w:firstColumn="1" w:lastColumn="0" w:noHBand="0" w:noVBand="1"/>
      </w:tblPr>
      <w:tblGrid>
        <w:gridCol w:w="1046"/>
        <w:gridCol w:w="6320"/>
        <w:gridCol w:w="6804"/>
      </w:tblGrid>
      <w:tr w:rsidR="00271BB5" w14:paraId="308BDEDA" w14:textId="77777777" w:rsidTr="009A6307">
        <w:tc>
          <w:tcPr>
            <w:tcW w:w="1046" w:type="dxa"/>
            <w:shd w:val="clear" w:color="auto" w:fill="D9D9D9" w:themeFill="background1" w:themeFillShade="D9"/>
          </w:tcPr>
          <w:p w14:paraId="7D16C5AF" w14:textId="79925276" w:rsidR="00271BB5" w:rsidRPr="00271BB5" w:rsidRDefault="00271BB5" w:rsidP="002E7649">
            <w:pPr>
              <w:pStyle w:val="Normalwithspace"/>
              <w:spacing w:before="0" w:line="276" w:lineRule="auto"/>
              <w:jc w:val="left"/>
              <w:rPr>
                <w:rFonts w:asciiTheme="minorHAnsi" w:hAnsiTheme="minorHAnsi" w:cstheme="minorHAnsi"/>
                <w:b/>
                <w:bCs/>
                <w:lang w:val="en-AU"/>
              </w:rPr>
            </w:pPr>
            <w:r w:rsidRPr="00271BB5">
              <w:rPr>
                <w:rFonts w:asciiTheme="minorHAnsi" w:hAnsiTheme="minorHAnsi" w:cstheme="minorHAnsi"/>
                <w:b/>
                <w:bCs/>
                <w:lang w:val="en-AU"/>
              </w:rPr>
              <w:t>S/N</w:t>
            </w:r>
          </w:p>
        </w:tc>
        <w:tc>
          <w:tcPr>
            <w:tcW w:w="6320" w:type="dxa"/>
            <w:shd w:val="clear" w:color="auto" w:fill="D9D9D9" w:themeFill="background1" w:themeFillShade="D9"/>
          </w:tcPr>
          <w:p w14:paraId="6DAABDD0" w14:textId="5E869D9D" w:rsidR="00271BB5" w:rsidRPr="00271BB5" w:rsidRDefault="009368C8" w:rsidP="002E7649">
            <w:pPr>
              <w:pStyle w:val="Normalwithspace"/>
              <w:spacing w:before="0" w:line="276" w:lineRule="auto"/>
              <w:jc w:val="left"/>
              <w:rPr>
                <w:rFonts w:asciiTheme="minorHAnsi" w:hAnsiTheme="minorHAnsi" w:cstheme="minorHAnsi"/>
                <w:b/>
                <w:bCs/>
                <w:lang w:val="en-AU"/>
              </w:rPr>
            </w:pPr>
            <w:r>
              <w:rPr>
                <w:rFonts w:asciiTheme="minorHAnsi" w:hAnsiTheme="minorHAnsi" w:cstheme="minorHAnsi"/>
                <w:b/>
                <w:bCs/>
                <w:lang w:val="en-AU"/>
              </w:rPr>
              <w:t>Interfacing System</w:t>
            </w:r>
          </w:p>
        </w:tc>
        <w:tc>
          <w:tcPr>
            <w:tcW w:w="6804" w:type="dxa"/>
            <w:shd w:val="clear" w:color="auto" w:fill="D9D9D9" w:themeFill="background1" w:themeFillShade="D9"/>
          </w:tcPr>
          <w:p w14:paraId="4A40BC7D" w14:textId="392609B4" w:rsidR="00271BB5" w:rsidRPr="00271BB5" w:rsidRDefault="009368C8" w:rsidP="002E7649">
            <w:pPr>
              <w:pStyle w:val="Normalwithspace"/>
              <w:spacing w:before="0" w:line="276" w:lineRule="auto"/>
              <w:jc w:val="left"/>
              <w:rPr>
                <w:rFonts w:asciiTheme="minorHAnsi" w:hAnsiTheme="minorHAnsi" w:cstheme="minorHAnsi"/>
                <w:b/>
                <w:bCs/>
                <w:lang w:val="en-AU"/>
              </w:rPr>
            </w:pPr>
            <w:r>
              <w:rPr>
                <w:rFonts w:asciiTheme="minorHAnsi" w:hAnsiTheme="minorHAnsi" w:cstheme="minorHAnsi"/>
                <w:b/>
                <w:bCs/>
                <w:lang w:val="en-AU"/>
              </w:rPr>
              <w:t xml:space="preserve">Acronym used in </w:t>
            </w:r>
            <w:r w:rsidR="00C2012D">
              <w:rPr>
                <w:rFonts w:asciiTheme="minorHAnsi" w:hAnsiTheme="minorHAnsi" w:cstheme="minorHAnsi"/>
                <w:b/>
                <w:bCs/>
                <w:lang w:val="en-AU"/>
              </w:rPr>
              <w:t xml:space="preserve">retail </w:t>
            </w:r>
            <w:r>
              <w:rPr>
                <w:rFonts w:asciiTheme="minorHAnsi" w:hAnsiTheme="minorHAnsi" w:cstheme="minorHAnsi"/>
                <w:b/>
                <w:bCs/>
                <w:lang w:val="en-AU"/>
              </w:rPr>
              <w:t>file names</w:t>
            </w:r>
          </w:p>
        </w:tc>
      </w:tr>
      <w:tr w:rsidR="007405E2" w14:paraId="25EBE36D" w14:textId="77777777" w:rsidTr="009A6307">
        <w:tc>
          <w:tcPr>
            <w:tcW w:w="1046" w:type="dxa"/>
          </w:tcPr>
          <w:p w14:paraId="444F3EB1" w14:textId="77777777" w:rsidR="007405E2" w:rsidRPr="009368C8" w:rsidRDefault="007405E2" w:rsidP="00857344">
            <w:pPr>
              <w:pStyle w:val="ListParagraph"/>
              <w:numPr>
                <w:ilvl w:val="0"/>
                <w:numId w:val="133"/>
              </w:numPr>
            </w:pPr>
          </w:p>
        </w:tc>
        <w:tc>
          <w:tcPr>
            <w:tcW w:w="6320" w:type="dxa"/>
          </w:tcPr>
          <w:p w14:paraId="2F24E8B0" w14:textId="33D518B4" w:rsidR="007405E2" w:rsidRPr="00B33BCC" w:rsidRDefault="00B33BCC" w:rsidP="004C6A0E">
            <w:pPr>
              <w:jc w:val="left"/>
              <w:rPr>
                <w:szCs w:val="22"/>
                <w:rPrChange w:id="1370" w:author="Wilmond YANG (MAS)" w:date="2026-01-14T15:00:00Z" w16du:dateUtc="2026-01-14T07:00:00Z">
                  <w:rPr>
                    <w:rFonts w:asciiTheme="minorHAnsi" w:hAnsiTheme="minorHAnsi" w:cstheme="minorHAnsi"/>
                    <w:iCs/>
                    <w:szCs w:val="22"/>
                  </w:rPr>
                </w:rPrChange>
              </w:rPr>
            </w:pPr>
            <w:ins w:id="1371" w:author="Wilmond YANG (MAS)" w:date="2026-01-14T14:48:00Z" w16du:dateUtc="2026-01-14T06:48:00Z">
              <w:r w:rsidRPr="00B33BCC">
                <w:rPr>
                  <w:rFonts w:asciiTheme="minorHAnsi" w:hAnsiTheme="minorHAnsi" w:cstheme="minorHAnsi"/>
                  <w:iCs/>
                  <w:szCs w:val="22"/>
                  <w:rPrChange w:id="1372" w:author="Wilmond YANG (MAS)" w:date="2026-01-14T14:48:00Z" w16du:dateUtc="2026-01-14T06:48:00Z">
                    <w:rPr>
                      <w:rFonts w:asciiTheme="minorHAnsi" w:hAnsiTheme="minorHAnsi" w:cstheme="minorHAnsi"/>
                      <w:lang w:val="en-AU"/>
                    </w:rPr>
                  </w:rPrChange>
                </w:rPr>
                <w:t>C</w:t>
              </w:r>
              <w:r w:rsidRPr="00B33BCC">
                <w:rPr>
                  <w:rFonts w:asciiTheme="minorHAnsi" w:hAnsiTheme="minorHAnsi" w:cstheme="minorHAnsi"/>
                  <w:iCs/>
                  <w:szCs w:val="22"/>
                </w:rPr>
                <w:t>entral Depository (Pte) Limited (CDP)</w:t>
              </w:r>
            </w:ins>
            <w:del w:id="1373" w:author="Wilmond YANG (MAS)" w:date="2026-01-14T14:48:00Z" w16du:dateUtc="2026-01-14T06:48:00Z">
              <w:r w:rsidR="007405E2" w:rsidRPr="00B33BCC" w:rsidDel="00B33BCC">
                <w:rPr>
                  <w:rFonts w:asciiTheme="minorHAnsi" w:hAnsiTheme="minorHAnsi" w:cstheme="minorHAnsi"/>
                  <w:iCs/>
                  <w:szCs w:val="22"/>
                  <w:rPrChange w:id="1374" w:author="Wilmond YANG (MAS)" w:date="2026-01-14T14:48:00Z" w16du:dateUtc="2026-01-14T06:48:00Z">
                    <w:rPr>
                      <w:rFonts w:asciiTheme="minorHAnsi" w:hAnsiTheme="minorHAnsi" w:cstheme="minorHAnsi"/>
                      <w:lang w:val="en-AU"/>
                    </w:rPr>
                  </w:rPrChange>
                </w:rPr>
                <w:delText>CDP</w:delText>
              </w:r>
            </w:del>
          </w:p>
        </w:tc>
        <w:tc>
          <w:tcPr>
            <w:tcW w:w="6804" w:type="dxa"/>
          </w:tcPr>
          <w:p w14:paraId="35FF805B" w14:textId="4F6BADCF" w:rsidR="007405E2" w:rsidRPr="009368C8" w:rsidRDefault="007405E2" w:rsidP="009368C8">
            <w:pPr>
              <w:jc w:val="left"/>
              <w:rPr>
                <w:rFonts w:asciiTheme="minorHAnsi" w:hAnsiTheme="minorHAnsi" w:cstheme="minorHAnsi"/>
                <w:iCs/>
                <w:szCs w:val="22"/>
              </w:rPr>
            </w:pPr>
            <w:proofErr w:type="spellStart"/>
            <w:r>
              <w:rPr>
                <w:rFonts w:asciiTheme="minorHAnsi" w:hAnsiTheme="minorHAnsi" w:cstheme="minorHAnsi"/>
                <w:iCs/>
                <w:szCs w:val="22"/>
              </w:rPr>
              <w:t>cdp</w:t>
            </w:r>
            <w:proofErr w:type="spellEnd"/>
          </w:p>
        </w:tc>
      </w:tr>
      <w:tr w:rsidR="00271BB5" w14:paraId="7E0D139A" w14:textId="77777777" w:rsidTr="009A6307">
        <w:tc>
          <w:tcPr>
            <w:tcW w:w="1046" w:type="dxa"/>
          </w:tcPr>
          <w:p w14:paraId="00F12A10" w14:textId="77777777" w:rsidR="00271BB5" w:rsidRPr="009368C8" w:rsidRDefault="00271BB5" w:rsidP="00D21035">
            <w:pPr>
              <w:pStyle w:val="ListParagraph"/>
            </w:pPr>
          </w:p>
        </w:tc>
        <w:tc>
          <w:tcPr>
            <w:tcW w:w="6320" w:type="dxa"/>
          </w:tcPr>
          <w:p w14:paraId="3EE76B9F" w14:textId="36279E79" w:rsidR="00271BB5" w:rsidRPr="009368C8" w:rsidRDefault="00C5175F" w:rsidP="009368C8">
            <w:pPr>
              <w:jc w:val="left"/>
              <w:rPr>
                <w:rFonts w:asciiTheme="minorHAnsi" w:hAnsiTheme="minorHAnsi" w:cstheme="minorHAnsi"/>
                <w:iCs/>
                <w:szCs w:val="22"/>
              </w:rPr>
            </w:pPr>
            <w:r w:rsidRPr="00C5175F">
              <w:rPr>
                <w:rFonts w:asciiTheme="minorHAnsi" w:hAnsiTheme="minorHAnsi" w:cstheme="minorHAnsi"/>
                <w:iCs/>
                <w:szCs w:val="22"/>
              </w:rPr>
              <w:t>DBS Bank Ltd</w:t>
            </w:r>
          </w:p>
        </w:tc>
        <w:tc>
          <w:tcPr>
            <w:tcW w:w="6804" w:type="dxa"/>
          </w:tcPr>
          <w:p w14:paraId="4F189B5D" w14:textId="7E3B6E70" w:rsidR="00271BB5" w:rsidRPr="009368C8" w:rsidRDefault="009368C8" w:rsidP="009368C8">
            <w:pPr>
              <w:jc w:val="left"/>
              <w:rPr>
                <w:rFonts w:asciiTheme="minorHAnsi" w:hAnsiTheme="minorHAnsi" w:cstheme="minorHAnsi"/>
                <w:iCs/>
                <w:szCs w:val="22"/>
              </w:rPr>
            </w:pPr>
            <w:proofErr w:type="spellStart"/>
            <w:r w:rsidRPr="009368C8">
              <w:rPr>
                <w:rFonts w:asciiTheme="minorHAnsi" w:hAnsiTheme="minorHAnsi" w:cstheme="minorHAnsi"/>
                <w:iCs/>
                <w:szCs w:val="22"/>
              </w:rPr>
              <w:t>dbs</w:t>
            </w:r>
            <w:proofErr w:type="spellEnd"/>
          </w:p>
        </w:tc>
      </w:tr>
      <w:tr w:rsidR="00271BB5" w14:paraId="641BD57D" w14:textId="77777777" w:rsidTr="009A6307">
        <w:tc>
          <w:tcPr>
            <w:tcW w:w="1046" w:type="dxa"/>
          </w:tcPr>
          <w:p w14:paraId="56B5EC76" w14:textId="77777777" w:rsidR="00271BB5" w:rsidRPr="009368C8" w:rsidRDefault="00271BB5" w:rsidP="00D21035">
            <w:pPr>
              <w:pStyle w:val="ListParagraph"/>
            </w:pPr>
          </w:p>
        </w:tc>
        <w:tc>
          <w:tcPr>
            <w:tcW w:w="6320" w:type="dxa"/>
          </w:tcPr>
          <w:p w14:paraId="1C3D4BE7" w14:textId="4125AFCB" w:rsidR="00271BB5" w:rsidRPr="009368C8" w:rsidRDefault="00C5296A" w:rsidP="009368C8">
            <w:pPr>
              <w:jc w:val="left"/>
              <w:rPr>
                <w:rFonts w:asciiTheme="minorHAnsi" w:hAnsiTheme="minorHAnsi" w:cstheme="minorHAnsi"/>
                <w:iCs/>
                <w:szCs w:val="22"/>
              </w:rPr>
            </w:pPr>
            <w:r w:rsidRPr="006A6867">
              <w:rPr>
                <w:rFonts w:asciiTheme="minorHAnsi" w:hAnsiTheme="minorHAnsi" w:cstheme="minorHAnsi"/>
                <w:iCs/>
                <w:szCs w:val="22"/>
              </w:rPr>
              <w:t>Oversea-Chinese Banking Corporation Ltd</w:t>
            </w:r>
          </w:p>
        </w:tc>
        <w:tc>
          <w:tcPr>
            <w:tcW w:w="6804" w:type="dxa"/>
          </w:tcPr>
          <w:p w14:paraId="76959902" w14:textId="2B3BD53E" w:rsidR="00271BB5" w:rsidRPr="009368C8" w:rsidRDefault="009368C8" w:rsidP="009368C8">
            <w:pPr>
              <w:jc w:val="left"/>
              <w:rPr>
                <w:rFonts w:asciiTheme="minorHAnsi" w:hAnsiTheme="minorHAnsi" w:cstheme="minorHAnsi"/>
                <w:iCs/>
                <w:szCs w:val="22"/>
              </w:rPr>
            </w:pPr>
            <w:proofErr w:type="spellStart"/>
            <w:r w:rsidRPr="009368C8">
              <w:rPr>
                <w:rFonts w:asciiTheme="minorHAnsi" w:hAnsiTheme="minorHAnsi" w:cstheme="minorHAnsi"/>
                <w:iCs/>
                <w:szCs w:val="22"/>
              </w:rPr>
              <w:t>ocbc</w:t>
            </w:r>
            <w:proofErr w:type="spellEnd"/>
          </w:p>
        </w:tc>
      </w:tr>
      <w:tr w:rsidR="00271BB5" w14:paraId="4EBF2CF4" w14:textId="77777777" w:rsidTr="009A6307">
        <w:tc>
          <w:tcPr>
            <w:tcW w:w="1046" w:type="dxa"/>
          </w:tcPr>
          <w:p w14:paraId="1ADA0EAE" w14:textId="77777777" w:rsidR="00271BB5" w:rsidRPr="009368C8" w:rsidRDefault="00271BB5" w:rsidP="00D21035">
            <w:pPr>
              <w:pStyle w:val="ListParagraph"/>
            </w:pPr>
          </w:p>
        </w:tc>
        <w:tc>
          <w:tcPr>
            <w:tcW w:w="6320" w:type="dxa"/>
          </w:tcPr>
          <w:p w14:paraId="3A71DCC3" w14:textId="229F4C46" w:rsidR="00271BB5" w:rsidRPr="009368C8" w:rsidRDefault="00B44AEA" w:rsidP="009368C8">
            <w:pPr>
              <w:jc w:val="left"/>
              <w:rPr>
                <w:rFonts w:asciiTheme="minorHAnsi" w:hAnsiTheme="minorHAnsi" w:cstheme="minorHAnsi"/>
                <w:iCs/>
                <w:szCs w:val="22"/>
              </w:rPr>
            </w:pPr>
            <w:r w:rsidRPr="006A6867">
              <w:rPr>
                <w:rFonts w:asciiTheme="minorHAnsi" w:hAnsiTheme="minorHAnsi" w:cstheme="minorHAnsi"/>
                <w:iCs/>
                <w:szCs w:val="22"/>
              </w:rPr>
              <w:t>United Overseas Bank Ltd</w:t>
            </w:r>
          </w:p>
        </w:tc>
        <w:tc>
          <w:tcPr>
            <w:tcW w:w="6804" w:type="dxa"/>
          </w:tcPr>
          <w:p w14:paraId="3D2EFD7B" w14:textId="5FBA79F8" w:rsidR="00271BB5" w:rsidRPr="009368C8" w:rsidRDefault="009368C8" w:rsidP="00F65DBB">
            <w:pPr>
              <w:keepNext/>
              <w:jc w:val="left"/>
              <w:rPr>
                <w:rFonts w:asciiTheme="minorHAnsi" w:hAnsiTheme="minorHAnsi" w:cstheme="minorHAnsi"/>
                <w:iCs/>
                <w:szCs w:val="22"/>
              </w:rPr>
            </w:pPr>
            <w:proofErr w:type="spellStart"/>
            <w:r w:rsidRPr="009368C8">
              <w:rPr>
                <w:rFonts w:asciiTheme="minorHAnsi" w:hAnsiTheme="minorHAnsi" w:cstheme="minorHAnsi"/>
                <w:iCs/>
                <w:szCs w:val="22"/>
              </w:rPr>
              <w:t>uob</w:t>
            </w:r>
            <w:proofErr w:type="spellEnd"/>
          </w:p>
        </w:tc>
      </w:tr>
    </w:tbl>
    <w:p w14:paraId="6D60460C" w14:textId="4A3D3A33" w:rsidR="00271BB5" w:rsidRPr="00271BB5" w:rsidRDefault="00F65DBB" w:rsidP="002B2A6A">
      <w:pPr>
        <w:pStyle w:val="Caption"/>
        <w:rPr>
          <w:lang w:val="en-AU"/>
        </w:rPr>
      </w:pPr>
      <w:r>
        <w:t xml:space="preserve">Table </w:t>
      </w:r>
      <w:r>
        <w:fldChar w:fldCharType="begin"/>
      </w:r>
      <w:r>
        <w:instrText xml:space="preserve"> SEQ Table \* ARABIC </w:instrText>
      </w:r>
      <w:r>
        <w:fldChar w:fldCharType="separate"/>
      </w:r>
      <w:r w:rsidR="006D01EA">
        <w:t>31</w:t>
      </w:r>
      <w:r>
        <w:fldChar w:fldCharType="end"/>
      </w:r>
      <w:r w:rsidR="002B2A6A">
        <w:t xml:space="preserve"> </w:t>
      </w:r>
      <w:r w:rsidR="002B2A6A">
        <w:fldChar w:fldCharType="begin"/>
      </w:r>
      <w:r w:rsidR="002B2A6A">
        <w:instrText xml:space="preserve"> </w:instrText>
      </w:r>
      <w:r w:rsidR="002B2A6A" w:rsidRPr="002B2A6A">
        <w:instrText>STYLEREF "Heading 3"</w:instrText>
      </w:r>
      <w:r w:rsidR="002B2A6A">
        <w:instrText xml:space="preserve"> </w:instrText>
      </w:r>
      <w:r w:rsidR="002B2A6A">
        <w:fldChar w:fldCharType="separate"/>
      </w:r>
      <w:r w:rsidR="00FB29C8">
        <w:t>Appendix C.1 – Acronyms of Retail Banks &amp; CDP</w:t>
      </w:r>
      <w:r w:rsidR="002B2A6A">
        <w:fldChar w:fldCharType="end"/>
      </w:r>
    </w:p>
    <w:p w14:paraId="7B2BCCFE" w14:textId="48803C7D" w:rsidR="00D527F7" w:rsidRDefault="00D475CF" w:rsidP="00634352">
      <w:pPr>
        <w:pStyle w:val="Heading3"/>
      </w:pPr>
      <w:bookmarkStart w:id="1375" w:name="_Toc217999958"/>
      <w:r>
        <w:t xml:space="preserve">Appendix </w:t>
      </w:r>
      <w:r w:rsidR="00271BB5">
        <w:t>C</w:t>
      </w:r>
      <w:r>
        <w:t xml:space="preserve">.2 </w:t>
      </w:r>
      <w:r w:rsidR="00E105EA">
        <w:t>–</w:t>
      </w:r>
      <w:r>
        <w:t xml:space="preserve"> </w:t>
      </w:r>
      <w:r w:rsidR="00E105EA">
        <w:t>Bank Code</w:t>
      </w:r>
      <w:r w:rsidR="009E6F5B">
        <w:t>s</w:t>
      </w:r>
      <w:r w:rsidR="00E105EA">
        <w:t xml:space="preserve"> of PDs</w:t>
      </w:r>
      <w:bookmarkEnd w:id="1375"/>
    </w:p>
    <w:tbl>
      <w:tblPr>
        <w:tblStyle w:val="TableGrid"/>
        <w:tblW w:w="14170" w:type="dxa"/>
        <w:tblLook w:val="04A0" w:firstRow="1" w:lastRow="0" w:firstColumn="1" w:lastColumn="0" w:noHBand="0" w:noVBand="1"/>
      </w:tblPr>
      <w:tblGrid>
        <w:gridCol w:w="1046"/>
        <w:gridCol w:w="6320"/>
        <w:gridCol w:w="6804"/>
      </w:tblGrid>
      <w:tr w:rsidR="000132EA" w:rsidRPr="00271BB5" w14:paraId="3A32AAF5" w14:textId="77777777" w:rsidTr="009A6307">
        <w:tc>
          <w:tcPr>
            <w:tcW w:w="1046" w:type="dxa"/>
            <w:shd w:val="clear" w:color="auto" w:fill="D9D9D9" w:themeFill="background1" w:themeFillShade="D9"/>
          </w:tcPr>
          <w:p w14:paraId="068E4135" w14:textId="77777777" w:rsidR="000132EA" w:rsidRPr="002E7649" w:rsidRDefault="000132EA" w:rsidP="002E7649">
            <w:pPr>
              <w:pStyle w:val="Normalwithspace"/>
              <w:spacing w:before="0" w:line="276" w:lineRule="auto"/>
              <w:jc w:val="left"/>
              <w:rPr>
                <w:rFonts w:asciiTheme="minorHAnsi" w:hAnsiTheme="minorHAnsi" w:cstheme="minorHAnsi"/>
                <w:b/>
                <w:bCs/>
                <w:szCs w:val="22"/>
                <w:lang w:val="en-AU"/>
              </w:rPr>
            </w:pPr>
            <w:r w:rsidRPr="002E7649">
              <w:rPr>
                <w:rFonts w:asciiTheme="minorHAnsi" w:hAnsiTheme="minorHAnsi" w:cstheme="minorHAnsi"/>
                <w:b/>
                <w:bCs/>
                <w:szCs w:val="22"/>
                <w:lang w:val="en-AU"/>
              </w:rPr>
              <w:t>S/N</w:t>
            </w:r>
          </w:p>
        </w:tc>
        <w:tc>
          <w:tcPr>
            <w:tcW w:w="6320" w:type="dxa"/>
            <w:shd w:val="clear" w:color="auto" w:fill="D9D9D9" w:themeFill="background1" w:themeFillShade="D9"/>
          </w:tcPr>
          <w:p w14:paraId="1A68306D" w14:textId="77777777" w:rsidR="000132EA" w:rsidRPr="002E7649" w:rsidRDefault="000132EA" w:rsidP="002E7649">
            <w:pPr>
              <w:pStyle w:val="Normalwithspace"/>
              <w:spacing w:before="0" w:line="276" w:lineRule="auto"/>
              <w:jc w:val="left"/>
              <w:rPr>
                <w:rFonts w:asciiTheme="minorHAnsi" w:hAnsiTheme="minorHAnsi" w:cstheme="minorHAnsi"/>
                <w:b/>
                <w:bCs/>
                <w:szCs w:val="22"/>
                <w:lang w:val="en-AU"/>
              </w:rPr>
            </w:pPr>
            <w:r w:rsidRPr="002E7649">
              <w:rPr>
                <w:rFonts w:asciiTheme="minorHAnsi" w:hAnsiTheme="minorHAnsi" w:cstheme="minorHAnsi"/>
                <w:b/>
                <w:bCs/>
                <w:szCs w:val="22"/>
                <w:lang w:val="en-AU"/>
              </w:rPr>
              <w:t>Interfacing System</w:t>
            </w:r>
          </w:p>
        </w:tc>
        <w:tc>
          <w:tcPr>
            <w:tcW w:w="6804" w:type="dxa"/>
            <w:shd w:val="clear" w:color="auto" w:fill="D9D9D9" w:themeFill="background1" w:themeFillShade="D9"/>
          </w:tcPr>
          <w:p w14:paraId="2A16727B" w14:textId="2094EE6D" w:rsidR="000132EA" w:rsidRPr="002E7649" w:rsidRDefault="000132EA" w:rsidP="002E7649">
            <w:pPr>
              <w:pStyle w:val="Normalwithspace"/>
              <w:spacing w:before="0" w:line="276" w:lineRule="auto"/>
              <w:jc w:val="left"/>
              <w:rPr>
                <w:rFonts w:asciiTheme="minorHAnsi" w:hAnsiTheme="minorHAnsi" w:cstheme="minorHAnsi"/>
                <w:b/>
                <w:bCs/>
                <w:szCs w:val="22"/>
                <w:lang w:val="en-AU"/>
              </w:rPr>
            </w:pPr>
            <w:commentRangeStart w:id="1376"/>
            <w:r w:rsidRPr="002E7649">
              <w:rPr>
                <w:rFonts w:asciiTheme="minorHAnsi" w:hAnsiTheme="minorHAnsi" w:cstheme="minorHAnsi"/>
                <w:b/>
                <w:bCs/>
                <w:szCs w:val="22"/>
                <w:lang w:val="en-AU"/>
              </w:rPr>
              <w:t xml:space="preserve">Bank code used in </w:t>
            </w:r>
            <w:r w:rsidR="005F1E71" w:rsidRPr="002E7649">
              <w:rPr>
                <w:rFonts w:asciiTheme="minorHAnsi" w:hAnsiTheme="minorHAnsi" w:cstheme="minorHAnsi"/>
                <w:b/>
                <w:bCs/>
                <w:szCs w:val="22"/>
                <w:lang w:val="en-AU"/>
              </w:rPr>
              <w:t xml:space="preserve">institutional </w:t>
            </w:r>
            <w:r w:rsidRPr="002E7649">
              <w:rPr>
                <w:rFonts w:asciiTheme="minorHAnsi" w:hAnsiTheme="minorHAnsi" w:cstheme="minorHAnsi"/>
                <w:b/>
                <w:bCs/>
                <w:szCs w:val="22"/>
                <w:lang w:val="en-AU"/>
              </w:rPr>
              <w:t>file names</w:t>
            </w:r>
            <w:commentRangeEnd w:id="1376"/>
            <w:r w:rsidR="001D5AE6" w:rsidRPr="002E7649">
              <w:rPr>
                <w:rStyle w:val="CommentReference"/>
                <w:rFonts w:asciiTheme="minorHAnsi" w:hAnsiTheme="minorHAnsi" w:cstheme="minorHAnsi"/>
                <w:sz w:val="22"/>
                <w:szCs w:val="22"/>
                <w:lang w:val="en-US"/>
              </w:rPr>
              <w:commentReference w:id="1376"/>
            </w:r>
          </w:p>
        </w:tc>
      </w:tr>
      <w:tr w:rsidR="006A6867" w:rsidRPr="009368C8" w14:paraId="0FD6FFD5" w14:textId="77777777" w:rsidTr="009A6307">
        <w:tc>
          <w:tcPr>
            <w:tcW w:w="1046" w:type="dxa"/>
          </w:tcPr>
          <w:p w14:paraId="44D53D6A" w14:textId="77777777" w:rsidR="006A6867" w:rsidRPr="009368C8" w:rsidRDefault="006A6867" w:rsidP="00857344">
            <w:pPr>
              <w:pStyle w:val="ListParagraph"/>
              <w:numPr>
                <w:ilvl w:val="0"/>
                <w:numId w:val="134"/>
              </w:numPr>
            </w:pPr>
          </w:p>
        </w:tc>
        <w:tc>
          <w:tcPr>
            <w:tcW w:w="6320" w:type="dxa"/>
          </w:tcPr>
          <w:p w14:paraId="43A1DF21" w14:textId="52C10EAF" w:rsidR="006A6867" w:rsidRPr="009368C8" w:rsidRDefault="006A6867" w:rsidP="009C771B">
            <w:pPr>
              <w:jc w:val="left"/>
              <w:rPr>
                <w:rFonts w:asciiTheme="minorHAnsi" w:hAnsiTheme="minorHAnsi" w:cstheme="minorHAnsi"/>
                <w:iCs/>
                <w:szCs w:val="22"/>
              </w:rPr>
            </w:pPr>
            <w:r w:rsidRPr="006A6867">
              <w:rPr>
                <w:rFonts w:asciiTheme="minorHAnsi" w:hAnsiTheme="minorHAnsi" w:cstheme="minorHAnsi"/>
                <w:iCs/>
                <w:szCs w:val="22"/>
              </w:rPr>
              <w:t>Australia &amp; New Zealand Banking Group Ltd</w:t>
            </w:r>
          </w:p>
        </w:tc>
        <w:tc>
          <w:tcPr>
            <w:tcW w:w="6804" w:type="dxa"/>
          </w:tcPr>
          <w:p w14:paraId="33F9C3BD" w14:textId="49CBD0A6" w:rsidR="006A6867" w:rsidRPr="009368C8" w:rsidRDefault="001D5AE6" w:rsidP="009C771B">
            <w:pPr>
              <w:jc w:val="left"/>
              <w:rPr>
                <w:rFonts w:asciiTheme="minorHAnsi" w:hAnsiTheme="minorHAnsi" w:cstheme="minorHAnsi"/>
                <w:iCs/>
                <w:szCs w:val="22"/>
              </w:rPr>
            </w:pPr>
            <w:r w:rsidRPr="001D5AE6">
              <w:rPr>
                <w:rFonts w:asciiTheme="minorHAnsi" w:hAnsiTheme="minorHAnsi" w:cstheme="minorHAnsi"/>
                <w:iCs/>
                <w:szCs w:val="22"/>
              </w:rPr>
              <w:t>7931</w:t>
            </w:r>
          </w:p>
        </w:tc>
      </w:tr>
      <w:tr w:rsidR="006A6867" w:rsidRPr="009368C8" w14:paraId="7C7D711D" w14:textId="77777777" w:rsidTr="009A6307">
        <w:tc>
          <w:tcPr>
            <w:tcW w:w="1046" w:type="dxa"/>
          </w:tcPr>
          <w:p w14:paraId="46213D82" w14:textId="77777777" w:rsidR="006A6867" w:rsidRPr="009368C8" w:rsidRDefault="006A6867" w:rsidP="00D21035">
            <w:pPr>
              <w:pStyle w:val="ListParagraph"/>
            </w:pPr>
          </w:p>
        </w:tc>
        <w:tc>
          <w:tcPr>
            <w:tcW w:w="6320" w:type="dxa"/>
          </w:tcPr>
          <w:p w14:paraId="044187BC" w14:textId="05B8B403" w:rsidR="006A6867" w:rsidRPr="009368C8" w:rsidRDefault="006A6867" w:rsidP="009C771B">
            <w:pPr>
              <w:jc w:val="left"/>
              <w:rPr>
                <w:rFonts w:asciiTheme="minorHAnsi" w:hAnsiTheme="minorHAnsi" w:cstheme="minorHAnsi"/>
                <w:iCs/>
                <w:szCs w:val="22"/>
              </w:rPr>
            </w:pPr>
            <w:r w:rsidRPr="006A6867">
              <w:rPr>
                <w:rFonts w:asciiTheme="minorHAnsi" w:hAnsiTheme="minorHAnsi" w:cstheme="minorHAnsi"/>
                <w:iCs/>
                <w:szCs w:val="22"/>
              </w:rPr>
              <w:t>Bank of America, National Association</w:t>
            </w:r>
          </w:p>
        </w:tc>
        <w:tc>
          <w:tcPr>
            <w:tcW w:w="6804" w:type="dxa"/>
          </w:tcPr>
          <w:p w14:paraId="6100F32A" w14:textId="350B7C30" w:rsidR="006A6867" w:rsidRPr="009368C8" w:rsidRDefault="001D5AE6" w:rsidP="009C771B">
            <w:pPr>
              <w:jc w:val="left"/>
              <w:rPr>
                <w:rFonts w:asciiTheme="minorHAnsi" w:hAnsiTheme="minorHAnsi" w:cstheme="minorHAnsi"/>
                <w:iCs/>
                <w:szCs w:val="22"/>
              </w:rPr>
            </w:pPr>
            <w:r w:rsidRPr="001D5AE6">
              <w:rPr>
                <w:rFonts w:asciiTheme="minorHAnsi" w:hAnsiTheme="minorHAnsi" w:cstheme="minorHAnsi"/>
                <w:iCs/>
                <w:szCs w:val="22"/>
              </w:rPr>
              <w:t>7065</w:t>
            </w:r>
          </w:p>
        </w:tc>
      </w:tr>
      <w:tr w:rsidR="006A6867" w:rsidRPr="009368C8" w14:paraId="4B394597" w14:textId="77777777" w:rsidTr="009A6307">
        <w:tc>
          <w:tcPr>
            <w:tcW w:w="1046" w:type="dxa"/>
          </w:tcPr>
          <w:p w14:paraId="73696416" w14:textId="77777777" w:rsidR="006A6867" w:rsidRPr="009368C8" w:rsidRDefault="006A6867" w:rsidP="00D21035">
            <w:pPr>
              <w:pStyle w:val="ListParagraph"/>
            </w:pPr>
          </w:p>
        </w:tc>
        <w:tc>
          <w:tcPr>
            <w:tcW w:w="6320" w:type="dxa"/>
          </w:tcPr>
          <w:p w14:paraId="2D319841" w14:textId="1C307F10" w:rsidR="006A6867" w:rsidRPr="009368C8" w:rsidRDefault="006A6867" w:rsidP="006A6867">
            <w:pPr>
              <w:tabs>
                <w:tab w:val="left" w:pos="1170"/>
              </w:tabs>
              <w:jc w:val="left"/>
              <w:rPr>
                <w:rFonts w:asciiTheme="minorHAnsi" w:hAnsiTheme="minorHAnsi" w:cstheme="minorHAnsi"/>
                <w:iCs/>
                <w:szCs w:val="22"/>
              </w:rPr>
            </w:pPr>
            <w:r w:rsidRPr="006A6867">
              <w:rPr>
                <w:rFonts w:asciiTheme="minorHAnsi" w:hAnsiTheme="minorHAnsi" w:cstheme="minorHAnsi"/>
                <w:iCs/>
                <w:szCs w:val="22"/>
              </w:rPr>
              <w:t>Barclays Bank PLC</w:t>
            </w:r>
          </w:p>
        </w:tc>
        <w:tc>
          <w:tcPr>
            <w:tcW w:w="6804" w:type="dxa"/>
          </w:tcPr>
          <w:p w14:paraId="62AABD9E" w14:textId="07285517" w:rsidR="006A6867" w:rsidRPr="009368C8" w:rsidRDefault="001D5AE6" w:rsidP="009C771B">
            <w:pPr>
              <w:jc w:val="left"/>
              <w:rPr>
                <w:rFonts w:asciiTheme="minorHAnsi" w:hAnsiTheme="minorHAnsi" w:cstheme="minorHAnsi"/>
                <w:iCs/>
                <w:szCs w:val="22"/>
              </w:rPr>
            </w:pPr>
            <w:r w:rsidRPr="001D5AE6">
              <w:rPr>
                <w:rFonts w:asciiTheme="minorHAnsi" w:hAnsiTheme="minorHAnsi" w:cstheme="minorHAnsi"/>
                <w:iCs/>
                <w:szCs w:val="22"/>
              </w:rPr>
              <w:t>7533</w:t>
            </w:r>
          </w:p>
        </w:tc>
      </w:tr>
      <w:tr w:rsidR="006A6867" w:rsidRPr="009368C8" w14:paraId="4BA2BF67" w14:textId="77777777" w:rsidTr="009A6307">
        <w:tc>
          <w:tcPr>
            <w:tcW w:w="1046" w:type="dxa"/>
          </w:tcPr>
          <w:p w14:paraId="6F2FA0F9" w14:textId="77777777" w:rsidR="006A6867" w:rsidRPr="009368C8" w:rsidRDefault="006A6867" w:rsidP="00D21035">
            <w:pPr>
              <w:pStyle w:val="ListParagraph"/>
            </w:pPr>
          </w:p>
        </w:tc>
        <w:tc>
          <w:tcPr>
            <w:tcW w:w="6320" w:type="dxa"/>
          </w:tcPr>
          <w:p w14:paraId="113F589C" w14:textId="4FC7D42E" w:rsidR="006A6867" w:rsidRPr="009368C8" w:rsidRDefault="006A6867" w:rsidP="009C771B">
            <w:pPr>
              <w:jc w:val="left"/>
              <w:rPr>
                <w:rFonts w:asciiTheme="minorHAnsi" w:hAnsiTheme="minorHAnsi" w:cstheme="minorHAnsi"/>
                <w:iCs/>
                <w:szCs w:val="22"/>
              </w:rPr>
            </w:pPr>
            <w:r w:rsidRPr="006A6867">
              <w:rPr>
                <w:rFonts w:asciiTheme="minorHAnsi" w:hAnsiTheme="minorHAnsi" w:cstheme="minorHAnsi"/>
                <w:iCs/>
                <w:szCs w:val="22"/>
              </w:rPr>
              <w:t>BNP Paribas SA</w:t>
            </w:r>
          </w:p>
        </w:tc>
        <w:tc>
          <w:tcPr>
            <w:tcW w:w="6804" w:type="dxa"/>
          </w:tcPr>
          <w:p w14:paraId="46371EBB" w14:textId="5B9223A5" w:rsidR="006A6867" w:rsidRPr="009368C8" w:rsidRDefault="001D5AE6" w:rsidP="009C771B">
            <w:pPr>
              <w:jc w:val="left"/>
              <w:rPr>
                <w:rFonts w:asciiTheme="minorHAnsi" w:hAnsiTheme="minorHAnsi" w:cstheme="minorHAnsi"/>
                <w:iCs/>
                <w:szCs w:val="22"/>
              </w:rPr>
            </w:pPr>
            <w:r w:rsidRPr="001D5AE6">
              <w:rPr>
                <w:rFonts w:asciiTheme="minorHAnsi" w:hAnsiTheme="minorHAnsi" w:cstheme="minorHAnsi"/>
                <w:iCs/>
                <w:szCs w:val="22"/>
              </w:rPr>
              <w:t>7418</w:t>
            </w:r>
          </w:p>
        </w:tc>
      </w:tr>
      <w:tr w:rsidR="006A6867" w:rsidRPr="009368C8" w14:paraId="4D797CE8" w14:textId="77777777" w:rsidTr="009A6307">
        <w:tc>
          <w:tcPr>
            <w:tcW w:w="1046" w:type="dxa"/>
          </w:tcPr>
          <w:p w14:paraId="4D574D7F" w14:textId="77777777" w:rsidR="006A6867" w:rsidRPr="009368C8" w:rsidRDefault="006A6867" w:rsidP="00D21035">
            <w:pPr>
              <w:pStyle w:val="ListParagraph"/>
            </w:pPr>
          </w:p>
        </w:tc>
        <w:tc>
          <w:tcPr>
            <w:tcW w:w="6320" w:type="dxa"/>
          </w:tcPr>
          <w:p w14:paraId="2944D030" w14:textId="266CF307" w:rsidR="006A6867" w:rsidRPr="009368C8" w:rsidRDefault="006A6867" w:rsidP="009C771B">
            <w:pPr>
              <w:jc w:val="left"/>
              <w:rPr>
                <w:rFonts w:asciiTheme="minorHAnsi" w:hAnsiTheme="minorHAnsi" w:cstheme="minorHAnsi"/>
                <w:iCs/>
                <w:szCs w:val="22"/>
              </w:rPr>
            </w:pPr>
            <w:r w:rsidRPr="006A6867">
              <w:rPr>
                <w:rFonts w:asciiTheme="minorHAnsi" w:hAnsiTheme="minorHAnsi" w:cstheme="minorHAnsi"/>
                <w:iCs/>
                <w:szCs w:val="22"/>
              </w:rPr>
              <w:t>Citibank, NA</w:t>
            </w:r>
          </w:p>
        </w:tc>
        <w:tc>
          <w:tcPr>
            <w:tcW w:w="6804" w:type="dxa"/>
          </w:tcPr>
          <w:p w14:paraId="4FF38D1D" w14:textId="29BD7FC7" w:rsidR="006A6867" w:rsidRPr="009368C8" w:rsidRDefault="001D5AE6" w:rsidP="009C771B">
            <w:pPr>
              <w:jc w:val="left"/>
              <w:rPr>
                <w:rFonts w:asciiTheme="minorHAnsi" w:hAnsiTheme="minorHAnsi" w:cstheme="minorHAnsi"/>
                <w:iCs/>
                <w:szCs w:val="22"/>
              </w:rPr>
            </w:pPr>
            <w:r w:rsidRPr="001D5AE6">
              <w:rPr>
                <w:rFonts w:asciiTheme="minorHAnsi" w:hAnsiTheme="minorHAnsi" w:cstheme="minorHAnsi"/>
                <w:iCs/>
                <w:szCs w:val="22"/>
              </w:rPr>
              <w:t>7214</w:t>
            </w:r>
          </w:p>
        </w:tc>
      </w:tr>
      <w:tr w:rsidR="006A6867" w:rsidRPr="009368C8" w14:paraId="6631A9CB" w14:textId="77777777" w:rsidTr="009A6307">
        <w:tc>
          <w:tcPr>
            <w:tcW w:w="1046" w:type="dxa"/>
          </w:tcPr>
          <w:p w14:paraId="2DC428C4" w14:textId="77777777" w:rsidR="006A6867" w:rsidRDefault="006A6867" w:rsidP="00D21035">
            <w:pPr>
              <w:pStyle w:val="ListParagraph"/>
            </w:pPr>
          </w:p>
        </w:tc>
        <w:tc>
          <w:tcPr>
            <w:tcW w:w="6320" w:type="dxa"/>
          </w:tcPr>
          <w:p w14:paraId="595CAC49" w14:textId="3AAF4457" w:rsidR="006A6867" w:rsidRPr="009368C8" w:rsidRDefault="006A6867" w:rsidP="009C771B">
            <w:pPr>
              <w:jc w:val="left"/>
              <w:rPr>
                <w:rFonts w:asciiTheme="minorHAnsi" w:hAnsiTheme="minorHAnsi" w:cstheme="minorHAnsi"/>
                <w:iCs/>
                <w:szCs w:val="22"/>
              </w:rPr>
            </w:pPr>
            <w:r w:rsidRPr="006A6867">
              <w:rPr>
                <w:rFonts w:asciiTheme="minorHAnsi" w:hAnsiTheme="minorHAnsi" w:cstheme="minorHAnsi"/>
                <w:iCs/>
                <w:szCs w:val="22"/>
              </w:rPr>
              <w:t>DBS Bank Ltd</w:t>
            </w:r>
          </w:p>
        </w:tc>
        <w:tc>
          <w:tcPr>
            <w:tcW w:w="6804" w:type="dxa"/>
          </w:tcPr>
          <w:p w14:paraId="534A587E" w14:textId="0CFAEC88" w:rsidR="006A6867" w:rsidRDefault="00B2585A" w:rsidP="009C771B">
            <w:pPr>
              <w:jc w:val="left"/>
              <w:rPr>
                <w:rFonts w:asciiTheme="minorHAnsi" w:hAnsiTheme="minorHAnsi" w:cstheme="minorHAnsi"/>
                <w:iCs/>
                <w:szCs w:val="22"/>
              </w:rPr>
            </w:pPr>
            <w:r>
              <w:rPr>
                <w:rFonts w:asciiTheme="minorHAnsi" w:hAnsiTheme="minorHAnsi" w:cstheme="minorHAnsi"/>
                <w:iCs/>
                <w:szCs w:val="22"/>
              </w:rPr>
              <w:t>7171</w:t>
            </w:r>
          </w:p>
        </w:tc>
      </w:tr>
      <w:tr w:rsidR="006A6867" w:rsidRPr="009368C8" w14:paraId="20107DEE" w14:textId="77777777" w:rsidTr="009A6307">
        <w:tc>
          <w:tcPr>
            <w:tcW w:w="1046" w:type="dxa"/>
          </w:tcPr>
          <w:p w14:paraId="798FCE57" w14:textId="77777777" w:rsidR="006A6867" w:rsidRDefault="006A6867" w:rsidP="00D21035">
            <w:pPr>
              <w:pStyle w:val="ListParagraph"/>
            </w:pPr>
          </w:p>
        </w:tc>
        <w:tc>
          <w:tcPr>
            <w:tcW w:w="6320" w:type="dxa"/>
          </w:tcPr>
          <w:p w14:paraId="1CEBDF5C" w14:textId="333CE698" w:rsidR="006A6867" w:rsidRPr="009368C8" w:rsidRDefault="006A6867" w:rsidP="009C771B">
            <w:pPr>
              <w:jc w:val="left"/>
              <w:rPr>
                <w:rFonts w:asciiTheme="minorHAnsi" w:hAnsiTheme="minorHAnsi" w:cstheme="minorHAnsi"/>
                <w:iCs/>
                <w:szCs w:val="22"/>
              </w:rPr>
            </w:pPr>
            <w:r w:rsidRPr="006A6867">
              <w:rPr>
                <w:rFonts w:asciiTheme="minorHAnsi" w:hAnsiTheme="minorHAnsi" w:cstheme="minorHAnsi"/>
                <w:iCs/>
                <w:szCs w:val="22"/>
              </w:rPr>
              <w:t>Deutsche Bank AG</w:t>
            </w:r>
          </w:p>
        </w:tc>
        <w:tc>
          <w:tcPr>
            <w:tcW w:w="6804" w:type="dxa"/>
          </w:tcPr>
          <w:p w14:paraId="1FE49AB9" w14:textId="231FC7E9" w:rsidR="006A6867" w:rsidRDefault="001D5AE6" w:rsidP="009C771B">
            <w:pPr>
              <w:jc w:val="left"/>
              <w:rPr>
                <w:rFonts w:asciiTheme="minorHAnsi" w:hAnsiTheme="minorHAnsi" w:cstheme="minorHAnsi"/>
                <w:iCs/>
                <w:szCs w:val="22"/>
              </w:rPr>
            </w:pPr>
            <w:r w:rsidRPr="001D5AE6">
              <w:rPr>
                <w:rFonts w:asciiTheme="minorHAnsi" w:hAnsiTheme="minorHAnsi" w:cstheme="minorHAnsi"/>
                <w:iCs/>
                <w:szCs w:val="22"/>
              </w:rPr>
              <w:t>7463</w:t>
            </w:r>
          </w:p>
        </w:tc>
      </w:tr>
      <w:tr w:rsidR="006A6867" w:rsidRPr="009368C8" w14:paraId="0CA57394" w14:textId="77777777" w:rsidTr="009A6307">
        <w:tc>
          <w:tcPr>
            <w:tcW w:w="1046" w:type="dxa"/>
          </w:tcPr>
          <w:p w14:paraId="762B289E" w14:textId="77777777" w:rsidR="006A6867" w:rsidRDefault="006A6867" w:rsidP="00D21035">
            <w:pPr>
              <w:pStyle w:val="ListParagraph"/>
            </w:pPr>
          </w:p>
        </w:tc>
        <w:tc>
          <w:tcPr>
            <w:tcW w:w="6320" w:type="dxa"/>
          </w:tcPr>
          <w:p w14:paraId="70C233A6" w14:textId="7857ED80" w:rsidR="006A6867" w:rsidRPr="009368C8" w:rsidRDefault="006A6867" w:rsidP="009C771B">
            <w:pPr>
              <w:jc w:val="left"/>
              <w:rPr>
                <w:rFonts w:asciiTheme="minorHAnsi" w:hAnsiTheme="minorHAnsi" w:cstheme="minorHAnsi"/>
                <w:iCs/>
                <w:szCs w:val="22"/>
              </w:rPr>
            </w:pPr>
            <w:r w:rsidRPr="006A6867">
              <w:rPr>
                <w:rFonts w:asciiTheme="minorHAnsi" w:hAnsiTheme="minorHAnsi" w:cstheme="minorHAnsi"/>
                <w:iCs/>
                <w:szCs w:val="22"/>
              </w:rPr>
              <w:t>Hongkong and Shanghai Banking Corporation Ltd</w:t>
            </w:r>
          </w:p>
        </w:tc>
        <w:tc>
          <w:tcPr>
            <w:tcW w:w="6804" w:type="dxa"/>
          </w:tcPr>
          <w:p w14:paraId="65446A0D" w14:textId="1D6617CB" w:rsidR="006A6867" w:rsidRDefault="001D5AE6" w:rsidP="009C771B">
            <w:pPr>
              <w:jc w:val="left"/>
              <w:rPr>
                <w:rFonts w:asciiTheme="minorHAnsi" w:hAnsiTheme="minorHAnsi" w:cstheme="minorHAnsi"/>
                <w:iCs/>
                <w:szCs w:val="22"/>
              </w:rPr>
            </w:pPr>
            <w:r w:rsidRPr="001D5AE6">
              <w:rPr>
                <w:rFonts w:asciiTheme="minorHAnsi" w:hAnsiTheme="minorHAnsi" w:cstheme="minorHAnsi"/>
                <w:iCs/>
                <w:szCs w:val="22"/>
              </w:rPr>
              <w:t>7232</w:t>
            </w:r>
          </w:p>
        </w:tc>
      </w:tr>
      <w:tr w:rsidR="006A6867" w:rsidRPr="009368C8" w14:paraId="0FCFC3D8" w14:textId="77777777" w:rsidTr="009A6307">
        <w:tc>
          <w:tcPr>
            <w:tcW w:w="1046" w:type="dxa"/>
          </w:tcPr>
          <w:p w14:paraId="4AA7809C" w14:textId="77777777" w:rsidR="006A6867" w:rsidRDefault="006A6867" w:rsidP="00D21035">
            <w:pPr>
              <w:pStyle w:val="ListParagraph"/>
            </w:pPr>
          </w:p>
        </w:tc>
        <w:tc>
          <w:tcPr>
            <w:tcW w:w="6320" w:type="dxa"/>
          </w:tcPr>
          <w:p w14:paraId="16FDBF3C" w14:textId="7172E428" w:rsidR="006A6867" w:rsidRPr="009368C8" w:rsidRDefault="006A6867" w:rsidP="009C771B">
            <w:pPr>
              <w:jc w:val="left"/>
              <w:rPr>
                <w:rFonts w:asciiTheme="minorHAnsi" w:hAnsiTheme="minorHAnsi" w:cstheme="minorHAnsi"/>
                <w:iCs/>
                <w:szCs w:val="22"/>
              </w:rPr>
            </w:pPr>
            <w:r w:rsidRPr="006A6867">
              <w:rPr>
                <w:rFonts w:asciiTheme="minorHAnsi" w:hAnsiTheme="minorHAnsi" w:cstheme="minorHAnsi"/>
                <w:iCs/>
                <w:szCs w:val="22"/>
              </w:rPr>
              <w:t xml:space="preserve">Malayan Banking </w:t>
            </w:r>
            <w:proofErr w:type="spellStart"/>
            <w:r w:rsidRPr="006A6867">
              <w:rPr>
                <w:rFonts w:asciiTheme="minorHAnsi" w:hAnsiTheme="minorHAnsi" w:cstheme="minorHAnsi"/>
                <w:iCs/>
                <w:szCs w:val="22"/>
              </w:rPr>
              <w:t>Bhd</w:t>
            </w:r>
            <w:proofErr w:type="spellEnd"/>
          </w:p>
        </w:tc>
        <w:tc>
          <w:tcPr>
            <w:tcW w:w="6804" w:type="dxa"/>
          </w:tcPr>
          <w:p w14:paraId="1F9E1D1E" w14:textId="688B56BD" w:rsidR="006A6867" w:rsidRDefault="001D5AE6" w:rsidP="009C771B">
            <w:pPr>
              <w:jc w:val="left"/>
              <w:rPr>
                <w:rFonts w:asciiTheme="minorHAnsi" w:hAnsiTheme="minorHAnsi" w:cstheme="minorHAnsi"/>
                <w:iCs/>
                <w:szCs w:val="22"/>
              </w:rPr>
            </w:pPr>
            <w:r w:rsidRPr="001D5AE6">
              <w:rPr>
                <w:rFonts w:asciiTheme="minorHAnsi" w:hAnsiTheme="minorHAnsi" w:cstheme="minorHAnsi"/>
                <w:iCs/>
                <w:szCs w:val="22"/>
              </w:rPr>
              <w:t>9636</w:t>
            </w:r>
          </w:p>
        </w:tc>
      </w:tr>
      <w:tr w:rsidR="006A6867" w:rsidRPr="009368C8" w14:paraId="2D730261" w14:textId="77777777" w:rsidTr="009A6307">
        <w:tc>
          <w:tcPr>
            <w:tcW w:w="1046" w:type="dxa"/>
          </w:tcPr>
          <w:p w14:paraId="17170507" w14:textId="77777777" w:rsidR="006A6867" w:rsidRDefault="006A6867" w:rsidP="00D21035">
            <w:pPr>
              <w:pStyle w:val="ListParagraph"/>
            </w:pPr>
          </w:p>
        </w:tc>
        <w:tc>
          <w:tcPr>
            <w:tcW w:w="6320" w:type="dxa"/>
          </w:tcPr>
          <w:p w14:paraId="69288D32" w14:textId="7AA40878" w:rsidR="006A6867" w:rsidRPr="009368C8" w:rsidRDefault="006A6867" w:rsidP="006A6867">
            <w:pPr>
              <w:tabs>
                <w:tab w:val="left" w:pos="2220"/>
              </w:tabs>
              <w:jc w:val="left"/>
              <w:rPr>
                <w:rFonts w:asciiTheme="minorHAnsi" w:hAnsiTheme="minorHAnsi" w:cstheme="minorHAnsi"/>
                <w:iCs/>
                <w:szCs w:val="22"/>
              </w:rPr>
            </w:pPr>
            <w:r w:rsidRPr="006A6867">
              <w:rPr>
                <w:rFonts w:asciiTheme="minorHAnsi" w:hAnsiTheme="minorHAnsi" w:cstheme="minorHAnsi"/>
                <w:iCs/>
                <w:szCs w:val="22"/>
              </w:rPr>
              <w:t>Oversea-Chinese Banking Corporation Ltd</w:t>
            </w:r>
          </w:p>
        </w:tc>
        <w:tc>
          <w:tcPr>
            <w:tcW w:w="6804" w:type="dxa"/>
          </w:tcPr>
          <w:p w14:paraId="53BDA515" w14:textId="279C01DF" w:rsidR="006A6867" w:rsidRDefault="00E83294" w:rsidP="009C771B">
            <w:pPr>
              <w:jc w:val="left"/>
              <w:rPr>
                <w:rFonts w:asciiTheme="minorHAnsi" w:hAnsiTheme="minorHAnsi" w:cstheme="minorHAnsi"/>
                <w:iCs/>
                <w:szCs w:val="22"/>
              </w:rPr>
            </w:pPr>
            <w:r>
              <w:rPr>
                <w:rFonts w:asciiTheme="minorHAnsi" w:hAnsiTheme="minorHAnsi" w:cstheme="minorHAnsi"/>
                <w:iCs/>
                <w:szCs w:val="22"/>
              </w:rPr>
              <w:t>7339</w:t>
            </w:r>
          </w:p>
        </w:tc>
      </w:tr>
      <w:tr w:rsidR="006A6867" w:rsidRPr="009368C8" w14:paraId="5BA81C76" w14:textId="77777777" w:rsidTr="009A6307">
        <w:tc>
          <w:tcPr>
            <w:tcW w:w="1046" w:type="dxa"/>
          </w:tcPr>
          <w:p w14:paraId="6D3A41D8" w14:textId="77777777" w:rsidR="006A6867" w:rsidRDefault="006A6867" w:rsidP="00D21035">
            <w:pPr>
              <w:pStyle w:val="ListParagraph"/>
            </w:pPr>
          </w:p>
        </w:tc>
        <w:tc>
          <w:tcPr>
            <w:tcW w:w="6320" w:type="dxa"/>
          </w:tcPr>
          <w:p w14:paraId="6EFCFD51" w14:textId="16F05EFF" w:rsidR="006A6867" w:rsidRPr="009368C8" w:rsidRDefault="006A6867" w:rsidP="006A6867">
            <w:pPr>
              <w:jc w:val="left"/>
              <w:rPr>
                <w:rFonts w:asciiTheme="minorHAnsi" w:hAnsiTheme="minorHAnsi" w:cstheme="minorHAnsi"/>
                <w:iCs/>
                <w:szCs w:val="22"/>
              </w:rPr>
            </w:pPr>
            <w:r w:rsidRPr="006A6867">
              <w:rPr>
                <w:rFonts w:asciiTheme="minorHAnsi" w:hAnsiTheme="minorHAnsi" w:cstheme="minorHAnsi"/>
                <w:iCs/>
                <w:szCs w:val="22"/>
              </w:rPr>
              <w:t>Standard Chartered Bank (Singapore) Limited</w:t>
            </w:r>
          </w:p>
        </w:tc>
        <w:tc>
          <w:tcPr>
            <w:tcW w:w="6804" w:type="dxa"/>
          </w:tcPr>
          <w:p w14:paraId="7A8F0462" w14:textId="2C810FCF" w:rsidR="006A6867" w:rsidRDefault="001D5AE6" w:rsidP="009C771B">
            <w:pPr>
              <w:jc w:val="left"/>
              <w:rPr>
                <w:rFonts w:asciiTheme="minorHAnsi" w:hAnsiTheme="minorHAnsi" w:cstheme="minorHAnsi"/>
                <w:iCs/>
                <w:szCs w:val="22"/>
              </w:rPr>
            </w:pPr>
            <w:r w:rsidRPr="001D5AE6">
              <w:rPr>
                <w:rFonts w:asciiTheme="minorHAnsi" w:hAnsiTheme="minorHAnsi" w:cstheme="minorHAnsi"/>
                <w:iCs/>
                <w:szCs w:val="22"/>
              </w:rPr>
              <w:t>9496</w:t>
            </w:r>
          </w:p>
        </w:tc>
      </w:tr>
      <w:tr w:rsidR="006A6867" w:rsidRPr="009368C8" w14:paraId="17443520" w14:textId="77777777" w:rsidTr="009A6307">
        <w:tc>
          <w:tcPr>
            <w:tcW w:w="1046" w:type="dxa"/>
          </w:tcPr>
          <w:p w14:paraId="5FB433E4" w14:textId="77777777" w:rsidR="006A6867" w:rsidRDefault="006A6867" w:rsidP="00D21035">
            <w:pPr>
              <w:pStyle w:val="ListParagraph"/>
            </w:pPr>
          </w:p>
        </w:tc>
        <w:tc>
          <w:tcPr>
            <w:tcW w:w="6320" w:type="dxa"/>
          </w:tcPr>
          <w:p w14:paraId="1F378FCA" w14:textId="31EEB76A" w:rsidR="006A6867" w:rsidRPr="009368C8" w:rsidRDefault="006A6867" w:rsidP="009C771B">
            <w:pPr>
              <w:jc w:val="left"/>
              <w:rPr>
                <w:rFonts w:asciiTheme="minorHAnsi" w:hAnsiTheme="minorHAnsi" w:cstheme="minorHAnsi"/>
                <w:iCs/>
                <w:szCs w:val="22"/>
              </w:rPr>
            </w:pPr>
            <w:r w:rsidRPr="006A6867">
              <w:rPr>
                <w:rFonts w:asciiTheme="minorHAnsi" w:hAnsiTheme="minorHAnsi" w:cstheme="minorHAnsi"/>
                <w:iCs/>
                <w:szCs w:val="22"/>
              </w:rPr>
              <w:t>United Overseas Bank Ltd</w:t>
            </w:r>
          </w:p>
        </w:tc>
        <w:tc>
          <w:tcPr>
            <w:tcW w:w="6804" w:type="dxa"/>
          </w:tcPr>
          <w:p w14:paraId="319409AE" w14:textId="1D037431" w:rsidR="006A6867" w:rsidRDefault="00B2585A" w:rsidP="00A548FD">
            <w:pPr>
              <w:keepNext/>
              <w:jc w:val="left"/>
              <w:rPr>
                <w:rFonts w:asciiTheme="minorHAnsi" w:hAnsiTheme="minorHAnsi" w:cstheme="minorHAnsi"/>
                <w:iCs/>
                <w:szCs w:val="22"/>
              </w:rPr>
            </w:pPr>
            <w:r>
              <w:rPr>
                <w:rFonts w:asciiTheme="minorHAnsi" w:hAnsiTheme="minorHAnsi" w:cstheme="minorHAnsi"/>
                <w:iCs/>
                <w:szCs w:val="22"/>
              </w:rPr>
              <w:t>7375</w:t>
            </w:r>
          </w:p>
        </w:tc>
      </w:tr>
    </w:tbl>
    <w:p w14:paraId="5F66623E" w14:textId="117242E0" w:rsidR="000132EA" w:rsidRPr="000132EA" w:rsidRDefault="00A548FD" w:rsidP="00A548FD">
      <w:pPr>
        <w:pStyle w:val="Caption"/>
        <w:rPr>
          <w:lang w:val="en-AU"/>
        </w:rPr>
      </w:pPr>
      <w:r>
        <w:t xml:space="preserve">Table </w:t>
      </w:r>
      <w:r>
        <w:fldChar w:fldCharType="begin"/>
      </w:r>
      <w:r>
        <w:instrText xml:space="preserve"> SEQ Table \* ARABIC </w:instrText>
      </w:r>
      <w:r>
        <w:fldChar w:fldCharType="separate"/>
      </w:r>
      <w:r w:rsidR="006D01EA">
        <w:t>32</w:t>
      </w:r>
      <w:r>
        <w:fldChar w:fldCharType="end"/>
      </w:r>
      <w:r>
        <w:t xml:space="preserve"> </w:t>
      </w:r>
      <w:r>
        <w:fldChar w:fldCharType="begin"/>
      </w:r>
      <w:r>
        <w:instrText xml:space="preserve"> </w:instrText>
      </w:r>
      <w:r w:rsidRPr="00A548FD">
        <w:instrText>STYLEREF "Heading 3"</w:instrText>
      </w:r>
      <w:r>
        <w:instrText xml:space="preserve"> </w:instrText>
      </w:r>
      <w:r>
        <w:fldChar w:fldCharType="separate"/>
      </w:r>
      <w:r>
        <w:t>Appendix C.2 – Bank Codes of PDs</w:t>
      </w:r>
      <w:r>
        <w:fldChar w:fldCharType="end"/>
      </w:r>
    </w:p>
    <w:sectPr w:rsidR="000132EA" w:rsidRPr="000132EA" w:rsidSect="00D7001F">
      <w:pgSz w:w="16838" w:h="11906" w:orient="landscape" w:code="9"/>
      <w:pgMar w:top="1440" w:right="1440" w:bottom="1559"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SOE\c_seelamreddy" w:date="2025-12-16T16:26:00Z" w:initials="SM">
    <w:p w14:paraId="1CCE8807" w14:textId="77777777" w:rsidR="005B312C" w:rsidRDefault="005B312C" w:rsidP="005B312C">
      <w:pPr>
        <w:pStyle w:val="CommentText"/>
        <w:jc w:val="left"/>
      </w:pPr>
      <w:r>
        <w:rPr>
          <w:rStyle w:val="CommentReference"/>
        </w:rPr>
        <w:annotationRef/>
      </w:r>
      <w:r>
        <w:t>Redemption is missing</w:t>
      </w:r>
    </w:p>
  </w:comment>
  <w:comment w:id="31" w:author="Yichen GU from.TOPPAN (MAS)" w:date="2025-12-17T20:38:00Z" w:initials="YG">
    <w:p w14:paraId="0BEDA7D3" w14:textId="77777777" w:rsidR="006934AA" w:rsidRDefault="006934AA" w:rsidP="006934AA">
      <w:pPr>
        <w:pStyle w:val="CommentText"/>
        <w:jc w:val="left"/>
      </w:pPr>
      <w:r>
        <w:rPr>
          <w:rStyle w:val="CommentReference"/>
        </w:rPr>
        <w:annotationRef/>
      </w:r>
      <w:r>
        <w:rPr>
          <w:lang w:val="en-SG"/>
        </w:rPr>
        <w:t>Added.</w:t>
      </w:r>
    </w:p>
  </w:comment>
  <w:comment w:id="34" w:author="SOE\c_seelamreddy" w:date="2025-12-16T16:30:00Z" w:initials="SM">
    <w:p w14:paraId="26CEB0A0" w14:textId="77777777" w:rsidR="005B312C" w:rsidRDefault="005B312C" w:rsidP="005B312C">
      <w:pPr>
        <w:pStyle w:val="CommentText"/>
        <w:jc w:val="left"/>
      </w:pPr>
      <w:r>
        <w:rPr>
          <w:rStyle w:val="CommentReference"/>
        </w:rPr>
        <w:annotationRef/>
      </w:r>
      <w:r>
        <w:t>SGS Bonds?</w:t>
      </w:r>
    </w:p>
  </w:comment>
  <w:comment w:id="35" w:author="Yichen GU from.TOPPAN (MAS)" w:date="2025-12-17T20:38:00Z" w:initials="YG">
    <w:p w14:paraId="02E8B0F3" w14:textId="77777777" w:rsidR="006934AA" w:rsidRDefault="006934AA" w:rsidP="006934AA">
      <w:pPr>
        <w:pStyle w:val="CommentText"/>
        <w:jc w:val="left"/>
      </w:pPr>
      <w:r>
        <w:rPr>
          <w:rStyle w:val="CommentReference"/>
        </w:rPr>
        <w:annotationRef/>
      </w:r>
      <w:r>
        <w:rPr>
          <w:lang w:val="en-SG"/>
        </w:rPr>
        <w:t>Updated.</w:t>
      </w:r>
    </w:p>
  </w:comment>
  <w:comment w:id="37" w:author="Han Xie CHAI (MAS)" w:date="2026-01-14T10:25:00Z" w:initials="HC">
    <w:p w14:paraId="33F1408E" w14:textId="77777777" w:rsidR="00207550" w:rsidRDefault="00207550" w:rsidP="00207550">
      <w:pPr>
        <w:pStyle w:val="CommentText"/>
        <w:jc w:val="left"/>
      </w:pPr>
      <w:r>
        <w:rPr>
          <w:rStyle w:val="CommentReference"/>
        </w:rPr>
        <w:annotationRef/>
      </w:r>
      <w:r>
        <w:rPr>
          <w:lang w:val="en-SG"/>
        </w:rPr>
        <w:t>To be consistent with the results file naming. Can resolve if ok.</w:t>
      </w:r>
    </w:p>
  </w:comment>
  <w:comment w:id="72" w:author="Sin Fong TAN (MAS)" w:date="2025-12-30T16:42:00Z" w:initials="ST">
    <w:p w14:paraId="7AF7DF99" w14:textId="721409FF" w:rsidR="00E96551" w:rsidRDefault="00E96551" w:rsidP="00E96551">
      <w:pPr>
        <w:pStyle w:val="CommentText"/>
        <w:jc w:val="left"/>
      </w:pPr>
      <w:r>
        <w:rPr>
          <w:rStyle w:val="CommentReference"/>
        </w:rPr>
        <w:annotationRef/>
      </w:r>
      <w:r>
        <w:t>Where will be documenting the non-functional requirement e.g. the file must be processed within X duration, any maximum file size or record count?</w:t>
      </w:r>
    </w:p>
  </w:comment>
  <w:comment w:id="73" w:author="Sin Fong TAN (MAS)" w:date="2025-12-30T16:39:00Z" w:initials="ST">
    <w:p w14:paraId="3C317096" w14:textId="77777777" w:rsidR="002C2A32" w:rsidRDefault="00E96551" w:rsidP="002C2A32">
      <w:pPr>
        <w:pStyle w:val="CommentText"/>
        <w:jc w:val="left"/>
      </w:pPr>
      <w:r>
        <w:rPr>
          <w:rStyle w:val="CommentReference"/>
        </w:rPr>
        <w:annotationRef/>
      </w:r>
      <w:r w:rsidR="002C2A32">
        <w:t>For each file type (unless they are the same), please elaborate</w:t>
      </w:r>
    </w:p>
    <w:p w14:paraId="4FB8F38C" w14:textId="77777777" w:rsidR="002C2A32" w:rsidRDefault="002C2A32" w:rsidP="002C2A32">
      <w:pPr>
        <w:pStyle w:val="CommentText"/>
        <w:numPr>
          <w:ilvl w:val="0"/>
          <w:numId w:val="144"/>
        </w:numPr>
        <w:jc w:val="left"/>
      </w:pPr>
      <w:r>
        <w:t>Error handling. The possible error and how it will impact the processing. E.g. If 1 record checksum fails, will it rollback all the transactions? If 1 record/row format is incorrect, will it rollback? If the header/detail header is wrong or if there are more than one detail header in the file and one detail header failed validation, do we abandon the entire file or only the records detail header with the error?</w:t>
      </w:r>
    </w:p>
    <w:p w14:paraId="05641F86" w14:textId="77777777" w:rsidR="002C2A32" w:rsidRDefault="002C2A32" w:rsidP="002C2A32">
      <w:pPr>
        <w:pStyle w:val="CommentText"/>
        <w:numPr>
          <w:ilvl w:val="0"/>
          <w:numId w:val="144"/>
        </w:numPr>
        <w:jc w:val="left"/>
      </w:pPr>
      <w:r>
        <w:t>Record count and processing date validation and error handling.</w:t>
      </w:r>
    </w:p>
    <w:p w14:paraId="6D1A0D1A" w14:textId="77777777" w:rsidR="002C2A32" w:rsidRDefault="002C2A32" w:rsidP="002C2A32">
      <w:pPr>
        <w:pStyle w:val="CommentText"/>
        <w:numPr>
          <w:ilvl w:val="0"/>
          <w:numId w:val="144"/>
        </w:numPr>
        <w:jc w:val="left"/>
      </w:pPr>
      <w:r>
        <w:t>Suggest to go through the existing program to have an idea on how it is being handled.</w:t>
      </w:r>
    </w:p>
    <w:p w14:paraId="1B758BD8" w14:textId="77777777" w:rsidR="002C2A32" w:rsidRDefault="002C2A32" w:rsidP="002C2A32">
      <w:pPr>
        <w:pStyle w:val="CommentText"/>
        <w:numPr>
          <w:ilvl w:val="0"/>
          <w:numId w:val="144"/>
        </w:numPr>
        <w:jc w:val="left"/>
      </w:pPr>
      <w:r>
        <w:t>Can we re-process the same file? What will happen?</w:t>
      </w:r>
    </w:p>
    <w:p w14:paraId="07829871" w14:textId="77777777" w:rsidR="002C2A32" w:rsidRDefault="002C2A32" w:rsidP="002C2A32">
      <w:pPr>
        <w:pStyle w:val="CommentText"/>
        <w:numPr>
          <w:ilvl w:val="0"/>
          <w:numId w:val="144"/>
        </w:numPr>
        <w:jc w:val="left"/>
      </w:pPr>
      <w:r>
        <w:t>If there are 2 duplicated records in the same file during processing, how will it be flagged out and how will the file be processed?</w:t>
      </w:r>
    </w:p>
    <w:p w14:paraId="381ED8A7" w14:textId="77777777" w:rsidR="002C2A32" w:rsidRDefault="002C2A32" w:rsidP="002C2A32">
      <w:pPr>
        <w:pStyle w:val="CommentText"/>
        <w:numPr>
          <w:ilvl w:val="0"/>
          <w:numId w:val="144"/>
        </w:numPr>
        <w:jc w:val="left"/>
      </w:pPr>
      <w:r>
        <w:t>If there is no head or trailer, I assume we will discard the entire file?</w:t>
      </w:r>
    </w:p>
    <w:p w14:paraId="126A61F3" w14:textId="77777777" w:rsidR="002C2A32" w:rsidRDefault="002C2A32" w:rsidP="002C2A32">
      <w:pPr>
        <w:pStyle w:val="CommentText"/>
        <w:numPr>
          <w:ilvl w:val="0"/>
          <w:numId w:val="144"/>
        </w:numPr>
        <w:jc w:val="left"/>
      </w:pPr>
      <w:r>
        <w:t>What about “empty” file with headers footers but no records? Is this considered successful, warning or error?</w:t>
      </w:r>
    </w:p>
    <w:p w14:paraId="65432F4E" w14:textId="77777777" w:rsidR="002C2A32" w:rsidRDefault="002C2A32" w:rsidP="002C2A32">
      <w:pPr>
        <w:pStyle w:val="CommentText"/>
        <w:numPr>
          <w:ilvl w:val="0"/>
          <w:numId w:val="144"/>
        </w:numPr>
        <w:jc w:val="left"/>
      </w:pPr>
      <w:r>
        <w:t>Suggest you categorise the error handling for ease of documentation.</w:t>
      </w:r>
    </w:p>
  </w:comment>
  <w:comment w:id="77" w:author="Wilmond YANG (MAS)" w:date="2025-12-09T15:53:00Z" w:initials="WY">
    <w:p w14:paraId="033EA7E6" w14:textId="2852232B" w:rsidR="00F53507" w:rsidRDefault="00F53507" w:rsidP="00F53507">
      <w:pPr>
        <w:pStyle w:val="CommentText"/>
        <w:jc w:val="left"/>
      </w:pPr>
      <w:r>
        <w:rPr>
          <w:rStyle w:val="CommentReference"/>
        </w:rPr>
        <w:annotationRef/>
      </w:r>
      <w:r>
        <w:rPr>
          <w:lang w:val="en-SG"/>
        </w:rPr>
        <w:t>Suggestion to not list down the banks here, if not will be one of the many points of updates moving forward when there are changes to be made.</w:t>
      </w:r>
    </w:p>
  </w:comment>
  <w:comment w:id="78" w:author="Yichen GU from.TOPPAN (MAS)" w:date="2025-12-09T16:35:00Z" w:initials="YG">
    <w:p w14:paraId="1D011A23" w14:textId="77777777" w:rsidR="005D1F58" w:rsidRDefault="005D1F58" w:rsidP="005D1F58">
      <w:pPr>
        <w:pStyle w:val="CommentText"/>
        <w:jc w:val="left"/>
      </w:pPr>
      <w:r>
        <w:rPr>
          <w:rStyle w:val="CommentReference"/>
        </w:rPr>
        <w:annotationRef/>
      </w:r>
      <w:r>
        <w:rPr>
          <w:lang w:val="en-SG"/>
        </w:rPr>
        <w:t>Yes. This table is temporarily here to display the 2 MEFT prefix options as proposed changes. Will clean this up after the requirement is confirmed.</w:t>
      </w:r>
    </w:p>
  </w:comment>
  <w:comment w:id="81" w:author="Sin Fong TAN (MAS)" w:date="2025-12-30T15:09:00Z" w:initials="ST">
    <w:p w14:paraId="550BB485" w14:textId="77777777" w:rsidR="00671293" w:rsidRDefault="00671293" w:rsidP="00671293">
      <w:pPr>
        <w:pStyle w:val="CommentText"/>
        <w:jc w:val="left"/>
      </w:pPr>
      <w:r>
        <w:rPr>
          <w:rStyle w:val="CommentReference"/>
        </w:rPr>
        <w:annotationRef/>
      </w:r>
      <w:r>
        <w:rPr>
          <w:lang w:val="en-SG"/>
        </w:rPr>
        <w:t>ITD team, can you confirm with MEFT team on the requirement to prefix filename after their recent changes?</w:t>
      </w:r>
    </w:p>
  </w:comment>
  <w:comment w:id="82" w:author="Wilmond YANG (MAS)" w:date="2026-01-14T11:57:00Z" w:initials="WY">
    <w:p w14:paraId="41B3553E" w14:textId="77777777" w:rsidR="002929C8" w:rsidRDefault="002929C8" w:rsidP="002929C8">
      <w:pPr>
        <w:pStyle w:val="CommentText"/>
        <w:jc w:val="left"/>
      </w:pPr>
      <w:r>
        <w:rPr>
          <w:rStyle w:val="CommentReference"/>
        </w:rPr>
        <w:annotationRef/>
      </w:r>
      <w:r>
        <w:rPr>
          <w:lang w:val="en-SG"/>
        </w:rPr>
        <w:t xml:space="preserve">@TECQ, there is no need to mentioned what MEFT will do. </w:t>
      </w:r>
    </w:p>
  </w:comment>
  <w:comment w:id="86" w:author="Yichen GU from.TOPPAN (MAS)" w:date="2025-12-30T11:10:00Z" w:initials="YG">
    <w:p w14:paraId="5AAA18BD" w14:textId="77777777" w:rsidR="00893FD5" w:rsidRDefault="00893FD5" w:rsidP="00893FD5">
      <w:pPr>
        <w:pStyle w:val="CommentText"/>
        <w:jc w:val="left"/>
      </w:pPr>
      <w:r>
        <w:rPr>
          <w:rStyle w:val="CommentReference"/>
        </w:rPr>
        <w:annotationRef/>
      </w:r>
      <w:r>
        <w:rPr>
          <w:lang w:val="en-SG"/>
        </w:rPr>
        <w:t xml:space="preserve">Proposed changes and differences between eApps and OMEGA are highlighted in </w:t>
      </w:r>
      <w:r>
        <w:rPr>
          <w:highlight w:val="yellow"/>
          <w:lang w:val="en-SG"/>
        </w:rPr>
        <w:t>yellow</w:t>
      </w:r>
      <w:r>
        <w:rPr>
          <w:lang w:val="en-SG"/>
        </w:rPr>
        <w:t xml:space="preserve"> for ease of reference.</w:t>
      </w:r>
    </w:p>
  </w:comment>
  <w:comment w:id="88" w:author="Han Xie CHAI (MAS)" w:date="2026-01-14T10:37:00Z" w:initials="HC">
    <w:p w14:paraId="66011AF4" w14:textId="77777777" w:rsidR="006122F1" w:rsidRDefault="006122F1" w:rsidP="006122F1">
      <w:pPr>
        <w:pStyle w:val="CommentText"/>
        <w:jc w:val="left"/>
      </w:pPr>
      <w:r>
        <w:rPr>
          <w:rStyle w:val="CommentReference"/>
        </w:rPr>
        <w:annotationRef/>
      </w:r>
      <w:r>
        <w:rPr>
          <w:lang w:val="en-SG"/>
        </w:rPr>
        <w:t>This should include the non-redemption results files. Not sure how best to display this information as it looks very long now.</w:t>
      </w:r>
    </w:p>
  </w:comment>
  <w:comment w:id="89" w:author="Yichen GU from.TOPPAN (MAS)" w:date="2026-01-15T17:53:00Z" w:initials="YG">
    <w:p w14:paraId="01B26148" w14:textId="77777777" w:rsidR="00CB2B03" w:rsidRDefault="008D5267" w:rsidP="00CB2B03">
      <w:pPr>
        <w:pStyle w:val="CommentText"/>
        <w:jc w:val="left"/>
      </w:pPr>
      <w:r>
        <w:rPr>
          <w:rStyle w:val="CommentReference"/>
        </w:rPr>
        <w:annotationRef/>
      </w:r>
      <w:r w:rsidR="00CB2B03">
        <w:rPr>
          <w:lang w:val="en-SG"/>
        </w:rPr>
        <w:t>Updated to “</w:t>
      </w:r>
      <w:r w:rsidR="00CB2B03">
        <w:rPr>
          <w:lang w:val="en-AU"/>
        </w:rPr>
        <w:t>subscription and related results (allotment, auction or syndication) files</w:t>
      </w:r>
      <w:r w:rsidR="00CB2B03">
        <w:rPr>
          <w:lang w:val="en-SG"/>
        </w:rPr>
        <w:t>” based on your edit. Please see if this is clearer.</w:t>
      </w:r>
    </w:p>
  </w:comment>
  <w:comment w:id="109" w:author="Akila BALAKRISHNAN from.OPTIMUM (MAS)" w:date="2026-01-13T10:20:00Z" w:initials="AB">
    <w:p w14:paraId="605F00AF" w14:textId="08F6AB20" w:rsidR="00146CF8" w:rsidRDefault="00E03D13" w:rsidP="00146CF8">
      <w:pPr>
        <w:pStyle w:val="CommentText"/>
        <w:jc w:val="left"/>
      </w:pPr>
      <w:r>
        <w:rPr>
          <w:rStyle w:val="CommentReference"/>
        </w:rPr>
        <w:annotationRef/>
      </w:r>
      <w:r w:rsidR="00146CF8">
        <w:rPr>
          <w:lang w:val="en-SG"/>
        </w:rPr>
        <w:t>Eg: Name fields in subscription, redemption, holding files can have special characters.</w:t>
      </w:r>
    </w:p>
    <w:p w14:paraId="37AA1C8E" w14:textId="77777777" w:rsidR="00146CF8" w:rsidRDefault="00146CF8" w:rsidP="00146CF8">
      <w:pPr>
        <w:pStyle w:val="CommentText"/>
        <w:jc w:val="left"/>
      </w:pPr>
    </w:p>
    <w:p w14:paraId="63CB57B2" w14:textId="77777777" w:rsidR="00146CF8" w:rsidRDefault="00146CF8" w:rsidP="00146CF8">
      <w:pPr>
        <w:pStyle w:val="CommentText"/>
        <w:jc w:val="left"/>
      </w:pPr>
      <w:r>
        <w:rPr>
          <w:lang w:val="en-SG"/>
        </w:rPr>
        <w:t>Do we need to have a separate type notation for the fields which can have special characters?</w:t>
      </w:r>
    </w:p>
  </w:comment>
  <w:comment w:id="110" w:author="Jasmine WL TEO (MAS)" w:date="2026-01-14T13:57:00Z" w:initials="JT">
    <w:p w14:paraId="1A5108EC" w14:textId="77777777" w:rsidR="00AC6449" w:rsidRDefault="00AC6449" w:rsidP="00AC6449">
      <w:pPr>
        <w:pStyle w:val="CommentText"/>
        <w:jc w:val="left"/>
      </w:pPr>
      <w:r>
        <w:rPr>
          <w:rStyle w:val="CommentReference"/>
        </w:rPr>
        <w:annotationRef/>
      </w:r>
      <w:r>
        <w:rPr>
          <w:lang w:val="en-SG"/>
        </w:rPr>
        <w:t>Can we keep it as X but state accept alphanumeric in the remarks field?</w:t>
      </w:r>
    </w:p>
  </w:comment>
  <w:comment w:id="111" w:author="Han Xie CHAI (MAS)" w:date="2026-01-14T15:20:00Z" w:initials="HC">
    <w:p w14:paraId="2EE6EBFC" w14:textId="77777777" w:rsidR="00EA04BA" w:rsidRDefault="00A3530B" w:rsidP="00EA04BA">
      <w:pPr>
        <w:pStyle w:val="CommentText"/>
        <w:jc w:val="left"/>
      </w:pPr>
      <w:r>
        <w:rPr>
          <w:rStyle w:val="CommentReference"/>
        </w:rPr>
        <w:annotationRef/>
      </w:r>
      <w:r w:rsidR="00EA04BA">
        <w:rPr>
          <w:lang w:val="en-SG"/>
        </w:rPr>
        <w:t>X is used in many fields with special characters in the appendix. E.g., error messages have “_”, bid yield sign is “+” or “-”. Also, are we accepting diacritical marks in names e.g., ë or ö?</w:t>
      </w:r>
    </w:p>
  </w:comment>
  <w:comment w:id="112" w:author="Yichen GU from.TOPPAN (MAS)" w:date="2026-01-15T17:59:00Z" w:initials="YG">
    <w:p w14:paraId="52B5CBF9" w14:textId="77777777" w:rsidR="00BD0BC2" w:rsidRDefault="008D5267" w:rsidP="00BD0BC2">
      <w:pPr>
        <w:pStyle w:val="CommentText"/>
        <w:numPr>
          <w:ilvl w:val="0"/>
          <w:numId w:val="153"/>
        </w:numPr>
        <w:jc w:val="left"/>
      </w:pPr>
      <w:r>
        <w:rPr>
          <w:rStyle w:val="CommentReference"/>
        </w:rPr>
        <w:annotationRef/>
      </w:r>
      <w:r w:rsidR="00BD0BC2">
        <w:rPr>
          <w:lang w:val="en-SG"/>
        </w:rPr>
        <w:t>Checked existing eApps code: no restriction on the special characters allowed in name fields (e.g., diacritical marks are accepted in names). OMEGA will keep the current validation logic.</w:t>
      </w:r>
    </w:p>
    <w:p w14:paraId="235EFEBA" w14:textId="77777777" w:rsidR="00BD0BC2" w:rsidRDefault="00BD0BC2" w:rsidP="00BD0BC2">
      <w:pPr>
        <w:pStyle w:val="CommentText"/>
        <w:jc w:val="left"/>
      </w:pPr>
    </w:p>
    <w:p w14:paraId="6CE34EF8" w14:textId="77777777" w:rsidR="00BD0BC2" w:rsidRDefault="00BD0BC2" w:rsidP="00BD0BC2">
      <w:pPr>
        <w:pStyle w:val="CommentText"/>
        <w:numPr>
          <w:ilvl w:val="0"/>
          <w:numId w:val="154"/>
        </w:numPr>
        <w:jc w:val="left"/>
      </w:pPr>
      <w:r>
        <w:rPr>
          <w:lang w:val="en-SG"/>
        </w:rPr>
        <w:t>Error messages fields do not contain “_” or any special characters. Possible values are in 2</w:t>
      </w:r>
      <w:r>
        <w:rPr>
          <w:vertAlign w:val="superscript"/>
          <w:lang w:val="en-SG"/>
        </w:rPr>
        <w:t>nd</w:t>
      </w:r>
      <w:r>
        <w:rPr>
          <w:lang w:val="en-SG"/>
        </w:rPr>
        <w:t xml:space="preserve"> Column of Appendix B, e.g. “Invalid issue code”. Renamed this column header to make it clearer.</w:t>
      </w:r>
    </w:p>
  </w:comment>
  <w:comment w:id="113" w:author="Yichen GU from.TOPPAN (MAS)" w:date="2026-01-16T11:18:00Z" w:initials="YG">
    <w:p w14:paraId="1B97341E" w14:textId="6BF52246" w:rsidR="00726768" w:rsidRDefault="00726768" w:rsidP="00726768">
      <w:pPr>
        <w:pStyle w:val="CommentText"/>
        <w:jc w:val="left"/>
      </w:pPr>
      <w:r>
        <w:rPr>
          <w:rStyle w:val="CommentReference"/>
        </w:rPr>
        <w:annotationRef/>
      </w:r>
      <w:r>
        <w:rPr>
          <w:lang w:val="en-SG"/>
        </w:rPr>
        <w:t xml:space="preserve">A third type notation for the fields allowing special characters here might be messy. </w:t>
      </w:r>
    </w:p>
    <w:p w14:paraId="725FA4FD" w14:textId="77777777" w:rsidR="00726768" w:rsidRDefault="00726768" w:rsidP="00726768">
      <w:pPr>
        <w:pStyle w:val="CommentText"/>
        <w:jc w:val="left"/>
      </w:pPr>
      <w:r>
        <w:rPr>
          <w:lang w:val="en-SG"/>
        </w:rPr>
        <w:t>Added a subpoint here and will update the Remarks column of Data Dictionary.</w:t>
      </w:r>
    </w:p>
  </w:comment>
  <w:comment w:id="167" w:author="Sin Fong TAN (MAS)" w:date="2025-12-30T16:06:00Z" w:initials="ST">
    <w:p w14:paraId="486DE3E1" w14:textId="1729B84C" w:rsidR="001D6A1A" w:rsidRDefault="001D6A1A" w:rsidP="001D6A1A">
      <w:pPr>
        <w:pStyle w:val="CommentText"/>
        <w:jc w:val="left"/>
      </w:pPr>
      <w:r>
        <w:rPr>
          <w:rStyle w:val="CommentReference"/>
        </w:rPr>
        <w:annotationRef/>
      </w:r>
      <w:r>
        <w:t>“.pgp” is manually appended in step 2? Do you need to remove it in step 3?</w:t>
      </w:r>
    </w:p>
  </w:comment>
  <w:comment w:id="168" w:author="Yichen GU from.TOPPAN (MAS)" w:date="2026-01-14T17:34:00Z" w:initials="YG">
    <w:p w14:paraId="01DFFFD0" w14:textId="77777777" w:rsidR="00A70693" w:rsidRDefault="00A70693" w:rsidP="00A70693">
      <w:pPr>
        <w:pStyle w:val="CommentText"/>
        <w:jc w:val="left"/>
      </w:pPr>
      <w:r>
        <w:rPr>
          <w:rStyle w:val="CommentReference"/>
        </w:rPr>
        <w:annotationRef/>
      </w:r>
      <w:r>
        <w:rPr>
          <w:lang w:val="en-SG"/>
        </w:rPr>
        <w:t>Updated Step 3.</w:t>
      </w:r>
    </w:p>
  </w:comment>
  <w:comment w:id="172" w:author="Sin Fong TAN (MAS)" w:date="2025-12-30T16:00:00Z" w:initials="ST">
    <w:p w14:paraId="2AA59E5D" w14:textId="7565473A" w:rsidR="002037B6" w:rsidRDefault="002037B6" w:rsidP="002037B6">
      <w:pPr>
        <w:pStyle w:val="CommentText"/>
        <w:jc w:val="left"/>
      </w:pPr>
      <w:r>
        <w:rPr>
          <w:rStyle w:val="CommentReference"/>
        </w:rPr>
        <w:annotationRef/>
      </w:r>
      <w:r>
        <w:t>Yes, the handling should be the same as file validation? Use separate error code.</w:t>
      </w:r>
    </w:p>
  </w:comment>
  <w:comment w:id="173" w:author="Yichen GU from.TOPPAN (MAS)" w:date="2025-12-30T18:28:00Z" w:initials="YG">
    <w:p w14:paraId="7B51088A" w14:textId="77777777" w:rsidR="00AB2429" w:rsidRDefault="00AB2429" w:rsidP="00AB2429">
      <w:pPr>
        <w:pStyle w:val="CommentText"/>
        <w:jc w:val="left"/>
      </w:pPr>
      <w:r>
        <w:rPr>
          <w:rStyle w:val="CommentReference"/>
        </w:rPr>
        <w:annotationRef/>
      </w:r>
      <w:r>
        <w:rPr>
          <w:lang w:val="en-SG"/>
        </w:rPr>
        <w:t>The decryption error handling is mentioned in Appendix B.1 below.</w:t>
      </w:r>
    </w:p>
  </w:comment>
  <w:comment w:id="182" w:author="SOE\c_seelamreddy" w:date="2025-12-21T13:09:00Z" w:initials="SM">
    <w:p w14:paraId="203DAB9F" w14:textId="12E75909" w:rsidR="00C951DC" w:rsidRDefault="00C951DC" w:rsidP="00C951DC">
      <w:pPr>
        <w:pStyle w:val="CommentText"/>
        <w:jc w:val="left"/>
      </w:pPr>
      <w:r>
        <w:rPr>
          <w:rStyle w:val="CommentReference"/>
        </w:rPr>
        <w:annotationRef/>
      </w:r>
      <w:r>
        <w:t>Confirm with users on CDP?</w:t>
      </w:r>
    </w:p>
  </w:comment>
  <w:comment w:id="183" w:author="Yichen GU from.TOPPAN (MAS)" w:date="2025-12-26T10:52:00Z" w:initials="YG">
    <w:p w14:paraId="6ABCCC8A" w14:textId="77777777" w:rsidR="0063177E" w:rsidRDefault="00040AB6" w:rsidP="0063177E">
      <w:pPr>
        <w:pStyle w:val="CommentText"/>
        <w:jc w:val="left"/>
      </w:pPr>
      <w:r>
        <w:rPr>
          <w:rStyle w:val="CommentReference"/>
        </w:rPr>
        <w:annotationRef/>
      </w:r>
      <w:r w:rsidR="0063177E">
        <w:rPr>
          <w:lang w:val="en-SG"/>
        </w:rPr>
        <w:t>As discussed with MDD during Requirement Gathering session on 6 Nov 2025, and recorded in the keynote:</w:t>
      </w:r>
    </w:p>
    <w:p w14:paraId="67FFCC48" w14:textId="77777777" w:rsidR="0063177E" w:rsidRDefault="0063177E" w:rsidP="0063177E">
      <w:pPr>
        <w:pStyle w:val="CommentText"/>
        <w:numPr>
          <w:ilvl w:val="1"/>
          <w:numId w:val="136"/>
        </w:numPr>
        <w:jc w:val="left"/>
      </w:pPr>
      <w:r>
        <w:rPr>
          <w:lang w:val="en-SG"/>
        </w:rPr>
        <w:t>CDP has expressed interest in receiving the Issuance Calendar file but cannot accommodate implementation within the current project timeline. OMEGA will proceed with implementing the file distribution capability, allowing CDP to consume the data when their systems are ready.</w:t>
      </w:r>
    </w:p>
    <w:p w14:paraId="5B4CD38D" w14:textId="77777777" w:rsidR="0063177E" w:rsidRDefault="0063177E" w:rsidP="0063177E">
      <w:pPr>
        <w:pStyle w:val="CommentText"/>
        <w:jc w:val="left"/>
      </w:pPr>
    </w:p>
    <w:p w14:paraId="7B3B8816" w14:textId="77777777" w:rsidR="0063177E" w:rsidRDefault="0063177E" w:rsidP="0063177E">
      <w:pPr>
        <w:pStyle w:val="CommentText"/>
        <w:jc w:val="left"/>
      </w:pPr>
      <w:r>
        <w:rPr>
          <w:lang w:val="en-SG"/>
        </w:rPr>
        <w:t>Added a note on this.</w:t>
      </w:r>
    </w:p>
  </w:comment>
  <w:comment w:id="184" w:author="Jasmine WL TEO (MAS)" w:date="2026-01-07T09:35:00Z" w:initials="JT">
    <w:p w14:paraId="4A21A5D4" w14:textId="77777777" w:rsidR="008F5CAA" w:rsidRDefault="008F5CAA" w:rsidP="008F5CAA">
      <w:pPr>
        <w:pStyle w:val="CommentText"/>
        <w:jc w:val="left"/>
      </w:pPr>
      <w:r>
        <w:rPr>
          <w:rStyle w:val="CommentReference"/>
        </w:rPr>
        <w:annotationRef/>
      </w:r>
      <w:r>
        <w:t xml:space="preserve">Is there a need for the note? OMEGA will generate the interface file for CDP regardless. </w:t>
      </w:r>
    </w:p>
  </w:comment>
  <w:comment w:id="185" w:author="Yichen GU from.TOPPAN (MAS)" w:date="2026-01-16T16:48:00Z" w:initials="YG">
    <w:p w14:paraId="5D77B508" w14:textId="77777777" w:rsidR="00A177E1" w:rsidRDefault="00A177E1" w:rsidP="00A177E1">
      <w:pPr>
        <w:pStyle w:val="CommentText"/>
        <w:jc w:val="left"/>
      </w:pPr>
      <w:r>
        <w:rPr>
          <w:rStyle w:val="CommentReference"/>
        </w:rPr>
        <w:annotationRef/>
      </w:r>
      <w:r>
        <w:rPr>
          <w:lang w:val="en-SG"/>
        </w:rPr>
        <w:t>Noted that OMEGA will generate and send this file to CDP regardless. Removed this note.</w:t>
      </w:r>
    </w:p>
  </w:comment>
  <w:comment w:id="203" w:author="Sin Fong TAN (MAS)" w:date="2025-12-30T16:50:00Z" w:initials="ST">
    <w:p w14:paraId="39E0711C" w14:textId="5F080375" w:rsidR="009F23C8" w:rsidRDefault="009F23C8" w:rsidP="009F23C8">
      <w:pPr>
        <w:pStyle w:val="CommentText"/>
        <w:jc w:val="left"/>
      </w:pPr>
      <w:r>
        <w:rPr>
          <w:rStyle w:val="CommentReference"/>
        </w:rPr>
        <w:annotationRef/>
      </w:r>
      <w:r>
        <w:rPr>
          <w:lang w:val="en-SG"/>
        </w:rPr>
        <w:t>Suggest to use the full filename. This is to baseline and have a complete list of files we are generating for tracking. If there are more FIs involved later, we will update the FSD.</w:t>
      </w:r>
    </w:p>
  </w:comment>
  <w:comment w:id="204" w:author="Yichen GU from.TOPPAN (MAS)" w:date="2026-01-16T10:52:00Z" w:initials="YG">
    <w:p w14:paraId="3036C303" w14:textId="77777777" w:rsidR="00130773" w:rsidRDefault="00130773" w:rsidP="00130773">
      <w:pPr>
        <w:pStyle w:val="CommentText"/>
        <w:jc w:val="left"/>
      </w:pPr>
      <w:r>
        <w:rPr>
          <w:rStyle w:val="CommentReference"/>
        </w:rPr>
        <w:annotationRef/>
      </w:r>
      <w:r>
        <w:rPr>
          <w:lang w:val="en-SG"/>
        </w:rPr>
        <w:t>Listing down all full filenames might be  harder to maintain.</w:t>
      </w:r>
    </w:p>
    <w:p w14:paraId="3FE41E89" w14:textId="77777777" w:rsidR="00130773" w:rsidRDefault="00130773" w:rsidP="00130773">
      <w:pPr>
        <w:pStyle w:val="CommentText"/>
        <w:jc w:val="left"/>
      </w:pPr>
    </w:p>
    <w:p w14:paraId="2D743C72" w14:textId="77777777" w:rsidR="00130773" w:rsidRDefault="00130773" w:rsidP="00130773">
      <w:pPr>
        <w:pStyle w:val="CommentText"/>
        <w:jc w:val="left"/>
      </w:pPr>
      <w:r>
        <w:rPr>
          <w:lang w:val="en-SG"/>
        </w:rPr>
        <w:t xml:space="preserve">To use a more general term and maintain a single list of acronyms in appendix can avoid repetition. </w:t>
      </w:r>
    </w:p>
    <w:p w14:paraId="598AE9A2" w14:textId="77777777" w:rsidR="00130773" w:rsidRDefault="00130773" w:rsidP="00130773">
      <w:pPr>
        <w:pStyle w:val="CommentText"/>
        <w:ind w:left="300"/>
        <w:jc w:val="left"/>
      </w:pPr>
      <w:r>
        <w:rPr>
          <w:lang w:val="en-SG"/>
        </w:rPr>
        <w:t>To have a general filename presentation was a suggestion from ITD during the initial review on Interface FSD template, and was discussed with and agreed by MDD during requirement gathering session.</w:t>
      </w:r>
    </w:p>
  </w:comment>
  <w:comment w:id="205" w:author="Sharmaine TAN (MAS)" w:date="2026-01-13T15:31:00Z" w:initials="ST">
    <w:p w14:paraId="347A87A2" w14:textId="296750A7" w:rsidR="00C00AC4" w:rsidRDefault="00C00AC4" w:rsidP="00C00AC4">
      <w:pPr>
        <w:pStyle w:val="CommentText"/>
        <w:jc w:val="left"/>
      </w:pPr>
      <w:r>
        <w:rPr>
          <w:rStyle w:val="CommentReference"/>
        </w:rPr>
        <w:annotationRef/>
      </w:r>
      <w:r>
        <w:rPr>
          <w:color w:val="454953"/>
          <w:highlight w:val="white"/>
        </w:rPr>
        <w:t>If the SGS Bonds Issuance Calendar comprises auctions, mini-auctions, and syndications, given the example of syndication where users will likely update Issuance Calendar &gt; Syndication minimally 3 times, will OMEGA send the whole set of SGS Bonds Issuance Calendar to Retail Banks and CDP, or only the Syndication Issuance Calendar?</w:t>
      </w:r>
    </w:p>
    <w:p w14:paraId="5B2C3610" w14:textId="77777777" w:rsidR="00C00AC4" w:rsidRDefault="00C00AC4" w:rsidP="00C00AC4">
      <w:pPr>
        <w:pStyle w:val="CommentText"/>
        <w:jc w:val="left"/>
      </w:pPr>
      <w:r>
        <w:rPr>
          <w:color w:val="454953"/>
          <w:highlight w:val="white"/>
        </w:rPr>
        <w:t>Note that when OMEGA publishes to the MAS Website, if users don't upload the respective tab (e.g., mini-auction), OMEGA will take it as no changes.</w:t>
      </w:r>
    </w:p>
  </w:comment>
  <w:comment w:id="209" w:author="Yichen GU from.TOPPAN (MAS)" w:date="2025-12-05T08:00:00Z" w:initials="YG">
    <w:p w14:paraId="759031E0" w14:textId="4C89B47A" w:rsidR="00D84B08" w:rsidRDefault="00651BBC" w:rsidP="00D84B08">
      <w:pPr>
        <w:pStyle w:val="CommentText"/>
        <w:jc w:val="left"/>
      </w:pPr>
      <w:r>
        <w:rPr>
          <w:rStyle w:val="CommentReference"/>
        </w:rPr>
        <w:annotationRef/>
      </w:r>
      <w:r w:rsidR="00D84B08">
        <w:rPr>
          <w:lang w:val="en-SG"/>
        </w:rPr>
        <w:t xml:space="preserve">TECQ to come up with proposed time &amp; frequency based on business logics </w:t>
      </w:r>
    </w:p>
    <w:p w14:paraId="3D1397B9" w14:textId="77777777" w:rsidR="00D84B08" w:rsidRDefault="00D84B08" w:rsidP="00D84B08">
      <w:pPr>
        <w:pStyle w:val="CommentText"/>
        <w:ind w:left="300"/>
        <w:jc w:val="left"/>
      </w:pPr>
      <w:r>
        <w:rPr>
          <w:lang w:val="en-SG"/>
        </w:rPr>
        <w:t>Then to be reviewed by ITD</w:t>
      </w:r>
    </w:p>
  </w:comment>
  <w:comment w:id="210" w:author="Sharmaine TAN (MAS)" w:date="2025-12-19T14:42:00Z" w:initials="ST">
    <w:p w14:paraId="4B411DA9" w14:textId="77777777" w:rsidR="000A1FA5" w:rsidRDefault="000A1FA5" w:rsidP="000A1FA5">
      <w:pPr>
        <w:pStyle w:val="CommentText"/>
        <w:jc w:val="left"/>
      </w:pPr>
      <w:r>
        <w:rPr>
          <w:rStyle w:val="CommentReference"/>
        </w:rPr>
        <w:annotationRef/>
      </w:r>
      <w:r>
        <w:rPr>
          <w:lang w:val="en-SG"/>
        </w:rPr>
        <w:t xml:space="preserve">Suggest to place this in the common place for ease of update of job schedule similar to Acronyms of Retail Banks and CDP </w:t>
      </w:r>
    </w:p>
  </w:comment>
  <w:comment w:id="211" w:author="Jasmine WL TEO (MAS)" w:date="2026-01-07T09:36:00Z" w:initials="JT">
    <w:p w14:paraId="55A09138" w14:textId="77777777" w:rsidR="008F5CAA" w:rsidRDefault="008F5CAA" w:rsidP="008F5CAA">
      <w:pPr>
        <w:pStyle w:val="CommentText"/>
        <w:jc w:val="left"/>
      </w:pPr>
      <w:r>
        <w:rPr>
          <w:rStyle w:val="CommentReference"/>
        </w:rPr>
        <w:annotationRef/>
      </w:r>
      <w:r>
        <w:t>Not clear that the file will be generated for a particular security type, year and period.</w:t>
      </w:r>
    </w:p>
  </w:comment>
  <w:comment w:id="212" w:author="Han Xie CHAI (MAS)" w:date="2026-01-14T10:57:00Z" w:initials="HC">
    <w:p w14:paraId="52F38EB1" w14:textId="77777777" w:rsidR="007E0A91" w:rsidRDefault="007E0A91" w:rsidP="007E0A91">
      <w:pPr>
        <w:pStyle w:val="CommentText"/>
        <w:jc w:val="left"/>
      </w:pPr>
      <w:r>
        <w:rPr>
          <w:rStyle w:val="CommentReference"/>
        </w:rPr>
        <w:annotationRef/>
      </w:r>
      <w:r>
        <w:rPr>
          <w:lang w:val="en-SG"/>
        </w:rPr>
        <w:t>Added it in 3.1.1, but can see where best to place this info.</w:t>
      </w:r>
    </w:p>
  </w:comment>
  <w:comment w:id="218" w:author="Han Xie CHAI (MAS)" w:date="2026-01-14T11:35:00Z" w:initials="HC">
    <w:p w14:paraId="4BDB8BA3" w14:textId="77777777" w:rsidR="00180E88" w:rsidRDefault="00180E88" w:rsidP="00180E88">
      <w:pPr>
        <w:pStyle w:val="CommentText"/>
        <w:jc w:val="left"/>
      </w:pPr>
      <w:r>
        <w:rPr>
          <w:rStyle w:val="CommentReference"/>
        </w:rPr>
        <w:annotationRef/>
      </w:r>
      <w:r>
        <w:rPr>
          <w:lang w:val="en-SG"/>
        </w:rPr>
        <w:t>We suggest a consistent approach to all issuance types. Please see if this works, and can resolve if ok.</w:t>
      </w:r>
    </w:p>
  </w:comment>
  <w:comment w:id="260" w:author="Sin Fong TAN (MAS)" w:date="2025-12-30T16:16:00Z" w:initials="ST">
    <w:p w14:paraId="205093CF" w14:textId="7A90326D" w:rsidR="004649B9" w:rsidRDefault="004649B9" w:rsidP="004649B9">
      <w:pPr>
        <w:pStyle w:val="CommentText"/>
        <w:jc w:val="left"/>
      </w:pPr>
      <w:r>
        <w:rPr>
          <w:rStyle w:val="CommentReference"/>
        </w:rPr>
        <w:annotationRef/>
      </w:r>
      <w:r>
        <w:t>Is this referring to FILE instead? Same for the following 2 points.</w:t>
      </w:r>
    </w:p>
  </w:comment>
  <w:comment w:id="261" w:author="Yichen GU from.TOPPAN (MAS)" w:date="2026-01-16T11:34:00Z" w:initials="YG">
    <w:p w14:paraId="44D76CB7" w14:textId="77777777" w:rsidR="00980225" w:rsidRDefault="00980225" w:rsidP="00980225">
      <w:pPr>
        <w:pStyle w:val="CommentText"/>
        <w:jc w:val="left"/>
      </w:pPr>
      <w:r>
        <w:rPr>
          <w:rStyle w:val="CommentReference"/>
        </w:rPr>
        <w:annotationRef/>
      </w:r>
      <w:r>
        <w:rPr>
          <w:lang w:val="en-SG"/>
        </w:rPr>
        <w:t>It does not refer to a particular file, but the records to be included in the file.</w:t>
      </w:r>
    </w:p>
  </w:comment>
  <w:comment w:id="265" w:author="Sin Fong TAN (MAS)" w:date="2025-12-30T16:17:00Z" w:initials="ST">
    <w:p w14:paraId="0A42598A" w14:textId="160706D5" w:rsidR="004649B9" w:rsidRDefault="004649B9" w:rsidP="004649B9">
      <w:pPr>
        <w:pStyle w:val="CommentText"/>
        <w:jc w:val="left"/>
      </w:pPr>
      <w:r>
        <w:rPr>
          <w:rStyle w:val="CommentReference"/>
        </w:rPr>
        <w:annotationRef/>
      </w:r>
      <w:r>
        <w:t>Is this referring to issuance calendar entry? Same for the following point.</w:t>
      </w:r>
    </w:p>
  </w:comment>
  <w:comment w:id="266" w:author="Yichen GU from.TOPPAN (MAS)" w:date="2026-01-16T11:35:00Z" w:initials="YG">
    <w:p w14:paraId="32CD575A" w14:textId="77777777" w:rsidR="00980225" w:rsidRDefault="00980225" w:rsidP="00980225">
      <w:pPr>
        <w:pStyle w:val="CommentText"/>
        <w:jc w:val="left"/>
      </w:pPr>
      <w:r>
        <w:rPr>
          <w:rStyle w:val="CommentReference"/>
        </w:rPr>
        <w:annotationRef/>
      </w:r>
      <w:r>
        <w:rPr>
          <w:lang w:val="en-SG"/>
        </w:rPr>
        <w:t>Yes, it refers to issuance calendar entry.</w:t>
      </w:r>
    </w:p>
  </w:comment>
  <w:comment w:id="278" w:author="Sin Fong TAN (MAS)" w:date="2025-12-30T17:06:00Z" w:initials="ST">
    <w:p w14:paraId="423E16AB" w14:textId="50CD69FD" w:rsidR="00A3093C" w:rsidRDefault="00A3093C" w:rsidP="00A3093C">
      <w:pPr>
        <w:pStyle w:val="CommentText"/>
        <w:jc w:val="left"/>
      </w:pPr>
      <w:r>
        <w:rPr>
          <w:rStyle w:val="CommentReference"/>
        </w:rPr>
        <w:annotationRef/>
      </w:r>
      <w:r>
        <w:rPr>
          <w:lang w:val="en-SG"/>
        </w:rPr>
        <w:t>Do we check if the customers has past the subscription limit here? Please mention it.</w:t>
      </w:r>
    </w:p>
  </w:comment>
  <w:comment w:id="281" w:author="Sin Fong TAN (MAS)" w:date="2025-12-30T17:33:00Z" w:initials="ST">
    <w:p w14:paraId="79FA7BCC" w14:textId="77777777" w:rsidR="008865A8" w:rsidRDefault="008865A8" w:rsidP="008865A8">
      <w:pPr>
        <w:pStyle w:val="CommentText"/>
        <w:jc w:val="left"/>
      </w:pPr>
      <w:r>
        <w:rPr>
          <w:rStyle w:val="CommentReference"/>
        </w:rPr>
        <w:annotationRef/>
      </w:r>
      <w:r>
        <w:rPr>
          <w:lang w:val="en-SG"/>
        </w:rPr>
        <w:t>Please document what does processing it mean, what is the downstream impact. In this case, we will consolidate them for allotment during allotment day. If you recall, these subscription will also be updated to SSB Portal (website).</w:t>
      </w:r>
    </w:p>
    <w:p w14:paraId="196C27B0" w14:textId="77777777" w:rsidR="008865A8" w:rsidRDefault="008865A8" w:rsidP="008865A8">
      <w:pPr>
        <w:pStyle w:val="CommentText"/>
        <w:jc w:val="left"/>
      </w:pPr>
    </w:p>
    <w:p w14:paraId="59C13147" w14:textId="77777777" w:rsidR="008865A8" w:rsidRDefault="008865A8" w:rsidP="008865A8">
      <w:pPr>
        <w:pStyle w:val="CommentText"/>
        <w:jc w:val="left"/>
      </w:pPr>
      <w:r>
        <w:rPr>
          <w:lang w:val="en-SG"/>
        </w:rPr>
        <w:t>Same comment for the daily redemption and holding.</w:t>
      </w:r>
    </w:p>
  </w:comment>
  <w:comment w:id="277" w:author="Jasmine WL TEO (MAS)" w:date="2026-01-07T10:09:00Z" w:initials="JT">
    <w:p w14:paraId="040183DB" w14:textId="77777777" w:rsidR="00186CDD" w:rsidRDefault="00186CDD" w:rsidP="00186CDD">
      <w:pPr>
        <w:pStyle w:val="CommentText"/>
        <w:jc w:val="left"/>
      </w:pPr>
      <w:r>
        <w:rPr>
          <w:rStyle w:val="CommentReference"/>
        </w:rPr>
        <w:annotationRef/>
      </w:r>
      <w:r>
        <w:t>Unclear what is the retrieval criteria for the interface files… same comments for all other interfaces.</w:t>
      </w:r>
    </w:p>
  </w:comment>
  <w:comment w:id="286" w:author="Akila BALAKRISHNAN from.OPTIMUM (MAS)" w:date="2026-01-13T10:52:00Z" w:initials="AB">
    <w:p w14:paraId="4C9F1181" w14:textId="77777777" w:rsidR="00E17693" w:rsidRDefault="00E17693" w:rsidP="00E17693">
      <w:pPr>
        <w:pStyle w:val="CommentText"/>
        <w:jc w:val="left"/>
      </w:pPr>
      <w:r>
        <w:rPr>
          <w:rStyle w:val="CommentReference"/>
        </w:rPr>
        <w:annotationRef/>
      </w:r>
      <w:r>
        <w:rPr>
          <w:lang w:val="en-SG"/>
        </w:rPr>
        <w:t>@MDD - do we need to name this as payment type or application type?</w:t>
      </w:r>
    </w:p>
  </w:comment>
  <w:comment w:id="287" w:author="Han Xie CHAI (MAS)" w:date="2026-01-14T11:46:00Z" w:initials="HC">
    <w:p w14:paraId="1A9DE5D2" w14:textId="77777777" w:rsidR="00F736B3" w:rsidRDefault="00DE48AB" w:rsidP="00F736B3">
      <w:pPr>
        <w:pStyle w:val="CommentText"/>
        <w:jc w:val="left"/>
      </w:pPr>
      <w:r>
        <w:rPr>
          <w:rStyle w:val="CommentReference"/>
        </w:rPr>
        <w:annotationRef/>
      </w:r>
      <w:r w:rsidR="00F736B3">
        <w:rPr>
          <w:lang w:val="en-SG"/>
        </w:rPr>
        <w:t>Ok with application type</w:t>
      </w:r>
    </w:p>
  </w:comment>
  <w:comment w:id="288" w:author="Akila BALAKRISHNAN from.OPTIMUM (MAS)" w:date="2026-01-14T18:02:00Z" w:initials="AB">
    <w:p w14:paraId="6B94A913" w14:textId="77777777" w:rsidR="00232BE9" w:rsidRDefault="00232BE9" w:rsidP="00232BE9">
      <w:pPr>
        <w:pStyle w:val="CommentText"/>
        <w:jc w:val="left"/>
      </w:pPr>
      <w:r>
        <w:rPr>
          <w:rStyle w:val="CommentReference"/>
        </w:rPr>
        <w:annotationRef/>
      </w:r>
      <w:r>
        <w:rPr>
          <w:lang w:val="en-SG"/>
        </w:rPr>
        <w:t>@TECQ - to take note and change all payment type to application type in FSD</w:t>
      </w:r>
    </w:p>
  </w:comment>
  <w:comment w:id="289" w:author="Yichen GU from.TOPPAN (MAS)" w:date="2026-01-16T16:09:00Z" w:initials="YG">
    <w:p w14:paraId="02752C86" w14:textId="77777777" w:rsidR="009B5E4A" w:rsidRDefault="009B5E4A" w:rsidP="009B5E4A">
      <w:pPr>
        <w:pStyle w:val="CommentText"/>
        <w:jc w:val="left"/>
      </w:pPr>
      <w:r>
        <w:rPr>
          <w:rStyle w:val="CommentReference"/>
        </w:rPr>
        <w:annotationRef/>
      </w:r>
      <w:r>
        <w:rPr>
          <w:lang w:val="en-SG"/>
        </w:rPr>
        <w:t>Updated.</w:t>
      </w:r>
    </w:p>
  </w:comment>
  <w:comment w:id="294" w:author="Sin Fong TAN (MAS)" w:date="2025-12-30T16:22:00Z" w:initials="ST">
    <w:p w14:paraId="6FF84DC5" w14:textId="39CEFAF5" w:rsidR="002C2A32" w:rsidRDefault="004649B9" w:rsidP="002C2A32">
      <w:pPr>
        <w:pStyle w:val="CommentText"/>
        <w:numPr>
          <w:ilvl w:val="0"/>
          <w:numId w:val="143"/>
        </w:numPr>
        <w:jc w:val="left"/>
      </w:pPr>
      <w:r>
        <w:rPr>
          <w:rStyle w:val="CommentReference"/>
        </w:rPr>
        <w:annotationRef/>
      </w:r>
      <w:r w:rsidR="002C2A32">
        <w:t>Can we re-process the same file twice? What will happen?</w:t>
      </w:r>
    </w:p>
    <w:p w14:paraId="23CC6239" w14:textId="77777777" w:rsidR="002C2A32" w:rsidRDefault="002C2A32" w:rsidP="002C2A32">
      <w:pPr>
        <w:pStyle w:val="CommentText"/>
        <w:numPr>
          <w:ilvl w:val="0"/>
          <w:numId w:val="143"/>
        </w:numPr>
        <w:jc w:val="left"/>
      </w:pPr>
      <w:r>
        <w:t>If FI sent the file late like 9.30am, can we still process it? If it ad-hoc processing? Any soft/hard cutoff, limitation and its impact?</w:t>
      </w:r>
    </w:p>
    <w:p w14:paraId="3966D78B" w14:textId="77777777" w:rsidR="002C2A32" w:rsidRDefault="002C2A32" w:rsidP="002C2A32">
      <w:pPr>
        <w:pStyle w:val="CommentText"/>
        <w:numPr>
          <w:ilvl w:val="0"/>
          <w:numId w:val="143"/>
        </w:numPr>
        <w:jc w:val="left"/>
      </w:pPr>
      <w:r>
        <w:t>Do note some of files are sent over the weekend now. Will this impact OMEGA processing design?</w:t>
      </w:r>
    </w:p>
  </w:comment>
  <w:comment w:id="301" w:author="Sin Fong TAN (MAS)" w:date="2025-12-30T17:05:00Z" w:initials="ST">
    <w:p w14:paraId="634DB80A" w14:textId="77777777" w:rsidR="00A3093C" w:rsidRDefault="00A3093C" w:rsidP="00A3093C">
      <w:pPr>
        <w:pStyle w:val="CommentText"/>
        <w:jc w:val="left"/>
      </w:pPr>
      <w:r>
        <w:rPr>
          <w:rStyle w:val="CommentReference"/>
        </w:rPr>
        <w:annotationRef/>
      </w:r>
      <w:r>
        <w:rPr>
          <w:lang w:val="en-SG"/>
        </w:rPr>
        <w:t>Do we check if the customer has enough holding to redeem when we process this file? Please mention it.</w:t>
      </w:r>
    </w:p>
  </w:comment>
  <w:comment w:id="302" w:author="Jasmine WL TEO (MAS)" w:date="2026-01-14T13:59:00Z" w:initials="JT">
    <w:p w14:paraId="58DE97BD" w14:textId="77777777" w:rsidR="00AC6449" w:rsidRDefault="00AC6449" w:rsidP="00AC6449">
      <w:pPr>
        <w:pStyle w:val="CommentText"/>
        <w:jc w:val="left"/>
      </w:pPr>
      <w:r>
        <w:rPr>
          <w:rStyle w:val="CommentReference"/>
        </w:rPr>
        <w:annotationRef/>
      </w:r>
      <w:r>
        <w:rPr>
          <w:lang w:val="en-SG"/>
        </w:rPr>
        <w:t>There is no need to check if the customer has enough holdings for redemption.</w:t>
      </w:r>
    </w:p>
  </w:comment>
  <w:comment w:id="317" w:author="SOE\c_seelamreddy" w:date="2025-12-21T12:50:00Z" w:initials="SM">
    <w:p w14:paraId="0BDC7358" w14:textId="673836D4" w:rsidR="000A1755" w:rsidRDefault="000A1755" w:rsidP="000A1755">
      <w:pPr>
        <w:pStyle w:val="CommentText"/>
        <w:jc w:val="left"/>
      </w:pPr>
      <w:r>
        <w:rPr>
          <w:rStyle w:val="CommentReference"/>
        </w:rPr>
        <w:annotationRef/>
      </w:r>
      <w:r>
        <w:t>Better to have separate sections on Subscription and Redemption</w:t>
      </w:r>
    </w:p>
  </w:comment>
  <w:comment w:id="318" w:author="Wilmond YANG (MAS)" w:date="2025-12-22T17:09:00Z" w:initials="WY">
    <w:p w14:paraId="3512F7EC" w14:textId="77777777" w:rsidR="00E2476A" w:rsidRDefault="00E2476A" w:rsidP="00E2476A">
      <w:pPr>
        <w:pStyle w:val="CommentText"/>
        <w:jc w:val="left"/>
      </w:pPr>
      <w:r>
        <w:rPr>
          <w:rStyle w:val="CommentReference"/>
        </w:rPr>
        <w:annotationRef/>
      </w:r>
      <w:r>
        <w:rPr>
          <w:lang w:val="en-SG"/>
        </w:rPr>
        <w:t>Might want to incorporate to the process section itself as it is part of the flow. i.e. subscription and redemption process.</w:t>
      </w:r>
    </w:p>
  </w:comment>
  <w:comment w:id="319" w:author="Yichen GU from.TOPPAN (MAS)" w:date="2025-12-29T11:50:00Z" w:initials="YG">
    <w:p w14:paraId="7EF9B104" w14:textId="77777777" w:rsidR="00716143" w:rsidRDefault="00716143" w:rsidP="00716143">
      <w:pPr>
        <w:pStyle w:val="CommentText"/>
        <w:jc w:val="left"/>
      </w:pPr>
      <w:r>
        <w:rPr>
          <w:rStyle w:val="CommentReference"/>
        </w:rPr>
        <w:annotationRef/>
      </w:r>
      <w:r>
        <w:rPr>
          <w:lang w:val="en-SG"/>
        </w:rPr>
        <w:t>As eApp’s current acknowledgment files for subscription and redemption have the exact same format and fields, they are put under the same section, and linked to the same Data Dictionary.</w:t>
      </w:r>
    </w:p>
  </w:comment>
  <w:comment w:id="322" w:author="Yichen GU from.TOPPAN (MAS)" w:date="2025-12-30T11:18:00Z" w:initials="YG">
    <w:p w14:paraId="50BA3DEA" w14:textId="77777777" w:rsidR="00B0297E" w:rsidRDefault="00B0297E" w:rsidP="00B0297E">
      <w:pPr>
        <w:pStyle w:val="CommentText"/>
        <w:jc w:val="left"/>
      </w:pPr>
      <w:r>
        <w:rPr>
          <w:rStyle w:val="CommentReference"/>
        </w:rPr>
        <w:annotationRef/>
      </w:r>
      <w:r>
        <w:rPr>
          <w:lang w:val="en-SG"/>
        </w:rPr>
        <w:t>MDD to check with CDP if they would like to change for OMEGA:</w:t>
      </w:r>
    </w:p>
    <w:p w14:paraId="33FEC14B" w14:textId="77777777" w:rsidR="00B0297E" w:rsidRDefault="00B0297E" w:rsidP="00B0297E">
      <w:pPr>
        <w:pStyle w:val="CommentText"/>
        <w:ind w:left="300"/>
        <w:jc w:val="left"/>
      </w:pPr>
      <w:r>
        <w:rPr>
          <w:lang w:val="en-SG"/>
        </w:rPr>
        <w:t>To receive all submitted redemption records in the acknowledgement file instead of only failed records.</w:t>
      </w:r>
    </w:p>
  </w:comment>
  <w:comment w:id="323" w:author="Akila BALAKRISHNAN from.OPTIMUM (MAS)" w:date="2026-01-13T11:04:00Z" w:initials="AB">
    <w:p w14:paraId="736934F1" w14:textId="77777777" w:rsidR="00146CF8" w:rsidRDefault="00146CF8" w:rsidP="00146CF8">
      <w:pPr>
        <w:pStyle w:val="CommentText"/>
        <w:jc w:val="left"/>
      </w:pPr>
      <w:r>
        <w:rPr>
          <w:rStyle w:val="CommentReference"/>
        </w:rPr>
        <w:annotationRef/>
      </w:r>
      <w:r>
        <w:rPr>
          <w:lang w:val="en-SG"/>
        </w:rPr>
        <w:t>Is this the current behaviour for CDP for redemption acknowledgement file (sb_cdp_</w:t>
      </w:r>
      <w:r>
        <w:rPr>
          <w:b/>
          <w:bCs/>
          <w:lang w:val="en-SG"/>
        </w:rPr>
        <w:t>ar1</w:t>
      </w:r>
      <w:r>
        <w:rPr>
          <w:lang w:val="en-SG"/>
        </w:rPr>
        <w:t>)?</w:t>
      </w:r>
    </w:p>
    <w:p w14:paraId="3856E4E0" w14:textId="77777777" w:rsidR="00146CF8" w:rsidRDefault="00146CF8" w:rsidP="00146CF8">
      <w:pPr>
        <w:pStyle w:val="CommentText"/>
        <w:jc w:val="left"/>
      </w:pPr>
      <w:r>
        <w:rPr>
          <w:lang w:val="en-SG"/>
        </w:rPr>
        <w:t>Please check and confirm.</w:t>
      </w:r>
    </w:p>
  </w:comment>
  <w:comment w:id="324" w:author="Jasmine WL TEO (MAS)" w:date="2026-01-14T14:00:00Z" w:initials="JT">
    <w:p w14:paraId="6F440FE4" w14:textId="77777777" w:rsidR="00AC6449" w:rsidRDefault="00AC6449" w:rsidP="00AC6449">
      <w:pPr>
        <w:pStyle w:val="CommentText"/>
        <w:jc w:val="left"/>
      </w:pPr>
      <w:r>
        <w:rPr>
          <w:rStyle w:val="CommentReference"/>
        </w:rPr>
        <w:annotationRef/>
      </w:r>
      <w:r>
        <w:rPr>
          <w:lang w:val="en-SG"/>
        </w:rPr>
        <w:t>The SSB redemption acknowledgement file should have all records and its status. It is only the redemption results that contain only exception records.</w:t>
      </w:r>
    </w:p>
  </w:comment>
  <w:comment w:id="330" w:author="Akila BALAKRISHNAN from.OPTIMUM (MAS)" w:date="2026-01-13T11:06:00Z" w:initials="AB">
    <w:p w14:paraId="6273AB03" w14:textId="77777777" w:rsidR="00146CF8" w:rsidRDefault="00146CF8" w:rsidP="00146CF8">
      <w:pPr>
        <w:pStyle w:val="CommentText"/>
        <w:jc w:val="left"/>
      </w:pPr>
      <w:r>
        <w:rPr>
          <w:rStyle w:val="CommentReference"/>
        </w:rPr>
        <w:annotationRef/>
      </w:r>
      <w:r>
        <w:rPr>
          <w:lang w:val="en-SG"/>
        </w:rPr>
        <w:t>This is not new file. Why is this highlighted in yellow?</w:t>
      </w:r>
    </w:p>
  </w:comment>
  <w:comment w:id="335" w:author="Sin Fong TAN (MAS)" w:date="2025-12-30T17:12:00Z" w:initials="ST">
    <w:p w14:paraId="223636CF" w14:textId="24B481F9" w:rsidR="002657D6" w:rsidRDefault="002657D6" w:rsidP="002657D6">
      <w:pPr>
        <w:pStyle w:val="CommentText"/>
        <w:numPr>
          <w:ilvl w:val="0"/>
          <w:numId w:val="145"/>
        </w:numPr>
        <w:jc w:val="left"/>
      </w:pPr>
      <w:r>
        <w:rPr>
          <w:rStyle w:val="CommentReference"/>
        </w:rPr>
        <w:annotationRef/>
      </w:r>
      <w:r>
        <w:rPr>
          <w:lang w:val="en-SG"/>
        </w:rPr>
        <w:t>If there is error (could be infra/system level) which caused an incomplete redemption file to be generated, can we regenerate it? If so, how and what is the limitation.</w:t>
      </w:r>
    </w:p>
    <w:p w14:paraId="14E17579" w14:textId="77777777" w:rsidR="002657D6" w:rsidRDefault="002657D6" w:rsidP="002657D6">
      <w:pPr>
        <w:pStyle w:val="CommentText"/>
        <w:numPr>
          <w:ilvl w:val="0"/>
          <w:numId w:val="145"/>
        </w:numPr>
        <w:jc w:val="left"/>
      </w:pPr>
      <w:r>
        <w:rPr>
          <w:lang w:val="en-SG"/>
        </w:rPr>
        <w:t>If the SSB sub/red file is processed with error, will the ack file still be generated and sent back? Understand what circumstances will the ack file not be generated.</w:t>
      </w:r>
    </w:p>
    <w:p w14:paraId="2864675E" w14:textId="77777777" w:rsidR="002657D6" w:rsidRDefault="002657D6" w:rsidP="002657D6">
      <w:pPr>
        <w:pStyle w:val="CommentText"/>
        <w:jc w:val="left"/>
      </w:pPr>
    </w:p>
    <w:p w14:paraId="338224D0" w14:textId="77777777" w:rsidR="002657D6" w:rsidRDefault="002657D6" w:rsidP="002657D6">
      <w:pPr>
        <w:pStyle w:val="CommentText"/>
        <w:jc w:val="left"/>
      </w:pPr>
    </w:p>
  </w:comment>
  <w:comment w:id="353" w:author="Han Xie CHAI (MAS)" w:date="2026-01-14T14:40:00Z" w:initials="HC">
    <w:p w14:paraId="3F96F745" w14:textId="77777777" w:rsidR="002029EA" w:rsidRDefault="002029EA" w:rsidP="002029EA">
      <w:pPr>
        <w:pStyle w:val="CommentText"/>
        <w:jc w:val="left"/>
      </w:pPr>
      <w:r>
        <w:rPr>
          <w:rStyle w:val="CommentReference"/>
        </w:rPr>
        <w:annotationRef/>
      </w:r>
      <w:r>
        <w:rPr>
          <w:lang w:val="en-SG"/>
        </w:rPr>
        <w:t>Is there a check whether it is the SSB allotment date? Or is it solely dependent on the allotment results being verified by the Auction Operator? If it’s the latter, suggest to amend to “...placed onto MEFT after the following.”</w:t>
      </w:r>
    </w:p>
  </w:comment>
  <w:comment w:id="354" w:author="Han Xie CHAI (MAS)" w:date="2026-01-14T14:41:00Z" w:initials="HC">
    <w:p w14:paraId="2F7D2EFE" w14:textId="77777777" w:rsidR="002029EA" w:rsidRDefault="002029EA" w:rsidP="002029EA">
      <w:pPr>
        <w:pStyle w:val="CommentText"/>
        <w:jc w:val="left"/>
      </w:pPr>
      <w:r>
        <w:rPr>
          <w:rStyle w:val="CommentReference"/>
        </w:rPr>
        <w:annotationRef/>
      </w:r>
      <w:r>
        <w:rPr>
          <w:lang w:val="en-SG"/>
        </w:rPr>
        <w:t>And if it’s the latter for all results files, we need to change the wording for all of them.</w:t>
      </w:r>
    </w:p>
  </w:comment>
  <w:comment w:id="361" w:author="Sin Fong TAN (MAS)" w:date="2025-12-30T17:18:00Z" w:initials="ST">
    <w:p w14:paraId="70568258" w14:textId="0286B34D" w:rsidR="008326DD" w:rsidRDefault="008326DD" w:rsidP="008326DD">
      <w:pPr>
        <w:pStyle w:val="CommentText"/>
        <w:jc w:val="left"/>
      </w:pPr>
      <w:r>
        <w:rPr>
          <w:rStyle w:val="CommentReference"/>
        </w:rPr>
        <w:annotationRef/>
      </w:r>
      <w:r>
        <w:rPr>
          <w:lang w:val="en-SG"/>
        </w:rPr>
        <w:t>The file will be GENERATED before or at the SSB results release time? Do consider the time taken to generate a larger allotment result file and the transfer time. E.g. if we say, SSB result release time is 3pm, what time can we expect the FI to receive the file at their end?</w:t>
      </w:r>
    </w:p>
  </w:comment>
  <w:comment w:id="362" w:author="Sharmaine TAN (MAS)" w:date="2026-01-13T18:38:00Z" w:initials="ST">
    <w:p w14:paraId="30D0909A" w14:textId="77777777" w:rsidR="00482F4C" w:rsidRDefault="00482F4C" w:rsidP="00482F4C">
      <w:pPr>
        <w:pStyle w:val="CommentText"/>
        <w:jc w:val="left"/>
      </w:pPr>
      <w:r>
        <w:rPr>
          <w:rStyle w:val="CommentReference"/>
        </w:rPr>
        <w:annotationRef/>
      </w:r>
      <w:r>
        <w:rPr>
          <w:color w:val="454953"/>
          <w:highlight w:val="white"/>
        </w:rPr>
        <w:t>In the event that users decide to proceed to publish results immediately instead of at the scheduled publication time, it should be considered ad hoc processing.</w:t>
      </w:r>
      <w:r>
        <w:t xml:space="preserve"> </w:t>
      </w:r>
    </w:p>
  </w:comment>
  <w:comment w:id="386" w:author="Sin Fong TAN (MAS)" w:date="2025-12-30T17:24:00Z" w:initials="ST">
    <w:p w14:paraId="04ADFD58" w14:textId="77777777" w:rsidR="008865A8" w:rsidRDefault="008865A8" w:rsidP="008865A8">
      <w:pPr>
        <w:pStyle w:val="CommentText"/>
        <w:jc w:val="left"/>
      </w:pPr>
      <w:r>
        <w:rPr>
          <w:rStyle w:val="CommentReference"/>
        </w:rPr>
        <w:annotationRef/>
      </w:r>
      <w:r>
        <w:rPr>
          <w:lang w:val="en-SG"/>
        </w:rPr>
        <w:t>Can you move this section up with the daily subscription and redemption request files?</w:t>
      </w:r>
    </w:p>
  </w:comment>
  <w:comment w:id="403" w:author="Sharmaine TAN (MAS)" w:date="2025-12-21T00:24:00Z" w:initials="ST">
    <w:p w14:paraId="09C1F03C" w14:textId="5FDBE27C" w:rsidR="003162A5" w:rsidRDefault="003162A5" w:rsidP="003162A5">
      <w:pPr>
        <w:pStyle w:val="CommentText"/>
        <w:jc w:val="left"/>
      </w:pPr>
      <w:r>
        <w:rPr>
          <w:rStyle w:val="CommentReference"/>
        </w:rPr>
        <w:annotationRef/>
      </w:r>
      <w:r>
        <w:rPr>
          <w:b/>
          <w:bCs/>
          <w:u w:val="single"/>
          <w:lang w:val="en-SG"/>
        </w:rPr>
        <w:t>MAS_OMEGA - Proposed Change Details to Interface with Banks and CDP v0.1</w:t>
      </w:r>
      <w:r>
        <w:rPr>
          <w:lang w:val="en-SG"/>
        </w:rPr>
        <w:t xml:space="preserve"> </w:t>
      </w:r>
    </w:p>
    <w:p w14:paraId="7029E3F8" w14:textId="77777777" w:rsidR="003162A5" w:rsidRDefault="003162A5" w:rsidP="003162A5">
      <w:pPr>
        <w:pStyle w:val="CommentText"/>
        <w:jc w:val="left"/>
      </w:pPr>
      <w:r>
        <w:rPr>
          <w:lang w:val="en-SG"/>
        </w:rPr>
        <w:t>6) [NEW] To include currently not implemented files (but available in the existing interface specifications)</w:t>
      </w:r>
    </w:p>
    <w:p w14:paraId="1B723A15" w14:textId="77777777" w:rsidR="003162A5" w:rsidRDefault="003162A5" w:rsidP="003162A5">
      <w:pPr>
        <w:pStyle w:val="CommentText"/>
        <w:jc w:val="left"/>
      </w:pPr>
      <w:r>
        <w:t>•OMEGA to send SSB holdings acknowledgement file for CASH to CDP</w:t>
      </w:r>
    </w:p>
  </w:comment>
  <w:comment w:id="409" w:author="Yichen GU from.TOPPAN (MAS)" w:date="2025-12-30T11:20:00Z" w:initials="YG">
    <w:p w14:paraId="3B9EBB74" w14:textId="77777777" w:rsidR="00B0297E" w:rsidRDefault="00B0297E" w:rsidP="00B0297E">
      <w:pPr>
        <w:pStyle w:val="CommentText"/>
        <w:jc w:val="left"/>
      </w:pPr>
      <w:r>
        <w:rPr>
          <w:rStyle w:val="CommentReference"/>
        </w:rPr>
        <w:annotationRef/>
      </w:r>
      <w:r>
        <w:rPr>
          <w:lang w:val="en-SG"/>
        </w:rPr>
        <w:t>MDD to check with CDP if they would like to change for OMEGA:</w:t>
      </w:r>
    </w:p>
    <w:p w14:paraId="1B824D55" w14:textId="77777777" w:rsidR="00B0297E" w:rsidRDefault="00B0297E" w:rsidP="00B0297E">
      <w:pPr>
        <w:pStyle w:val="CommentText"/>
        <w:ind w:left="300"/>
        <w:jc w:val="left"/>
      </w:pPr>
      <w:r>
        <w:rPr>
          <w:lang w:val="en-SG"/>
        </w:rPr>
        <w:t>To receive and process the holdings acknowledgement file.</w:t>
      </w:r>
    </w:p>
  </w:comment>
  <w:comment w:id="410" w:author="Jasmine WL TEO (MAS)" w:date="2026-01-14T14:07:00Z" w:initials="JT">
    <w:p w14:paraId="0393C006" w14:textId="77777777" w:rsidR="00551046" w:rsidRDefault="00551046" w:rsidP="00551046">
      <w:pPr>
        <w:pStyle w:val="CommentText"/>
        <w:jc w:val="left"/>
      </w:pPr>
      <w:r>
        <w:rPr>
          <w:rStyle w:val="CommentReference"/>
        </w:rPr>
        <w:annotationRef/>
      </w:r>
      <w:r>
        <w:rPr>
          <w:lang w:val="en-SG"/>
        </w:rPr>
        <w:t>Regardless whether CDP is processing the file, we should generate and send it.</w:t>
      </w:r>
    </w:p>
  </w:comment>
  <w:comment w:id="411" w:author="Yichen GU from.TOPPAN (MAS)" w:date="2026-01-16T16:46:00Z" w:initials="YG">
    <w:p w14:paraId="3FD24676" w14:textId="77777777" w:rsidR="00943F97" w:rsidRDefault="00943F97" w:rsidP="00943F97">
      <w:pPr>
        <w:pStyle w:val="CommentText"/>
        <w:jc w:val="left"/>
      </w:pPr>
      <w:r>
        <w:rPr>
          <w:rStyle w:val="CommentReference"/>
        </w:rPr>
        <w:annotationRef/>
      </w:r>
      <w:r>
        <w:rPr>
          <w:lang w:val="en-SG"/>
        </w:rPr>
        <w:t>Noted that OMEGA will generate and send the holdings acknowledgement file to CDP regardless. Removed this note here.</w:t>
      </w:r>
    </w:p>
  </w:comment>
  <w:comment w:id="429" w:author="Sin Fong TAN (MAS)" w:date="2025-12-30T17:36:00Z" w:initials="ST">
    <w:p w14:paraId="6F60414F" w14:textId="72DA5C35" w:rsidR="00872E63" w:rsidRDefault="00872E63" w:rsidP="00872E63">
      <w:pPr>
        <w:pStyle w:val="CommentText"/>
        <w:jc w:val="left"/>
      </w:pPr>
      <w:r>
        <w:rPr>
          <w:rStyle w:val="CommentReference"/>
        </w:rPr>
        <w:annotationRef/>
      </w:r>
      <w:r>
        <w:rPr>
          <w:lang w:val="en-SG"/>
        </w:rPr>
        <w:t>Is the processing logic eg. How to calculate the redemption rate captured some where else? Otherwise, please document it here.</w:t>
      </w:r>
    </w:p>
  </w:comment>
  <w:comment w:id="430" w:author="Jasmine WL TEO (MAS)" w:date="2026-01-06T17:44:00Z" w:initials="JT">
    <w:p w14:paraId="429CBA7B" w14:textId="77777777" w:rsidR="00765BB7" w:rsidRDefault="00765BB7" w:rsidP="00765BB7">
      <w:pPr>
        <w:pStyle w:val="CommentText"/>
        <w:jc w:val="left"/>
      </w:pPr>
      <w:r>
        <w:rPr>
          <w:rStyle w:val="CommentReference"/>
        </w:rPr>
        <w:annotationRef/>
      </w:r>
      <w:r>
        <w:t>We need the logic documented.</w:t>
      </w:r>
    </w:p>
  </w:comment>
  <w:comment w:id="431" w:author="Akila BALAKRISHNAN from.OPTIMUM (MAS)" w:date="2026-01-13T11:52:00Z" w:initials="AB">
    <w:p w14:paraId="7CCF1FCA" w14:textId="77777777" w:rsidR="00D3096E" w:rsidRDefault="00D3096E" w:rsidP="00D3096E">
      <w:pPr>
        <w:pStyle w:val="CommentText"/>
        <w:jc w:val="left"/>
      </w:pPr>
      <w:r>
        <w:rPr>
          <w:rStyle w:val="CommentReference"/>
        </w:rPr>
        <w:annotationRef/>
      </w:r>
      <w:r>
        <w:rPr>
          <w:lang w:val="en-SG"/>
        </w:rPr>
        <w:t>This logic was included in SSB FSD.</w:t>
      </w:r>
    </w:p>
    <w:p w14:paraId="46C96893" w14:textId="77777777" w:rsidR="00D3096E" w:rsidRDefault="00D3096E" w:rsidP="00D3096E">
      <w:pPr>
        <w:pStyle w:val="CommentText"/>
        <w:jc w:val="left"/>
      </w:pPr>
      <w:r>
        <w:rPr>
          <w:lang w:val="en-SG"/>
        </w:rPr>
        <w:t>Please provide the reference of the SSB FSD.</w:t>
      </w:r>
    </w:p>
  </w:comment>
  <w:comment w:id="426" w:author="Sharmaine TAN (MAS)" w:date="2025-12-22T00:00:00Z" w:initials="ST">
    <w:p w14:paraId="67CB7AF5" w14:textId="6C73F8A7" w:rsidR="005A0888" w:rsidRDefault="005A0888" w:rsidP="005A0888">
      <w:pPr>
        <w:pStyle w:val="CommentText"/>
        <w:jc w:val="left"/>
      </w:pPr>
      <w:r>
        <w:rPr>
          <w:rStyle w:val="CommentReference"/>
        </w:rPr>
        <w:annotationRef/>
      </w:r>
      <w:r>
        <w:rPr>
          <w:color w:val="454953"/>
          <w:highlight w:val="white"/>
        </w:rPr>
        <w:t>What is the purpose of this file and why is it sent on the following working day after the announcement date?</w:t>
      </w:r>
    </w:p>
  </w:comment>
  <w:comment w:id="427" w:author="Yichen GU from.TOPPAN (MAS)" w:date="2025-12-29T14:45:00Z" w:initials="YG">
    <w:p w14:paraId="242F34C3" w14:textId="77777777" w:rsidR="008A741D" w:rsidRDefault="0000443E" w:rsidP="008A741D">
      <w:pPr>
        <w:pStyle w:val="CommentText"/>
        <w:jc w:val="left"/>
      </w:pPr>
      <w:r>
        <w:rPr>
          <w:rStyle w:val="CommentReference"/>
        </w:rPr>
        <w:annotationRef/>
      </w:r>
      <w:r w:rsidR="008A741D">
        <w:rPr>
          <w:lang w:val="en-SG"/>
        </w:rPr>
        <w:t>TECQ clarified on this with ITD during Interface Timing discussion.</w:t>
      </w:r>
    </w:p>
    <w:p w14:paraId="4207DD5A" w14:textId="77777777" w:rsidR="008A741D" w:rsidRDefault="008A741D" w:rsidP="008A741D">
      <w:pPr>
        <w:pStyle w:val="CommentText"/>
        <w:jc w:val="left"/>
      </w:pPr>
      <w:r>
        <w:rPr>
          <w:lang w:val="en-SG"/>
        </w:rPr>
        <w:t>It is currently scheduled on the 2</w:t>
      </w:r>
      <w:r>
        <w:rPr>
          <w:vertAlign w:val="superscript"/>
          <w:lang w:val="en-SG"/>
        </w:rPr>
        <w:t>nd</w:t>
      </w:r>
      <w:r>
        <w:rPr>
          <w:lang w:val="en-SG"/>
        </w:rPr>
        <w:t xml:space="preserve"> working day of each month.</w:t>
      </w:r>
    </w:p>
    <w:p w14:paraId="42C3AE98" w14:textId="77777777" w:rsidR="008A741D" w:rsidRDefault="008A741D" w:rsidP="008A741D">
      <w:pPr>
        <w:pStyle w:val="CommentText"/>
        <w:jc w:val="left"/>
      </w:pPr>
    </w:p>
    <w:p w14:paraId="680DE272" w14:textId="77777777" w:rsidR="008A741D" w:rsidRDefault="008A741D" w:rsidP="008A741D">
      <w:pPr>
        <w:pStyle w:val="CommentText"/>
        <w:jc w:val="left"/>
      </w:pPr>
      <w:r>
        <w:rPr>
          <w:lang w:val="en-SG"/>
        </w:rPr>
        <w:t>OMEGA to keep the existing schedule to avoid any interruption on the existing business process.</w:t>
      </w:r>
    </w:p>
    <w:p w14:paraId="77B51876" w14:textId="77777777" w:rsidR="008A741D" w:rsidRDefault="008A741D" w:rsidP="008A741D">
      <w:pPr>
        <w:pStyle w:val="CommentText"/>
        <w:jc w:val="left"/>
      </w:pPr>
      <w:r>
        <w:rPr>
          <w:lang w:val="en-SG"/>
        </w:rPr>
        <w:t>- SSB Announcement is currently scheduled on the first working day of the month</w:t>
      </w:r>
    </w:p>
    <w:p w14:paraId="0E8D2ED2" w14:textId="77777777" w:rsidR="008A741D" w:rsidRDefault="008A741D" w:rsidP="008A741D">
      <w:pPr>
        <w:pStyle w:val="CommentText"/>
        <w:jc w:val="left"/>
      </w:pPr>
      <w:r>
        <w:rPr>
          <w:lang w:val="en-SG"/>
        </w:rPr>
        <w:t>- Subscription normally starts on the second working day of the month.</w:t>
      </w:r>
    </w:p>
  </w:comment>
  <w:comment w:id="428" w:author="Sharmaine TAN (MAS)" w:date="2026-01-06T18:40:00Z" w:initials="ST">
    <w:p w14:paraId="51C5F891" w14:textId="77777777" w:rsidR="00711173" w:rsidRDefault="00711173" w:rsidP="00711173">
      <w:pPr>
        <w:pStyle w:val="CommentText"/>
        <w:jc w:val="left"/>
      </w:pPr>
      <w:r>
        <w:rPr>
          <w:rStyle w:val="CommentReference"/>
        </w:rPr>
        <w:annotationRef/>
      </w:r>
      <w:r>
        <w:rPr>
          <w:lang w:val="en-SG"/>
        </w:rPr>
        <w:t xml:space="preserve">To include the info required to generate this file example PH calendar required and if the prerequisite required to support the file generation. </w:t>
      </w:r>
    </w:p>
  </w:comment>
  <w:comment w:id="439" w:author="Akila BALAKRISHNAN from.OPTIMUM (MAS)" w:date="2026-01-13T11:57:00Z" w:initials="AB">
    <w:p w14:paraId="5494FD02" w14:textId="77777777" w:rsidR="00D3096E" w:rsidRDefault="00D3096E" w:rsidP="00D3096E">
      <w:pPr>
        <w:pStyle w:val="CommentText"/>
        <w:jc w:val="left"/>
      </w:pPr>
      <w:r>
        <w:rPr>
          <w:rStyle w:val="CommentReference"/>
        </w:rPr>
        <w:annotationRef/>
      </w:r>
      <w:r>
        <w:rPr>
          <w:lang w:val="en-SG"/>
        </w:rPr>
        <w:t>To standardize across all FSD - please change all working day to business day.</w:t>
      </w:r>
    </w:p>
  </w:comment>
  <w:comment w:id="440" w:author="Yichen GU from.TOPPAN (MAS)" w:date="2026-01-14T15:13:00Z" w:initials="YG">
    <w:p w14:paraId="6DCD34D9" w14:textId="77777777" w:rsidR="00322F31" w:rsidRDefault="00322F31" w:rsidP="00322F31">
      <w:pPr>
        <w:pStyle w:val="CommentText"/>
        <w:jc w:val="left"/>
      </w:pPr>
      <w:r>
        <w:rPr>
          <w:rStyle w:val="CommentReference"/>
        </w:rPr>
        <w:annotationRef/>
      </w:r>
      <w:r>
        <w:rPr>
          <w:lang w:val="en-SG"/>
        </w:rPr>
        <w:t>Updated</w:t>
      </w:r>
    </w:p>
  </w:comment>
  <w:comment w:id="435" w:author="Akila BALAKRISHNAN from.OPTIMUM (MAS)" w:date="2026-01-13T11:56:00Z" w:initials="AB">
    <w:p w14:paraId="22282529" w14:textId="7FEC4241" w:rsidR="00D3096E" w:rsidRDefault="00D3096E" w:rsidP="00D3096E">
      <w:pPr>
        <w:pStyle w:val="CommentText"/>
        <w:jc w:val="left"/>
      </w:pPr>
      <w:r>
        <w:rPr>
          <w:rStyle w:val="CommentReference"/>
        </w:rPr>
        <w:annotationRef/>
      </w:r>
      <w:r>
        <w:rPr>
          <w:lang w:val="en-SG"/>
        </w:rPr>
        <w:t>Instead of mentioning the following working day after announcement date, can we just say on the 2</w:t>
      </w:r>
      <w:r>
        <w:rPr>
          <w:vertAlign w:val="superscript"/>
          <w:lang w:val="en-SG"/>
        </w:rPr>
        <w:t>nd</w:t>
      </w:r>
      <w:r>
        <w:rPr>
          <w:lang w:val="en-SG"/>
        </w:rPr>
        <w:t xml:space="preserve"> business day of the month?</w:t>
      </w:r>
    </w:p>
    <w:p w14:paraId="7926495E" w14:textId="77777777" w:rsidR="00D3096E" w:rsidRDefault="00D3096E" w:rsidP="00D3096E">
      <w:pPr>
        <w:pStyle w:val="CommentText"/>
        <w:jc w:val="left"/>
      </w:pPr>
    </w:p>
    <w:p w14:paraId="2CEF84B2" w14:textId="77777777" w:rsidR="00D3096E" w:rsidRDefault="00D3096E" w:rsidP="00D3096E">
      <w:pPr>
        <w:pStyle w:val="CommentText"/>
        <w:jc w:val="left"/>
      </w:pPr>
      <w:r>
        <w:rPr>
          <w:lang w:val="en-SG"/>
        </w:rPr>
        <w:t>@MDD - Please confirm.</w:t>
      </w:r>
    </w:p>
  </w:comment>
  <w:comment w:id="436" w:author="Akila BALAKRISHNAN from.OPTIMUM (MAS)" w:date="2026-01-14T17:45:00Z" w:initials="AB">
    <w:p w14:paraId="5F1108CE" w14:textId="77777777" w:rsidR="00372846" w:rsidRDefault="00372846" w:rsidP="00372846">
      <w:pPr>
        <w:pStyle w:val="CommentText"/>
        <w:jc w:val="left"/>
      </w:pPr>
      <w:r>
        <w:rPr>
          <w:rStyle w:val="CommentReference"/>
        </w:rPr>
        <w:annotationRef/>
      </w:r>
      <w:r>
        <w:t>This file has to be generated even when there is no new SSB issuance.</w:t>
      </w:r>
    </w:p>
  </w:comment>
  <w:comment w:id="437" w:author="Akila BALAKRISHNAN from.OPTIMUM (MAS)" w:date="2026-01-14T17:48:00Z" w:initials="AB">
    <w:p w14:paraId="325E5F1B" w14:textId="77777777" w:rsidR="00372846" w:rsidRDefault="00372846" w:rsidP="00372846">
      <w:pPr>
        <w:pStyle w:val="CommentText"/>
        <w:jc w:val="left"/>
      </w:pPr>
      <w:r>
        <w:rPr>
          <w:rStyle w:val="CommentReference"/>
        </w:rPr>
        <w:annotationRef/>
      </w:r>
      <w:r>
        <w:rPr>
          <w:lang w:val="en-SG"/>
        </w:rPr>
        <w:t>MDD ok to change this to 2</w:t>
      </w:r>
      <w:r>
        <w:rPr>
          <w:vertAlign w:val="superscript"/>
          <w:lang w:val="en-SG"/>
        </w:rPr>
        <w:t>nd</w:t>
      </w:r>
      <w:r>
        <w:rPr>
          <w:lang w:val="en-SG"/>
        </w:rPr>
        <w:t xml:space="preserve"> business day of the month.</w:t>
      </w:r>
    </w:p>
    <w:p w14:paraId="697365CC" w14:textId="77777777" w:rsidR="00372846" w:rsidRDefault="00372846" w:rsidP="00372846">
      <w:pPr>
        <w:pStyle w:val="CommentText"/>
        <w:jc w:val="left"/>
      </w:pPr>
    </w:p>
    <w:p w14:paraId="2D410098" w14:textId="77777777" w:rsidR="00372846" w:rsidRDefault="00372846" w:rsidP="00372846">
      <w:pPr>
        <w:pStyle w:val="CommentText"/>
        <w:jc w:val="left"/>
      </w:pPr>
      <w:r>
        <w:rPr>
          <w:lang w:val="en-SG"/>
        </w:rPr>
        <w:t>@TECQ to take note and update the FSD accordingly.</w:t>
      </w:r>
    </w:p>
  </w:comment>
  <w:comment w:id="446" w:author="Sin Fong TAN (MAS)" w:date="2025-12-30T17:39:00Z" w:initials="ST">
    <w:p w14:paraId="719AFE02" w14:textId="491A8D5D" w:rsidR="00872E63" w:rsidRDefault="00872E63" w:rsidP="00872E63">
      <w:pPr>
        <w:pStyle w:val="CommentText"/>
        <w:jc w:val="left"/>
      </w:pPr>
      <w:r>
        <w:rPr>
          <w:rStyle w:val="CommentReference"/>
        </w:rPr>
        <w:annotationRef/>
      </w:r>
      <w:r>
        <w:rPr>
          <w:lang w:val="en-SG"/>
        </w:rPr>
        <w:t>Should use “outstanding”? @MDD to comment</w:t>
      </w:r>
    </w:p>
  </w:comment>
  <w:comment w:id="447" w:author="Jasmine WL TEO (MAS)" w:date="2026-01-08T11:37:00Z" w:initials="JT">
    <w:p w14:paraId="53919F43" w14:textId="77777777" w:rsidR="00B344C6" w:rsidRDefault="00B344C6" w:rsidP="00B344C6">
      <w:pPr>
        <w:pStyle w:val="CommentText"/>
        <w:jc w:val="left"/>
      </w:pPr>
      <w:r>
        <w:rPr>
          <w:rStyle w:val="CommentReference"/>
        </w:rPr>
        <w:annotationRef/>
      </w:r>
      <w:r>
        <w:rPr>
          <w:lang w:val="en-SG"/>
        </w:rPr>
        <w:t>Changed to active</w:t>
      </w:r>
    </w:p>
  </w:comment>
  <w:comment w:id="433" w:author="Jasmine WL TEO (MAS)" w:date="2026-01-06T17:44:00Z" w:initials="JT">
    <w:p w14:paraId="565C9AEA" w14:textId="7EDD04AF" w:rsidR="00765BB7" w:rsidRDefault="00765BB7" w:rsidP="00765BB7">
      <w:pPr>
        <w:pStyle w:val="CommentText"/>
        <w:jc w:val="left"/>
      </w:pPr>
      <w:r>
        <w:rPr>
          <w:rStyle w:val="CommentReference"/>
        </w:rPr>
        <w:annotationRef/>
      </w:r>
      <w:r>
        <w:t>Can check the logic and state how the active SSB securities are derived?</w:t>
      </w:r>
    </w:p>
  </w:comment>
  <w:comment w:id="461" w:author="Akila BALAKRISHNAN from.OPTIMUM (MAS)" w:date="2026-01-13T11:58:00Z" w:initials="AB">
    <w:p w14:paraId="7BDB4D67" w14:textId="77777777" w:rsidR="00D3096E" w:rsidRDefault="00D3096E" w:rsidP="00D3096E">
      <w:pPr>
        <w:pStyle w:val="CommentText"/>
        <w:jc w:val="left"/>
      </w:pPr>
      <w:r>
        <w:rPr>
          <w:rStyle w:val="CommentReference"/>
        </w:rPr>
        <w:annotationRef/>
      </w:r>
      <w:r>
        <w:rPr>
          <w:lang w:val="en-SG"/>
        </w:rPr>
        <w:t>Same as above - can change to 2</w:t>
      </w:r>
      <w:r>
        <w:rPr>
          <w:vertAlign w:val="superscript"/>
          <w:lang w:val="en-SG"/>
        </w:rPr>
        <w:t>nd</w:t>
      </w:r>
      <w:r>
        <w:rPr>
          <w:lang w:val="en-SG"/>
        </w:rPr>
        <w:t xml:space="preserve"> business day of the month?</w:t>
      </w:r>
    </w:p>
  </w:comment>
  <w:comment w:id="462" w:author="Sin Fong TAN (MAS)" w:date="2025-12-30T17:41:00Z" w:initials="ST">
    <w:p w14:paraId="550E83A8" w14:textId="61CEF91C" w:rsidR="00872E63" w:rsidRDefault="00872E63" w:rsidP="00872E63">
      <w:pPr>
        <w:pStyle w:val="CommentText"/>
        <w:numPr>
          <w:ilvl w:val="0"/>
          <w:numId w:val="146"/>
        </w:numPr>
        <w:jc w:val="left"/>
      </w:pPr>
      <w:r>
        <w:rPr>
          <w:rStyle w:val="CommentReference"/>
        </w:rPr>
        <w:annotationRef/>
      </w:r>
      <w:r>
        <w:rPr>
          <w:lang w:val="en-SG"/>
        </w:rPr>
        <w:t>If we regenerate it in the middle of the month, will the data change? what is the limitation? Do consider the case when there is a reported bug with the generated file after the scheduled time which we need to fix and regenerate.</w:t>
      </w:r>
    </w:p>
  </w:comment>
  <w:comment w:id="463" w:author="Jasmine WL TEO (MAS)" w:date="2026-01-07T09:33:00Z" w:initials="JT">
    <w:p w14:paraId="402F4565" w14:textId="77777777" w:rsidR="00745424" w:rsidRDefault="00745424" w:rsidP="00745424">
      <w:pPr>
        <w:pStyle w:val="CommentText"/>
        <w:jc w:val="left"/>
      </w:pPr>
      <w:r>
        <w:rPr>
          <w:rStyle w:val="CommentReference"/>
        </w:rPr>
        <w:annotationRef/>
      </w:r>
      <w:r>
        <w:t>Yes. In view of the recent issue, we must be able to re-trigger the job as of a past date.</w:t>
      </w:r>
    </w:p>
  </w:comment>
  <w:comment w:id="467" w:author="Jasmine WL TEO (MAS)" w:date="2026-01-07T09:32:00Z" w:initials="JT">
    <w:p w14:paraId="129F2B89" w14:textId="46D38B97" w:rsidR="0055353C" w:rsidRDefault="0055353C" w:rsidP="0055353C">
      <w:pPr>
        <w:pStyle w:val="CommentText"/>
        <w:jc w:val="left"/>
      </w:pPr>
      <w:r>
        <w:rPr>
          <w:rStyle w:val="CommentReference"/>
        </w:rPr>
        <w:annotationRef/>
      </w:r>
      <w:r>
        <w:t>Logic for the retrieval seems to be missing.</w:t>
      </w:r>
    </w:p>
  </w:comment>
  <w:comment w:id="494" w:author="Sharmaine TAN (MAS)" w:date="2026-01-13T23:26:00Z" w:initials="ST">
    <w:p w14:paraId="05B12675" w14:textId="77777777" w:rsidR="00C7106D" w:rsidRDefault="00C7106D" w:rsidP="00C7106D">
      <w:pPr>
        <w:pStyle w:val="CommentText"/>
        <w:jc w:val="left"/>
      </w:pPr>
      <w:r>
        <w:rPr>
          <w:rStyle w:val="CommentReference"/>
        </w:rPr>
        <w:annotationRef/>
      </w:r>
      <w:r>
        <w:rPr>
          <w:lang w:val="en-SG"/>
        </w:rPr>
        <w:t xml:space="preserve">Non Primary Dealer limit 15% of the Issuance Size (applicable to institutional and individual) will OMEGA check for this limit when it process the subscription request ? </w:t>
      </w:r>
    </w:p>
  </w:comment>
  <w:comment w:id="495" w:author="Jasmine WL TEO (MAS)" w:date="2026-01-14T14:24:00Z" w:initials="JT">
    <w:p w14:paraId="71D7E98C" w14:textId="77777777" w:rsidR="000631D0" w:rsidRDefault="000631D0" w:rsidP="000631D0">
      <w:pPr>
        <w:pStyle w:val="CommentText"/>
        <w:jc w:val="left"/>
      </w:pPr>
      <w:r>
        <w:rPr>
          <w:rStyle w:val="CommentReference"/>
        </w:rPr>
        <w:annotationRef/>
      </w:r>
      <w:r>
        <w:rPr>
          <w:lang w:val="en-SG"/>
        </w:rPr>
        <w:t>I think the check is done in allotment.</w:t>
      </w:r>
    </w:p>
  </w:comment>
  <w:comment w:id="496" w:author="Sharmaine TAN (MAS)" w:date="2025-12-21T16:52:00Z" w:initials="ST">
    <w:p w14:paraId="580E7334" w14:textId="5FD4E7D0" w:rsidR="00AF1DDF" w:rsidRDefault="003E2169" w:rsidP="00AF1DDF">
      <w:pPr>
        <w:pStyle w:val="CommentText"/>
        <w:jc w:val="left"/>
      </w:pPr>
      <w:r>
        <w:rPr>
          <w:rStyle w:val="CommentReference"/>
        </w:rPr>
        <w:annotationRef/>
      </w:r>
      <w:r w:rsidR="00AF1DDF">
        <w:rPr>
          <w:lang w:val="en-SG"/>
        </w:rPr>
        <w:t xml:space="preserve">Different security type at Bid Collation state </w:t>
      </w:r>
    </w:p>
    <w:p w14:paraId="68A30DDA" w14:textId="77777777" w:rsidR="00AF1DDF" w:rsidRDefault="00AF1DDF" w:rsidP="00AF1DDF">
      <w:pPr>
        <w:pStyle w:val="CommentText"/>
        <w:jc w:val="left"/>
      </w:pPr>
      <w:r>
        <w:rPr>
          <w:lang w:val="en-SG"/>
        </w:rPr>
        <w:t xml:space="preserve">In the event security code is not at Bid Collation the application line item will be rejected at the acknowledgement ? </w:t>
      </w:r>
    </w:p>
  </w:comment>
  <w:comment w:id="497" w:author="Yichen GU from.TOPPAN (MAS)" w:date="2025-12-29T13:51:00Z" w:initials="YG">
    <w:p w14:paraId="54F7C30C" w14:textId="77777777" w:rsidR="00F201C3" w:rsidRDefault="00F201C3" w:rsidP="00F201C3">
      <w:pPr>
        <w:pStyle w:val="CommentText"/>
        <w:jc w:val="left"/>
      </w:pPr>
      <w:r>
        <w:rPr>
          <w:rStyle w:val="CommentReference"/>
        </w:rPr>
        <w:annotationRef/>
      </w:r>
      <w:r>
        <w:rPr>
          <w:lang w:val="en-SG"/>
        </w:rPr>
        <w:t>Yes.</w:t>
      </w:r>
    </w:p>
  </w:comment>
  <w:comment w:id="502" w:author="Sharmaine TAN (MAS)" w:date="2025-12-21T23:51:00Z" w:initials="ST">
    <w:p w14:paraId="7E4A092F" w14:textId="63943FB2" w:rsidR="00AF1DDF" w:rsidRDefault="00AF1DDF" w:rsidP="00AF1DDF">
      <w:pPr>
        <w:pStyle w:val="CommentText"/>
        <w:jc w:val="left"/>
      </w:pPr>
      <w:r>
        <w:rPr>
          <w:rStyle w:val="CommentReference"/>
        </w:rPr>
        <w:annotationRef/>
      </w:r>
      <w:r>
        <w:rPr>
          <w:lang w:val="en-SG"/>
        </w:rPr>
        <w:t xml:space="preserve">Applicable to Syndication Retail </w:t>
      </w:r>
    </w:p>
  </w:comment>
  <w:comment w:id="503" w:author="Yichen GU from.TOPPAN (MAS)" w:date="2025-12-29T14:59:00Z" w:initials="YG">
    <w:p w14:paraId="0FECDDA9" w14:textId="77777777" w:rsidR="009170C5" w:rsidRDefault="009170C5" w:rsidP="009170C5">
      <w:pPr>
        <w:pStyle w:val="CommentText"/>
        <w:jc w:val="left"/>
      </w:pPr>
      <w:r>
        <w:rPr>
          <w:rStyle w:val="CommentReference"/>
        </w:rPr>
        <w:annotationRef/>
      </w:r>
      <w:r>
        <w:rPr>
          <w:lang w:val="en-SG"/>
        </w:rPr>
        <w:t>Yes. This file caters for retail bids only.</w:t>
      </w:r>
    </w:p>
  </w:comment>
  <w:comment w:id="504" w:author="Sharmaine TAN (MAS)" w:date="2026-01-13T22:40:00Z" w:initials="ST">
    <w:p w14:paraId="009880C6" w14:textId="77777777" w:rsidR="001B09AB" w:rsidRDefault="001B09AB" w:rsidP="001B09AB">
      <w:pPr>
        <w:pStyle w:val="CommentText"/>
        <w:jc w:val="left"/>
      </w:pPr>
      <w:r>
        <w:rPr>
          <w:rStyle w:val="CommentReference"/>
        </w:rPr>
        <w:annotationRef/>
      </w:r>
      <w:r>
        <w:rPr>
          <w:lang w:val="en-SG"/>
        </w:rPr>
        <w:t xml:space="preserve">Can we indicate that its for Syndication retail bids ? To add clarity </w:t>
      </w:r>
    </w:p>
  </w:comment>
  <w:comment w:id="505" w:author="Yichen GU from.TOPPAN (MAS)" w:date="2026-01-16T18:28:00Z" w:initials="YG">
    <w:p w14:paraId="434FD104" w14:textId="77777777" w:rsidR="00F870CB" w:rsidRDefault="00F870CB" w:rsidP="00F870CB">
      <w:pPr>
        <w:pStyle w:val="CommentText"/>
        <w:jc w:val="left"/>
      </w:pPr>
      <w:r>
        <w:rPr>
          <w:rStyle w:val="CommentReference"/>
        </w:rPr>
        <w:annotationRef/>
      </w:r>
      <w:r>
        <w:rPr>
          <w:lang w:val="en-SG"/>
        </w:rPr>
        <w:t>Added “Retail” in section header instead of just stating “retail syndication” here to avoid confusion, because for auction, it’s also retail bids.</w:t>
      </w:r>
    </w:p>
  </w:comment>
  <w:comment w:id="514" w:author="Han Xie CHAI (MAS)" w:date="2026-01-14T14:30:00Z" w:initials="HC">
    <w:p w14:paraId="7C75427D" w14:textId="1F284A24" w:rsidR="00136D12" w:rsidRDefault="00136D12" w:rsidP="00136D12">
      <w:pPr>
        <w:pStyle w:val="CommentText"/>
        <w:jc w:val="left"/>
      </w:pPr>
      <w:r>
        <w:rPr>
          <w:rStyle w:val="CommentReference"/>
        </w:rPr>
        <w:annotationRef/>
      </w:r>
      <w:r>
        <w:rPr>
          <w:lang w:val="en-SG"/>
        </w:rPr>
        <w:t>Will this processing be done regardless whether there are any securities available for subscription? I saw the SSB application processing will only take place during the subscription window.</w:t>
      </w:r>
    </w:p>
  </w:comment>
  <w:comment w:id="521" w:author="Sharmaine TAN (MAS)" w:date="2025-12-21T23:50:00Z" w:initials="ST">
    <w:p w14:paraId="68ABD33D" w14:textId="2FF3ACA1" w:rsidR="00AF1DDF" w:rsidRDefault="00AF1DDF" w:rsidP="00AF1DDF">
      <w:pPr>
        <w:pStyle w:val="CommentText"/>
        <w:jc w:val="left"/>
      </w:pPr>
      <w:r>
        <w:rPr>
          <w:rStyle w:val="CommentReference"/>
        </w:rPr>
        <w:annotationRef/>
      </w:r>
      <w:r>
        <w:rPr>
          <w:lang w:val="en-SG"/>
        </w:rPr>
        <w:t xml:space="preserve">Applicable to Syndication Retail </w:t>
      </w:r>
    </w:p>
  </w:comment>
  <w:comment w:id="522" w:author="Yichen GU from.TOPPAN (MAS)" w:date="2025-12-29T13:52:00Z" w:initials="YG">
    <w:p w14:paraId="106750FB" w14:textId="77777777" w:rsidR="00F201C3" w:rsidRDefault="00F201C3" w:rsidP="00F201C3">
      <w:pPr>
        <w:pStyle w:val="CommentText"/>
        <w:jc w:val="left"/>
      </w:pPr>
      <w:r>
        <w:rPr>
          <w:rStyle w:val="CommentReference"/>
        </w:rPr>
        <w:annotationRef/>
      </w:r>
      <w:r>
        <w:rPr>
          <w:lang w:val="en-SG"/>
        </w:rPr>
        <w:t>Yes. This file caters for retail bids only.</w:t>
      </w:r>
    </w:p>
  </w:comment>
  <w:comment w:id="537" w:author="SOE\c_seelamreddy" w:date="2025-12-21T13:25:00Z" w:initials="SM">
    <w:p w14:paraId="2D9A85E1" w14:textId="536A88D2" w:rsidR="00261453" w:rsidRDefault="00261453" w:rsidP="00261453">
      <w:pPr>
        <w:pStyle w:val="CommentText"/>
        <w:jc w:val="left"/>
      </w:pPr>
      <w:r>
        <w:rPr>
          <w:rStyle w:val="CommentReference"/>
        </w:rPr>
        <w:annotationRef/>
      </w:r>
      <w:r>
        <w:t>Can remove?</w:t>
      </w:r>
    </w:p>
  </w:comment>
  <w:comment w:id="538" w:author="Yichen GU from.TOPPAN (MAS)" w:date="2025-12-29T13:53:00Z" w:initials="YG">
    <w:p w14:paraId="2F32F974" w14:textId="77777777" w:rsidR="00F201C3" w:rsidRDefault="00F201C3" w:rsidP="00F201C3">
      <w:pPr>
        <w:pStyle w:val="CommentText"/>
        <w:jc w:val="left"/>
      </w:pPr>
      <w:r>
        <w:rPr>
          <w:rStyle w:val="CommentReference"/>
        </w:rPr>
        <w:annotationRef/>
      </w:r>
      <w:r>
        <w:rPr>
          <w:lang w:val="en-SG"/>
        </w:rPr>
        <w:t>No. Auction and syndication are handled differently.</w:t>
      </w:r>
    </w:p>
  </w:comment>
  <w:comment w:id="540" w:author="Sin Fong TAN (MAS)" w:date="2025-12-30T17:49:00Z" w:initials="ST">
    <w:p w14:paraId="7B252AA6" w14:textId="77777777" w:rsidR="00C66AEC" w:rsidRDefault="00C66AEC" w:rsidP="00C66AEC">
      <w:pPr>
        <w:pStyle w:val="CommentText"/>
        <w:jc w:val="left"/>
      </w:pPr>
      <w:r>
        <w:rPr>
          <w:rStyle w:val="CommentReference"/>
        </w:rPr>
        <w:annotationRef/>
      </w:r>
      <w:r>
        <w:rPr>
          <w:lang w:val="en-SG"/>
        </w:rPr>
        <w:t>Syndication as well?</w:t>
      </w:r>
    </w:p>
  </w:comment>
  <w:comment w:id="545" w:author="Sin Fong TAN (MAS)" w:date="2025-12-30T17:56:00Z" w:initials="ST">
    <w:p w14:paraId="5AF164C7" w14:textId="77777777" w:rsidR="001231F8" w:rsidRDefault="001231F8" w:rsidP="001231F8">
      <w:pPr>
        <w:pStyle w:val="CommentText"/>
        <w:jc w:val="left"/>
      </w:pPr>
      <w:r>
        <w:rPr>
          <w:rStyle w:val="CommentReference"/>
        </w:rPr>
        <w:annotationRef/>
      </w:r>
      <w:r>
        <w:rPr>
          <w:lang w:val="en-SG"/>
        </w:rPr>
        <w:t>Can elaborate how is it further differentiated in the file? Based on the file format, there is no identifier that this is syndication right? If there are CASH result for SGS Bonds, T-Bill and Syndication on the same day, their result will be in the same file. They will be separated by the detail header records based on issue code?</w:t>
      </w:r>
    </w:p>
  </w:comment>
  <w:comment w:id="546" w:author="Yichen GU from.TOPPAN (MAS)" w:date="2026-01-16T17:55:00Z" w:initials="YG">
    <w:p w14:paraId="4CC96E0F" w14:textId="77777777" w:rsidR="00626309" w:rsidRDefault="00626309" w:rsidP="00626309">
      <w:pPr>
        <w:pStyle w:val="CommentText"/>
        <w:jc w:val="left"/>
      </w:pPr>
      <w:r>
        <w:rPr>
          <w:rStyle w:val="CommentReference"/>
        </w:rPr>
        <w:annotationRef/>
      </w:r>
      <w:r>
        <w:rPr>
          <w:lang w:val="en-SG"/>
        </w:rPr>
        <w:t>Auction results file and syndication results file have separated file names. Please see section 3.12.3</w:t>
      </w:r>
    </w:p>
  </w:comment>
  <w:comment w:id="551" w:author="Sharmaine TAN (MAS)" w:date="2025-12-22T00:05:00Z" w:initials="ST">
    <w:p w14:paraId="365670F2" w14:textId="3486D8F9" w:rsidR="001C0FC0" w:rsidRDefault="00BF18E8" w:rsidP="001C0FC0">
      <w:pPr>
        <w:pStyle w:val="CommentText"/>
        <w:numPr>
          <w:ilvl w:val="0"/>
          <w:numId w:val="79"/>
        </w:numPr>
        <w:jc w:val="left"/>
      </w:pPr>
      <w:r>
        <w:rPr>
          <w:rStyle w:val="CommentReference"/>
        </w:rPr>
        <w:annotationRef/>
      </w:r>
      <w:r w:rsidR="001C0FC0">
        <w:rPr>
          <w:color w:val="454953"/>
          <w:highlight w:val="white"/>
        </w:rPr>
        <w:t>To include a detailed breakdown of files OMEGA will be sent for the various securities type result files.</w:t>
      </w:r>
    </w:p>
    <w:p w14:paraId="30227892" w14:textId="77777777" w:rsidR="001C0FC0" w:rsidRDefault="001C0FC0" w:rsidP="001C0FC0">
      <w:pPr>
        <w:pStyle w:val="CommentText"/>
        <w:numPr>
          <w:ilvl w:val="0"/>
          <w:numId w:val="79"/>
        </w:numPr>
        <w:ind w:left="300"/>
        <w:jc w:val="left"/>
      </w:pPr>
      <w:r>
        <w:rPr>
          <w:color w:val="454953"/>
          <w:highlight w:val="white"/>
        </w:rPr>
        <w:t xml:space="preserve">For Syndication Result files, only cash payment type will be sent for retail. </w:t>
      </w:r>
      <w:r>
        <w:rPr>
          <w:lang w:val="en-SG"/>
        </w:rPr>
        <w:t xml:space="preserve">As Syndication Retail only accepts cash. For users consideration if moving forward will Syndication expand its payment method to CPF and SRS </w:t>
      </w:r>
    </w:p>
  </w:comment>
  <w:comment w:id="552" w:author="Yichen GU from.TOPPAN (MAS)" w:date="2025-12-29T15:10:00Z" w:initials="YG">
    <w:p w14:paraId="5DF4397A" w14:textId="77777777" w:rsidR="00E87BBD" w:rsidRDefault="00E87BBD" w:rsidP="00E87BBD">
      <w:pPr>
        <w:pStyle w:val="CommentText"/>
        <w:jc w:val="left"/>
      </w:pPr>
      <w:r>
        <w:rPr>
          <w:rStyle w:val="CommentReference"/>
        </w:rPr>
        <w:annotationRef/>
      </w:r>
      <w:r>
        <w:rPr>
          <w:lang w:val="en-SG"/>
        </w:rPr>
        <w:t>Updated section 3.12.3 and 3.12.4 to remove invalid payment type and to describe the time &amp; frequency of syndication and auction separately.</w:t>
      </w:r>
    </w:p>
  </w:comment>
  <w:comment w:id="557" w:author="Sharmaine TAN (MAS)" w:date="2026-01-13T23:38:00Z" w:initials="ST">
    <w:p w14:paraId="3CCC6781" w14:textId="77777777" w:rsidR="007D158A" w:rsidRDefault="007D158A" w:rsidP="007D158A">
      <w:pPr>
        <w:pStyle w:val="CommentText"/>
        <w:jc w:val="left"/>
      </w:pPr>
      <w:r>
        <w:rPr>
          <w:rStyle w:val="CommentReference"/>
        </w:rPr>
        <w:annotationRef/>
      </w:r>
      <w:r>
        <w:rPr>
          <w:color w:val="454953"/>
          <w:highlight w:val="white"/>
        </w:rPr>
        <w:t>For SGS Bonds/T-Bills and Syndication, is there a need for OMEGA to send the Allotment result file to CDP for their processing?</w:t>
      </w:r>
    </w:p>
    <w:p w14:paraId="78FA88D4" w14:textId="77777777" w:rsidR="007D158A" w:rsidRDefault="007D158A" w:rsidP="007D158A">
      <w:pPr>
        <w:pStyle w:val="CommentText"/>
        <w:jc w:val="left"/>
      </w:pPr>
      <w:r>
        <w:rPr>
          <w:color w:val="454953"/>
          <w:highlight w:val="white"/>
        </w:rPr>
        <w:t>If no, just keep the file name as ea_[acronym of FI]_ra1.txt. The same applies for files that OMEGA will not send to CDP.</w:t>
      </w:r>
    </w:p>
  </w:comment>
  <w:comment w:id="558" w:author="Akila BALAKRISHNAN from.OPTIMUM (MAS)" w:date="2026-01-13T12:26:00Z" w:initials="AB">
    <w:p w14:paraId="259382FF" w14:textId="39B8C5A0" w:rsidR="008113D1" w:rsidRDefault="008113D1" w:rsidP="008113D1">
      <w:pPr>
        <w:pStyle w:val="CommentText"/>
        <w:jc w:val="left"/>
      </w:pPr>
      <w:r>
        <w:rPr>
          <w:rStyle w:val="CommentReference"/>
        </w:rPr>
        <w:annotationRef/>
      </w:r>
      <w:r>
        <w:rPr>
          <w:lang w:val="en-SG"/>
        </w:rPr>
        <w:t>Syndication results should be for CASH, CPF and SRS since we accept subscription for all 3 application types (CASH, CPF and SRS).</w:t>
      </w:r>
    </w:p>
  </w:comment>
  <w:comment w:id="589" w:author="Sin Fong TAN (MAS)" w:date="2025-12-30T18:00:00Z" w:initials="ST">
    <w:p w14:paraId="7FD34AB7" w14:textId="372DA57F" w:rsidR="006D4AEB" w:rsidRDefault="006D4AEB" w:rsidP="006D4AEB">
      <w:pPr>
        <w:pStyle w:val="CommentText"/>
        <w:numPr>
          <w:ilvl w:val="0"/>
          <w:numId w:val="147"/>
        </w:numPr>
        <w:jc w:val="left"/>
      </w:pPr>
      <w:r>
        <w:rPr>
          <w:rStyle w:val="CommentReference"/>
        </w:rPr>
        <w:annotationRef/>
      </w:r>
      <w:r>
        <w:rPr>
          <w:lang w:val="en-SG"/>
        </w:rPr>
        <w:t>Similar to the comments above. Please document whether the file will be generated before or on the auction release time.</w:t>
      </w:r>
    </w:p>
    <w:p w14:paraId="49D9D1EA" w14:textId="77777777" w:rsidR="006D4AEB" w:rsidRDefault="006D4AEB" w:rsidP="006D4AEB">
      <w:pPr>
        <w:pStyle w:val="CommentText"/>
        <w:numPr>
          <w:ilvl w:val="0"/>
          <w:numId w:val="147"/>
        </w:numPr>
        <w:jc w:val="left"/>
      </w:pPr>
      <w:r>
        <w:rPr>
          <w:lang w:val="en-SG"/>
        </w:rPr>
        <w:t>If the file is generated before the auction result release and auction is re-run, do we move the file somewhere for reference? Do note there is no timestamp in the filename.</w:t>
      </w:r>
    </w:p>
  </w:comment>
  <w:comment w:id="590" w:author="Akila BALAKRISHNAN from.OPTIMUM (MAS)" w:date="2026-01-13T12:30:00Z" w:initials="AB">
    <w:p w14:paraId="36A00BCD" w14:textId="77777777" w:rsidR="00F07ED0" w:rsidRDefault="008113D1" w:rsidP="00F07ED0">
      <w:pPr>
        <w:pStyle w:val="CommentText"/>
        <w:jc w:val="left"/>
      </w:pPr>
      <w:r>
        <w:rPr>
          <w:rStyle w:val="CommentReference"/>
        </w:rPr>
        <w:annotationRef/>
      </w:r>
      <w:r w:rsidR="00F07ED0">
        <w:rPr>
          <w:lang w:val="en-SG"/>
        </w:rPr>
        <w:t>The status mentioned here is at issue code level.</w:t>
      </w:r>
    </w:p>
    <w:p w14:paraId="34F18A0B" w14:textId="77777777" w:rsidR="00F07ED0" w:rsidRDefault="00F07ED0" w:rsidP="00F07ED0">
      <w:pPr>
        <w:pStyle w:val="CommentText"/>
        <w:jc w:val="left"/>
      </w:pPr>
      <w:r>
        <w:rPr>
          <w:lang w:val="en-SG"/>
        </w:rPr>
        <w:t>The auction retail results file should contain all securities that are auctioned for today and verified.</w:t>
      </w:r>
    </w:p>
    <w:p w14:paraId="3149A848" w14:textId="77777777" w:rsidR="00F07ED0" w:rsidRDefault="00F07ED0" w:rsidP="00F07ED0">
      <w:pPr>
        <w:pStyle w:val="CommentText"/>
        <w:jc w:val="left"/>
      </w:pPr>
    </w:p>
    <w:p w14:paraId="77C94C13" w14:textId="77777777" w:rsidR="00F07ED0" w:rsidRDefault="00F07ED0" w:rsidP="00F07ED0">
      <w:pPr>
        <w:pStyle w:val="CommentText"/>
        <w:jc w:val="left"/>
      </w:pPr>
      <w:r>
        <w:rPr>
          <w:lang w:val="en-SG"/>
        </w:rPr>
        <w:t>Same applies for syndication retail results and institutional auctions results too.</w:t>
      </w:r>
    </w:p>
  </w:comment>
  <w:comment w:id="591" w:author="Jasmine WL TEO (MAS)" w:date="2026-01-14T12:11:00Z" w:initials="JT">
    <w:p w14:paraId="4CC6B758" w14:textId="77777777" w:rsidR="008F6825" w:rsidRDefault="008F6825" w:rsidP="008F6825">
      <w:pPr>
        <w:pStyle w:val="CommentText"/>
        <w:jc w:val="left"/>
      </w:pPr>
      <w:r>
        <w:rPr>
          <w:rStyle w:val="CommentReference"/>
        </w:rPr>
        <w:annotationRef/>
      </w:r>
      <w:r>
        <w:rPr>
          <w:lang w:val="en-SG"/>
        </w:rPr>
        <w:t>Is this the status of each file?</w:t>
      </w:r>
    </w:p>
  </w:comment>
  <w:comment w:id="611" w:author="SOE\c_seelamreddy" w:date="2025-12-21T13:41:00Z" w:initials="SM">
    <w:p w14:paraId="15ADF7E4" w14:textId="0D997120" w:rsidR="000E0118" w:rsidRDefault="000E0118" w:rsidP="000E0118">
      <w:pPr>
        <w:pStyle w:val="CommentText"/>
        <w:jc w:val="left"/>
      </w:pPr>
      <w:r>
        <w:rPr>
          <w:rStyle w:val="CommentReference"/>
        </w:rPr>
        <w:annotationRef/>
      </w:r>
      <w:r>
        <w:t>FI?</w:t>
      </w:r>
    </w:p>
  </w:comment>
  <w:comment w:id="612" w:author="Yichen GU from.TOPPAN (MAS)" w:date="2025-12-26T10:47:00Z" w:initials="YG">
    <w:p w14:paraId="28F13D65" w14:textId="77777777" w:rsidR="00040AB6" w:rsidRDefault="00040AB6" w:rsidP="00040AB6">
      <w:pPr>
        <w:pStyle w:val="CommentText"/>
        <w:jc w:val="left"/>
      </w:pPr>
      <w:r>
        <w:rPr>
          <w:rStyle w:val="CommentReference"/>
        </w:rPr>
        <w:annotationRef/>
      </w:r>
      <w:r>
        <w:rPr>
          <w:lang w:val="en-SG"/>
        </w:rPr>
        <w:t>Only PDs can receive the institutional results files. FIs can be non-PDs.</w:t>
      </w:r>
    </w:p>
  </w:comment>
  <w:comment w:id="618" w:author="Akila BALAKRISHNAN from.OPTIMUM (MAS)" w:date="2026-01-13T12:41:00Z" w:initials="AB">
    <w:p w14:paraId="1C9FF333" w14:textId="77777777" w:rsidR="003E34B0" w:rsidRDefault="003E34B0" w:rsidP="003E34B0">
      <w:pPr>
        <w:pStyle w:val="CommentText"/>
        <w:jc w:val="left"/>
      </w:pPr>
      <w:r>
        <w:rPr>
          <w:rStyle w:val="CommentReference"/>
        </w:rPr>
        <w:annotationRef/>
      </w:r>
      <w:r>
        <w:rPr>
          <w:lang w:val="en-SG"/>
        </w:rPr>
        <w:t>Is the list of security types hardcoded or derived based on the investor type configured in security type param config?</w:t>
      </w:r>
    </w:p>
  </w:comment>
  <w:comment w:id="624" w:author="Sharmaine TAN (MAS)" w:date="2026-01-13T23:46:00Z" w:initials="ST">
    <w:p w14:paraId="372D8DA4" w14:textId="77777777" w:rsidR="007D158A" w:rsidRDefault="007D158A" w:rsidP="007D158A">
      <w:pPr>
        <w:pStyle w:val="CommentText"/>
        <w:jc w:val="left"/>
      </w:pPr>
      <w:r>
        <w:rPr>
          <w:rStyle w:val="CommentReference"/>
        </w:rPr>
        <w:annotationRef/>
      </w:r>
      <w:r>
        <w:rPr>
          <w:color w:val="454953"/>
          <w:highlight w:val="white"/>
        </w:rPr>
        <w:t>Based on the precondition, OMEGA will generate the file and place it on MEFT at Status: Pending Publication.</w:t>
      </w:r>
    </w:p>
    <w:p w14:paraId="699F8F0A" w14:textId="77777777" w:rsidR="007D158A" w:rsidRDefault="007D158A" w:rsidP="007D158A">
      <w:pPr>
        <w:pStyle w:val="CommentText"/>
        <w:jc w:val="left"/>
      </w:pPr>
      <w:r>
        <w:rPr>
          <w:color w:val="454953"/>
          <w:highlight w:val="white"/>
        </w:rPr>
        <w:t>In the event that MAS uncovers an issue with the Allotment result and decides to hold the publication, how will OMEGA handle this situation?</w:t>
      </w:r>
    </w:p>
    <w:p w14:paraId="633DEE8B" w14:textId="77777777" w:rsidR="007D158A" w:rsidRDefault="007D158A" w:rsidP="007D158A">
      <w:pPr>
        <w:pStyle w:val="CommentText"/>
        <w:jc w:val="left"/>
      </w:pPr>
      <w:r>
        <w:rPr>
          <w:color w:val="454953"/>
          <w:highlight w:val="white"/>
        </w:rPr>
        <w:t>Note that the Allotment FSD is not released for review yet.</w:t>
      </w:r>
    </w:p>
  </w:comment>
  <w:comment w:id="638" w:author="Sharmaine TAN (MAS)" w:date="2025-12-23T21:02:00Z" w:initials="ST">
    <w:p w14:paraId="41F74BE8" w14:textId="7D0F27FF" w:rsidR="005569BF" w:rsidRDefault="005569BF" w:rsidP="005569BF">
      <w:pPr>
        <w:pStyle w:val="CommentText"/>
        <w:jc w:val="left"/>
      </w:pPr>
      <w:r>
        <w:rPr>
          <w:rStyle w:val="CommentReference"/>
        </w:rPr>
        <w:annotationRef/>
      </w:r>
      <w:r>
        <w:rPr>
          <w:lang w:val="en-SG"/>
        </w:rPr>
        <w:t xml:space="preserve">For SGS Bonds it will include both mini auction and syndication ? </w:t>
      </w:r>
    </w:p>
    <w:p w14:paraId="484A3525" w14:textId="77777777" w:rsidR="005569BF" w:rsidRDefault="005569BF" w:rsidP="005569BF">
      <w:pPr>
        <w:pStyle w:val="CommentText"/>
        <w:jc w:val="left"/>
      </w:pPr>
      <w:r>
        <w:rPr>
          <w:lang w:val="en-SG"/>
        </w:rPr>
        <w:t xml:space="preserve">Given that Syndication will have a few updates to the Issuance Calendar does it means that each time there is an update OMEGA will send the full set of SGS Bonds Issuance Calendar to the PDs ? </w:t>
      </w:r>
    </w:p>
  </w:comment>
  <w:comment w:id="639" w:author="Yichen GU from.TOPPAN (MAS)" w:date="2025-12-29T15:41:00Z" w:initials="YG">
    <w:p w14:paraId="6CDCE0D6" w14:textId="77777777" w:rsidR="00BB0A40" w:rsidRDefault="00BB0A40" w:rsidP="00BB0A40">
      <w:pPr>
        <w:pStyle w:val="CommentText"/>
        <w:jc w:val="left"/>
      </w:pPr>
      <w:r>
        <w:rPr>
          <w:rStyle w:val="CommentReference"/>
        </w:rPr>
        <w:annotationRef/>
      </w:r>
      <w:r>
        <w:rPr>
          <w:lang w:val="en-SG"/>
        </w:rPr>
        <w:t>Yes. This is the current proposal.</w:t>
      </w:r>
    </w:p>
  </w:comment>
  <w:comment w:id="640" w:author="Jasmine WL TEO (MAS)" w:date="2026-01-06T16:59:00Z" w:initials="JT">
    <w:p w14:paraId="20608522" w14:textId="77777777" w:rsidR="00574F35" w:rsidRDefault="00574F35" w:rsidP="00574F35">
      <w:pPr>
        <w:pStyle w:val="CommentText"/>
        <w:jc w:val="left"/>
      </w:pPr>
      <w:r>
        <w:rPr>
          <w:rStyle w:val="CommentReference"/>
        </w:rPr>
        <w:annotationRef/>
      </w:r>
      <w:r>
        <w:t>Yes. For the security type, year and period.</w:t>
      </w:r>
    </w:p>
  </w:comment>
  <w:comment w:id="641" w:author="Akila BALAKRISHNAN from.OPTIMUM (MAS)" w:date="2026-01-13T12:46:00Z" w:initials="AB">
    <w:p w14:paraId="4BC060CA" w14:textId="77777777" w:rsidR="004B6EB6" w:rsidRDefault="004B6EB6" w:rsidP="004B6EB6">
      <w:pPr>
        <w:pStyle w:val="CommentText"/>
        <w:jc w:val="left"/>
      </w:pPr>
      <w:r>
        <w:rPr>
          <w:rStyle w:val="CommentReference"/>
        </w:rPr>
        <w:annotationRef/>
      </w:r>
      <w:r>
        <w:rPr>
          <w:lang w:val="en-SG"/>
        </w:rPr>
        <w:t>For the files generated by OMEGA - can we  rename this column as the Field format/rules to generate the file?</w:t>
      </w:r>
    </w:p>
    <w:p w14:paraId="2E4E0644" w14:textId="77777777" w:rsidR="004B6EB6" w:rsidRDefault="004B6EB6" w:rsidP="004B6EB6">
      <w:pPr>
        <w:pStyle w:val="CommentText"/>
        <w:jc w:val="left"/>
      </w:pPr>
    </w:p>
    <w:p w14:paraId="1719D902" w14:textId="77777777" w:rsidR="004B6EB6" w:rsidRDefault="004B6EB6" w:rsidP="004B6EB6">
      <w:pPr>
        <w:pStyle w:val="CommentText"/>
        <w:jc w:val="left"/>
      </w:pPr>
      <w:r>
        <w:rPr>
          <w:lang w:val="en-SG"/>
        </w:rPr>
        <w:t>@MDD - For ur views.</w:t>
      </w:r>
    </w:p>
  </w:comment>
  <w:comment w:id="642" w:author="Jasmine WL TEO (MAS)" w:date="2026-01-14T14:27:00Z" w:initials="JT">
    <w:p w14:paraId="211F6A51" w14:textId="77777777" w:rsidR="001B59E9" w:rsidRDefault="001B59E9" w:rsidP="001B59E9">
      <w:pPr>
        <w:pStyle w:val="CommentText"/>
        <w:jc w:val="left"/>
      </w:pPr>
      <w:r>
        <w:rPr>
          <w:rStyle w:val="CommentReference"/>
        </w:rPr>
        <w:annotationRef/>
      </w:r>
      <w:r>
        <w:rPr>
          <w:lang w:val="en-SG"/>
        </w:rPr>
        <w:t>I find it confusing when it is written as Validation Rules in outgoing file as well.</w:t>
      </w:r>
    </w:p>
  </w:comment>
  <w:comment w:id="643" w:author="Han Xie CHAI (MAS)" w:date="2026-01-14T15:01:00Z" w:initials="HC">
    <w:p w14:paraId="1F8680FD" w14:textId="77777777" w:rsidR="00FE7BA9" w:rsidRDefault="00FE7BA9" w:rsidP="00FE7BA9">
      <w:pPr>
        <w:pStyle w:val="CommentText"/>
        <w:jc w:val="left"/>
      </w:pPr>
      <w:r>
        <w:rPr>
          <w:rStyle w:val="CommentReference"/>
        </w:rPr>
        <w:annotationRef/>
      </w:r>
      <w:r>
        <w:rPr>
          <w:lang w:val="en-SG"/>
        </w:rPr>
        <w:t xml:space="preserve">Agree. And can state the format / remarks etc for info, but not as validation checks. </w:t>
      </w:r>
    </w:p>
  </w:comment>
  <w:comment w:id="644" w:author="Yichen GU from.TOPPAN (MAS)" w:date="2026-01-14T15:46:00Z" w:initials="YG">
    <w:p w14:paraId="7417EE0E" w14:textId="77777777" w:rsidR="0064707F" w:rsidRDefault="0064707F" w:rsidP="0064707F">
      <w:pPr>
        <w:pStyle w:val="CommentText"/>
        <w:jc w:val="left"/>
      </w:pPr>
      <w:r>
        <w:rPr>
          <w:rStyle w:val="CommentReference"/>
        </w:rPr>
        <w:annotationRef/>
      </w:r>
      <w:r>
        <w:rPr>
          <w:lang w:val="en-SG"/>
        </w:rPr>
        <w:t>Renamed this column to “Generation Rules” for all outgoing files generated by OMEGA.</w:t>
      </w:r>
    </w:p>
  </w:comment>
  <w:comment w:id="649" w:author="Akila BALAKRISHNAN from.OPTIMUM (MAS)" w:date="2026-01-13T14:58:00Z" w:initials="AB">
    <w:p w14:paraId="5DD5613B" w14:textId="6F44EE87" w:rsidR="00F62369" w:rsidRDefault="00F62369" w:rsidP="00F62369">
      <w:pPr>
        <w:pStyle w:val="CommentText"/>
        <w:jc w:val="left"/>
      </w:pPr>
      <w:r>
        <w:rPr>
          <w:rStyle w:val="CommentReference"/>
        </w:rPr>
        <w:annotationRef/>
      </w:r>
      <w:r>
        <w:rPr>
          <w:lang w:val="en-SG"/>
        </w:rPr>
        <w:t>It should be the date when the file is generated.</w:t>
      </w:r>
    </w:p>
    <w:p w14:paraId="452C2C79" w14:textId="77777777" w:rsidR="00F62369" w:rsidRDefault="00F62369" w:rsidP="00F62369">
      <w:pPr>
        <w:pStyle w:val="CommentText"/>
        <w:jc w:val="left"/>
      </w:pPr>
      <w:r>
        <w:rPr>
          <w:lang w:val="en-SG"/>
        </w:rPr>
        <w:t>No need to have the validation check must not be a future date since we are generating the file and not processing the file.</w:t>
      </w:r>
    </w:p>
  </w:comment>
  <w:comment w:id="651" w:author="Jasmine WL TEO (MAS)" w:date="2026-01-06T16:58:00Z" w:initials="JT">
    <w:p w14:paraId="13FBFD45" w14:textId="40B4EA76" w:rsidR="00574F35" w:rsidRDefault="00574F35" w:rsidP="00574F35">
      <w:pPr>
        <w:pStyle w:val="CommentText"/>
        <w:jc w:val="left"/>
      </w:pPr>
      <w:r>
        <w:rPr>
          <w:rStyle w:val="CommentReference"/>
        </w:rPr>
        <w:annotationRef/>
      </w:r>
      <w:r>
        <w:t>This validation is strange. We are generating the issuance calendar from OMEGA to the banks. Why are we matching the valid issue code within OMEGA? Shouldn’t the validation be done at the point of submission? Is this a validation in the existing file?</w:t>
      </w:r>
    </w:p>
  </w:comment>
  <w:comment w:id="652" w:author="Jasmine WL TEO (MAS)" w:date="2026-01-06T16:59:00Z" w:initials="JT">
    <w:p w14:paraId="38E86296" w14:textId="77777777" w:rsidR="00574F35" w:rsidRDefault="00574F35" w:rsidP="00574F35">
      <w:pPr>
        <w:pStyle w:val="CommentText"/>
        <w:jc w:val="left"/>
      </w:pPr>
      <w:r>
        <w:rPr>
          <w:rStyle w:val="CommentReference"/>
        </w:rPr>
        <w:annotationRef/>
      </w:r>
      <w:r>
        <w:t>As above. Is this a validation in the current specs?</w:t>
      </w:r>
    </w:p>
  </w:comment>
  <w:comment w:id="653" w:author="Akila BALAKRISHNAN from.OPTIMUM (MAS)" w:date="2026-01-13T15:02:00Z" w:initials="AB">
    <w:p w14:paraId="79F522EE" w14:textId="77777777" w:rsidR="00F62369" w:rsidRDefault="00F62369" w:rsidP="00F62369">
      <w:pPr>
        <w:pStyle w:val="CommentText"/>
        <w:jc w:val="left"/>
      </w:pPr>
      <w:r>
        <w:rPr>
          <w:rStyle w:val="CommentReference"/>
        </w:rPr>
        <w:annotationRef/>
      </w:r>
      <w:r>
        <w:rPr>
          <w:lang w:val="en-SG"/>
        </w:rPr>
        <w:t>@MDD - should we hardcode the currency or retrieve the currency from the security type param config for the issuance calendar file?</w:t>
      </w:r>
    </w:p>
  </w:comment>
  <w:comment w:id="654" w:author="Han Xie CHAI (MAS)" w:date="2026-01-14T15:00:00Z" w:initials="HC">
    <w:p w14:paraId="3FE7F2DE" w14:textId="77777777" w:rsidR="00B962BB" w:rsidRDefault="00B962BB" w:rsidP="00B962BB">
      <w:pPr>
        <w:pStyle w:val="CommentText"/>
        <w:jc w:val="left"/>
      </w:pPr>
      <w:r>
        <w:rPr>
          <w:rStyle w:val="CommentReference"/>
        </w:rPr>
        <w:annotationRef/>
      </w:r>
      <w:r>
        <w:rPr>
          <w:lang w:val="en-SG"/>
        </w:rPr>
        <w:t>If currency is in the param config, best to retrieve. Else in the future, we may have the misperception that changing the config will lead to changes here.</w:t>
      </w:r>
    </w:p>
  </w:comment>
  <w:comment w:id="655" w:author="Han Xie CHAI (MAS)" w:date="2026-01-14T15:10:00Z" w:initials="HC">
    <w:p w14:paraId="09ABFEDC" w14:textId="77777777" w:rsidR="00AB3315" w:rsidRDefault="00FE7BA9" w:rsidP="00AB3315">
      <w:pPr>
        <w:pStyle w:val="CommentText"/>
        <w:jc w:val="left"/>
      </w:pPr>
      <w:r>
        <w:rPr>
          <w:rStyle w:val="CommentReference"/>
        </w:rPr>
        <w:annotationRef/>
      </w:r>
      <w:r w:rsidR="00AB3315">
        <w:rPr>
          <w:lang w:val="en-SG"/>
        </w:rPr>
        <w:t>Unhighlighted this and the next remarks, as these are the same as current. It’s syndication that is new.</w:t>
      </w:r>
    </w:p>
  </w:comment>
  <w:comment w:id="658" w:author="Jasmine WL TEO (MAS)" w:date="2026-01-06T17:01:00Z" w:initials="JT">
    <w:p w14:paraId="367FD434" w14:textId="15D56961" w:rsidR="00574F35" w:rsidRDefault="00574F35" w:rsidP="00574F35">
      <w:pPr>
        <w:pStyle w:val="CommentText"/>
        <w:jc w:val="left"/>
      </w:pPr>
      <w:r>
        <w:rPr>
          <w:rStyle w:val="CommentReference"/>
        </w:rPr>
        <w:annotationRef/>
      </w:r>
      <w:r>
        <w:t>Why do we need such validation? What will happen if the announcement date is not in the date format? Will the issuance calendar job fail?</w:t>
      </w:r>
    </w:p>
  </w:comment>
  <w:comment w:id="661" w:author="Akila BALAKRISHNAN from.OPTIMUM (MAS)" w:date="2026-01-13T15:10:00Z" w:initials="AB">
    <w:p w14:paraId="1E65F7AB" w14:textId="77777777" w:rsidR="003D4547" w:rsidRDefault="003D4547" w:rsidP="003D4547">
      <w:pPr>
        <w:pStyle w:val="CommentText"/>
        <w:jc w:val="left"/>
      </w:pPr>
      <w:r>
        <w:rPr>
          <w:rStyle w:val="CommentReference"/>
        </w:rPr>
        <w:annotationRef/>
      </w:r>
      <w:r>
        <w:rPr>
          <w:lang w:val="en-SG"/>
        </w:rPr>
        <w:t>As shared in Teams grp chat - This can be hardcoded to 0900.</w:t>
      </w:r>
    </w:p>
    <w:p w14:paraId="4101A965" w14:textId="77777777" w:rsidR="003D4547" w:rsidRDefault="003D4547" w:rsidP="003D4547">
      <w:pPr>
        <w:pStyle w:val="CommentText"/>
        <w:jc w:val="left"/>
      </w:pPr>
      <w:r>
        <w:rPr>
          <w:lang w:val="en-SG"/>
        </w:rPr>
        <w:t>No need to have a parameter setting.</w:t>
      </w:r>
    </w:p>
  </w:comment>
  <w:comment w:id="666" w:author="Han Xie CHAI (MAS)" w:date="2026-01-14T15:04:00Z" w:initials="HC">
    <w:p w14:paraId="7414D326" w14:textId="77777777" w:rsidR="00FE7BA9" w:rsidRDefault="00FE7BA9" w:rsidP="00FE7BA9">
      <w:pPr>
        <w:pStyle w:val="CommentText"/>
        <w:jc w:val="left"/>
      </w:pPr>
      <w:r>
        <w:rPr>
          <w:rStyle w:val="CommentReference"/>
        </w:rPr>
        <w:annotationRef/>
      </w:r>
      <w:r>
        <w:rPr>
          <w:lang w:val="en-SG"/>
        </w:rPr>
        <w:t>To differentiate from SSBs’ closing date</w:t>
      </w:r>
    </w:p>
  </w:comment>
  <w:comment w:id="680" w:author="Akila BALAKRISHNAN from.OPTIMUM (MAS)" w:date="2026-01-13T15:18:00Z" w:initials="AB">
    <w:p w14:paraId="4EB4090F" w14:textId="77777777" w:rsidR="0025481D" w:rsidRDefault="0025481D" w:rsidP="0025481D">
      <w:pPr>
        <w:pStyle w:val="CommentText"/>
        <w:jc w:val="left"/>
      </w:pPr>
      <w:r>
        <w:rPr>
          <w:rStyle w:val="CommentReference"/>
        </w:rPr>
        <w:annotationRef/>
      </w:r>
      <w:r>
        <w:rPr>
          <w:lang w:val="en-SG"/>
        </w:rPr>
        <w:t>Maturity date is also added newly. So highlighted it in yellow.</w:t>
      </w:r>
    </w:p>
  </w:comment>
  <w:comment w:id="690" w:author="Han Xie CHAI (MAS)" w:date="2026-01-14T15:26:00Z" w:initials="HC">
    <w:p w14:paraId="4A0CC496" w14:textId="77777777" w:rsidR="00957CF6" w:rsidRDefault="00957CF6" w:rsidP="00957CF6">
      <w:pPr>
        <w:pStyle w:val="CommentText"/>
        <w:jc w:val="left"/>
      </w:pPr>
      <w:r>
        <w:rPr>
          <w:rStyle w:val="CommentReference"/>
        </w:rPr>
        <w:annotationRef/>
      </w:r>
      <w:r>
        <w:rPr>
          <w:lang w:val="en-SG"/>
        </w:rPr>
        <w:t>This is a special character “+” or “-”.</w:t>
      </w:r>
    </w:p>
  </w:comment>
  <w:comment w:id="713" w:author="Sharmaine TAN (MAS)" w:date="2025-12-19T16:50:00Z" w:initials="ST">
    <w:p w14:paraId="143A281A" w14:textId="5F412AAF" w:rsidR="004631E8" w:rsidRDefault="004631E8" w:rsidP="004631E8">
      <w:pPr>
        <w:pStyle w:val="CommentText"/>
        <w:jc w:val="left"/>
      </w:pPr>
      <w:r>
        <w:rPr>
          <w:rStyle w:val="CommentReference"/>
        </w:rPr>
        <w:annotationRef/>
      </w:r>
      <w:r>
        <w:rPr>
          <w:lang w:val="en-SG"/>
        </w:rPr>
        <w:t xml:space="preserve">To validate that the Issue Code for application is currently at Bid Collation status. </w:t>
      </w:r>
    </w:p>
    <w:p w14:paraId="44EC1385" w14:textId="77777777" w:rsidR="004631E8" w:rsidRDefault="004631E8" w:rsidP="004631E8">
      <w:pPr>
        <w:pStyle w:val="CommentText"/>
        <w:jc w:val="left"/>
      </w:pPr>
      <w:r>
        <w:rPr>
          <w:lang w:val="en-SG"/>
        </w:rPr>
        <w:t>As the Issue Code maybe valid at OMEGA however may not be in Bid Collation yet example: Published</w:t>
      </w:r>
    </w:p>
  </w:comment>
  <w:comment w:id="714" w:author="Yichen GU from.TOPPAN (MAS)" w:date="2025-12-29T15:54:00Z" w:initials="YG">
    <w:p w14:paraId="4573831E" w14:textId="77777777" w:rsidR="003E2561" w:rsidRDefault="003E2561" w:rsidP="003E2561">
      <w:pPr>
        <w:pStyle w:val="CommentText"/>
        <w:jc w:val="left"/>
      </w:pPr>
      <w:r>
        <w:rPr>
          <w:rStyle w:val="CommentReference"/>
        </w:rPr>
        <w:annotationRef/>
      </w:r>
      <w:r>
        <w:rPr>
          <w:lang w:val="en-SG"/>
        </w:rPr>
        <w:t>Added this condition explicitly.</w:t>
      </w:r>
    </w:p>
  </w:comment>
  <w:comment w:id="715" w:author="Jasmine WL TEO (MAS)" w:date="2026-01-06T17:15:00Z" w:initials="JT">
    <w:p w14:paraId="18C8491D" w14:textId="77777777" w:rsidR="001C2198" w:rsidRDefault="001C2198" w:rsidP="001C2198">
      <w:pPr>
        <w:pStyle w:val="CommentText"/>
        <w:jc w:val="left"/>
      </w:pPr>
      <w:r>
        <w:rPr>
          <w:rStyle w:val="CommentReference"/>
        </w:rPr>
        <w:annotationRef/>
      </w:r>
      <w:r>
        <w:t>Is this an existing validation?</w:t>
      </w:r>
    </w:p>
  </w:comment>
  <w:comment w:id="716" w:author="Jasmine WL TEO (MAS)" w:date="2026-01-06T17:15:00Z" w:initials="JT">
    <w:p w14:paraId="46C9C91D" w14:textId="77777777" w:rsidR="001C2198" w:rsidRDefault="001C2198" w:rsidP="001C2198">
      <w:pPr>
        <w:pStyle w:val="CommentText"/>
        <w:jc w:val="left"/>
      </w:pPr>
      <w:r>
        <w:rPr>
          <w:rStyle w:val="CommentReference"/>
        </w:rPr>
        <w:annotationRef/>
      </w:r>
      <w:r>
        <w:t>Is this an existing validation?</w:t>
      </w:r>
    </w:p>
  </w:comment>
  <w:comment w:id="720" w:author="Akila BALAKRISHNAN from.OPTIMUM (MAS)" w:date="2026-01-13T15:36:00Z" w:initials="AB">
    <w:p w14:paraId="7897AC00" w14:textId="77777777" w:rsidR="001613F7" w:rsidRDefault="001613F7" w:rsidP="001613F7">
      <w:pPr>
        <w:pStyle w:val="CommentText"/>
        <w:jc w:val="left"/>
      </w:pPr>
      <w:r>
        <w:rPr>
          <w:rStyle w:val="CommentReference"/>
        </w:rPr>
        <w:annotationRef/>
      </w:r>
      <w:r>
        <w:rPr>
          <w:lang w:val="en-SG"/>
        </w:rPr>
        <w:t>Is this an existing validation?</w:t>
      </w:r>
    </w:p>
  </w:comment>
  <w:comment w:id="721" w:author="Jasmine WL TEO (MAS)" w:date="2026-01-06T17:17:00Z" w:initials="JT">
    <w:p w14:paraId="724C07F8" w14:textId="77777777" w:rsidR="001C2198" w:rsidRDefault="001C2198" w:rsidP="001C2198">
      <w:pPr>
        <w:pStyle w:val="CommentText"/>
        <w:jc w:val="left"/>
      </w:pPr>
      <w:r>
        <w:rPr>
          <w:rStyle w:val="CommentReference"/>
        </w:rPr>
        <w:annotationRef/>
      </w:r>
      <w:r>
        <w:t>The type is X(3). Is ‘TE_’ considered as alphanumeric?</w:t>
      </w:r>
    </w:p>
  </w:comment>
  <w:comment w:id="723" w:author="Akila BALAKRISHNAN from.OPTIMUM (MAS)" w:date="2026-01-13T16:08:00Z" w:initials="AB">
    <w:p w14:paraId="582A49E7" w14:textId="77777777" w:rsidR="00597ADD" w:rsidRDefault="00597ADD" w:rsidP="00597ADD">
      <w:pPr>
        <w:pStyle w:val="CommentText"/>
        <w:jc w:val="left"/>
      </w:pPr>
      <w:r>
        <w:rPr>
          <w:rStyle w:val="CommentReference"/>
        </w:rPr>
        <w:annotationRef/>
      </w:r>
      <w:r>
        <w:rPr>
          <w:lang w:val="en-SG"/>
        </w:rPr>
        <w:t>There is one more validation check for SSB subscription to check that the nominal amount must be less than or equal to the individual allotment limit per issue code.</w:t>
      </w:r>
    </w:p>
    <w:p w14:paraId="69620658" w14:textId="77777777" w:rsidR="00597ADD" w:rsidRDefault="00597ADD" w:rsidP="00597ADD">
      <w:pPr>
        <w:pStyle w:val="CommentText"/>
        <w:jc w:val="left"/>
      </w:pPr>
    </w:p>
    <w:p w14:paraId="04F0C9C7" w14:textId="77777777" w:rsidR="00597ADD" w:rsidRDefault="00597ADD" w:rsidP="00597ADD">
      <w:pPr>
        <w:pStyle w:val="CommentText"/>
        <w:jc w:val="left"/>
      </w:pPr>
      <w:r>
        <w:rPr>
          <w:lang w:val="en-SG"/>
        </w:rPr>
        <w:t>Please check the existing validation and include it.</w:t>
      </w:r>
    </w:p>
  </w:comment>
  <w:comment w:id="724" w:author="Jasmine WL TEO (MAS)" w:date="2026-01-14T14:29:00Z" w:initials="JT">
    <w:p w14:paraId="208496E2" w14:textId="77777777" w:rsidR="001B59E9" w:rsidRDefault="001B59E9" w:rsidP="001B59E9">
      <w:pPr>
        <w:pStyle w:val="CommentText"/>
        <w:jc w:val="left"/>
      </w:pPr>
      <w:r>
        <w:rPr>
          <w:rStyle w:val="CommentReference"/>
        </w:rPr>
        <w:annotationRef/>
      </w:r>
      <w:r>
        <w:rPr>
          <w:lang w:val="en-SG"/>
        </w:rPr>
        <w:t>Please check existing validation before including. thanks</w:t>
      </w:r>
    </w:p>
  </w:comment>
  <w:comment w:id="725" w:author="Sharmaine TAN (MAS)" w:date="2025-12-23T21:24:00Z" w:initials="ST">
    <w:p w14:paraId="5051C539" w14:textId="26C5362D" w:rsidR="009F53DD" w:rsidRDefault="009F53DD" w:rsidP="009F53DD">
      <w:pPr>
        <w:pStyle w:val="CommentText"/>
        <w:jc w:val="left"/>
      </w:pPr>
      <w:r>
        <w:rPr>
          <w:rStyle w:val="CommentReference"/>
        </w:rPr>
        <w:annotationRef/>
      </w:r>
      <w:r>
        <w:rPr>
          <w:color w:val="454953"/>
          <w:highlight w:val="white"/>
          <w:lang w:val="en-SG"/>
        </w:rPr>
        <w:t>Will this be validated based on the pre-configured parameters set at OMEGA? Parameter: Minimum Denomination</w:t>
      </w:r>
      <w:r>
        <w:rPr>
          <w:lang w:val="en-SG"/>
        </w:rPr>
        <w:t xml:space="preserve"> </w:t>
      </w:r>
    </w:p>
  </w:comment>
  <w:comment w:id="726" w:author="Yichen GU from.TOPPAN (MAS)" w:date="2025-12-29T17:20:00Z" w:initials="YG">
    <w:p w14:paraId="6C07FFE2" w14:textId="77777777" w:rsidR="009F53DD" w:rsidRDefault="009F53DD" w:rsidP="009F53DD">
      <w:pPr>
        <w:pStyle w:val="CommentText"/>
        <w:jc w:val="left"/>
      </w:pPr>
      <w:r>
        <w:rPr>
          <w:rStyle w:val="CommentReference"/>
        </w:rPr>
        <w:annotationRef/>
      </w:r>
      <w:r>
        <w:rPr>
          <w:lang w:val="en-SG"/>
        </w:rPr>
        <w:t>Yes, Updated remarks.</w:t>
      </w:r>
    </w:p>
  </w:comment>
  <w:comment w:id="728" w:author="Sharmaine TAN (MAS)" w:date="2025-12-19T16:55:00Z" w:initials="ST">
    <w:p w14:paraId="3EF6A7F6" w14:textId="3729D9F4" w:rsidR="004631E8" w:rsidRDefault="004631E8" w:rsidP="004631E8">
      <w:pPr>
        <w:pStyle w:val="CommentText"/>
        <w:jc w:val="left"/>
      </w:pPr>
      <w:r>
        <w:rPr>
          <w:rStyle w:val="CommentReference"/>
        </w:rPr>
        <w:annotationRef/>
      </w:r>
      <w:r>
        <w:rPr>
          <w:color w:val="454953"/>
          <w:highlight w:val="white"/>
        </w:rPr>
        <w:t xml:space="preserve">OMEGA will have the parameter configuration at security level for SSB to only accept non-competitive bids. In this case, how will OMEGA respond if Retail Bank sends in an application with a competitive bid? </w:t>
      </w:r>
    </w:p>
    <w:p w14:paraId="1796607C" w14:textId="77777777" w:rsidR="004631E8" w:rsidRDefault="004631E8" w:rsidP="004631E8">
      <w:pPr>
        <w:pStyle w:val="CommentText"/>
        <w:jc w:val="left"/>
      </w:pPr>
      <w:r>
        <w:rPr>
          <w:color w:val="454953"/>
          <w:highlight w:val="white"/>
        </w:rPr>
        <w:t>Will OMEGA reject it when returning the acknowledgement, or will it reject at the allocation stage?</w:t>
      </w:r>
      <w:r>
        <w:t xml:space="preserve"> </w:t>
      </w:r>
    </w:p>
    <w:p w14:paraId="200B88B4" w14:textId="77777777" w:rsidR="004631E8" w:rsidRDefault="004631E8" w:rsidP="004631E8">
      <w:pPr>
        <w:pStyle w:val="CommentText"/>
        <w:jc w:val="left"/>
      </w:pPr>
      <w:r>
        <w:t xml:space="preserve">For users consideration if earlier reject at acknowledgement will be beneficial with OMEGA </w:t>
      </w:r>
      <w:r>
        <w:rPr>
          <w:color w:val="454953"/>
          <w:highlight w:val="white"/>
        </w:rPr>
        <w:t>capabilities</w:t>
      </w:r>
      <w:r>
        <w:t xml:space="preserve"> </w:t>
      </w:r>
    </w:p>
  </w:comment>
  <w:comment w:id="729" w:author="Yichen GU from.TOPPAN (MAS)" w:date="2025-12-29T23:34:00Z" w:initials="YG">
    <w:p w14:paraId="63F9DFAE" w14:textId="77777777" w:rsidR="003B76BD" w:rsidRDefault="003B76BD" w:rsidP="003B76BD">
      <w:pPr>
        <w:pStyle w:val="CommentText"/>
        <w:jc w:val="left"/>
      </w:pPr>
      <w:r>
        <w:rPr>
          <w:rStyle w:val="CommentReference"/>
        </w:rPr>
        <w:annotationRef/>
      </w:r>
      <w:r>
        <w:rPr>
          <w:lang w:val="en-SG"/>
        </w:rPr>
        <w:t>Currently for eApps, these 3 fields COMP_NOCOMP, BID_YIELD, BID_YIELD in SSB subscription file are unused and have no hard validation. Thus, any value in COMP_NOCOMP will be ignored and the submitted bids will always be treated as non-competitive bids (will NOT be rejected either at acknowledgement or allotment).</w:t>
      </w:r>
    </w:p>
    <w:p w14:paraId="0407106C" w14:textId="77777777" w:rsidR="003B76BD" w:rsidRDefault="003B76BD" w:rsidP="003B76BD">
      <w:pPr>
        <w:pStyle w:val="CommentText"/>
        <w:jc w:val="left"/>
      </w:pPr>
    </w:p>
    <w:p w14:paraId="1E0DBC87" w14:textId="77777777" w:rsidR="003B76BD" w:rsidRDefault="003B76BD" w:rsidP="003B76BD">
      <w:pPr>
        <w:pStyle w:val="CommentText"/>
        <w:jc w:val="left"/>
      </w:pPr>
      <w:r>
        <w:rPr>
          <w:b/>
          <w:bCs/>
          <w:lang w:val="en-SG"/>
        </w:rPr>
        <w:t>Option 1: (no change for banks and CDP)</w:t>
      </w:r>
    </w:p>
    <w:p w14:paraId="100650DA" w14:textId="77777777" w:rsidR="003B76BD" w:rsidRDefault="003B76BD" w:rsidP="003B76BD">
      <w:pPr>
        <w:pStyle w:val="CommentText"/>
        <w:jc w:val="left"/>
      </w:pPr>
      <w:r>
        <w:rPr>
          <w:lang w:val="en-SG"/>
        </w:rPr>
        <w:t>OMEGA to follow the existing eApps behaviour. - As described in current Data Dictionary</w:t>
      </w:r>
    </w:p>
    <w:p w14:paraId="5D586B73" w14:textId="77777777" w:rsidR="003B76BD" w:rsidRDefault="003B76BD" w:rsidP="003B76BD">
      <w:pPr>
        <w:pStyle w:val="CommentText"/>
        <w:jc w:val="left"/>
      </w:pPr>
    </w:p>
    <w:p w14:paraId="241EF3B8" w14:textId="77777777" w:rsidR="003B76BD" w:rsidRDefault="003B76BD" w:rsidP="003B76BD">
      <w:pPr>
        <w:pStyle w:val="CommentText"/>
        <w:jc w:val="left"/>
      </w:pPr>
      <w:r>
        <w:rPr>
          <w:b/>
          <w:bCs/>
          <w:lang w:val="en-SG"/>
        </w:rPr>
        <w:t>Option 2: (banks and CDP have to update their input values to pass the validation)</w:t>
      </w:r>
    </w:p>
    <w:p w14:paraId="5278A49F" w14:textId="77777777" w:rsidR="003B76BD" w:rsidRDefault="003B76BD" w:rsidP="003B76BD">
      <w:pPr>
        <w:pStyle w:val="CommentText"/>
        <w:jc w:val="left"/>
      </w:pPr>
      <w:r>
        <w:rPr>
          <w:lang w:val="en-SG"/>
        </w:rPr>
        <w:t>OMEGA to apply hard validation on the three fields to make sure the values are valid as non-completive bids.</w:t>
      </w:r>
    </w:p>
    <w:p w14:paraId="79504C3D" w14:textId="77777777" w:rsidR="003B76BD" w:rsidRDefault="003B76BD" w:rsidP="003B76BD">
      <w:pPr>
        <w:pStyle w:val="CommentText"/>
        <w:jc w:val="left"/>
      </w:pPr>
      <w:r>
        <w:rPr>
          <w:lang w:val="en-SG"/>
        </w:rPr>
        <w:t>COMP_NOCOMP: Must be ‘N’.</w:t>
      </w:r>
    </w:p>
    <w:p w14:paraId="1889B041" w14:textId="77777777" w:rsidR="003B76BD" w:rsidRDefault="003B76BD" w:rsidP="003B76BD">
      <w:pPr>
        <w:pStyle w:val="CommentText"/>
        <w:jc w:val="left"/>
      </w:pPr>
      <w:r>
        <w:rPr>
          <w:lang w:val="en-SG"/>
        </w:rPr>
        <w:t>BID_YIELD_SIGN: Must be ‘+’.</w:t>
      </w:r>
    </w:p>
    <w:p w14:paraId="2BEA0696" w14:textId="77777777" w:rsidR="003B76BD" w:rsidRDefault="003B76BD" w:rsidP="003B76BD">
      <w:pPr>
        <w:pStyle w:val="CommentText"/>
        <w:jc w:val="left"/>
      </w:pPr>
      <w:r>
        <w:rPr>
          <w:lang w:val="en-SG"/>
        </w:rPr>
        <w:t>BID_YIELD: Must be 00000.</w:t>
      </w:r>
    </w:p>
  </w:comment>
  <w:comment w:id="730" w:author="Jasmine WL TEO (MAS)" w:date="2026-01-06T17:18:00Z" w:initials="JT">
    <w:p w14:paraId="66A6FCB7" w14:textId="35B791A6" w:rsidR="008E6D8A" w:rsidRDefault="001C2198" w:rsidP="008E6D8A">
      <w:pPr>
        <w:pStyle w:val="CommentText"/>
        <w:jc w:val="left"/>
      </w:pPr>
      <w:r>
        <w:rPr>
          <w:rStyle w:val="CommentReference"/>
        </w:rPr>
        <w:annotationRef/>
      </w:r>
      <w:r w:rsidR="008E6D8A">
        <w:t>Name can have special chars, e.g. , - @ etc. is the type still defined as X(100)? I added Allow special characters in the remarks.</w:t>
      </w:r>
    </w:p>
  </w:comment>
  <w:comment w:id="731" w:author="Jasmine WL TEO (MAS)" w:date="2026-01-06T17:47:00Z" w:initials="JT">
    <w:p w14:paraId="29F1F512" w14:textId="4663CBAF" w:rsidR="00765BB7" w:rsidRDefault="00765BB7" w:rsidP="00765BB7">
      <w:pPr>
        <w:pStyle w:val="CommentText"/>
        <w:jc w:val="left"/>
      </w:pPr>
      <w:r>
        <w:rPr>
          <w:rStyle w:val="CommentReference"/>
        </w:rPr>
        <w:annotationRef/>
      </w:r>
      <w:r>
        <w:t>Just to confirm that the applicant name for SSB files are X(100) while SGS files are X(30)?</w:t>
      </w:r>
    </w:p>
  </w:comment>
  <w:comment w:id="732" w:author="Yichen GU from.TOPPAN (MAS)" w:date="2026-01-14T15:28:00Z" w:initials="YG">
    <w:p w14:paraId="65F9FACB" w14:textId="77777777" w:rsidR="00CF1C2C" w:rsidRDefault="00CF1C2C" w:rsidP="00CF1C2C">
      <w:pPr>
        <w:pStyle w:val="CommentText"/>
        <w:jc w:val="left"/>
      </w:pPr>
      <w:r>
        <w:rPr>
          <w:rStyle w:val="CommentReference"/>
        </w:rPr>
        <w:annotationRef/>
      </w:r>
      <w:r>
        <w:rPr>
          <w:lang w:val="en-SG"/>
        </w:rPr>
        <w:t>Yes. Checked from both BAU specs and code. This is the existing implementation.</w:t>
      </w:r>
    </w:p>
  </w:comment>
  <w:comment w:id="733" w:author="Wilmond YANG (MAS)" w:date="2026-01-14T12:17:00Z" w:initials="WY">
    <w:p w14:paraId="203C447A" w14:textId="77777777" w:rsidR="005F18DC" w:rsidRDefault="005F18DC" w:rsidP="005F18DC">
      <w:pPr>
        <w:pStyle w:val="CommentText"/>
        <w:jc w:val="left"/>
      </w:pPr>
      <w:r>
        <w:rPr>
          <w:rStyle w:val="CommentReference"/>
        </w:rPr>
        <w:annotationRef/>
      </w:r>
      <w:r>
        <w:rPr>
          <w:lang w:val="en-SG"/>
        </w:rPr>
        <w:t>How will the validation be? Minimally 99 space and 1 char?</w:t>
      </w:r>
    </w:p>
  </w:comment>
  <w:comment w:id="743" w:author="Jasmine WL TEO (MAS)" w:date="2026-01-06T17:19:00Z" w:initials="JT">
    <w:p w14:paraId="32707F80" w14:textId="6B615597" w:rsidR="001C2198" w:rsidRDefault="001C2198" w:rsidP="001C2198">
      <w:pPr>
        <w:pStyle w:val="CommentText"/>
        <w:jc w:val="left"/>
      </w:pPr>
      <w:r>
        <w:rPr>
          <w:rStyle w:val="CommentReference"/>
        </w:rPr>
        <w:annotationRef/>
      </w:r>
      <w:r>
        <w:t xml:space="preserve">Currently, a list is maintained within SBA. Is it based on ISO 3166 standard as well? </w:t>
      </w:r>
    </w:p>
  </w:comment>
  <w:comment w:id="744" w:author="Akila BALAKRISHNAN from.OPTIMUM (MAS)" w:date="2026-01-13T15:49:00Z" w:initials="AB">
    <w:p w14:paraId="778AFC53" w14:textId="77777777" w:rsidR="004105AC" w:rsidRDefault="004105AC" w:rsidP="004105AC">
      <w:pPr>
        <w:pStyle w:val="CommentText"/>
        <w:jc w:val="left"/>
      </w:pPr>
      <w:r>
        <w:rPr>
          <w:rStyle w:val="CommentReference"/>
        </w:rPr>
        <w:annotationRef/>
      </w:r>
      <w:r>
        <w:rPr>
          <w:lang w:val="en-SG"/>
        </w:rPr>
        <w:t>NRIC validation logic - will be documented in which FSD?</w:t>
      </w:r>
    </w:p>
  </w:comment>
  <w:comment w:id="745" w:author="Jasmine WL TEO (MAS)" w:date="2026-01-14T12:14:00Z" w:initials="JT">
    <w:p w14:paraId="0A27FF56" w14:textId="77777777" w:rsidR="008E6D8A" w:rsidRDefault="008E6D8A" w:rsidP="008E6D8A">
      <w:pPr>
        <w:pStyle w:val="CommentText"/>
        <w:jc w:val="left"/>
      </w:pPr>
      <w:r>
        <w:rPr>
          <w:rStyle w:val="CommentReference"/>
        </w:rPr>
        <w:annotationRef/>
      </w:r>
      <w:r>
        <w:rPr>
          <w:lang w:val="en-SG"/>
        </w:rPr>
        <w:t>Should this be in the technical design specs instead of FSD?</w:t>
      </w:r>
    </w:p>
  </w:comment>
  <w:comment w:id="746" w:author="Jasmine WL TEO (MAS)" w:date="2026-01-06T17:20:00Z" w:initials="JT">
    <w:p w14:paraId="057EDBE0" w14:textId="156AA077" w:rsidR="00D4296E" w:rsidRDefault="00D4296E" w:rsidP="00D4296E">
      <w:pPr>
        <w:pStyle w:val="CommentText"/>
        <w:jc w:val="left"/>
      </w:pPr>
      <w:r>
        <w:rPr>
          <w:rStyle w:val="CommentReference"/>
        </w:rPr>
        <w:annotationRef/>
      </w:r>
      <w:r>
        <w:t>Is this the existing logic? Are we going to reject if the Passport number is in lowercase? Should system auto uppercase instead of rejecting?</w:t>
      </w:r>
    </w:p>
  </w:comment>
  <w:comment w:id="747" w:author="Han Xie CHAI (MAS)" w:date="2026-01-14T15:15:00Z" w:initials="HC">
    <w:p w14:paraId="3305C9B4" w14:textId="77777777" w:rsidR="00AB3315" w:rsidRDefault="00AB3315" w:rsidP="00AB3315">
      <w:pPr>
        <w:pStyle w:val="CommentText"/>
        <w:jc w:val="left"/>
      </w:pPr>
      <w:r>
        <w:rPr>
          <w:rStyle w:val="CommentReference"/>
        </w:rPr>
        <w:annotationRef/>
      </w:r>
      <w:r>
        <w:rPr>
          <w:lang w:val="en-SG"/>
        </w:rPr>
        <w:t>If we are changing X to include special characters in 2.2, special characters will be allowed here. I am ok with accepting special characters, I’m not sure if all passport numbers in the world exclude special characters.</w:t>
      </w:r>
    </w:p>
  </w:comment>
  <w:comment w:id="748" w:author="Han Xie CHAI (MAS)" w:date="2026-01-14T15:27:00Z" w:initials="HC">
    <w:p w14:paraId="66B4FC27" w14:textId="77777777" w:rsidR="00DA7654" w:rsidRDefault="001E3AA3" w:rsidP="00DA7654">
      <w:pPr>
        <w:pStyle w:val="CommentText"/>
        <w:jc w:val="left"/>
      </w:pPr>
      <w:r>
        <w:rPr>
          <w:rStyle w:val="CommentReference"/>
        </w:rPr>
        <w:annotationRef/>
      </w:r>
      <w:r w:rsidR="00DA7654">
        <w:rPr>
          <w:lang w:val="en-SG"/>
        </w:rPr>
        <w:t>Suggest no need to validate this, else we should just use the “9” datatype.</w:t>
      </w:r>
    </w:p>
  </w:comment>
  <w:comment w:id="749" w:author="Akila BALAKRISHNAN from.OPTIMUM (MAS)" w:date="2026-01-13T15:52:00Z" w:initials="AB">
    <w:p w14:paraId="269C71DB" w14:textId="77777777" w:rsidR="00DF1A57" w:rsidRDefault="00DF1A57" w:rsidP="00DF1A57">
      <w:pPr>
        <w:pStyle w:val="CommentText"/>
        <w:jc w:val="left"/>
      </w:pPr>
      <w:r>
        <w:rPr>
          <w:rStyle w:val="CommentReference"/>
        </w:rPr>
        <w:annotationRef/>
      </w:r>
      <w:r>
        <w:rPr>
          <w:lang w:val="en-SG"/>
        </w:rPr>
        <w:t>Do we need this check at detail record level?</w:t>
      </w:r>
    </w:p>
    <w:p w14:paraId="1D2F938F" w14:textId="77777777" w:rsidR="00DF1A57" w:rsidRDefault="00DF1A57" w:rsidP="00DF1A57">
      <w:pPr>
        <w:pStyle w:val="CommentText"/>
        <w:jc w:val="left"/>
      </w:pPr>
      <w:r>
        <w:rPr>
          <w:lang w:val="en-SG"/>
        </w:rPr>
        <w:t>Same applies for all files.</w:t>
      </w:r>
    </w:p>
  </w:comment>
  <w:comment w:id="755" w:author="Akila BALAKRISHNAN from.OPTIMUM (MAS)" w:date="2026-01-13T15:55:00Z" w:initials="AB">
    <w:p w14:paraId="3E239910" w14:textId="77777777" w:rsidR="00784D53" w:rsidRDefault="00784D53" w:rsidP="00784D53">
      <w:pPr>
        <w:pStyle w:val="CommentText"/>
        <w:jc w:val="left"/>
      </w:pPr>
      <w:r>
        <w:rPr>
          <w:rStyle w:val="CommentReference"/>
        </w:rPr>
        <w:annotationRef/>
      </w:r>
      <w:r>
        <w:rPr>
          <w:lang w:val="en-SG"/>
        </w:rPr>
        <w:t>Should we check whether the issue code is not matured?</w:t>
      </w:r>
    </w:p>
    <w:p w14:paraId="37EB079E" w14:textId="77777777" w:rsidR="00784D53" w:rsidRDefault="00784D53" w:rsidP="00784D53">
      <w:pPr>
        <w:pStyle w:val="CommentText"/>
        <w:jc w:val="left"/>
      </w:pPr>
      <w:r>
        <w:rPr>
          <w:lang w:val="en-SG"/>
        </w:rPr>
        <w:t>Please check the existing validation.</w:t>
      </w:r>
    </w:p>
  </w:comment>
  <w:comment w:id="756" w:author="Akila BALAKRISHNAN from.OPTIMUM (MAS)" w:date="2026-01-13T15:58:00Z" w:initials="AB">
    <w:p w14:paraId="7958F59E" w14:textId="77777777" w:rsidR="00784D53" w:rsidRDefault="00784D53" w:rsidP="00784D53">
      <w:pPr>
        <w:pStyle w:val="CommentText"/>
        <w:jc w:val="left"/>
      </w:pPr>
      <w:r>
        <w:rPr>
          <w:rStyle w:val="CommentReference"/>
        </w:rPr>
        <w:annotationRef/>
      </w:r>
      <w:r>
        <w:rPr>
          <w:lang w:val="en-SG"/>
        </w:rPr>
        <w:t>Should be unique only for the specific redemption month?</w:t>
      </w:r>
    </w:p>
    <w:p w14:paraId="64D3A0AA" w14:textId="77777777" w:rsidR="00784D53" w:rsidRDefault="00784D53" w:rsidP="00784D53">
      <w:pPr>
        <w:pStyle w:val="CommentText"/>
        <w:jc w:val="left"/>
      </w:pPr>
    </w:p>
    <w:p w14:paraId="25C773C0" w14:textId="77777777" w:rsidR="00784D53" w:rsidRDefault="00784D53" w:rsidP="00784D53">
      <w:pPr>
        <w:pStyle w:val="CommentText"/>
        <w:jc w:val="left"/>
      </w:pPr>
      <w:r>
        <w:rPr>
          <w:lang w:val="en-SG"/>
        </w:rPr>
        <w:t>Since this is redemption, the same issue code can be redeemed across the months.</w:t>
      </w:r>
    </w:p>
    <w:p w14:paraId="6FB045FE" w14:textId="77777777" w:rsidR="00784D53" w:rsidRDefault="00784D53" w:rsidP="00784D53">
      <w:pPr>
        <w:pStyle w:val="CommentText"/>
        <w:jc w:val="left"/>
      </w:pPr>
    </w:p>
    <w:p w14:paraId="21E91AA7" w14:textId="77777777" w:rsidR="00784D53" w:rsidRDefault="00784D53" w:rsidP="00784D53">
      <w:pPr>
        <w:pStyle w:val="CommentText"/>
        <w:jc w:val="left"/>
      </w:pPr>
      <w:r>
        <w:rPr>
          <w:lang w:val="en-SG"/>
        </w:rPr>
        <w:t>Please check the existing validation.</w:t>
      </w:r>
    </w:p>
  </w:comment>
  <w:comment w:id="757" w:author="Akila BALAKRISHNAN from.OPTIMUM (MAS)" w:date="2026-01-13T15:59:00Z" w:initials="AB">
    <w:p w14:paraId="0D2B2DC4" w14:textId="77777777" w:rsidR="00784D53" w:rsidRDefault="00784D53" w:rsidP="00784D53">
      <w:pPr>
        <w:pStyle w:val="CommentText"/>
        <w:jc w:val="left"/>
      </w:pPr>
      <w:r>
        <w:rPr>
          <w:rStyle w:val="CommentReference"/>
        </w:rPr>
        <w:annotationRef/>
      </w:r>
      <w:r>
        <w:rPr>
          <w:lang w:val="en-SG"/>
        </w:rPr>
        <w:t>Is this an existing validation?</w:t>
      </w:r>
    </w:p>
  </w:comment>
  <w:comment w:id="760" w:author="Jasmine WL TEO (MAS)" w:date="2026-01-06T17:22:00Z" w:initials="JT">
    <w:p w14:paraId="6430F176" w14:textId="4952D481" w:rsidR="00D4296E" w:rsidRDefault="00D4296E" w:rsidP="00D4296E">
      <w:pPr>
        <w:pStyle w:val="CommentText"/>
        <w:jc w:val="left"/>
      </w:pPr>
      <w:r>
        <w:rPr>
          <w:rStyle w:val="CommentReference"/>
        </w:rPr>
        <w:annotationRef/>
      </w:r>
      <w:r>
        <w:t>Typo. This should be redemption quantity.</w:t>
      </w:r>
    </w:p>
  </w:comment>
  <w:comment w:id="758" w:author="Jasmine WL TEO (MAS)" w:date="2026-01-06T17:22:00Z" w:initials="JT">
    <w:p w14:paraId="4CB15AD4" w14:textId="77777777" w:rsidR="00D4296E" w:rsidRDefault="00D4296E" w:rsidP="00D4296E">
      <w:pPr>
        <w:pStyle w:val="CommentText"/>
        <w:jc w:val="left"/>
      </w:pPr>
      <w:r>
        <w:rPr>
          <w:rStyle w:val="CommentReference"/>
        </w:rPr>
        <w:annotationRef/>
      </w:r>
      <w:r>
        <w:t xml:space="preserve">This is not required. We shared during the requirement session that the redemption amount need not be multiple of the min denomination due to inheritance. </w:t>
      </w:r>
    </w:p>
  </w:comment>
  <w:comment w:id="759" w:author="Akila BALAKRISHNAN from.OPTIMUM (MAS)" w:date="2026-01-13T16:01:00Z" w:initials="AB">
    <w:p w14:paraId="5B2FFFD6" w14:textId="77777777" w:rsidR="00F607F1" w:rsidRDefault="00F607F1" w:rsidP="00F607F1">
      <w:pPr>
        <w:pStyle w:val="CommentText"/>
        <w:jc w:val="left"/>
      </w:pPr>
      <w:r>
        <w:rPr>
          <w:rStyle w:val="CommentReference"/>
        </w:rPr>
        <w:annotationRef/>
      </w:r>
      <w:r>
        <w:rPr>
          <w:lang w:val="en-SG"/>
        </w:rPr>
        <w:t>Please check the existing validation whether the nominal amount must be &gt; 0 is checked or not.</w:t>
      </w:r>
    </w:p>
  </w:comment>
  <w:comment w:id="783" w:author="Jasmine WL TEO (MAS)" w:date="2026-01-06T17:23:00Z" w:initials="JT">
    <w:p w14:paraId="19C4AD3B" w14:textId="386E2EFC" w:rsidR="00D4296E" w:rsidRDefault="00D4296E" w:rsidP="00D4296E">
      <w:pPr>
        <w:pStyle w:val="CommentText"/>
        <w:jc w:val="left"/>
      </w:pPr>
      <w:r>
        <w:rPr>
          <w:rStyle w:val="CommentReference"/>
        </w:rPr>
        <w:annotationRef/>
      </w:r>
      <w:r>
        <w:t>Is this the existing logic? Are we going to reject if the Passport number is in lowercase? Should system auto uppercase instead of rejecting?</w:t>
      </w:r>
    </w:p>
  </w:comment>
  <w:comment w:id="789" w:author="Akila BALAKRISHNAN from.OPTIMUM (MAS)" w:date="2026-01-13T17:41:00Z" w:initials="AB">
    <w:p w14:paraId="6221EC4E" w14:textId="34127BED" w:rsidR="000430B5" w:rsidRDefault="000430B5" w:rsidP="000430B5">
      <w:pPr>
        <w:pStyle w:val="CommentText"/>
        <w:jc w:val="left"/>
      </w:pPr>
      <w:r>
        <w:rPr>
          <w:rStyle w:val="CommentReference"/>
        </w:rPr>
        <w:annotationRef/>
      </w:r>
      <w:r>
        <w:rPr>
          <w:lang w:val="en-SG"/>
        </w:rPr>
        <w:t>This should be a file generation date.</w:t>
      </w:r>
    </w:p>
    <w:p w14:paraId="52088D75" w14:textId="77777777" w:rsidR="000430B5" w:rsidRDefault="000430B5" w:rsidP="000430B5">
      <w:pPr>
        <w:pStyle w:val="CommentText"/>
        <w:jc w:val="left"/>
      </w:pPr>
      <w:r>
        <w:rPr>
          <w:lang w:val="en-SG"/>
        </w:rPr>
        <w:t>No need to check on the future date since this is file generation and not processing.</w:t>
      </w:r>
    </w:p>
  </w:comment>
  <w:comment w:id="807" w:author="Jasmine WL TEO (MAS)" w:date="2026-01-06T17:34:00Z" w:initials="JT">
    <w:p w14:paraId="1085D02F" w14:textId="77777777" w:rsidR="00F84114" w:rsidRDefault="00F84114" w:rsidP="00F84114">
      <w:pPr>
        <w:pStyle w:val="CommentText"/>
        <w:jc w:val="left"/>
      </w:pPr>
      <w:r>
        <w:rPr>
          <w:rStyle w:val="CommentReference"/>
        </w:rPr>
        <w:annotationRef/>
      </w:r>
      <w:r>
        <w:t>Shouldn’t those highlighted in cyan be based on the d</w:t>
      </w:r>
      <w:r>
        <w:rPr>
          <w:lang w:val="en-SG"/>
        </w:rPr>
        <w:t>ata from subscription file?</w:t>
      </w:r>
    </w:p>
  </w:comment>
  <w:comment w:id="818" w:author="Sharmaine TAN (MAS)" w:date="2025-12-23T21:24:00Z" w:initials="ST">
    <w:p w14:paraId="76EA2571" w14:textId="144CC1D8" w:rsidR="00123351" w:rsidRDefault="00123351" w:rsidP="00123351">
      <w:pPr>
        <w:pStyle w:val="CommentText"/>
        <w:jc w:val="left"/>
      </w:pPr>
      <w:r>
        <w:rPr>
          <w:rStyle w:val="CommentReference"/>
        </w:rPr>
        <w:annotationRef/>
      </w:r>
      <w:r>
        <w:rPr>
          <w:color w:val="454953"/>
          <w:highlight w:val="white"/>
          <w:lang w:val="en-SG"/>
        </w:rPr>
        <w:t>Will this be validated based on the pre-configured parameters set at OMEGA? Parameter: Minimum Denomination</w:t>
      </w:r>
      <w:r>
        <w:rPr>
          <w:lang w:val="en-SG"/>
        </w:rPr>
        <w:t xml:space="preserve"> </w:t>
      </w:r>
    </w:p>
  </w:comment>
  <w:comment w:id="819" w:author="Yichen GU from.TOPPAN (MAS)" w:date="2025-12-29T17:20:00Z" w:initials="YG">
    <w:p w14:paraId="795AE225" w14:textId="77777777" w:rsidR="00354772" w:rsidRDefault="00354772" w:rsidP="00354772">
      <w:pPr>
        <w:pStyle w:val="CommentText"/>
        <w:jc w:val="left"/>
      </w:pPr>
      <w:r>
        <w:rPr>
          <w:rStyle w:val="CommentReference"/>
        </w:rPr>
        <w:annotationRef/>
      </w:r>
      <w:r>
        <w:rPr>
          <w:lang w:val="en-SG"/>
        </w:rPr>
        <w:t>Yes, Updated remarks.</w:t>
      </w:r>
    </w:p>
  </w:comment>
  <w:comment w:id="817" w:author="Akila BALAKRISHNAN from.OPTIMUM (MAS)" w:date="2026-01-13T18:10:00Z" w:initials="AB">
    <w:p w14:paraId="66F247B4" w14:textId="77777777" w:rsidR="00C137D3" w:rsidRDefault="00C137D3" w:rsidP="00C137D3">
      <w:pPr>
        <w:pStyle w:val="CommentText"/>
        <w:jc w:val="left"/>
      </w:pPr>
      <w:r>
        <w:rPr>
          <w:rStyle w:val="CommentReference"/>
        </w:rPr>
        <w:annotationRef/>
      </w:r>
      <w:r>
        <w:rPr>
          <w:lang w:val="en-SG"/>
        </w:rPr>
        <w:t>Why this validation required in the allotment results file?</w:t>
      </w:r>
    </w:p>
  </w:comment>
  <w:comment w:id="826" w:author="Jasmine WL TEO (MAS)" w:date="2026-01-06T17:35:00Z" w:initials="JT">
    <w:p w14:paraId="32645454" w14:textId="194C73B0" w:rsidR="00F84114" w:rsidRDefault="00F84114" w:rsidP="00F84114">
      <w:pPr>
        <w:pStyle w:val="CommentText"/>
        <w:jc w:val="left"/>
      </w:pPr>
      <w:r>
        <w:rPr>
          <w:rStyle w:val="CommentReference"/>
        </w:rPr>
        <w:annotationRef/>
      </w:r>
      <w:r>
        <w:t>Is this an existing validation?</w:t>
      </w:r>
    </w:p>
  </w:comment>
  <w:comment w:id="833" w:author="Jasmine WL TEO (MAS)" w:date="2026-01-06T17:38:00Z" w:initials="JT">
    <w:p w14:paraId="11143D71" w14:textId="77777777" w:rsidR="00F84114" w:rsidRDefault="00F84114" w:rsidP="00F84114">
      <w:pPr>
        <w:pStyle w:val="CommentText"/>
        <w:jc w:val="left"/>
      </w:pPr>
      <w:r>
        <w:rPr>
          <w:rStyle w:val="CommentReference"/>
        </w:rPr>
        <w:annotationRef/>
      </w:r>
      <w:r>
        <w:t>For SRS, this should be the omnibus account number of the agent bank. Please check existing specs.</w:t>
      </w:r>
    </w:p>
  </w:comment>
  <w:comment w:id="836" w:author="Akila BALAKRISHNAN from.OPTIMUM (MAS)" w:date="2026-01-13T18:13:00Z" w:initials="AB">
    <w:p w14:paraId="5A49CFE8" w14:textId="77777777" w:rsidR="004D74EB" w:rsidRDefault="00C137D3" w:rsidP="004D74EB">
      <w:pPr>
        <w:pStyle w:val="CommentText"/>
        <w:jc w:val="left"/>
      </w:pPr>
      <w:r>
        <w:rPr>
          <w:rStyle w:val="CommentReference"/>
        </w:rPr>
        <w:annotationRef/>
      </w:r>
      <w:r w:rsidR="004D74EB">
        <w:rPr>
          <w:lang w:val="en-SG"/>
        </w:rPr>
        <w:t>This is wrong.</w:t>
      </w:r>
    </w:p>
    <w:p w14:paraId="5CB9E8F2" w14:textId="77777777" w:rsidR="004D74EB" w:rsidRDefault="004D74EB" w:rsidP="004D74EB">
      <w:pPr>
        <w:pStyle w:val="CommentText"/>
        <w:jc w:val="left"/>
      </w:pPr>
      <w:r>
        <w:rPr>
          <w:lang w:val="en-SG"/>
        </w:rPr>
        <w:t>There is no Received date/time in allotment results file.</w:t>
      </w:r>
    </w:p>
    <w:p w14:paraId="6B0D49E2" w14:textId="77777777" w:rsidR="004D74EB" w:rsidRDefault="004D74EB" w:rsidP="004D74EB">
      <w:pPr>
        <w:pStyle w:val="CommentText"/>
        <w:jc w:val="left"/>
      </w:pPr>
      <w:r>
        <w:rPr>
          <w:lang w:val="en-SG"/>
        </w:rPr>
        <w:t>Please check and update.</w:t>
      </w:r>
    </w:p>
  </w:comment>
  <w:comment w:id="857" w:author="Akila BALAKRISHNAN from.OPTIMUM (MAS)" w:date="2026-01-13T18:20:00Z" w:initials="AB">
    <w:p w14:paraId="2ADC3553" w14:textId="6FB62A71" w:rsidR="001D4A09" w:rsidRDefault="001D4A09" w:rsidP="001D4A09">
      <w:pPr>
        <w:pStyle w:val="CommentText"/>
        <w:jc w:val="left"/>
      </w:pPr>
      <w:r>
        <w:rPr>
          <w:rStyle w:val="CommentReference"/>
        </w:rPr>
        <w:annotationRef/>
      </w:r>
      <w:r>
        <w:rPr>
          <w:lang w:val="en-SG"/>
        </w:rPr>
        <w:t>Same as above - why this validation required in file generation of redemption results?</w:t>
      </w:r>
    </w:p>
  </w:comment>
  <w:comment w:id="877" w:author="Jasmine WL TEO (MAS)" w:date="2026-01-06T17:40:00Z" w:initials="JT">
    <w:p w14:paraId="05102810" w14:textId="0AD22374" w:rsidR="00765BB7" w:rsidRDefault="00765BB7" w:rsidP="00765BB7">
      <w:pPr>
        <w:pStyle w:val="CommentText"/>
        <w:jc w:val="left"/>
      </w:pPr>
      <w:r>
        <w:rPr>
          <w:rStyle w:val="CommentReference"/>
        </w:rPr>
        <w:annotationRef/>
      </w:r>
      <w:r>
        <w:t>Similar comment as above.</w:t>
      </w:r>
    </w:p>
  </w:comment>
  <w:comment w:id="878" w:author="Akila BALAKRISHNAN from.OPTIMUM (MAS)" w:date="2026-01-13T18:24:00Z" w:initials="AB">
    <w:p w14:paraId="474B9F3E" w14:textId="77777777" w:rsidR="00FA0089" w:rsidRDefault="00FA0089" w:rsidP="00FA0089">
      <w:pPr>
        <w:pStyle w:val="CommentText"/>
        <w:jc w:val="left"/>
      </w:pPr>
      <w:r>
        <w:rPr>
          <w:rStyle w:val="CommentReference"/>
        </w:rPr>
        <w:annotationRef/>
      </w:r>
      <w:r>
        <w:rPr>
          <w:lang w:val="en-SG"/>
        </w:rPr>
        <w:t>Is this an existing logic?</w:t>
      </w:r>
    </w:p>
  </w:comment>
  <w:comment w:id="892" w:author="Akila BALAKRISHNAN from.OPTIMUM (MAS)" w:date="2026-01-14T09:14:00Z" w:initials="AB">
    <w:p w14:paraId="3649B05C" w14:textId="77777777" w:rsidR="00974DB6" w:rsidRDefault="00974DB6" w:rsidP="00974DB6">
      <w:pPr>
        <w:pStyle w:val="CommentText"/>
        <w:jc w:val="left"/>
      </w:pPr>
      <w:r>
        <w:rPr>
          <w:rStyle w:val="CommentReference"/>
        </w:rPr>
        <w:annotationRef/>
      </w:r>
      <w:r>
        <w:rPr>
          <w:lang w:val="en-SG"/>
        </w:rPr>
        <w:t>Can put an example value in remarks column to know the format of the remarks cpn rate.</w:t>
      </w:r>
    </w:p>
    <w:p w14:paraId="43FF9A4E" w14:textId="77777777" w:rsidR="00974DB6" w:rsidRDefault="00974DB6" w:rsidP="00974DB6">
      <w:pPr>
        <w:pStyle w:val="CommentText"/>
        <w:jc w:val="left"/>
      </w:pPr>
    </w:p>
    <w:p w14:paraId="38E9676E" w14:textId="77777777" w:rsidR="00974DB6" w:rsidRDefault="00974DB6" w:rsidP="00974DB6">
      <w:pPr>
        <w:pStyle w:val="CommentText"/>
        <w:jc w:val="left"/>
      </w:pPr>
      <w:r>
        <w:rPr>
          <w:lang w:val="en-SG"/>
        </w:rPr>
        <w:t>Same for the remarks redemption rate.</w:t>
      </w:r>
    </w:p>
  </w:comment>
  <w:comment w:id="902" w:author="Jasmine WL TEO (MAS)" w:date="2026-01-14T17:50:00Z" w:initials="JT">
    <w:p w14:paraId="041BC550" w14:textId="77777777" w:rsidR="00494C38" w:rsidRDefault="00494C38" w:rsidP="00494C38">
      <w:pPr>
        <w:pStyle w:val="CommentText"/>
        <w:jc w:val="left"/>
      </w:pPr>
      <w:r>
        <w:rPr>
          <w:rStyle w:val="CommentReference"/>
        </w:rPr>
        <w:annotationRef/>
      </w:r>
      <w:r>
        <w:rPr>
          <w:lang w:val="en-SG"/>
        </w:rPr>
        <w:t>Is this existing logic? If the security is reopen, can DBS submit the same tran_ref_no for the new and reopen?</w:t>
      </w:r>
    </w:p>
  </w:comment>
  <w:comment w:id="903" w:author="Akila BALAKRISHNAN from.OPTIMUM (MAS)" w:date="2026-01-14T09:18:00Z" w:initials="AB">
    <w:p w14:paraId="74BF38F9" w14:textId="77777777" w:rsidR="00974DB6" w:rsidRDefault="00974DB6" w:rsidP="00974DB6">
      <w:pPr>
        <w:pStyle w:val="CommentText"/>
        <w:jc w:val="left"/>
      </w:pPr>
      <w:r>
        <w:rPr>
          <w:rStyle w:val="CommentReference"/>
        </w:rPr>
        <w:annotationRef/>
      </w:r>
      <w:r>
        <w:rPr>
          <w:lang w:val="en-SG"/>
        </w:rPr>
        <w:t>Is this an existing validation?</w:t>
      </w:r>
    </w:p>
  </w:comment>
  <w:comment w:id="905" w:author="Sharmaine TAN (MAS)" w:date="2025-12-23T21:24:00Z" w:initials="ST">
    <w:p w14:paraId="48F22720" w14:textId="118A4E18" w:rsidR="00812394" w:rsidRDefault="00812394" w:rsidP="00812394">
      <w:pPr>
        <w:pStyle w:val="CommentText"/>
        <w:jc w:val="left"/>
      </w:pPr>
      <w:r>
        <w:rPr>
          <w:rStyle w:val="CommentReference"/>
        </w:rPr>
        <w:annotationRef/>
      </w:r>
      <w:r>
        <w:rPr>
          <w:color w:val="454953"/>
          <w:highlight w:val="white"/>
          <w:lang w:val="en-SG"/>
        </w:rPr>
        <w:t>Will this be validated based on the pre-configured parameters set at OMEGA? Parameter: Minimum Denomination</w:t>
      </w:r>
      <w:r>
        <w:rPr>
          <w:lang w:val="en-SG"/>
        </w:rPr>
        <w:t xml:space="preserve"> </w:t>
      </w:r>
    </w:p>
  </w:comment>
  <w:comment w:id="906" w:author="Yichen GU from.TOPPAN (MAS)" w:date="2025-12-29T17:20:00Z" w:initials="YG">
    <w:p w14:paraId="0CD3C11B" w14:textId="77777777" w:rsidR="00812394" w:rsidRDefault="00812394" w:rsidP="00812394">
      <w:pPr>
        <w:pStyle w:val="CommentText"/>
        <w:jc w:val="left"/>
      </w:pPr>
      <w:r>
        <w:rPr>
          <w:rStyle w:val="CommentReference"/>
        </w:rPr>
        <w:annotationRef/>
      </w:r>
      <w:r>
        <w:rPr>
          <w:lang w:val="en-SG"/>
        </w:rPr>
        <w:t>Yes, Updated remarks.</w:t>
      </w:r>
    </w:p>
  </w:comment>
  <w:comment w:id="946" w:author="Jasmine WL TEO (MAS)" w:date="2026-01-06T17:47:00Z" w:initials="JT">
    <w:p w14:paraId="5676EB9D" w14:textId="77777777" w:rsidR="00765BB7" w:rsidRDefault="00765BB7" w:rsidP="00765BB7">
      <w:pPr>
        <w:pStyle w:val="CommentText"/>
        <w:jc w:val="left"/>
      </w:pPr>
      <w:r>
        <w:rPr>
          <w:rStyle w:val="CommentReference"/>
        </w:rPr>
        <w:annotationRef/>
      </w:r>
      <w:r>
        <w:t>Just to confirm that the applicant name for SSB files are X(100) while SGS files are X(30)?</w:t>
      </w:r>
    </w:p>
  </w:comment>
  <w:comment w:id="947" w:author="Yichen GU from.TOPPAN (MAS)" w:date="2026-01-14T16:00:00Z" w:initials="YG">
    <w:p w14:paraId="101C1EBF" w14:textId="77777777" w:rsidR="00F92DD0" w:rsidRDefault="00F92DD0" w:rsidP="00F92DD0">
      <w:pPr>
        <w:pStyle w:val="CommentText"/>
        <w:jc w:val="left"/>
      </w:pPr>
      <w:r>
        <w:rPr>
          <w:rStyle w:val="CommentReference"/>
        </w:rPr>
        <w:annotationRef/>
      </w:r>
      <w:r>
        <w:rPr>
          <w:lang w:val="en-SG"/>
        </w:rPr>
        <w:t>Yes. Checked from both BAU specs and code. This is the existing implementation.</w:t>
      </w:r>
    </w:p>
  </w:comment>
  <w:comment w:id="953" w:author="Jasmine WL TEO (MAS)" w:date="2026-01-06T17:47:00Z" w:initials="JT">
    <w:p w14:paraId="0600413F" w14:textId="7E9A222C" w:rsidR="00765BB7" w:rsidRDefault="00765BB7" w:rsidP="00765BB7">
      <w:pPr>
        <w:pStyle w:val="CommentText"/>
        <w:jc w:val="left"/>
      </w:pPr>
      <w:r>
        <w:rPr>
          <w:rStyle w:val="CommentReference"/>
        </w:rPr>
        <w:annotationRef/>
      </w:r>
      <w:r>
        <w:t>Similar comment as above</w:t>
      </w:r>
    </w:p>
  </w:comment>
  <w:comment w:id="976" w:author="Sharmaine TAN (MAS)" w:date="2026-01-13T23:07:00Z" w:initials="ST">
    <w:p w14:paraId="095DAD5C" w14:textId="77777777" w:rsidR="00020FC4" w:rsidRDefault="00020FC4" w:rsidP="00020FC4">
      <w:pPr>
        <w:pStyle w:val="CommentText"/>
        <w:jc w:val="left"/>
      </w:pPr>
      <w:r>
        <w:rPr>
          <w:rStyle w:val="CommentReference"/>
        </w:rPr>
        <w:annotationRef/>
      </w:r>
      <w:r>
        <w:rPr>
          <w:lang w:val="en-SG"/>
        </w:rPr>
        <w:t xml:space="preserve">This is in the wrong field right ? </w:t>
      </w:r>
    </w:p>
    <w:p w14:paraId="596F43C5" w14:textId="77777777" w:rsidR="00020FC4" w:rsidRDefault="00020FC4" w:rsidP="00020FC4">
      <w:pPr>
        <w:pStyle w:val="CommentText"/>
        <w:jc w:val="left"/>
      </w:pPr>
      <w:r>
        <w:rPr>
          <w:lang w:val="en-SG"/>
        </w:rPr>
        <w:t>Why is it the 1</w:t>
      </w:r>
      <w:r>
        <w:rPr>
          <w:vertAlign w:val="superscript"/>
          <w:lang w:val="en-SG"/>
        </w:rPr>
        <w:t>st</w:t>
      </w:r>
      <w:r>
        <w:rPr>
          <w:lang w:val="en-SG"/>
        </w:rPr>
        <w:t xml:space="preserve"> working day of day of the following month if its 6 mth -T-bills ?</w:t>
      </w:r>
    </w:p>
  </w:comment>
  <w:comment w:id="977" w:author="Yichen GU from.TOPPAN (MAS)" w:date="2026-01-14T15:10:00Z" w:initials="YG">
    <w:p w14:paraId="538CC000" w14:textId="77777777" w:rsidR="00322F31" w:rsidRDefault="00322F31" w:rsidP="00322F31">
      <w:pPr>
        <w:pStyle w:val="CommentText"/>
        <w:jc w:val="left"/>
      </w:pPr>
      <w:r>
        <w:rPr>
          <w:rStyle w:val="CommentReference"/>
        </w:rPr>
        <w:annotationRef/>
      </w:r>
      <w:r>
        <w:rPr>
          <w:lang w:val="en-SG"/>
        </w:rPr>
        <w:t>Deleted. This is wrongly copied from redemption_date field in 4.1.9.</w:t>
      </w:r>
    </w:p>
  </w:comment>
  <w:comment w:id="1025" w:author="Jasmine WL TEO (MAS)" w:date="2026-01-07T09:48:00Z" w:initials="JT">
    <w:p w14:paraId="6D06D97F" w14:textId="310EB19D" w:rsidR="007749EB" w:rsidRDefault="007749EB" w:rsidP="007749EB">
      <w:pPr>
        <w:pStyle w:val="CommentText"/>
        <w:jc w:val="left"/>
      </w:pPr>
      <w:r>
        <w:rPr>
          <w:rStyle w:val="CommentReference"/>
        </w:rPr>
        <w:annotationRef/>
      </w:r>
      <w:r>
        <w:t>For syndication, the cut-off yield and price can be populated in the results file.</w:t>
      </w:r>
    </w:p>
  </w:comment>
  <w:comment w:id="1040" w:author="Sharmaine TAN (MAS)" w:date="2025-12-23T21:24:00Z" w:initials="ST">
    <w:p w14:paraId="53D4F926" w14:textId="20EF72FB" w:rsidR="00812394" w:rsidRDefault="00812394" w:rsidP="00812394">
      <w:pPr>
        <w:pStyle w:val="CommentText"/>
        <w:jc w:val="left"/>
      </w:pPr>
      <w:r>
        <w:rPr>
          <w:rStyle w:val="CommentReference"/>
        </w:rPr>
        <w:annotationRef/>
      </w:r>
      <w:r>
        <w:rPr>
          <w:color w:val="454953"/>
          <w:highlight w:val="white"/>
          <w:lang w:val="en-SG"/>
        </w:rPr>
        <w:t>Will this be validated based on the pre-configured parameters set at OMEGA? Parameter: Minimum Denomination</w:t>
      </w:r>
      <w:r>
        <w:rPr>
          <w:lang w:val="en-SG"/>
        </w:rPr>
        <w:t xml:space="preserve"> </w:t>
      </w:r>
    </w:p>
  </w:comment>
  <w:comment w:id="1041" w:author="Yichen GU from.TOPPAN (MAS)" w:date="2025-12-29T17:20:00Z" w:initials="YG">
    <w:p w14:paraId="2C67188C" w14:textId="77777777" w:rsidR="00812394" w:rsidRDefault="00812394" w:rsidP="00812394">
      <w:pPr>
        <w:pStyle w:val="CommentText"/>
        <w:jc w:val="left"/>
      </w:pPr>
      <w:r>
        <w:rPr>
          <w:rStyle w:val="CommentReference"/>
        </w:rPr>
        <w:annotationRef/>
      </w:r>
      <w:r>
        <w:rPr>
          <w:lang w:val="en-SG"/>
        </w:rPr>
        <w:t>Yes, Updated remarks.</w:t>
      </w:r>
    </w:p>
  </w:comment>
  <w:comment w:id="1039" w:author="Akila BALAKRISHNAN from.OPTIMUM (MAS)" w:date="2026-01-14T09:28:00Z" w:initials="AB">
    <w:p w14:paraId="338C8E47" w14:textId="77777777" w:rsidR="004D74EB" w:rsidRDefault="004D74EB" w:rsidP="004D74EB">
      <w:pPr>
        <w:pStyle w:val="CommentText"/>
        <w:jc w:val="left"/>
      </w:pPr>
      <w:r>
        <w:rPr>
          <w:rStyle w:val="CommentReference"/>
        </w:rPr>
        <w:annotationRef/>
      </w:r>
      <w:r>
        <w:rPr>
          <w:lang w:val="en-SG"/>
        </w:rPr>
        <w:t>This validation is not required for the auction results file generation.</w:t>
      </w:r>
    </w:p>
  </w:comment>
  <w:comment w:id="1075" w:author="Akila BALAKRISHNAN from.OPTIMUM (MAS)" w:date="2026-01-14T09:30:00Z" w:initials="AB">
    <w:p w14:paraId="2FBAE459" w14:textId="77777777" w:rsidR="004D74EB" w:rsidRDefault="004D74EB" w:rsidP="004D74EB">
      <w:pPr>
        <w:pStyle w:val="CommentText"/>
        <w:jc w:val="left"/>
      </w:pPr>
      <w:r>
        <w:rPr>
          <w:rStyle w:val="CommentReference"/>
        </w:rPr>
        <w:annotationRef/>
      </w:r>
      <w:r>
        <w:rPr>
          <w:lang w:val="en-SG"/>
        </w:rPr>
        <w:t>COY price and cut off price - both are same only.</w:t>
      </w:r>
    </w:p>
    <w:p w14:paraId="0AD41BE3" w14:textId="77777777" w:rsidR="004D74EB" w:rsidRDefault="004D74EB" w:rsidP="004D74EB">
      <w:pPr>
        <w:pStyle w:val="CommentText"/>
        <w:jc w:val="left"/>
      </w:pPr>
      <w:r>
        <w:rPr>
          <w:lang w:val="en-SG"/>
        </w:rPr>
        <w:t>The logic should be same for auction, mini-auction and syndication.</w:t>
      </w:r>
    </w:p>
  </w:comment>
  <w:comment w:id="1090" w:author="Jasmine WL TEO (MAS)" w:date="2026-01-06T17:54:00Z" w:initials="JT">
    <w:p w14:paraId="102938DC" w14:textId="66776146" w:rsidR="00000CCF" w:rsidRDefault="00000CCF" w:rsidP="00000CCF">
      <w:pPr>
        <w:pStyle w:val="CommentText"/>
        <w:jc w:val="left"/>
      </w:pPr>
      <w:r>
        <w:rPr>
          <w:rStyle w:val="CommentReference"/>
        </w:rPr>
        <w:annotationRef/>
      </w:r>
      <w:r>
        <w:t>For SRS, should be the banks’ omnibus account number? Pls check existing specs.</w:t>
      </w:r>
    </w:p>
  </w:comment>
  <w:comment w:id="1108" w:author="Yichen GU from.TOPPAN (MAS)" w:date="2025-12-30T10:42:00Z" w:initials="YG">
    <w:p w14:paraId="101711CF" w14:textId="4FA31BEB" w:rsidR="00104CA7" w:rsidRDefault="009227A6" w:rsidP="00104CA7">
      <w:pPr>
        <w:pStyle w:val="CommentText"/>
        <w:jc w:val="left"/>
      </w:pPr>
      <w:r>
        <w:rPr>
          <w:rStyle w:val="CommentReference"/>
        </w:rPr>
        <w:annotationRef/>
      </w:r>
      <w:r w:rsidR="00104CA7">
        <w:t xml:space="preserve">Proposed fields are based on the existing template of [Full allotment results] in </w:t>
      </w:r>
      <w:hyperlink r:id="rId1" w:history="1">
        <w:r w:rsidR="00104CA7" w:rsidRPr="00B4582A">
          <w:rPr>
            <w:rStyle w:val="Hyperlink"/>
          </w:rPr>
          <w:t>OMEGA_Report Detail_SGS.xlsx</w:t>
        </w:r>
      </w:hyperlink>
      <w:r w:rsidR="00104CA7">
        <w:t xml:space="preserve"> from DMS folder with minor adjustments:</w:t>
      </w:r>
    </w:p>
    <w:p w14:paraId="6012EF1D" w14:textId="77777777" w:rsidR="00104CA7" w:rsidRDefault="00104CA7" w:rsidP="00104CA7">
      <w:pPr>
        <w:pStyle w:val="CommentText"/>
        <w:jc w:val="left"/>
      </w:pPr>
    </w:p>
    <w:p w14:paraId="516C1F39" w14:textId="77777777" w:rsidR="00104CA7" w:rsidRDefault="00104CA7" w:rsidP="00104CA7">
      <w:pPr>
        <w:pStyle w:val="CommentText"/>
        <w:jc w:val="left"/>
      </w:pPr>
      <w:r>
        <w:rPr>
          <w:b/>
          <w:bCs/>
        </w:rPr>
        <w:t>1. Removal of these unused fields:</w:t>
      </w:r>
    </w:p>
    <w:p w14:paraId="3BF6B8EE" w14:textId="77777777" w:rsidR="00104CA7" w:rsidRDefault="00104CA7" w:rsidP="00104CA7">
      <w:pPr>
        <w:pStyle w:val="CommentText"/>
        <w:jc w:val="left"/>
      </w:pPr>
      <w:r>
        <w:t>Form Number (not applicable to OMEGA)</w:t>
      </w:r>
    </w:p>
    <w:p w14:paraId="03215988" w14:textId="77777777" w:rsidR="00104CA7" w:rsidRDefault="00104CA7" w:rsidP="00104CA7">
      <w:pPr>
        <w:pStyle w:val="CommentText"/>
        <w:jc w:val="left"/>
      </w:pPr>
      <w:r>
        <w:t>NRIC/Passport (only applicable to retail bids)</w:t>
      </w:r>
    </w:p>
    <w:p w14:paraId="31746C6E" w14:textId="77777777" w:rsidR="00104CA7" w:rsidRDefault="00104CA7" w:rsidP="00104CA7">
      <w:pPr>
        <w:pStyle w:val="CommentText"/>
        <w:jc w:val="left"/>
      </w:pPr>
      <w:r>
        <w:t>CDP/CPF/SRS Account No (only applicable to retail bids)</w:t>
      </w:r>
    </w:p>
    <w:p w14:paraId="5A709061" w14:textId="77777777" w:rsidR="00104CA7" w:rsidRDefault="00104CA7" w:rsidP="00104CA7">
      <w:pPr>
        <w:pStyle w:val="CommentText"/>
        <w:jc w:val="left"/>
      </w:pPr>
      <w:r>
        <w:t>Application Type (always Cash for Institutional bids)</w:t>
      </w:r>
    </w:p>
    <w:p w14:paraId="2B5FB09B" w14:textId="77777777" w:rsidR="00104CA7" w:rsidRDefault="00104CA7" w:rsidP="00104CA7">
      <w:pPr>
        <w:pStyle w:val="CommentText"/>
        <w:jc w:val="left"/>
      </w:pPr>
    </w:p>
    <w:p w14:paraId="1106FC35" w14:textId="77777777" w:rsidR="00104CA7" w:rsidRDefault="00104CA7" w:rsidP="00104CA7">
      <w:pPr>
        <w:pStyle w:val="CommentText"/>
        <w:jc w:val="left"/>
      </w:pPr>
      <w:r>
        <w:rPr>
          <w:b/>
          <w:bCs/>
        </w:rPr>
        <w:t>2. Change of “PD Code - Name” field</w:t>
      </w:r>
    </w:p>
    <w:p w14:paraId="5406452F" w14:textId="77777777" w:rsidR="00104CA7" w:rsidRDefault="00104CA7" w:rsidP="00104CA7">
      <w:pPr>
        <w:pStyle w:val="CommentText"/>
        <w:jc w:val="left"/>
      </w:pPr>
      <w:r>
        <w:t>This original field from the template is split into two fields and moved to the front as the first and second columns of this interface file, as the interface file is generated per PD.</w:t>
      </w:r>
    </w:p>
    <w:p w14:paraId="0F99044E" w14:textId="77777777" w:rsidR="00104CA7" w:rsidRDefault="00104CA7" w:rsidP="00104CA7">
      <w:pPr>
        <w:pStyle w:val="CommentText"/>
        <w:jc w:val="left"/>
      </w:pPr>
    </w:p>
    <w:p w14:paraId="7C46CAD9" w14:textId="77777777" w:rsidR="00104CA7" w:rsidRDefault="00104CA7" w:rsidP="00104CA7">
      <w:pPr>
        <w:pStyle w:val="CommentText"/>
        <w:jc w:val="left"/>
      </w:pPr>
      <w:r>
        <w:rPr>
          <w:b/>
          <w:bCs/>
        </w:rPr>
        <w:t>3. Addition of issue details fields</w:t>
      </w:r>
    </w:p>
    <w:p w14:paraId="42E0CE9C" w14:textId="77777777" w:rsidR="00104CA7" w:rsidRDefault="00104CA7" w:rsidP="00104CA7">
      <w:pPr>
        <w:pStyle w:val="CommentText"/>
        <w:jc w:val="left"/>
      </w:pPr>
      <w:r>
        <w:t>Issue Code</w:t>
      </w:r>
    </w:p>
    <w:p w14:paraId="4563002D" w14:textId="77777777" w:rsidR="00104CA7" w:rsidRDefault="00104CA7" w:rsidP="00104CA7">
      <w:pPr>
        <w:pStyle w:val="CommentText"/>
        <w:jc w:val="left"/>
      </w:pPr>
      <w:r>
        <w:t>ISIN Code</w:t>
      </w:r>
    </w:p>
    <w:p w14:paraId="020A9F75" w14:textId="77777777" w:rsidR="00104CA7" w:rsidRDefault="00104CA7" w:rsidP="00104CA7">
      <w:pPr>
        <w:pStyle w:val="CommentText"/>
        <w:jc w:val="left"/>
      </w:pPr>
      <w:r>
        <w:t>Auction Date</w:t>
      </w:r>
    </w:p>
    <w:p w14:paraId="6C940E90" w14:textId="77777777" w:rsidR="00104CA7" w:rsidRDefault="00104CA7" w:rsidP="00104CA7">
      <w:pPr>
        <w:pStyle w:val="CommentText"/>
        <w:jc w:val="left"/>
      </w:pPr>
      <w:r>
        <w:rPr>
          <w:lang w:val="en-AU"/>
        </w:rPr>
        <w:t>Cut-off Yield (%)</w:t>
      </w:r>
    </w:p>
    <w:p w14:paraId="06FF99F6" w14:textId="77777777" w:rsidR="00104CA7" w:rsidRDefault="00104CA7" w:rsidP="00104CA7">
      <w:pPr>
        <w:pStyle w:val="CommentText"/>
        <w:jc w:val="left"/>
      </w:pPr>
      <w:r>
        <w:rPr>
          <w:lang w:val="en-AU"/>
        </w:rPr>
        <w:t>Cut-off Price</w:t>
      </w:r>
    </w:p>
    <w:p w14:paraId="5414E999" w14:textId="77777777" w:rsidR="00104CA7" w:rsidRDefault="00104CA7" w:rsidP="00104CA7">
      <w:pPr>
        <w:pStyle w:val="CommentText"/>
        <w:jc w:val="left"/>
      </w:pPr>
      <w:r>
        <w:t>Their formats follow the respective values available in the template.</w:t>
      </w:r>
    </w:p>
  </w:comment>
  <w:comment w:id="1124" w:author="Yichen GU from.TOPPAN (MAS)" w:date="2025-12-30T15:00:00Z" w:initials="YG">
    <w:p w14:paraId="2C10D93F" w14:textId="77777777" w:rsidR="0034772B" w:rsidRDefault="0034772B" w:rsidP="0034772B">
      <w:pPr>
        <w:pStyle w:val="CommentText"/>
        <w:jc w:val="left"/>
      </w:pPr>
      <w:r>
        <w:rPr>
          <w:rStyle w:val="CommentReference"/>
        </w:rPr>
        <w:annotationRef/>
      </w:r>
      <w:r>
        <w:rPr>
          <w:lang w:val="en-SG"/>
        </w:rPr>
        <w:t>MDD to help check if a 50-character limit is sufficient for the max length of PD name.</w:t>
      </w:r>
    </w:p>
  </w:comment>
  <w:comment w:id="1195" w:author="Jasmine WL TEO (MAS)" w:date="2026-01-06T17:56:00Z" w:initials="JT">
    <w:p w14:paraId="6A844E8F" w14:textId="0B86C0E8" w:rsidR="00C66074" w:rsidRDefault="00000CCF" w:rsidP="00C66074">
      <w:pPr>
        <w:pStyle w:val="CommentText"/>
        <w:jc w:val="left"/>
      </w:pPr>
      <w:r>
        <w:rPr>
          <w:rStyle w:val="CommentReference"/>
        </w:rPr>
        <w:annotationRef/>
      </w:r>
      <w:r w:rsidR="00C66074">
        <w:t>Inconsistent in the applicant name length, we have 100 for ssb, 30 for sgs and 50 for insti? If this is the existing behaviour, how long will the online screen be catering for?</w:t>
      </w:r>
    </w:p>
  </w:comment>
  <w:comment w:id="1214" w:author="Jasmine WL TEO (MAS)" w:date="2026-01-06T17:56:00Z" w:initials="JT">
    <w:p w14:paraId="78E83E31" w14:textId="160F3256" w:rsidR="00000CCF" w:rsidRDefault="00000CCF" w:rsidP="00000CCF">
      <w:pPr>
        <w:pStyle w:val="CommentText"/>
        <w:jc w:val="left"/>
      </w:pPr>
      <w:r>
        <w:rPr>
          <w:rStyle w:val="CommentReference"/>
        </w:rPr>
        <w:annotationRef/>
      </w:r>
      <w:r>
        <w:t>N and C instead? To be standardise with the other files?</w:t>
      </w:r>
    </w:p>
  </w:comment>
  <w:comment w:id="1215" w:author="Han Xie CHAI (MAS)" w:date="2026-01-14T15:44:00Z" w:initials="HC">
    <w:p w14:paraId="40220AF3" w14:textId="77777777" w:rsidR="00B16216" w:rsidRDefault="00B16216" w:rsidP="00B16216">
      <w:pPr>
        <w:pStyle w:val="CommentText"/>
        <w:jc w:val="left"/>
      </w:pPr>
      <w:r>
        <w:rPr>
          <w:rStyle w:val="CommentReference"/>
        </w:rPr>
        <w:annotationRef/>
      </w:r>
      <w:r>
        <w:rPr>
          <w:lang w:val="en-SG"/>
        </w:rPr>
        <w:t>Agree.</w:t>
      </w:r>
    </w:p>
  </w:comment>
  <w:comment w:id="1255" w:author="Jasmine WL TEO (MAS)" w:date="2026-01-06T17:58:00Z" w:initials="JT">
    <w:p w14:paraId="4C7E1FD6" w14:textId="243E0893" w:rsidR="00564BC3" w:rsidRDefault="00000CCF" w:rsidP="00564BC3">
      <w:pPr>
        <w:pStyle w:val="CommentText"/>
        <w:jc w:val="left"/>
      </w:pPr>
      <w:r>
        <w:rPr>
          <w:rStyle w:val="CommentReference"/>
        </w:rPr>
        <w:annotationRef/>
      </w:r>
      <w:r w:rsidR="00564BC3">
        <w:t xml:space="preserve">@MDD. For insti results, to be consistent with the SGS auction results, allotted and settlement amount is sufficient. Accepted amount, Discount/Premium amount and accrued interest not required. </w:t>
      </w:r>
    </w:p>
  </w:comment>
  <w:comment w:id="1256" w:author="Akila BALAKRISHNAN from.OPTIMUM (MAS)" w:date="2026-01-14T09:47:00Z" w:initials="AB">
    <w:p w14:paraId="1993DDE0" w14:textId="77777777" w:rsidR="002A627D" w:rsidRDefault="002A627D" w:rsidP="002A627D">
      <w:pPr>
        <w:pStyle w:val="CommentText"/>
        <w:jc w:val="left"/>
      </w:pPr>
      <w:r>
        <w:rPr>
          <w:rStyle w:val="CommentReference"/>
        </w:rPr>
        <w:annotationRef/>
      </w:r>
      <w:r>
        <w:rPr>
          <w:lang w:val="en-SG"/>
        </w:rPr>
        <w:t>Can we include the application type (CASH) and Submission method (E or M) in this file to be consistent with SGS Auction results?</w:t>
      </w:r>
    </w:p>
    <w:p w14:paraId="58B39AE3" w14:textId="77777777" w:rsidR="002A627D" w:rsidRDefault="002A627D" w:rsidP="002A627D">
      <w:pPr>
        <w:pStyle w:val="CommentText"/>
        <w:jc w:val="left"/>
      </w:pPr>
    </w:p>
    <w:p w14:paraId="0F913BF5" w14:textId="77777777" w:rsidR="002A627D" w:rsidRDefault="002A627D" w:rsidP="002A627D">
      <w:pPr>
        <w:pStyle w:val="CommentText"/>
        <w:jc w:val="left"/>
      </w:pPr>
      <w:r>
        <w:rPr>
          <w:lang w:val="en-SG"/>
        </w:rPr>
        <w:t>Do we need to include issue date, maturity date inside this file? If this info will be helpful to PDs.</w:t>
      </w:r>
    </w:p>
  </w:comment>
  <w:comment w:id="1257" w:author="Jasmine WL TEO (MAS)" w:date="2026-01-14T12:20:00Z" w:initials="JT">
    <w:p w14:paraId="442D8943" w14:textId="77777777" w:rsidR="00176886" w:rsidRDefault="00176886" w:rsidP="00176886">
      <w:pPr>
        <w:pStyle w:val="CommentText"/>
        <w:jc w:val="left"/>
      </w:pPr>
      <w:r>
        <w:rPr>
          <w:rStyle w:val="CommentReference"/>
        </w:rPr>
        <w:annotationRef/>
      </w:r>
      <w:r>
        <w:rPr>
          <w:lang w:val="en-SG"/>
        </w:rPr>
        <w:t xml:space="preserve">No need for application type and submission method. To add the issue date and maturity date. Issue date is important as it is the settlement date. </w:t>
      </w:r>
    </w:p>
  </w:comment>
  <w:comment w:id="1258" w:author="Han Xie CHAI (MAS)" w:date="2026-01-14T15:45:00Z" w:initials="HC">
    <w:p w14:paraId="2E69A3EE" w14:textId="77777777" w:rsidR="00B16216" w:rsidRDefault="00B16216" w:rsidP="00B16216">
      <w:pPr>
        <w:pStyle w:val="CommentText"/>
        <w:jc w:val="left"/>
      </w:pPr>
      <w:r>
        <w:rPr>
          <w:rStyle w:val="CommentReference"/>
        </w:rPr>
        <w:annotationRef/>
      </w:r>
      <w:r>
        <w:rPr>
          <w:lang w:val="en-SG"/>
        </w:rPr>
        <w:t>Ok with Jasmine’s suggestion to reduce the number of fields. As insti only has one application type and submission method, no need to include those.</w:t>
      </w:r>
    </w:p>
  </w:comment>
  <w:comment w:id="1326" w:author="Jasmine WL TEO (MAS)" w:date="2026-01-14T14:39:00Z" w:initials="JT">
    <w:p w14:paraId="582DC326" w14:textId="167F9D28" w:rsidR="00E324A1" w:rsidRDefault="00E324A1" w:rsidP="00E324A1">
      <w:pPr>
        <w:pStyle w:val="CommentText"/>
        <w:jc w:val="left"/>
      </w:pPr>
      <w:r>
        <w:rPr>
          <w:rStyle w:val="CommentReference"/>
        </w:rPr>
        <w:annotationRef/>
      </w:r>
      <w:r>
        <w:rPr>
          <w:lang w:val="en-SG"/>
        </w:rPr>
        <w:t xml:space="preserve">Rename as Applicant Type. </w:t>
      </w:r>
    </w:p>
  </w:comment>
  <w:comment w:id="1325" w:author="Yichen GU from.TOPPAN (MAS)" w:date="2025-12-29T16:06:00Z" w:initials="YG">
    <w:p w14:paraId="66E52E4C" w14:textId="23E1C3B5" w:rsidR="00632070" w:rsidRDefault="005A17F9" w:rsidP="00632070">
      <w:pPr>
        <w:pStyle w:val="CommentText"/>
        <w:jc w:val="left"/>
      </w:pPr>
      <w:r>
        <w:rPr>
          <w:rStyle w:val="CommentReference"/>
        </w:rPr>
        <w:annotationRef/>
      </w:r>
      <w:r w:rsidR="00632070">
        <w:rPr>
          <w:lang w:val="en-SG"/>
        </w:rPr>
        <w:t>TBC by MDD:</w:t>
      </w:r>
    </w:p>
    <w:p w14:paraId="012E0A4E" w14:textId="77777777" w:rsidR="00632070" w:rsidRDefault="00632070" w:rsidP="00632070">
      <w:pPr>
        <w:pStyle w:val="CommentText"/>
        <w:numPr>
          <w:ilvl w:val="0"/>
          <w:numId w:val="137"/>
        </w:numPr>
        <w:jc w:val="left"/>
      </w:pPr>
      <w:r>
        <w:rPr>
          <w:lang w:val="en-SG"/>
        </w:rPr>
        <w:t xml:space="preserve">The final list of Types of applicant </w:t>
      </w:r>
    </w:p>
    <w:p w14:paraId="4288E594" w14:textId="77777777" w:rsidR="00632070" w:rsidRDefault="00632070" w:rsidP="00632070">
      <w:pPr>
        <w:pStyle w:val="CommentText"/>
        <w:numPr>
          <w:ilvl w:val="0"/>
          <w:numId w:val="137"/>
        </w:numPr>
        <w:jc w:val="left"/>
      </w:pPr>
      <w:r>
        <w:rPr>
          <w:lang w:val="en-SG"/>
        </w:rPr>
        <w:t>and their respective 2-character or 3 character acronyms to be used in this file.</w:t>
      </w:r>
    </w:p>
  </w:comment>
  <w:comment w:id="1349" w:author="Akila BALAKRISHNAN from.OPTIMUM (MAS)" w:date="2026-01-13T17:50:00Z" w:initials="AB">
    <w:p w14:paraId="0B107731" w14:textId="77777777" w:rsidR="001A21FA" w:rsidRDefault="001A21FA" w:rsidP="001A21FA">
      <w:pPr>
        <w:pStyle w:val="CommentText"/>
        <w:jc w:val="left"/>
      </w:pPr>
      <w:r>
        <w:rPr>
          <w:rStyle w:val="CommentReference"/>
        </w:rPr>
        <w:annotationRef/>
      </w:r>
      <w:r>
        <w:rPr>
          <w:lang w:val="en-SG"/>
        </w:rPr>
        <w:t>How is the file type validated?</w:t>
      </w:r>
      <w:r>
        <w:rPr>
          <w:lang w:val="en-SG"/>
        </w:rPr>
        <w:br/>
        <w:t>The file type in the file name and in the header record should match?</w:t>
      </w:r>
    </w:p>
    <w:p w14:paraId="11B94289" w14:textId="77777777" w:rsidR="001A21FA" w:rsidRDefault="001A21FA" w:rsidP="001A21FA">
      <w:pPr>
        <w:pStyle w:val="CommentText"/>
        <w:jc w:val="left"/>
      </w:pPr>
    </w:p>
    <w:p w14:paraId="366846C7" w14:textId="77777777" w:rsidR="001A21FA" w:rsidRDefault="001A21FA" w:rsidP="001A21FA">
      <w:pPr>
        <w:pStyle w:val="CommentText"/>
        <w:jc w:val="left"/>
      </w:pPr>
      <w:r>
        <w:rPr>
          <w:lang w:val="en-SG"/>
        </w:rPr>
        <w:t>Same for the primary dealer code.</w:t>
      </w:r>
    </w:p>
  </w:comment>
  <w:comment w:id="1350" w:author="Wilmond YANG (MAS)" w:date="2026-01-14T14:39:00Z" w:initials="WY">
    <w:p w14:paraId="4AD978E3" w14:textId="77777777" w:rsidR="00B33BCC" w:rsidRDefault="00B33BCC" w:rsidP="00B33BCC">
      <w:pPr>
        <w:pStyle w:val="CommentText"/>
        <w:jc w:val="left"/>
      </w:pPr>
      <w:r>
        <w:rPr>
          <w:rStyle w:val="CommentReference"/>
        </w:rPr>
        <w:annotationRef/>
      </w:r>
      <w:r>
        <w:rPr>
          <w:lang w:val="en-SG"/>
        </w:rPr>
        <w:t>This is description, use full form here. Invalid Primary Dealer Code. This applies to all fields below.</w:t>
      </w:r>
    </w:p>
  </w:comment>
  <w:comment w:id="1357" w:author="Jasmine WL TEO (MAS)" w:date="2026-01-06T17:59:00Z" w:initials="JT">
    <w:p w14:paraId="759AB5D2" w14:textId="77777777" w:rsidR="00000CCF" w:rsidRDefault="00000CCF" w:rsidP="00000CCF">
      <w:pPr>
        <w:pStyle w:val="CommentText"/>
        <w:jc w:val="left"/>
      </w:pPr>
      <w:r>
        <w:rPr>
          <w:rStyle w:val="CommentReference"/>
        </w:rPr>
        <w:annotationRef/>
      </w:r>
      <w:r>
        <w:t>Is there a error code for limit breach?</w:t>
      </w:r>
    </w:p>
  </w:comment>
  <w:comment w:id="1363" w:author="Sharmaine TAN (MAS)" w:date="2025-12-23T21:43:00Z" w:initials="ST">
    <w:p w14:paraId="6C4DFFFA" w14:textId="79D3EA79" w:rsidR="00132B48" w:rsidRDefault="00A519B2" w:rsidP="00132B48">
      <w:pPr>
        <w:pStyle w:val="CommentText"/>
        <w:jc w:val="left"/>
      </w:pPr>
      <w:r>
        <w:rPr>
          <w:rStyle w:val="CommentReference"/>
        </w:rPr>
        <w:annotationRef/>
      </w:r>
      <w:r w:rsidR="00132B48">
        <w:rPr>
          <w:lang w:val="en-SG"/>
        </w:rPr>
        <w:t>Is there any error description in SGS Bonds / T-Bills Allotment Results Files ?</w:t>
      </w:r>
    </w:p>
  </w:comment>
  <w:comment w:id="1364" w:author="Yichen GU from.TOPPAN (MAS)" w:date="2025-12-29T16:03:00Z" w:initials="YG">
    <w:p w14:paraId="482F1AAE" w14:textId="77777777" w:rsidR="005A17F9" w:rsidRDefault="005A17F9" w:rsidP="005A17F9">
      <w:pPr>
        <w:pStyle w:val="CommentText"/>
        <w:jc w:val="left"/>
      </w:pPr>
      <w:r>
        <w:rPr>
          <w:rStyle w:val="CommentReference"/>
        </w:rPr>
        <w:annotationRef/>
      </w:r>
      <w:r>
        <w:rPr>
          <w:lang w:val="en-SG"/>
        </w:rPr>
        <w:t>Currently, the SGS Bonds/T-Bills results file generated by eApps does not have any error description related fields. Only the SSB results file has this REC_EROR_DESC field.</w:t>
      </w:r>
    </w:p>
  </w:comment>
  <w:comment w:id="1376" w:author="Jasmine WL TEO (MAS)" w:date="2025-12-09T14:12:00Z" w:initials="JT">
    <w:p w14:paraId="170CD152" w14:textId="382D4DEC" w:rsidR="001D5AE6" w:rsidRDefault="001D5AE6" w:rsidP="001D5AE6">
      <w:pPr>
        <w:pStyle w:val="CommentText"/>
        <w:jc w:val="left"/>
      </w:pPr>
      <w:r>
        <w:rPr>
          <w:rStyle w:val="CommentReference"/>
        </w:rPr>
        <w:annotationRef/>
      </w:r>
      <w:r>
        <w:rPr>
          <w:lang w:val="en-SG"/>
        </w:rPr>
        <w:t>This should be part of the setup for the counterparty.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CE8807" w15:done="1"/>
  <w15:commentEx w15:paraId="0BEDA7D3" w15:paraIdParent="1CCE8807" w15:done="1"/>
  <w15:commentEx w15:paraId="26CEB0A0" w15:done="1"/>
  <w15:commentEx w15:paraId="02E8B0F3" w15:paraIdParent="26CEB0A0" w15:done="1"/>
  <w15:commentEx w15:paraId="33F1408E" w15:done="0"/>
  <w15:commentEx w15:paraId="7AF7DF99" w15:done="0"/>
  <w15:commentEx w15:paraId="65432F4E" w15:done="0"/>
  <w15:commentEx w15:paraId="033EA7E6" w15:done="1"/>
  <w15:commentEx w15:paraId="1D011A23" w15:paraIdParent="033EA7E6" w15:done="1"/>
  <w15:commentEx w15:paraId="550BB485" w15:done="0"/>
  <w15:commentEx w15:paraId="41B3553E" w15:paraIdParent="550BB485" w15:done="0"/>
  <w15:commentEx w15:paraId="5AAA18BD" w15:done="0"/>
  <w15:commentEx w15:paraId="66011AF4" w15:done="0"/>
  <w15:commentEx w15:paraId="01B26148" w15:paraIdParent="66011AF4" w15:done="0"/>
  <w15:commentEx w15:paraId="63CB57B2" w15:done="0"/>
  <w15:commentEx w15:paraId="1A5108EC" w15:paraIdParent="63CB57B2" w15:done="0"/>
  <w15:commentEx w15:paraId="2EE6EBFC" w15:paraIdParent="63CB57B2" w15:done="0"/>
  <w15:commentEx w15:paraId="6CE34EF8" w15:paraIdParent="63CB57B2" w15:done="0"/>
  <w15:commentEx w15:paraId="725FA4FD" w15:paraIdParent="63CB57B2" w15:done="0"/>
  <w15:commentEx w15:paraId="486DE3E1" w15:done="0"/>
  <w15:commentEx w15:paraId="01DFFFD0" w15:paraIdParent="486DE3E1" w15:done="0"/>
  <w15:commentEx w15:paraId="2AA59E5D" w15:done="0"/>
  <w15:commentEx w15:paraId="7B51088A" w15:paraIdParent="2AA59E5D" w15:done="0"/>
  <w15:commentEx w15:paraId="203DAB9F" w15:done="0"/>
  <w15:commentEx w15:paraId="7B3B8816" w15:paraIdParent="203DAB9F" w15:done="0"/>
  <w15:commentEx w15:paraId="4A21A5D4" w15:paraIdParent="203DAB9F" w15:done="0"/>
  <w15:commentEx w15:paraId="5D77B508" w15:paraIdParent="203DAB9F" w15:done="0"/>
  <w15:commentEx w15:paraId="39E0711C" w15:done="0"/>
  <w15:commentEx w15:paraId="598AE9A2" w15:paraIdParent="39E0711C" w15:done="0"/>
  <w15:commentEx w15:paraId="5B2C3610" w15:done="0"/>
  <w15:commentEx w15:paraId="3D1397B9" w15:done="1"/>
  <w15:commentEx w15:paraId="4B411DA9" w15:paraIdParent="3D1397B9" w15:done="1"/>
  <w15:commentEx w15:paraId="55A09138" w15:done="0"/>
  <w15:commentEx w15:paraId="52F38EB1" w15:paraIdParent="55A09138" w15:done="0"/>
  <w15:commentEx w15:paraId="4BDB8BA3" w15:done="0"/>
  <w15:commentEx w15:paraId="205093CF" w15:done="0"/>
  <w15:commentEx w15:paraId="44D76CB7" w15:paraIdParent="205093CF" w15:done="0"/>
  <w15:commentEx w15:paraId="0A42598A" w15:done="0"/>
  <w15:commentEx w15:paraId="32CD575A" w15:paraIdParent="0A42598A" w15:done="0"/>
  <w15:commentEx w15:paraId="423E16AB" w15:done="0"/>
  <w15:commentEx w15:paraId="59C13147" w15:done="0"/>
  <w15:commentEx w15:paraId="040183DB" w15:done="0"/>
  <w15:commentEx w15:paraId="4C9F1181" w15:done="0"/>
  <w15:commentEx w15:paraId="1A9DE5D2" w15:paraIdParent="4C9F1181" w15:done="0"/>
  <w15:commentEx w15:paraId="6B94A913" w15:paraIdParent="4C9F1181" w15:done="0"/>
  <w15:commentEx w15:paraId="02752C86" w15:paraIdParent="4C9F1181" w15:done="0"/>
  <w15:commentEx w15:paraId="3966D78B" w15:done="0"/>
  <w15:commentEx w15:paraId="634DB80A" w15:done="0"/>
  <w15:commentEx w15:paraId="58DE97BD" w15:paraIdParent="634DB80A" w15:done="0"/>
  <w15:commentEx w15:paraId="0BDC7358" w15:done="1"/>
  <w15:commentEx w15:paraId="3512F7EC" w15:paraIdParent="0BDC7358" w15:done="1"/>
  <w15:commentEx w15:paraId="7EF9B104" w15:paraIdParent="0BDC7358" w15:done="1"/>
  <w15:commentEx w15:paraId="33FEC14B" w15:done="0"/>
  <w15:commentEx w15:paraId="3856E4E0" w15:paraIdParent="33FEC14B" w15:done="0"/>
  <w15:commentEx w15:paraId="6F440FE4" w15:paraIdParent="33FEC14B" w15:done="0"/>
  <w15:commentEx w15:paraId="6273AB03" w15:done="0"/>
  <w15:commentEx w15:paraId="338224D0" w15:done="0"/>
  <w15:commentEx w15:paraId="3F96F745" w15:done="0"/>
  <w15:commentEx w15:paraId="2F7D2EFE" w15:paraIdParent="3F96F745" w15:done="0"/>
  <w15:commentEx w15:paraId="70568258" w15:done="0"/>
  <w15:commentEx w15:paraId="30D0909A" w15:done="0"/>
  <w15:commentEx w15:paraId="04ADFD58" w15:done="0"/>
  <w15:commentEx w15:paraId="1B723A15" w15:done="1"/>
  <w15:commentEx w15:paraId="1B824D55" w15:done="0"/>
  <w15:commentEx w15:paraId="0393C006" w15:paraIdParent="1B824D55" w15:done="0"/>
  <w15:commentEx w15:paraId="3FD24676" w15:paraIdParent="1B824D55" w15:done="0"/>
  <w15:commentEx w15:paraId="6F60414F" w15:done="0"/>
  <w15:commentEx w15:paraId="429CBA7B" w15:paraIdParent="6F60414F" w15:done="0"/>
  <w15:commentEx w15:paraId="46C96893" w15:paraIdParent="6F60414F" w15:done="0"/>
  <w15:commentEx w15:paraId="67CB7AF5" w15:done="1"/>
  <w15:commentEx w15:paraId="0E8D2ED2" w15:paraIdParent="67CB7AF5" w15:done="1"/>
  <w15:commentEx w15:paraId="51C5F891" w15:done="0"/>
  <w15:commentEx w15:paraId="5494FD02" w15:done="0"/>
  <w15:commentEx w15:paraId="6DCD34D9" w15:paraIdParent="5494FD02" w15:done="0"/>
  <w15:commentEx w15:paraId="2CEF84B2" w15:done="0"/>
  <w15:commentEx w15:paraId="5F1108CE" w15:paraIdParent="2CEF84B2" w15:done="0"/>
  <w15:commentEx w15:paraId="2D410098" w15:paraIdParent="2CEF84B2" w15:done="0"/>
  <w15:commentEx w15:paraId="719AFE02" w15:done="0"/>
  <w15:commentEx w15:paraId="53919F43" w15:paraIdParent="719AFE02" w15:done="0"/>
  <w15:commentEx w15:paraId="565C9AEA" w15:done="0"/>
  <w15:commentEx w15:paraId="7BDB4D67" w15:done="0"/>
  <w15:commentEx w15:paraId="550E83A8" w15:done="0"/>
  <w15:commentEx w15:paraId="402F4565" w15:paraIdParent="550E83A8" w15:done="0"/>
  <w15:commentEx w15:paraId="129F2B89" w15:done="0"/>
  <w15:commentEx w15:paraId="05B12675" w15:done="0"/>
  <w15:commentEx w15:paraId="71D7E98C" w15:paraIdParent="05B12675" w15:done="0"/>
  <w15:commentEx w15:paraId="68A30DDA" w15:done="1"/>
  <w15:commentEx w15:paraId="54F7C30C" w15:paraIdParent="68A30DDA" w15:done="1"/>
  <w15:commentEx w15:paraId="7E4A092F" w15:done="0"/>
  <w15:commentEx w15:paraId="0FECDDA9" w15:paraIdParent="7E4A092F" w15:done="0"/>
  <w15:commentEx w15:paraId="009880C6" w15:paraIdParent="7E4A092F" w15:done="0"/>
  <w15:commentEx w15:paraId="434FD104" w15:paraIdParent="7E4A092F" w15:done="0"/>
  <w15:commentEx w15:paraId="7C75427D" w15:done="0"/>
  <w15:commentEx w15:paraId="68ABD33D" w15:done="1"/>
  <w15:commentEx w15:paraId="106750FB" w15:paraIdParent="68ABD33D" w15:done="1"/>
  <w15:commentEx w15:paraId="2D9A85E1" w15:done="1"/>
  <w15:commentEx w15:paraId="2F32F974" w15:paraIdParent="2D9A85E1" w15:done="1"/>
  <w15:commentEx w15:paraId="7B252AA6" w15:done="0"/>
  <w15:commentEx w15:paraId="5AF164C7" w15:done="0"/>
  <w15:commentEx w15:paraId="4CC96E0F" w15:paraIdParent="5AF164C7" w15:done="0"/>
  <w15:commentEx w15:paraId="30227892" w15:done="1"/>
  <w15:commentEx w15:paraId="5DF4397A" w15:paraIdParent="30227892" w15:done="1"/>
  <w15:commentEx w15:paraId="78FA88D4" w15:done="0"/>
  <w15:commentEx w15:paraId="259382FF" w15:done="0"/>
  <w15:commentEx w15:paraId="49D9D1EA" w15:done="0"/>
  <w15:commentEx w15:paraId="77C94C13" w15:done="0"/>
  <w15:commentEx w15:paraId="4CC6B758" w15:done="0"/>
  <w15:commentEx w15:paraId="15ADF7E4" w15:done="1"/>
  <w15:commentEx w15:paraId="28F13D65" w15:paraIdParent="15ADF7E4" w15:done="1"/>
  <w15:commentEx w15:paraId="1C9FF333" w15:done="0"/>
  <w15:commentEx w15:paraId="633DEE8B" w15:done="0"/>
  <w15:commentEx w15:paraId="484A3525" w15:done="1"/>
  <w15:commentEx w15:paraId="6CDCE0D6" w15:paraIdParent="484A3525" w15:done="1"/>
  <w15:commentEx w15:paraId="20608522" w15:paraIdParent="484A3525" w15:done="1"/>
  <w15:commentEx w15:paraId="1719D902" w15:done="0"/>
  <w15:commentEx w15:paraId="211F6A51" w15:paraIdParent="1719D902" w15:done="0"/>
  <w15:commentEx w15:paraId="1F8680FD" w15:paraIdParent="1719D902" w15:done="0"/>
  <w15:commentEx w15:paraId="7417EE0E" w15:paraIdParent="1719D902" w15:done="0"/>
  <w15:commentEx w15:paraId="452C2C79" w15:done="0"/>
  <w15:commentEx w15:paraId="13FBFD45" w15:done="0"/>
  <w15:commentEx w15:paraId="38E86296" w15:done="0"/>
  <w15:commentEx w15:paraId="79F522EE" w15:done="0"/>
  <w15:commentEx w15:paraId="3FE7F2DE" w15:paraIdParent="79F522EE" w15:done="0"/>
  <w15:commentEx w15:paraId="09ABFEDC" w15:done="0"/>
  <w15:commentEx w15:paraId="367FD434" w15:done="0"/>
  <w15:commentEx w15:paraId="4101A965" w15:done="0"/>
  <w15:commentEx w15:paraId="7414D326" w15:done="0"/>
  <w15:commentEx w15:paraId="4EB4090F" w15:done="0"/>
  <w15:commentEx w15:paraId="4A0CC496" w15:done="0"/>
  <w15:commentEx w15:paraId="44EC1385" w15:done="1"/>
  <w15:commentEx w15:paraId="4573831E" w15:paraIdParent="44EC1385" w15:done="1"/>
  <w15:commentEx w15:paraId="18C8491D" w15:done="0"/>
  <w15:commentEx w15:paraId="46C9C91D" w15:done="0"/>
  <w15:commentEx w15:paraId="7897AC00" w15:done="0"/>
  <w15:commentEx w15:paraId="724C07F8" w15:done="0"/>
  <w15:commentEx w15:paraId="04F0C9C7" w15:done="0"/>
  <w15:commentEx w15:paraId="208496E2" w15:paraIdParent="04F0C9C7" w15:done="0"/>
  <w15:commentEx w15:paraId="5051C539" w15:done="1"/>
  <w15:commentEx w15:paraId="6C07FFE2" w15:paraIdParent="5051C539" w15:done="1"/>
  <w15:commentEx w15:paraId="200B88B4" w15:done="0"/>
  <w15:commentEx w15:paraId="2BEA0696" w15:paraIdParent="200B88B4" w15:done="0"/>
  <w15:commentEx w15:paraId="66A6FCB7" w15:done="0"/>
  <w15:commentEx w15:paraId="29F1F512" w15:done="0"/>
  <w15:commentEx w15:paraId="65F9FACB" w15:paraIdParent="29F1F512" w15:done="0"/>
  <w15:commentEx w15:paraId="203C447A" w15:done="0"/>
  <w15:commentEx w15:paraId="32707F80" w15:done="0"/>
  <w15:commentEx w15:paraId="778AFC53" w15:done="0"/>
  <w15:commentEx w15:paraId="0A27FF56" w15:paraIdParent="778AFC53" w15:done="0"/>
  <w15:commentEx w15:paraId="057EDBE0" w15:done="0"/>
  <w15:commentEx w15:paraId="3305C9B4" w15:paraIdParent="057EDBE0" w15:done="0"/>
  <w15:commentEx w15:paraId="66B4FC27" w15:done="0"/>
  <w15:commentEx w15:paraId="1D2F938F" w15:done="0"/>
  <w15:commentEx w15:paraId="37EB079E" w15:done="0"/>
  <w15:commentEx w15:paraId="21E91AA7" w15:done="0"/>
  <w15:commentEx w15:paraId="0D2B2DC4" w15:done="0"/>
  <w15:commentEx w15:paraId="6430F176" w15:done="0"/>
  <w15:commentEx w15:paraId="4CB15AD4" w15:done="0"/>
  <w15:commentEx w15:paraId="5B2FFFD6" w15:paraIdParent="4CB15AD4" w15:done="0"/>
  <w15:commentEx w15:paraId="19C4AD3B" w15:done="0"/>
  <w15:commentEx w15:paraId="52088D75" w15:done="0"/>
  <w15:commentEx w15:paraId="1085D02F" w15:done="0"/>
  <w15:commentEx w15:paraId="76EA2571" w15:done="1"/>
  <w15:commentEx w15:paraId="795AE225" w15:paraIdParent="76EA2571" w15:done="1"/>
  <w15:commentEx w15:paraId="66F247B4" w15:done="0"/>
  <w15:commentEx w15:paraId="32645454" w15:done="0"/>
  <w15:commentEx w15:paraId="11143D71" w15:done="0"/>
  <w15:commentEx w15:paraId="6B0D49E2" w15:done="0"/>
  <w15:commentEx w15:paraId="2ADC3553" w15:done="0"/>
  <w15:commentEx w15:paraId="05102810" w15:done="0"/>
  <w15:commentEx w15:paraId="474B9F3E" w15:done="0"/>
  <w15:commentEx w15:paraId="38E9676E" w15:done="0"/>
  <w15:commentEx w15:paraId="041BC550" w15:done="0"/>
  <w15:commentEx w15:paraId="74BF38F9" w15:done="0"/>
  <w15:commentEx w15:paraId="48F22720" w15:done="1"/>
  <w15:commentEx w15:paraId="0CD3C11B" w15:paraIdParent="48F22720" w15:done="1"/>
  <w15:commentEx w15:paraId="5676EB9D" w15:done="0"/>
  <w15:commentEx w15:paraId="101C1EBF" w15:paraIdParent="5676EB9D" w15:done="0"/>
  <w15:commentEx w15:paraId="0600413F" w15:done="0"/>
  <w15:commentEx w15:paraId="596F43C5" w15:done="0"/>
  <w15:commentEx w15:paraId="538CC000" w15:paraIdParent="596F43C5" w15:done="0"/>
  <w15:commentEx w15:paraId="6D06D97F" w15:done="0"/>
  <w15:commentEx w15:paraId="53D4F926" w15:done="1"/>
  <w15:commentEx w15:paraId="2C67188C" w15:paraIdParent="53D4F926" w15:done="1"/>
  <w15:commentEx w15:paraId="338C8E47" w15:done="0"/>
  <w15:commentEx w15:paraId="0AD41BE3" w15:done="0"/>
  <w15:commentEx w15:paraId="102938DC" w15:done="0"/>
  <w15:commentEx w15:paraId="5414E999" w15:done="0"/>
  <w15:commentEx w15:paraId="2C10D93F" w15:done="0"/>
  <w15:commentEx w15:paraId="6A844E8F" w15:done="0"/>
  <w15:commentEx w15:paraId="78E83E31" w15:done="0"/>
  <w15:commentEx w15:paraId="40220AF3" w15:paraIdParent="78E83E31" w15:done="0"/>
  <w15:commentEx w15:paraId="4C7E1FD6" w15:done="0"/>
  <w15:commentEx w15:paraId="0F913BF5" w15:paraIdParent="4C7E1FD6" w15:done="0"/>
  <w15:commentEx w15:paraId="442D8943" w15:paraIdParent="4C7E1FD6" w15:done="0"/>
  <w15:commentEx w15:paraId="2E69A3EE" w15:paraIdParent="4C7E1FD6" w15:done="0"/>
  <w15:commentEx w15:paraId="582DC326" w15:done="0"/>
  <w15:commentEx w15:paraId="4288E594" w15:done="0"/>
  <w15:commentEx w15:paraId="366846C7" w15:done="0"/>
  <w15:commentEx w15:paraId="4AD978E3" w15:done="0"/>
  <w15:commentEx w15:paraId="759AB5D2" w15:done="0"/>
  <w15:commentEx w15:paraId="6C4DFFFA" w15:done="0"/>
  <w15:commentEx w15:paraId="482F1AAE" w15:paraIdParent="6C4DFFFA" w15:done="0"/>
  <w15:commentEx w15:paraId="170CD1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E089BB" w16cex:dateUtc="2025-12-16T08:26:00Z"/>
  <w16cex:commentExtensible w16cex:durableId="5019E5AB" w16cex:dateUtc="2025-12-17T12:38:00Z"/>
  <w16cex:commentExtensible w16cex:durableId="5988E8B0" w16cex:dateUtc="2025-12-16T08:30:00Z"/>
  <w16cex:commentExtensible w16cex:durableId="68C940D8" w16cex:dateUtc="2025-12-17T12:38:00Z"/>
  <w16cex:commentExtensible w16cex:durableId="518B334E" w16cex:dateUtc="2026-01-14T02:25:00Z"/>
  <w16cex:commentExtensible w16cex:durableId="7D8B0368" w16cex:dateUtc="2025-12-30T08:42:00Z"/>
  <w16cex:commentExtensible w16cex:durableId="3C8E2AAA" w16cex:dateUtc="2025-12-30T08:39:00Z">
    <w16cex:extLst>
      <w16:ext w16:uri="{CE6994B0-6A32-4C9F-8C6B-6E91EDA988CE}">
        <cr:reactions xmlns:cr="http://schemas.microsoft.com/office/comments/2020/reactions">
          <cr:reaction reactionType="1">
            <cr:reactionInfo dateUtc="2026-01-14T02:29:52Z">
              <cr:user userId="S::CHAI_Han_Xie@mas.gov.sg::80f12148-06b1-492b-b8c7-aac420d8e99b" userProvider="AD" userName="Han Xie CHAI (MAS)"/>
            </cr:reactionInfo>
          </cr:reaction>
        </cr:reactions>
      </w16:ext>
    </w16cex:extLst>
  </w16cex:commentExtensible>
  <w16cex:commentExtensible w16cex:durableId="2D355646" w16cex:dateUtc="2025-12-09T07:53:00Z"/>
  <w16cex:commentExtensible w16cex:durableId="1EDBAE33" w16cex:dateUtc="2025-12-09T08:35:00Z"/>
  <w16cex:commentExtensible w16cex:durableId="474A3B81" w16cex:dateUtc="2025-12-30T07:09:00Z"/>
  <w16cex:commentExtensible w16cex:durableId="27C4BBF9" w16cex:dateUtc="2026-01-14T03:57:00Z"/>
  <w16cex:commentExtensible w16cex:durableId="4F69F344" w16cex:dateUtc="2025-12-30T03:10:00Z"/>
  <w16cex:commentExtensible w16cex:durableId="746A73BE" w16cex:dateUtc="2026-01-14T02:37:00Z"/>
  <w16cex:commentExtensible w16cex:durableId="328D00FF" w16cex:dateUtc="2026-01-15T09:53:00Z"/>
  <w16cex:commentExtensible w16cex:durableId="0DD8B61B" w16cex:dateUtc="2026-01-13T02:20:00Z"/>
  <w16cex:commentExtensible w16cex:durableId="14B139FC" w16cex:dateUtc="2026-01-14T05:57:00Z"/>
  <w16cex:commentExtensible w16cex:durableId="4A8D5E84" w16cex:dateUtc="2026-01-14T07:20:00Z"/>
  <w16cex:commentExtensible w16cex:durableId="545F131A" w16cex:dateUtc="2026-01-15T09:59:00Z"/>
  <w16cex:commentExtensible w16cex:durableId="751907BC" w16cex:dateUtc="2026-01-16T03:18:00Z"/>
  <w16cex:commentExtensible w16cex:durableId="6A8C18C3" w16cex:dateUtc="2025-12-30T08:06:00Z"/>
  <w16cex:commentExtensible w16cex:durableId="366A469F" w16cex:dateUtc="2026-01-14T09:34:00Z"/>
  <w16cex:commentExtensible w16cex:durableId="494E2BED" w16cex:dateUtc="2025-12-30T08:00:00Z"/>
  <w16cex:commentExtensible w16cex:durableId="25BD6029" w16cex:dateUtc="2025-12-30T10:28:00Z"/>
  <w16cex:commentExtensible w16cex:durableId="33BBE3B3" w16cex:dateUtc="2025-12-21T05:09:00Z"/>
  <w16cex:commentExtensible w16cex:durableId="0D5FE8DE" w16cex:dateUtc="2025-12-26T02:52:00Z"/>
  <w16cex:commentExtensible w16cex:durableId="2C5ACB2D" w16cex:dateUtc="2026-01-07T01:35:00Z"/>
  <w16cex:commentExtensible w16cex:durableId="3B1E736F" w16cex:dateUtc="2026-01-16T08:48:00Z"/>
  <w16cex:commentExtensible w16cex:durableId="346518AC" w16cex:dateUtc="2025-12-30T08:50:00Z"/>
  <w16cex:commentExtensible w16cex:durableId="7BAB2CCD" w16cex:dateUtc="2026-01-16T02:52:00Z"/>
  <w16cex:commentExtensible w16cex:durableId="0C434127" w16cex:dateUtc="2026-01-13T07:31:00Z"/>
  <w16cex:commentExtensible w16cex:durableId="621C26AA" w16cex:dateUtc="2025-12-05T00:00:00Z"/>
  <w16cex:commentExtensible w16cex:durableId="136FE36B" w16cex:dateUtc="2025-12-19T06:42:00Z"/>
  <w16cex:commentExtensible w16cex:durableId="57F3DA2D" w16cex:dateUtc="2026-01-07T01:36:00Z"/>
  <w16cex:commentExtensible w16cex:durableId="009F75EA" w16cex:dateUtc="2026-01-14T02:57:00Z"/>
  <w16cex:commentExtensible w16cex:durableId="7F8BB87A" w16cex:dateUtc="2026-01-14T03:35:00Z"/>
  <w16cex:commentExtensible w16cex:durableId="3317448B" w16cex:dateUtc="2025-12-30T08:16:00Z"/>
  <w16cex:commentExtensible w16cex:durableId="2818FE45" w16cex:dateUtc="2026-01-16T03:34:00Z"/>
  <w16cex:commentExtensible w16cex:durableId="23E48580" w16cex:dateUtc="2025-12-30T08:17:00Z"/>
  <w16cex:commentExtensible w16cex:durableId="32D9818D" w16cex:dateUtc="2026-01-16T03:35:00Z"/>
  <w16cex:commentExtensible w16cex:durableId="30FB6D2B" w16cex:dateUtc="2025-12-30T09:06:00Z"/>
  <w16cex:commentExtensible w16cex:durableId="28856B22" w16cex:dateUtc="2025-12-30T09:33:00Z"/>
  <w16cex:commentExtensible w16cex:durableId="5FF415C7" w16cex:dateUtc="2026-01-07T02:09:00Z"/>
  <w16cex:commentExtensible w16cex:durableId="4A4FA4F7" w16cex:dateUtc="2026-01-13T02:52:00Z"/>
  <w16cex:commentExtensible w16cex:durableId="7D66701F" w16cex:dateUtc="2026-01-14T03:46:00Z">
    <w16cex:extLst>
      <w16:ext w16:uri="{CE6994B0-6A32-4C9F-8C6B-6E91EDA988CE}">
        <cr:reactions xmlns:cr="http://schemas.microsoft.com/office/comments/2020/reactions">
          <cr:reaction reactionType="1">
            <cr:reactionInfo dateUtc="2026-01-16T08:08:56Z">
              <cr:user userId="S::Yichen_GU_from.TOPPAN@mas.gov.sg::9782995b-acfe-428a-acff-4978cf85921e" userProvider="AD" userName="Yichen GU from.TOPPAN (MAS)"/>
            </cr:reactionInfo>
          </cr:reaction>
        </cr:reactions>
      </w16:ext>
    </w16cex:extLst>
  </w16cex:commentExtensible>
  <w16cex:commentExtensible w16cex:durableId="720781D0" w16cex:dateUtc="2026-01-14T10:02:00Z">
    <w16cex:extLst>
      <w16:ext w16:uri="{CE6994B0-6A32-4C9F-8C6B-6E91EDA988CE}">
        <cr:reactions xmlns:cr="http://schemas.microsoft.com/office/comments/2020/reactions">
          <cr:reaction reactionType="1">
            <cr:reactionInfo dateUtc="2026-01-16T08:08:50Z">
              <cr:user userId="S::Yichen_GU_from.TOPPAN@mas.gov.sg::9782995b-acfe-428a-acff-4978cf85921e" userProvider="AD" userName="Yichen GU from.TOPPAN (MAS)"/>
            </cr:reactionInfo>
          </cr:reaction>
        </cr:reactions>
      </w16:ext>
    </w16cex:extLst>
  </w16cex:commentExtensible>
  <w16cex:commentExtensible w16cex:durableId="6D7182A8" w16cex:dateUtc="2026-01-16T08:09:00Z"/>
  <w16cex:commentExtensible w16cex:durableId="6E1878D7" w16cex:dateUtc="2025-12-30T08:22:00Z"/>
  <w16cex:commentExtensible w16cex:durableId="7345526C" w16cex:dateUtc="2025-12-30T09:05:00Z"/>
  <w16cex:commentExtensible w16cex:durableId="6C500067" w16cex:dateUtc="2026-01-14T05:59:00Z"/>
  <w16cex:commentExtensible w16cex:durableId="77659AA0" w16cex:dateUtc="2025-12-21T04:50:00Z"/>
  <w16cex:commentExtensible w16cex:durableId="5705AB8A" w16cex:dateUtc="2025-12-22T09:09:00Z"/>
  <w16cex:commentExtensible w16cex:durableId="3EC77FF9" w16cex:dateUtc="2025-12-29T03:50:00Z"/>
  <w16cex:commentExtensible w16cex:durableId="29ABA9C3" w16cex:dateUtc="2025-12-30T03:18:00Z"/>
  <w16cex:commentExtensible w16cex:durableId="09F338ED" w16cex:dateUtc="2026-01-13T03:04:00Z"/>
  <w16cex:commentExtensible w16cex:durableId="4FABDEB0" w16cex:dateUtc="2026-01-14T06:00:00Z"/>
  <w16cex:commentExtensible w16cex:durableId="72B5A7CB" w16cex:dateUtc="2026-01-13T03:06:00Z"/>
  <w16cex:commentExtensible w16cex:durableId="4A2C01ED" w16cex:dateUtc="2025-12-30T09:12:00Z"/>
  <w16cex:commentExtensible w16cex:durableId="64DD22F9" w16cex:dateUtc="2026-01-14T06:40:00Z"/>
  <w16cex:commentExtensible w16cex:durableId="7EE0DE35" w16cex:dateUtc="2026-01-14T06:41:00Z"/>
  <w16cex:commentExtensible w16cex:durableId="5325826F" w16cex:dateUtc="2025-12-30T09:18:00Z"/>
  <w16cex:commentExtensible w16cex:durableId="08758D65" w16cex:dateUtc="2026-01-13T10:38:00Z"/>
  <w16cex:commentExtensible w16cex:durableId="3BB1BA90" w16cex:dateUtc="2025-12-30T09:24:00Z"/>
  <w16cex:commentExtensible w16cex:durableId="37FF383D" w16cex:dateUtc="2025-12-20T16:24:00Z"/>
  <w16cex:commentExtensible w16cex:durableId="540BED9D" w16cex:dateUtc="2025-12-30T03:20:00Z"/>
  <w16cex:commentExtensible w16cex:durableId="317F7D1C" w16cex:dateUtc="2026-01-14T06:07:00Z"/>
  <w16cex:commentExtensible w16cex:durableId="077387B4" w16cex:dateUtc="2026-01-16T08:46:00Z"/>
  <w16cex:commentExtensible w16cex:durableId="5555112D" w16cex:dateUtc="2025-12-30T09:36:00Z"/>
  <w16cex:commentExtensible w16cex:durableId="5C97EFAD" w16cex:dateUtc="2026-01-06T09:44:00Z"/>
  <w16cex:commentExtensible w16cex:durableId="23739DE2" w16cex:dateUtc="2026-01-13T03:52:00Z"/>
  <w16cex:commentExtensible w16cex:durableId="4CE37759" w16cex:dateUtc="2025-12-21T16:00:00Z"/>
  <w16cex:commentExtensible w16cex:durableId="728B0F11" w16cex:dateUtc="2025-12-29T06:45:00Z"/>
  <w16cex:commentExtensible w16cex:durableId="2775B19F" w16cex:dateUtc="2026-01-06T10:40:00Z"/>
  <w16cex:commentExtensible w16cex:durableId="31A426DA" w16cex:dateUtc="2026-01-13T03:57:00Z"/>
  <w16cex:commentExtensible w16cex:durableId="15F66176" w16cex:dateUtc="2026-01-14T07:13:00Z"/>
  <w16cex:commentExtensible w16cex:durableId="399F77D6" w16cex:dateUtc="2026-01-13T03:56:00Z"/>
  <w16cex:commentExtensible w16cex:durableId="306849F7" w16cex:dateUtc="2026-01-14T09:45:00Z"/>
  <w16cex:commentExtensible w16cex:durableId="23BC23CC" w16cex:dateUtc="2026-01-14T09:48:00Z"/>
  <w16cex:commentExtensible w16cex:durableId="7F58A563" w16cex:dateUtc="2025-12-30T09:39:00Z"/>
  <w16cex:commentExtensible w16cex:durableId="1F2930A0" w16cex:dateUtc="2026-01-08T03:37:00Z"/>
  <w16cex:commentExtensible w16cex:durableId="32D6B2B0" w16cex:dateUtc="2026-01-06T09:44:00Z"/>
  <w16cex:commentExtensible w16cex:durableId="4D3A31D5" w16cex:dateUtc="2026-01-13T03:58:00Z"/>
  <w16cex:commentExtensible w16cex:durableId="29A1502C" w16cex:dateUtc="2025-12-30T09:41:00Z"/>
  <w16cex:commentExtensible w16cex:durableId="5D32D6B1" w16cex:dateUtc="2026-01-07T01:33:00Z"/>
  <w16cex:commentExtensible w16cex:durableId="6E70ADDA" w16cex:dateUtc="2026-01-07T01:32:00Z"/>
  <w16cex:commentExtensible w16cex:durableId="28A3D980" w16cex:dateUtc="2026-01-13T15:26:00Z"/>
  <w16cex:commentExtensible w16cex:durableId="544B5742" w16cex:dateUtc="2026-01-14T06:24:00Z"/>
  <w16cex:commentExtensible w16cex:durableId="30E7D666" w16cex:dateUtc="2025-12-21T08:52:00Z"/>
  <w16cex:commentExtensible w16cex:durableId="3D69F29D" w16cex:dateUtc="2025-12-29T05:51:00Z"/>
  <w16cex:commentExtensible w16cex:durableId="74F84607" w16cex:dateUtc="2025-12-21T15:51:00Z"/>
  <w16cex:commentExtensible w16cex:durableId="05C852CC" w16cex:dateUtc="2025-12-29T06:59:00Z"/>
  <w16cex:commentExtensible w16cex:durableId="3BF36C82" w16cex:dateUtc="2026-01-13T14:40:00Z"/>
  <w16cex:commentExtensible w16cex:durableId="38F42D6B" w16cex:dateUtc="2026-01-16T10:28:00Z"/>
  <w16cex:commentExtensible w16cex:durableId="4976279A" w16cex:dateUtc="2026-01-14T06:30:00Z"/>
  <w16cex:commentExtensible w16cex:durableId="711026BA" w16cex:dateUtc="2025-12-21T15:50:00Z"/>
  <w16cex:commentExtensible w16cex:durableId="0EE92479" w16cex:dateUtc="2025-12-29T05:52:00Z"/>
  <w16cex:commentExtensible w16cex:durableId="3E82C88E" w16cex:dateUtc="2025-12-21T05:25:00Z"/>
  <w16cex:commentExtensible w16cex:durableId="224257BC" w16cex:dateUtc="2025-12-29T05:53:00Z"/>
  <w16cex:commentExtensible w16cex:durableId="1EBD7016" w16cex:dateUtc="2025-12-30T09:49:00Z"/>
  <w16cex:commentExtensible w16cex:durableId="7C13E9D3" w16cex:dateUtc="2025-12-30T09:56:00Z"/>
  <w16cex:commentExtensible w16cex:durableId="3D93951D" w16cex:dateUtc="2026-01-16T09:55:00Z"/>
  <w16cex:commentExtensible w16cex:durableId="3A047266" w16cex:dateUtc="2025-12-21T16:05:00Z"/>
  <w16cex:commentExtensible w16cex:durableId="6A72123D" w16cex:dateUtc="2025-12-29T07:10:00Z"/>
  <w16cex:commentExtensible w16cex:durableId="6536BB48" w16cex:dateUtc="2026-01-13T15:38:00Z"/>
  <w16cex:commentExtensible w16cex:durableId="110FBBF4" w16cex:dateUtc="2026-01-13T04:26:00Z"/>
  <w16cex:commentExtensible w16cex:durableId="78C9E0D5" w16cex:dateUtc="2025-12-30T10:00:00Z"/>
  <w16cex:commentExtensible w16cex:durableId="3731FD03" w16cex:dateUtc="2026-01-13T04:30:00Z"/>
  <w16cex:commentExtensible w16cex:durableId="23418A53" w16cex:dateUtc="2026-01-14T04:11:00Z"/>
  <w16cex:commentExtensible w16cex:durableId="7D5CED60" w16cex:dateUtc="2025-12-21T05:41:00Z"/>
  <w16cex:commentExtensible w16cex:durableId="55628A5C" w16cex:dateUtc="2025-12-26T02:47:00Z"/>
  <w16cex:commentExtensible w16cex:durableId="4B59239C" w16cex:dateUtc="2026-01-13T04:41:00Z"/>
  <w16cex:commentExtensible w16cex:durableId="163429A0" w16cex:dateUtc="2026-01-13T15:46:00Z"/>
  <w16cex:commentExtensible w16cex:durableId="717CFD7A" w16cex:dateUtc="2025-12-23T13:02:00Z"/>
  <w16cex:commentExtensible w16cex:durableId="2296DC0F" w16cex:dateUtc="2025-12-29T07:41:00Z">
    <w16cex:extLst>
      <w16:ext w16:uri="{CE6994B0-6A32-4C9F-8C6B-6E91EDA988CE}">
        <cr:reactions xmlns:cr="http://schemas.microsoft.com/office/comments/2020/reactions">
          <cr:reaction reactionType="1">
            <cr:reactionInfo dateUtc="2026-01-13T15:47:25Z">
              <cr:user userId="S::Sharmaine_TAN@mas.gov.sg::53d78515-1965-4127-ba12-71ff653a0afb" userProvider="AD" userName="Sharmaine TAN (MAS)"/>
            </cr:reactionInfo>
          </cr:reaction>
        </cr:reactions>
      </w16:ext>
    </w16cex:extLst>
  </w16cex:commentExtensible>
  <w16cex:commentExtensible w16cex:durableId="7F48033C" w16cex:dateUtc="2026-01-06T08:59:00Z">
    <w16cex:extLst>
      <w16:ext w16:uri="{CE6994B0-6A32-4C9F-8C6B-6E91EDA988CE}">
        <cr:reactions xmlns:cr="http://schemas.microsoft.com/office/comments/2020/reactions">
          <cr:reaction reactionType="1">
            <cr:reactionInfo dateUtc="2026-01-13T15:47:27Z">
              <cr:user userId="S::Sharmaine_TAN@mas.gov.sg::53d78515-1965-4127-ba12-71ff653a0afb" userProvider="AD" userName="Sharmaine TAN (MAS)"/>
            </cr:reactionInfo>
          </cr:reaction>
        </cr:reactions>
      </w16:ext>
    </w16cex:extLst>
  </w16cex:commentExtensible>
  <w16cex:commentExtensible w16cex:durableId="7B19D33D" w16cex:dateUtc="2026-01-13T04:46:00Z"/>
  <w16cex:commentExtensible w16cex:durableId="7F5CF5DF" w16cex:dateUtc="2026-01-14T06:27:00Z"/>
  <w16cex:commentExtensible w16cex:durableId="392EE997" w16cex:dateUtc="2026-01-14T07:01:00Z"/>
  <w16cex:commentExtensible w16cex:durableId="0AAA25C9" w16cex:dateUtc="2026-01-14T07:46:00Z"/>
  <w16cex:commentExtensible w16cex:durableId="6FA9402C" w16cex:dateUtc="2026-01-13T06:58:00Z"/>
  <w16cex:commentExtensible w16cex:durableId="483E2D3A" w16cex:dateUtc="2026-01-06T08:58:00Z"/>
  <w16cex:commentExtensible w16cex:durableId="0550FCEC" w16cex:dateUtc="2026-01-06T08:59:00Z"/>
  <w16cex:commentExtensible w16cex:durableId="4468DFA5" w16cex:dateUtc="2026-01-13T07:02:00Z"/>
  <w16cex:commentExtensible w16cex:durableId="128C36CD" w16cex:dateUtc="2026-01-14T07:00:00Z"/>
  <w16cex:commentExtensible w16cex:durableId="694B6618" w16cex:dateUtc="2026-01-14T07:10:00Z">
    <w16cex:extLst>
      <w16:ext w16:uri="{CE6994B0-6A32-4C9F-8C6B-6E91EDA988CE}">
        <cr:reactions xmlns:cr="http://schemas.microsoft.com/office/comments/2020/reactions">
          <cr:reaction reactionType="1">
            <cr:reactionInfo dateUtc="2026-01-14T07:39:23Z">
              <cr:user userId="S::Yichen_GU_from.TOPPAN@mas.gov.sg::9782995b-acfe-428a-acff-4978cf85921e" userProvider="AD" userName="Yichen GU from.TOPPAN (MAS)"/>
            </cr:reactionInfo>
          </cr:reaction>
        </cr:reactions>
      </w16:ext>
    </w16cex:extLst>
  </w16cex:commentExtensible>
  <w16cex:commentExtensible w16cex:durableId="35530E52" w16cex:dateUtc="2026-01-06T09:01:00Z"/>
  <w16cex:commentExtensible w16cex:durableId="6DA859D5" w16cex:dateUtc="2026-01-13T07:10:00Z"/>
  <w16cex:commentExtensible w16cex:durableId="29858C1D" w16cex:dateUtc="2026-01-14T07:04:00Z"/>
  <w16cex:commentExtensible w16cex:durableId="05F321D4" w16cex:dateUtc="2026-01-13T07:18:00Z">
    <w16cex:extLst>
      <w16:ext w16:uri="{CE6994B0-6A32-4C9F-8C6B-6E91EDA988CE}">
        <cr:reactions xmlns:cr="http://schemas.microsoft.com/office/comments/2020/reactions">
          <cr:reaction reactionType="1">
            <cr:reactionInfo dateUtc="2026-01-14T07:24:27Z">
              <cr:user userId="S::Yichen_GU_from.TOPPAN@mas.gov.sg::9782995b-acfe-428a-acff-4978cf85921e" userProvider="AD" userName="Yichen GU from.TOPPAN (MAS)"/>
            </cr:reactionInfo>
          </cr:reaction>
        </cr:reactions>
      </w16:ext>
    </w16cex:extLst>
  </w16cex:commentExtensible>
  <w16cex:commentExtensible w16cex:durableId="1763EE26" w16cex:dateUtc="2026-01-14T07:26:00Z"/>
  <w16cex:commentExtensible w16cex:durableId="19D2F007" w16cex:dateUtc="2025-12-19T08:50:00Z"/>
  <w16cex:commentExtensible w16cex:durableId="53B3597A" w16cex:dateUtc="2025-12-29T07:54:00Z"/>
  <w16cex:commentExtensible w16cex:durableId="2F56720C" w16cex:dateUtc="2026-01-06T09:15:00Z"/>
  <w16cex:commentExtensible w16cex:durableId="69D24EAC" w16cex:dateUtc="2026-01-06T09:15:00Z"/>
  <w16cex:commentExtensible w16cex:durableId="0278C64F" w16cex:dateUtc="2026-01-13T07:36:00Z"/>
  <w16cex:commentExtensible w16cex:durableId="59F2EDE3" w16cex:dateUtc="2026-01-06T09:17:00Z"/>
  <w16cex:commentExtensible w16cex:durableId="667D0F72" w16cex:dateUtc="2026-01-13T08:08:00Z"/>
  <w16cex:commentExtensible w16cex:durableId="2686E750" w16cex:dateUtc="2026-01-14T06:29:00Z"/>
  <w16cex:commentExtensible w16cex:durableId="048BCE2D" w16cex:dateUtc="2025-12-23T13:24:00Z"/>
  <w16cex:commentExtensible w16cex:durableId="1524D33F" w16cex:dateUtc="2025-12-29T09:20:00Z"/>
  <w16cex:commentExtensible w16cex:durableId="70B218FD" w16cex:dateUtc="2025-12-19T08:55:00Z"/>
  <w16cex:commentExtensible w16cex:durableId="7C6ED517" w16cex:dateUtc="2025-12-29T15:34:00Z"/>
  <w16cex:commentExtensible w16cex:durableId="3963A098" w16cex:dateUtc="2026-01-06T09:18:00Z"/>
  <w16cex:commentExtensible w16cex:durableId="45D324C5" w16cex:dateUtc="2026-01-06T09:47:00Z"/>
  <w16cex:commentExtensible w16cex:durableId="45E321E0" w16cex:dateUtc="2026-01-14T07:28:00Z"/>
  <w16cex:commentExtensible w16cex:durableId="783782F7" w16cex:dateUtc="2026-01-14T04:17:00Z"/>
  <w16cex:commentExtensible w16cex:durableId="33704753" w16cex:dateUtc="2026-01-06T09:19:00Z"/>
  <w16cex:commentExtensible w16cex:durableId="79C92036" w16cex:dateUtc="2026-01-13T07:49:00Z"/>
  <w16cex:commentExtensible w16cex:durableId="351D55FB" w16cex:dateUtc="2026-01-14T04:14:00Z"/>
  <w16cex:commentExtensible w16cex:durableId="04CACE55" w16cex:dateUtc="2026-01-06T09:20:00Z"/>
  <w16cex:commentExtensible w16cex:durableId="551AA433" w16cex:dateUtc="2026-01-14T07:15:00Z"/>
  <w16cex:commentExtensible w16cex:durableId="5EE09ECD" w16cex:dateUtc="2026-01-14T07:27:00Z"/>
  <w16cex:commentExtensible w16cex:durableId="5F3DA7C5" w16cex:dateUtc="2026-01-13T07:52:00Z"/>
  <w16cex:commentExtensible w16cex:durableId="702E8DFA" w16cex:dateUtc="2026-01-13T07:55:00Z"/>
  <w16cex:commentExtensible w16cex:durableId="26D02597" w16cex:dateUtc="2026-01-13T07:58:00Z"/>
  <w16cex:commentExtensible w16cex:durableId="4F3AE7D3" w16cex:dateUtc="2026-01-13T07:59:00Z"/>
  <w16cex:commentExtensible w16cex:durableId="224F4CEA" w16cex:dateUtc="2026-01-06T09:22:00Z"/>
  <w16cex:commentExtensible w16cex:durableId="5AAD9901" w16cex:dateUtc="2026-01-06T09:22:00Z"/>
  <w16cex:commentExtensible w16cex:durableId="31E1BF8F" w16cex:dateUtc="2026-01-13T08:01:00Z"/>
  <w16cex:commentExtensible w16cex:durableId="5E6E9DEC" w16cex:dateUtc="2026-01-06T09:23:00Z"/>
  <w16cex:commentExtensible w16cex:durableId="17D7DCC5" w16cex:dateUtc="2026-01-13T09:41:00Z"/>
  <w16cex:commentExtensible w16cex:durableId="37A4674E" w16cex:dateUtc="2026-01-06T09:34:00Z"/>
  <w16cex:commentExtensible w16cex:durableId="6CF00AF6" w16cex:dateUtc="2025-12-23T13:24:00Z"/>
  <w16cex:commentExtensible w16cex:durableId="1B846AB4" w16cex:dateUtc="2025-12-29T09:20:00Z"/>
  <w16cex:commentExtensible w16cex:durableId="1D1BB76E" w16cex:dateUtc="2026-01-13T10:10:00Z"/>
  <w16cex:commentExtensible w16cex:durableId="3067B3F6" w16cex:dateUtc="2026-01-06T09:35:00Z"/>
  <w16cex:commentExtensible w16cex:durableId="26E9D83E" w16cex:dateUtc="2026-01-06T09:38:00Z"/>
  <w16cex:commentExtensible w16cex:durableId="42353A74" w16cex:dateUtc="2026-01-13T10:13:00Z"/>
  <w16cex:commentExtensible w16cex:durableId="31B88F68" w16cex:dateUtc="2026-01-13T10:20:00Z"/>
  <w16cex:commentExtensible w16cex:durableId="1D571DA6" w16cex:dateUtc="2026-01-06T09:40:00Z"/>
  <w16cex:commentExtensible w16cex:durableId="3257B71C" w16cex:dateUtc="2026-01-13T10:24:00Z"/>
  <w16cex:commentExtensible w16cex:durableId="05AAB7DC" w16cex:dateUtc="2026-01-14T01:14:00Z">
    <w16cex:extLst>
      <w16:ext w16:uri="{CE6994B0-6A32-4C9F-8C6B-6E91EDA988CE}">
        <cr:reactions xmlns:cr="http://schemas.microsoft.com/office/comments/2020/reactions">
          <cr:reaction reactionType="1">
            <cr:reactionInfo dateUtc="2026-01-14T06:37:07Z">
              <cr:user userId="S::Jasmine_WL_TEO@mas.gov.sg::34413f05-e986-4e09-8778-ae4fd1a20dfb" userProvider="AD" userName="Jasmine WL TEO (MAS)"/>
            </cr:reactionInfo>
          </cr:reaction>
        </cr:reactions>
      </w16:ext>
    </w16cex:extLst>
  </w16cex:commentExtensible>
  <w16cex:commentExtensible w16cex:durableId="46026F2A" w16cex:dateUtc="2026-01-14T09:50:00Z"/>
  <w16cex:commentExtensible w16cex:durableId="3667BC68" w16cex:dateUtc="2026-01-14T01:18:00Z"/>
  <w16cex:commentExtensible w16cex:durableId="77C60E6B" w16cex:dateUtc="2025-12-23T13:24:00Z"/>
  <w16cex:commentExtensible w16cex:durableId="52B0508F" w16cex:dateUtc="2025-12-29T09:20:00Z"/>
  <w16cex:commentExtensible w16cex:durableId="697DE02F" w16cex:dateUtc="2026-01-06T09:47:00Z"/>
  <w16cex:commentExtensible w16cex:durableId="5D1715FF" w16cex:dateUtc="2026-01-14T08:00:00Z"/>
  <w16cex:commentExtensible w16cex:durableId="062F278D" w16cex:dateUtc="2026-01-06T09:47:00Z"/>
  <w16cex:commentExtensible w16cex:durableId="34087E0D" w16cex:dateUtc="2026-01-13T15:07:00Z"/>
  <w16cex:commentExtensible w16cex:durableId="658DD71B" w16cex:dateUtc="2026-01-14T07:10:00Z"/>
  <w16cex:commentExtensible w16cex:durableId="3610FD1D" w16cex:dateUtc="2026-01-07T01:48:00Z"/>
  <w16cex:commentExtensible w16cex:durableId="7DB73532" w16cex:dateUtc="2025-12-23T13:24:00Z"/>
  <w16cex:commentExtensible w16cex:durableId="3D2D477C" w16cex:dateUtc="2025-12-29T09:20:00Z"/>
  <w16cex:commentExtensible w16cex:durableId="123B16BC" w16cex:dateUtc="2026-01-14T01:28:00Z"/>
  <w16cex:commentExtensible w16cex:durableId="1465A93D" w16cex:dateUtc="2026-01-14T01:30:00Z"/>
  <w16cex:commentExtensible w16cex:durableId="7DEA572A" w16cex:dateUtc="2026-01-06T09:54:00Z"/>
  <w16cex:commentExtensible w16cex:durableId="10D989B3" w16cex:dateUtc="2025-12-30T02:42:00Z"/>
  <w16cex:commentExtensible w16cex:durableId="3AB49870" w16cex:dateUtc="2025-12-30T07:00:00Z"/>
  <w16cex:commentExtensible w16cex:durableId="3A6B1262" w16cex:dateUtc="2026-01-06T09:56:00Z"/>
  <w16cex:commentExtensible w16cex:durableId="323D90F9" w16cex:dateUtc="2026-01-06T09:56:00Z"/>
  <w16cex:commentExtensible w16cex:durableId="4C93B082" w16cex:dateUtc="2026-01-14T07:44:00Z"/>
  <w16cex:commentExtensible w16cex:durableId="25AFEC86" w16cex:dateUtc="2026-01-06T09:58:00Z"/>
  <w16cex:commentExtensible w16cex:durableId="0474E6E4" w16cex:dateUtc="2026-01-14T01:47:00Z"/>
  <w16cex:commentExtensible w16cex:durableId="09EB5677" w16cex:dateUtc="2026-01-14T04:20:00Z"/>
  <w16cex:commentExtensible w16cex:durableId="09AC1BCF" w16cex:dateUtc="2026-01-14T07:45:00Z"/>
  <w16cex:commentExtensible w16cex:durableId="0C0DE399" w16cex:dateUtc="2026-01-14T06:39:00Z"/>
  <w16cex:commentExtensible w16cex:durableId="22BAB459" w16cex:dateUtc="2025-12-29T08:06:00Z"/>
  <w16cex:commentExtensible w16cex:durableId="4D33515E" w16cex:dateUtc="2026-01-13T09:50:00Z"/>
  <w16cex:commentExtensible w16cex:durableId="3C9AC9E4" w16cex:dateUtc="2026-01-14T06:39:00Z"/>
  <w16cex:commentExtensible w16cex:durableId="3CED0920" w16cex:dateUtc="2026-01-06T09:59:00Z"/>
  <w16cex:commentExtensible w16cex:durableId="67F506CB" w16cex:dateUtc="2025-12-23T13:43:00Z"/>
  <w16cex:commentExtensible w16cex:durableId="75D412AD" w16cex:dateUtc="2025-12-29T08:03:00Z"/>
  <w16cex:commentExtensible w16cex:durableId="62EEB879" w16cex:dateUtc="2025-12-09T0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CE8807" w16cid:durableId="5AE089BB"/>
  <w16cid:commentId w16cid:paraId="0BEDA7D3" w16cid:durableId="5019E5AB"/>
  <w16cid:commentId w16cid:paraId="26CEB0A0" w16cid:durableId="5988E8B0"/>
  <w16cid:commentId w16cid:paraId="02E8B0F3" w16cid:durableId="68C940D8"/>
  <w16cid:commentId w16cid:paraId="33F1408E" w16cid:durableId="518B334E"/>
  <w16cid:commentId w16cid:paraId="7AF7DF99" w16cid:durableId="7D8B0368"/>
  <w16cid:commentId w16cid:paraId="65432F4E" w16cid:durableId="3C8E2AAA"/>
  <w16cid:commentId w16cid:paraId="033EA7E6" w16cid:durableId="2D355646"/>
  <w16cid:commentId w16cid:paraId="1D011A23" w16cid:durableId="1EDBAE33"/>
  <w16cid:commentId w16cid:paraId="550BB485" w16cid:durableId="474A3B81"/>
  <w16cid:commentId w16cid:paraId="41B3553E" w16cid:durableId="27C4BBF9"/>
  <w16cid:commentId w16cid:paraId="5AAA18BD" w16cid:durableId="4F69F344"/>
  <w16cid:commentId w16cid:paraId="66011AF4" w16cid:durableId="746A73BE"/>
  <w16cid:commentId w16cid:paraId="01B26148" w16cid:durableId="328D00FF"/>
  <w16cid:commentId w16cid:paraId="63CB57B2" w16cid:durableId="0DD8B61B"/>
  <w16cid:commentId w16cid:paraId="1A5108EC" w16cid:durableId="14B139FC"/>
  <w16cid:commentId w16cid:paraId="2EE6EBFC" w16cid:durableId="4A8D5E84"/>
  <w16cid:commentId w16cid:paraId="6CE34EF8" w16cid:durableId="545F131A"/>
  <w16cid:commentId w16cid:paraId="725FA4FD" w16cid:durableId="751907BC"/>
  <w16cid:commentId w16cid:paraId="486DE3E1" w16cid:durableId="6A8C18C3"/>
  <w16cid:commentId w16cid:paraId="01DFFFD0" w16cid:durableId="366A469F"/>
  <w16cid:commentId w16cid:paraId="2AA59E5D" w16cid:durableId="494E2BED"/>
  <w16cid:commentId w16cid:paraId="7B51088A" w16cid:durableId="25BD6029"/>
  <w16cid:commentId w16cid:paraId="203DAB9F" w16cid:durableId="33BBE3B3"/>
  <w16cid:commentId w16cid:paraId="7B3B8816" w16cid:durableId="0D5FE8DE"/>
  <w16cid:commentId w16cid:paraId="4A21A5D4" w16cid:durableId="2C5ACB2D"/>
  <w16cid:commentId w16cid:paraId="5D77B508" w16cid:durableId="3B1E736F"/>
  <w16cid:commentId w16cid:paraId="39E0711C" w16cid:durableId="346518AC"/>
  <w16cid:commentId w16cid:paraId="598AE9A2" w16cid:durableId="7BAB2CCD"/>
  <w16cid:commentId w16cid:paraId="5B2C3610" w16cid:durableId="0C434127"/>
  <w16cid:commentId w16cid:paraId="3D1397B9" w16cid:durableId="621C26AA"/>
  <w16cid:commentId w16cid:paraId="4B411DA9" w16cid:durableId="136FE36B"/>
  <w16cid:commentId w16cid:paraId="55A09138" w16cid:durableId="57F3DA2D"/>
  <w16cid:commentId w16cid:paraId="52F38EB1" w16cid:durableId="009F75EA"/>
  <w16cid:commentId w16cid:paraId="4BDB8BA3" w16cid:durableId="7F8BB87A"/>
  <w16cid:commentId w16cid:paraId="205093CF" w16cid:durableId="3317448B"/>
  <w16cid:commentId w16cid:paraId="44D76CB7" w16cid:durableId="2818FE45"/>
  <w16cid:commentId w16cid:paraId="0A42598A" w16cid:durableId="23E48580"/>
  <w16cid:commentId w16cid:paraId="32CD575A" w16cid:durableId="32D9818D"/>
  <w16cid:commentId w16cid:paraId="423E16AB" w16cid:durableId="30FB6D2B"/>
  <w16cid:commentId w16cid:paraId="59C13147" w16cid:durableId="28856B22"/>
  <w16cid:commentId w16cid:paraId="040183DB" w16cid:durableId="5FF415C7"/>
  <w16cid:commentId w16cid:paraId="4C9F1181" w16cid:durableId="4A4FA4F7"/>
  <w16cid:commentId w16cid:paraId="1A9DE5D2" w16cid:durableId="7D66701F"/>
  <w16cid:commentId w16cid:paraId="6B94A913" w16cid:durableId="720781D0"/>
  <w16cid:commentId w16cid:paraId="02752C86" w16cid:durableId="6D7182A8"/>
  <w16cid:commentId w16cid:paraId="3966D78B" w16cid:durableId="6E1878D7"/>
  <w16cid:commentId w16cid:paraId="634DB80A" w16cid:durableId="7345526C"/>
  <w16cid:commentId w16cid:paraId="58DE97BD" w16cid:durableId="6C500067"/>
  <w16cid:commentId w16cid:paraId="0BDC7358" w16cid:durableId="77659AA0"/>
  <w16cid:commentId w16cid:paraId="3512F7EC" w16cid:durableId="5705AB8A"/>
  <w16cid:commentId w16cid:paraId="7EF9B104" w16cid:durableId="3EC77FF9"/>
  <w16cid:commentId w16cid:paraId="33FEC14B" w16cid:durableId="29ABA9C3"/>
  <w16cid:commentId w16cid:paraId="3856E4E0" w16cid:durableId="09F338ED"/>
  <w16cid:commentId w16cid:paraId="6F440FE4" w16cid:durableId="4FABDEB0"/>
  <w16cid:commentId w16cid:paraId="6273AB03" w16cid:durableId="72B5A7CB"/>
  <w16cid:commentId w16cid:paraId="338224D0" w16cid:durableId="4A2C01ED"/>
  <w16cid:commentId w16cid:paraId="3F96F745" w16cid:durableId="64DD22F9"/>
  <w16cid:commentId w16cid:paraId="2F7D2EFE" w16cid:durableId="7EE0DE35"/>
  <w16cid:commentId w16cid:paraId="70568258" w16cid:durableId="5325826F"/>
  <w16cid:commentId w16cid:paraId="30D0909A" w16cid:durableId="08758D65"/>
  <w16cid:commentId w16cid:paraId="04ADFD58" w16cid:durableId="3BB1BA90"/>
  <w16cid:commentId w16cid:paraId="1B723A15" w16cid:durableId="37FF383D"/>
  <w16cid:commentId w16cid:paraId="1B824D55" w16cid:durableId="540BED9D"/>
  <w16cid:commentId w16cid:paraId="0393C006" w16cid:durableId="317F7D1C"/>
  <w16cid:commentId w16cid:paraId="3FD24676" w16cid:durableId="077387B4"/>
  <w16cid:commentId w16cid:paraId="6F60414F" w16cid:durableId="5555112D"/>
  <w16cid:commentId w16cid:paraId="429CBA7B" w16cid:durableId="5C97EFAD"/>
  <w16cid:commentId w16cid:paraId="46C96893" w16cid:durableId="23739DE2"/>
  <w16cid:commentId w16cid:paraId="67CB7AF5" w16cid:durableId="4CE37759"/>
  <w16cid:commentId w16cid:paraId="0E8D2ED2" w16cid:durableId="728B0F11"/>
  <w16cid:commentId w16cid:paraId="51C5F891" w16cid:durableId="2775B19F"/>
  <w16cid:commentId w16cid:paraId="5494FD02" w16cid:durableId="31A426DA"/>
  <w16cid:commentId w16cid:paraId="6DCD34D9" w16cid:durableId="15F66176"/>
  <w16cid:commentId w16cid:paraId="2CEF84B2" w16cid:durableId="399F77D6"/>
  <w16cid:commentId w16cid:paraId="5F1108CE" w16cid:durableId="306849F7"/>
  <w16cid:commentId w16cid:paraId="2D410098" w16cid:durableId="23BC23CC"/>
  <w16cid:commentId w16cid:paraId="719AFE02" w16cid:durableId="7F58A563"/>
  <w16cid:commentId w16cid:paraId="53919F43" w16cid:durableId="1F2930A0"/>
  <w16cid:commentId w16cid:paraId="565C9AEA" w16cid:durableId="32D6B2B0"/>
  <w16cid:commentId w16cid:paraId="7BDB4D67" w16cid:durableId="4D3A31D5"/>
  <w16cid:commentId w16cid:paraId="550E83A8" w16cid:durableId="29A1502C"/>
  <w16cid:commentId w16cid:paraId="402F4565" w16cid:durableId="5D32D6B1"/>
  <w16cid:commentId w16cid:paraId="129F2B89" w16cid:durableId="6E70ADDA"/>
  <w16cid:commentId w16cid:paraId="05B12675" w16cid:durableId="28A3D980"/>
  <w16cid:commentId w16cid:paraId="71D7E98C" w16cid:durableId="544B5742"/>
  <w16cid:commentId w16cid:paraId="68A30DDA" w16cid:durableId="30E7D666"/>
  <w16cid:commentId w16cid:paraId="54F7C30C" w16cid:durableId="3D69F29D"/>
  <w16cid:commentId w16cid:paraId="7E4A092F" w16cid:durableId="74F84607"/>
  <w16cid:commentId w16cid:paraId="0FECDDA9" w16cid:durableId="05C852CC"/>
  <w16cid:commentId w16cid:paraId="009880C6" w16cid:durableId="3BF36C82"/>
  <w16cid:commentId w16cid:paraId="434FD104" w16cid:durableId="38F42D6B"/>
  <w16cid:commentId w16cid:paraId="7C75427D" w16cid:durableId="4976279A"/>
  <w16cid:commentId w16cid:paraId="68ABD33D" w16cid:durableId="711026BA"/>
  <w16cid:commentId w16cid:paraId="106750FB" w16cid:durableId="0EE92479"/>
  <w16cid:commentId w16cid:paraId="2D9A85E1" w16cid:durableId="3E82C88E"/>
  <w16cid:commentId w16cid:paraId="2F32F974" w16cid:durableId="224257BC"/>
  <w16cid:commentId w16cid:paraId="7B252AA6" w16cid:durableId="1EBD7016"/>
  <w16cid:commentId w16cid:paraId="5AF164C7" w16cid:durableId="7C13E9D3"/>
  <w16cid:commentId w16cid:paraId="4CC96E0F" w16cid:durableId="3D93951D"/>
  <w16cid:commentId w16cid:paraId="30227892" w16cid:durableId="3A047266"/>
  <w16cid:commentId w16cid:paraId="5DF4397A" w16cid:durableId="6A72123D"/>
  <w16cid:commentId w16cid:paraId="78FA88D4" w16cid:durableId="6536BB48"/>
  <w16cid:commentId w16cid:paraId="259382FF" w16cid:durableId="110FBBF4"/>
  <w16cid:commentId w16cid:paraId="49D9D1EA" w16cid:durableId="78C9E0D5"/>
  <w16cid:commentId w16cid:paraId="77C94C13" w16cid:durableId="3731FD03"/>
  <w16cid:commentId w16cid:paraId="4CC6B758" w16cid:durableId="23418A53"/>
  <w16cid:commentId w16cid:paraId="15ADF7E4" w16cid:durableId="7D5CED60"/>
  <w16cid:commentId w16cid:paraId="28F13D65" w16cid:durableId="55628A5C"/>
  <w16cid:commentId w16cid:paraId="1C9FF333" w16cid:durableId="4B59239C"/>
  <w16cid:commentId w16cid:paraId="633DEE8B" w16cid:durableId="163429A0"/>
  <w16cid:commentId w16cid:paraId="484A3525" w16cid:durableId="717CFD7A"/>
  <w16cid:commentId w16cid:paraId="6CDCE0D6" w16cid:durableId="2296DC0F"/>
  <w16cid:commentId w16cid:paraId="20608522" w16cid:durableId="7F48033C"/>
  <w16cid:commentId w16cid:paraId="1719D902" w16cid:durableId="7B19D33D"/>
  <w16cid:commentId w16cid:paraId="211F6A51" w16cid:durableId="7F5CF5DF"/>
  <w16cid:commentId w16cid:paraId="1F8680FD" w16cid:durableId="392EE997"/>
  <w16cid:commentId w16cid:paraId="7417EE0E" w16cid:durableId="0AAA25C9"/>
  <w16cid:commentId w16cid:paraId="452C2C79" w16cid:durableId="6FA9402C"/>
  <w16cid:commentId w16cid:paraId="13FBFD45" w16cid:durableId="483E2D3A"/>
  <w16cid:commentId w16cid:paraId="38E86296" w16cid:durableId="0550FCEC"/>
  <w16cid:commentId w16cid:paraId="79F522EE" w16cid:durableId="4468DFA5"/>
  <w16cid:commentId w16cid:paraId="3FE7F2DE" w16cid:durableId="128C36CD"/>
  <w16cid:commentId w16cid:paraId="09ABFEDC" w16cid:durableId="694B6618"/>
  <w16cid:commentId w16cid:paraId="367FD434" w16cid:durableId="35530E52"/>
  <w16cid:commentId w16cid:paraId="4101A965" w16cid:durableId="6DA859D5"/>
  <w16cid:commentId w16cid:paraId="7414D326" w16cid:durableId="29858C1D"/>
  <w16cid:commentId w16cid:paraId="4EB4090F" w16cid:durableId="05F321D4"/>
  <w16cid:commentId w16cid:paraId="4A0CC496" w16cid:durableId="1763EE26"/>
  <w16cid:commentId w16cid:paraId="44EC1385" w16cid:durableId="19D2F007"/>
  <w16cid:commentId w16cid:paraId="4573831E" w16cid:durableId="53B3597A"/>
  <w16cid:commentId w16cid:paraId="18C8491D" w16cid:durableId="2F56720C"/>
  <w16cid:commentId w16cid:paraId="46C9C91D" w16cid:durableId="69D24EAC"/>
  <w16cid:commentId w16cid:paraId="7897AC00" w16cid:durableId="0278C64F"/>
  <w16cid:commentId w16cid:paraId="724C07F8" w16cid:durableId="59F2EDE3"/>
  <w16cid:commentId w16cid:paraId="04F0C9C7" w16cid:durableId="667D0F72"/>
  <w16cid:commentId w16cid:paraId="208496E2" w16cid:durableId="2686E750"/>
  <w16cid:commentId w16cid:paraId="5051C539" w16cid:durableId="048BCE2D"/>
  <w16cid:commentId w16cid:paraId="6C07FFE2" w16cid:durableId="1524D33F"/>
  <w16cid:commentId w16cid:paraId="200B88B4" w16cid:durableId="70B218FD"/>
  <w16cid:commentId w16cid:paraId="2BEA0696" w16cid:durableId="7C6ED517"/>
  <w16cid:commentId w16cid:paraId="66A6FCB7" w16cid:durableId="3963A098"/>
  <w16cid:commentId w16cid:paraId="29F1F512" w16cid:durableId="45D324C5"/>
  <w16cid:commentId w16cid:paraId="65F9FACB" w16cid:durableId="45E321E0"/>
  <w16cid:commentId w16cid:paraId="203C447A" w16cid:durableId="783782F7"/>
  <w16cid:commentId w16cid:paraId="32707F80" w16cid:durableId="33704753"/>
  <w16cid:commentId w16cid:paraId="778AFC53" w16cid:durableId="79C92036"/>
  <w16cid:commentId w16cid:paraId="0A27FF56" w16cid:durableId="351D55FB"/>
  <w16cid:commentId w16cid:paraId="057EDBE0" w16cid:durableId="04CACE55"/>
  <w16cid:commentId w16cid:paraId="3305C9B4" w16cid:durableId="551AA433"/>
  <w16cid:commentId w16cid:paraId="66B4FC27" w16cid:durableId="5EE09ECD"/>
  <w16cid:commentId w16cid:paraId="1D2F938F" w16cid:durableId="5F3DA7C5"/>
  <w16cid:commentId w16cid:paraId="37EB079E" w16cid:durableId="702E8DFA"/>
  <w16cid:commentId w16cid:paraId="21E91AA7" w16cid:durableId="26D02597"/>
  <w16cid:commentId w16cid:paraId="0D2B2DC4" w16cid:durableId="4F3AE7D3"/>
  <w16cid:commentId w16cid:paraId="6430F176" w16cid:durableId="224F4CEA"/>
  <w16cid:commentId w16cid:paraId="4CB15AD4" w16cid:durableId="5AAD9901"/>
  <w16cid:commentId w16cid:paraId="5B2FFFD6" w16cid:durableId="31E1BF8F"/>
  <w16cid:commentId w16cid:paraId="19C4AD3B" w16cid:durableId="5E6E9DEC"/>
  <w16cid:commentId w16cid:paraId="52088D75" w16cid:durableId="17D7DCC5"/>
  <w16cid:commentId w16cid:paraId="1085D02F" w16cid:durableId="37A4674E"/>
  <w16cid:commentId w16cid:paraId="76EA2571" w16cid:durableId="6CF00AF6"/>
  <w16cid:commentId w16cid:paraId="795AE225" w16cid:durableId="1B846AB4"/>
  <w16cid:commentId w16cid:paraId="66F247B4" w16cid:durableId="1D1BB76E"/>
  <w16cid:commentId w16cid:paraId="32645454" w16cid:durableId="3067B3F6"/>
  <w16cid:commentId w16cid:paraId="11143D71" w16cid:durableId="26E9D83E"/>
  <w16cid:commentId w16cid:paraId="6B0D49E2" w16cid:durableId="42353A74"/>
  <w16cid:commentId w16cid:paraId="2ADC3553" w16cid:durableId="31B88F68"/>
  <w16cid:commentId w16cid:paraId="05102810" w16cid:durableId="1D571DA6"/>
  <w16cid:commentId w16cid:paraId="474B9F3E" w16cid:durableId="3257B71C"/>
  <w16cid:commentId w16cid:paraId="38E9676E" w16cid:durableId="05AAB7DC"/>
  <w16cid:commentId w16cid:paraId="041BC550" w16cid:durableId="46026F2A"/>
  <w16cid:commentId w16cid:paraId="74BF38F9" w16cid:durableId="3667BC68"/>
  <w16cid:commentId w16cid:paraId="48F22720" w16cid:durableId="77C60E6B"/>
  <w16cid:commentId w16cid:paraId="0CD3C11B" w16cid:durableId="52B0508F"/>
  <w16cid:commentId w16cid:paraId="5676EB9D" w16cid:durableId="697DE02F"/>
  <w16cid:commentId w16cid:paraId="101C1EBF" w16cid:durableId="5D1715FF"/>
  <w16cid:commentId w16cid:paraId="0600413F" w16cid:durableId="062F278D"/>
  <w16cid:commentId w16cid:paraId="596F43C5" w16cid:durableId="34087E0D"/>
  <w16cid:commentId w16cid:paraId="538CC000" w16cid:durableId="658DD71B"/>
  <w16cid:commentId w16cid:paraId="6D06D97F" w16cid:durableId="3610FD1D"/>
  <w16cid:commentId w16cid:paraId="53D4F926" w16cid:durableId="7DB73532"/>
  <w16cid:commentId w16cid:paraId="2C67188C" w16cid:durableId="3D2D477C"/>
  <w16cid:commentId w16cid:paraId="338C8E47" w16cid:durableId="123B16BC"/>
  <w16cid:commentId w16cid:paraId="0AD41BE3" w16cid:durableId="1465A93D"/>
  <w16cid:commentId w16cid:paraId="102938DC" w16cid:durableId="7DEA572A"/>
  <w16cid:commentId w16cid:paraId="5414E999" w16cid:durableId="10D989B3"/>
  <w16cid:commentId w16cid:paraId="2C10D93F" w16cid:durableId="3AB49870"/>
  <w16cid:commentId w16cid:paraId="6A844E8F" w16cid:durableId="3A6B1262"/>
  <w16cid:commentId w16cid:paraId="78E83E31" w16cid:durableId="323D90F9"/>
  <w16cid:commentId w16cid:paraId="40220AF3" w16cid:durableId="4C93B082"/>
  <w16cid:commentId w16cid:paraId="4C7E1FD6" w16cid:durableId="25AFEC86"/>
  <w16cid:commentId w16cid:paraId="0F913BF5" w16cid:durableId="0474E6E4"/>
  <w16cid:commentId w16cid:paraId="442D8943" w16cid:durableId="09EB5677"/>
  <w16cid:commentId w16cid:paraId="2E69A3EE" w16cid:durableId="09AC1BCF"/>
  <w16cid:commentId w16cid:paraId="582DC326" w16cid:durableId="0C0DE399"/>
  <w16cid:commentId w16cid:paraId="4288E594" w16cid:durableId="22BAB459"/>
  <w16cid:commentId w16cid:paraId="366846C7" w16cid:durableId="4D33515E"/>
  <w16cid:commentId w16cid:paraId="4AD978E3" w16cid:durableId="3C9AC9E4"/>
  <w16cid:commentId w16cid:paraId="759AB5D2" w16cid:durableId="3CED0920"/>
  <w16cid:commentId w16cid:paraId="6C4DFFFA" w16cid:durableId="67F506CB"/>
  <w16cid:commentId w16cid:paraId="482F1AAE" w16cid:durableId="75D412AD"/>
  <w16cid:commentId w16cid:paraId="170CD152" w16cid:durableId="62EEB8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0FED1" w14:textId="77777777" w:rsidR="000F4FEB" w:rsidRDefault="000F4FEB">
      <w:r>
        <w:separator/>
      </w:r>
    </w:p>
  </w:endnote>
  <w:endnote w:type="continuationSeparator" w:id="0">
    <w:p w14:paraId="1A478043" w14:textId="77777777" w:rsidR="000F4FEB" w:rsidRDefault="000F4FEB">
      <w:r>
        <w:continuationSeparator/>
      </w:r>
    </w:p>
  </w:endnote>
  <w:endnote w:type="continuationNotice" w:id="1">
    <w:p w14:paraId="405C52DD" w14:textId="77777777" w:rsidR="000F4FEB" w:rsidRDefault="000F4F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Wide Latin">
    <w:panose1 w:val="020A0A070505050204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13F82" w14:textId="77777777" w:rsidR="000F4FEB" w:rsidRDefault="000F4FEB">
      <w:r>
        <w:separator/>
      </w:r>
    </w:p>
  </w:footnote>
  <w:footnote w:type="continuationSeparator" w:id="0">
    <w:p w14:paraId="4B42E264" w14:textId="77777777" w:rsidR="000F4FEB" w:rsidRDefault="000F4FEB">
      <w:r>
        <w:continuationSeparator/>
      </w:r>
    </w:p>
  </w:footnote>
  <w:footnote w:type="continuationNotice" w:id="1">
    <w:p w14:paraId="2EAA3844" w14:textId="77777777" w:rsidR="000F4FEB" w:rsidRDefault="000F4F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63F7" w14:textId="5DB5DCAD" w:rsidR="00FE3F53" w:rsidRPr="00545094" w:rsidRDefault="00D27BB1" w:rsidP="00587A02">
    <w:pPr>
      <w:pStyle w:val="Header"/>
      <w:spacing w:line="360" w:lineRule="auto"/>
    </w:pPr>
    <w:r>
      <w:rPr>
        <w:noProof/>
        <w:lang w:eastAsia="zh-CN"/>
      </w:rPr>
      <w:drawing>
        <wp:anchor distT="0" distB="0" distL="114300" distR="114300" simplePos="0" relativeHeight="251658240" behindDoc="0" locked="0" layoutInCell="1" allowOverlap="1" wp14:anchorId="5AA6FCBA" wp14:editId="779038E0">
          <wp:simplePos x="0" y="0"/>
          <wp:positionH relativeFrom="margin">
            <wp:align>right</wp:align>
          </wp:positionH>
          <wp:positionV relativeFrom="paragraph">
            <wp:posOffset>-345440</wp:posOffset>
          </wp:positionV>
          <wp:extent cx="1548130" cy="792480"/>
          <wp:effectExtent l="0" t="0" r="0" b="7620"/>
          <wp:wrapNone/>
          <wp:docPr id="394819835" name="Picture 394819835" descr="M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S_logo"/>
                  <pic:cNvPicPr>
                    <a:picLocks noChangeAspect="1" noChangeArrowheads="1"/>
                  </pic:cNvPicPr>
                </pic:nvPicPr>
                <pic:blipFill>
                  <a:blip r:embed="rId1"/>
                  <a:srcRect/>
                  <a:stretch>
                    <a:fillRect/>
                  </a:stretch>
                </pic:blipFill>
                <pic:spPr bwMode="auto">
                  <a:xfrm>
                    <a:off x="0" y="0"/>
                    <a:ext cx="1548130" cy="792480"/>
                  </a:xfrm>
                  <a:prstGeom prst="rect">
                    <a:avLst/>
                  </a:prstGeom>
                  <a:noFill/>
                  <a:ln w="9525">
                    <a:noFill/>
                    <a:miter lim="800000"/>
                    <a:headEnd/>
                    <a:tailEnd/>
                  </a:ln>
                </pic:spPr>
              </pic:pic>
            </a:graphicData>
          </a:graphic>
        </wp:anchor>
      </w:drawing>
    </w:r>
    <w:r w:rsidR="0011017E">
      <w:t>OMEGA – Open Market Execution Gateway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20E8BEE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FCF00B54"/>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9"/>
    <w:multiLevelType w:val="singleLevel"/>
    <w:tmpl w:val="AE9C346E"/>
    <w:lvl w:ilvl="0">
      <w:start w:val="1"/>
      <w:numFmt w:val="decimal"/>
      <w:pStyle w:val="BEST-Cell-ListNum-1"/>
      <w:lvlText w:val="%1."/>
      <w:lvlJc w:val="left"/>
      <w:pPr>
        <w:tabs>
          <w:tab w:val="num" w:pos="450"/>
        </w:tabs>
        <w:ind w:left="450"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rPr>
    </w:lvl>
  </w:abstractNum>
  <w:abstractNum w:abstractNumId="3" w15:restartNumberingAfterBreak="0">
    <w:nsid w:val="013576E6"/>
    <w:multiLevelType w:val="hybridMultilevel"/>
    <w:tmpl w:val="592A0236"/>
    <w:lvl w:ilvl="0" w:tplc="4F8C42BA">
      <w:start w:val="1"/>
      <w:numFmt w:val="bullet"/>
      <w:pStyle w:val="BulletSymbol"/>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18A3741"/>
    <w:multiLevelType w:val="hybridMultilevel"/>
    <w:tmpl w:val="06B479B4"/>
    <w:lvl w:ilvl="0" w:tplc="8054A138">
      <w:start w:val="1"/>
      <w:numFmt w:val="decimal"/>
      <w:lvlText w:val="%1."/>
      <w:lvlJc w:val="left"/>
      <w:pPr>
        <w:ind w:left="1020" w:hanging="360"/>
      </w:pPr>
    </w:lvl>
    <w:lvl w:ilvl="1" w:tplc="5B509AFC">
      <w:start w:val="1"/>
      <w:numFmt w:val="decimal"/>
      <w:lvlText w:val="%2."/>
      <w:lvlJc w:val="left"/>
      <w:pPr>
        <w:ind w:left="1020" w:hanging="360"/>
      </w:pPr>
    </w:lvl>
    <w:lvl w:ilvl="2" w:tplc="30301926">
      <w:start w:val="1"/>
      <w:numFmt w:val="decimal"/>
      <w:lvlText w:val="%3."/>
      <w:lvlJc w:val="left"/>
      <w:pPr>
        <w:ind w:left="1020" w:hanging="360"/>
      </w:pPr>
    </w:lvl>
    <w:lvl w:ilvl="3" w:tplc="34E81D3E">
      <w:start w:val="1"/>
      <w:numFmt w:val="decimal"/>
      <w:lvlText w:val="%4."/>
      <w:lvlJc w:val="left"/>
      <w:pPr>
        <w:ind w:left="1020" w:hanging="360"/>
      </w:pPr>
    </w:lvl>
    <w:lvl w:ilvl="4" w:tplc="44421F70">
      <w:start w:val="1"/>
      <w:numFmt w:val="decimal"/>
      <w:lvlText w:val="%5."/>
      <w:lvlJc w:val="left"/>
      <w:pPr>
        <w:ind w:left="1020" w:hanging="360"/>
      </w:pPr>
    </w:lvl>
    <w:lvl w:ilvl="5" w:tplc="635EA0A0">
      <w:start w:val="1"/>
      <w:numFmt w:val="decimal"/>
      <w:lvlText w:val="%6."/>
      <w:lvlJc w:val="left"/>
      <w:pPr>
        <w:ind w:left="1020" w:hanging="360"/>
      </w:pPr>
    </w:lvl>
    <w:lvl w:ilvl="6" w:tplc="AB16F550">
      <w:start w:val="1"/>
      <w:numFmt w:val="decimal"/>
      <w:lvlText w:val="%7."/>
      <w:lvlJc w:val="left"/>
      <w:pPr>
        <w:ind w:left="1020" w:hanging="360"/>
      </w:pPr>
    </w:lvl>
    <w:lvl w:ilvl="7" w:tplc="8BD4B66E">
      <w:start w:val="1"/>
      <w:numFmt w:val="decimal"/>
      <w:lvlText w:val="%8."/>
      <w:lvlJc w:val="left"/>
      <w:pPr>
        <w:ind w:left="1020" w:hanging="360"/>
      </w:pPr>
    </w:lvl>
    <w:lvl w:ilvl="8" w:tplc="389E67C2">
      <w:start w:val="1"/>
      <w:numFmt w:val="decimal"/>
      <w:lvlText w:val="%9."/>
      <w:lvlJc w:val="left"/>
      <w:pPr>
        <w:ind w:left="1020" w:hanging="360"/>
      </w:pPr>
    </w:lvl>
  </w:abstractNum>
  <w:abstractNum w:abstractNumId="5" w15:restartNumberingAfterBreak="0">
    <w:nsid w:val="04E60B7B"/>
    <w:multiLevelType w:val="hybridMultilevel"/>
    <w:tmpl w:val="1A7A33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5E42A87"/>
    <w:multiLevelType w:val="hybridMultilevel"/>
    <w:tmpl w:val="766C9BAA"/>
    <w:lvl w:ilvl="0" w:tplc="460C9960">
      <w:start w:val="1"/>
      <w:numFmt w:val="decimal"/>
      <w:lvlText w:val="%1."/>
      <w:lvlJc w:val="left"/>
      <w:pPr>
        <w:ind w:left="1020" w:hanging="360"/>
      </w:pPr>
    </w:lvl>
    <w:lvl w:ilvl="1" w:tplc="87F8B23A">
      <w:start w:val="1"/>
      <w:numFmt w:val="decimal"/>
      <w:lvlText w:val="%2."/>
      <w:lvlJc w:val="left"/>
      <w:pPr>
        <w:ind w:left="1020" w:hanging="360"/>
      </w:pPr>
    </w:lvl>
    <w:lvl w:ilvl="2" w:tplc="CC9C3174">
      <w:start w:val="1"/>
      <w:numFmt w:val="decimal"/>
      <w:lvlText w:val="%3."/>
      <w:lvlJc w:val="left"/>
      <w:pPr>
        <w:ind w:left="1020" w:hanging="360"/>
      </w:pPr>
    </w:lvl>
    <w:lvl w:ilvl="3" w:tplc="96641962">
      <w:start w:val="1"/>
      <w:numFmt w:val="decimal"/>
      <w:lvlText w:val="%4."/>
      <w:lvlJc w:val="left"/>
      <w:pPr>
        <w:ind w:left="1020" w:hanging="360"/>
      </w:pPr>
    </w:lvl>
    <w:lvl w:ilvl="4" w:tplc="489848F6">
      <w:start w:val="1"/>
      <w:numFmt w:val="decimal"/>
      <w:lvlText w:val="%5."/>
      <w:lvlJc w:val="left"/>
      <w:pPr>
        <w:ind w:left="1020" w:hanging="360"/>
      </w:pPr>
    </w:lvl>
    <w:lvl w:ilvl="5" w:tplc="5936089A">
      <w:start w:val="1"/>
      <w:numFmt w:val="decimal"/>
      <w:lvlText w:val="%6."/>
      <w:lvlJc w:val="left"/>
      <w:pPr>
        <w:ind w:left="1020" w:hanging="360"/>
      </w:pPr>
    </w:lvl>
    <w:lvl w:ilvl="6" w:tplc="7B7017CE">
      <w:start w:val="1"/>
      <w:numFmt w:val="decimal"/>
      <w:lvlText w:val="%7."/>
      <w:lvlJc w:val="left"/>
      <w:pPr>
        <w:ind w:left="1020" w:hanging="360"/>
      </w:pPr>
    </w:lvl>
    <w:lvl w:ilvl="7" w:tplc="949A5398">
      <w:start w:val="1"/>
      <w:numFmt w:val="decimal"/>
      <w:lvlText w:val="%8."/>
      <w:lvlJc w:val="left"/>
      <w:pPr>
        <w:ind w:left="1020" w:hanging="360"/>
      </w:pPr>
    </w:lvl>
    <w:lvl w:ilvl="8" w:tplc="6D606E20">
      <w:start w:val="1"/>
      <w:numFmt w:val="decimal"/>
      <w:lvlText w:val="%9."/>
      <w:lvlJc w:val="left"/>
      <w:pPr>
        <w:ind w:left="1020" w:hanging="360"/>
      </w:pPr>
    </w:lvl>
  </w:abstractNum>
  <w:abstractNum w:abstractNumId="7" w15:restartNumberingAfterBreak="0">
    <w:nsid w:val="06632EAC"/>
    <w:multiLevelType w:val="hybridMultilevel"/>
    <w:tmpl w:val="715E9916"/>
    <w:lvl w:ilvl="0" w:tplc="8A962B5A">
      <w:start w:val="1"/>
      <w:numFmt w:val="bullet"/>
      <w:lvlText w:val=""/>
      <w:lvlJc w:val="left"/>
      <w:pPr>
        <w:ind w:left="1440" w:hanging="360"/>
      </w:pPr>
      <w:rPr>
        <w:rFonts w:ascii="Symbol" w:hAnsi="Symbol"/>
      </w:rPr>
    </w:lvl>
    <w:lvl w:ilvl="1" w:tplc="A65ECE3A">
      <w:start w:val="1"/>
      <w:numFmt w:val="bullet"/>
      <w:lvlText w:val=""/>
      <w:lvlJc w:val="left"/>
      <w:pPr>
        <w:ind w:left="1440" w:hanging="360"/>
      </w:pPr>
      <w:rPr>
        <w:rFonts w:ascii="Symbol" w:hAnsi="Symbol"/>
      </w:rPr>
    </w:lvl>
    <w:lvl w:ilvl="2" w:tplc="16E0DC56">
      <w:start w:val="1"/>
      <w:numFmt w:val="bullet"/>
      <w:lvlText w:val=""/>
      <w:lvlJc w:val="left"/>
      <w:pPr>
        <w:ind w:left="1440" w:hanging="360"/>
      </w:pPr>
      <w:rPr>
        <w:rFonts w:ascii="Symbol" w:hAnsi="Symbol"/>
      </w:rPr>
    </w:lvl>
    <w:lvl w:ilvl="3" w:tplc="7FBA8CDC">
      <w:start w:val="1"/>
      <w:numFmt w:val="bullet"/>
      <w:lvlText w:val=""/>
      <w:lvlJc w:val="left"/>
      <w:pPr>
        <w:ind w:left="1440" w:hanging="360"/>
      </w:pPr>
      <w:rPr>
        <w:rFonts w:ascii="Symbol" w:hAnsi="Symbol"/>
      </w:rPr>
    </w:lvl>
    <w:lvl w:ilvl="4" w:tplc="608C77D4">
      <w:start w:val="1"/>
      <w:numFmt w:val="bullet"/>
      <w:lvlText w:val=""/>
      <w:lvlJc w:val="left"/>
      <w:pPr>
        <w:ind w:left="1440" w:hanging="360"/>
      </w:pPr>
      <w:rPr>
        <w:rFonts w:ascii="Symbol" w:hAnsi="Symbol"/>
      </w:rPr>
    </w:lvl>
    <w:lvl w:ilvl="5" w:tplc="5E7086A2">
      <w:start w:val="1"/>
      <w:numFmt w:val="bullet"/>
      <w:lvlText w:val=""/>
      <w:lvlJc w:val="left"/>
      <w:pPr>
        <w:ind w:left="1440" w:hanging="360"/>
      </w:pPr>
      <w:rPr>
        <w:rFonts w:ascii="Symbol" w:hAnsi="Symbol"/>
      </w:rPr>
    </w:lvl>
    <w:lvl w:ilvl="6" w:tplc="71E85FB4">
      <w:start w:val="1"/>
      <w:numFmt w:val="bullet"/>
      <w:lvlText w:val=""/>
      <w:lvlJc w:val="left"/>
      <w:pPr>
        <w:ind w:left="1440" w:hanging="360"/>
      </w:pPr>
      <w:rPr>
        <w:rFonts w:ascii="Symbol" w:hAnsi="Symbol"/>
      </w:rPr>
    </w:lvl>
    <w:lvl w:ilvl="7" w:tplc="1346B234">
      <w:start w:val="1"/>
      <w:numFmt w:val="bullet"/>
      <w:lvlText w:val=""/>
      <w:lvlJc w:val="left"/>
      <w:pPr>
        <w:ind w:left="1440" w:hanging="360"/>
      </w:pPr>
      <w:rPr>
        <w:rFonts w:ascii="Symbol" w:hAnsi="Symbol"/>
      </w:rPr>
    </w:lvl>
    <w:lvl w:ilvl="8" w:tplc="10AAAACE">
      <w:start w:val="1"/>
      <w:numFmt w:val="bullet"/>
      <w:lvlText w:val=""/>
      <w:lvlJc w:val="left"/>
      <w:pPr>
        <w:ind w:left="1440" w:hanging="360"/>
      </w:pPr>
      <w:rPr>
        <w:rFonts w:ascii="Symbol" w:hAnsi="Symbol"/>
      </w:rPr>
    </w:lvl>
  </w:abstractNum>
  <w:abstractNum w:abstractNumId="8" w15:restartNumberingAfterBreak="0">
    <w:nsid w:val="0AE53109"/>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011E3C"/>
    <w:multiLevelType w:val="hybridMultilevel"/>
    <w:tmpl w:val="53D225D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E2541A3"/>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503415"/>
    <w:multiLevelType w:val="hybridMultilevel"/>
    <w:tmpl w:val="6BC4A5A0"/>
    <w:lvl w:ilvl="0" w:tplc="91FE2C5A">
      <w:start w:val="1"/>
      <w:numFmt w:val="decimal"/>
      <w:lvlText w:val="%1."/>
      <w:lvlJc w:val="left"/>
      <w:pPr>
        <w:ind w:left="1020" w:hanging="360"/>
      </w:pPr>
    </w:lvl>
    <w:lvl w:ilvl="1" w:tplc="C6F068D6">
      <w:start w:val="1"/>
      <w:numFmt w:val="decimal"/>
      <w:lvlText w:val="%2."/>
      <w:lvlJc w:val="left"/>
      <w:pPr>
        <w:ind w:left="1020" w:hanging="360"/>
      </w:pPr>
    </w:lvl>
    <w:lvl w:ilvl="2" w:tplc="73060BBA">
      <w:start w:val="1"/>
      <w:numFmt w:val="decimal"/>
      <w:lvlText w:val="%3."/>
      <w:lvlJc w:val="left"/>
      <w:pPr>
        <w:ind w:left="1020" w:hanging="360"/>
      </w:pPr>
    </w:lvl>
    <w:lvl w:ilvl="3" w:tplc="49CA5232">
      <w:start w:val="1"/>
      <w:numFmt w:val="decimal"/>
      <w:lvlText w:val="%4."/>
      <w:lvlJc w:val="left"/>
      <w:pPr>
        <w:ind w:left="1020" w:hanging="360"/>
      </w:pPr>
    </w:lvl>
    <w:lvl w:ilvl="4" w:tplc="C9A2FD42">
      <w:start w:val="1"/>
      <w:numFmt w:val="decimal"/>
      <w:lvlText w:val="%5."/>
      <w:lvlJc w:val="left"/>
      <w:pPr>
        <w:ind w:left="1020" w:hanging="360"/>
      </w:pPr>
    </w:lvl>
    <w:lvl w:ilvl="5" w:tplc="5C3CE0F4">
      <w:start w:val="1"/>
      <w:numFmt w:val="decimal"/>
      <w:lvlText w:val="%6."/>
      <w:lvlJc w:val="left"/>
      <w:pPr>
        <w:ind w:left="1020" w:hanging="360"/>
      </w:pPr>
    </w:lvl>
    <w:lvl w:ilvl="6" w:tplc="B3FA1964">
      <w:start w:val="1"/>
      <w:numFmt w:val="decimal"/>
      <w:lvlText w:val="%7."/>
      <w:lvlJc w:val="left"/>
      <w:pPr>
        <w:ind w:left="1020" w:hanging="360"/>
      </w:pPr>
    </w:lvl>
    <w:lvl w:ilvl="7" w:tplc="7A34B262">
      <w:start w:val="1"/>
      <w:numFmt w:val="decimal"/>
      <w:lvlText w:val="%8."/>
      <w:lvlJc w:val="left"/>
      <w:pPr>
        <w:ind w:left="1020" w:hanging="360"/>
      </w:pPr>
    </w:lvl>
    <w:lvl w:ilvl="8" w:tplc="D0C83186">
      <w:start w:val="1"/>
      <w:numFmt w:val="decimal"/>
      <w:lvlText w:val="%9."/>
      <w:lvlJc w:val="left"/>
      <w:pPr>
        <w:ind w:left="1020" w:hanging="360"/>
      </w:pPr>
    </w:lvl>
  </w:abstractNum>
  <w:abstractNum w:abstractNumId="12" w15:restartNumberingAfterBreak="0">
    <w:nsid w:val="11970AC3"/>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2033A55"/>
    <w:multiLevelType w:val="hybridMultilevel"/>
    <w:tmpl w:val="716253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057453"/>
    <w:multiLevelType w:val="hybridMultilevel"/>
    <w:tmpl w:val="CE58B55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149A1DA0"/>
    <w:multiLevelType w:val="hybridMultilevel"/>
    <w:tmpl w:val="8B0855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5435191"/>
    <w:multiLevelType w:val="hybridMultilevel"/>
    <w:tmpl w:val="D764A9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162001F0"/>
    <w:multiLevelType w:val="hybridMultilevel"/>
    <w:tmpl w:val="D2C21246"/>
    <w:lvl w:ilvl="0" w:tplc="6F6CFEFC">
      <w:start w:val="1"/>
      <w:numFmt w:val="upperLetter"/>
      <w:pStyle w:val="GrayHeading"/>
      <w:lvlText w:val="%1."/>
      <w:lvlJc w:val="left"/>
      <w:pPr>
        <w:ind w:left="720" w:hanging="360"/>
      </w:pPr>
      <w:rPr>
        <w:rFonts w:hint="default"/>
      </w:rPr>
    </w:lvl>
    <w:lvl w:ilvl="1" w:tplc="0809001B">
      <w:start w:val="1"/>
      <w:numFmt w:val="lowerRoman"/>
      <w:lvlText w:val="%2."/>
      <w:lvlJc w:val="right"/>
      <w:pPr>
        <w:ind w:left="1440" w:hanging="360"/>
      </w:pPr>
    </w:lvl>
    <w:lvl w:ilvl="2" w:tplc="04090005">
      <w:start w:val="1"/>
      <w:numFmt w:val="bullet"/>
      <w:lvlText w:val=""/>
      <w:lvlJc w:val="left"/>
      <w:pPr>
        <w:ind w:left="2160" w:hanging="18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48090019">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16DB12C8"/>
    <w:multiLevelType w:val="hybridMultilevel"/>
    <w:tmpl w:val="E2BA8068"/>
    <w:lvl w:ilvl="0" w:tplc="AD948808">
      <w:start w:val="1"/>
      <w:numFmt w:val="decimal"/>
      <w:pStyle w:val="ListParagraph"/>
      <w:lvlText w:val="%1"/>
      <w:lvlJc w:val="center"/>
      <w:pPr>
        <w:ind w:left="720" w:hanging="360"/>
      </w:pPr>
      <w:rPr>
        <w:rFonts w:hint="default"/>
      </w:rPr>
    </w:lvl>
    <w:lvl w:ilvl="1" w:tplc="8550D81A">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18436532"/>
    <w:multiLevelType w:val="hybridMultilevel"/>
    <w:tmpl w:val="80D868C0"/>
    <w:lvl w:ilvl="0" w:tplc="F442182C">
      <w:start w:val="1"/>
      <w:numFmt w:val="bullet"/>
      <w:pStyle w:val="CheckedListing"/>
      <w:lvlText w:val="R"/>
      <w:lvlJc w:val="left"/>
      <w:pPr>
        <w:ind w:left="502" w:hanging="360"/>
      </w:pPr>
      <w:rPr>
        <w:rFonts w:ascii="Wingdings 2" w:hAnsi="Wingdings 2" w:hint="default"/>
        <w:sz w:val="20"/>
        <w:szCs w:val="20"/>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0" w15:restartNumberingAfterBreak="0">
    <w:nsid w:val="1B500C99"/>
    <w:multiLevelType w:val="multilevel"/>
    <w:tmpl w:val="9D5A2D00"/>
    <w:lvl w:ilvl="0">
      <w:start w:val="1"/>
      <w:numFmt w:val="decimal"/>
      <w:pStyle w:val="Numberedlist21"/>
      <w:lvlText w:val="%1."/>
      <w:lvlJc w:val="left"/>
      <w:pPr>
        <w:tabs>
          <w:tab w:val="num" w:pos="360"/>
        </w:tabs>
        <w:ind w:left="360" w:hanging="360"/>
      </w:pPr>
      <w:rPr>
        <w:rFonts w:hint="default"/>
      </w:rPr>
    </w:lvl>
    <w:lvl w:ilvl="1">
      <w:start w:val="1"/>
      <w:numFmt w:val="decimal"/>
      <w:pStyle w:val="Numberedlist22"/>
      <w:lvlText w:val="%1.%2."/>
      <w:lvlJc w:val="left"/>
      <w:pPr>
        <w:tabs>
          <w:tab w:val="num" w:pos="1080"/>
        </w:tabs>
        <w:ind w:left="720" w:hanging="360"/>
      </w:pPr>
      <w:rPr>
        <w:rFonts w:hint="default"/>
      </w:rPr>
    </w:lvl>
    <w:lvl w:ilvl="2">
      <w:start w:val="1"/>
      <w:numFmt w:val="decimal"/>
      <w:pStyle w:val="Numberedlist23"/>
      <w:lvlText w:val="%1.%2.%3."/>
      <w:lvlJc w:val="left"/>
      <w:pPr>
        <w:tabs>
          <w:tab w:val="num" w:pos="1440"/>
        </w:tabs>
        <w:ind w:left="1080" w:hanging="360"/>
      </w:pPr>
      <w:rPr>
        <w:rFonts w:hint="default"/>
        <w:b w:val="0"/>
      </w:rPr>
    </w:lvl>
    <w:lvl w:ilvl="3">
      <w:start w:val="1"/>
      <w:numFmt w:val="decimal"/>
      <w:pStyle w:val="Numberedlist24"/>
      <w:lvlText w:val="%1.%2.%3.%4."/>
      <w:lvlJc w:val="left"/>
      <w:pPr>
        <w:tabs>
          <w:tab w:val="num" w:pos="2160"/>
        </w:tabs>
        <w:ind w:left="1440" w:hanging="360"/>
      </w:pPr>
      <w:rPr>
        <w:rFonts w:cs="Times New Roman" w:hint="default"/>
        <w:b w:val="0"/>
        <w:bCs w:val="0"/>
        <w:i w:val="0"/>
        <w:iCs w:val="0"/>
        <w:caps w:val="0"/>
        <w:smallCaps w:val="0"/>
        <w:strike w:val="0"/>
        <w:dstrike w:val="0"/>
        <w:vanish w:val="0"/>
        <w:color w:val="000000"/>
        <w:spacing w:val="0"/>
        <w:kern w:val="0"/>
        <w:position w:val="0"/>
        <w:u w:val="none"/>
        <w:vertAlign w:val="baseline"/>
        <w:em w:val="none"/>
      </w:rPr>
    </w:lvl>
    <w:lvl w:ilvl="4">
      <w:start w:val="1"/>
      <w:numFmt w:val="decimal"/>
      <w:lvlRestart w:val="0"/>
      <w:pStyle w:val="Numberedlist25"/>
      <w:lvlText w:val="%1.%2.%3.%4.%5."/>
      <w:lvlJc w:val="left"/>
      <w:pPr>
        <w:tabs>
          <w:tab w:val="num" w:pos="3080"/>
        </w:tabs>
        <w:ind w:left="2360" w:hanging="360"/>
      </w:pPr>
      <w:rPr>
        <w:rFonts w:hint="default"/>
      </w:rPr>
    </w:lvl>
    <w:lvl w:ilvl="5">
      <w:start w:val="1"/>
      <w:numFmt w:val="lowerRoman"/>
      <w:lvlText w:val="(%6)"/>
      <w:lvlJc w:val="left"/>
      <w:pPr>
        <w:tabs>
          <w:tab w:val="num" w:pos="3240"/>
        </w:tabs>
        <w:ind w:left="3240" w:hanging="36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21" w15:restartNumberingAfterBreak="0">
    <w:nsid w:val="1CAD5E4E"/>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D8D55A7"/>
    <w:multiLevelType w:val="multilevel"/>
    <w:tmpl w:val="F99ED64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1DCF4DFD"/>
    <w:multiLevelType w:val="hybridMultilevel"/>
    <w:tmpl w:val="13E0DC4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4" w15:restartNumberingAfterBreak="0">
    <w:nsid w:val="22497EEF"/>
    <w:multiLevelType w:val="hybridMultilevel"/>
    <w:tmpl w:val="E06AC8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266D547D"/>
    <w:multiLevelType w:val="hybridMultilevel"/>
    <w:tmpl w:val="EF7AC6D0"/>
    <w:lvl w:ilvl="0" w:tplc="5B46F928">
      <w:start w:val="1"/>
      <w:numFmt w:val="decimal"/>
      <w:pStyle w:val="NumberedList"/>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26DB5289"/>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79544CE"/>
    <w:multiLevelType w:val="hybridMultilevel"/>
    <w:tmpl w:val="D2E2A6A6"/>
    <w:lvl w:ilvl="0" w:tplc="FFFFFFFF">
      <w:start w:val="1"/>
      <w:numFmt w:val="lowerRoman"/>
      <w:lvlText w:val="(%1)"/>
      <w:lvlJc w:val="left"/>
      <w:pPr>
        <w:ind w:left="1710" w:hanging="720"/>
      </w:pPr>
      <w:rPr>
        <w:rFonts w:asciiTheme="minorHAnsi" w:hAnsiTheme="minorHAnsi" w:cstheme="minorHAnsi" w:hint="default"/>
        <w:color w:val="000000"/>
      </w:rPr>
    </w:lvl>
    <w:lvl w:ilvl="1" w:tplc="FFFFFFFF">
      <w:start w:val="1"/>
      <w:numFmt w:val="lowerLetter"/>
      <w:lvlText w:val="%2."/>
      <w:lvlJc w:val="left"/>
      <w:pPr>
        <w:ind w:left="1068" w:hanging="360"/>
      </w:pPr>
    </w:lvl>
    <w:lvl w:ilvl="2" w:tplc="BC44F488">
      <w:start w:val="1"/>
      <w:numFmt w:val="decimal"/>
      <w:pStyle w:val="SecondLevelListParagraph"/>
      <w:lvlText w:val="%3)"/>
      <w:lvlJc w:val="left"/>
      <w:pPr>
        <w:ind w:left="1494" w:hanging="36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8" w15:restartNumberingAfterBreak="0">
    <w:nsid w:val="27F17FDB"/>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853389E"/>
    <w:multiLevelType w:val="hybridMultilevel"/>
    <w:tmpl w:val="6C4AD9CE"/>
    <w:lvl w:ilvl="0" w:tplc="49327684">
      <w:start w:val="1"/>
      <w:numFmt w:val="bullet"/>
      <w:lvlText w:val=""/>
      <w:lvlJc w:val="left"/>
      <w:pPr>
        <w:ind w:left="720" w:hanging="360"/>
      </w:pPr>
      <w:rPr>
        <w:rFonts w:ascii="Symbol" w:hAnsi="Symbol"/>
      </w:rPr>
    </w:lvl>
    <w:lvl w:ilvl="1" w:tplc="062E6494">
      <w:start w:val="1"/>
      <w:numFmt w:val="bullet"/>
      <w:lvlText w:val=""/>
      <w:lvlJc w:val="left"/>
      <w:pPr>
        <w:ind w:left="720" w:hanging="360"/>
      </w:pPr>
      <w:rPr>
        <w:rFonts w:ascii="Symbol" w:hAnsi="Symbol"/>
      </w:rPr>
    </w:lvl>
    <w:lvl w:ilvl="2" w:tplc="E1C870AC">
      <w:start w:val="1"/>
      <w:numFmt w:val="bullet"/>
      <w:lvlText w:val=""/>
      <w:lvlJc w:val="left"/>
      <w:pPr>
        <w:ind w:left="720" w:hanging="360"/>
      </w:pPr>
      <w:rPr>
        <w:rFonts w:ascii="Symbol" w:hAnsi="Symbol"/>
      </w:rPr>
    </w:lvl>
    <w:lvl w:ilvl="3" w:tplc="DC5C7606">
      <w:start w:val="1"/>
      <w:numFmt w:val="bullet"/>
      <w:lvlText w:val=""/>
      <w:lvlJc w:val="left"/>
      <w:pPr>
        <w:ind w:left="720" w:hanging="360"/>
      </w:pPr>
      <w:rPr>
        <w:rFonts w:ascii="Symbol" w:hAnsi="Symbol"/>
      </w:rPr>
    </w:lvl>
    <w:lvl w:ilvl="4" w:tplc="236405B6">
      <w:start w:val="1"/>
      <w:numFmt w:val="bullet"/>
      <w:lvlText w:val=""/>
      <w:lvlJc w:val="left"/>
      <w:pPr>
        <w:ind w:left="720" w:hanging="360"/>
      </w:pPr>
      <w:rPr>
        <w:rFonts w:ascii="Symbol" w:hAnsi="Symbol"/>
      </w:rPr>
    </w:lvl>
    <w:lvl w:ilvl="5" w:tplc="89C49594">
      <w:start w:val="1"/>
      <w:numFmt w:val="bullet"/>
      <w:lvlText w:val=""/>
      <w:lvlJc w:val="left"/>
      <w:pPr>
        <w:ind w:left="720" w:hanging="360"/>
      </w:pPr>
      <w:rPr>
        <w:rFonts w:ascii="Symbol" w:hAnsi="Symbol"/>
      </w:rPr>
    </w:lvl>
    <w:lvl w:ilvl="6" w:tplc="FCFA98C2">
      <w:start w:val="1"/>
      <w:numFmt w:val="bullet"/>
      <w:lvlText w:val=""/>
      <w:lvlJc w:val="left"/>
      <w:pPr>
        <w:ind w:left="720" w:hanging="360"/>
      </w:pPr>
      <w:rPr>
        <w:rFonts w:ascii="Symbol" w:hAnsi="Symbol"/>
      </w:rPr>
    </w:lvl>
    <w:lvl w:ilvl="7" w:tplc="D7428BA8">
      <w:start w:val="1"/>
      <w:numFmt w:val="bullet"/>
      <w:lvlText w:val=""/>
      <w:lvlJc w:val="left"/>
      <w:pPr>
        <w:ind w:left="720" w:hanging="360"/>
      </w:pPr>
      <w:rPr>
        <w:rFonts w:ascii="Symbol" w:hAnsi="Symbol"/>
      </w:rPr>
    </w:lvl>
    <w:lvl w:ilvl="8" w:tplc="54FCC488">
      <w:start w:val="1"/>
      <w:numFmt w:val="bullet"/>
      <w:lvlText w:val=""/>
      <w:lvlJc w:val="left"/>
      <w:pPr>
        <w:ind w:left="720" w:hanging="360"/>
      </w:pPr>
      <w:rPr>
        <w:rFonts w:ascii="Symbol" w:hAnsi="Symbol"/>
      </w:rPr>
    </w:lvl>
  </w:abstractNum>
  <w:abstractNum w:abstractNumId="30" w15:restartNumberingAfterBreak="0">
    <w:nsid w:val="2991674C"/>
    <w:multiLevelType w:val="hybridMultilevel"/>
    <w:tmpl w:val="20E674DE"/>
    <w:lvl w:ilvl="0" w:tplc="C2FA75BC">
      <w:start w:val="1"/>
      <w:numFmt w:val="decimal"/>
      <w:lvlText w:val="%1."/>
      <w:lvlJc w:val="left"/>
      <w:pPr>
        <w:ind w:left="1020" w:hanging="360"/>
      </w:pPr>
    </w:lvl>
    <w:lvl w:ilvl="1" w:tplc="320099EE">
      <w:start w:val="1"/>
      <w:numFmt w:val="decimal"/>
      <w:lvlText w:val="%2."/>
      <w:lvlJc w:val="left"/>
      <w:pPr>
        <w:ind w:left="1020" w:hanging="360"/>
      </w:pPr>
    </w:lvl>
    <w:lvl w:ilvl="2" w:tplc="E4A42784">
      <w:start w:val="1"/>
      <w:numFmt w:val="decimal"/>
      <w:lvlText w:val="%3."/>
      <w:lvlJc w:val="left"/>
      <w:pPr>
        <w:ind w:left="1020" w:hanging="360"/>
      </w:pPr>
    </w:lvl>
    <w:lvl w:ilvl="3" w:tplc="4A7CC9F8">
      <w:start w:val="1"/>
      <w:numFmt w:val="decimal"/>
      <w:lvlText w:val="%4."/>
      <w:lvlJc w:val="left"/>
      <w:pPr>
        <w:ind w:left="1020" w:hanging="360"/>
      </w:pPr>
    </w:lvl>
    <w:lvl w:ilvl="4" w:tplc="BFC2E568">
      <w:start w:val="1"/>
      <w:numFmt w:val="decimal"/>
      <w:lvlText w:val="%5."/>
      <w:lvlJc w:val="left"/>
      <w:pPr>
        <w:ind w:left="1020" w:hanging="360"/>
      </w:pPr>
    </w:lvl>
    <w:lvl w:ilvl="5" w:tplc="4F4A51D0">
      <w:start w:val="1"/>
      <w:numFmt w:val="decimal"/>
      <w:lvlText w:val="%6."/>
      <w:lvlJc w:val="left"/>
      <w:pPr>
        <w:ind w:left="1020" w:hanging="360"/>
      </w:pPr>
    </w:lvl>
    <w:lvl w:ilvl="6" w:tplc="2C8C3A76">
      <w:start w:val="1"/>
      <w:numFmt w:val="decimal"/>
      <w:lvlText w:val="%7."/>
      <w:lvlJc w:val="left"/>
      <w:pPr>
        <w:ind w:left="1020" w:hanging="360"/>
      </w:pPr>
    </w:lvl>
    <w:lvl w:ilvl="7" w:tplc="15887DF6">
      <w:start w:val="1"/>
      <w:numFmt w:val="decimal"/>
      <w:lvlText w:val="%8."/>
      <w:lvlJc w:val="left"/>
      <w:pPr>
        <w:ind w:left="1020" w:hanging="360"/>
      </w:pPr>
    </w:lvl>
    <w:lvl w:ilvl="8" w:tplc="CF74101C">
      <w:start w:val="1"/>
      <w:numFmt w:val="decimal"/>
      <w:lvlText w:val="%9."/>
      <w:lvlJc w:val="left"/>
      <w:pPr>
        <w:ind w:left="1020" w:hanging="360"/>
      </w:pPr>
    </w:lvl>
  </w:abstractNum>
  <w:abstractNum w:abstractNumId="31" w15:restartNumberingAfterBreak="0">
    <w:nsid w:val="2D402BE1"/>
    <w:multiLevelType w:val="hybridMultilevel"/>
    <w:tmpl w:val="1A2A0A48"/>
    <w:lvl w:ilvl="0" w:tplc="EA961F2E">
      <w:start w:val="1"/>
      <w:numFmt w:val="decimal"/>
      <w:lvlText w:val="%1)"/>
      <w:lvlJc w:val="left"/>
      <w:pPr>
        <w:ind w:left="1020" w:hanging="360"/>
      </w:pPr>
    </w:lvl>
    <w:lvl w:ilvl="1" w:tplc="ACDC1B42">
      <w:start w:val="1"/>
      <w:numFmt w:val="decimal"/>
      <w:lvlText w:val="%2)"/>
      <w:lvlJc w:val="left"/>
      <w:pPr>
        <w:ind w:left="1020" w:hanging="360"/>
      </w:pPr>
    </w:lvl>
    <w:lvl w:ilvl="2" w:tplc="F808D37E">
      <w:start w:val="1"/>
      <w:numFmt w:val="decimal"/>
      <w:lvlText w:val="%3)"/>
      <w:lvlJc w:val="left"/>
      <w:pPr>
        <w:ind w:left="1020" w:hanging="360"/>
      </w:pPr>
    </w:lvl>
    <w:lvl w:ilvl="3" w:tplc="4176BAE8">
      <w:start w:val="1"/>
      <w:numFmt w:val="decimal"/>
      <w:lvlText w:val="%4)"/>
      <w:lvlJc w:val="left"/>
      <w:pPr>
        <w:ind w:left="1020" w:hanging="360"/>
      </w:pPr>
    </w:lvl>
    <w:lvl w:ilvl="4" w:tplc="F1A88254">
      <w:start w:val="1"/>
      <w:numFmt w:val="decimal"/>
      <w:lvlText w:val="%5)"/>
      <w:lvlJc w:val="left"/>
      <w:pPr>
        <w:ind w:left="1020" w:hanging="360"/>
      </w:pPr>
    </w:lvl>
    <w:lvl w:ilvl="5" w:tplc="5316E01C">
      <w:start w:val="1"/>
      <w:numFmt w:val="decimal"/>
      <w:lvlText w:val="%6)"/>
      <w:lvlJc w:val="left"/>
      <w:pPr>
        <w:ind w:left="1020" w:hanging="360"/>
      </w:pPr>
    </w:lvl>
    <w:lvl w:ilvl="6" w:tplc="54E43A82">
      <w:start w:val="1"/>
      <w:numFmt w:val="decimal"/>
      <w:lvlText w:val="%7)"/>
      <w:lvlJc w:val="left"/>
      <w:pPr>
        <w:ind w:left="1020" w:hanging="360"/>
      </w:pPr>
    </w:lvl>
    <w:lvl w:ilvl="7" w:tplc="FCBA1632">
      <w:start w:val="1"/>
      <w:numFmt w:val="decimal"/>
      <w:lvlText w:val="%8)"/>
      <w:lvlJc w:val="left"/>
      <w:pPr>
        <w:ind w:left="1020" w:hanging="360"/>
      </w:pPr>
    </w:lvl>
    <w:lvl w:ilvl="8" w:tplc="D702EFA2">
      <w:start w:val="1"/>
      <w:numFmt w:val="decimal"/>
      <w:lvlText w:val="%9)"/>
      <w:lvlJc w:val="left"/>
      <w:pPr>
        <w:ind w:left="1020" w:hanging="360"/>
      </w:pPr>
    </w:lvl>
  </w:abstractNum>
  <w:abstractNum w:abstractNumId="32" w15:restartNumberingAfterBreak="0">
    <w:nsid w:val="2E2A437C"/>
    <w:multiLevelType w:val="hybridMultilevel"/>
    <w:tmpl w:val="6A025E3C"/>
    <w:lvl w:ilvl="0" w:tplc="9A2E7B0A">
      <w:start w:val="30"/>
      <w:numFmt w:val="bullet"/>
      <w:lvlText w:val="-"/>
      <w:lvlJc w:val="left"/>
      <w:pPr>
        <w:ind w:left="720" w:hanging="360"/>
      </w:pPr>
      <w:rPr>
        <w:rFonts w:ascii="Calibri" w:eastAsia="Times New Roma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2EF22519"/>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0DE7DAB"/>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25F1C1B"/>
    <w:multiLevelType w:val="hybridMultilevel"/>
    <w:tmpl w:val="EFA41E14"/>
    <w:lvl w:ilvl="0" w:tplc="350210A2">
      <w:start w:val="1"/>
      <w:numFmt w:val="decimal"/>
      <w:lvlText w:val="%1."/>
      <w:lvlJc w:val="left"/>
      <w:pPr>
        <w:ind w:left="1020" w:hanging="360"/>
      </w:pPr>
    </w:lvl>
    <w:lvl w:ilvl="1" w:tplc="803ACCC6">
      <w:start w:val="1"/>
      <w:numFmt w:val="decimal"/>
      <w:lvlText w:val="%2."/>
      <w:lvlJc w:val="left"/>
      <w:pPr>
        <w:ind w:left="1020" w:hanging="360"/>
      </w:pPr>
    </w:lvl>
    <w:lvl w:ilvl="2" w:tplc="40C6420C">
      <w:start w:val="1"/>
      <w:numFmt w:val="decimal"/>
      <w:lvlText w:val="%3."/>
      <w:lvlJc w:val="left"/>
      <w:pPr>
        <w:ind w:left="1020" w:hanging="360"/>
      </w:pPr>
    </w:lvl>
    <w:lvl w:ilvl="3" w:tplc="3348CA70">
      <w:start w:val="1"/>
      <w:numFmt w:val="decimal"/>
      <w:lvlText w:val="%4."/>
      <w:lvlJc w:val="left"/>
      <w:pPr>
        <w:ind w:left="1020" w:hanging="360"/>
      </w:pPr>
    </w:lvl>
    <w:lvl w:ilvl="4" w:tplc="D71CF5C2">
      <w:start w:val="1"/>
      <w:numFmt w:val="decimal"/>
      <w:lvlText w:val="%5."/>
      <w:lvlJc w:val="left"/>
      <w:pPr>
        <w:ind w:left="1020" w:hanging="360"/>
      </w:pPr>
    </w:lvl>
    <w:lvl w:ilvl="5" w:tplc="B040F28A">
      <w:start w:val="1"/>
      <w:numFmt w:val="decimal"/>
      <w:lvlText w:val="%6."/>
      <w:lvlJc w:val="left"/>
      <w:pPr>
        <w:ind w:left="1020" w:hanging="360"/>
      </w:pPr>
    </w:lvl>
    <w:lvl w:ilvl="6" w:tplc="3892C6F2">
      <w:start w:val="1"/>
      <w:numFmt w:val="decimal"/>
      <w:lvlText w:val="%7."/>
      <w:lvlJc w:val="left"/>
      <w:pPr>
        <w:ind w:left="1020" w:hanging="360"/>
      </w:pPr>
    </w:lvl>
    <w:lvl w:ilvl="7" w:tplc="C736E632">
      <w:start w:val="1"/>
      <w:numFmt w:val="decimal"/>
      <w:lvlText w:val="%8."/>
      <w:lvlJc w:val="left"/>
      <w:pPr>
        <w:ind w:left="1020" w:hanging="360"/>
      </w:pPr>
    </w:lvl>
    <w:lvl w:ilvl="8" w:tplc="A18AD626">
      <w:start w:val="1"/>
      <w:numFmt w:val="decimal"/>
      <w:lvlText w:val="%9."/>
      <w:lvlJc w:val="left"/>
      <w:pPr>
        <w:ind w:left="1020" w:hanging="360"/>
      </w:pPr>
    </w:lvl>
  </w:abstractNum>
  <w:abstractNum w:abstractNumId="36" w15:restartNumberingAfterBreak="0">
    <w:nsid w:val="327C01D2"/>
    <w:multiLevelType w:val="hybridMultilevel"/>
    <w:tmpl w:val="E6586462"/>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33782F7C"/>
    <w:multiLevelType w:val="hybridMultilevel"/>
    <w:tmpl w:val="E5EAF2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357A5253"/>
    <w:multiLevelType w:val="multilevel"/>
    <w:tmpl w:val="5CE89AEC"/>
    <w:lvl w:ilvl="0">
      <w:start w:val="1"/>
      <w:numFmt w:val="decimal"/>
      <w:pStyle w:val="TableNumber1"/>
      <w:lvlText w:val="%1."/>
      <w:lvlJc w:val="left"/>
      <w:pPr>
        <w:tabs>
          <w:tab w:val="num" w:pos="360"/>
        </w:tabs>
        <w:ind w:left="360" w:hanging="360"/>
      </w:pPr>
      <w:rPr>
        <w:rFonts w:hint="default"/>
        <w:b w:val="0"/>
        <w:i w:val="0"/>
      </w:rPr>
    </w:lvl>
    <w:lvl w:ilvl="1">
      <w:start w:val="1"/>
      <w:numFmt w:val="lowerLetter"/>
      <w:pStyle w:val="TableNumber2"/>
      <w:lvlText w:val="%2)"/>
      <w:lvlJc w:val="left"/>
      <w:pPr>
        <w:tabs>
          <w:tab w:val="num" w:pos="720"/>
        </w:tabs>
        <w:ind w:left="720" w:hanging="360"/>
      </w:pPr>
      <w:rPr>
        <w:rFonts w:hint="default"/>
      </w:rPr>
    </w:lvl>
    <w:lvl w:ilvl="2">
      <w:start w:val="1"/>
      <w:numFmt w:val="bullet"/>
      <w:lvlText w:val=""/>
      <w:lvlJc w:val="left"/>
      <w:pPr>
        <w:tabs>
          <w:tab w:val="num" w:pos="792"/>
        </w:tabs>
        <w:ind w:left="792" w:hanging="288"/>
      </w:pPr>
      <w:rPr>
        <w:rFonts w:ascii="Symbol" w:hAnsi="Symbol" w:hint="default"/>
      </w:rPr>
    </w:lvl>
    <w:lvl w:ilvl="3">
      <w:start w:val="1"/>
      <w:numFmt w:val="decimal"/>
      <w:lvlText w:val="%1.%2.%3.%4."/>
      <w:lvlJc w:val="left"/>
      <w:pPr>
        <w:tabs>
          <w:tab w:val="num" w:pos="1138"/>
        </w:tabs>
        <w:ind w:left="1138" w:hanging="113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9" w15:restartNumberingAfterBreak="0">
    <w:nsid w:val="35A6556A"/>
    <w:multiLevelType w:val="hybridMultilevel"/>
    <w:tmpl w:val="F878BE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36A21ACC"/>
    <w:multiLevelType w:val="hybridMultilevel"/>
    <w:tmpl w:val="9A8C877C"/>
    <w:lvl w:ilvl="0" w:tplc="177EAD44">
      <w:start w:val="1"/>
      <w:numFmt w:val="bullet"/>
      <w:lvlText w:val=""/>
      <w:lvlJc w:val="left"/>
      <w:pPr>
        <w:ind w:left="720" w:hanging="360"/>
      </w:pPr>
      <w:rPr>
        <w:rFonts w:ascii="Symbol" w:hAnsi="Symbol"/>
      </w:rPr>
    </w:lvl>
    <w:lvl w:ilvl="1" w:tplc="7576B7CE">
      <w:start w:val="1"/>
      <w:numFmt w:val="bullet"/>
      <w:lvlText w:val=""/>
      <w:lvlJc w:val="left"/>
      <w:pPr>
        <w:ind w:left="720" w:hanging="360"/>
      </w:pPr>
      <w:rPr>
        <w:rFonts w:ascii="Symbol" w:hAnsi="Symbol"/>
      </w:rPr>
    </w:lvl>
    <w:lvl w:ilvl="2" w:tplc="DD7ED91A">
      <w:start w:val="1"/>
      <w:numFmt w:val="bullet"/>
      <w:lvlText w:val=""/>
      <w:lvlJc w:val="left"/>
      <w:pPr>
        <w:ind w:left="720" w:hanging="360"/>
      </w:pPr>
      <w:rPr>
        <w:rFonts w:ascii="Symbol" w:hAnsi="Symbol"/>
      </w:rPr>
    </w:lvl>
    <w:lvl w:ilvl="3" w:tplc="433A70E6">
      <w:start w:val="1"/>
      <w:numFmt w:val="bullet"/>
      <w:lvlText w:val=""/>
      <w:lvlJc w:val="left"/>
      <w:pPr>
        <w:ind w:left="720" w:hanging="360"/>
      </w:pPr>
      <w:rPr>
        <w:rFonts w:ascii="Symbol" w:hAnsi="Symbol"/>
      </w:rPr>
    </w:lvl>
    <w:lvl w:ilvl="4" w:tplc="AB6848F2">
      <w:start w:val="1"/>
      <w:numFmt w:val="bullet"/>
      <w:lvlText w:val=""/>
      <w:lvlJc w:val="left"/>
      <w:pPr>
        <w:ind w:left="720" w:hanging="360"/>
      </w:pPr>
      <w:rPr>
        <w:rFonts w:ascii="Symbol" w:hAnsi="Symbol"/>
      </w:rPr>
    </w:lvl>
    <w:lvl w:ilvl="5" w:tplc="032C071E">
      <w:start w:val="1"/>
      <w:numFmt w:val="bullet"/>
      <w:lvlText w:val=""/>
      <w:lvlJc w:val="left"/>
      <w:pPr>
        <w:ind w:left="720" w:hanging="360"/>
      </w:pPr>
      <w:rPr>
        <w:rFonts w:ascii="Symbol" w:hAnsi="Symbol"/>
      </w:rPr>
    </w:lvl>
    <w:lvl w:ilvl="6" w:tplc="8C4A85E4">
      <w:start w:val="1"/>
      <w:numFmt w:val="bullet"/>
      <w:lvlText w:val=""/>
      <w:lvlJc w:val="left"/>
      <w:pPr>
        <w:ind w:left="720" w:hanging="360"/>
      </w:pPr>
      <w:rPr>
        <w:rFonts w:ascii="Symbol" w:hAnsi="Symbol"/>
      </w:rPr>
    </w:lvl>
    <w:lvl w:ilvl="7" w:tplc="DFD6CB78">
      <w:start w:val="1"/>
      <w:numFmt w:val="bullet"/>
      <w:lvlText w:val=""/>
      <w:lvlJc w:val="left"/>
      <w:pPr>
        <w:ind w:left="720" w:hanging="360"/>
      </w:pPr>
      <w:rPr>
        <w:rFonts w:ascii="Symbol" w:hAnsi="Symbol"/>
      </w:rPr>
    </w:lvl>
    <w:lvl w:ilvl="8" w:tplc="489A8CCC">
      <w:start w:val="1"/>
      <w:numFmt w:val="bullet"/>
      <w:lvlText w:val=""/>
      <w:lvlJc w:val="left"/>
      <w:pPr>
        <w:ind w:left="720" w:hanging="360"/>
      </w:pPr>
      <w:rPr>
        <w:rFonts w:ascii="Symbol" w:hAnsi="Symbol"/>
      </w:rPr>
    </w:lvl>
  </w:abstractNum>
  <w:abstractNum w:abstractNumId="41" w15:restartNumberingAfterBreak="0">
    <w:nsid w:val="37A14D9D"/>
    <w:multiLevelType w:val="multilevel"/>
    <w:tmpl w:val="BCB64AD6"/>
    <w:lvl w:ilvl="0">
      <w:start w:val="1"/>
      <w:numFmt w:val="decimal"/>
      <w:lvlText w:val="%1.0"/>
      <w:lvlJc w:val="left"/>
      <w:pPr>
        <w:tabs>
          <w:tab w:val="num" w:pos="720"/>
        </w:tabs>
        <w:ind w:left="720" w:hanging="720"/>
      </w:pPr>
      <w:rPr>
        <w:rFonts w:hint="default"/>
      </w:rPr>
    </w:lvl>
    <w:lvl w:ilvl="1">
      <w:start w:val="1"/>
      <w:numFmt w:val="decimal"/>
      <w:pStyle w:val="BlockText"/>
      <w:suff w:val="space"/>
      <w:lvlText w:val="%1.%2"/>
      <w:lvlJc w:val="left"/>
      <w:pPr>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2" w15:restartNumberingAfterBreak="0">
    <w:nsid w:val="38281232"/>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90A73D2"/>
    <w:multiLevelType w:val="hybridMultilevel"/>
    <w:tmpl w:val="FDA0A2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3A080160"/>
    <w:multiLevelType w:val="hybridMultilevel"/>
    <w:tmpl w:val="02363CD4"/>
    <w:lvl w:ilvl="0" w:tplc="BAC6BF0C">
      <w:start w:val="1"/>
      <w:numFmt w:val="bullet"/>
      <w:pStyle w:val="Normal10pt"/>
      <w:lvlText w:val=""/>
      <w:lvlJc w:val="left"/>
      <w:pPr>
        <w:tabs>
          <w:tab w:val="num" w:pos="720"/>
        </w:tabs>
        <w:ind w:left="720" w:hanging="360"/>
      </w:pPr>
      <w:rPr>
        <w:rFonts w:ascii="Symbol" w:hAnsi="Symbol" w:hint="default"/>
      </w:rPr>
    </w:lvl>
    <w:lvl w:ilvl="1" w:tplc="B48CFABC">
      <w:start w:val="1"/>
      <w:numFmt w:val="bullet"/>
      <w:lvlText w:val="o"/>
      <w:lvlJc w:val="left"/>
      <w:pPr>
        <w:tabs>
          <w:tab w:val="num" w:pos="1440"/>
        </w:tabs>
        <w:ind w:left="1440" w:hanging="360"/>
      </w:pPr>
      <w:rPr>
        <w:rFonts w:ascii="Courier New" w:hAnsi="Courier New" w:cs="Courier New" w:hint="default"/>
      </w:rPr>
    </w:lvl>
    <w:lvl w:ilvl="2" w:tplc="9048B086" w:tentative="1">
      <w:start w:val="1"/>
      <w:numFmt w:val="bullet"/>
      <w:lvlText w:val=""/>
      <w:lvlJc w:val="left"/>
      <w:pPr>
        <w:tabs>
          <w:tab w:val="num" w:pos="2160"/>
        </w:tabs>
        <w:ind w:left="2160" w:hanging="360"/>
      </w:pPr>
      <w:rPr>
        <w:rFonts w:ascii="Wingdings" w:hAnsi="Wingdings" w:hint="default"/>
      </w:rPr>
    </w:lvl>
    <w:lvl w:ilvl="3" w:tplc="7F28BFFE">
      <w:start w:val="1"/>
      <w:numFmt w:val="bullet"/>
      <w:lvlText w:val=""/>
      <w:lvlJc w:val="left"/>
      <w:pPr>
        <w:tabs>
          <w:tab w:val="num" w:pos="2880"/>
        </w:tabs>
        <w:ind w:left="2880" w:hanging="360"/>
      </w:pPr>
      <w:rPr>
        <w:rFonts w:ascii="Symbol" w:hAnsi="Symbol" w:hint="default"/>
      </w:rPr>
    </w:lvl>
    <w:lvl w:ilvl="4" w:tplc="F47CFB5C" w:tentative="1">
      <w:start w:val="1"/>
      <w:numFmt w:val="bullet"/>
      <w:lvlText w:val="o"/>
      <w:lvlJc w:val="left"/>
      <w:pPr>
        <w:tabs>
          <w:tab w:val="num" w:pos="3600"/>
        </w:tabs>
        <w:ind w:left="3600" w:hanging="360"/>
      </w:pPr>
      <w:rPr>
        <w:rFonts w:ascii="Courier New" w:hAnsi="Courier New" w:cs="Courier New" w:hint="default"/>
      </w:rPr>
    </w:lvl>
    <w:lvl w:ilvl="5" w:tplc="840AE360" w:tentative="1">
      <w:start w:val="1"/>
      <w:numFmt w:val="bullet"/>
      <w:lvlText w:val=""/>
      <w:lvlJc w:val="left"/>
      <w:pPr>
        <w:tabs>
          <w:tab w:val="num" w:pos="4320"/>
        </w:tabs>
        <w:ind w:left="4320" w:hanging="360"/>
      </w:pPr>
      <w:rPr>
        <w:rFonts w:ascii="Wingdings" w:hAnsi="Wingdings" w:hint="default"/>
      </w:rPr>
    </w:lvl>
    <w:lvl w:ilvl="6" w:tplc="888CE636" w:tentative="1">
      <w:start w:val="1"/>
      <w:numFmt w:val="bullet"/>
      <w:lvlText w:val=""/>
      <w:lvlJc w:val="left"/>
      <w:pPr>
        <w:tabs>
          <w:tab w:val="num" w:pos="5040"/>
        </w:tabs>
        <w:ind w:left="5040" w:hanging="360"/>
      </w:pPr>
      <w:rPr>
        <w:rFonts w:ascii="Symbol" w:hAnsi="Symbol" w:hint="default"/>
      </w:rPr>
    </w:lvl>
    <w:lvl w:ilvl="7" w:tplc="5F468424" w:tentative="1">
      <w:start w:val="1"/>
      <w:numFmt w:val="bullet"/>
      <w:lvlText w:val="o"/>
      <w:lvlJc w:val="left"/>
      <w:pPr>
        <w:tabs>
          <w:tab w:val="num" w:pos="5760"/>
        </w:tabs>
        <w:ind w:left="5760" w:hanging="360"/>
      </w:pPr>
      <w:rPr>
        <w:rFonts w:ascii="Courier New" w:hAnsi="Courier New" w:cs="Courier New" w:hint="default"/>
      </w:rPr>
    </w:lvl>
    <w:lvl w:ilvl="8" w:tplc="FEFA6AA0"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3A6E41B8"/>
    <w:multiLevelType w:val="hybridMultilevel"/>
    <w:tmpl w:val="0928A77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3A796532"/>
    <w:multiLevelType w:val="hybridMultilevel"/>
    <w:tmpl w:val="91B675C8"/>
    <w:lvl w:ilvl="0" w:tplc="0809000F">
      <w:start w:val="1"/>
      <w:numFmt w:val="decimal"/>
      <w:pStyle w:val="Listing"/>
      <w:lvlText w:val="%1."/>
      <w:lvlJc w:val="left"/>
      <w:pPr>
        <w:ind w:left="990" w:hanging="360"/>
      </w:pPr>
      <w:rPr>
        <w:rFonts w:hint="default"/>
        <w:b w:val="0"/>
      </w:rPr>
    </w:lvl>
    <w:lvl w:ilvl="1" w:tplc="08090019">
      <w:start w:val="1"/>
      <w:numFmt w:val="lowerLetter"/>
      <w:lvlText w:val="%2."/>
      <w:lvlJc w:val="left"/>
      <w:pPr>
        <w:ind w:left="1710" w:hanging="360"/>
      </w:pPr>
      <w:rPr>
        <w:rFonts w:ascii="Calibri" w:hAnsi="Calibri" w:hint="default"/>
      </w:rPr>
    </w:lvl>
    <w:lvl w:ilvl="2" w:tplc="0809001B">
      <w:start w:val="1"/>
      <w:numFmt w:val="lowerRoman"/>
      <w:lvlText w:val="%3."/>
      <w:lvlJc w:val="right"/>
      <w:pPr>
        <w:ind w:left="2430" w:hanging="180"/>
      </w:pPr>
    </w:lvl>
    <w:lvl w:ilvl="3" w:tplc="0809000F">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47" w15:restartNumberingAfterBreak="0">
    <w:nsid w:val="3ADE1C8C"/>
    <w:multiLevelType w:val="hybridMultilevel"/>
    <w:tmpl w:val="3104F3D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 w15:restartNumberingAfterBreak="0">
    <w:nsid w:val="3C956FDE"/>
    <w:multiLevelType w:val="hybridMultilevel"/>
    <w:tmpl w:val="D098D36E"/>
    <w:lvl w:ilvl="0" w:tplc="9A2E7B0A">
      <w:start w:val="30"/>
      <w:numFmt w:val="bullet"/>
      <w:lvlText w:val="-"/>
      <w:lvlJc w:val="left"/>
      <w:pPr>
        <w:ind w:left="720" w:hanging="360"/>
      </w:pPr>
      <w:rPr>
        <w:rFonts w:ascii="Calibri" w:eastAsia="Times New Roma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43C51D29"/>
    <w:multiLevelType w:val="hybridMultilevel"/>
    <w:tmpl w:val="B436156E"/>
    <w:lvl w:ilvl="0" w:tplc="888E47FA">
      <w:start w:val="1"/>
      <w:numFmt w:val="decimal"/>
      <w:lvlText w:val="%1."/>
      <w:lvlJc w:val="left"/>
      <w:pPr>
        <w:ind w:left="1020" w:hanging="360"/>
      </w:pPr>
    </w:lvl>
    <w:lvl w:ilvl="1" w:tplc="BBF4F5D2">
      <w:start w:val="1"/>
      <w:numFmt w:val="decimal"/>
      <w:lvlText w:val="%2."/>
      <w:lvlJc w:val="left"/>
      <w:pPr>
        <w:ind w:left="1020" w:hanging="360"/>
      </w:pPr>
    </w:lvl>
    <w:lvl w:ilvl="2" w:tplc="155A9D1A">
      <w:start w:val="1"/>
      <w:numFmt w:val="decimal"/>
      <w:lvlText w:val="%3."/>
      <w:lvlJc w:val="left"/>
      <w:pPr>
        <w:ind w:left="1020" w:hanging="360"/>
      </w:pPr>
    </w:lvl>
    <w:lvl w:ilvl="3" w:tplc="67966F44">
      <w:start w:val="1"/>
      <w:numFmt w:val="decimal"/>
      <w:lvlText w:val="%4."/>
      <w:lvlJc w:val="left"/>
      <w:pPr>
        <w:ind w:left="1020" w:hanging="360"/>
      </w:pPr>
    </w:lvl>
    <w:lvl w:ilvl="4" w:tplc="E70C3534">
      <w:start w:val="1"/>
      <w:numFmt w:val="decimal"/>
      <w:lvlText w:val="%5."/>
      <w:lvlJc w:val="left"/>
      <w:pPr>
        <w:ind w:left="1020" w:hanging="360"/>
      </w:pPr>
    </w:lvl>
    <w:lvl w:ilvl="5" w:tplc="991097AA">
      <w:start w:val="1"/>
      <w:numFmt w:val="decimal"/>
      <w:lvlText w:val="%6."/>
      <w:lvlJc w:val="left"/>
      <w:pPr>
        <w:ind w:left="1020" w:hanging="360"/>
      </w:pPr>
    </w:lvl>
    <w:lvl w:ilvl="6" w:tplc="DDFC954E">
      <w:start w:val="1"/>
      <w:numFmt w:val="decimal"/>
      <w:lvlText w:val="%7."/>
      <w:lvlJc w:val="left"/>
      <w:pPr>
        <w:ind w:left="1020" w:hanging="360"/>
      </w:pPr>
    </w:lvl>
    <w:lvl w:ilvl="7" w:tplc="4D807ADA">
      <w:start w:val="1"/>
      <w:numFmt w:val="decimal"/>
      <w:lvlText w:val="%8."/>
      <w:lvlJc w:val="left"/>
      <w:pPr>
        <w:ind w:left="1020" w:hanging="360"/>
      </w:pPr>
    </w:lvl>
    <w:lvl w:ilvl="8" w:tplc="6B3447D8">
      <w:start w:val="1"/>
      <w:numFmt w:val="decimal"/>
      <w:lvlText w:val="%9."/>
      <w:lvlJc w:val="left"/>
      <w:pPr>
        <w:ind w:left="1020" w:hanging="360"/>
      </w:pPr>
    </w:lvl>
  </w:abstractNum>
  <w:abstractNum w:abstractNumId="50" w15:restartNumberingAfterBreak="0">
    <w:nsid w:val="4607440F"/>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64045B0"/>
    <w:multiLevelType w:val="hybridMultilevel"/>
    <w:tmpl w:val="788E7A28"/>
    <w:lvl w:ilvl="0" w:tplc="9B802BE6">
      <w:start w:val="1"/>
      <w:numFmt w:val="lowerLetter"/>
      <w:pStyle w:val="Listing1"/>
      <w:lvlText w:val="%1."/>
      <w:lvlJc w:val="left"/>
      <w:pPr>
        <w:ind w:left="1440" w:hanging="360"/>
      </w:pPr>
      <w:rPr>
        <w:b w:val="0"/>
      </w:rPr>
    </w:lvl>
    <w:lvl w:ilvl="1" w:tplc="48090019">
      <w:start w:val="1"/>
      <w:numFmt w:val="lowerRoman"/>
      <w:lvlText w:val="%2."/>
      <w:lvlJc w:val="right"/>
      <w:pPr>
        <w:ind w:left="2160" w:hanging="360"/>
      </w:pPr>
    </w:lvl>
    <w:lvl w:ilvl="2" w:tplc="4809001B">
      <w:start w:val="1"/>
      <w:numFmt w:val="decimal"/>
      <w:lvlText w:val="%3)"/>
      <w:lvlJc w:val="left"/>
      <w:pPr>
        <w:ind w:left="2880" w:hanging="180"/>
      </w:pPr>
    </w:lvl>
    <w:lvl w:ilvl="3" w:tplc="4809000F">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2" w15:restartNumberingAfterBreak="0">
    <w:nsid w:val="47BF3318"/>
    <w:multiLevelType w:val="hybridMultilevel"/>
    <w:tmpl w:val="AB1CD20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3" w15:restartNumberingAfterBreak="0">
    <w:nsid w:val="49D6593F"/>
    <w:multiLevelType w:val="hybridMultilevel"/>
    <w:tmpl w:val="6DA25B44"/>
    <w:lvl w:ilvl="0" w:tplc="FFFFFFFF">
      <w:start w:val="1"/>
      <w:numFmt w:val="decimal"/>
      <w:lvlText w:val="%1."/>
      <w:lvlJc w:val="left"/>
      <w:pPr>
        <w:ind w:left="720" w:hanging="360"/>
      </w:pPr>
      <w:rPr>
        <w:rFonts w:hint="default"/>
      </w:rPr>
    </w:lvl>
    <w:lvl w:ilvl="1" w:tplc="48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B3A2A0B"/>
    <w:multiLevelType w:val="hybridMultilevel"/>
    <w:tmpl w:val="204EA69A"/>
    <w:lvl w:ilvl="0" w:tplc="CBD2EBFE">
      <w:start w:val="1"/>
      <w:numFmt w:val="bullet"/>
      <w:lvlText w:val=""/>
      <w:lvlJc w:val="left"/>
      <w:pPr>
        <w:ind w:left="1440" w:hanging="360"/>
      </w:pPr>
      <w:rPr>
        <w:rFonts w:ascii="Symbol" w:hAnsi="Symbol"/>
      </w:rPr>
    </w:lvl>
    <w:lvl w:ilvl="1" w:tplc="32D44F70">
      <w:start w:val="1"/>
      <w:numFmt w:val="bullet"/>
      <w:lvlText w:val=""/>
      <w:lvlJc w:val="left"/>
      <w:pPr>
        <w:ind w:left="1440" w:hanging="360"/>
      </w:pPr>
      <w:rPr>
        <w:rFonts w:ascii="Symbol" w:hAnsi="Symbol"/>
      </w:rPr>
    </w:lvl>
    <w:lvl w:ilvl="2" w:tplc="EE62AAF4">
      <w:start w:val="1"/>
      <w:numFmt w:val="bullet"/>
      <w:lvlText w:val=""/>
      <w:lvlJc w:val="left"/>
      <w:pPr>
        <w:ind w:left="1440" w:hanging="360"/>
      </w:pPr>
      <w:rPr>
        <w:rFonts w:ascii="Symbol" w:hAnsi="Symbol"/>
      </w:rPr>
    </w:lvl>
    <w:lvl w:ilvl="3" w:tplc="DFD6B6CE">
      <w:start w:val="1"/>
      <w:numFmt w:val="bullet"/>
      <w:lvlText w:val=""/>
      <w:lvlJc w:val="left"/>
      <w:pPr>
        <w:ind w:left="1440" w:hanging="360"/>
      </w:pPr>
      <w:rPr>
        <w:rFonts w:ascii="Symbol" w:hAnsi="Symbol"/>
      </w:rPr>
    </w:lvl>
    <w:lvl w:ilvl="4" w:tplc="A8F40C66">
      <w:start w:val="1"/>
      <w:numFmt w:val="bullet"/>
      <w:lvlText w:val=""/>
      <w:lvlJc w:val="left"/>
      <w:pPr>
        <w:ind w:left="1440" w:hanging="360"/>
      </w:pPr>
      <w:rPr>
        <w:rFonts w:ascii="Symbol" w:hAnsi="Symbol"/>
      </w:rPr>
    </w:lvl>
    <w:lvl w:ilvl="5" w:tplc="1BA4D0D8">
      <w:start w:val="1"/>
      <w:numFmt w:val="bullet"/>
      <w:lvlText w:val=""/>
      <w:lvlJc w:val="left"/>
      <w:pPr>
        <w:ind w:left="1440" w:hanging="360"/>
      </w:pPr>
      <w:rPr>
        <w:rFonts w:ascii="Symbol" w:hAnsi="Symbol"/>
      </w:rPr>
    </w:lvl>
    <w:lvl w:ilvl="6" w:tplc="833C2544">
      <w:start w:val="1"/>
      <w:numFmt w:val="bullet"/>
      <w:lvlText w:val=""/>
      <w:lvlJc w:val="left"/>
      <w:pPr>
        <w:ind w:left="1440" w:hanging="360"/>
      </w:pPr>
      <w:rPr>
        <w:rFonts w:ascii="Symbol" w:hAnsi="Symbol"/>
      </w:rPr>
    </w:lvl>
    <w:lvl w:ilvl="7" w:tplc="0D1AF724">
      <w:start w:val="1"/>
      <w:numFmt w:val="bullet"/>
      <w:lvlText w:val=""/>
      <w:lvlJc w:val="left"/>
      <w:pPr>
        <w:ind w:left="1440" w:hanging="360"/>
      </w:pPr>
      <w:rPr>
        <w:rFonts w:ascii="Symbol" w:hAnsi="Symbol"/>
      </w:rPr>
    </w:lvl>
    <w:lvl w:ilvl="8" w:tplc="E3AE1480">
      <w:start w:val="1"/>
      <w:numFmt w:val="bullet"/>
      <w:lvlText w:val=""/>
      <w:lvlJc w:val="left"/>
      <w:pPr>
        <w:ind w:left="1440" w:hanging="360"/>
      </w:pPr>
      <w:rPr>
        <w:rFonts w:ascii="Symbol" w:hAnsi="Symbol"/>
      </w:rPr>
    </w:lvl>
  </w:abstractNum>
  <w:abstractNum w:abstractNumId="55" w15:restartNumberingAfterBreak="0">
    <w:nsid w:val="4BE71208"/>
    <w:multiLevelType w:val="hybridMultilevel"/>
    <w:tmpl w:val="CF2659C4"/>
    <w:lvl w:ilvl="0" w:tplc="3A6E0D1A">
      <w:start w:val="1"/>
      <w:numFmt w:val="decimal"/>
      <w:lvlText w:val="%1)"/>
      <w:lvlJc w:val="left"/>
      <w:pPr>
        <w:ind w:left="1020" w:hanging="360"/>
      </w:pPr>
    </w:lvl>
    <w:lvl w:ilvl="1" w:tplc="EA8C8290">
      <w:start w:val="1"/>
      <w:numFmt w:val="decimal"/>
      <w:lvlText w:val="%2)"/>
      <w:lvlJc w:val="left"/>
      <w:pPr>
        <w:ind w:left="1020" w:hanging="360"/>
      </w:pPr>
    </w:lvl>
    <w:lvl w:ilvl="2" w:tplc="67B4F790">
      <w:start w:val="1"/>
      <w:numFmt w:val="decimal"/>
      <w:lvlText w:val="%3)"/>
      <w:lvlJc w:val="left"/>
      <w:pPr>
        <w:ind w:left="1020" w:hanging="360"/>
      </w:pPr>
    </w:lvl>
    <w:lvl w:ilvl="3" w:tplc="EC9003DC">
      <w:start w:val="1"/>
      <w:numFmt w:val="decimal"/>
      <w:lvlText w:val="%4)"/>
      <w:lvlJc w:val="left"/>
      <w:pPr>
        <w:ind w:left="1020" w:hanging="360"/>
      </w:pPr>
    </w:lvl>
    <w:lvl w:ilvl="4" w:tplc="7CA41374">
      <w:start w:val="1"/>
      <w:numFmt w:val="decimal"/>
      <w:lvlText w:val="%5)"/>
      <w:lvlJc w:val="left"/>
      <w:pPr>
        <w:ind w:left="1020" w:hanging="360"/>
      </w:pPr>
    </w:lvl>
    <w:lvl w:ilvl="5" w:tplc="87E01A7A">
      <w:start w:val="1"/>
      <w:numFmt w:val="decimal"/>
      <w:lvlText w:val="%6)"/>
      <w:lvlJc w:val="left"/>
      <w:pPr>
        <w:ind w:left="1020" w:hanging="360"/>
      </w:pPr>
    </w:lvl>
    <w:lvl w:ilvl="6" w:tplc="0E98593A">
      <w:start w:val="1"/>
      <w:numFmt w:val="decimal"/>
      <w:lvlText w:val="%7)"/>
      <w:lvlJc w:val="left"/>
      <w:pPr>
        <w:ind w:left="1020" w:hanging="360"/>
      </w:pPr>
    </w:lvl>
    <w:lvl w:ilvl="7" w:tplc="6BD666DC">
      <w:start w:val="1"/>
      <w:numFmt w:val="decimal"/>
      <w:lvlText w:val="%8)"/>
      <w:lvlJc w:val="left"/>
      <w:pPr>
        <w:ind w:left="1020" w:hanging="360"/>
      </w:pPr>
    </w:lvl>
    <w:lvl w:ilvl="8" w:tplc="88C216B0">
      <w:start w:val="1"/>
      <w:numFmt w:val="decimal"/>
      <w:lvlText w:val="%9)"/>
      <w:lvlJc w:val="left"/>
      <w:pPr>
        <w:ind w:left="1020" w:hanging="360"/>
      </w:pPr>
    </w:lvl>
  </w:abstractNum>
  <w:abstractNum w:abstractNumId="56" w15:restartNumberingAfterBreak="0">
    <w:nsid w:val="4C4119EC"/>
    <w:multiLevelType w:val="hybridMultilevel"/>
    <w:tmpl w:val="715C63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7" w15:restartNumberingAfterBreak="0">
    <w:nsid w:val="4FAE79D6"/>
    <w:multiLevelType w:val="hybridMultilevel"/>
    <w:tmpl w:val="933ABE26"/>
    <w:lvl w:ilvl="0" w:tplc="5178F962">
      <w:start w:val="1"/>
      <w:numFmt w:val="decimal"/>
      <w:lvlText w:val="%1)"/>
      <w:lvlJc w:val="left"/>
      <w:pPr>
        <w:ind w:left="1020" w:hanging="360"/>
      </w:pPr>
    </w:lvl>
    <w:lvl w:ilvl="1" w:tplc="D6787406">
      <w:start w:val="1"/>
      <w:numFmt w:val="decimal"/>
      <w:lvlText w:val="%2)"/>
      <w:lvlJc w:val="left"/>
      <w:pPr>
        <w:ind w:left="1020" w:hanging="360"/>
      </w:pPr>
    </w:lvl>
    <w:lvl w:ilvl="2" w:tplc="A37C7322">
      <w:start w:val="1"/>
      <w:numFmt w:val="decimal"/>
      <w:lvlText w:val="%3)"/>
      <w:lvlJc w:val="left"/>
      <w:pPr>
        <w:ind w:left="1020" w:hanging="360"/>
      </w:pPr>
    </w:lvl>
    <w:lvl w:ilvl="3" w:tplc="592A1922">
      <w:start w:val="1"/>
      <w:numFmt w:val="decimal"/>
      <w:lvlText w:val="%4)"/>
      <w:lvlJc w:val="left"/>
      <w:pPr>
        <w:ind w:left="1020" w:hanging="360"/>
      </w:pPr>
    </w:lvl>
    <w:lvl w:ilvl="4" w:tplc="6FACA658">
      <w:start w:val="1"/>
      <w:numFmt w:val="decimal"/>
      <w:lvlText w:val="%5)"/>
      <w:lvlJc w:val="left"/>
      <w:pPr>
        <w:ind w:left="1020" w:hanging="360"/>
      </w:pPr>
    </w:lvl>
    <w:lvl w:ilvl="5" w:tplc="10784CFA">
      <w:start w:val="1"/>
      <w:numFmt w:val="decimal"/>
      <w:lvlText w:val="%6)"/>
      <w:lvlJc w:val="left"/>
      <w:pPr>
        <w:ind w:left="1020" w:hanging="360"/>
      </w:pPr>
    </w:lvl>
    <w:lvl w:ilvl="6" w:tplc="61AEBF14">
      <w:start w:val="1"/>
      <w:numFmt w:val="decimal"/>
      <w:lvlText w:val="%7)"/>
      <w:lvlJc w:val="left"/>
      <w:pPr>
        <w:ind w:left="1020" w:hanging="360"/>
      </w:pPr>
    </w:lvl>
    <w:lvl w:ilvl="7" w:tplc="F118DB28">
      <w:start w:val="1"/>
      <w:numFmt w:val="decimal"/>
      <w:lvlText w:val="%8)"/>
      <w:lvlJc w:val="left"/>
      <w:pPr>
        <w:ind w:left="1020" w:hanging="360"/>
      </w:pPr>
    </w:lvl>
    <w:lvl w:ilvl="8" w:tplc="06569342">
      <w:start w:val="1"/>
      <w:numFmt w:val="decimal"/>
      <w:lvlText w:val="%9)"/>
      <w:lvlJc w:val="left"/>
      <w:pPr>
        <w:ind w:left="1020" w:hanging="360"/>
      </w:pPr>
    </w:lvl>
  </w:abstractNum>
  <w:abstractNum w:abstractNumId="58" w15:restartNumberingAfterBreak="0">
    <w:nsid w:val="539824E3"/>
    <w:multiLevelType w:val="hybridMultilevel"/>
    <w:tmpl w:val="C9B4895A"/>
    <w:lvl w:ilvl="0" w:tplc="EB7A5072">
      <w:start w:val="1"/>
      <w:numFmt w:val="bullet"/>
      <w:lvlText w:val=""/>
      <w:lvlJc w:val="left"/>
      <w:pPr>
        <w:ind w:left="720" w:hanging="360"/>
      </w:pPr>
      <w:rPr>
        <w:rFonts w:ascii="Symbol" w:hAnsi="Symbol"/>
      </w:rPr>
    </w:lvl>
    <w:lvl w:ilvl="1" w:tplc="AEF44254">
      <w:start w:val="1"/>
      <w:numFmt w:val="bullet"/>
      <w:lvlText w:val=""/>
      <w:lvlJc w:val="left"/>
      <w:pPr>
        <w:ind w:left="720" w:hanging="360"/>
      </w:pPr>
      <w:rPr>
        <w:rFonts w:ascii="Symbol" w:hAnsi="Symbol"/>
      </w:rPr>
    </w:lvl>
    <w:lvl w:ilvl="2" w:tplc="0D0025E4">
      <w:start w:val="1"/>
      <w:numFmt w:val="bullet"/>
      <w:lvlText w:val=""/>
      <w:lvlJc w:val="left"/>
      <w:pPr>
        <w:ind w:left="720" w:hanging="360"/>
      </w:pPr>
      <w:rPr>
        <w:rFonts w:ascii="Symbol" w:hAnsi="Symbol"/>
      </w:rPr>
    </w:lvl>
    <w:lvl w:ilvl="3" w:tplc="2944A192">
      <w:start w:val="1"/>
      <w:numFmt w:val="bullet"/>
      <w:lvlText w:val=""/>
      <w:lvlJc w:val="left"/>
      <w:pPr>
        <w:ind w:left="720" w:hanging="360"/>
      </w:pPr>
      <w:rPr>
        <w:rFonts w:ascii="Symbol" w:hAnsi="Symbol"/>
      </w:rPr>
    </w:lvl>
    <w:lvl w:ilvl="4" w:tplc="D01E8AF6">
      <w:start w:val="1"/>
      <w:numFmt w:val="bullet"/>
      <w:lvlText w:val=""/>
      <w:lvlJc w:val="left"/>
      <w:pPr>
        <w:ind w:left="720" w:hanging="360"/>
      </w:pPr>
      <w:rPr>
        <w:rFonts w:ascii="Symbol" w:hAnsi="Symbol"/>
      </w:rPr>
    </w:lvl>
    <w:lvl w:ilvl="5" w:tplc="9AF4256E">
      <w:start w:val="1"/>
      <w:numFmt w:val="bullet"/>
      <w:lvlText w:val=""/>
      <w:lvlJc w:val="left"/>
      <w:pPr>
        <w:ind w:left="720" w:hanging="360"/>
      </w:pPr>
      <w:rPr>
        <w:rFonts w:ascii="Symbol" w:hAnsi="Symbol"/>
      </w:rPr>
    </w:lvl>
    <w:lvl w:ilvl="6" w:tplc="6EE83BEE">
      <w:start w:val="1"/>
      <w:numFmt w:val="bullet"/>
      <w:lvlText w:val=""/>
      <w:lvlJc w:val="left"/>
      <w:pPr>
        <w:ind w:left="720" w:hanging="360"/>
      </w:pPr>
      <w:rPr>
        <w:rFonts w:ascii="Symbol" w:hAnsi="Symbol"/>
      </w:rPr>
    </w:lvl>
    <w:lvl w:ilvl="7" w:tplc="ABAEB828">
      <w:start w:val="1"/>
      <w:numFmt w:val="bullet"/>
      <w:lvlText w:val=""/>
      <w:lvlJc w:val="left"/>
      <w:pPr>
        <w:ind w:left="720" w:hanging="360"/>
      </w:pPr>
      <w:rPr>
        <w:rFonts w:ascii="Symbol" w:hAnsi="Symbol"/>
      </w:rPr>
    </w:lvl>
    <w:lvl w:ilvl="8" w:tplc="87D4430E">
      <w:start w:val="1"/>
      <w:numFmt w:val="bullet"/>
      <w:lvlText w:val=""/>
      <w:lvlJc w:val="left"/>
      <w:pPr>
        <w:ind w:left="720" w:hanging="360"/>
      </w:pPr>
      <w:rPr>
        <w:rFonts w:ascii="Symbol" w:hAnsi="Symbol"/>
      </w:rPr>
    </w:lvl>
  </w:abstractNum>
  <w:abstractNum w:abstractNumId="59" w15:restartNumberingAfterBreak="0">
    <w:nsid w:val="544B0771"/>
    <w:multiLevelType w:val="hybridMultilevel"/>
    <w:tmpl w:val="44A6FC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0" w15:restartNumberingAfterBreak="0">
    <w:nsid w:val="55057636"/>
    <w:multiLevelType w:val="hybridMultilevel"/>
    <w:tmpl w:val="D1D43366"/>
    <w:lvl w:ilvl="0" w:tplc="9A2E7B0A">
      <w:start w:val="30"/>
      <w:numFmt w:val="bullet"/>
      <w:lvlText w:val="-"/>
      <w:lvlJc w:val="left"/>
      <w:pPr>
        <w:ind w:left="720" w:hanging="360"/>
      </w:pPr>
      <w:rPr>
        <w:rFonts w:ascii="Calibri" w:eastAsia="Times New Roma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1" w15:restartNumberingAfterBreak="0">
    <w:nsid w:val="57BD2EF1"/>
    <w:multiLevelType w:val="hybridMultilevel"/>
    <w:tmpl w:val="14B2315E"/>
    <w:lvl w:ilvl="0" w:tplc="9A2E7B0A">
      <w:start w:val="30"/>
      <w:numFmt w:val="bullet"/>
      <w:lvlText w:val="-"/>
      <w:lvlJc w:val="left"/>
      <w:pPr>
        <w:ind w:left="360" w:hanging="360"/>
      </w:pPr>
      <w:rPr>
        <w:rFonts w:ascii="Calibri" w:eastAsia="Times New Roman" w:hAnsi="Calibri" w:cs="Calibri"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2" w15:restartNumberingAfterBreak="0">
    <w:nsid w:val="586B387D"/>
    <w:multiLevelType w:val="hybridMultilevel"/>
    <w:tmpl w:val="9110BAEA"/>
    <w:lvl w:ilvl="0" w:tplc="563244C2">
      <w:start w:val="1"/>
      <w:numFmt w:val="decimal"/>
      <w:lvlText w:val="%1)"/>
      <w:lvlJc w:val="left"/>
      <w:pPr>
        <w:ind w:left="1020" w:hanging="360"/>
      </w:pPr>
    </w:lvl>
    <w:lvl w:ilvl="1" w:tplc="20B8A3A6">
      <w:start w:val="1"/>
      <w:numFmt w:val="decimal"/>
      <w:lvlText w:val="%2)"/>
      <w:lvlJc w:val="left"/>
      <w:pPr>
        <w:ind w:left="1020" w:hanging="360"/>
      </w:pPr>
    </w:lvl>
    <w:lvl w:ilvl="2" w:tplc="AA749E94">
      <w:start w:val="1"/>
      <w:numFmt w:val="decimal"/>
      <w:lvlText w:val="%3)"/>
      <w:lvlJc w:val="left"/>
      <w:pPr>
        <w:ind w:left="1020" w:hanging="360"/>
      </w:pPr>
    </w:lvl>
    <w:lvl w:ilvl="3" w:tplc="4454C00E">
      <w:start w:val="1"/>
      <w:numFmt w:val="decimal"/>
      <w:lvlText w:val="%4)"/>
      <w:lvlJc w:val="left"/>
      <w:pPr>
        <w:ind w:left="1020" w:hanging="360"/>
      </w:pPr>
    </w:lvl>
    <w:lvl w:ilvl="4" w:tplc="625CCC24">
      <w:start w:val="1"/>
      <w:numFmt w:val="decimal"/>
      <w:lvlText w:val="%5)"/>
      <w:lvlJc w:val="left"/>
      <w:pPr>
        <w:ind w:left="1020" w:hanging="360"/>
      </w:pPr>
    </w:lvl>
    <w:lvl w:ilvl="5" w:tplc="0FA221C6">
      <w:start w:val="1"/>
      <w:numFmt w:val="decimal"/>
      <w:lvlText w:val="%6)"/>
      <w:lvlJc w:val="left"/>
      <w:pPr>
        <w:ind w:left="1020" w:hanging="360"/>
      </w:pPr>
    </w:lvl>
    <w:lvl w:ilvl="6" w:tplc="EA648F58">
      <w:start w:val="1"/>
      <w:numFmt w:val="decimal"/>
      <w:lvlText w:val="%7)"/>
      <w:lvlJc w:val="left"/>
      <w:pPr>
        <w:ind w:left="1020" w:hanging="360"/>
      </w:pPr>
    </w:lvl>
    <w:lvl w:ilvl="7" w:tplc="AD1A6CA0">
      <w:start w:val="1"/>
      <w:numFmt w:val="decimal"/>
      <w:lvlText w:val="%8)"/>
      <w:lvlJc w:val="left"/>
      <w:pPr>
        <w:ind w:left="1020" w:hanging="360"/>
      </w:pPr>
    </w:lvl>
    <w:lvl w:ilvl="8" w:tplc="ADE483C6">
      <w:start w:val="1"/>
      <w:numFmt w:val="decimal"/>
      <w:lvlText w:val="%9)"/>
      <w:lvlJc w:val="left"/>
      <w:pPr>
        <w:ind w:left="1020" w:hanging="360"/>
      </w:pPr>
    </w:lvl>
  </w:abstractNum>
  <w:abstractNum w:abstractNumId="63" w15:restartNumberingAfterBreak="0">
    <w:nsid w:val="59D20EE6"/>
    <w:multiLevelType w:val="singleLevel"/>
    <w:tmpl w:val="E2742174"/>
    <w:lvl w:ilvl="0">
      <w:start w:val="1"/>
      <w:numFmt w:val="lowerLetter"/>
      <w:pStyle w:val="Headinga"/>
      <w:lvlText w:val="%1)"/>
      <w:lvlJc w:val="left"/>
      <w:pPr>
        <w:tabs>
          <w:tab w:val="num" w:pos="360"/>
        </w:tabs>
        <w:ind w:left="360" w:hanging="360"/>
      </w:pPr>
    </w:lvl>
  </w:abstractNum>
  <w:abstractNum w:abstractNumId="64" w15:restartNumberingAfterBreak="0">
    <w:nsid w:val="5D2944FF"/>
    <w:multiLevelType w:val="hybridMultilevel"/>
    <w:tmpl w:val="805CB9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5" w15:restartNumberingAfterBreak="0">
    <w:nsid w:val="5E4C51C0"/>
    <w:multiLevelType w:val="hybridMultilevel"/>
    <w:tmpl w:val="CDD4B2F2"/>
    <w:lvl w:ilvl="0" w:tplc="691A8216">
      <w:start w:val="1"/>
      <w:numFmt w:val="bullet"/>
      <w:lvlText w:val=""/>
      <w:lvlJc w:val="left"/>
      <w:pPr>
        <w:ind w:left="720" w:hanging="360"/>
      </w:pPr>
      <w:rPr>
        <w:rFonts w:ascii="Symbol" w:hAnsi="Symbol"/>
      </w:rPr>
    </w:lvl>
    <w:lvl w:ilvl="1" w:tplc="0BA4EB18">
      <w:start w:val="1"/>
      <w:numFmt w:val="bullet"/>
      <w:lvlText w:val=""/>
      <w:lvlJc w:val="left"/>
      <w:pPr>
        <w:ind w:left="720" w:hanging="360"/>
      </w:pPr>
      <w:rPr>
        <w:rFonts w:ascii="Symbol" w:hAnsi="Symbol"/>
      </w:rPr>
    </w:lvl>
    <w:lvl w:ilvl="2" w:tplc="97A2A29A">
      <w:start w:val="1"/>
      <w:numFmt w:val="bullet"/>
      <w:lvlText w:val=""/>
      <w:lvlJc w:val="left"/>
      <w:pPr>
        <w:ind w:left="720" w:hanging="360"/>
      </w:pPr>
      <w:rPr>
        <w:rFonts w:ascii="Symbol" w:hAnsi="Symbol"/>
      </w:rPr>
    </w:lvl>
    <w:lvl w:ilvl="3" w:tplc="9198E4DE">
      <w:start w:val="1"/>
      <w:numFmt w:val="bullet"/>
      <w:lvlText w:val=""/>
      <w:lvlJc w:val="left"/>
      <w:pPr>
        <w:ind w:left="720" w:hanging="360"/>
      </w:pPr>
      <w:rPr>
        <w:rFonts w:ascii="Symbol" w:hAnsi="Symbol"/>
      </w:rPr>
    </w:lvl>
    <w:lvl w:ilvl="4" w:tplc="C2EC8BB0">
      <w:start w:val="1"/>
      <w:numFmt w:val="bullet"/>
      <w:lvlText w:val=""/>
      <w:lvlJc w:val="left"/>
      <w:pPr>
        <w:ind w:left="720" w:hanging="360"/>
      </w:pPr>
      <w:rPr>
        <w:rFonts w:ascii="Symbol" w:hAnsi="Symbol"/>
      </w:rPr>
    </w:lvl>
    <w:lvl w:ilvl="5" w:tplc="69EA9D96">
      <w:start w:val="1"/>
      <w:numFmt w:val="bullet"/>
      <w:lvlText w:val=""/>
      <w:lvlJc w:val="left"/>
      <w:pPr>
        <w:ind w:left="720" w:hanging="360"/>
      </w:pPr>
      <w:rPr>
        <w:rFonts w:ascii="Symbol" w:hAnsi="Symbol"/>
      </w:rPr>
    </w:lvl>
    <w:lvl w:ilvl="6" w:tplc="FF888BEA">
      <w:start w:val="1"/>
      <w:numFmt w:val="bullet"/>
      <w:lvlText w:val=""/>
      <w:lvlJc w:val="left"/>
      <w:pPr>
        <w:ind w:left="720" w:hanging="360"/>
      </w:pPr>
      <w:rPr>
        <w:rFonts w:ascii="Symbol" w:hAnsi="Symbol"/>
      </w:rPr>
    </w:lvl>
    <w:lvl w:ilvl="7" w:tplc="166451E0">
      <w:start w:val="1"/>
      <w:numFmt w:val="bullet"/>
      <w:lvlText w:val=""/>
      <w:lvlJc w:val="left"/>
      <w:pPr>
        <w:ind w:left="720" w:hanging="360"/>
      </w:pPr>
      <w:rPr>
        <w:rFonts w:ascii="Symbol" w:hAnsi="Symbol"/>
      </w:rPr>
    </w:lvl>
    <w:lvl w:ilvl="8" w:tplc="5D54FBDC">
      <w:start w:val="1"/>
      <w:numFmt w:val="bullet"/>
      <w:lvlText w:val=""/>
      <w:lvlJc w:val="left"/>
      <w:pPr>
        <w:ind w:left="720" w:hanging="360"/>
      </w:pPr>
      <w:rPr>
        <w:rFonts w:ascii="Symbol" w:hAnsi="Symbol"/>
      </w:rPr>
    </w:lvl>
  </w:abstractNum>
  <w:abstractNum w:abstractNumId="66" w15:restartNumberingAfterBreak="0">
    <w:nsid w:val="5EA705E8"/>
    <w:multiLevelType w:val="hybridMultilevel"/>
    <w:tmpl w:val="C3A29AFC"/>
    <w:lvl w:ilvl="0" w:tplc="FFFFFFFF">
      <w:start w:val="1"/>
      <w:numFmt w:val="bullet"/>
      <w:pStyle w:val="BEST-Cell-ListBul-1"/>
      <w:lvlText w:val=""/>
      <w:lvlJc w:val="left"/>
      <w:pPr>
        <w:tabs>
          <w:tab w:val="num" w:pos="360"/>
        </w:tabs>
        <w:ind w:left="360" w:hanging="360"/>
      </w:pPr>
      <w:rPr>
        <w:rFonts w:ascii="Symbol" w:hAnsi="Symbol" w:hint="default"/>
      </w:rPr>
    </w:lvl>
    <w:lvl w:ilvl="1" w:tplc="08090019">
      <w:start w:val="1"/>
      <w:numFmt w:val="decimal"/>
      <w:lvlText w:val="%2."/>
      <w:lvlJc w:val="left"/>
      <w:pPr>
        <w:tabs>
          <w:tab w:val="num" w:pos="-1440"/>
        </w:tabs>
        <w:ind w:left="-1440" w:hanging="360"/>
      </w:pPr>
    </w:lvl>
    <w:lvl w:ilvl="2" w:tplc="0809001B" w:tentative="1">
      <w:start w:val="1"/>
      <w:numFmt w:val="bullet"/>
      <w:lvlText w:val=""/>
      <w:lvlJc w:val="left"/>
      <w:pPr>
        <w:tabs>
          <w:tab w:val="num" w:pos="-720"/>
        </w:tabs>
        <w:ind w:left="-720" w:hanging="360"/>
      </w:pPr>
      <w:rPr>
        <w:rFonts w:ascii="Wingdings" w:hAnsi="Wingdings" w:hint="default"/>
      </w:rPr>
    </w:lvl>
    <w:lvl w:ilvl="3" w:tplc="0809000F" w:tentative="1">
      <w:start w:val="1"/>
      <w:numFmt w:val="bullet"/>
      <w:lvlText w:val=""/>
      <w:lvlJc w:val="left"/>
      <w:pPr>
        <w:tabs>
          <w:tab w:val="num" w:pos="0"/>
        </w:tabs>
        <w:ind w:left="0" w:hanging="360"/>
      </w:pPr>
      <w:rPr>
        <w:rFonts w:ascii="Symbol" w:hAnsi="Symbol" w:hint="default"/>
      </w:rPr>
    </w:lvl>
    <w:lvl w:ilvl="4" w:tplc="08090019" w:tentative="1">
      <w:start w:val="1"/>
      <w:numFmt w:val="bullet"/>
      <w:lvlText w:val="o"/>
      <w:lvlJc w:val="left"/>
      <w:pPr>
        <w:tabs>
          <w:tab w:val="num" w:pos="720"/>
        </w:tabs>
        <w:ind w:left="720" w:hanging="360"/>
      </w:pPr>
      <w:rPr>
        <w:rFonts w:ascii="Courier New" w:hAnsi="Courier New" w:hint="default"/>
      </w:rPr>
    </w:lvl>
    <w:lvl w:ilvl="5" w:tplc="0809001B" w:tentative="1">
      <w:start w:val="1"/>
      <w:numFmt w:val="bullet"/>
      <w:lvlText w:val=""/>
      <w:lvlJc w:val="left"/>
      <w:pPr>
        <w:tabs>
          <w:tab w:val="num" w:pos="1440"/>
        </w:tabs>
        <w:ind w:left="1440" w:hanging="360"/>
      </w:pPr>
      <w:rPr>
        <w:rFonts w:ascii="Wingdings" w:hAnsi="Wingdings" w:hint="default"/>
      </w:rPr>
    </w:lvl>
    <w:lvl w:ilvl="6" w:tplc="0809000F" w:tentative="1">
      <w:start w:val="1"/>
      <w:numFmt w:val="bullet"/>
      <w:lvlText w:val=""/>
      <w:lvlJc w:val="left"/>
      <w:pPr>
        <w:tabs>
          <w:tab w:val="num" w:pos="2160"/>
        </w:tabs>
        <w:ind w:left="2160" w:hanging="360"/>
      </w:pPr>
      <w:rPr>
        <w:rFonts w:ascii="Symbol" w:hAnsi="Symbol" w:hint="default"/>
      </w:rPr>
    </w:lvl>
    <w:lvl w:ilvl="7" w:tplc="08090019" w:tentative="1">
      <w:start w:val="1"/>
      <w:numFmt w:val="bullet"/>
      <w:lvlText w:val="o"/>
      <w:lvlJc w:val="left"/>
      <w:pPr>
        <w:tabs>
          <w:tab w:val="num" w:pos="2880"/>
        </w:tabs>
        <w:ind w:left="2880" w:hanging="360"/>
      </w:pPr>
      <w:rPr>
        <w:rFonts w:ascii="Courier New" w:hAnsi="Courier New" w:hint="default"/>
      </w:rPr>
    </w:lvl>
    <w:lvl w:ilvl="8" w:tplc="0809001B" w:tentative="1">
      <w:start w:val="1"/>
      <w:numFmt w:val="bullet"/>
      <w:lvlText w:val=""/>
      <w:lvlJc w:val="left"/>
      <w:pPr>
        <w:tabs>
          <w:tab w:val="num" w:pos="3600"/>
        </w:tabs>
        <w:ind w:left="3600" w:hanging="360"/>
      </w:pPr>
      <w:rPr>
        <w:rFonts w:ascii="Wingdings" w:hAnsi="Wingdings" w:hint="default"/>
      </w:rPr>
    </w:lvl>
  </w:abstractNum>
  <w:abstractNum w:abstractNumId="67" w15:restartNumberingAfterBreak="0">
    <w:nsid w:val="60113C53"/>
    <w:multiLevelType w:val="hybridMultilevel"/>
    <w:tmpl w:val="1564140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8" w15:restartNumberingAfterBreak="0">
    <w:nsid w:val="60F56BA9"/>
    <w:multiLevelType w:val="hybridMultilevel"/>
    <w:tmpl w:val="FB6E4F64"/>
    <w:lvl w:ilvl="0" w:tplc="29144748">
      <w:start w:val="1"/>
      <w:numFmt w:val="decimal"/>
      <w:lvlText w:val="%1)"/>
      <w:lvlJc w:val="left"/>
      <w:pPr>
        <w:ind w:left="1020" w:hanging="360"/>
      </w:pPr>
    </w:lvl>
    <w:lvl w:ilvl="1" w:tplc="01A6AE42">
      <w:start w:val="1"/>
      <w:numFmt w:val="decimal"/>
      <w:lvlText w:val="%2)"/>
      <w:lvlJc w:val="left"/>
      <w:pPr>
        <w:ind w:left="1020" w:hanging="360"/>
      </w:pPr>
    </w:lvl>
    <w:lvl w:ilvl="2" w:tplc="A906F946">
      <w:start w:val="1"/>
      <w:numFmt w:val="decimal"/>
      <w:lvlText w:val="%3)"/>
      <w:lvlJc w:val="left"/>
      <w:pPr>
        <w:ind w:left="1020" w:hanging="360"/>
      </w:pPr>
    </w:lvl>
    <w:lvl w:ilvl="3" w:tplc="9BBAAE44">
      <w:start w:val="1"/>
      <w:numFmt w:val="decimal"/>
      <w:lvlText w:val="%4)"/>
      <w:lvlJc w:val="left"/>
      <w:pPr>
        <w:ind w:left="1020" w:hanging="360"/>
      </w:pPr>
    </w:lvl>
    <w:lvl w:ilvl="4" w:tplc="FF24B326">
      <w:start w:val="1"/>
      <w:numFmt w:val="decimal"/>
      <w:lvlText w:val="%5)"/>
      <w:lvlJc w:val="left"/>
      <w:pPr>
        <w:ind w:left="1020" w:hanging="360"/>
      </w:pPr>
    </w:lvl>
    <w:lvl w:ilvl="5" w:tplc="623E7420">
      <w:start w:val="1"/>
      <w:numFmt w:val="decimal"/>
      <w:lvlText w:val="%6)"/>
      <w:lvlJc w:val="left"/>
      <w:pPr>
        <w:ind w:left="1020" w:hanging="360"/>
      </w:pPr>
    </w:lvl>
    <w:lvl w:ilvl="6" w:tplc="70F4B396">
      <w:start w:val="1"/>
      <w:numFmt w:val="decimal"/>
      <w:lvlText w:val="%7)"/>
      <w:lvlJc w:val="left"/>
      <w:pPr>
        <w:ind w:left="1020" w:hanging="360"/>
      </w:pPr>
    </w:lvl>
    <w:lvl w:ilvl="7" w:tplc="350A12B0">
      <w:start w:val="1"/>
      <w:numFmt w:val="decimal"/>
      <w:lvlText w:val="%8)"/>
      <w:lvlJc w:val="left"/>
      <w:pPr>
        <w:ind w:left="1020" w:hanging="360"/>
      </w:pPr>
    </w:lvl>
    <w:lvl w:ilvl="8" w:tplc="40D0D2B4">
      <w:start w:val="1"/>
      <w:numFmt w:val="decimal"/>
      <w:lvlText w:val="%9)"/>
      <w:lvlJc w:val="left"/>
      <w:pPr>
        <w:ind w:left="1020" w:hanging="360"/>
      </w:pPr>
    </w:lvl>
  </w:abstractNum>
  <w:abstractNum w:abstractNumId="69" w15:restartNumberingAfterBreak="0">
    <w:nsid w:val="632726C6"/>
    <w:multiLevelType w:val="hybridMultilevel"/>
    <w:tmpl w:val="5B24CE00"/>
    <w:lvl w:ilvl="0" w:tplc="6596B116">
      <w:start w:val="1"/>
      <w:numFmt w:val="decimal"/>
      <w:lvlText w:val="%1)"/>
      <w:lvlJc w:val="left"/>
      <w:pPr>
        <w:ind w:left="1020" w:hanging="360"/>
      </w:pPr>
    </w:lvl>
    <w:lvl w:ilvl="1" w:tplc="440611E2">
      <w:start w:val="1"/>
      <w:numFmt w:val="decimal"/>
      <w:lvlText w:val="%2)"/>
      <w:lvlJc w:val="left"/>
      <w:pPr>
        <w:ind w:left="1020" w:hanging="360"/>
      </w:pPr>
    </w:lvl>
    <w:lvl w:ilvl="2" w:tplc="4DE0FB8C">
      <w:start w:val="1"/>
      <w:numFmt w:val="decimal"/>
      <w:lvlText w:val="%3)"/>
      <w:lvlJc w:val="left"/>
      <w:pPr>
        <w:ind w:left="1020" w:hanging="360"/>
      </w:pPr>
    </w:lvl>
    <w:lvl w:ilvl="3" w:tplc="D0B2CEEA">
      <w:start w:val="1"/>
      <w:numFmt w:val="decimal"/>
      <w:lvlText w:val="%4)"/>
      <w:lvlJc w:val="left"/>
      <w:pPr>
        <w:ind w:left="1020" w:hanging="360"/>
      </w:pPr>
    </w:lvl>
    <w:lvl w:ilvl="4" w:tplc="64489912">
      <w:start w:val="1"/>
      <w:numFmt w:val="decimal"/>
      <w:lvlText w:val="%5)"/>
      <w:lvlJc w:val="left"/>
      <w:pPr>
        <w:ind w:left="1020" w:hanging="360"/>
      </w:pPr>
    </w:lvl>
    <w:lvl w:ilvl="5" w:tplc="C0923A22">
      <w:start w:val="1"/>
      <w:numFmt w:val="decimal"/>
      <w:lvlText w:val="%6)"/>
      <w:lvlJc w:val="left"/>
      <w:pPr>
        <w:ind w:left="1020" w:hanging="360"/>
      </w:pPr>
    </w:lvl>
    <w:lvl w:ilvl="6" w:tplc="B95ECFF4">
      <w:start w:val="1"/>
      <w:numFmt w:val="decimal"/>
      <w:lvlText w:val="%7)"/>
      <w:lvlJc w:val="left"/>
      <w:pPr>
        <w:ind w:left="1020" w:hanging="360"/>
      </w:pPr>
    </w:lvl>
    <w:lvl w:ilvl="7" w:tplc="6644ADEE">
      <w:start w:val="1"/>
      <w:numFmt w:val="decimal"/>
      <w:lvlText w:val="%8)"/>
      <w:lvlJc w:val="left"/>
      <w:pPr>
        <w:ind w:left="1020" w:hanging="360"/>
      </w:pPr>
    </w:lvl>
    <w:lvl w:ilvl="8" w:tplc="251AC376">
      <w:start w:val="1"/>
      <w:numFmt w:val="decimal"/>
      <w:lvlText w:val="%9)"/>
      <w:lvlJc w:val="left"/>
      <w:pPr>
        <w:ind w:left="1020" w:hanging="360"/>
      </w:pPr>
    </w:lvl>
  </w:abstractNum>
  <w:abstractNum w:abstractNumId="70" w15:restartNumberingAfterBreak="0">
    <w:nsid w:val="63DD733D"/>
    <w:multiLevelType w:val="hybridMultilevel"/>
    <w:tmpl w:val="896C71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1" w15:restartNumberingAfterBreak="0">
    <w:nsid w:val="647654F0"/>
    <w:multiLevelType w:val="hybridMultilevel"/>
    <w:tmpl w:val="6E0C2212"/>
    <w:lvl w:ilvl="0" w:tplc="9DC294E4">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2" w15:restartNumberingAfterBreak="0">
    <w:nsid w:val="652C1958"/>
    <w:multiLevelType w:val="hybridMultilevel"/>
    <w:tmpl w:val="F93885D8"/>
    <w:lvl w:ilvl="0" w:tplc="502E480E">
      <w:start w:val="1"/>
      <w:numFmt w:val="decimal"/>
      <w:lvlText w:val="%1."/>
      <w:lvlJc w:val="left"/>
      <w:pPr>
        <w:ind w:left="1020" w:hanging="360"/>
      </w:pPr>
    </w:lvl>
    <w:lvl w:ilvl="1" w:tplc="9F4CCACC">
      <w:start w:val="1"/>
      <w:numFmt w:val="decimal"/>
      <w:lvlText w:val="%2."/>
      <w:lvlJc w:val="left"/>
      <w:pPr>
        <w:ind w:left="1020" w:hanging="360"/>
      </w:pPr>
    </w:lvl>
    <w:lvl w:ilvl="2" w:tplc="80A0D9F2">
      <w:start w:val="1"/>
      <w:numFmt w:val="decimal"/>
      <w:lvlText w:val="%3."/>
      <w:lvlJc w:val="left"/>
      <w:pPr>
        <w:ind w:left="1020" w:hanging="360"/>
      </w:pPr>
    </w:lvl>
    <w:lvl w:ilvl="3" w:tplc="BD7E08CE">
      <w:start w:val="1"/>
      <w:numFmt w:val="decimal"/>
      <w:lvlText w:val="%4."/>
      <w:lvlJc w:val="left"/>
      <w:pPr>
        <w:ind w:left="1020" w:hanging="360"/>
      </w:pPr>
    </w:lvl>
    <w:lvl w:ilvl="4" w:tplc="1F185374">
      <w:start w:val="1"/>
      <w:numFmt w:val="decimal"/>
      <w:lvlText w:val="%5."/>
      <w:lvlJc w:val="left"/>
      <w:pPr>
        <w:ind w:left="1020" w:hanging="360"/>
      </w:pPr>
    </w:lvl>
    <w:lvl w:ilvl="5" w:tplc="08E0F232">
      <w:start w:val="1"/>
      <w:numFmt w:val="decimal"/>
      <w:lvlText w:val="%6."/>
      <w:lvlJc w:val="left"/>
      <w:pPr>
        <w:ind w:left="1020" w:hanging="360"/>
      </w:pPr>
    </w:lvl>
    <w:lvl w:ilvl="6" w:tplc="FCB41A7E">
      <w:start w:val="1"/>
      <w:numFmt w:val="decimal"/>
      <w:lvlText w:val="%7."/>
      <w:lvlJc w:val="left"/>
      <w:pPr>
        <w:ind w:left="1020" w:hanging="360"/>
      </w:pPr>
    </w:lvl>
    <w:lvl w:ilvl="7" w:tplc="D812C09C">
      <w:start w:val="1"/>
      <w:numFmt w:val="decimal"/>
      <w:lvlText w:val="%8."/>
      <w:lvlJc w:val="left"/>
      <w:pPr>
        <w:ind w:left="1020" w:hanging="360"/>
      </w:pPr>
    </w:lvl>
    <w:lvl w:ilvl="8" w:tplc="A0F0BC08">
      <w:start w:val="1"/>
      <w:numFmt w:val="decimal"/>
      <w:lvlText w:val="%9."/>
      <w:lvlJc w:val="left"/>
      <w:pPr>
        <w:ind w:left="1020" w:hanging="360"/>
      </w:pPr>
    </w:lvl>
  </w:abstractNum>
  <w:abstractNum w:abstractNumId="73" w15:restartNumberingAfterBreak="0">
    <w:nsid w:val="663D070C"/>
    <w:multiLevelType w:val="hybridMultilevel"/>
    <w:tmpl w:val="716253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7127404"/>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9BE79D3"/>
    <w:multiLevelType w:val="hybridMultilevel"/>
    <w:tmpl w:val="C46AA874"/>
    <w:lvl w:ilvl="0" w:tplc="E7207078">
      <w:start w:val="1"/>
      <w:numFmt w:val="decimal"/>
      <w:lvlText w:val="%1."/>
      <w:lvlJc w:val="left"/>
      <w:pPr>
        <w:ind w:left="1020" w:hanging="360"/>
      </w:pPr>
    </w:lvl>
    <w:lvl w:ilvl="1" w:tplc="208050A6">
      <w:start w:val="1"/>
      <w:numFmt w:val="decimal"/>
      <w:lvlText w:val="%2."/>
      <w:lvlJc w:val="left"/>
      <w:pPr>
        <w:ind w:left="1020" w:hanging="360"/>
      </w:pPr>
    </w:lvl>
    <w:lvl w:ilvl="2" w:tplc="433CB152">
      <w:start w:val="1"/>
      <w:numFmt w:val="decimal"/>
      <w:lvlText w:val="%3."/>
      <w:lvlJc w:val="left"/>
      <w:pPr>
        <w:ind w:left="1020" w:hanging="360"/>
      </w:pPr>
    </w:lvl>
    <w:lvl w:ilvl="3" w:tplc="3298746A">
      <w:start w:val="1"/>
      <w:numFmt w:val="decimal"/>
      <w:lvlText w:val="%4."/>
      <w:lvlJc w:val="left"/>
      <w:pPr>
        <w:ind w:left="1020" w:hanging="360"/>
      </w:pPr>
    </w:lvl>
    <w:lvl w:ilvl="4" w:tplc="92A44170">
      <w:start w:val="1"/>
      <w:numFmt w:val="decimal"/>
      <w:lvlText w:val="%5."/>
      <w:lvlJc w:val="left"/>
      <w:pPr>
        <w:ind w:left="1020" w:hanging="360"/>
      </w:pPr>
    </w:lvl>
    <w:lvl w:ilvl="5" w:tplc="C0DE7F72">
      <w:start w:val="1"/>
      <w:numFmt w:val="decimal"/>
      <w:lvlText w:val="%6."/>
      <w:lvlJc w:val="left"/>
      <w:pPr>
        <w:ind w:left="1020" w:hanging="360"/>
      </w:pPr>
    </w:lvl>
    <w:lvl w:ilvl="6" w:tplc="CDEC6630">
      <w:start w:val="1"/>
      <w:numFmt w:val="decimal"/>
      <w:lvlText w:val="%7."/>
      <w:lvlJc w:val="left"/>
      <w:pPr>
        <w:ind w:left="1020" w:hanging="360"/>
      </w:pPr>
    </w:lvl>
    <w:lvl w:ilvl="7" w:tplc="D5467E12">
      <w:start w:val="1"/>
      <w:numFmt w:val="decimal"/>
      <w:lvlText w:val="%8."/>
      <w:lvlJc w:val="left"/>
      <w:pPr>
        <w:ind w:left="1020" w:hanging="360"/>
      </w:pPr>
    </w:lvl>
    <w:lvl w:ilvl="8" w:tplc="06424B9E">
      <w:start w:val="1"/>
      <w:numFmt w:val="decimal"/>
      <w:lvlText w:val="%9."/>
      <w:lvlJc w:val="left"/>
      <w:pPr>
        <w:ind w:left="1020" w:hanging="360"/>
      </w:pPr>
    </w:lvl>
  </w:abstractNum>
  <w:abstractNum w:abstractNumId="76" w15:restartNumberingAfterBreak="0">
    <w:nsid w:val="69C16EDA"/>
    <w:multiLevelType w:val="hybridMultilevel"/>
    <w:tmpl w:val="641C126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7" w15:restartNumberingAfterBreak="0">
    <w:nsid w:val="69FD637E"/>
    <w:multiLevelType w:val="hybridMultilevel"/>
    <w:tmpl w:val="AF5CD3DC"/>
    <w:lvl w:ilvl="0" w:tplc="499C7B00">
      <w:start w:val="1"/>
      <w:numFmt w:val="decimal"/>
      <w:pStyle w:val="OrderedList"/>
      <w:lvlText w:val="%1."/>
      <w:lvlJc w:val="left"/>
      <w:pPr>
        <w:ind w:left="1710" w:hanging="720"/>
      </w:pPr>
      <w:rPr>
        <w:rFonts w:asciiTheme="minorHAnsi" w:eastAsia="Times New Roman" w:hAnsiTheme="minorHAnsi" w:cstheme="minorHAnsi"/>
        <w:color w:val="000000"/>
      </w:rPr>
    </w:lvl>
    <w:lvl w:ilvl="1" w:tplc="08090019" w:tentative="1">
      <w:start w:val="1"/>
      <w:numFmt w:val="lowerLetter"/>
      <w:lvlText w:val="%2."/>
      <w:lvlJc w:val="left"/>
      <w:pPr>
        <w:ind w:left="2070" w:hanging="360"/>
      </w:pPr>
    </w:lvl>
    <w:lvl w:ilvl="2" w:tplc="0809001B" w:tentative="1">
      <w:start w:val="1"/>
      <w:numFmt w:val="lowerRoman"/>
      <w:lvlText w:val="%3."/>
      <w:lvlJc w:val="right"/>
      <w:pPr>
        <w:ind w:left="2790" w:hanging="180"/>
      </w:pPr>
    </w:lvl>
    <w:lvl w:ilvl="3" w:tplc="0809000F" w:tentative="1">
      <w:start w:val="1"/>
      <w:numFmt w:val="decimal"/>
      <w:lvlText w:val="%4."/>
      <w:lvlJc w:val="left"/>
      <w:pPr>
        <w:ind w:left="3510" w:hanging="360"/>
      </w:pPr>
    </w:lvl>
    <w:lvl w:ilvl="4" w:tplc="08090019" w:tentative="1">
      <w:start w:val="1"/>
      <w:numFmt w:val="lowerLetter"/>
      <w:lvlText w:val="%5."/>
      <w:lvlJc w:val="left"/>
      <w:pPr>
        <w:ind w:left="4230" w:hanging="360"/>
      </w:pPr>
    </w:lvl>
    <w:lvl w:ilvl="5" w:tplc="0809001B" w:tentative="1">
      <w:start w:val="1"/>
      <w:numFmt w:val="lowerRoman"/>
      <w:lvlText w:val="%6."/>
      <w:lvlJc w:val="right"/>
      <w:pPr>
        <w:ind w:left="4950" w:hanging="180"/>
      </w:pPr>
    </w:lvl>
    <w:lvl w:ilvl="6" w:tplc="0809000F" w:tentative="1">
      <w:start w:val="1"/>
      <w:numFmt w:val="decimal"/>
      <w:lvlText w:val="%7."/>
      <w:lvlJc w:val="left"/>
      <w:pPr>
        <w:ind w:left="5670" w:hanging="360"/>
      </w:pPr>
    </w:lvl>
    <w:lvl w:ilvl="7" w:tplc="08090019" w:tentative="1">
      <w:start w:val="1"/>
      <w:numFmt w:val="lowerLetter"/>
      <w:lvlText w:val="%8."/>
      <w:lvlJc w:val="left"/>
      <w:pPr>
        <w:ind w:left="6390" w:hanging="360"/>
      </w:pPr>
    </w:lvl>
    <w:lvl w:ilvl="8" w:tplc="0809001B" w:tentative="1">
      <w:start w:val="1"/>
      <w:numFmt w:val="lowerRoman"/>
      <w:lvlText w:val="%9."/>
      <w:lvlJc w:val="right"/>
      <w:pPr>
        <w:ind w:left="7110" w:hanging="180"/>
      </w:pPr>
    </w:lvl>
  </w:abstractNum>
  <w:abstractNum w:abstractNumId="78" w15:restartNumberingAfterBreak="0">
    <w:nsid w:val="6B77747B"/>
    <w:multiLevelType w:val="hybridMultilevel"/>
    <w:tmpl w:val="EBBC282C"/>
    <w:lvl w:ilvl="0" w:tplc="81F06324">
      <w:start w:val="1"/>
      <w:numFmt w:val="decimal"/>
      <w:lvlText w:val="%1)"/>
      <w:lvlJc w:val="left"/>
      <w:pPr>
        <w:ind w:left="1020" w:hanging="360"/>
      </w:pPr>
    </w:lvl>
    <w:lvl w:ilvl="1" w:tplc="E6BE90CE">
      <w:start w:val="1"/>
      <w:numFmt w:val="decimal"/>
      <w:lvlText w:val="%2)"/>
      <w:lvlJc w:val="left"/>
      <w:pPr>
        <w:ind w:left="1020" w:hanging="360"/>
      </w:pPr>
    </w:lvl>
    <w:lvl w:ilvl="2" w:tplc="A2DA04E2">
      <w:start w:val="1"/>
      <w:numFmt w:val="decimal"/>
      <w:lvlText w:val="%3)"/>
      <w:lvlJc w:val="left"/>
      <w:pPr>
        <w:ind w:left="1020" w:hanging="360"/>
      </w:pPr>
    </w:lvl>
    <w:lvl w:ilvl="3" w:tplc="AA4E0DC4">
      <w:start w:val="1"/>
      <w:numFmt w:val="decimal"/>
      <w:lvlText w:val="%4)"/>
      <w:lvlJc w:val="left"/>
      <w:pPr>
        <w:ind w:left="1020" w:hanging="360"/>
      </w:pPr>
    </w:lvl>
    <w:lvl w:ilvl="4" w:tplc="570A881E">
      <w:start w:val="1"/>
      <w:numFmt w:val="decimal"/>
      <w:lvlText w:val="%5)"/>
      <w:lvlJc w:val="left"/>
      <w:pPr>
        <w:ind w:left="1020" w:hanging="360"/>
      </w:pPr>
    </w:lvl>
    <w:lvl w:ilvl="5" w:tplc="5C9C4410">
      <w:start w:val="1"/>
      <w:numFmt w:val="decimal"/>
      <w:lvlText w:val="%6)"/>
      <w:lvlJc w:val="left"/>
      <w:pPr>
        <w:ind w:left="1020" w:hanging="360"/>
      </w:pPr>
    </w:lvl>
    <w:lvl w:ilvl="6" w:tplc="99F6E628">
      <w:start w:val="1"/>
      <w:numFmt w:val="decimal"/>
      <w:lvlText w:val="%7)"/>
      <w:lvlJc w:val="left"/>
      <w:pPr>
        <w:ind w:left="1020" w:hanging="360"/>
      </w:pPr>
    </w:lvl>
    <w:lvl w:ilvl="7" w:tplc="51D24FC4">
      <w:start w:val="1"/>
      <w:numFmt w:val="decimal"/>
      <w:lvlText w:val="%8)"/>
      <w:lvlJc w:val="left"/>
      <w:pPr>
        <w:ind w:left="1020" w:hanging="360"/>
      </w:pPr>
    </w:lvl>
    <w:lvl w:ilvl="8" w:tplc="832EE8B8">
      <w:start w:val="1"/>
      <w:numFmt w:val="decimal"/>
      <w:lvlText w:val="%9)"/>
      <w:lvlJc w:val="left"/>
      <w:pPr>
        <w:ind w:left="1020" w:hanging="360"/>
      </w:pPr>
    </w:lvl>
  </w:abstractNum>
  <w:abstractNum w:abstractNumId="79" w15:restartNumberingAfterBreak="0">
    <w:nsid w:val="6C2D3E5F"/>
    <w:multiLevelType w:val="hybridMultilevel"/>
    <w:tmpl w:val="9FB8DA94"/>
    <w:lvl w:ilvl="0" w:tplc="0CD23DB8">
      <w:start w:val="1"/>
      <w:numFmt w:val="decimal"/>
      <w:lvlText w:val="%1"/>
      <w:lvlJc w:val="center"/>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0" w15:restartNumberingAfterBreak="0">
    <w:nsid w:val="6C361108"/>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34608A8"/>
    <w:multiLevelType w:val="hybridMultilevel"/>
    <w:tmpl w:val="AE1259A6"/>
    <w:lvl w:ilvl="0" w:tplc="C466165E">
      <w:start w:val="1"/>
      <w:numFmt w:val="decimal"/>
      <w:lvlText w:val="%1."/>
      <w:lvlJc w:val="left"/>
      <w:pPr>
        <w:ind w:left="1020" w:hanging="360"/>
      </w:pPr>
    </w:lvl>
    <w:lvl w:ilvl="1" w:tplc="890860B6">
      <w:start w:val="1"/>
      <w:numFmt w:val="decimal"/>
      <w:lvlText w:val="%2."/>
      <w:lvlJc w:val="left"/>
      <w:pPr>
        <w:ind w:left="1020" w:hanging="360"/>
      </w:pPr>
    </w:lvl>
    <w:lvl w:ilvl="2" w:tplc="C59C8090">
      <w:start w:val="1"/>
      <w:numFmt w:val="decimal"/>
      <w:lvlText w:val="%3."/>
      <w:lvlJc w:val="left"/>
      <w:pPr>
        <w:ind w:left="1020" w:hanging="360"/>
      </w:pPr>
    </w:lvl>
    <w:lvl w:ilvl="3" w:tplc="7F3EE5CC">
      <w:start w:val="1"/>
      <w:numFmt w:val="decimal"/>
      <w:lvlText w:val="%4."/>
      <w:lvlJc w:val="left"/>
      <w:pPr>
        <w:ind w:left="1020" w:hanging="360"/>
      </w:pPr>
    </w:lvl>
    <w:lvl w:ilvl="4" w:tplc="67FA69AE">
      <w:start w:val="1"/>
      <w:numFmt w:val="decimal"/>
      <w:lvlText w:val="%5."/>
      <w:lvlJc w:val="left"/>
      <w:pPr>
        <w:ind w:left="1020" w:hanging="360"/>
      </w:pPr>
    </w:lvl>
    <w:lvl w:ilvl="5" w:tplc="B0763B4A">
      <w:start w:val="1"/>
      <w:numFmt w:val="decimal"/>
      <w:lvlText w:val="%6."/>
      <w:lvlJc w:val="left"/>
      <w:pPr>
        <w:ind w:left="1020" w:hanging="360"/>
      </w:pPr>
    </w:lvl>
    <w:lvl w:ilvl="6" w:tplc="F06E5AB0">
      <w:start w:val="1"/>
      <w:numFmt w:val="decimal"/>
      <w:lvlText w:val="%7."/>
      <w:lvlJc w:val="left"/>
      <w:pPr>
        <w:ind w:left="1020" w:hanging="360"/>
      </w:pPr>
    </w:lvl>
    <w:lvl w:ilvl="7" w:tplc="68168582">
      <w:start w:val="1"/>
      <w:numFmt w:val="decimal"/>
      <w:lvlText w:val="%8."/>
      <w:lvlJc w:val="left"/>
      <w:pPr>
        <w:ind w:left="1020" w:hanging="360"/>
      </w:pPr>
    </w:lvl>
    <w:lvl w:ilvl="8" w:tplc="4E8A8D02">
      <w:start w:val="1"/>
      <w:numFmt w:val="decimal"/>
      <w:lvlText w:val="%9."/>
      <w:lvlJc w:val="left"/>
      <w:pPr>
        <w:ind w:left="1020" w:hanging="360"/>
      </w:pPr>
    </w:lvl>
  </w:abstractNum>
  <w:abstractNum w:abstractNumId="82" w15:restartNumberingAfterBreak="0">
    <w:nsid w:val="748B57C7"/>
    <w:multiLevelType w:val="hybridMultilevel"/>
    <w:tmpl w:val="691A903A"/>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83" w15:restartNumberingAfterBreak="0">
    <w:nsid w:val="75686420"/>
    <w:multiLevelType w:val="hybridMultilevel"/>
    <w:tmpl w:val="F61C5828"/>
    <w:lvl w:ilvl="0" w:tplc="62829942">
      <w:start w:val="1"/>
      <w:numFmt w:val="decimal"/>
      <w:lvlText w:val="%1."/>
      <w:lvlJc w:val="left"/>
      <w:pPr>
        <w:ind w:left="1020" w:hanging="360"/>
      </w:pPr>
    </w:lvl>
    <w:lvl w:ilvl="1" w:tplc="1A2C8EC0">
      <w:start w:val="1"/>
      <w:numFmt w:val="decimal"/>
      <w:lvlText w:val="%2."/>
      <w:lvlJc w:val="left"/>
      <w:pPr>
        <w:ind w:left="1020" w:hanging="360"/>
      </w:pPr>
    </w:lvl>
    <w:lvl w:ilvl="2" w:tplc="C3AC1282">
      <w:start w:val="1"/>
      <w:numFmt w:val="decimal"/>
      <w:lvlText w:val="%3."/>
      <w:lvlJc w:val="left"/>
      <w:pPr>
        <w:ind w:left="1020" w:hanging="360"/>
      </w:pPr>
    </w:lvl>
    <w:lvl w:ilvl="3" w:tplc="89FAAF78">
      <w:start w:val="1"/>
      <w:numFmt w:val="decimal"/>
      <w:lvlText w:val="%4."/>
      <w:lvlJc w:val="left"/>
      <w:pPr>
        <w:ind w:left="1020" w:hanging="360"/>
      </w:pPr>
    </w:lvl>
    <w:lvl w:ilvl="4" w:tplc="08784596">
      <w:start w:val="1"/>
      <w:numFmt w:val="decimal"/>
      <w:lvlText w:val="%5."/>
      <w:lvlJc w:val="left"/>
      <w:pPr>
        <w:ind w:left="1020" w:hanging="360"/>
      </w:pPr>
    </w:lvl>
    <w:lvl w:ilvl="5" w:tplc="F0DA86E6">
      <w:start w:val="1"/>
      <w:numFmt w:val="decimal"/>
      <w:lvlText w:val="%6."/>
      <w:lvlJc w:val="left"/>
      <w:pPr>
        <w:ind w:left="1020" w:hanging="360"/>
      </w:pPr>
    </w:lvl>
    <w:lvl w:ilvl="6" w:tplc="B588D010">
      <w:start w:val="1"/>
      <w:numFmt w:val="decimal"/>
      <w:lvlText w:val="%7."/>
      <w:lvlJc w:val="left"/>
      <w:pPr>
        <w:ind w:left="1020" w:hanging="360"/>
      </w:pPr>
    </w:lvl>
    <w:lvl w:ilvl="7" w:tplc="A49A33B4">
      <w:start w:val="1"/>
      <w:numFmt w:val="decimal"/>
      <w:lvlText w:val="%8."/>
      <w:lvlJc w:val="left"/>
      <w:pPr>
        <w:ind w:left="1020" w:hanging="360"/>
      </w:pPr>
    </w:lvl>
    <w:lvl w:ilvl="8" w:tplc="F0D0FA3C">
      <w:start w:val="1"/>
      <w:numFmt w:val="decimal"/>
      <w:lvlText w:val="%9."/>
      <w:lvlJc w:val="left"/>
      <w:pPr>
        <w:ind w:left="1020" w:hanging="360"/>
      </w:pPr>
    </w:lvl>
  </w:abstractNum>
  <w:abstractNum w:abstractNumId="84" w15:restartNumberingAfterBreak="0">
    <w:nsid w:val="770E1476"/>
    <w:multiLevelType w:val="hybridMultilevel"/>
    <w:tmpl w:val="1B50570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5" w15:restartNumberingAfterBreak="0">
    <w:nsid w:val="7A8056EE"/>
    <w:multiLevelType w:val="hybridMultilevel"/>
    <w:tmpl w:val="7DD4CA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7AC1105D"/>
    <w:multiLevelType w:val="hybridMultilevel"/>
    <w:tmpl w:val="359CF8FA"/>
    <w:lvl w:ilvl="0" w:tplc="101C508A">
      <w:start w:val="1"/>
      <w:numFmt w:val="bullet"/>
      <w:pStyle w:val="UnorderedLis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7" w15:restartNumberingAfterBreak="0">
    <w:nsid w:val="7BFC453F"/>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C8A7D70"/>
    <w:multiLevelType w:val="hybridMultilevel"/>
    <w:tmpl w:val="EA78A96C"/>
    <w:lvl w:ilvl="0" w:tplc="9A2E7B0A">
      <w:start w:val="30"/>
      <w:numFmt w:val="bullet"/>
      <w:lvlText w:val="-"/>
      <w:lvlJc w:val="left"/>
      <w:pPr>
        <w:ind w:left="720" w:hanging="360"/>
      </w:pPr>
      <w:rPr>
        <w:rFonts w:ascii="Calibri" w:eastAsia="Times New Roma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7E0A0E68"/>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671407">
    <w:abstractNumId w:val="41"/>
  </w:num>
  <w:num w:numId="2" w16cid:durableId="286012776">
    <w:abstractNumId w:val="0"/>
  </w:num>
  <w:num w:numId="3" w16cid:durableId="200010803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8463876">
    <w:abstractNumId w:val="20"/>
  </w:num>
  <w:num w:numId="5" w16cid:durableId="1998995887">
    <w:abstractNumId w:val="44"/>
  </w:num>
  <w:num w:numId="6" w16cid:durableId="1487430895">
    <w:abstractNumId w:val="1"/>
  </w:num>
  <w:num w:numId="7" w16cid:durableId="1727605988">
    <w:abstractNumId w:val="2"/>
  </w:num>
  <w:num w:numId="8" w16cid:durableId="1283460136">
    <w:abstractNumId w:val="66"/>
  </w:num>
  <w:num w:numId="9" w16cid:durableId="1452243463">
    <w:abstractNumId w:val="19"/>
  </w:num>
  <w:num w:numId="10" w16cid:durableId="1458599296">
    <w:abstractNumId w:val="51"/>
  </w:num>
  <w:num w:numId="11" w16cid:durableId="637420339">
    <w:abstractNumId w:val="46"/>
  </w:num>
  <w:num w:numId="12" w16cid:durableId="634872398">
    <w:abstractNumId w:val="63"/>
  </w:num>
  <w:num w:numId="13" w16cid:durableId="872956808">
    <w:abstractNumId w:val="17"/>
  </w:num>
  <w:num w:numId="14" w16cid:durableId="1209102033">
    <w:abstractNumId w:val="86"/>
  </w:num>
  <w:num w:numId="15" w16cid:durableId="1080981842">
    <w:abstractNumId w:val="77"/>
  </w:num>
  <w:num w:numId="16" w16cid:durableId="332538107">
    <w:abstractNumId w:val="3"/>
    <w:lvlOverride w:ilvl="0">
      <w:startOverride w:val="1"/>
    </w:lvlOverride>
  </w:num>
  <w:num w:numId="17" w16cid:durableId="1877693906">
    <w:abstractNumId w:val="22"/>
  </w:num>
  <w:num w:numId="18" w16cid:durableId="1364667589">
    <w:abstractNumId w:val="27"/>
  </w:num>
  <w:num w:numId="19" w16cid:durableId="783310938">
    <w:abstractNumId w:val="25"/>
  </w:num>
  <w:num w:numId="20" w16cid:durableId="1152284726">
    <w:abstractNumId w:val="84"/>
  </w:num>
  <w:num w:numId="21" w16cid:durableId="1150559909">
    <w:abstractNumId w:val="50"/>
  </w:num>
  <w:num w:numId="22" w16cid:durableId="1093430026">
    <w:abstractNumId w:val="45"/>
  </w:num>
  <w:num w:numId="23" w16cid:durableId="2132700786">
    <w:abstractNumId w:val="64"/>
  </w:num>
  <w:num w:numId="24" w16cid:durableId="678776912">
    <w:abstractNumId w:val="26"/>
  </w:num>
  <w:num w:numId="25" w16cid:durableId="1735811156">
    <w:abstractNumId w:val="59"/>
  </w:num>
  <w:num w:numId="26" w16cid:durableId="951090658">
    <w:abstractNumId w:val="47"/>
  </w:num>
  <w:num w:numId="27" w16cid:durableId="1668285959">
    <w:abstractNumId w:val="34"/>
  </w:num>
  <w:num w:numId="28" w16cid:durableId="1856730243">
    <w:abstractNumId w:val="9"/>
  </w:num>
  <w:num w:numId="29" w16cid:durableId="1173450633">
    <w:abstractNumId w:val="87"/>
  </w:num>
  <w:num w:numId="30" w16cid:durableId="1005983515">
    <w:abstractNumId w:val="28"/>
  </w:num>
  <w:num w:numId="31" w16cid:durableId="1672174952">
    <w:abstractNumId w:val="8"/>
  </w:num>
  <w:num w:numId="32" w16cid:durableId="749153711">
    <w:abstractNumId w:val="21"/>
  </w:num>
  <w:num w:numId="33" w16cid:durableId="1332686073">
    <w:abstractNumId w:val="10"/>
  </w:num>
  <w:num w:numId="34" w16cid:durableId="333805353">
    <w:abstractNumId w:val="12"/>
  </w:num>
  <w:num w:numId="35" w16cid:durableId="1756319334">
    <w:abstractNumId w:val="33"/>
  </w:num>
  <w:num w:numId="36" w16cid:durableId="71049121">
    <w:abstractNumId w:val="80"/>
  </w:num>
  <w:num w:numId="37" w16cid:durableId="1343969995">
    <w:abstractNumId w:val="70"/>
  </w:num>
  <w:num w:numId="38" w16cid:durableId="619994845">
    <w:abstractNumId w:val="18"/>
  </w:num>
  <w:num w:numId="39" w16cid:durableId="1002466931">
    <w:abstractNumId w:val="42"/>
  </w:num>
  <w:num w:numId="40" w16cid:durableId="396711074">
    <w:abstractNumId w:val="74"/>
  </w:num>
  <w:num w:numId="41" w16cid:durableId="1705710961">
    <w:abstractNumId w:val="89"/>
  </w:num>
  <w:num w:numId="42" w16cid:durableId="2107920395">
    <w:abstractNumId w:val="79"/>
  </w:num>
  <w:num w:numId="43" w16cid:durableId="781993725">
    <w:abstractNumId w:val="79"/>
    <w:lvlOverride w:ilvl="0">
      <w:startOverride w:val="1"/>
    </w:lvlOverride>
  </w:num>
  <w:num w:numId="44" w16cid:durableId="68768966">
    <w:abstractNumId w:val="79"/>
    <w:lvlOverride w:ilvl="0">
      <w:startOverride w:val="1"/>
    </w:lvlOverride>
  </w:num>
  <w:num w:numId="45" w16cid:durableId="192425839">
    <w:abstractNumId w:val="79"/>
    <w:lvlOverride w:ilvl="0">
      <w:startOverride w:val="1"/>
    </w:lvlOverride>
  </w:num>
  <w:num w:numId="46" w16cid:durableId="1949383794">
    <w:abstractNumId w:val="79"/>
    <w:lvlOverride w:ilvl="0">
      <w:startOverride w:val="1"/>
    </w:lvlOverride>
  </w:num>
  <w:num w:numId="47" w16cid:durableId="1844464758">
    <w:abstractNumId w:val="79"/>
    <w:lvlOverride w:ilvl="0">
      <w:startOverride w:val="1"/>
    </w:lvlOverride>
  </w:num>
  <w:num w:numId="48" w16cid:durableId="178008888">
    <w:abstractNumId w:val="79"/>
    <w:lvlOverride w:ilvl="0">
      <w:startOverride w:val="1"/>
    </w:lvlOverride>
  </w:num>
  <w:num w:numId="49" w16cid:durableId="2009556576">
    <w:abstractNumId w:val="79"/>
    <w:lvlOverride w:ilvl="0">
      <w:startOverride w:val="1"/>
    </w:lvlOverride>
  </w:num>
  <w:num w:numId="50" w16cid:durableId="332031072">
    <w:abstractNumId w:val="79"/>
    <w:lvlOverride w:ilvl="0">
      <w:startOverride w:val="1"/>
    </w:lvlOverride>
  </w:num>
  <w:num w:numId="51" w16cid:durableId="1748838851">
    <w:abstractNumId w:val="79"/>
    <w:lvlOverride w:ilvl="0">
      <w:startOverride w:val="1"/>
    </w:lvlOverride>
  </w:num>
  <w:num w:numId="52" w16cid:durableId="687680656">
    <w:abstractNumId w:val="79"/>
    <w:lvlOverride w:ilvl="0">
      <w:startOverride w:val="1"/>
    </w:lvlOverride>
  </w:num>
  <w:num w:numId="53" w16cid:durableId="2053574333">
    <w:abstractNumId w:val="79"/>
    <w:lvlOverride w:ilvl="0">
      <w:startOverride w:val="1"/>
    </w:lvlOverride>
  </w:num>
  <w:num w:numId="54" w16cid:durableId="713775151">
    <w:abstractNumId w:val="79"/>
    <w:lvlOverride w:ilvl="0">
      <w:startOverride w:val="1"/>
    </w:lvlOverride>
  </w:num>
  <w:num w:numId="55" w16cid:durableId="598567796">
    <w:abstractNumId w:val="79"/>
    <w:lvlOverride w:ilvl="0">
      <w:startOverride w:val="1"/>
    </w:lvlOverride>
  </w:num>
  <w:num w:numId="56" w16cid:durableId="1178421408">
    <w:abstractNumId w:val="79"/>
    <w:lvlOverride w:ilvl="0">
      <w:startOverride w:val="1"/>
    </w:lvlOverride>
  </w:num>
  <w:num w:numId="57" w16cid:durableId="723984360">
    <w:abstractNumId w:val="79"/>
    <w:lvlOverride w:ilvl="0">
      <w:startOverride w:val="1"/>
    </w:lvlOverride>
  </w:num>
  <w:num w:numId="58" w16cid:durableId="278731451">
    <w:abstractNumId w:val="79"/>
    <w:lvlOverride w:ilvl="0">
      <w:startOverride w:val="1"/>
    </w:lvlOverride>
  </w:num>
  <w:num w:numId="59" w16cid:durableId="563640292">
    <w:abstractNumId w:val="79"/>
    <w:lvlOverride w:ilvl="0">
      <w:startOverride w:val="1"/>
    </w:lvlOverride>
  </w:num>
  <w:num w:numId="60" w16cid:durableId="1355839826">
    <w:abstractNumId w:val="79"/>
    <w:lvlOverride w:ilvl="0">
      <w:startOverride w:val="1"/>
    </w:lvlOverride>
  </w:num>
  <w:num w:numId="61" w16cid:durableId="218522742">
    <w:abstractNumId w:val="79"/>
    <w:lvlOverride w:ilvl="0">
      <w:startOverride w:val="1"/>
    </w:lvlOverride>
  </w:num>
  <w:num w:numId="62" w16cid:durableId="1130708846">
    <w:abstractNumId w:val="79"/>
    <w:lvlOverride w:ilvl="0">
      <w:startOverride w:val="1"/>
    </w:lvlOverride>
  </w:num>
  <w:num w:numId="63" w16cid:durableId="1480459453">
    <w:abstractNumId w:val="79"/>
    <w:lvlOverride w:ilvl="0">
      <w:startOverride w:val="1"/>
    </w:lvlOverride>
  </w:num>
  <w:num w:numId="64" w16cid:durableId="168057649">
    <w:abstractNumId w:val="79"/>
    <w:lvlOverride w:ilvl="0">
      <w:startOverride w:val="1"/>
    </w:lvlOverride>
  </w:num>
  <w:num w:numId="65" w16cid:durableId="2030137717">
    <w:abstractNumId w:val="79"/>
    <w:lvlOverride w:ilvl="0">
      <w:startOverride w:val="1"/>
    </w:lvlOverride>
  </w:num>
  <w:num w:numId="66" w16cid:durableId="1453982013">
    <w:abstractNumId w:val="79"/>
    <w:lvlOverride w:ilvl="0">
      <w:startOverride w:val="1"/>
    </w:lvlOverride>
  </w:num>
  <w:num w:numId="67" w16cid:durableId="795831076">
    <w:abstractNumId w:val="79"/>
    <w:lvlOverride w:ilvl="0">
      <w:startOverride w:val="1"/>
    </w:lvlOverride>
  </w:num>
  <w:num w:numId="68" w16cid:durableId="336158060">
    <w:abstractNumId w:val="79"/>
    <w:lvlOverride w:ilvl="0">
      <w:startOverride w:val="1"/>
    </w:lvlOverride>
  </w:num>
  <w:num w:numId="69" w16cid:durableId="1245145320">
    <w:abstractNumId w:val="79"/>
    <w:lvlOverride w:ilvl="0">
      <w:startOverride w:val="1"/>
    </w:lvlOverride>
  </w:num>
  <w:num w:numId="70" w16cid:durableId="1919247942">
    <w:abstractNumId w:val="79"/>
    <w:lvlOverride w:ilvl="0">
      <w:startOverride w:val="1"/>
    </w:lvlOverride>
  </w:num>
  <w:num w:numId="71" w16cid:durableId="1686176289">
    <w:abstractNumId w:val="79"/>
    <w:lvlOverride w:ilvl="0">
      <w:startOverride w:val="1"/>
    </w:lvlOverride>
  </w:num>
  <w:num w:numId="72" w16cid:durableId="707612245">
    <w:abstractNumId w:val="71"/>
  </w:num>
  <w:num w:numId="73" w16cid:durableId="1436364234">
    <w:abstractNumId w:val="79"/>
    <w:lvlOverride w:ilvl="0">
      <w:startOverride w:val="1"/>
    </w:lvlOverride>
  </w:num>
  <w:num w:numId="74" w16cid:durableId="444885394">
    <w:abstractNumId w:val="79"/>
    <w:lvlOverride w:ilvl="0">
      <w:startOverride w:val="1"/>
    </w:lvlOverride>
  </w:num>
  <w:num w:numId="75" w16cid:durableId="1956250589">
    <w:abstractNumId w:val="57"/>
  </w:num>
  <w:num w:numId="76" w16cid:durableId="1044332028">
    <w:abstractNumId w:val="78"/>
  </w:num>
  <w:num w:numId="77" w16cid:durableId="1540970299">
    <w:abstractNumId w:val="55"/>
  </w:num>
  <w:num w:numId="78" w16cid:durableId="1955475755">
    <w:abstractNumId w:val="62"/>
  </w:num>
  <w:num w:numId="79" w16cid:durableId="1582325891">
    <w:abstractNumId w:val="31"/>
  </w:num>
  <w:num w:numId="80" w16cid:durableId="508520684">
    <w:abstractNumId w:val="69"/>
  </w:num>
  <w:num w:numId="81" w16cid:durableId="2052728367">
    <w:abstractNumId w:val="54"/>
  </w:num>
  <w:num w:numId="82" w16cid:durableId="71898189">
    <w:abstractNumId w:val="22"/>
  </w:num>
  <w:num w:numId="83" w16cid:durableId="1211650404">
    <w:abstractNumId w:val="79"/>
    <w:lvlOverride w:ilvl="0">
      <w:startOverride w:val="1"/>
    </w:lvlOverride>
  </w:num>
  <w:num w:numId="84" w16cid:durableId="1235509894">
    <w:abstractNumId w:val="5"/>
  </w:num>
  <w:num w:numId="85" w16cid:durableId="1958247907">
    <w:abstractNumId w:val="68"/>
  </w:num>
  <w:num w:numId="86" w16cid:durableId="2125149336">
    <w:abstractNumId w:val="82"/>
  </w:num>
  <w:num w:numId="87" w16cid:durableId="1833794091">
    <w:abstractNumId w:val="14"/>
  </w:num>
  <w:num w:numId="88" w16cid:durableId="267854226">
    <w:abstractNumId w:val="24"/>
  </w:num>
  <w:num w:numId="89" w16cid:durableId="366179690">
    <w:abstractNumId w:val="39"/>
  </w:num>
  <w:num w:numId="90" w16cid:durableId="781997848">
    <w:abstractNumId w:val="85"/>
  </w:num>
  <w:num w:numId="91" w16cid:durableId="1150167981">
    <w:abstractNumId w:val="56"/>
  </w:num>
  <w:num w:numId="92" w16cid:durableId="368654192">
    <w:abstractNumId w:val="13"/>
  </w:num>
  <w:num w:numId="93" w16cid:durableId="82067801">
    <w:abstractNumId w:val="73"/>
  </w:num>
  <w:num w:numId="94" w16cid:durableId="80759737">
    <w:abstractNumId w:val="53"/>
  </w:num>
  <w:num w:numId="95" w16cid:durableId="1960068652">
    <w:abstractNumId w:val="65"/>
  </w:num>
  <w:num w:numId="96" w16cid:durableId="2754234">
    <w:abstractNumId w:val="60"/>
  </w:num>
  <w:num w:numId="97" w16cid:durableId="72286756">
    <w:abstractNumId w:val="61"/>
  </w:num>
  <w:num w:numId="98" w16cid:durableId="1799688505">
    <w:abstractNumId w:val="88"/>
  </w:num>
  <w:num w:numId="99" w16cid:durableId="1849169695">
    <w:abstractNumId w:val="32"/>
  </w:num>
  <w:num w:numId="100" w16cid:durableId="605423697">
    <w:abstractNumId w:val="48"/>
  </w:num>
  <w:num w:numId="101" w16cid:durableId="868644311">
    <w:abstractNumId w:val="23"/>
  </w:num>
  <w:num w:numId="102" w16cid:durableId="1699115173">
    <w:abstractNumId w:val="43"/>
  </w:num>
  <w:num w:numId="103" w16cid:durableId="935871377">
    <w:abstractNumId w:val="67"/>
  </w:num>
  <w:num w:numId="104" w16cid:durableId="409931971">
    <w:abstractNumId w:val="18"/>
    <w:lvlOverride w:ilvl="0">
      <w:startOverride w:val="1"/>
    </w:lvlOverride>
  </w:num>
  <w:num w:numId="105" w16cid:durableId="657073412">
    <w:abstractNumId w:val="18"/>
    <w:lvlOverride w:ilvl="0">
      <w:startOverride w:val="1"/>
    </w:lvlOverride>
  </w:num>
  <w:num w:numId="106" w16cid:durableId="821695889">
    <w:abstractNumId w:val="18"/>
    <w:lvlOverride w:ilvl="0">
      <w:startOverride w:val="1"/>
    </w:lvlOverride>
  </w:num>
  <w:num w:numId="107" w16cid:durableId="1017124514">
    <w:abstractNumId w:val="18"/>
    <w:lvlOverride w:ilvl="0">
      <w:startOverride w:val="1"/>
    </w:lvlOverride>
  </w:num>
  <w:num w:numId="108" w16cid:durableId="308632560">
    <w:abstractNumId w:val="18"/>
    <w:lvlOverride w:ilvl="0">
      <w:startOverride w:val="1"/>
    </w:lvlOverride>
  </w:num>
  <w:num w:numId="109" w16cid:durableId="1214148612">
    <w:abstractNumId w:val="18"/>
    <w:lvlOverride w:ilvl="0">
      <w:startOverride w:val="1"/>
    </w:lvlOverride>
  </w:num>
  <w:num w:numId="110" w16cid:durableId="1101148381">
    <w:abstractNumId w:val="18"/>
    <w:lvlOverride w:ilvl="0">
      <w:startOverride w:val="1"/>
    </w:lvlOverride>
  </w:num>
  <w:num w:numId="111" w16cid:durableId="1267035805">
    <w:abstractNumId w:val="18"/>
    <w:lvlOverride w:ilvl="0">
      <w:startOverride w:val="1"/>
    </w:lvlOverride>
  </w:num>
  <w:num w:numId="112" w16cid:durableId="1621103224">
    <w:abstractNumId w:val="18"/>
    <w:lvlOverride w:ilvl="0">
      <w:startOverride w:val="1"/>
    </w:lvlOverride>
  </w:num>
  <w:num w:numId="113" w16cid:durableId="498808065">
    <w:abstractNumId w:val="18"/>
    <w:lvlOverride w:ilvl="0">
      <w:startOverride w:val="1"/>
    </w:lvlOverride>
  </w:num>
  <w:num w:numId="114" w16cid:durableId="1556813346">
    <w:abstractNumId w:val="18"/>
    <w:lvlOverride w:ilvl="0">
      <w:startOverride w:val="1"/>
    </w:lvlOverride>
  </w:num>
  <w:num w:numId="115" w16cid:durableId="657998803">
    <w:abstractNumId w:val="18"/>
    <w:lvlOverride w:ilvl="0">
      <w:startOverride w:val="1"/>
    </w:lvlOverride>
  </w:num>
  <w:num w:numId="116" w16cid:durableId="2135902504">
    <w:abstractNumId w:val="18"/>
    <w:lvlOverride w:ilvl="0">
      <w:startOverride w:val="1"/>
    </w:lvlOverride>
  </w:num>
  <w:num w:numId="117" w16cid:durableId="422263620">
    <w:abstractNumId w:val="18"/>
    <w:lvlOverride w:ilvl="0">
      <w:startOverride w:val="1"/>
    </w:lvlOverride>
  </w:num>
  <w:num w:numId="118" w16cid:durableId="1012800352">
    <w:abstractNumId w:val="18"/>
    <w:lvlOverride w:ilvl="0">
      <w:startOverride w:val="1"/>
    </w:lvlOverride>
  </w:num>
  <w:num w:numId="119" w16cid:durableId="1231691794">
    <w:abstractNumId w:val="18"/>
    <w:lvlOverride w:ilvl="0">
      <w:startOverride w:val="1"/>
    </w:lvlOverride>
  </w:num>
  <w:num w:numId="120" w16cid:durableId="1176075552">
    <w:abstractNumId w:val="18"/>
    <w:lvlOverride w:ilvl="0">
      <w:startOverride w:val="1"/>
    </w:lvlOverride>
  </w:num>
  <w:num w:numId="121" w16cid:durableId="961958941">
    <w:abstractNumId w:val="18"/>
    <w:lvlOverride w:ilvl="0">
      <w:startOverride w:val="1"/>
    </w:lvlOverride>
  </w:num>
  <w:num w:numId="122" w16cid:durableId="1565215888">
    <w:abstractNumId w:val="18"/>
    <w:lvlOverride w:ilvl="0">
      <w:startOverride w:val="1"/>
    </w:lvlOverride>
  </w:num>
  <w:num w:numId="123" w16cid:durableId="1360200945">
    <w:abstractNumId w:val="18"/>
    <w:lvlOverride w:ilvl="0">
      <w:startOverride w:val="1"/>
    </w:lvlOverride>
  </w:num>
  <w:num w:numId="124" w16cid:durableId="671223023">
    <w:abstractNumId w:val="18"/>
    <w:lvlOverride w:ilvl="0">
      <w:startOverride w:val="1"/>
    </w:lvlOverride>
  </w:num>
  <w:num w:numId="125" w16cid:durableId="821116236">
    <w:abstractNumId w:val="18"/>
    <w:lvlOverride w:ilvl="0">
      <w:startOverride w:val="1"/>
    </w:lvlOverride>
  </w:num>
  <w:num w:numId="126" w16cid:durableId="621493564">
    <w:abstractNumId w:val="18"/>
    <w:lvlOverride w:ilvl="0">
      <w:startOverride w:val="1"/>
    </w:lvlOverride>
  </w:num>
  <w:num w:numId="127" w16cid:durableId="749040483">
    <w:abstractNumId w:val="18"/>
    <w:lvlOverride w:ilvl="0">
      <w:startOverride w:val="1"/>
    </w:lvlOverride>
  </w:num>
  <w:num w:numId="128" w16cid:durableId="865946945">
    <w:abstractNumId w:val="18"/>
    <w:lvlOverride w:ilvl="0">
      <w:startOverride w:val="1"/>
    </w:lvlOverride>
  </w:num>
  <w:num w:numId="129" w16cid:durableId="1149446443">
    <w:abstractNumId w:val="18"/>
    <w:lvlOverride w:ilvl="0">
      <w:startOverride w:val="1"/>
    </w:lvlOverride>
  </w:num>
  <w:num w:numId="130" w16cid:durableId="554925967">
    <w:abstractNumId w:val="18"/>
    <w:lvlOverride w:ilvl="0">
      <w:startOverride w:val="1"/>
    </w:lvlOverride>
  </w:num>
  <w:num w:numId="131" w16cid:durableId="547955354">
    <w:abstractNumId w:val="18"/>
    <w:lvlOverride w:ilvl="0">
      <w:startOverride w:val="1"/>
    </w:lvlOverride>
  </w:num>
  <w:num w:numId="132" w16cid:durableId="254479666">
    <w:abstractNumId w:val="18"/>
    <w:lvlOverride w:ilvl="0">
      <w:startOverride w:val="1"/>
    </w:lvlOverride>
  </w:num>
  <w:num w:numId="133" w16cid:durableId="1510293956">
    <w:abstractNumId w:val="18"/>
    <w:lvlOverride w:ilvl="0">
      <w:startOverride w:val="1"/>
    </w:lvlOverride>
  </w:num>
  <w:num w:numId="134" w16cid:durableId="1049574797">
    <w:abstractNumId w:val="18"/>
    <w:lvlOverride w:ilvl="0">
      <w:startOverride w:val="1"/>
    </w:lvlOverride>
  </w:num>
  <w:num w:numId="135" w16cid:durableId="997423096">
    <w:abstractNumId w:val="49"/>
  </w:num>
  <w:num w:numId="136" w16cid:durableId="407653310">
    <w:abstractNumId w:val="7"/>
  </w:num>
  <w:num w:numId="137" w16cid:durableId="1890795598">
    <w:abstractNumId w:val="58"/>
  </w:num>
  <w:num w:numId="138" w16cid:durableId="1936397364">
    <w:abstractNumId w:val="36"/>
  </w:num>
  <w:num w:numId="139" w16cid:durableId="756246955">
    <w:abstractNumId w:val="11"/>
  </w:num>
  <w:num w:numId="140" w16cid:durableId="161357469">
    <w:abstractNumId w:val="4"/>
  </w:num>
  <w:num w:numId="141" w16cid:durableId="1146969949">
    <w:abstractNumId w:val="83"/>
  </w:num>
  <w:num w:numId="142" w16cid:durableId="739988131">
    <w:abstractNumId w:val="30"/>
  </w:num>
  <w:num w:numId="143" w16cid:durableId="1935431425">
    <w:abstractNumId w:val="35"/>
  </w:num>
  <w:num w:numId="144" w16cid:durableId="178784496">
    <w:abstractNumId w:val="81"/>
  </w:num>
  <w:num w:numId="145" w16cid:durableId="608465709">
    <w:abstractNumId w:val="75"/>
  </w:num>
  <w:num w:numId="146" w16cid:durableId="1999768664">
    <w:abstractNumId w:val="72"/>
  </w:num>
  <w:num w:numId="147" w16cid:durableId="720590816">
    <w:abstractNumId w:val="6"/>
  </w:num>
  <w:num w:numId="148" w16cid:durableId="1756634341">
    <w:abstractNumId w:val="37"/>
  </w:num>
  <w:num w:numId="149" w16cid:durableId="229536522">
    <w:abstractNumId w:val="16"/>
  </w:num>
  <w:num w:numId="150" w16cid:durableId="1026298364">
    <w:abstractNumId w:val="15"/>
  </w:num>
  <w:num w:numId="151" w16cid:durableId="427048408">
    <w:abstractNumId w:val="52"/>
  </w:num>
  <w:num w:numId="152" w16cid:durableId="145707572">
    <w:abstractNumId w:val="76"/>
  </w:num>
  <w:num w:numId="153" w16cid:durableId="2092892265">
    <w:abstractNumId w:val="40"/>
  </w:num>
  <w:num w:numId="154" w16cid:durableId="628632261">
    <w:abstractNumId w:val="29"/>
  </w:num>
  <w:numIdMacAtCleanup w:val="1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n Fong TAN (MAS)">
    <w15:presenceInfo w15:providerId="AD" w15:userId="S::TAN_Sin_Fong@mas.gov.sg::17185652-61b4-4297-a0c6-262e8c7209d5"/>
  </w15:person>
  <w15:person w15:author="Han Xie CHAI (MAS)">
    <w15:presenceInfo w15:providerId="AD" w15:userId="S::CHAI_Han_Xie@mas.gov.sg::80f12148-06b1-492b-b8c7-aac420d8e99b"/>
  </w15:person>
  <w15:person w15:author="SOE\c_seelamreddy">
    <w15:presenceInfo w15:providerId="None" w15:userId="SOE\c_seelamreddy"/>
  </w15:person>
  <w15:person w15:author="Yichen GU from.TOPPAN (MAS)">
    <w15:presenceInfo w15:providerId="AD" w15:userId="S::Yichen_GU_from.TOPPAN@mas.gov.sg::9782995b-acfe-428a-acff-4978cf85921e"/>
  </w15:person>
  <w15:person w15:author="Wilmond YANG (MAS)">
    <w15:presenceInfo w15:providerId="AD" w15:userId="S::Wilmond_YANG@mas.gov.sg::7f27a599-5523-4268-9d1a-68073c821b15"/>
  </w15:person>
  <w15:person w15:author="Akila BALAKRISHNAN from.OPTIMUM (MAS)">
    <w15:presenceInfo w15:providerId="AD" w15:userId="S::Akila_BALAKRISHNAN_from.OPTIMUM@mas.gov.sg::bb367706-a359-4b5d-b399-1cbc174d69bd"/>
  </w15:person>
  <w15:person w15:author="Jasmine WL TEO (MAS)">
    <w15:presenceInfo w15:providerId="AD" w15:userId="S::Jasmine_WL_TEO@mas.gov.sg::34413f05-e986-4e09-8778-ae4fd1a20dfb"/>
  </w15:person>
  <w15:person w15:author="Sharmaine TAN (MAS)">
    <w15:presenceInfo w15:providerId="AD" w15:userId="S::Sharmaine_TAN@mas.gov.sg::53d78515-1965-4127-ba12-71ff653a0a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357"/>
  <w:drawingGridHorizontalSpacing w:val="110"/>
  <w:displayHorizontalDrawingGridEvery w:val="2"/>
  <w:noPunctuationKerning/>
  <w:characterSpacingControl w:val="doNotCompress"/>
  <w:hdrShapeDefaults>
    <o:shapedefaults v:ext="edit" spidmax="2050">
      <o:colormru v:ext="edit" colors="#dd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3D"/>
    <w:rsid w:val="000000D9"/>
    <w:rsid w:val="00000168"/>
    <w:rsid w:val="000002DE"/>
    <w:rsid w:val="00000AD9"/>
    <w:rsid w:val="00000C5C"/>
    <w:rsid w:val="00000CCF"/>
    <w:rsid w:val="000019F4"/>
    <w:rsid w:val="00001AF2"/>
    <w:rsid w:val="00001E65"/>
    <w:rsid w:val="00001EEB"/>
    <w:rsid w:val="00002072"/>
    <w:rsid w:val="00002083"/>
    <w:rsid w:val="00002254"/>
    <w:rsid w:val="0000228D"/>
    <w:rsid w:val="00002644"/>
    <w:rsid w:val="00002A63"/>
    <w:rsid w:val="000035F7"/>
    <w:rsid w:val="000037AC"/>
    <w:rsid w:val="00003857"/>
    <w:rsid w:val="00003932"/>
    <w:rsid w:val="00003B18"/>
    <w:rsid w:val="00003B61"/>
    <w:rsid w:val="00004142"/>
    <w:rsid w:val="00004322"/>
    <w:rsid w:val="0000443E"/>
    <w:rsid w:val="0000454A"/>
    <w:rsid w:val="00004AC8"/>
    <w:rsid w:val="00004BF9"/>
    <w:rsid w:val="00004C48"/>
    <w:rsid w:val="00004E4E"/>
    <w:rsid w:val="00005080"/>
    <w:rsid w:val="0000518F"/>
    <w:rsid w:val="00005573"/>
    <w:rsid w:val="00005CAE"/>
    <w:rsid w:val="00005ECF"/>
    <w:rsid w:val="00005F38"/>
    <w:rsid w:val="00005F88"/>
    <w:rsid w:val="00005FEA"/>
    <w:rsid w:val="00006050"/>
    <w:rsid w:val="00006497"/>
    <w:rsid w:val="00006613"/>
    <w:rsid w:val="0000680C"/>
    <w:rsid w:val="00006BD9"/>
    <w:rsid w:val="00006D22"/>
    <w:rsid w:val="000070CE"/>
    <w:rsid w:val="000071BA"/>
    <w:rsid w:val="0000743A"/>
    <w:rsid w:val="00007677"/>
    <w:rsid w:val="00007831"/>
    <w:rsid w:val="00007A67"/>
    <w:rsid w:val="00007BAF"/>
    <w:rsid w:val="00007DE0"/>
    <w:rsid w:val="00007FA7"/>
    <w:rsid w:val="00010073"/>
    <w:rsid w:val="000105F7"/>
    <w:rsid w:val="00010D89"/>
    <w:rsid w:val="00011278"/>
    <w:rsid w:val="0001140D"/>
    <w:rsid w:val="00011477"/>
    <w:rsid w:val="0001182E"/>
    <w:rsid w:val="00011DAF"/>
    <w:rsid w:val="00011F4E"/>
    <w:rsid w:val="0001214D"/>
    <w:rsid w:val="00012BAF"/>
    <w:rsid w:val="000132EA"/>
    <w:rsid w:val="000137B5"/>
    <w:rsid w:val="000137E8"/>
    <w:rsid w:val="00013902"/>
    <w:rsid w:val="0001415F"/>
    <w:rsid w:val="0001433C"/>
    <w:rsid w:val="000144D8"/>
    <w:rsid w:val="000144E1"/>
    <w:rsid w:val="00014BCE"/>
    <w:rsid w:val="0001545B"/>
    <w:rsid w:val="000158FA"/>
    <w:rsid w:val="00015CA6"/>
    <w:rsid w:val="00015D6C"/>
    <w:rsid w:val="00015F89"/>
    <w:rsid w:val="00016534"/>
    <w:rsid w:val="0001666F"/>
    <w:rsid w:val="0001700B"/>
    <w:rsid w:val="0001716E"/>
    <w:rsid w:val="00017E0A"/>
    <w:rsid w:val="00017FC0"/>
    <w:rsid w:val="00020151"/>
    <w:rsid w:val="00020198"/>
    <w:rsid w:val="00020648"/>
    <w:rsid w:val="0002072A"/>
    <w:rsid w:val="00020942"/>
    <w:rsid w:val="00020B73"/>
    <w:rsid w:val="00020BB2"/>
    <w:rsid w:val="00020F7C"/>
    <w:rsid w:val="00020FC4"/>
    <w:rsid w:val="000210BC"/>
    <w:rsid w:val="0002112A"/>
    <w:rsid w:val="000214E5"/>
    <w:rsid w:val="000215A2"/>
    <w:rsid w:val="00021B53"/>
    <w:rsid w:val="000227E2"/>
    <w:rsid w:val="00022866"/>
    <w:rsid w:val="00022B31"/>
    <w:rsid w:val="00022C33"/>
    <w:rsid w:val="00022DE8"/>
    <w:rsid w:val="00022ECD"/>
    <w:rsid w:val="00023207"/>
    <w:rsid w:val="000238C5"/>
    <w:rsid w:val="00024068"/>
    <w:rsid w:val="000241FA"/>
    <w:rsid w:val="000244E6"/>
    <w:rsid w:val="00024829"/>
    <w:rsid w:val="00025538"/>
    <w:rsid w:val="00025624"/>
    <w:rsid w:val="00025634"/>
    <w:rsid w:val="00025891"/>
    <w:rsid w:val="00025DAF"/>
    <w:rsid w:val="00025F81"/>
    <w:rsid w:val="00026427"/>
    <w:rsid w:val="000267F0"/>
    <w:rsid w:val="00026B2B"/>
    <w:rsid w:val="00026F39"/>
    <w:rsid w:val="00027379"/>
    <w:rsid w:val="00027983"/>
    <w:rsid w:val="000279BC"/>
    <w:rsid w:val="00027AEC"/>
    <w:rsid w:val="00027E3F"/>
    <w:rsid w:val="000303FE"/>
    <w:rsid w:val="00030A0E"/>
    <w:rsid w:val="00030B47"/>
    <w:rsid w:val="00030B4F"/>
    <w:rsid w:val="00031092"/>
    <w:rsid w:val="00031303"/>
    <w:rsid w:val="000317E4"/>
    <w:rsid w:val="00031F89"/>
    <w:rsid w:val="00032012"/>
    <w:rsid w:val="000323C2"/>
    <w:rsid w:val="000325A5"/>
    <w:rsid w:val="00032E0F"/>
    <w:rsid w:val="00033186"/>
    <w:rsid w:val="000332E5"/>
    <w:rsid w:val="000333FD"/>
    <w:rsid w:val="00033403"/>
    <w:rsid w:val="00033440"/>
    <w:rsid w:val="0003363B"/>
    <w:rsid w:val="000339E9"/>
    <w:rsid w:val="0003466B"/>
    <w:rsid w:val="00034A1D"/>
    <w:rsid w:val="00034A20"/>
    <w:rsid w:val="00034D1C"/>
    <w:rsid w:val="00034EE9"/>
    <w:rsid w:val="00035A42"/>
    <w:rsid w:val="00035E19"/>
    <w:rsid w:val="00036900"/>
    <w:rsid w:val="000369A0"/>
    <w:rsid w:val="00036A1E"/>
    <w:rsid w:val="00036A43"/>
    <w:rsid w:val="0003707A"/>
    <w:rsid w:val="00037666"/>
    <w:rsid w:val="000377B3"/>
    <w:rsid w:val="00037876"/>
    <w:rsid w:val="00037B2A"/>
    <w:rsid w:val="00037B7C"/>
    <w:rsid w:val="00037BFE"/>
    <w:rsid w:val="00037CF8"/>
    <w:rsid w:val="00037F61"/>
    <w:rsid w:val="00040067"/>
    <w:rsid w:val="000400B3"/>
    <w:rsid w:val="00040319"/>
    <w:rsid w:val="00040459"/>
    <w:rsid w:val="0004052E"/>
    <w:rsid w:val="00040538"/>
    <w:rsid w:val="00040AB6"/>
    <w:rsid w:val="00040B4D"/>
    <w:rsid w:val="00040B9D"/>
    <w:rsid w:val="000412BD"/>
    <w:rsid w:val="00041AA9"/>
    <w:rsid w:val="00041B7D"/>
    <w:rsid w:val="000424FC"/>
    <w:rsid w:val="000424FE"/>
    <w:rsid w:val="00042802"/>
    <w:rsid w:val="00042A8D"/>
    <w:rsid w:val="00042F85"/>
    <w:rsid w:val="000430B5"/>
    <w:rsid w:val="00043410"/>
    <w:rsid w:val="00043446"/>
    <w:rsid w:val="0004352E"/>
    <w:rsid w:val="0004388F"/>
    <w:rsid w:val="00043D50"/>
    <w:rsid w:val="00043DE3"/>
    <w:rsid w:val="0004446E"/>
    <w:rsid w:val="0004462B"/>
    <w:rsid w:val="00044F7B"/>
    <w:rsid w:val="0004500D"/>
    <w:rsid w:val="000451CD"/>
    <w:rsid w:val="0004574E"/>
    <w:rsid w:val="00045B59"/>
    <w:rsid w:val="00045E57"/>
    <w:rsid w:val="00045FB6"/>
    <w:rsid w:val="000463AB"/>
    <w:rsid w:val="00047674"/>
    <w:rsid w:val="00047BFD"/>
    <w:rsid w:val="00050499"/>
    <w:rsid w:val="00050642"/>
    <w:rsid w:val="0005065E"/>
    <w:rsid w:val="00050810"/>
    <w:rsid w:val="00050D24"/>
    <w:rsid w:val="0005112D"/>
    <w:rsid w:val="00051213"/>
    <w:rsid w:val="000516AF"/>
    <w:rsid w:val="00051800"/>
    <w:rsid w:val="00051864"/>
    <w:rsid w:val="00051BE1"/>
    <w:rsid w:val="00051FBB"/>
    <w:rsid w:val="000525CA"/>
    <w:rsid w:val="00052695"/>
    <w:rsid w:val="00052A08"/>
    <w:rsid w:val="00052D33"/>
    <w:rsid w:val="0005303C"/>
    <w:rsid w:val="000530AB"/>
    <w:rsid w:val="00053334"/>
    <w:rsid w:val="00053501"/>
    <w:rsid w:val="00053683"/>
    <w:rsid w:val="00053BE1"/>
    <w:rsid w:val="00054B56"/>
    <w:rsid w:val="00054FA6"/>
    <w:rsid w:val="000553AD"/>
    <w:rsid w:val="0005585A"/>
    <w:rsid w:val="000559D8"/>
    <w:rsid w:val="00055D24"/>
    <w:rsid w:val="00055DB6"/>
    <w:rsid w:val="00055E83"/>
    <w:rsid w:val="000577A4"/>
    <w:rsid w:val="00057996"/>
    <w:rsid w:val="00060B0C"/>
    <w:rsid w:val="00060DE1"/>
    <w:rsid w:val="0006186F"/>
    <w:rsid w:val="00061CBD"/>
    <w:rsid w:val="00061D4F"/>
    <w:rsid w:val="00061E7A"/>
    <w:rsid w:val="00062602"/>
    <w:rsid w:val="00062FE6"/>
    <w:rsid w:val="000631D0"/>
    <w:rsid w:val="00063DA6"/>
    <w:rsid w:val="0006406D"/>
    <w:rsid w:val="00064071"/>
    <w:rsid w:val="000646A0"/>
    <w:rsid w:val="00064CB3"/>
    <w:rsid w:val="00064E61"/>
    <w:rsid w:val="00065029"/>
    <w:rsid w:val="000651E6"/>
    <w:rsid w:val="000652F6"/>
    <w:rsid w:val="0006530B"/>
    <w:rsid w:val="00065494"/>
    <w:rsid w:val="00065541"/>
    <w:rsid w:val="00065929"/>
    <w:rsid w:val="00065E19"/>
    <w:rsid w:val="0006615C"/>
    <w:rsid w:val="0006629F"/>
    <w:rsid w:val="0006633D"/>
    <w:rsid w:val="0006633F"/>
    <w:rsid w:val="0006690D"/>
    <w:rsid w:val="00066AB1"/>
    <w:rsid w:val="00066F69"/>
    <w:rsid w:val="00066F7D"/>
    <w:rsid w:val="00067A09"/>
    <w:rsid w:val="00067EEA"/>
    <w:rsid w:val="00067F1C"/>
    <w:rsid w:val="0007132E"/>
    <w:rsid w:val="000718EE"/>
    <w:rsid w:val="00071BA2"/>
    <w:rsid w:val="000722F3"/>
    <w:rsid w:val="0007246A"/>
    <w:rsid w:val="00072502"/>
    <w:rsid w:val="00072B1E"/>
    <w:rsid w:val="00072CD1"/>
    <w:rsid w:val="00072EC9"/>
    <w:rsid w:val="000730EB"/>
    <w:rsid w:val="000735AE"/>
    <w:rsid w:val="00073817"/>
    <w:rsid w:val="00073B1D"/>
    <w:rsid w:val="00073D51"/>
    <w:rsid w:val="000740B2"/>
    <w:rsid w:val="00074583"/>
    <w:rsid w:val="000745FB"/>
    <w:rsid w:val="00074C22"/>
    <w:rsid w:val="00074E8A"/>
    <w:rsid w:val="000751C8"/>
    <w:rsid w:val="000755DF"/>
    <w:rsid w:val="00076E41"/>
    <w:rsid w:val="00077315"/>
    <w:rsid w:val="00077339"/>
    <w:rsid w:val="00077627"/>
    <w:rsid w:val="00077D12"/>
    <w:rsid w:val="00080226"/>
    <w:rsid w:val="000803BC"/>
    <w:rsid w:val="0008063C"/>
    <w:rsid w:val="00080985"/>
    <w:rsid w:val="00080FA4"/>
    <w:rsid w:val="000810F3"/>
    <w:rsid w:val="00081211"/>
    <w:rsid w:val="00081ADE"/>
    <w:rsid w:val="000826D5"/>
    <w:rsid w:val="00082DD2"/>
    <w:rsid w:val="00082EDC"/>
    <w:rsid w:val="00083080"/>
    <w:rsid w:val="00083082"/>
    <w:rsid w:val="00083656"/>
    <w:rsid w:val="00083851"/>
    <w:rsid w:val="00083AB6"/>
    <w:rsid w:val="00083BEA"/>
    <w:rsid w:val="00084404"/>
    <w:rsid w:val="00084BA1"/>
    <w:rsid w:val="00084FE5"/>
    <w:rsid w:val="000850E4"/>
    <w:rsid w:val="0008516C"/>
    <w:rsid w:val="000855A9"/>
    <w:rsid w:val="000855EA"/>
    <w:rsid w:val="000861E6"/>
    <w:rsid w:val="00086606"/>
    <w:rsid w:val="00086AAB"/>
    <w:rsid w:val="00086FEA"/>
    <w:rsid w:val="00087BAA"/>
    <w:rsid w:val="00087D66"/>
    <w:rsid w:val="00087F86"/>
    <w:rsid w:val="00090240"/>
    <w:rsid w:val="00090783"/>
    <w:rsid w:val="00090E45"/>
    <w:rsid w:val="0009110B"/>
    <w:rsid w:val="0009115A"/>
    <w:rsid w:val="000914AA"/>
    <w:rsid w:val="000916E6"/>
    <w:rsid w:val="00091ADB"/>
    <w:rsid w:val="00091D3A"/>
    <w:rsid w:val="000925E2"/>
    <w:rsid w:val="00092663"/>
    <w:rsid w:val="00092776"/>
    <w:rsid w:val="000935CC"/>
    <w:rsid w:val="00094047"/>
    <w:rsid w:val="000944F5"/>
    <w:rsid w:val="00094910"/>
    <w:rsid w:val="00094AA8"/>
    <w:rsid w:val="00094C99"/>
    <w:rsid w:val="00095120"/>
    <w:rsid w:val="000955B4"/>
    <w:rsid w:val="00095686"/>
    <w:rsid w:val="000959C4"/>
    <w:rsid w:val="00095D2A"/>
    <w:rsid w:val="0009621C"/>
    <w:rsid w:val="00096233"/>
    <w:rsid w:val="00096277"/>
    <w:rsid w:val="00096397"/>
    <w:rsid w:val="00096495"/>
    <w:rsid w:val="000967F0"/>
    <w:rsid w:val="000969E6"/>
    <w:rsid w:val="00096D3F"/>
    <w:rsid w:val="0009701C"/>
    <w:rsid w:val="0009708F"/>
    <w:rsid w:val="0009722C"/>
    <w:rsid w:val="00097291"/>
    <w:rsid w:val="0009736F"/>
    <w:rsid w:val="000976F4"/>
    <w:rsid w:val="00097915"/>
    <w:rsid w:val="000A011D"/>
    <w:rsid w:val="000A014A"/>
    <w:rsid w:val="000A06FC"/>
    <w:rsid w:val="000A0832"/>
    <w:rsid w:val="000A0EE1"/>
    <w:rsid w:val="000A13FD"/>
    <w:rsid w:val="000A1590"/>
    <w:rsid w:val="000A1755"/>
    <w:rsid w:val="000A17EE"/>
    <w:rsid w:val="000A19AA"/>
    <w:rsid w:val="000A1C97"/>
    <w:rsid w:val="000A1CBC"/>
    <w:rsid w:val="000A1FA5"/>
    <w:rsid w:val="000A20EF"/>
    <w:rsid w:val="000A24A8"/>
    <w:rsid w:val="000A2661"/>
    <w:rsid w:val="000A27E3"/>
    <w:rsid w:val="000A369C"/>
    <w:rsid w:val="000A3ADE"/>
    <w:rsid w:val="000A41BA"/>
    <w:rsid w:val="000A41E0"/>
    <w:rsid w:val="000A4381"/>
    <w:rsid w:val="000A4425"/>
    <w:rsid w:val="000A4BA6"/>
    <w:rsid w:val="000A4F77"/>
    <w:rsid w:val="000A4FCD"/>
    <w:rsid w:val="000A5295"/>
    <w:rsid w:val="000A53BB"/>
    <w:rsid w:val="000A5529"/>
    <w:rsid w:val="000A5CBC"/>
    <w:rsid w:val="000A5CEF"/>
    <w:rsid w:val="000A60BF"/>
    <w:rsid w:val="000A6F51"/>
    <w:rsid w:val="000A73C1"/>
    <w:rsid w:val="000A7604"/>
    <w:rsid w:val="000A794B"/>
    <w:rsid w:val="000A7D67"/>
    <w:rsid w:val="000A7DB7"/>
    <w:rsid w:val="000A7F4D"/>
    <w:rsid w:val="000B00DF"/>
    <w:rsid w:val="000B02B8"/>
    <w:rsid w:val="000B0AF3"/>
    <w:rsid w:val="000B1188"/>
    <w:rsid w:val="000B1854"/>
    <w:rsid w:val="000B19DC"/>
    <w:rsid w:val="000B220B"/>
    <w:rsid w:val="000B25D9"/>
    <w:rsid w:val="000B2704"/>
    <w:rsid w:val="000B2A0F"/>
    <w:rsid w:val="000B2A54"/>
    <w:rsid w:val="000B2C40"/>
    <w:rsid w:val="000B2C5C"/>
    <w:rsid w:val="000B2E58"/>
    <w:rsid w:val="000B3397"/>
    <w:rsid w:val="000B3505"/>
    <w:rsid w:val="000B35D0"/>
    <w:rsid w:val="000B36A0"/>
    <w:rsid w:val="000B37CC"/>
    <w:rsid w:val="000B3A48"/>
    <w:rsid w:val="000B3EB4"/>
    <w:rsid w:val="000B3FC5"/>
    <w:rsid w:val="000B4690"/>
    <w:rsid w:val="000B504D"/>
    <w:rsid w:val="000B601D"/>
    <w:rsid w:val="000B6541"/>
    <w:rsid w:val="000B6AFE"/>
    <w:rsid w:val="000B6B04"/>
    <w:rsid w:val="000B6C18"/>
    <w:rsid w:val="000B708A"/>
    <w:rsid w:val="000B71AD"/>
    <w:rsid w:val="000B76CD"/>
    <w:rsid w:val="000B78DF"/>
    <w:rsid w:val="000B7CBB"/>
    <w:rsid w:val="000C04A8"/>
    <w:rsid w:val="000C0B53"/>
    <w:rsid w:val="000C1275"/>
    <w:rsid w:val="000C1665"/>
    <w:rsid w:val="000C18CC"/>
    <w:rsid w:val="000C19CC"/>
    <w:rsid w:val="000C1BD2"/>
    <w:rsid w:val="000C20B1"/>
    <w:rsid w:val="000C22B7"/>
    <w:rsid w:val="000C2BA7"/>
    <w:rsid w:val="000C2D94"/>
    <w:rsid w:val="000C3236"/>
    <w:rsid w:val="000C3287"/>
    <w:rsid w:val="000C3557"/>
    <w:rsid w:val="000C4102"/>
    <w:rsid w:val="000C4362"/>
    <w:rsid w:val="000C4670"/>
    <w:rsid w:val="000C4808"/>
    <w:rsid w:val="000C4CE9"/>
    <w:rsid w:val="000C4FB5"/>
    <w:rsid w:val="000C573E"/>
    <w:rsid w:val="000C57DB"/>
    <w:rsid w:val="000C6170"/>
    <w:rsid w:val="000C617D"/>
    <w:rsid w:val="000C6265"/>
    <w:rsid w:val="000C6A16"/>
    <w:rsid w:val="000C6A6C"/>
    <w:rsid w:val="000C6F6B"/>
    <w:rsid w:val="000C7E9A"/>
    <w:rsid w:val="000D001A"/>
    <w:rsid w:val="000D05BB"/>
    <w:rsid w:val="000D0711"/>
    <w:rsid w:val="000D0968"/>
    <w:rsid w:val="000D0D2C"/>
    <w:rsid w:val="000D0ED0"/>
    <w:rsid w:val="000D0F5D"/>
    <w:rsid w:val="000D1174"/>
    <w:rsid w:val="000D17A2"/>
    <w:rsid w:val="000D193D"/>
    <w:rsid w:val="000D1D6E"/>
    <w:rsid w:val="000D2049"/>
    <w:rsid w:val="000D21C8"/>
    <w:rsid w:val="000D2761"/>
    <w:rsid w:val="000D2962"/>
    <w:rsid w:val="000D2981"/>
    <w:rsid w:val="000D333F"/>
    <w:rsid w:val="000D3513"/>
    <w:rsid w:val="000D3620"/>
    <w:rsid w:val="000D38D8"/>
    <w:rsid w:val="000D3F57"/>
    <w:rsid w:val="000D3F85"/>
    <w:rsid w:val="000D44A7"/>
    <w:rsid w:val="000D4762"/>
    <w:rsid w:val="000D498C"/>
    <w:rsid w:val="000D4BA7"/>
    <w:rsid w:val="000D4E7D"/>
    <w:rsid w:val="000D5204"/>
    <w:rsid w:val="000D5377"/>
    <w:rsid w:val="000D5430"/>
    <w:rsid w:val="000D5583"/>
    <w:rsid w:val="000D5605"/>
    <w:rsid w:val="000D578F"/>
    <w:rsid w:val="000D5A19"/>
    <w:rsid w:val="000D5D4D"/>
    <w:rsid w:val="000D6343"/>
    <w:rsid w:val="000E007B"/>
    <w:rsid w:val="000E0118"/>
    <w:rsid w:val="000E06C1"/>
    <w:rsid w:val="000E0B2A"/>
    <w:rsid w:val="000E0CA6"/>
    <w:rsid w:val="000E0D6A"/>
    <w:rsid w:val="000E0FFC"/>
    <w:rsid w:val="000E1093"/>
    <w:rsid w:val="000E1BAC"/>
    <w:rsid w:val="000E1F05"/>
    <w:rsid w:val="000E1F8D"/>
    <w:rsid w:val="000E20FD"/>
    <w:rsid w:val="000E2275"/>
    <w:rsid w:val="000E2602"/>
    <w:rsid w:val="000E2677"/>
    <w:rsid w:val="000E2786"/>
    <w:rsid w:val="000E2C11"/>
    <w:rsid w:val="000E343D"/>
    <w:rsid w:val="000E3B8F"/>
    <w:rsid w:val="000E3C5D"/>
    <w:rsid w:val="000E3E65"/>
    <w:rsid w:val="000E3F9B"/>
    <w:rsid w:val="000E4518"/>
    <w:rsid w:val="000E47FD"/>
    <w:rsid w:val="000E4BB3"/>
    <w:rsid w:val="000E5FFB"/>
    <w:rsid w:val="000E6088"/>
    <w:rsid w:val="000E6388"/>
    <w:rsid w:val="000E6B77"/>
    <w:rsid w:val="000E7328"/>
    <w:rsid w:val="000E76CE"/>
    <w:rsid w:val="000E7CB5"/>
    <w:rsid w:val="000F00A5"/>
    <w:rsid w:val="000F07C2"/>
    <w:rsid w:val="000F0B9F"/>
    <w:rsid w:val="000F0CC8"/>
    <w:rsid w:val="000F0DA0"/>
    <w:rsid w:val="000F1072"/>
    <w:rsid w:val="000F1213"/>
    <w:rsid w:val="000F170F"/>
    <w:rsid w:val="000F1E8C"/>
    <w:rsid w:val="000F1F44"/>
    <w:rsid w:val="000F23C6"/>
    <w:rsid w:val="000F2865"/>
    <w:rsid w:val="000F2B46"/>
    <w:rsid w:val="000F2C8C"/>
    <w:rsid w:val="000F3063"/>
    <w:rsid w:val="000F3B3E"/>
    <w:rsid w:val="000F4118"/>
    <w:rsid w:val="000F4EE1"/>
    <w:rsid w:val="000F4F59"/>
    <w:rsid w:val="000F4FEB"/>
    <w:rsid w:val="000F534E"/>
    <w:rsid w:val="000F5A66"/>
    <w:rsid w:val="000F5C06"/>
    <w:rsid w:val="000F5E6F"/>
    <w:rsid w:val="000F60D9"/>
    <w:rsid w:val="000F63C7"/>
    <w:rsid w:val="000F66A8"/>
    <w:rsid w:val="000F6941"/>
    <w:rsid w:val="000F6D87"/>
    <w:rsid w:val="000F6F8C"/>
    <w:rsid w:val="000F7301"/>
    <w:rsid w:val="000F7BDE"/>
    <w:rsid w:val="000F7CEB"/>
    <w:rsid w:val="001003DA"/>
    <w:rsid w:val="001007F6"/>
    <w:rsid w:val="00100954"/>
    <w:rsid w:val="00100A42"/>
    <w:rsid w:val="00100AD7"/>
    <w:rsid w:val="00100B3B"/>
    <w:rsid w:val="0010166D"/>
    <w:rsid w:val="00101721"/>
    <w:rsid w:val="00101CBA"/>
    <w:rsid w:val="00101CD5"/>
    <w:rsid w:val="00101D02"/>
    <w:rsid w:val="00101E75"/>
    <w:rsid w:val="00102334"/>
    <w:rsid w:val="00102525"/>
    <w:rsid w:val="00102552"/>
    <w:rsid w:val="001028F6"/>
    <w:rsid w:val="001029E0"/>
    <w:rsid w:val="001029EC"/>
    <w:rsid w:val="00102DBC"/>
    <w:rsid w:val="001030D7"/>
    <w:rsid w:val="001031D3"/>
    <w:rsid w:val="001033A3"/>
    <w:rsid w:val="001033A5"/>
    <w:rsid w:val="0010345D"/>
    <w:rsid w:val="00103B28"/>
    <w:rsid w:val="001043D1"/>
    <w:rsid w:val="00104876"/>
    <w:rsid w:val="001048BC"/>
    <w:rsid w:val="00104BE0"/>
    <w:rsid w:val="00104CA7"/>
    <w:rsid w:val="00105300"/>
    <w:rsid w:val="00105899"/>
    <w:rsid w:val="001058E1"/>
    <w:rsid w:val="00105C35"/>
    <w:rsid w:val="00105D8F"/>
    <w:rsid w:val="00105FB4"/>
    <w:rsid w:val="0010607B"/>
    <w:rsid w:val="00106D66"/>
    <w:rsid w:val="00106F0B"/>
    <w:rsid w:val="00107BE8"/>
    <w:rsid w:val="00107E4B"/>
    <w:rsid w:val="0011017E"/>
    <w:rsid w:val="00110288"/>
    <w:rsid w:val="00110443"/>
    <w:rsid w:val="00110BE2"/>
    <w:rsid w:val="00110F01"/>
    <w:rsid w:val="00111389"/>
    <w:rsid w:val="001114A6"/>
    <w:rsid w:val="001114A8"/>
    <w:rsid w:val="00111EF6"/>
    <w:rsid w:val="00112089"/>
    <w:rsid w:val="00112801"/>
    <w:rsid w:val="00112B0B"/>
    <w:rsid w:val="00112B68"/>
    <w:rsid w:val="00112F25"/>
    <w:rsid w:val="00112F7B"/>
    <w:rsid w:val="00113206"/>
    <w:rsid w:val="001137CD"/>
    <w:rsid w:val="00113A1F"/>
    <w:rsid w:val="00113A97"/>
    <w:rsid w:val="0011434F"/>
    <w:rsid w:val="001146ED"/>
    <w:rsid w:val="001148C8"/>
    <w:rsid w:val="00114939"/>
    <w:rsid w:val="00115333"/>
    <w:rsid w:val="00116087"/>
    <w:rsid w:val="00116131"/>
    <w:rsid w:val="00116908"/>
    <w:rsid w:val="00116CAF"/>
    <w:rsid w:val="00116CD3"/>
    <w:rsid w:val="0011769C"/>
    <w:rsid w:val="00117720"/>
    <w:rsid w:val="001177B3"/>
    <w:rsid w:val="0011789F"/>
    <w:rsid w:val="00117BF9"/>
    <w:rsid w:val="00117EF0"/>
    <w:rsid w:val="00120385"/>
    <w:rsid w:val="0012072C"/>
    <w:rsid w:val="0012093B"/>
    <w:rsid w:val="00121769"/>
    <w:rsid w:val="00121D75"/>
    <w:rsid w:val="00121DBD"/>
    <w:rsid w:val="00122356"/>
    <w:rsid w:val="0012236A"/>
    <w:rsid w:val="001226C2"/>
    <w:rsid w:val="00122736"/>
    <w:rsid w:val="00122A8D"/>
    <w:rsid w:val="00122CDD"/>
    <w:rsid w:val="001231F8"/>
    <w:rsid w:val="00123351"/>
    <w:rsid w:val="001236C3"/>
    <w:rsid w:val="00124523"/>
    <w:rsid w:val="00124A11"/>
    <w:rsid w:val="00124D20"/>
    <w:rsid w:val="00124F4D"/>
    <w:rsid w:val="0012546A"/>
    <w:rsid w:val="0012548F"/>
    <w:rsid w:val="001255E7"/>
    <w:rsid w:val="00125C66"/>
    <w:rsid w:val="00125E84"/>
    <w:rsid w:val="00126C9E"/>
    <w:rsid w:val="00126FE8"/>
    <w:rsid w:val="001271FB"/>
    <w:rsid w:val="00127578"/>
    <w:rsid w:val="001279CA"/>
    <w:rsid w:val="00127A90"/>
    <w:rsid w:val="001301F9"/>
    <w:rsid w:val="0013048E"/>
    <w:rsid w:val="0013050C"/>
    <w:rsid w:val="00130773"/>
    <w:rsid w:val="00130875"/>
    <w:rsid w:val="00130D2F"/>
    <w:rsid w:val="001310CB"/>
    <w:rsid w:val="0013153E"/>
    <w:rsid w:val="00131FD6"/>
    <w:rsid w:val="0013235C"/>
    <w:rsid w:val="001326E3"/>
    <w:rsid w:val="0013277F"/>
    <w:rsid w:val="00132968"/>
    <w:rsid w:val="00132B48"/>
    <w:rsid w:val="00132DAB"/>
    <w:rsid w:val="00133CDB"/>
    <w:rsid w:val="00133FFE"/>
    <w:rsid w:val="00134019"/>
    <w:rsid w:val="00134045"/>
    <w:rsid w:val="001342B8"/>
    <w:rsid w:val="0013598A"/>
    <w:rsid w:val="00136927"/>
    <w:rsid w:val="0013696C"/>
    <w:rsid w:val="0013697E"/>
    <w:rsid w:val="00136B2B"/>
    <w:rsid w:val="00136D12"/>
    <w:rsid w:val="0013720F"/>
    <w:rsid w:val="00137456"/>
    <w:rsid w:val="001374EC"/>
    <w:rsid w:val="00137A96"/>
    <w:rsid w:val="00137FB0"/>
    <w:rsid w:val="00137FD3"/>
    <w:rsid w:val="00140370"/>
    <w:rsid w:val="001403A6"/>
    <w:rsid w:val="00140642"/>
    <w:rsid w:val="00140B0C"/>
    <w:rsid w:val="00140EA4"/>
    <w:rsid w:val="0014119C"/>
    <w:rsid w:val="001411E9"/>
    <w:rsid w:val="001416DD"/>
    <w:rsid w:val="001417FD"/>
    <w:rsid w:val="00141B65"/>
    <w:rsid w:val="001422A3"/>
    <w:rsid w:val="00142D74"/>
    <w:rsid w:val="00142DBC"/>
    <w:rsid w:val="00142FC7"/>
    <w:rsid w:val="0014328C"/>
    <w:rsid w:val="00144154"/>
    <w:rsid w:val="00144249"/>
    <w:rsid w:val="0014427D"/>
    <w:rsid w:val="00144B26"/>
    <w:rsid w:val="00144C29"/>
    <w:rsid w:val="00144E8C"/>
    <w:rsid w:val="00144E9A"/>
    <w:rsid w:val="00145507"/>
    <w:rsid w:val="0014580F"/>
    <w:rsid w:val="001458B9"/>
    <w:rsid w:val="00145C96"/>
    <w:rsid w:val="00145F9E"/>
    <w:rsid w:val="001462C8"/>
    <w:rsid w:val="001463CA"/>
    <w:rsid w:val="00146A3F"/>
    <w:rsid w:val="00146CF8"/>
    <w:rsid w:val="00147042"/>
    <w:rsid w:val="00147B9A"/>
    <w:rsid w:val="00147C98"/>
    <w:rsid w:val="001500B7"/>
    <w:rsid w:val="001507C2"/>
    <w:rsid w:val="00150C2A"/>
    <w:rsid w:val="00150CEC"/>
    <w:rsid w:val="001514F9"/>
    <w:rsid w:val="0015158B"/>
    <w:rsid w:val="00151832"/>
    <w:rsid w:val="00151DA3"/>
    <w:rsid w:val="00151DCA"/>
    <w:rsid w:val="0015217C"/>
    <w:rsid w:val="001527C7"/>
    <w:rsid w:val="001527E7"/>
    <w:rsid w:val="0015298E"/>
    <w:rsid w:val="00152D52"/>
    <w:rsid w:val="00153100"/>
    <w:rsid w:val="001534D7"/>
    <w:rsid w:val="00153986"/>
    <w:rsid w:val="00153C69"/>
    <w:rsid w:val="00153F6A"/>
    <w:rsid w:val="0015425B"/>
    <w:rsid w:val="00154408"/>
    <w:rsid w:val="00154B78"/>
    <w:rsid w:val="00154C10"/>
    <w:rsid w:val="00154CBC"/>
    <w:rsid w:val="001550E4"/>
    <w:rsid w:val="00155149"/>
    <w:rsid w:val="00155306"/>
    <w:rsid w:val="001555E5"/>
    <w:rsid w:val="0015574B"/>
    <w:rsid w:val="00155A51"/>
    <w:rsid w:val="0015600A"/>
    <w:rsid w:val="001560A1"/>
    <w:rsid w:val="001561C8"/>
    <w:rsid w:val="0015623E"/>
    <w:rsid w:val="001563C2"/>
    <w:rsid w:val="00156537"/>
    <w:rsid w:val="00156657"/>
    <w:rsid w:val="00156935"/>
    <w:rsid w:val="001569CB"/>
    <w:rsid w:val="00156A95"/>
    <w:rsid w:val="00156F97"/>
    <w:rsid w:val="001574F2"/>
    <w:rsid w:val="0015786E"/>
    <w:rsid w:val="00157A1C"/>
    <w:rsid w:val="00157F30"/>
    <w:rsid w:val="00157F37"/>
    <w:rsid w:val="00160938"/>
    <w:rsid w:val="00160BC6"/>
    <w:rsid w:val="00160F56"/>
    <w:rsid w:val="001611B9"/>
    <w:rsid w:val="001611F2"/>
    <w:rsid w:val="001613F7"/>
    <w:rsid w:val="00161975"/>
    <w:rsid w:val="00161B21"/>
    <w:rsid w:val="00161CCD"/>
    <w:rsid w:val="001622F2"/>
    <w:rsid w:val="001625CF"/>
    <w:rsid w:val="00162C30"/>
    <w:rsid w:val="00162C55"/>
    <w:rsid w:val="00163206"/>
    <w:rsid w:val="001632C1"/>
    <w:rsid w:val="001636A3"/>
    <w:rsid w:val="00163FEE"/>
    <w:rsid w:val="001641D6"/>
    <w:rsid w:val="00164438"/>
    <w:rsid w:val="00164464"/>
    <w:rsid w:val="0016466F"/>
    <w:rsid w:val="00164A0E"/>
    <w:rsid w:val="00164AA1"/>
    <w:rsid w:val="00164CEA"/>
    <w:rsid w:val="001657C3"/>
    <w:rsid w:val="001660DA"/>
    <w:rsid w:val="001668AA"/>
    <w:rsid w:val="00166AE2"/>
    <w:rsid w:val="00166C90"/>
    <w:rsid w:val="00166E86"/>
    <w:rsid w:val="0016711B"/>
    <w:rsid w:val="00167166"/>
    <w:rsid w:val="0016720C"/>
    <w:rsid w:val="001674BE"/>
    <w:rsid w:val="001675BD"/>
    <w:rsid w:val="00167858"/>
    <w:rsid w:val="00167C5C"/>
    <w:rsid w:val="00170932"/>
    <w:rsid w:val="00170CDF"/>
    <w:rsid w:val="00171492"/>
    <w:rsid w:val="0017177C"/>
    <w:rsid w:val="00171D34"/>
    <w:rsid w:val="00171F91"/>
    <w:rsid w:val="00171FCE"/>
    <w:rsid w:val="00172481"/>
    <w:rsid w:val="001727F1"/>
    <w:rsid w:val="00172B2E"/>
    <w:rsid w:val="00172D76"/>
    <w:rsid w:val="00172E36"/>
    <w:rsid w:val="00172E69"/>
    <w:rsid w:val="001733BF"/>
    <w:rsid w:val="001735B8"/>
    <w:rsid w:val="00173758"/>
    <w:rsid w:val="0017441C"/>
    <w:rsid w:val="00174897"/>
    <w:rsid w:val="00175063"/>
    <w:rsid w:val="00175482"/>
    <w:rsid w:val="001758B5"/>
    <w:rsid w:val="001758D8"/>
    <w:rsid w:val="001759E9"/>
    <w:rsid w:val="00175AA7"/>
    <w:rsid w:val="00175E74"/>
    <w:rsid w:val="0017638E"/>
    <w:rsid w:val="001767DD"/>
    <w:rsid w:val="00176886"/>
    <w:rsid w:val="00176FC9"/>
    <w:rsid w:val="00177062"/>
    <w:rsid w:val="00177CAE"/>
    <w:rsid w:val="00177E82"/>
    <w:rsid w:val="0018034D"/>
    <w:rsid w:val="001807F2"/>
    <w:rsid w:val="001809ED"/>
    <w:rsid w:val="00180D98"/>
    <w:rsid w:val="00180E88"/>
    <w:rsid w:val="00180F4C"/>
    <w:rsid w:val="0018109C"/>
    <w:rsid w:val="001819DB"/>
    <w:rsid w:val="00181D18"/>
    <w:rsid w:val="0018234F"/>
    <w:rsid w:val="0018240F"/>
    <w:rsid w:val="00182680"/>
    <w:rsid w:val="00182836"/>
    <w:rsid w:val="00182DF0"/>
    <w:rsid w:val="00183237"/>
    <w:rsid w:val="001833B3"/>
    <w:rsid w:val="00183581"/>
    <w:rsid w:val="00183A63"/>
    <w:rsid w:val="00183AFB"/>
    <w:rsid w:val="00183B0A"/>
    <w:rsid w:val="00184255"/>
    <w:rsid w:val="00184356"/>
    <w:rsid w:val="0018463C"/>
    <w:rsid w:val="00184C23"/>
    <w:rsid w:val="00184C60"/>
    <w:rsid w:val="001854DF"/>
    <w:rsid w:val="00185537"/>
    <w:rsid w:val="00185F32"/>
    <w:rsid w:val="0018618B"/>
    <w:rsid w:val="001865DB"/>
    <w:rsid w:val="0018666B"/>
    <w:rsid w:val="00186CDD"/>
    <w:rsid w:val="00186E80"/>
    <w:rsid w:val="00187235"/>
    <w:rsid w:val="00187425"/>
    <w:rsid w:val="00187577"/>
    <w:rsid w:val="0018770A"/>
    <w:rsid w:val="00187E47"/>
    <w:rsid w:val="00190650"/>
    <w:rsid w:val="001909CE"/>
    <w:rsid w:val="00190A47"/>
    <w:rsid w:val="00190EA4"/>
    <w:rsid w:val="00191092"/>
    <w:rsid w:val="00191547"/>
    <w:rsid w:val="00191AF6"/>
    <w:rsid w:val="00191C1E"/>
    <w:rsid w:val="0019220E"/>
    <w:rsid w:val="0019229F"/>
    <w:rsid w:val="001922E8"/>
    <w:rsid w:val="00192C4E"/>
    <w:rsid w:val="00192D66"/>
    <w:rsid w:val="00192D8B"/>
    <w:rsid w:val="00192E3A"/>
    <w:rsid w:val="00192EEB"/>
    <w:rsid w:val="0019332D"/>
    <w:rsid w:val="001933B4"/>
    <w:rsid w:val="001934F5"/>
    <w:rsid w:val="00193552"/>
    <w:rsid w:val="00193668"/>
    <w:rsid w:val="00193D59"/>
    <w:rsid w:val="001942D1"/>
    <w:rsid w:val="001944CF"/>
    <w:rsid w:val="00194AD3"/>
    <w:rsid w:val="00194FDB"/>
    <w:rsid w:val="0019565A"/>
    <w:rsid w:val="001958BF"/>
    <w:rsid w:val="00195AFC"/>
    <w:rsid w:val="00195BB3"/>
    <w:rsid w:val="00195C76"/>
    <w:rsid w:val="00195F0E"/>
    <w:rsid w:val="00196113"/>
    <w:rsid w:val="0019651E"/>
    <w:rsid w:val="001965DD"/>
    <w:rsid w:val="00196B89"/>
    <w:rsid w:val="001970D6"/>
    <w:rsid w:val="00197327"/>
    <w:rsid w:val="001976AB"/>
    <w:rsid w:val="001979FF"/>
    <w:rsid w:val="001A0068"/>
    <w:rsid w:val="001A036E"/>
    <w:rsid w:val="001A04FE"/>
    <w:rsid w:val="001A05DD"/>
    <w:rsid w:val="001A0FA7"/>
    <w:rsid w:val="001A1448"/>
    <w:rsid w:val="001A156C"/>
    <w:rsid w:val="001A158F"/>
    <w:rsid w:val="001A21FA"/>
    <w:rsid w:val="001A2362"/>
    <w:rsid w:val="001A25D4"/>
    <w:rsid w:val="001A35AE"/>
    <w:rsid w:val="001A3972"/>
    <w:rsid w:val="001A3AAC"/>
    <w:rsid w:val="001A3B4A"/>
    <w:rsid w:val="001A43A0"/>
    <w:rsid w:val="001A4538"/>
    <w:rsid w:val="001A497C"/>
    <w:rsid w:val="001A49F6"/>
    <w:rsid w:val="001A51B1"/>
    <w:rsid w:val="001A542C"/>
    <w:rsid w:val="001A56A3"/>
    <w:rsid w:val="001A5AE7"/>
    <w:rsid w:val="001A5B41"/>
    <w:rsid w:val="001A5D40"/>
    <w:rsid w:val="001A62B6"/>
    <w:rsid w:val="001A6537"/>
    <w:rsid w:val="001A6828"/>
    <w:rsid w:val="001A69FF"/>
    <w:rsid w:val="001A6F32"/>
    <w:rsid w:val="001A74CF"/>
    <w:rsid w:val="001A7527"/>
    <w:rsid w:val="001A7727"/>
    <w:rsid w:val="001A7739"/>
    <w:rsid w:val="001A79DD"/>
    <w:rsid w:val="001B03E3"/>
    <w:rsid w:val="001B049F"/>
    <w:rsid w:val="001B0569"/>
    <w:rsid w:val="001B06AD"/>
    <w:rsid w:val="001B06D1"/>
    <w:rsid w:val="001B0892"/>
    <w:rsid w:val="001B09AB"/>
    <w:rsid w:val="001B160D"/>
    <w:rsid w:val="001B164B"/>
    <w:rsid w:val="001B165F"/>
    <w:rsid w:val="001B16A4"/>
    <w:rsid w:val="001B19CE"/>
    <w:rsid w:val="001B1B61"/>
    <w:rsid w:val="001B228B"/>
    <w:rsid w:val="001B25E9"/>
    <w:rsid w:val="001B2B01"/>
    <w:rsid w:val="001B2B7F"/>
    <w:rsid w:val="001B44BD"/>
    <w:rsid w:val="001B4E60"/>
    <w:rsid w:val="001B501E"/>
    <w:rsid w:val="001B50F6"/>
    <w:rsid w:val="001B51BD"/>
    <w:rsid w:val="001B54FE"/>
    <w:rsid w:val="001B56B7"/>
    <w:rsid w:val="001B59E9"/>
    <w:rsid w:val="001B5E62"/>
    <w:rsid w:val="001B5EB9"/>
    <w:rsid w:val="001B5F8D"/>
    <w:rsid w:val="001B63FE"/>
    <w:rsid w:val="001B66F4"/>
    <w:rsid w:val="001B69AD"/>
    <w:rsid w:val="001B69CC"/>
    <w:rsid w:val="001B6A7F"/>
    <w:rsid w:val="001B6B2B"/>
    <w:rsid w:val="001B6C8A"/>
    <w:rsid w:val="001B6D51"/>
    <w:rsid w:val="001B7259"/>
    <w:rsid w:val="001B7377"/>
    <w:rsid w:val="001B7C8F"/>
    <w:rsid w:val="001C06C1"/>
    <w:rsid w:val="001C09E0"/>
    <w:rsid w:val="001C0B41"/>
    <w:rsid w:val="001C0C57"/>
    <w:rsid w:val="001C0D5B"/>
    <w:rsid w:val="001C0DE1"/>
    <w:rsid w:val="001C0FC0"/>
    <w:rsid w:val="001C12C9"/>
    <w:rsid w:val="001C130C"/>
    <w:rsid w:val="001C13F7"/>
    <w:rsid w:val="001C1555"/>
    <w:rsid w:val="001C158A"/>
    <w:rsid w:val="001C1773"/>
    <w:rsid w:val="001C1789"/>
    <w:rsid w:val="001C1CF3"/>
    <w:rsid w:val="001C2198"/>
    <w:rsid w:val="001C21C2"/>
    <w:rsid w:val="001C245D"/>
    <w:rsid w:val="001C2A5B"/>
    <w:rsid w:val="001C2F15"/>
    <w:rsid w:val="001C35DA"/>
    <w:rsid w:val="001C3873"/>
    <w:rsid w:val="001C3AFD"/>
    <w:rsid w:val="001C3D31"/>
    <w:rsid w:val="001C419C"/>
    <w:rsid w:val="001C430E"/>
    <w:rsid w:val="001C4354"/>
    <w:rsid w:val="001C45AE"/>
    <w:rsid w:val="001C47C4"/>
    <w:rsid w:val="001C4CF4"/>
    <w:rsid w:val="001C5075"/>
    <w:rsid w:val="001C5228"/>
    <w:rsid w:val="001C52DF"/>
    <w:rsid w:val="001C53F5"/>
    <w:rsid w:val="001C5FD8"/>
    <w:rsid w:val="001C61D1"/>
    <w:rsid w:val="001C630D"/>
    <w:rsid w:val="001C69DC"/>
    <w:rsid w:val="001C6A71"/>
    <w:rsid w:val="001C6BA9"/>
    <w:rsid w:val="001C6D3C"/>
    <w:rsid w:val="001C7042"/>
    <w:rsid w:val="001C7267"/>
    <w:rsid w:val="001C76D7"/>
    <w:rsid w:val="001C783C"/>
    <w:rsid w:val="001C7CE1"/>
    <w:rsid w:val="001C7E7E"/>
    <w:rsid w:val="001C7E8B"/>
    <w:rsid w:val="001C7FAA"/>
    <w:rsid w:val="001D0133"/>
    <w:rsid w:val="001D0A8F"/>
    <w:rsid w:val="001D0B98"/>
    <w:rsid w:val="001D0CA8"/>
    <w:rsid w:val="001D0CD2"/>
    <w:rsid w:val="001D0DE2"/>
    <w:rsid w:val="001D0F9D"/>
    <w:rsid w:val="001D0FE9"/>
    <w:rsid w:val="001D1024"/>
    <w:rsid w:val="001D13D2"/>
    <w:rsid w:val="001D1420"/>
    <w:rsid w:val="001D1C1C"/>
    <w:rsid w:val="001D1DD9"/>
    <w:rsid w:val="001D244F"/>
    <w:rsid w:val="001D28D6"/>
    <w:rsid w:val="001D28D9"/>
    <w:rsid w:val="001D2907"/>
    <w:rsid w:val="001D298F"/>
    <w:rsid w:val="001D2AC8"/>
    <w:rsid w:val="001D2CA1"/>
    <w:rsid w:val="001D2D8F"/>
    <w:rsid w:val="001D3197"/>
    <w:rsid w:val="001D3268"/>
    <w:rsid w:val="001D32BB"/>
    <w:rsid w:val="001D3C95"/>
    <w:rsid w:val="001D3ED1"/>
    <w:rsid w:val="001D3FB4"/>
    <w:rsid w:val="001D3FDC"/>
    <w:rsid w:val="001D42DE"/>
    <w:rsid w:val="001D4A09"/>
    <w:rsid w:val="001D4E08"/>
    <w:rsid w:val="001D4FBB"/>
    <w:rsid w:val="001D5020"/>
    <w:rsid w:val="001D52C0"/>
    <w:rsid w:val="001D5524"/>
    <w:rsid w:val="001D5AE6"/>
    <w:rsid w:val="001D5D49"/>
    <w:rsid w:val="001D5F54"/>
    <w:rsid w:val="001D6507"/>
    <w:rsid w:val="001D65E6"/>
    <w:rsid w:val="001D667F"/>
    <w:rsid w:val="001D69D9"/>
    <w:rsid w:val="001D6A1A"/>
    <w:rsid w:val="001D6C8C"/>
    <w:rsid w:val="001D6E83"/>
    <w:rsid w:val="001D7124"/>
    <w:rsid w:val="001D7384"/>
    <w:rsid w:val="001D7450"/>
    <w:rsid w:val="001D7860"/>
    <w:rsid w:val="001D7A88"/>
    <w:rsid w:val="001D7C83"/>
    <w:rsid w:val="001D7FCF"/>
    <w:rsid w:val="001E04A6"/>
    <w:rsid w:val="001E05BF"/>
    <w:rsid w:val="001E05DD"/>
    <w:rsid w:val="001E084F"/>
    <w:rsid w:val="001E1012"/>
    <w:rsid w:val="001E18F0"/>
    <w:rsid w:val="001E1AEB"/>
    <w:rsid w:val="001E1F81"/>
    <w:rsid w:val="001E21F8"/>
    <w:rsid w:val="001E2293"/>
    <w:rsid w:val="001E2992"/>
    <w:rsid w:val="001E29CB"/>
    <w:rsid w:val="001E29D0"/>
    <w:rsid w:val="001E29EA"/>
    <w:rsid w:val="001E2A5B"/>
    <w:rsid w:val="001E2C65"/>
    <w:rsid w:val="001E3333"/>
    <w:rsid w:val="001E34FA"/>
    <w:rsid w:val="001E39CA"/>
    <w:rsid w:val="001E3AA3"/>
    <w:rsid w:val="001E3B7F"/>
    <w:rsid w:val="001E40D9"/>
    <w:rsid w:val="001E42DD"/>
    <w:rsid w:val="001E43D4"/>
    <w:rsid w:val="001E45AC"/>
    <w:rsid w:val="001E4FAA"/>
    <w:rsid w:val="001E5D4C"/>
    <w:rsid w:val="001E5E7B"/>
    <w:rsid w:val="001E5F8C"/>
    <w:rsid w:val="001E6380"/>
    <w:rsid w:val="001E6755"/>
    <w:rsid w:val="001E6907"/>
    <w:rsid w:val="001E6946"/>
    <w:rsid w:val="001E7496"/>
    <w:rsid w:val="001E74D6"/>
    <w:rsid w:val="001E7B15"/>
    <w:rsid w:val="001F031E"/>
    <w:rsid w:val="001F07DD"/>
    <w:rsid w:val="001F0823"/>
    <w:rsid w:val="001F1039"/>
    <w:rsid w:val="001F116C"/>
    <w:rsid w:val="001F1A64"/>
    <w:rsid w:val="001F1E9B"/>
    <w:rsid w:val="001F1F27"/>
    <w:rsid w:val="001F1F61"/>
    <w:rsid w:val="001F2760"/>
    <w:rsid w:val="001F2F45"/>
    <w:rsid w:val="001F31C9"/>
    <w:rsid w:val="001F31F8"/>
    <w:rsid w:val="001F3F1C"/>
    <w:rsid w:val="001F406F"/>
    <w:rsid w:val="001F4546"/>
    <w:rsid w:val="001F455A"/>
    <w:rsid w:val="001F472F"/>
    <w:rsid w:val="001F4CB3"/>
    <w:rsid w:val="001F4F39"/>
    <w:rsid w:val="001F5740"/>
    <w:rsid w:val="001F5AD8"/>
    <w:rsid w:val="001F61A3"/>
    <w:rsid w:val="001F676E"/>
    <w:rsid w:val="001F6BF5"/>
    <w:rsid w:val="001F6C36"/>
    <w:rsid w:val="001F732E"/>
    <w:rsid w:val="001F74F3"/>
    <w:rsid w:val="00200336"/>
    <w:rsid w:val="002009A7"/>
    <w:rsid w:val="00200B63"/>
    <w:rsid w:val="0020108C"/>
    <w:rsid w:val="00201310"/>
    <w:rsid w:val="0020188B"/>
    <w:rsid w:val="00201B01"/>
    <w:rsid w:val="00201B2C"/>
    <w:rsid w:val="00202052"/>
    <w:rsid w:val="002021C1"/>
    <w:rsid w:val="002027A8"/>
    <w:rsid w:val="002027D8"/>
    <w:rsid w:val="00202890"/>
    <w:rsid w:val="002028FC"/>
    <w:rsid w:val="002029EA"/>
    <w:rsid w:val="00202D58"/>
    <w:rsid w:val="00202F8D"/>
    <w:rsid w:val="00203678"/>
    <w:rsid w:val="002037B6"/>
    <w:rsid w:val="00203AF7"/>
    <w:rsid w:val="0020440A"/>
    <w:rsid w:val="00204AD6"/>
    <w:rsid w:val="00204B1A"/>
    <w:rsid w:val="00204CB8"/>
    <w:rsid w:val="00204DB0"/>
    <w:rsid w:val="00205793"/>
    <w:rsid w:val="0020583F"/>
    <w:rsid w:val="00205C13"/>
    <w:rsid w:val="00205FE7"/>
    <w:rsid w:val="00206408"/>
    <w:rsid w:val="0020645D"/>
    <w:rsid w:val="002069A3"/>
    <w:rsid w:val="0020708D"/>
    <w:rsid w:val="002073F8"/>
    <w:rsid w:val="00207550"/>
    <w:rsid w:val="0020774E"/>
    <w:rsid w:val="0020788D"/>
    <w:rsid w:val="002078DB"/>
    <w:rsid w:val="00207928"/>
    <w:rsid w:val="002079CD"/>
    <w:rsid w:val="002079EB"/>
    <w:rsid w:val="00210448"/>
    <w:rsid w:val="0021055A"/>
    <w:rsid w:val="002107DA"/>
    <w:rsid w:val="00210850"/>
    <w:rsid w:val="002108E4"/>
    <w:rsid w:val="0021099B"/>
    <w:rsid w:val="00210E82"/>
    <w:rsid w:val="002110A2"/>
    <w:rsid w:val="002118D3"/>
    <w:rsid w:val="00211A97"/>
    <w:rsid w:val="0021215D"/>
    <w:rsid w:val="00212230"/>
    <w:rsid w:val="002126AF"/>
    <w:rsid w:val="00212BDA"/>
    <w:rsid w:val="00212DCD"/>
    <w:rsid w:val="002134F2"/>
    <w:rsid w:val="00213CEB"/>
    <w:rsid w:val="00213D41"/>
    <w:rsid w:val="00213F10"/>
    <w:rsid w:val="0021414C"/>
    <w:rsid w:val="0021424B"/>
    <w:rsid w:val="002142EF"/>
    <w:rsid w:val="0021439B"/>
    <w:rsid w:val="0021481E"/>
    <w:rsid w:val="00214960"/>
    <w:rsid w:val="00214B7D"/>
    <w:rsid w:val="00214D72"/>
    <w:rsid w:val="00214F8F"/>
    <w:rsid w:val="00215609"/>
    <w:rsid w:val="00215683"/>
    <w:rsid w:val="00215B9E"/>
    <w:rsid w:val="00215C92"/>
    <w:rsid w:val="00216394"/>
    <w:rsid w:val="002163B7"/>
    <w:rsid w:val="0021656C"/>
    <w:rsid w:val="002165CC"/>
    <w:rsid w:val="0021670A"/>
    <w:rsid w:val="00216A65"/>
    <w:rsid w:val="00216A6C"/>
    <w:rsid w:val="00216CC8"/>
    <w:rsid w:val="00216D9C"/>
    <w:rsid w:val="00216ED4"/>
    <w:rsid w:val="0021701E"/>
    <w:rsid w:val="0021724B"/>
    <w:rsid w:val="002175F8"/>
    <w:rsid w:val="00217AB5"/>
    <w:rsid w:val="00217CA0"/>
    <w:rsid w:val="00217DCD"/>
    <w:rsid w:val="0022030B"/>
    <w:rsid w:val="00220386"/>
    <w:rsid w:val="00220557"/>
    <w:rsid w:val="00221145"/>
    <w:rsid w:val="0022134D"/>
    <w:rsid w:val="00221752"/>
    <w:rsid w:val="00222370"/>
    <w:rsid w:val="00222396"/>
    <w:rsid w:val="00222961"/>
    <w:rsid w:val="00222D24"/>
    <w:rsid w:val="00223897"/>
    <w:rsid w:val="00223A0B"/>
    <w:rsid w:val="00223FDF"/>
    <w:rsid w:val="00224193"/>
    <w:rsid w:val="00224317"/>
    <w:rsid w:val="002246B4"/>
    <w:rsid w:val="002246E4"/>
    <w:rsid w:val="002247EF"/>
    <w:rsid w:val="002248CC"/>
    <w:rsid w:val="00224BF3"/>
    <w:rsid w:val="00224C93"/>
    <w:rsid w:val="00224EE3"/>
    <w:rsid w:val="0022516C"/>
    <w:rsid w:val="002254FE"/>
    <w:rsid w:val="00225576"/>
    <w:rsid w:val="002258B4"/>
    <w:rsid w:val="0022592D"/>
    <w:rsid w:val="00225CE0"/>
    <w:rsid w:val="00225DA8"/>
    <w:rsid w:val="00225E73"/>
    <w:rsid w:val="00225F77"/>
    <w:rsid w:val="00225FB5"/>
    <w:rsid w:val="00227079"/>
    <w:rsid w:val="00227286"/>
    <w:rsid w:val="0022756C"/>
    <w:rsid w:val="00227D04"/>
    <w:rsid w:val="00227D22"/>
    <w:rsid w:val="00227E9F"/>
    <w:rsid w:val="00230A41"/>
    <w:rsid w:val="00230D96"/>
    <w:rsid w:val="00231BF7"/>
    <w:rsid w:val="0023214E"/>
    <w:rsid w:val="00232734"/>
    <w:rsid w:val="00232BE9"/>
    <w:rsid w:val="00232C5B"/>
    <w:rsid w:val="00232F5E"/>
    <w:rsid w:val="00232F75"/>
    <w:rsid w:val="00232F9C"/>
    <w:rsid w:val="00233357"/>
    <w:rsid w:val="00233459"/>
    <w:rsid w:val="0023348D"/>
    <w:rsid w:val="00233B7C"/>
    <w:rsid w:val="00234308"/>
    <w:rsid w:val="00234589"/>
    <w:rsid w:val="0023462F"/>
    <w:rsid w:val="002349CB"/>
    <w:rsid w:val="00234B2B"/>
    <w:rsid w:val="00234B37"/>
    <w:rsid w:val="002351C2"/>
    <w:rsid w:val="00236022"/>
    <w:rsid w:val="002360BF"/>
    <w:rsid w:val="002361AD"/>
    <w:rsid w:val="0023628A"/>
    <w:rsid w:val="00236A0D"/>
    <w:rsid w:val="00236D31"/>
    <w:rsid w:val="00236F48"/>
    <w:rsid w:val="00236F7B"/>
    <w:rsid w:val="00236FA0"/>
    <w:rsid w:val="00237057"/>
    <w:rsid w:val="002372B7"/>
    <w:rsid w:val="002372C3"/>
    <w:rsid w:val="0023733E"/>
    <w:rsid w:val="00237342"/>
    <w:rsid w:val="002374F1"/>
    <w:rsid w:val="002377E0"/>
    <w:rsid w:val="00237B72"/>
    <w:rsid w:val="00237C0B"/>
    <w:rsid w:val="00237F52"/>
    <w:rsid w:val="0024034D"/>
    <w:rsid w:val="0024034F"/>
    <w:rsid w:val="002405EE"/>
    <w:rsid w:val="002407B4"/>
    <w:rsid w:val="00240E8D"/>
    <w:rsid w:val="002411BA"/>
    <w:rsid w:val="002412D3"/>
    <w:rsid w:val="002413A3"/>
    <w:rsid w:val="00241447"/>
    <w:rsid w:val="00241455"/>
    <w:rsid w:val="002415AA"/>
    <w:rsid w:val="00241D43"/>
    <w:rsid w:val="0024219C"/>
    <w:rsid w:val="00242B3F"/>
    <w:rsid w:val="00242B53"/>
    <w:rsid w:val="00242CC9"/>
    <w:rsid w:val="00242D7F"/>
    <w:rsid w:val="002430D3"/>
    <w:rsid w:val="0024320D"/>
    <w:rsid w:val="0024379B"/>
    <w:rsid w:val="00243999"/>
    <w:rsid w:val="00243AB4"/>
    <w:rsid w:val="00243F25"/>
    <w:rsid w:val="002440B1"/>
    <w:rsid w:val="00244668"/>
    <w:rsid w:val="0024498C"/>
    <w:rsid w:val="00244EEE"/>
    <w:rsid w:val="002451F5"/>
    <w:rsid w:val="00245537"/>
    <w:rsid w:val="002456F5"/>
    <w:rsid w:val="00245B73"/>
    <w:rsid w:val="00245D06"/>
    <w:rsid w:val="00245FFC"/>
    <w:rsid w:val="0024612E"/>
    <w:rsid w:val="002462A8"/>
    <w:rsid w:val="002463C8"/>
    <w:rsid w:val="00246807"/>
    <w:rsid w:val="00246855"/>
    <w:rsid w:val="00246DB9"/>
    <w:rsid w:val="00247A84"/>
    <w:rsid w:val="0025029B"/>
    <w:rsid w:val="0025039B"/>
    <w:rsid w:val="00250468"/>
    <w:rsid w:val="00250655"/>
    <w:rsid w:val="00250863"/>
    <w:rsid w:val="00250BE6"/>
    <w:rsid w:val="00250E75"/>
    <w:rsid w:val="00250E88"/>
    <w:rsid w:val="00251008"/>
    <w:rsid w:val="0025157E"/>
    <w:rsid w:val="002517FC"/>
    <w:rsid w:val="00251EA4"/>
    <w:rsid w:val="00252329"/>
    <w:rsid w:val="00252993"/>
    <w:rsid w:val="002529E4"/>
    <w:rsid w:val="002531B9"/>
    <w:rsid w:val="002534D4"/>
    <w:rsid w:val="002541BD"/>
    <w:rsid w:val="0025481D"/>
    <w:rsid w:val="00254F6B"/>
    <w:rsid w:val="002550EA"/>
    <w:rsid w:val="0025559C"/>
    <w:rsid w:val="002559C5"/>
    <w:rsid w:val="00255B2E"/>
    <w:rsid w:val="00255D3F"/>
    <w:rsid w:val="0025602B"/>
    <w:rsid w:val="002563D8"/>
    <w:rsid w:val="0025680F"/>
    <w:rsid w:val="0025684C"/>
    <w:rsid w:val="00256883"/>
    <w:rsid w:val="002569D3"/>
    <w:rsid w:val="00256A52"/>
    <w:rsid w:val="00256B25"/>
    <w:rsid w:val="00256D1F"/>
    <w:rsid w:val="0025712E"/>
    <w:rsid w:val="002575CD"/>
    <w:rsid w:val="00257898"/>
    <w:rsid w:val="00257C50"/>
    <w:rsid w:val="00260CFF"/>
    <w:rsid w:val="00260EDB"/>
    <w:rsid w:val="00261453"/>
    <w:rsid w:val="00261E56"/>
    <w:rsid w:val="002622D5"/>
    <w:rsid w:val="002623D8"/>
    <w:rsid w:val="00262590"/>
    <w:rsid w:val="002629A4"/>
    <w:rsid w:val="00262A64"/>
    <w:rsid w:val="00262CE1"/>
    <w:rsid w:val="0026321E"/>
    <w:rsid w:val="00263686"/>
    <w:rsid w:val="0026387B"/>
    <w:rsid w:val="00263A6F"/>
    <w:rsid w:val="00263C84"/>
    <w:rsid w:val="00263F0A"/>
    <w:rsid w:val="002640AA"/>
    <w:rsid w:val="00264713"/>
    <w:rsid w:val="0026570A"/>
    <w:rsid w:val="0026579F"/>
    <w:rsid w:val="002657D6"/>
    <w:rsid w:val="00265C3B"/>
    <w:rsid w:val="00265CE5"/>
    <w:rsid w:val="00265D1B"/>
    <w:rsid w:val="00265EB6"/>
    <w:rsid w:val="00266075"/>
    <w:rsid w:val="002668DF"/>
    <w:rsid w:val="00267A6D"/>
    <w:rsid w:val="00267A7A"/>
    <w:rsid w:val="00270229"/>
    <w:rsid w:val="002702A6"/>
    <w:rsid w:val="0027053F"/>
    <w:rsid w:val="00270698"/>
    <w:rsid w:val="00270A74"/>
    <w:rsid w:val="00270CE7"/>
    <w:rsid w:val="00271062"/>
    <w:rsid w:val="0027138B"/>
    <w:rsid w:val="0027189E"/>
    <w:rsid w:val="00271AAD"/>
    <w:rsid w:val="00271B14"/>
    <w:rsid w:val="00271BB5"/>
    <w:rsid w:val="00271F42"/>
    <w:rsid w:val="00272755"/>
    <w:rsid w:val="002729F2"/>
    <w:rsid w:val="00272B39"/>
    <w:rsid w:val="002730CD"/>
    <w:rsid w:val="002733A6"/>
    <w:rsid w:val="00273D7B"/>
    <w:rsid w:val="00273EAF"/>
    <w:rsid w:val="00273F6E"/>
    <w:rsid w:val="0027402C"/>
    <w:rsid w:val="002748F7"/>
    <w:rsid w:val="00274A65"/>
    <w:rsid w:val="00274B79"/>
    <w:rsid w:val="00274FB4"/>
    <w:rsid w:val="002755A0"/>
    <w:rsid w:val="0027624D"/>
    <w:rsid w:val="00276748"/>
    <w:rsid w:val="00276D6F"/>
    <w:rsid w:val="00276F33"/>
    <w:rsid w:val="00276FEE"/>
    <w:rsid w:val="002774B5"/>
    <w:rsid w:val="00277716"/>
    <w:rsid w:val="002779C0"/>
    <w:rsid w:val="00277D2B"/>
    <w:rsid w:val="00280065"/>
    <w:rsid w:val="00280093"/>
    <w:rsid w:val="00280294"/>
    <w:rsid w:val="002803E6"/>
    <w:rsid w:val="002804CC"/>
    <w:rsid w:val="002806FE"/>
    <w:rsid w:val="00280AD8"/>
    <w:rsid w:val="00280BCB"/>
    <w:rsid w:val="00280CCA"/>
    <w:rsid w:val="00280D6E"/>
    <w:rsid w:val="00280E75"/>
    <w:rsid w:val="002815CB"/>
    <w:rsid w:val="00282207"/>
    <w:rsid w:val="00282832"/>
    <w:rsid w:val="0028337E"/>
    <w:rsid w:val="00283391"/>
    <w:rsid w:val="002833BF"/>
    <w:rsid w:val="00283F26"/>
    <w:rsid w:val="00284D9A"/>
    <w:rsid w:val="00284F1A"/>
    <w:rsid w:val="00285055"/>
    <w:rsid w:val="00285B1C"/>
    <w:rsid w:val="00285CF0"/>
    <w:rsid w:val="00286166"/>
    <w:rsid w:val="0028630A"/>
    <w:rsid w:val="00286434"/>
    <w:rsid w:val="002864F9"/>
    <w:rsid w:val="0028697D"/>
    <w:rsid w:val="00286D23"/>
    <w:rsid w:val="00286D74"/>
    <w:rsid w:val="00286F70"/>
    <w:rsid w:val="00286FEB"/>
    <w:rsid w:val="00287163"/>
    <w:rsid w:val="00287379"/>
    <w:rsid w:val="00287444"/>
    <w:rsid w:val="00287991"/>
    <w:rsid w:val="00287DC4"/>
    <w:rsid w:val="0029032F"/>
    <w:rsid w:val="0029053F"/>
    <w:rsid w:val="002906C1"/>
    <w:rsid w:val="002910EE"/>
    <w:rsid w:val="00291276"/>
    <w:rsid w:val="002914B1"/>
    <w:rsid w:val="002915B5"/>
    <w:rsid w:val="002917F4"/>
    <w:rsid w:val="00291EAC"/>
    <w:rsid w:val="002923FD"/>
    <w:rsid w:val="00292927"/>
    <w:rsid w:val="002929C8"/>
    <w:rsid w:val="00292AF7"/>
    <w:rsid w:val="00292F98"/>
    <w:rsid w:val="00292FB9"/>
    <w:rsid w:val="002932DC"/>
    <w:rsid w:val="002934A2"/>
    <w:rsid w:val="00293ABE"/>
    <w:rsid w:val="00293BD7"/>
    <w:rsid w:val="002943ED"/>
    <w:rsid w:val="00294414"/>
    <w:rsid w:val="002946E2"/>
    <w:rsid w:val="00294BCE"/>
    <w:rsid w:val="00294F89"/>
    <w:rsid w:val="0029561F"/>
    <w:rsid w:val="00295A74"/>
    <w:rsid w:val="00295B7C"/>
    <w:rsid w:val="0029636F"/>
    <w:rsid w:val="00296798"/>
    <w:rsid w:val="00296B3D"/>
    <w:rsid w:val="00296EAB"/>
    <w:rsid w:val="00296FA5"/>
    <w:rsid w:val="00296FE7"/>
    <w:rsid w:val="002975FD"/>
    <w:rsid w:val="00297728"/>
    <w:rsid w:val="0029785F"/>
    <w:rsid w:val="00297FE4"/>
    <w:rsid w:val="002A0178"/>
    <w:rsid w:val="002A0479"/>
    <w:rsid w:val="002A04B8"/>
    <w:rsid w:val="002A06DB"/>
    <w:rsid w:val="002A0878"/>
    <w:rsid w:val="002A0932"/>
    <w:rsid w:val="002A109F"/>
    <w:rsid w:val="002A11E8"/>
    <w:rsid w:val="002A1409"/>
    <w:rsid w:val="002A1AFE"/>
    <w:rsid w:val="002A1D04"/>
    <w:rsid w:val="002A1D3E"/>
    <w:rsid w:val="002A2140"/>
    <w:rsid w:val="002A2572"/>
    <w:rsid w:val="002A2B47"/>
    <w:rsid w:val="002A30AA"/>
    <w:rsid w:val="002A3224"/>
    <w:rsid w:val="002A32BB"/>
    <w:rsid w:val="002A3C49"/>
    <w:rsid w:val="002A42A5"/>
    <w:rsid w:val="002A4C84"/>
    <w:rsid w:val="002A4E5E"/>
    <w:rsid w:val="002A4ED3"/>
    <w:rsid w:val="002A5218"/>
    <w:rsid w:val="002A53DC"/>
    <w:rsid w:val="002A548C"/>
    <w:rsid w:val="002A54B4"/>
    <w:rsid w:val="002A54DB"/>
    <w:rsid w:val="002A5634"/>
    <w:rsid w:val="002A58F7"/>
    <w:rsid w:val="002A5BE3"/>
    <w:rsid w:val="002A5BF6"/>
    <w:rsid w:val="002A60D9"/>
    <w:rsid w:val="002A61C3"/>
    <w:rsid w:val="002A627D"/>
    <w:rsid w:val="002A68F8"/>
    <w:rsid w:val="002A691B"/>
    <w:rsid w:val="002A69F4"/>
    <w:rsid w:val="002A6D25"/>
    <w:rsid w:val="002A6DCD"/>
    <w:rsid w:val="002A7173"/>
    <w:rsid w:val="002A734A"/>
    <w:rsid w:val="002A759A"/>
    <w:rsid w:val="002A76DD"/>
    <w:rsid w:val="002A7793"/>
    <w:rsid w:val="002A7C38"/>
    <w:rsid w:val="002A7EDB"/>
    <w:rsid w:val="002B0118"/>
    <w:rsid w:val="002B02CB"/>
    <w:rsid w:val="002B07B3"/>
    <w:rsid w:val="002B0CCD"/>
    <w:rsid w:val="002B0DB9"/>
    <w:rsid w:val="002B0ECE"/>
    <w:rsid w:val="002B13D5"/>
    <w:rsid w:val="002B1679"/>
    <w:rsid w:val="002B1C0A"/>
    <w:rsid w:val="002B21CE"/>
    <w:rsid w:val="002B27B8"/>
    <w:rsid w:val="002B2840"/>
    <w:rsid w:val="002B2A6A"/>
    <w:rsid w:val="002B2AEE"/>
    <w:rsid w:val="002B3D34"/>
    <w:rsid w:val="002B3D7A"/>
    <w:rsid w:val="002B3E42"/>
    <w:rsid w:val="002B3EF6"/>
    <w:rsid w:val="002B3FDE"/>
    <w:rsid w:val="002B4093"/>
    <w:rsid w:val="002B4346"/>
    <w:rsid w:val="002B462E"/>
    <w:rsid w:val="002B588C"/>
    <w:rsid w:val="002B5B20"/>
    <w:rsid w:val="002B5F57"/>
    <w:rsid w:val="002B608D"/>
    <w:rsid w:val="002B60A8"/>
    <w:rsid w:val="002B6469"/>
    <w:rsid w:val="002B69F4"/>
    <w:rsid w:val="002B6A45"/>
    <w:rsid w:val="002B6B5C"/>
    <w:rsid w:val="002B6B7C"/>
    <w:rsid w:val="002B70DB"/>
    <w:rsid w:val="002B7257"/>
    <w:rsid w:val="002B7E33"/>
    <w:rsid w:val="002C009C"/>
    <w:rsid w:val="002C0536"/>
    <w:rsid w:val="002C0B89"/>
    <w:rsid w:val="002C131C"/>
    <w:rsid w:val="002C1AB9"/>
    <w:rsid w:val="002C1CDF"/>
    <w:rsid w:val="002C1FFE"/>
    <w:rsid w:val="002C210B"/>
    <w:rsid w:val="002C2261"/>
    <w:rsid w:val="002C294F"/>
    <w:rsid w:val="002C2A32"/>
    <w:rsid w:val="002C2BE9"/>
    <w:rsid w:val="002C2C49"/>
    <w:rsid w:val="002C2E4A"/>
    <w:rsid w:val="002C2F61"/>
    <w:rsid w:val="002C2FDD"/>
    <w:rsid w:val="002C310E"/>
    <w:rsid w:val="002C3572"/>
    <w:rsid w:val="002C367E"/>
    <w:rsid w:val="002C3809"/>
    <w:rsid w:val="002C4517"/>
    <w:rsid w:val="002C4784"/>
    <w:rsid w:val="002C48B6"/>
    <w:rsid w:val="002C4955"/>
    <w:rsid w:val="002C4BCF"/>
    <w:rsid w:val="002C537B"/>
    <w:rsid w:val="002C5400"/>
    <w:rsid w:val="002C5436"/>
    <w:rsid w:val="002C54B9"/>
    <w:rsid w:val="002C5807"/>
    <w:rsid w:val="002C5B9F"/>
    <w:rsid w:val="002C62FC"/>
    <w:rsid w:val="002C640E"/>
    <w:rsid w:val="002C6B9A"/>
    <w:rsid w:val="002C744C"/>
    <w:rsid w:val="002C762F"/>
    <w:rsid w:val="002C777F"/>
    <w:rsid w:val="002C77FF"/>
    <w:rsid w:val="002C7901"/>
    <w:rsid w:val="002C7B22"/>
    <w:rsid w:val="002C7C02"/>
    <w:rsid w:val="002D0B39"/>
    <w:rsid w:val="002D135C"/>
    <w:rsid w:val="002D173A"/>
    <w:rsid w:val="002D17E1"/>
    <w:rsid w:val="002D17E2"/>
    <w:rsid w:val="002D18B6"/>
    <w:rsid w:val="002D1F53"/>
    <w:rsid w:val="002D1FAA"/>
    <w:rsid w:val="002D23EB"/>
    <w:rsid w:val="002D271B"/>
    <w:rsid w:val="002D2C2E"/>
    <w:rsid w:val="002D2CD8"/>
    <w:rsid w:val="002D2D5D"/>
    <w:rsid w:val="002D2F05"/>
    <w:rsid w:val="002D304B"/>
    <w:rsid w:val="002D3280"/>
    <w:rsid w:val="002D331A"/>
    <w:rsid w:val="002D34EC"/>
    <w:rsid w:val="002D366E"/>
    <w:rsid w:val="002D3808"/>
    <w:rsid w:val="002D3FC6"/>
    <w:rsid w:val="002D404E"/>
    <w:rsid w:val="002D4586"/>
    <w:rsid w:val="002D4735"/>
    <w:rsid w:val="002D4AC5"/>
    <w:rsid w:val="002D52D5"/>
    <w:rsid w:val="002D6039"/>
    <w:rsid w:val="002D65FB"/>
    <w:rsid w:val="002D67CA"/>
    <w:rsid w:val="002D6B98"/>
    <w:rsid w:val="002D6BD4"/>
    <w:rsid w:val="002D6C4A"/>
    <w:rsid w:val="002D6D65"/>
    <w:rsid w:val="002D7038"/>
    <w:rsid w:val="002D76F8"/>
    <w:rsid w:val="002D772D"/>
    <w:rsid w:val="002D7F91"/>
    <w:rsid w:val="002E014B"/>
    <w:rsid w:val="002E03C8"/>
    <w:rsid w:val="002E0967"/>
    <w:rsid w:val="002E1287"/>
    <w:rsid w:val="002E1E12"/>
    <w:rsid w:val="002E1F14"/>
    <w:rsid w:val="002E28C3"/>
    <w:rsid w:val="002E309D"/>
    <w:rsid w:val="002E3430"/>
    <w:rsid w:val="002E3592"/>
    <w:rsid w:val="002E371F"/>
    <w:rsid w:val="002E3A02"/>
    <w:rsid w:val="002E3F76"/>
    <w:rsid w:val="002E4367"/>
    <w:rsid w:val="002E438D"/>
    <w:rsid w:val="002E4869"/>
    <w:rsid w:val="002E491F"/>
    <w:rsid w:val="002E4A36"/>
    <w:rsid w:val="002E4E25"/>
    <w:rsid w:val="002E501C"/>
    <w:rsid w:val="002E56CB"/>
    <w:rsid w:val="002E58B5"/>
    <w:rsid w:val="002E5F94"/>
    <w:rsid w:val="002E6488"/>
    <w:rsid w:val="002E653C"/>
    <w:rsid w:val="002E6913"/>
    <w:rsid w:val="002E7649"/>
    <w:rsid w:val="002E7894"/>
    <w:rsid w:val="002E7B63"/>
    <w:rsid w:val="002E7B71"/>
    <w:rsid w:val="002F058A"/>
    <w:rsid w:val="002F19DA"/>
    <w:rsid w:val="002F1AC2"/>
    <w:rsid w:val="002F1B98"/>
    <w:rsid w:val="002F1BAA"/>
    <w:rsid w:val="002F1FBD"/>
    <w:rsid w:val="002F25C9"/>
    <w:rsid w:val="002F2D28"/>
    <w:rsid w:val="002F30E5"/>
    <w:rsid w:val="002F3661"/>
    <w:rsid w:val="002F371A"/>
    <w:rsid w:val="002F391D"/>
    <w:rsid w:val="002F40AD"/>
    <w:rsid w:val="002F426E"/>
    <w:rsid w:val="002F43B5"/>
    <w:rsid w:val="002F47C6"/>
    <w:rsid w:val="002F4989"/>
    <w:rsid w:val="002F4F10"/>
    <w:rsid w:val="002F4FA4"/>
    <w:rsid w:val="002F59CD"/>
    <w:rsid w:val="002F5DAE"/>
    <w:rsid w:val="002F5EC1"/>
    <w:rsid w:val="002F6388"/>
    <w:rsid w:val="002F646C"/>
    <w:rsid w:val="002F648E"/>
    <w:rsid w:val="002F694B"/>
    <w:rsid w:val="002F6C20"/>
    <w:rsid w:val="002F722A"/>
    <w:rsid w:val="002F7338"/>
    <w:rsid w:val="002F7776"/>
    <w:rsid w:val="002F7FB7"/>
    <w:rsid w:val="00300519"/>
    <w:rsid w:val="003005AA"/>
    <w:rsid w:val="00300889"/>
    <w:rsid w:val="00300D5F"/>
    <w:rsid w:val="00300ED2"/>
    <w:rsid w:val="003012E1"/>
    <w:rsid w:val="003015D9"/>
    <w:rsid w:val="003017E9"/>
    <w:rsid w:val="00301965"/>
    <w:rsid w:val="00301B42"/>
    <w:rsid w:val="00301E26"/>
    <w:rsid w:val="00301EAF"/>
    <w:rsid w:val="00301FBA"/>
    <w:rsid w:val="00302435"/>
    <w:rsid w:val="003024F1"/>
    <w:rsid w:val="003028B3"/>
    <w:rsid w:val="00302AD1"/>
    <w:rsid w:val="00302CC6"/>
    <w:rsid w:val="00302D80"/>
    <w:rsid w:val="00303060"/>
    <w:rsid w:val="003036E8"/>
    <w:rsid w:val="0030414F"/>
    <w:rsid w:val="0030470A"/>
    <w:rsid w:val="00304F76"/>
    <w:rsid w:val="00305A63"/>
    <w:rsid w:val="003060CD"/>
    <w:rsid w:val="003062E7"/>
    <w:rsid w:val="003065E6"/>
    <w:rsid w:val="003067B1"/>
    <w:rsid w:val="00306F12"/>
    <w:rsid w:val="003070AD"/>
    <w:rsid w:val="003074D5"/>
    <w:rsid w:val="00307AEB"/>
    <w:rsid w:val="00307BC4"/>
    <w:rsid w:val="00307C62"/>
    <w:rsid w:val="00307CE3"/>
    <w:rsid w:val="00310009"/>
    <w:rsid w:val="0031001E"/>
    <w:rsid w:val="0031021A"/>
    <w:rsid w:val="00310530"/>
    <w:rsid w:val="00310AFA"/>
    <w:rsid w:val="00310EC6"/>
    <w:rsid w:val="00311007"/>
    <w:rsid w:val="00311068"/>
    <w:rsid w:val="00311082"/>
    <w:rsid w:val="00311172"/>
    <w:rsid w:val="003116E3"/>
    <w:rsid w:val="00312073"/>
    <w:rsid w:val="0031215C"/>
    <w:rsid w:val="003127D8"/>
    <w:rsid w:val="003128AE"/>
    <w:rsid w:val="003129A9"/>
    <w:rsid w:val="00312E6D"/>
    <w:rsid w:val="00313006"/>
    <w:rsid w:val="0031305C"/>
    <w:rsid w:val="00313140"/>
    <w:rsid w:val="003135F5"/>
    <w:rsid w:val="00313BF1"/>
    <w:rsid w:val="00313D14"/>
    <w:rsid w:val="003141B9"/>
    <w:rsid w:val="003143B5"/>
    <w:rsid w:val="0031440B"/>
    <w:rsid w:val="00314777"/>
    <w:rsid w:val="00314C8B"/>
    <w:rsid w:val="00315027"/>
    <w:rsid w:val="0031534C"/>
    <w:rsid w:val="00315388"/>
    <w:rsid w:val="00315830"/>
    <w:rsid w:val="00315835"/>
    <w:rsid w:val="00315B81"/>
    <w:rsid w:val="00315FB9"/>
    <w:rsid w:val="003162A5"/>
    <w:rsid w:val="00316339"/>
    <w:rsid w:val="0031660D"/>
    <w:rsid w:val="0031664C"/>
    <w:rsid w:val="00316A17"/>
    <w:rsid w:val="00316E15"/>
    <w:rsid w:val="00317099"/>
    <w:rsid w:val="003175A2"/>
    <w:rsid w:val="0031790C"/>
    <w:rsid w:val="00317C47"/>
    <w:rsid w:val="003202F8"/>
    <w:rsid w:val="00320391"/>
    <w:rsid w:val="00320405"/>
    <w:rsid w:val="00320CBA"/>
    <w:rsid w:val="00320DD0"/>
    <w:rsid w:val="00320E82"/>
    <w:rsid w:val="00320E9B"/>
    <w:rsid w:val="003213A9"/>
    <w:rsid w:val="003213B0"/>
    <w:rsid w:val="00321662"/>
    <w:rsid w:val="0032187D"/>
    <w:rsid w:val="00321B3F"/>
    <w:rsid w:val="00321BF8"/>
    <w:rsid w:val="0032267C"/>
    <w:rsid w:val="00322CE3"/>
    <w:rsid w:val="00322D6C"/>
    <w:rsid w:val="00322F31"/>
    <w:rsid w:val="00322FF9"/>
    <w:rsid w:val="00323178"/>
    <w:rsid w:val="003235D8"/>
    <w:rsid w:val="00323A14"/>
    <w:rsid w:val="00323D2E"/>
    <w:rsid w:val="003244FF"/>
    <w:rsid w:val="003246AA"/>
    <w:rsid w:val="00324859"/>
    <w:rsid w:val="00324D8E"/>
    <w:rsid w:val="00325479"/>
    <w:rsid w:val="00325AC3"/>
    <w:rsid w:val="00325BFE"/>
    <w:rsid w:val="0032648B"/>
    <w:rsid w:val="00326A31"/>
    <w:rsid w:val="0032704A"/>
    <w:rsid w:val="0032713D"/>
    <w:rsid w:val="00327178"/>
    <w:rsid w:val="00327308"/>
    <w:rsid w:val="0032758A"/>
    <w:rsid w:val="003277DC"/>
    <w:rsid w:val="003278B0"/>
    <w:rsid w:val="00327ADC"/>
    <w:rsid w:val="00327D44"/>
    <w:rsid w:val="00327F66"/>
    <w:rsid w:val="00330085"/>
    <w:rsid w:val="00330676"/>
    <w:rsid w:val="003307B0"/>
    <w:rsid w:val="00330A04"/>
    <w:rsid w:val="00330B82"/>
    <w:rsid w:val="00330C38"/>
    <w:rsid w:val="00330D49"/>
    <w:rsid w:val="00331840"/>
    <w:rsid w:val="00331922"/>
    <w:rsid w:val="00331ABC"/>
    <w:rsid w:val="00331B78"/>
    <w:rsid w:val="00331BDF"/>
    <w:rsid w:val="00331DA5"/>
    <w:rsid w:val="00331DAB"/>
    <w:rsid w:val="00331EDE"/>
    <w:rsid w:val="0033206B"/>
    <w:rsid w:val="003320A1"/>
    <w:rsid w:val="003321AB"/>
    <w:rsid w:val="00332316"/>
    <w:rsid w:val="003328F0"/>
    <w:rsid w:val="003335CC"/>
    <w:rsid w:val="003338CB"/>
    <w:rsid w:val="00334E04"/>
    <w:rsid w:val="0033509B"/>
    <w:rsid w:val="00335A63"/>
    <w:rsid w:val="00336161"/>
    <w:rsid w:val="0033638B"/>
    <w:rsid w:val="00336763"/>
    <w:rsid w:val="0033683A"/>
    <w:rsid w:val="003368F2"/>
    <w:rsid w:val="00336A3C"/>
    <w:rsid w:val="00336C44"/>
    <w:rsid w:val="00336FFC"/>
    <w:rsid w:val="003370D4"/>
    <w:rsid w:val="003371E2"/>
    <w:rsid w:val="00337794"/>
    <w:rsid w:val="00337CA3"/>
    <w:rsid w:val="00337FDF"/>
    <w:rsid w:val="00340BAF"/>
    <w:rsid w:val="00340EBE"/>
    <w:rsid w:val="0034143A"/>
    <w:rsid w:val="00341A05"/>
    <w:rsid w:val="0034203E"/>
    <w:rsid w:val="00342579"/>
    <w:rsid w:val="003426D5"/>
    <w:rsid w:val="00342B44"/>
    <w:rsid w:val="0034347B"/>
    <w:rsid w:val="00343535"/>
    <w:rsid w:val="00343AB0"/>
    <w:rsid w:val="00343D18"/>
    <w:rsid w:val="00343E20"/>
    <w:rsid w:val="00343ED3"/>
    <w:rsid w:val="0034450C"/>
    <w:rsid w:val="0034454A"/>
    <w:rsid w:val="00344577"/>
    <w:rsid w:val="003446A3"/>
    <w:rsid w:val="00344ADB"/>
    <w:rsid w:val="00344D65"/>
    <w:rsid w:val="00344ECC"/>
    <w:rsid w:val="00345B98"/>
    <w:rsid w:val="00345C53"/>
    <w:rsid w:val="00345DEB"/>
    <w:rsid w:val="0034638E"/>
    <w:rsid w:val="00346D8A"/>
    <w:rsid w:val="00346E85"/>
    <w:rsid w:val="00346FCF"/>
    <w:rsid w:val="00347028"/>
    <w:rsid w:val="003471B2"/>
    <w:rsid w:val="0034756E"/>
    <w:rsid w:val="0034772B"/>
    <w:rsid w:val="00347749"/>
    <w:rsid w:val="00350CF5"/>
    <w:rsid w:val="00351061"/>
    <w:rsid w:val="00351294"/>
    <w:rsid w:val="003518B5"/>
    <w:rsid w:val="00351B3F"/>
    <w:rsid w:val="00351EA2"/>
    <w:rsid w:val="00351F90"/>
    <w:rsid w:val="00352208"/>
    <w:rsid w:val="00352360"/>
    <w:rsid w:val="003523BE"/>
    <w:rsid w:val="00352443"/>
    <w:rsid w:val="0035270D"/>
    <w:rsid w:val="003529F6"/>
    <w:rsid w:val="00352B01"/>
    <w:rsid w:val="00352F47"/>
    <w:rsid w:val="003530A3"/>
    <w:rsid w:val="003531E0"/>
    <w:rsid w:val="0035337D"/>
    <w:rsid w:val="003537CF"/>
    <w:rsid w:val="0035390B"/>
    <w:rsid w:val="00353A2C"/>
    <w:rsid w:val="003543D7"/>
    <w:rsid w:val="00354548"/>
    <w:rsid w:val="003545CF"/>
    <w:rsid w:val="0035462E"/>
    <w:rsid w:val="00354772"/>
    <w:rsid w:val="0035478E"/>
    <w:rsid w:val="003547BE"/>
    <w:rsid w:val="00354889"/>
    <w:rsid w:val="00354AB6"/>
    <w:rsid w:val="00354BAA"/>
    <w:rsid w:val="00355381"/>
    <w:rsid w:val="00355699"/>
    <w:rsid w:val="00355879"/>
    <w:rsid w:val="0035600F"/>
    <w:rsid w:val="0035668F"/>
    <w:rsid w:val="003569EF"/>
    <w:rsid w:val="00356A55"/>
    <w:rsid w:val="00356E2B"/>
    <w:rsid w:val="003571C6"/>
    <w:rsid w:val="00357372"/>
    <w:rsid w:val="003574F6"/>
    <w:rsid w:val="00357B48"/>
    <w:rsid w:val="00360002"/>
    <w:rsid w:val="00360264"/>
    <w:rsid w:val="003603D9"/>
    <w:rsid w:val="0036067D"/>
    <w:rsid w:val="00360D4F"/>
    <w:rsid w:val="00360DD4"/>
    <w:rsid w:val="00360E4F"/>
    <w:rsid w:val="0036100A"/>
    <w:rsid w:val="00361175"/>
    <w:rsid w:val="003613FA"/>
    <w:rsid w:val="00361EC3"/>
    <w:rsid w:val="00362A67"/>
    <w:rsid w:val="00362B97"/>
    <w:rsid w:val="003635FF"/>
    <w:rsid w:val="0036385C"/>
    <w:rsid w:val="0036396C"/>
    <w:rsid w:val="00364144"/>
    <w:rsid w:val="003641EA"/>
    <w:rsid w:val="0036481F"/>
    <w:rsid w:val="003650CB"/>
    <w:rsid w:val="0036523B"/>
    <w:rsid w:val="0036561D"/>
    <w:rsid w:val="003656B5"/>
    <w:rsid w:val="00365877"/>
    <w:rsid w:val="00365C0C"/>
    <w:rsid w:val="00365CB2"/>
    <w:rsid w:val="00365EF7"/>
    <w:rsid w:val="003661EA"/>
    <w:rsid w:val="003663FC"/>
    <w:rsid w:val="00366609"/>
    <w:rsid w:val="0036728E"/>
    <w:rsid w:val="003675D7"/>
    <w:rsid w:val="0036767A"/>
    <w:rsid w:val="003679D1"/>
    <w:rsid w:val="00367A4B"/>
    <w:rsid w:val="00367BAD"/>
    <w:rsid w:val="00367C1F"/>
    <w:rsid w:val="00367FBF"/>
    <w:rsid w:val="00370002"/>
    <w:rsid w:val="0037008E"/>
    <w:rsid w:val="00370443"/>
    <w:rsid w:val="00370C86"/>
    <w:rsid w:val="003713E8"/>
    <w:rsid w:val="00371C81"/>
    <w:rsid w:val="00372647"/>
    <w:rsid w:val="00372840"/>
    <w:rsid w:val="00372846"/>
    <w:rsid w:val="00372BA1"/>
    <w:rsid w:val="00372E10"/>
    <w:rsid w:val="00372F22"/>
    <w:rsid w:val="00373049"/>
    <w:rsid w:val="00373198"/>
    <w:rsid w:val="00373400"/>
    <w:rsid w:val="0037381C"/>
    <w:rsid w:val="00373CEC"/>
    <w:rsid w:val="00373E55"/>
    <w:rsid w:val="00374537"/>
    <w:rsid w:val="00374BAD"/>
    <w:rsid w:val="00374DA9"/>
    <w:rsid w:val="00374E60"/>
    <w:rsid w:val="00375596"/>
    <w:rsid w:val="00375AA9"/>
    <w:rsid w:val="00375B84"/>
    <w:rsid w:val="0037642A"/>
    <w:rsid w:val="003772E9"/>
    <w:rsid w:val="0037745B"/>
    <w:rsid w:val="00377F87"/>
    <w:rsid w:val="0038063B"/>
    <w:rsid w:val="00380659"/>
    <w:rsid w:val="00380690"/>
    <w:rsid w:val="00380FEC"/>
    <w:rsid w:val="003811F0"/>
    <w:rsid w:val="0038134A"/>
    <w:rsid w:val="003814BF"/>
    <w:rsid w:val="003814DA"/>
    <w:rsid w:val="003819BD"/>
    <w:rsid w:val="00382131"/>
    <w:rsid w:val="00382307"/>
    <w:rsid w:val="00382378"/>
    <w:rsid w:val="003824FE"/>
    <w:rsid w:val="00382B07"/>
    <w:rsid w:val="00382C5C"/>
    <w:rsid w:val="00382FFF"/>
    <w:rsid w:val="0038300E"/>
    <w:rsid w:val="00383264"/>
    <w:rsid w:val="003836FC"/>
    <w:rsid w:val="00383B43"/>
    <w:rsid w:val="0038418C"/>
    <w:rsid w:val="003845A3"/>
    <w:rsid w:val="00384AD3"/>
    <w:rsid w:val="00385054"/>
    <w:rsid w:val="00385867"/>
    <w:rsid w:val="00385D92"/>
    <w:rsid w:val="00385FB5"/>
    <w:rsid w:val="00385FBE"/>
    <w:rsid w:val="00386817"/>
    <w:rsid w:val="00386989"/>
    <w:rsid w:val="00386C23"/>
    <w:rsid w:val="00386D54"/>
    <w:rsid w:val="00386F81"/>
    <w:rsid w:val="003872A4"/>
    <w:rsid w:val="00387543"/>
    <w:rsid w:val="00387718"/>
    <w:rsid w:val="00387851"/>
    <w:rsid w:val="0039085E"/>
    <w:rsid w:val="00390A34"/>
    <w:rsid w:val="00390A78"/>
    <w:rsid w:val="003911D3"/>
    <w:rsid w:val="0039120B"/>
    <w:rsid w:val="0039143A"/>
    <w:rsid w:val="003915C3"/>
    <w:rsid w:val="00392439"/>
    <w:rsid w:val="003928EA"/>
    <w:rsid w:val="00392A15"/>
    <w:rsid w:val="00392C3A"/>
    <w:rsid w:val="00392FF2"/>
    <w:rsid w:val="00393407"/>
    <w:rsid w:val="00393623"/>
    <w:rsid w:val="00393649"/>
    <w:rsid w:val="0039473F"/>
    <w:rsid w:val="00394A12"/>
    <w:rsid w:val="00394C68"/>
    <w:rsid w:val="00395C15"/>
    <w:rsid w:val="00395E95"/>
    <w:rsid w:val="00395ED6"/>
    <w:rsid w:val="00396283"/>
    <w:rsid w:val="00396515"/>
    <w:rsid w:val="00396857"/>
    <w:rsid w:val="003968A7"/>
    <w:rsid w:val="003968FD"/>
    <w:rsid w:val="00396AE3"/>
    <w:rsid w:val="00396DE9"/>
    <w:rsid w:val="00396FCA"/>
    <w:rsid w:val="003A0950"/>
    <w:rsid w:val="003A0C63"/>
    <w:rsid w:val="003A0EAF"/>
    <w:rsid w:val="003A0F8A"/>
    <w:rsid w:val="003A1381"/>
    <w:rsid w:val="003A14EE"/>
    <w:rsid w:val="003A1982"/>
    <w:rsid w:val="003A19A9"/>
    <w:rsid w:val="003A1C20"/>
    <w:rsid w:val="003A1DC0"/>
    <w:rsid w:val="003A1FF7"/>
    <w:rsid w:val="003A2277"/>
    <w:rsid w:val="003A251A"/>
    <w:rsid w:val="003A2610"/>
    <w:rsid w:val="003A272D"/>
    <w:rsid w:val="003A32A0"/>
    <w:rsid w:val="003A4365"/>
    <w:rsid w:val="003A4395"/>
    <w:rsid w:val="003A4437"/>
    <w:rsid w:val="003A4512"/>
    <w:rsid w:val="003A47D0"/>
    <w:rsid w:val="003A4D0A"/>
    <w:rsid w:val="003A4F38"/>
    <w:rsid w:val="003A5289"/>
    <w:rsid w:val="003A53DB"/>
    <w:rsid w:val="003A5FDA"/>
    <w:rsid w:val="003A604D"/>
    <w:rsid w:val="003A6454"/>
    <w:rsid w:val="003A6665"/>
    <w:rsid w:val="003A668D"/>
    <w:rsid w:val="003A686E"/>
    <w:rsid w:val="003A68EB"/>
    <w:rsid w:val="003A695F"/>
    <w:rsid w:val="003A6B49"/>
    <w:rsid w:val="003A73BD"/>
    <w:rsid w:val="003A74D1"/>
    <w:rsid w:val="003A76AF"/>
    <w:rsid w:val="003A78A0"/>
    <w:rsid w:val="003B03C6"/>
    <w:rsid w:val="003B0672"/>
    <w:rsid w:val="003B079C"/>
    <w:rsid w:val="003B0C4A"/>
    <w:rsid w:val="003B0F61"/>
    <w:rsid w:val="003B140D"/>
    <w:rsid w:val="003B17B7"/>
    <w:rsid w:val="003B1E01"/>
    <w:rsid w:val="003B1E22"/>
    <w:rsid w:val="003B1FD0"/>
    <w:rsid w:val="003B2A30"/>
    <w:rsid w:val="003B2C6F"/>
    <w:rsid w:val="003B2EC4"/>
    <w:rsid w:val="003B2FE9"/>
    <w:rsid w:val="003B2FF1"/>
    <w:rsid w:val="003B432A"/>
    <w:rsid w:val="003B5048"/>
    <w:rsid w:val="003B54F3"/>
    <w:rsid w:val="003B55DC"/>
    <w:rsid w:val="003B5814"/>
    <w:rsid w:val="003B5BBB"/>
    <w:rsid w:val="003B5BCC"/>
    <w:rsid w:val="003B5C67"/>
    <w:rsid w:val="003B637D"/>
    <w:rsid w:val="003B6E66"/>
    <w:rsid w:val="003B715A"/>
    <w:rsid w:val="003B721A"/>
    <w:rsid w:val="003B7476"/>
    <w:rsid w:val="003B74FA"/>
    <w:rsid w:val="003B76BD"/>
    <w:rsid w:val="003B7B4D"/>
    <w:rsid w:val="003C00F0"/>
    <w:rsid w:val="003C0439"/>
    <w:rsid w:val="003C072B"/>
    <w:rsid w:val="003C081A"/>
    <w:rsid w:val="003C089F"/>
    <w:rsid w:val="003C0B69"/>
    <w:rsid w:val="003C0B75"/>
    <w:rsid w:val="003C1075"/>
    <w:rsid w:val="003C14EC"/>
    <w:rsid w:val="003C15CC"/>
    <w:rsid w:val="003C184C"/>
    <w:rsid w:val="003C1AEC"/>
    <w:rsid w:val="003C25F2"/>
    <w:rsid w:val="003C2930"/>
    <w:rsid w:val="003C370B"/>
    <w:rsid w:val="003C3CDA"/>
    <w:rsid w:val="003C3DA7"/>
    <w:rsid w:val="003C3DCA"/>
    <w:rsid w:val="003C3E05"/>
    <w:rsid w:val="003C45C5"/>
    <w:rsid w:val="003C463B"/>
    <w:rsid w:val="003C4650"/>
    <w:rsid w:val="003C4AF5"/>
    <w:rsid w:val="003C5027"/>
    <w:rsid w:val="003C5602"/>
    <w:rsid w:val="003C5BF9"/>
    <w:rsid w:val="003C5CAA"/>
    <w:rsid w:val="003C64B6"/>
    <w:rsid w:val="003C6810"/>
    <w:rsid w:val="003C6C8C"/>
    <w:rsid w:val="003C746E"/>
    <w:rsid w:val="003C7670"/>
    <w:rsid w:val="003C7B23"/>
    <w:rsid w:val="003C7E2A"/>
    <w:rsid w:val="003D041C"/>
    <w:rsid w:val="003D04F7"/>
    <w:rsid w:val="003D05C6"/>
    <w:rsid w:val="003D07E6"/>
    <w:rsid w:val="003D0E70"/>
    <w:rsid w:val="003D124A"/>
    <w:rsid w:val="003D13B3"/>
    <w:rsid w:val="003D1B06"/>
    <w:rsid w:val="003D1BCB"/>
    <w:rsid w:val="003D23A5"/>
    <w:rsid w:val="003D25A6"/>
    <w:rsid w:val="003D2856"/>
    <w:rsid w:val="003D36C0"/>
    <w:rsid w:val="003D395B"/>
    <w:rsid w:val="003D39C4"/>
    <w:rsid w:val="003D418B"/>
    <w:rsid w:val="003D44F4"/>
    <w:rsid w:val="003D4547"/>
    <w:rsid w:val="003D45C0"/>
    <w:rsid w:val="003D49AB"/>
    <w:rsid w:val="003D49CD"/>
    <w:rsid w:val="003D4D7C"/>
    <w:rsid w:val="003D5692"/>
    <w:rsid w:val="003D57D1"/>
    <w:rsid w:val="003D58EE"/>
    <w:rsid w:val="003D5B5A"/>
    <w:rsid w:val="003D5BBA"/>
    <w:rsid w:val="003D6010"/>
    <w:rsid w:val="003D648B"/>
    <w:rsid w:val="003D68C9"/>
    <w:rsid w:val="003D68FA"/>
    <w:rsid w:val="003D6A0E"/>
    <w:rsid w:val="003D6A31"/>
    <w:rsid w:val="003D6E74"/>
    <w:rsid w:val="003D7003"/>
    <w:rsid w:val="003D70CD"/>
    <w:rsid w:val="003D7899"/>
    <w:rsid w:val="003D7EA6"/>
    <w:rsid w:val="003E03CB"/>
    <w:rsid w:val="003E05B2"/>
    <w:rsid w:val="003E05DC"/>
    <w:rsid w:val="003E095E"/>
    <w:rsid w:val="003E0A5A"/>
    <w:rsid w:val="003E1D45"/>
    <w:rsid w:val="003E1F8A"/>
    <w:rsid w:val="003E2169"/>
    <w:rsid w:val="003E22BD"/>
    <w:rsid w:val="003E23CD"/>
    <w:rsid w:val="003E23E4"/>
    <w:rsid w:val="003E24EE"/>
    <w:rsid w:val="003E2561"/>
    <w:rsid w:val="003E257B"/>
    <w:rsid w:val="003E2699"/>
    <w:rsid w:val="003E283C"/>
    <w:rsid w:val="003E2BAA"/>
    <w:rsid w:val="003E34B0"/>
    <w:rsid w:val="003E36B3"/>
    <w:rsid w:val="003E3A52"/>
    <w:rsid w:val="003E3B52"/>
    <w:rsid w:val="003E3C1E"/>
    <w:rsid w:val="003E4A87"/>
    <w:rsid w:val="003E4B8B"/>
    <w:rsid w:val="003E4E1F"/>
    <w:rsid w:val="003E53AE"/>
    <w:rsid w:val="003E56E3"/>
    <w:rsid w:val="003E5C3C"/>
    <w:rsid w:val="003E5C3D"/>
    <w:rsid w:val="003E5DA1"/>
    <w:rsid w:val="003E6164"/>
    <w:rsid w:val="003E61CF"/>
    <w:rsid w:val="003E68A9"/>
    <w:rsid w:val="003E6FC2"/>
    <w:rsid w:val="003E75E1"/>
    <w:rsid w:val="003E78D4"/>
    <w:rsid w:val="003E7F7F"/>
    <w:rsid w:val="003F00A9"/>
    <w:rsid w:val="003F05E7"/>
    <w:rsid w:val="003F0643"/>
    <w:rsid w:val="003F0ACD"/>
    <w:rsid w:val="003F0CCB"/>
    <w:rsid w:val="003F0D33"/>
    <w:rsid w:val="003F15EB"/>
    <w:rsid w:val="003F205A"/>
    <w:rsid w:val="003F2A04"/>
    <w:rsid w:val="003F2B0C"/>
    <w:rsid w:val="003F2CF9"/>
    <w:rsid w:val="003F3164"/>
    <w:rsid w:val="003F330F"/>
    <w:rsid w:val="003F352D"/>
    <w:rsid w:val="003F363D"/>
    <w:rsid w:val="003F3643"/>
    <w:rsid w:val="003F41C5"/>
    <w:rsid w:val="003F504B"/>
    <w:rsid w:val="003F50D8"/>
    <w:rsid w:val="003F54A3"/>
    <w:rsid w:val="003F5A21"/>
    <w:rsid w:val="003F5A91"/>
    <w:rsid w:val="003F5DED"/>
    <w:rsid w:val="003F600F"/>
    <w:rsid w:val="003F65FC"/>
    <w:rsid w:val="003F6982"/>
    <w:rsid w:val="003F6983"/>
    <w:rsid w:val="003F6BD8"/>
    <w:rsid w:val="003F6D16"/>
    <w:rsid w:val="003F7386"/>
    <w:rsid w:val="003F794D"/>
    <w:rsid w:val="003F7A2E"/>
    <w:rsid w:val="003F7B6F"/>
    <w:rsid w:val="003F7CC6"/>
    <w:rsid w:val="004002A0"/>
    <w:rsid w:val="004005C3"/>
    <w:rsid w:val="00400988"/>
    <w:rsid w:val="00400ACE"/>
    <w:rsid w:val="00400E60"/>
    <w:rsid w:val="00401151"/>
    <w:rsid w:val="00401174"/>
    <w:rsid w:val="004016DA"/>
    <w:rsid w:val="00401795"/>
    <w:rsid w:val="00401977"/>
    <w:rsid w:val="00401A00"/>
    <w:rsid w:val="00401D5B"/>
    <w:rsid w:val="00401E5A"/>
    <w:rsid w:val="00401EBB"/>
    <w:rsid w:val="00401EEE"/>
    <w:rsid w:val="00401F69"/>
    <w:rsid w:val="0040202F"/>
    <w:rsid w:val="0040233F"/>
    <w:rsid w:val="0040268B"/>
    <w:rsid w:val="00402935"/>
    <w:rsid w:val="00402C02"/>
    <w:rsid w:val="00402C62"/>
    <w:rsid w:val="00402FF9"/>
    <w:rsid w:val="00403110"/>
    <w:rsid w:val="0040328C"/>
    <w:rsid w:val="004035BD"/>
    <w:rsid w:val="004036FD"/>
    <w:rsid w:val="00403744"/>
    <w:rsid w:val="00403E3A"/>
    <w:rsid w:val="0040426B"/>
    <w:rsid w:val="00404661"/>
    <w:rsid w:val="0040471E"/>
    <w:rsid w:val="0040478F"/>
    <w:rsid w:val="00404DA6"/>
    <w:rsid w:val="00404DE0"/>
    <w:rsid w:val="00404EE0"/>
    <w:rsid w:val="00405159"/>
    <w:rsid w:val="004052F1"/>
    <w:rsid w:val="004054F4"/>
    <w:rsid w:val="00405A77"/>
    <w:rsid w:val="00405AEF"/>
    <w:rsid w:val="00405D6F"/>
    <w:rsid w:val="00406932"/>
    <w:rsid w:val="00406B52"/>
    <w:rsid w:val="00406CFF"/>
    <w:rsid w:val="00406EE2"/>
    <w:rsid w:val="0040739E"/>
    <w:rsid w:val="004076CE"/>
    <w:rsid w:val="0040783F"/>
    <w:rsid w:val="0040796E"/>
    <w:rsid w:val="00407FDB"/>
    <w:rsid w:val="004101EF"/>
    <w:rsid w:val="0041020D"/>
    <w:rsid w:val="004102B8"/>
    <w:rsid w:val="0041034C"/>
    <w:rsid w:val="00410391"/>
    <w:rsid w:val="004105AC"/>
    <w:rsid w:val="00410975"/>
    <w:rsid w:val="00410A0B"/>
    <w:rsid w:val="00410A33"/>
    <w:rsid w:val="00410E1F"/>
    <w:rsid w:val="00411008"/>
    <w:rsid w:val="004114DA"/>
    <w:rsid w:val="00411560"/>
    <w:rsid w:val="00411AA8"/>
    <w:rsid w:val="00411BCA"/>
    <w:rsid w:val="00411E02"/>
    <w:rsid w:val="00412727"/>
    <w:rsid w:val="00412A6E"/>
    <w:rsid w:val="00412E92"/>
    <w:rsid w:val="00412F79"/>
    <w:rsid w:val="0041376E"/>
    <w:rsid w:val="0041425B"/>
    <w:rsid w:val="004142C4"/>
    <w:rsid w:val="004143B7"/>
    <w:rsid w:val="004144A2"/>
    <w:rsid w:val="0041484A"/>
    <w:rsid w:val="004148F7"/>
    <w:rsid w:val="00414DAB"/>
    <w:rsid w:val="00414EE5"/>
    <w:rsid w:val="00415104"/>
    <w:rsid w:val="004152CA"/>
    <w:rsid w:val="004153C4"/>
    <w:rsid w:val="00415529"/>
    <w:rsid w:val="00415A0B"/>
    <w:rsid w:val="00415ACB"/>
    <w:rsid w:val="00415CFC"/>
    <w:rsid w:val="004162D0"/>
    <w:rsid w:val="0041660C"/>
    <w:rsid w:val="00417186"/>
    <w:rsid w:val="004173B8"/>
    <w:rsid w:val="004175FB"/>
    <w:rsid w:val="00417D04"/>
    <w:rsid w:val="00417F17"/>
    <w:rsid w:val="00420069"/>
    <w:rsid w:val="00420117"/>
    <w:rsid w:val="00420552"/>
    <w:rsid w:val="004208C0"/>
    <w:rsid w:val="004208FC"/>
    <w:rsid w:val="00420B7C"/>
    <w:rsid w:val="00421043"/>
    <w:rsid w:val="0042125D"/>
    <w:rsid w:val="0042152D"/>
    <w:rsid w:val="004218F1"/>
    <w:rsid w:val="004219E4"/>
    <w:rsid w:val="00421DB2"/>
    <w:rsid w:val="00421DD2"/>
    <w:rsid w:val="0042242D"/>
    <w:rsid w:val="00422882"/>
    <w:rsid w:val="00422E31"/>
    <w:rsid w:val="00423028"/>
    <w:rsid w:val="0042349D"/>
    <w:rsid w:val="00424818"/>
    <w:rsid w:val="00424F43"/>
    <w:rsid w:val="00425180"/>
    <w:rsid w:val="0042568E"/>
    <w:rsid w:val="004256CF"/>
    <w:rsid w:val="00425869"/>
    <w:rsid w:val="00425EE0"/>
    <w:rsid w:val="00425FBC"/>
    <w:rsid w:val="004271D3"/>
    <w:rsid w:val="00427852"/>
    <w:rsid w:val="00427B05"/>
    <w:rsid w:val="00427BF3"/>
    <w:rsid w:val="00427CBE"/>
    <w:rsid w:val="00427F6C"/>
    <w:rsid w:val="0043057B"/>
    <w:rsid w:val="00430C9E"/>
    <w:rsid w:val="00430D9C"/>
    <w:rsid w:val="00430DE1"/>
    <w:rsid w:val="00430EF2"/>
    <w:rsid w:val="004310BA"/>
    <w:rsid w:val="00431595"/>
    <w:rsid w:val="00431949"/>
    <w:rsid w:val="00431A2E"/>
    <w:rsid w:val="00431A6C"/>
    <w:rsid w:val="00431ACA"/>
    <w:rsid w:val="00431E39"/>
    <w:rsid w:val="004321C0"/>
    <w:rsid w:val="00432485"/>
    <w:rsid w:val="00432756"/>
    <w:rsid w:val="00432B6C"/>
    <w:rsid w:val="00433412"/>
    <w:rsid w:val="004335DC"/>
    <w:rsid w:val="00433910"/>
    <w:rsid w:val="00433CB8"/>
    <w:rsid w:val="00433E1B"/>
    <w:rsid w:val="00433E2A"/>
    <w:rsid w:val="00433EC9"/>
    <w:rsid w:val="00434022"/>
    <w:rsid w:val="004340DA"/>
    <w:rsid w:val="004342D0"/>
    <w:rsid w:val="004346AC"/>
    <w:rsid w:val="00434807"/>
    <w:rsid w:val="00434B78"/>
    <w:rsid w:val="00435CD5"/>
    <w:rsid w:val="004366B3"/>
    <w:rsid w:val="00436D91"/>
    <w:rsid w:val="004372A7"/>
    <w:rsid w:val="00437578"/>
    <w:rsid w:val="00437A0A"/>
    <w:rsid w:val="00440BDB"/>
    <w:rsid w:val="00440E16"/>
    <w:rsid w:val="00441017"/>
    <w:rsid w:val="004410CF"/>
    <w:rsid w:val="00441815"/>
    <w:rsid w:val="004418B3"/>
    <w:rsid w:val="00441FBB"/>
    <w:rsid w:val="0044217D"/>
    <w:rsid w:val="004425E1"/>
    <w:rsid w:val="004427B7"/>
    <w:rsid w:val="00442A4A"/>
    <w:rsid w:val="00442F95"/>
    <w:rsid w:val="0044367E"/>
    <w:rsid w:val="0044378D"/>
    <w:rsid w:val="00443B3C"/>
    <w:rsid w:val="00443D64"/>
    <w:rsid w:val="00444259"/>
    <w:rsid w:val="004444AC"/>
    <w:rsid w:val="00444DA2"/>
    <w:rsid w:val="00444DB1"/>
    <w:rsid w:val="0044502C"/>
    <w:rsid w:val="0044504A"/>
    <w:rsid w:val="00445093"/>
    <w:rsid w:val="0044513B"/>
    <w:rsid w:val="0044550E"/>
    <w:rsid w:val="00445516"/>
    <w:rsid w:val="004457EC"/>
    <w:rsid w:val="00445A70"/>
    <w:rsid w:val="00445E8C"/>
    <w:rsid w:val="00446567"/>
    <w:rsid w:val="00446629"/>
    <w:rsid w:val="00446795"/>
    <w:rsid w:val="00446E42"/>
    <w:rsid w:val="004476B4"/>
    <w:rsid w:val="00447E65"/>
    <w:rsid w:val="00450123"/>
    <w:rsid w:val="004501ED"/>
    <w:rsid w:val="0045026F"/>
    <w:rsid w:val="0045068C"/>
    <w:rsid w:val="00450819"/>
    <w:rsid w:val="00450955"/>
    <w:rsid w:val="00450987"/>
    <w:rsid w:val="00450AE1"/>
    <w:rsid w:val="00450B41"/>
    <w:rsid w:val="00450D61"/>
    <w:rsid w:val="00451090"/>
    <w:rsid w:val="00451380"/>
    <w:rsid w:val="00451552"/>
    <w:rsid w:val="00451B3F"/>
    <w:rsid w:val="00451B43"/>
    <w:rsid w:val="00451D07"/>
    <w:rsid w:val="004520CB"/>
    <w:rsid w:val="004522DA"/>
    <w:rsid w:val="0045254C"/>
    <w:rsid w:val="0045266D"/>
    <w:rsid w:val="00452B95"/>
    <w:rsid w:val="00452C8E"/>
    <w:rsid w:val="00453681"/>
    <w:rsid w:val="004537CC"/>
    <w:rsid w:val="00453863"/>
    <w:rsid w:val="0045387C"/>
    <w:rsid w:val="00453A38"/>
    <w:rsid w:val="00453B8F"/>
    <w:rsid w:val="004543C9"/>
    <w:rsid w:val="004548FC"/>
    <w:rsid w:val="00454B70"/>
    <w:rsid w:val="00454DBE"/>
    <w:rsid w:val="00455D23"/>
    <w:rsid w:val="00455E05"/>
    <w:rsid w:val="004566A3"/>
    <w:rsid w:val="00456A38"/>
    <w:rsid w:val="00456A83"/>
    <w:rsid w:val="00456C5E"/>
    <w:rsid w:val="00456D21"/>
    <w:rsid w:val="00456EDB"/>
    <w:rsid w:val="0045707E"/>
    <w:rsid w:val="00457098"/>
    <w:rsid w:val="00457192"/>
    <w:rsid w:val="00457450"/>
    <w:rsid w:val="00457568"/>
    <w:rsid w:val="0045775D"/>
    <w:rsid w:val="00457A24"/>
    <w:rsid w:val="00457CB0"/>
    <w:rsid w:val="00457CCC"/>
    <w:rsid w:val="00460056"/>
    <w:rsid w:val="00460381"/>
    <w:rsid w:val="00460392"/>
    <w:rsid w:val="00460818"/>
    <w:rsid w:val="004609E8"/>
    <w:rsid w:val="00461867"/>
    <w:rsid w:val="004619D7"/>
    <w:rsid w:val="00461BC6"/>
    <w:rsid w:val="00461E25"/>
    <w:rsid w:val="00461F9A"/>
    <w:rsid w:val="00462575"/>
    <w:rsid w:val="004628B5"/>
    <w:rsid w:val="004629F0"/>
    <w:rsid w:val="00462CAB"/>
    <w:rsid w:val="00462DC2"/>
    <w:rsid w:val="00462EB3"/>
    <w:rsid w:val="004631E8"/>
    <w:rsid w:val="00463252"/>
    <w:rsid w:val="0046397B"/>
    <w:rsid w:val="00463F4C"/>
    <w:rsid w:val="00463F80"/>
    <w:rsid w:val="00464047"/>
    <w:rsid w:val="0046408F"/>
    <w:rsid w:val="004647A6"/>
    <w:rsid w:val="004648BF"/>
    <w:rsid w:val="004649B9"/>
    <w:rsid w:val="00464F4F"/>
    <w:rsid w:val="00465057"/>
    <w:rsid w:val="00465583"/>
    <w:rsid w:val="0046561F"/>
    <w:rsid w:val="0046589E"/>
    <w:rsid w:val="00465DD1"/>
    <w:rsid w:val="004660A0"/>
    <w:rsid w:val="00466481"/>
    <w:rsid w:val="004664C1"/>
    <w:rsid w:val="00466520"/>
    <w:rsid w:val="004668B7"/>
    <w:rsid w:val="00466FBC"/>
    <w:rsid w:val="004672A5"/>
    <w:rsid w:val="004672FA"/>
    <w:rsid w:val="00467374"/>
    <w:rsid w:val="004675C0"/>
    <w:rsid w:val="0046761A"/>
    <w:rsid w:val="00467859"/>
    <w:rsid w:val="00467B12"/>
    <w:rsid w:val="00467DA8"/>
    <w:rsid w:val="004707C5"/>
    <w:rsid w:val="004707D6"/>
    <w:rsid w:val="00470905"/>
    <w:rsid w:val="00470925"/>
    <w:rsid w:val="00470B9D"/>
    <w:rsid w:val="0047110C"/>
    <w:rsid w:val="004711A8"/>
    <w:rsid w:val="00471467"/>
    <w:rsid w:val="0047162E"/>
    <w:rsid w:val="004716F9"/>
    <w:rsid w:val="00471DAE"/>
    <w:rsid w:val="00471EA3"/>
    <w:rsid w:val="0047219A"/>
    <w:rsid w:val="004721D2"/>
    <w:rsid w:val="004722BF"/>
    <w:rsid w:val="0047253C"/>
    <w:rsid w:val="0047265E"/>
    <w:rsid w:val="0047276C"/>
    <w:rsid w:val="00472B0C"/>
    <w:rsid w:val="00472B2D"/>
    <w:rsid w:val="00472BCC"/>
    <w:rsid w:val="00472DF9"/>
    <w:rsid w:val="004730C3"/>
    <w:rsid w:val="00473449"/>
    <w:rsid w:val="00473482"/>
    <w:rsid w:val="004735FA"/>
    <w:rsid w:val="0047390E"/>
    <w:rsid w:val="004743EA"/>
    <w:rsid w:val="004744BF"/>
    <w:rsid w:val="004746B1"/>
    <w:rsid w:val="00474935"/>
    <w:rsid w:val="00475095"/>
    <w:rsid w:val="004758D2"/>
    <w:rsid w:val="0047598A"/>
    <w:rsid w:val="00475D88"/>
    <w:rsid w:val="00476693"/>
    <w:rsid w:val="004766B2"/>
    <w:rsid w:val="00476B4D"/>
    <w:rsid w:val="00477006"/>
    <w:rsid w:val="0047776C"/>
    <w:rsid w:val="00477A7C"/>
    <w:rsid w:val="00477D64"/>
    <w:rsid w:val="00477DA9"/>
    <w:rsid w:val="00480A3D"/>
    <w:rsid w:val="00480D2C"/>
    <w:rsid w:val="00480D4E"/>
    <w:rsid w:val="00480F02"/>
    <w:rsid w:val="004810EA"/>
    <w:rsid w:val="00481F6D"/>
    <w:rsid w:val="004820F9"/>
    <w:rsid w:val="00482208"/>
    <w:rsid w:val="004822C4"/>
    <w:rsid w:val="004823ED"/>
    <w:rsid w:val="00482410"/>
    <w:rsid w:val="004825E0"/>
    <w:rsid w:val="00482603"/>
    <w:rsid w:val="00482AA9"/>
    <w:rsid w:val="00482CC3"/>
    <w:rsid w:val="00482F4C"/>
    <w:rsid w:val="00483143"/>
    <w:rsid w:val="00483261"/>
    <w:rsid w:val="004833D2"/>
    <w:rsid w:val="00483845"/>
    <w:rsid w:val="00483B58"/>
    <w:rsid w:val="00483B5A"/>
    <w:rsid w:val="00483B8F"/>
    <w:rsid w:val="00483FA0"/>
    <w:rsid w:val="00483FCD"/>
    <w:rsid w:val="004844BF"/>
    <w:rsid w:val="00484965"/>
    <w:rsid w:val="00484A73"/>
    <w:rsid w:val="004851DE"/>
    <w:rsid w:val="00485231"/>
    <w:rsid w:val="00485444"/>
    <w:rsid w:val="004858BC"/>
    <w:rsid w:val="00485944"/>
    <w:rsid w:val="00485C63"/>
    <w:rsid w:val="00485E74"/>
    <w:rsid w:val="00485EEF"/>
    <w:rsid w:val="00486024"/>
    <w:rsid w:val="00486073"/>
    <w:rsid w:val="0048625F"/>
    <w:rsid w:val="004863C6"/>
    <w:rsid w:val="00486618"/>
    <w:rsid w:val="00486B21"/>
    <w:rsid w:val="00487104"/>
    <w:rsid w:val="004874EF"/>
    <w:rsid w:val="00487567"/>
    <w:rsid w:val="00487AB8"/>
    <w:rsid w:val="00487C96"/>
    <w:rsid w:val="00490003"/>
    <w:rsid w:val="00490019"/>
    <w:rsid w:val="00490224"/>
    <w:rsid w:val="00490353"/>
    <w:rsid w:val="0049062A"/>
    <w:rsid w:val="00490B56"/>
    <w:rsid w:val="004912B9"/>
    <w:rsid w:val="00491B4B"/>
    <w:rsid w:val="00491DFC"/>
    <w:rsid w:val="0049222F"/>
    <w:rsid w:val="004922A6"/>
    <w:rsid w:val="0049235F"/>
    <w:rsid w:val="004924B2"/>
    <w:rsid w:val="00492682"/>
    <w:rsid w:val="00492949"/>
    <w:rsid w:val="0049373E"/>
    <w:rsid w:val="004938E2"/>
    <w:rsid w:val="00493C59"/>
    <w:rsid w:val="0049408D"/>
    <w:rsid w:val="00494119"/>
    <w:rsid w:val="00494499"/>
    <w:rsid w:val="004948D5"/>
    <w:rsid w:val="00494AB0"/>
    <w:rsid w:val="00494C38"/>
    <w:rsid w:val="00494D17"/>
    <w:rsid w:val="0049521B"/>
    <w:rsid w:val="00495418"/>
    <w:rsid w:val="0049554C"/>
    <w:rsid w:val="00495733"/>
    <w:rsid w:val="004969C4"/>
    <w:rsid w:val="00496C87"/>
    <w:rsid w:val="00496CAA"/>
    <w:rsid w:val="00496ECC"/>
    <w:rsid w:val="004971D0"/>
    <w:rsid w:val="00497741"/>
    <w:rsid w:val="00497A15"/>
    <w:rsid w:val="00497EF6"/>
    <w:rsid w:val="00497F4A"/>
    <w:rsid w:val="004A0317"/>
    <w:rsid w:val="004A042D"/>
    <w:rsid w:val="004A05D3"/>
    <w:rsid w:val="004A0611"/>
    <w:rsid w:val="004A0993"/>
    <w:rsid w:val="004A0AEF"/>
    <w:rsid w:val="004A0CE8"/>
    <w:rsid w:val="004A0E1F"/>
    <w:rsid w:val="004A111C"/>
    <w:rsid w:val="004A128F"/>
    <w:rsid w:val="004A1322"/>
    <w:rsid w:val="004A13C9"/>
    <w:rsid w:val="004A14FB"/>
    <w:rsid w:val="004A1681"/>
    <w:rsid w:val="004A1A51"/>
    <w:rsid w:val="004A1F7E"/>
    <w:rsid w:val="004A289A"/>
    <w:rsid w:val="004A2D50"/>
    <w:rsid w:val="004A2D5B"/>
    <w:rsid w:val="004A2ED3"/>
    <w:rsid w:val="004A308C"/>
    <w:rsid w:val="004A3591"/>
    <w:rsid w:val="004A3C88"/>
    <w:rsid w:val="004A3CD9"/>
    <w:rsid w:val="004A47F0"/>
    <w:rsid w:val="004A4A90"/>
    <w:rsid w:val="004A4ACF"/>
    <w:rsid w:val="004A4CA2"/>
    <w:rsid w:val="004A50AF"/>
    <w:rsid w:val="004A5156"/>
    <w:rsid w:val="004A531C"/>
    <w:rsid w:val="004A53DA"/>
    <w:rsid w:val="004A5A07"/>
    <w:rsid w:val="004A5B86"/>
    <w:rsid w:val="004A5C43"/>
    <w:rsid w:val="004A5F05"/>
    <w:rsid w:val="004A63E8"/>
    <w:rsid w:val="004A67F7"/>
    <w:rsid w:val="004A69DD"/>
    <w:rsid w:val="004A737A"/>
    <w:rsid w:val="004B073D"/>
    <w:rsid w:val="004B0997"/>
    <w:rsid w:val="004B0A02"/>
    <w:rsid w:val="004B11E8"/>
    <w:rsid w:val="004B1ACC"/>
    <w:rsid w:val="004B2CA5"/>
    <w:rsid w:val="004B2E01"/>
    <w:rsid w:val="004B2E31"/>
    <w:rsid w:val="004B2E35"/>
    <w:rsid w:val="004B2E67"/>
    <w:rsid w:val="004B3AEC"/>
    <w:rsid w:val="004B3B9A"/>
    <w:rsid w:val="004B4970"/>
    <w:rsid w:val="004B5187"/>
    <w:rsid w:val="004B569A"/>
    <w:rsid w:val="004B579D"/>
    <w:rsid w:val="004B5AB5"/>
    <w:rsid w:val="004B5AB8"/>
    <w:rsid w:val="004B6405"/>
    <w:rsid w:val="004B6EB6"/>
    <w:rsid w:val="004B79A3"/>
    <w:rsid w:val="004B7CF9"/>
    <w:rsid w:val="004C006B"/>
    <w:rsid w:val="004C0321"/>
    <w:rsid w:val="004C032D"/>
    <w:rsid w:val="004C0A92"/>
    <w:rsid w:val="004C0F68"/>
    <w:rsid w:val="004C1625"/>
    <w:rsid w:val="004C163E"/>
    <w:rsid w:val="004C1718"/>
    <w:rsid w:val="004C1B1D"/>
    <w:rsid w:val="004C1CDB"/>
    <w:rsid w:val="004C1D43"/>
    <w:rsid w:val="004C1DEF"/>
    <w:rsid w:val="004C230A"/>
    <w:rsid w:val="004C2341"/>
    <w:rsid w:val="004C29B5"/>
    <w:rsid w:val="004C2B43"/>
    <w:rsid w:val="004C2C0A"/>
    <w:rsid w:val="004C2E3E"/>
    <w:rsid w:val="004C305D"/>
    <w:rsid w:val="004C315F"/>
    <w:rsid w:val="004C36D4"/>
    <w:rsid w:val="004C3704"/>
    <w:rsid w:val="004C37C2"/>
    <w:rsid w:val="004C4186"/>
    <w:rsid w:val="004C4275"/>
    <w:rsid w:val="004C4280"/>
    <w:rsid w:val="004C44FF"/>
    <w:rsid w:val="004C5191"/>
    <w:rsid w:val="004C5215"/>
    <w:rsid w:val="004C521E"/>
    <w:rsid w:val="004C556A"/>
    <w:rsid w:val="004C5C35"/>
    <w:rsid w:val="004C5E25"/>
    <w:rsid w:val="004C609C"/>
    <w:rsid w:val="004C60C2"/>
    <w:rsid w:val="004C651A"/>
    <w:rsid w:val="004C665C"/>
    <w:rsid w:val="004C69A7"/>
    <w:rsid w:val="004C69EC"/>
    <w:rsid w:val="004C6A0E"/>
    <w:rsid w:val="004C7141"/>
    <w:rsid w:val="004C719B"/>
    <w:rsid w:val="004C721D"/>
    <w:rsid w:val="004C752D"/>
    <w:rsid w:val="004C7F35"/>
    <w:rsid w:val="004D00FC"/>
    <w:rsid w:val="004D021C"/>
    <w:rsid w:val="004D0754"/>
    <w:rsid w:val="004D11B9"/>
    <w:rsid w:val="004D15A1"/>
    <w:rsid w:val="004D1A5A"/>
    <w:rsid w:val="004D1E6B"/>
    <w:rsid w:val="004D1FAF"/>
    <w:rsid w:val="004D223D"/>
    <w:rsid w:val="004D22A7"/>
    <w:rsid w:val="004D235F"/>
    <w:rsid w:val="004D2718"/>
    <w:rsid w:val="004D29AA"/>
    <w:rsid w:val="004D2D31"/>
    <w:rsid w:val="004D2EA4"/>
    <w:rsid w:val="004D3452"/>
    <w:rsid w:val="004D35E8"/>
    <w:rsid w:val="004D3601"/>
    <w:rsid w:val="004D376D"/>
    <w:rsid w:val="004D3785"/>
    <w:rsid w:val="004D3863"/>
    <w:rsid w:val="004D3B1B"/>
    <w:rsid w:val="004D3E57"/>
    <w:rsid w:val="004D4026"/>
    <w:rsid w:val="004D5186"/>
    <w:rsid w:val="004D53F2"/>
    <w:rsid w:val="004D55B1"/>
    <w:rsid w:val="004D585F"/>
    <w:rsid w:val="004D5E3E"/>
    <w:rsid w:val="004D5F80"/>
    <w:rsid w:val="004D6371"/>
    <w:rsid w:val="004D64D4"/>
    <w:rsid w:val="004D65D3"/>
    <w:rsid w:val="004D710E"/>
    <w:rsid w:val="004D714F"/>
    <w:rsid w:val="004D74EB"/>
    <w:rsid w:val="004D7C63"/>
    <w:rsid w:val="004D7E8C"/>
    <w:rsid w:val="004E0259"/>
    <w:rsid w:val="004E0377"/>
    <w:rsid w:val="004E0D3A"/>
    <w:rsid w:val="004E0FB4"/>
    <w:rsid w:val="004E1698"/>
    <w:rsid w:val="004E192D"/>
    <w:rsid w:val="004E19AF"/>
    <w:rsid w:val="004E1F2E"/>
    <w:rsid w:val="004E2204"/>
    <w:rsid w:val="004E22FF"/>
    <w:rsid w:val="004E2920"/>
    <w:rsid w:val="004E2B82"/>
    <w:rsid w:val="004E2EC4"/>
    <w:rsid w:val="004E315E"/>
    <w:rsid w:val="004E3A39"/>
    <w:rsid w:val="004E3BA3"/>
    <w:rsid w:val="004E3BCC"/>
    <w:rsid w:val="004E3D56"/>
    <w:rsid w:val="004E4655"/>
    <w:rsid w:val="004E4F99"/>
    <w:rsid w:val="004E5619"/>
    <w:rsid w:val="004E5718"/>
    <w:rsid w:val="004E5A9C"/>
    <w:rsid w:val="004E5C1F"/>
    <w:rsid w:val="004E65E5"/>
    <w:rsid w:val="004E695F"/>
    <w:rsid w:val="004E69EB"/>
    <w:rsid w:val="004E6BFE"/>
    <w:rsid w:val="004E6C35"/>
    <w:rsid w:val="004E7FB5"/>
    <w:rsid w:val="004F03EE"/>
    <w:rsid w:val="004F0897"/>
    <w:rsid w:val="004F0C10"/>
    <w:rsid w:val="004F0FA2"/>
    <w:rsid w:val="004F1506"/>
    <w:rsid w:val="004F1C56"/>
    <w:rsid w:val="004F1ED0"/>
    <w:rsid w:val="004F218F"/>
    <w:rsid w:val="004F21DA"/>
    <w:rsid w:val="004F2288"/>
    <w:rsid w:val="004F258C"/>
    <w:rsid w:val="004F2AF2"/>
    <w:rsid w:val="004F2E99"/>
    <w:rsid w:val="004F4767"/>
    <w:rsid w:val="004F48C1"/>
    <w:rsid w:val="004F4928"/>
    <w:rsid w:val="004F52DF"/>
    <w:rsid w:val="004F54A2"/>
    <w:rsid w:val="004F5FF1"/>
    <w:rsid w:val="004F61AF"/>
    <w:rsid w:val="004F7246"/>
    <w:rsid w:val="004F7DC1"/>
    <w:rsid w:val="004F7E7F"/>
    <w:rsid w:val="005001AD"/>
    <w:rsid w:val="005002BB"/>
    <w:rsid w:val="00500AB0"/>
    <w:rsid w:val="00500AB9"/>
    <w:rsid w:val="00500DA2"/>
    <w:rsid w:val="00501074"/>
    <w:rsid w:val="00501288"/>
    <w:rsid w:val="00501859"/>
    <w:rsid w:val="00501C5E"/>
    <w:rsid w:val="005022D7"/>
    <w:rsid w:val="00502648"/>
    <w:rsid w:val="005028A0"/>
    <w:rsid w:val="00502934"/>
    <w:rsid w:val="00503230"/>
    <w:rsid w:val="00503426"/>
    <w:rsid w:val="00503C9F"/>
    <w:rsid w:val="00503D6A"/>
    <w:rsid w:val="00503E42"/>
    <w:rsid w:val="00503FB7"/>
    <w:rsid w:val="0050402A"/>
    <w:rsid w:val="00504464"/>
    <w:rsid w:val="00504859"/>
    <w:rsid w:val="00504CA9"/>
    <w:rsid w:val="005050AF"/>
    <w:rsid w:val="00505710"/>
    <w:rsid w:val="00505BFE"/>
    <w:rsid w:val="00505EA5"/>
    <w:rsid w:val="00506133"/>
    <w:rsid w:val="0050650B"/>
    <w:rsid w:val="0050655A"/>
    <w:rsid w:val="00506AF0"/>
    <w:rsid w:val="00506DBE"/>
    <w:rsid w:val="00506E26"/>
    <w:rsid w:val="00506E36"/>
    <w:rsid w:val="005079C4"/>
    <w:rsid w:val="00507A7D"/>
    <w:rsid w:val="00507B6D"/>
    <w:rsid w:val="00507C0C"/>
    <w:rsid w:val="00507DDD"/>
    <w:rsid w:val="005100A3"/>
    <w:rsid w:val="00510142"/>
    <w:rsid w:val="0051032B"/>
    <w:rsid w:val="0051058E"/>
    <w:rsid w:val="00510E73"/>
    <w:rsid w:val="005114E7"/>
    <w:rsid w:val="005117D6"/>
    <w:rsid w:val="00512129"/>
    <w:rsid w:val="00512220"/>
    <w:rsid w:val="005122EE"/>
    <w:rsid w:val="00512478"/>
    <w:rsid w:val="00512AA6"/>
    <w:rsid w:val="00512C8A"/>
    <w:rsid w:val="00514330"/>
    <w:rsid w:val="005144D8"/>
    <w:rsid w:val="005144F9"/>
    <w:rsid w:val="005146C3"/>
    <w:rsid w:val="00514A74"/>
    <w:rsid w:val="00514C01"/>
    <w:rsid w:val="00514DB8"/>
    <w:rsid w:val="005156A1"/>
    <w:rsid w:val="005157C9"/>
    <w:rsid w:val="005157D4"/>
    <w:rsid w:val="0051588F"/>
    <w:rsid w:val="00515BFC"/>
    <w:rsid w:val="00515D56"/>
    <w:rsid w:val="00515F8C"/>
    <w:rsid w:val="00516687"/>
    <w:rsid w:val="00516AD4"/>
    <w:rsid w:val="00516C64"/>
    <w:rsid w:val="00516E71"/>
    <w:rsid w:val="00517359"/>
    <w:rsid w:val="005176FE"/>
    <w:rsid w:val="00517ADD"/>
    <w:rsid w:val="00517E17"/>
    <w:rsid w:val="0052056F"/>
    <w:rsid w:val="005205E1"/>
    <w:rsid w:val="00520636"/>
    <w:rsid w:val="00520BAC"/>
    <w:rsid w:val="00520C68"/>
    <w:rsid w:val="005213A8"/>
    <w:rsid w:val="005218EF"/>
    <w:rsid w:val="00521EC3"/>
    <w:rsid w:val="00521F21"/>
    <w:rsid w:val="00522120"/>
    <w:rsid w:val="00522DAF"/>
    <w:rsid w:val="00523676"/>
    <w:rsid w:val="00523711"/>
    <w:rsid w:val="0052385D"/>
    <w:rsid w:val="00523CE7"/>
    <w:rsid w:val="005241FC"/>
    <w:rsid w:val="0052437D"/>
    <w:rsid w:val="0052484C"/>
    <w:rsid w:val="005248CB"/>
    <w:rsid w:val="00524AC0"/>
    <w:rsid w:val="00524B32"/>
    <w:rsid w:val="00524B36"/>
    <w:rsid w:val="00524C00"/>
    <w:rsid w:val="00524C15"/>
    <w:rsid w:val="00524CBB"/>
    <w:rsid w:val="0052592C"/>
    <w:rsid w:val="00525A76"/>
    <w:rsid w:val="00525B09"/>
    <w:rsid w:val="00525D8E"/>
    <w:rsid w:val="005265BB"/>
    <w:rsid w:val="0052681F"/>
    <w:rsid w:val="00526896"/>
    <w:rsid w:val="005268AD"/>
    <w:rsid w:val="005269B5"/>
    <w:rsid w:val="005269EF"/>
    <w:rsid w:val="00526A26"/>
    <w:rsid w:val="00526A59"/>
    <w:rsid w:val="00526AA0"/>
    <w:rsid w:val="00526C7E"/>
    <w:rsid w:val="00526D83"/>
    <w:rsid w:val="00526E36"/>
    <w:rsid w:val="00526F2F"/>
    <w:rsid w:val="00527119"/>
    <w:rsid w:val="00527184"/>
    <w:rsid w:val="005273F5"/>
    <w:rsid w:val="00527AFB"/>
    <w:rsid w:val="0053055E"/>
    <w:rsid w:val="00530C88"/>
    <w:rsid w:val="00530DEC"/>
    <w:rsid w:val="00531222"/>
    <w:rsid w:val="0053157B"/>
    <w:rsid w:val="005319B9"/>
    <w:rsid w:val="00531B12"/>
    <w:rsid w:val="00531C01"/>
    <w:rsid w:val="00531C1F"/>
    <w:rsid w:val="00531EFE"/>
    <w:rsid w:val="00532373"/>
    <w:rsid w:val="00532F0A"/>
    <w:rsid w:val="00533498"/>
    <w:rsid w:val="00533558"/>
    <w:rsid w:val="0053369B"/>
    <w:rsid w:val="00533E5B"/>
    <w:rsid w:val="005341E1"/>
    <w:rsid w:val="00534632"/>
    <w:rsid w:val="005348CD"/>
    <w:rsid w:val="0053563B"/>
    <w:rsid w:val="005358D7"/>
    <w:rsid w:val="00535AB6"/>
    <w:rsid w:val="00536AB1"/>
    <w:rsid w:val="00536D90"/>
    <w:rsid w:val="00536DFC"/>
    <w:rsid w:val="00536E93"/>
    <w:rsid w:val="00536F94"/>
    <w:rsid w:val="00537075"/>
    <w:rsid w:val="005371ED"/>
    <w:rsid w:val="005373EF"/>
    <w:rsid w:val="00537B3A"/>
    <w:rsid w:val="00537DEE"/>
    <w:rsid w:val="00540847"/>
    <w:rsid w:val="005408B3"/>
    <w:rsid w:val="00540F0B"/>
    <w:rsid w:val="00540F42"/>
    <w:rsid w:val="00541400"/>
    <w:rsid w:val="00541498"/>
    <w:rsid w:val="00541A20"/>
    <w:rsid w:val="00541CC7"/>
    <w:rsid w:val="005420ED"/>
    <w:rsid w:val="00542202"/>
    <w:rsid w:val="00542312"/>
    <w:rsid w:val="0054269E"/>
    <w:rsid w:val="00542AF3"/>
    <w:rsid w:val="00542FCE"/>
    <w:rsid w:val="00543139"/>
    <w:rsid w:val="0054358F"/>
    <w:rsid w:val="005435CB"/>
    <w:rsid w:val="0054382F"/>
    <w:rsid w:val="00543BB2"/>
    <w:rsid w:val="00543BF7"/>
    <w:rsid w:val="00543C6D"/>
    <w:rsid w:val="00543DC0"/>
    <w:rsid w:val="00543FE0"/>
    <w:rsid w:val="0054441B"/>
    <w:rsid w:val="00544839"/>
    <w:rsid w:val="00544EBA"/>
    <w:rsid w:val="00545094"/>
    <w:rsid w:val="00545213"/>
    <w:rsid w:val="0054522B"/>
    <w:rsid w:val="0054533C"/>
    <w:rsid w:val="00545340"/>
    <w:rsid w:val="0054537A"/>
    <w:rsid w:val="005454B4"/>
    <w:rsid w:val="00545512"/>
    <w:rsid w:val="0054559C"/>
    <w:rsid w:val="0054599B"/>
    <w:rsid w:val="00546F00"/>
    <w:rsid w:val="00547093"/>
    <w:rsid w:val="005477E3"/>
    <w:rsid w:val="00550661"/>
    <w:rsid w:val="00550FC3"/>
    <w:rsid w:val="00551046"/>
    <w:rsid w:val="00551090"/>
    <w:rsid w:val="005514BE"/>
    <w:rsid w:val="00551CB0"/>
    <w:rsid w:val="00551D07"/>
    <w:rsid w:val="00552102"/>
    <w:rsid w:val="00552159"/>
    <w:rsid w:val="005523AD"/>
    <w:rsid w:val="005529C9"/>
    <w:rsid w:val="00552CCE"/>
    <w:rsid w:val="00553214"/>
    <w:rsid w:val="0055353C"/>
    <w:rsid w:val="005535B3"/>
    <w:rsid w:val="005540B2"/>
    <w:rsid w:val="00554441"/>
    <w:rsid w:val="00554486"/>
    <w:rsid w:val="005546AA"/>
    <w:rsid w:val="005548DA"/>
    <w:rsid w:val="00554B5E"/>
    <w:rsid w:val="00554DFB"/>
    <w:rsid w:val="00554E79"/>
    <w:rsid w:val="00555098"/>
    <w:rsid w:val="00555127"/>
    <w:rsid w:val="00555159"/>
    <w:rsid w:val="00555273"/>
    <w:rsid w:val="0055533B"/>
    <w:rsid w:val="00555943"/>
    <w:rsid w:val="00555C36"/>
    <w:rsid w:val="00555D40"/>
    <w:rsid w:val="00555E29"/>
    <w:rsid w:val="0055613F"/>
    <w:rsid w:val="005564A4"/>
    <w:rsid w:val="00556712"/>
    <w:rsid w:val="005569BF"/>
    <w:rsid w:val="00556E7E"/>
    <w:rsid w:val="00556F4C"/>
    <w:rsid w:val="005575A4"/>
    <w:rsid w:val="00557935"/>
    <w:rsid w:val="00557B8E"/>
    <w:rsid w:val="00557E86"/>
    <w:rsid w:val="00557F7E"/>
    <w:rsid w:val="005602A9"/>
    <w:rsid w:val="005602C0"/>
    <w:rsid w:val="005605D0"/>
    <w:rsid w:val="0056154A"/>
    <w:rsid w:val="0056185F"/>
    <w:rsid w:val="00561C14"/>
    <w:rsid w:val="005624E3"/>
    <w:rsid w:val="005625F5"/>
    <w:rsid w:val="00562730"/>
    <w:rsid w:val="0056289E"/>
    <w:rsid w:val="00562C68"/>
    <w:rsid w:val="00562EA5"/>
    <w:rsid w:val="005631FA"/>
    <w:rsid w:val="00563702"/>
    <w:rsid w:val="005639DE"/>
    <w:rsid w:val="00563A2F"/>
    <w:rsid w:val="00563A90"/>
    <w:rsid w:val="00563E83"/>
    <w:rsid w:val="005640C5"/>
    <w:rsid w:val="00564166"/>
    <w:rsid w:val="005641F8"/>
    <w:rsid w:val="005643B9"/>
    <w:rsid w:val="005645D6"/>
    <w:rsid w:val="00564BC3"/>
    <w:rsid w:val="00565167"/>
    <w:rsid w:val="0056524D"/>
    <w:rsid w:val="00565AD8"/>
    <w:rsid w:val="00565AF9"/>
    <w:rsid w:val="00566713"/>
    <w:rsid w:val="00566829"/>
    <w:rsid w:val="00566B86"/>
    <w:rsid w:val="00566D57"/>
    <w:rsid w:val="005670F3"/>
    <w:rsid w:val="005671D3"/>
    <w:rsid w:val="005678B6"/>
    <w:rsid w:val="00567A6A"/>
    <w:rsid w:val="00567D83"/>
    <w:rsid w:val="00570620"/>
    <w:rsid w:val="0057091E"/>
    <w:rsid w:val="00570A56"/>
    <w:rsid w:val="00570AD8"/>
    <w:rsid w:val="00570E62"/>
    <w:rsid w:val="0057121A"/>
    <w:rsid w:val="00571E51"/>
    <w:rsid w:val="00572068"/>
    <w:rsid w:val="005726BF"/>
    <w:rsid w:val="00572704"/>
    <w:rsid w:val="0057282A"/>
    <w:rsid w:val="00572D2A"/>
    <w:rsid w:val="00572D9A"/>
    <w:rsid w:val="0057303F"/>
    <w:rsid w:val="00573C23"/>
    <w:rsid w:val="00573FA9"/>
    <w:rsid w:val="00574280"/>
    <w:rsid w:val="0057431F"/>
    <w:rsid w:val="00574484"/>
    <w:rsid w:val="00574510"/>
    <w:rsid w:val="0057468E"/>
    <w:rsid w:val="005747C8"/>
    <w:rsid w:val="005749C1"/>
    <w:rsid w:val="00574E8A"/>
    <w:rsid w:val="00574F35"/>
    <w:rsid w:val="005750B1"/>
    <w:rsid w:val="005750C5"/>
    <w:rsid w:val="00575179"/>
    <w:rsid w:val="0057581E"/>
    <w:rsid w:val="00575957"/>
    <w:rsid w:val="00575A01"/>
    <w:rsid w:val="00575A4E"/>
    <w:rsid w:val="00575AE3"/>
    <w:rsid w:val="00575EDB"/>
    <w:rsid w:val="00575FC2"/>
    <w:rsid w:val="00576306"/>
    <w:rsid w:val="005763EA"/>
    <w:rsid w:val="0057688E"/>
    <w:rsid w:val="00576983"/>
    <w:rsid w:val="005769DE"/>
    <w:rsid w:val="00577D31"/>
    <w:rsid w:val="00580038"/>
    <w:rsid w:val="005803B4"/>
    <w:rsid w:val="00581128"/>
    <w:rsid w:val="00581594"/>
    <w:rsid w:val="00581603"/>
    <w:rsid w:val="0058173C"/>
    <w:rsid w:val="00581868"/>
    <w:rsid w:val="005819A2"/>
    <w:rsid w:val="00581A84"/>
    <w:rsid w:val="00581C73"/>
    <w:rsid w:val="00581DF1"/>
    <w:rsid w:val="00581FE9"/>
    <w:rsid w:val="0058204F"/>
    <w:rsid w:val="005821F7"/>
    <w:rsid w:val="005822A2"/>
    <w:rsid w:val="00582B1D"/>
    <w:rsid w:val="00582E79"/>
    <w:rsid w:val="0058332B"/>
    <w:rsid w:val="005835F1"/>
    <w:rsid w:val="0058372F"/>
    <w:rsid w:val="00583EF9"/>
    <w:rsid w:val="0058432E"/>
    <w:rsid w:val="005844E8"/>
    <w:rsid w:val="00584599"/>
    <w:rsid w:val="00584A0C"/>
    <w:rsid w:val="005851F1"/>
    <w:rsid w:val="00585556"/>
    <w:rsid w:val="00585598"/>
    <w:rsid w:val="005857C6"/>
    <w:rsid w:val="00586539"/>
    <w:rsid w:val="005865F2"/>
    <w:rsid w:val="00586640"/>
    <w:rsid w:val="005868B3"/>
    <w:rsid w:val="00586C5E"/>
    <w:rsid w:val="00586F7B"/>
    <w:rsid w:val="00587182"/>
    <w:rsid w:val="005878FB"/>
    <w:rsid w:val="00587A02"/>
    <w:rsid w:val="00587BCB"/>
    <w:rsid w:val="00587D04"/>
    <w:rsid w:val="00587E64"/>
    <w:rsid w:val="005900CA"/>
    <w:rsid w:val="0059059C"/>
    <w:rsid w:val="00590C0B"/>
    <w:rsid w:val="00590EBF"/>
    <w:rsid w:val="00590F39"/>
    <w:rsid w:val="005914D9"/>
    <w:rsid w:val="005915E8"/>
    <w:rsid w:val="005919A4"/>
    <w:rsid w:val="005921CA"/>
    <w:rsid w:val="00592296"/>
    <w:rsid w:val="005927C1"/>
    <w:rsid w:val="00592F5A"/>
    <w:rsid w:val="00592FC9"/>
    <w:rsid w:val="00593053"/>
    <w:rsid w:val="00593486"/>
    <w:rsid w:val="005934CA"/>
    <w:rsid w:val="005937CB"/>
    <w:rsid w:val="0059386D"/>
    <w:rsid w:val="00593A84"/>
    <w:rsid w:val="00593B7F"/>
    <w:rsid w:val="00593F38"/>
    <w:rsid w:val="005941D8"/>
    <w:rsid w:val="005942A9"/>
    <w:rsid w:val="0059437E"/>
    <w:rsid w:val="00594464"/>
    <w:rsid w:val="005946D3"/>
    <w:rsid w:val="00594BAA"/>
    <w:rsid w:val="0059500C"/>
    <w:rsid w:val="0059518B"/>
    <w:rsid w:val="005955C9"/>
    <w:rsid w:val="005962D5"/>
    <w:rsid w:val="005966DF"/>
    <w:rsid w:val="00596BE4"/>
    <w:rsid w:val="00596EF6"/>
    <w:rsid w:val="0059764F"/>
    <w:rsid w:val="00597ADD"/>
    <w:rsid w:val="00597B67"/>
    <w:rsid w:val="00597E42"/>
    <w:rsid w:val="00597FEE"/>
    <w:rsid w:val="005A0086"/>
    <w:rsid w:val="005A0633"/>
    <w:rsid w:val="005A0795"/>
    <w:rsid w:val="005A0888"/>
    <w:rsid w:val="005A0B66"/>
    <w:rsid w:val="005A0CF2"/>
    <w:rsid w:val="005A10B9"/>
    <w:rsid w:val="005A17F9"/>
    <w:rsid w:val="005A1BFE"/>
    <w:rsid w:val="005A1CEE"/>
    <w:rsid w:val="005A1D33"/>
    <w:rsid w:val="005A1F18"/>
    <w:rsid w:val="005A20EB"/>
    <w:rsid w:val="005A2278"/>
    <w:rsid w:val="005A267C"/>
    <w:rsid w:val="005A307D"/>
    <w:rsid w:val="005A3756"/>
    <w:rsid w:val="005A3BF6"/>
    <w:rsid w:val="005A41FD"/>
    <w:rsid w:val="005A4898"/>
    <w:rsid w:val="005A493D"/>
    <w:rsid w:val="005A496D"/>
    <w:rsid w:val="005A5B04"/>
    <w:rsid w:val="005A5B9E"/>
    <w:rsid w:val="005A5F4C"/>
    <w:rsid w:val="005A6055"/>
    <w:rsid w:val="005A66AB"/>
    <w:rsid w:val="005A6B49"/>
    <w:rsid w:val="005A7076"/>
    <w:rsid w:val="005A70E2"/>
    <w:rsid w:val="005A70F8"/>
    <w:rsid w:val="005A78C4"/>
    <w:rsid w:val="005A7938"/>
    <w:rsid w:val="005A7D39"/>
    <w:rsid w:val="005A7EF3"/>
    <w:rsid w:val="005B003E"/>
    <w:rsid w:val="005B09F1"/>
    <w:rsid w:val="005B0F01"/>
    <w:rsid w:val="005B1150"/>
    <w:rsid w:val="005B17A3"/>
    <w:rsid w:val="005B2734"/>
    <w:rsid w:val="005B312C"/>
    <w:rsid w:val="005B35E8"/>
    <w:rsid w:val="005B3670"/>
    <w:rsid w:val="005B3769"/>
    <w:rsid w:val="005B3B45"/>
    <w:rsid w:val="005B3B4C"/>
    <w:rsid w:val="005B4259"/>
    <w:rsid w:val="005B47DA"/>
    <w:rsid w:val="005B4D27"/>
    <w:rsid w:val="005B525F"/>
    <w:rsid w:val="005B59F5"/>
    <w:rsid w:val="005B6B74"/>
    <w:rsid w:val="005B6F52"/>
    <w:rsid w:val="005B7279"/>
    <w:rsid w:val="005B72B3"/>
    <w:rsid w:val="005B72FD"/>
    <w:rsid w:val="005B74BB"/>
    <w:rsid w:val="005B757D"/>
    <w:rsid w:val="005B7717"/>
    <w:rsid w:val="005B7943"/>
    <w:rsid w:val="005B7D30"/>
    <w:rsid w:val="005B7E5A"/>
    <w:rsid w:val="005B7EEF"/>
    <w:rsid w:val="005C032D"/>
    <w:rsid w:val="005C065D"/>
    <w:rsid w:val="005C080E"/>
    <w:rsid w:val="005C114F"/>
    <w:rsid w:val="005C1241"/>
    <w:rsid w:val="005C1E6A"/>
    <w:rsid w:val="005C2076"/>
    <w:rsid w:val="005C23C1"/>
    <w:rsid w:val="005C25D2"/>
    <w:rsid w:val="005C2926"/>
    <w:rsid w:val="005C29BC"/>
    <w:rsid w:val="005C29FC"/>
    <w:rsid w:val="005C34E7"/>
    <w:rsid w:val="005C3DA6"/>
    <w:rsid w:val="005C3E86"/>
    <w:rsid w:val="005C43DA"/>
    <w:rsid w:val="005C43E5"/>
    <w:rsid w:val="005C48B7"/>
    <w:rsid w:val="005C5186"/>
    <w:rsid w:val="005C565E"/>
    <w:rsid w:val="005C5995"/>
    <w:rsid w:val="005C5B42"/>
    <w:rsid w:val="005C5DEF"/>
    <w:rsid w:val="005C626C"/>
    <w:rsid w:val="005C648D"/>
    <w:rsid w:val="005C68BE"/>
    <w:rsid w:val="005C69F2"/>
    <w:rsid w:val="005C6F54"/>
    <w:rsid w:val="005C792B"/>
    <w:rsid w:val="005C7EE4"/>
    <w:rsid w:val="005C7FAD"/>
    <w:rsid w:val="005D0073"/>
    <w:rsid w:val="005D0490"/>
    <w:rsid w:val="005D0A59"/>
    <w:rsid w:val="005D0CDB"/>
    <w:rsid w:val="005D1DAC"/>
    <w:rsid w:val="005D1F58"/>
    <w:rsid w:val="005D211E"/>
    <w:rsid w:val="005D2347"/>
    <w:rsid w:val="005D27BB"/>
    <w:rsid w:val="005D285B"/>
    <w:rsid w:val="005D2B9E"/>
    <w:rsid w:val="005D2BA9"/>
    <w:rsid w:val="005D2E23"/>
    <w:rsid w:val="005D2F80"/>
    <w:rsid w:val="005D361A"/>
    <w:rsid w:val="005D3CFA"/>
    <w:rsid w:val="005D41A0"/>
    <w:rsid w:val="005D455B"/>
    <w:rsid w:val="005D46C2"/>
    <w:rsid w:val="005D4862"/>
    <w:rsid w:val="005D5319"/>
    <w:rsid w:val="005D5476"/>
    <w:rsid w:val="005D5995"/>
    <w:rsid w:val="005D5A54"/>
    <w:rsid w:val="005D5FE9"/>
    <w:rsid w:val="005D643E"/>
    <w:rsid w:val="005D6A67"/>
    <w:rsid w:val="005D6DAF"/>
    <w:rsid w:val="005D6E77"/>
    <w:rsid w:val="005D72CC"/>
    <w:rsid w:val="005D7452"/>
    <w:rsid w:val="005D74AC"/>
    <w:rsid w:val="005D762C"/>
    <w:rsid w:val="005E031E"/>
    <w:rsid w:val="005E04AA"/>
    <w:rsid w:val="005E078F"/>
    <w:rsid w:val="005E1009"/>
    <w:rsid w:val="005E1764"/>
    <w:rsid w:val="005E18E4"/>
    <w:rsid w:val="005E1F9F"/>
    <w:rsid w:val="005E1FE5"/>
    <w:rsid w:val="005E24BB"/>
    <w:rsid w:val="005E2535"/>
    <w:rsid w:val="005E25F0"/>
    <w:rsid w:val="005E2740"/>
    <w:rsid w:val="005E289F"/>
    <w:rsid w:val="005E2AE8"/>
    <w:rsid w:val="005E2BD2"/>
    <w:rsid w:val="005E2E84"/>
    <w:rsid w:val="005E2FB8"/>
    <w:rsid w:val="005E31C6"/>
    <w:rsid w:val="005E3B7C"/>
    <w:rsid w:val="005E3BD1"/>
    <w:rsid w:val="005E4279"/>
    <w:rsid w:val="005E42E1"/>
    <w:rsid w:val="005E4AA2"/>
    <w:rsid w:val="005E509E"/>
    <w:rsid w:val="005E5CC4"/>
    <w:rsid w:val="005E5D65"/>
    <w:rsid w:val="005E623D"/>
    <w:rsid w:val="005E6301"/>
    <w:rsid w:val="005E64D4"/>
    <w:rsid w:val="005E69F2"/>
    <w:rsid w:val="005E6AB0"/>
    <w:rsid w:val="005E721E"/>
    <w:rsid w:val="005E7A55"/>
    <w:rsid w:val="005E7F97"/>
    <w:rsid w:val="005F0A54"/>
    <w:rsid w:val="005F0A8B"/>
    <w:rsid w:val="005F0D7C"/>
    <w:rsid w:val="005F0DD3"/>
    <w:rsid w:val="005F10B2"/>
    <w:rsid w:val="005F1360"/>
    <w:rsid w:val="005F18DC"/>
    <w:rsid w:val="005F1E71"/>
    <w:rsid w:val="005F1EBC"/>
    <w:rsid w:val="005F21D1"/>
    <w:rsid w:val="005F2702"/>
    <w:rsid w:val="005F2B69"/>
    <w:rsid w:val="005F3017"/>
    <w:rsid w:val="005F32BC"/>
    <w:rsid w:val="005F3609"/>
    <w:rsid w:val="005F382D"/>
    <w:rsid w:val="005F387F"/>
    <w:rsid w:val="005F43E8"/>
    <w:rsid w:val="005F4427"/>
    <w:rsid w:val="005F4C00"/>
    <w:rsid w:val="005F4D25"/>
    <w:rsid w:val="005F4EAF"/>
    <w:rsid w:val="005F5054"/>
    <w:rsid w:val="005F5433"/>
    <w:rsid w:val="005F55AB"/>
    <w:rsid w:val="005F57B9"/>
    <w:rsid w:val="005F5C8A"/>
    <w:rsid w:val="005F5CF8"/>
    <w:rsid w:val="005F5E0D"/>
    <w:rsid w:val="005F613F"/>
    <w:rsid w:val="005F61DB"/>
    <w:rsid w:val="005F627A"/>
    <w:rsid w:val="005F6FEE"/>
    <w:rsid w:val="005F76D2"/>
    <w:rsid w:val="005F78A6"/>
    <w:rsid w:val="005F793F"/>
    <w:rsid w:val="005F7B06"/>
    <w:rsid w:val="005F7C03"/>
    <w:rsid w:val="005F7CBC"/>
    <w:rsid w:val="0060018A"/>
    <w:rsid w:val="00600322"/>
    <w:rsid w:val="006003B6"/>
    <w:rsid w:val="006005F0"/>
    <w:rsid w:val="006008A0"/>
    <w:rsid w:val="006009DD"/>
    <w:rsid w:val="00600D9A"/>
    <w:rsid w:val="0060119C"/>
    <w:rsid w:val="006012D5"/>
    <w:rsid w:val="0060167B"/>
    <w:rsid w:val="006016B7"/>
    <w:rsid w:val="00601879"/>
    <w:rsid w:val="006018FA"/>
    <w:rsid w:val="00601ADF"/>
    <w:rsid w:val="00601B2C"/>
    <w:rsid w:val="00601BEA"/>
    <w:rsid w:val="00601DDC"/>
    <w:rsid w:val="00602144"/>
    <w:rsid w:val="00602191"/>
    <w:rsid w:val="00602498"/>
    <w:rsid w:val="006026E0"/>
    <w:rsid w:val="00602845"/>
    <w:rsid w:val="00602D8C"/>
    <w:rsid w:val="00602EA4"/>
    <w:rsid w:val="006033D9"/>
    <w:rsid w:val="00603C48"/>
    <w:rsid w:val="00603CEC"/>
    <w:rsid w:val="00603CFA"/>
    <w:rsid w:val="0060471D"/>
    <w:rsid w:val="006048A5"/>
    <w:rsid w:val="00604F9F"/>
    <w:rsid w:val="006050CB"/>
    <w:rsid w:val="006050D3"/>
    <w:rsid w:val="0060579C"/>
    <w:rsid w:val="00605BC5"/>
    <w:rsid w:val="00605F18"/>
    <w:rsid w:val="00605F74"/>
    <w:rsid w:val="00605F75"/>
    <w:rsid w:val="00606023"/>
    <w:rsid w:val="006064DE"/>
    <w:rsid w:val="00606884"/>
    <w:rsid w:val="006071D5"/>
    <w:rsid w:val="0060754F"/>
    <w:rsid w:val="006078D1"/>
    <w:rsid w:val="00607A74"/>
    <w:rsid w:val="00607B0F"/>
    <w:rsid w:val="00607D46"/>
    <w:rsid w:val="00607DB6"/>
    <w:rsid w:val="00610FB8"/>
    <w:rsid w:val="0061124E"/>
    <w:rsid w:val="0061168E"/>
    <w:rsid w:val="00611E58"/>
    <w:rsid w:val="0061217B"/>
    <w:rsid w:val="006122F1"/>
    <w:rsid w:val="0061250F"/>
    <w:rsid w:val="00612920"/>
    <w:rsid w:val="00612A71"/>
    <w:rsid w:val="00612F77"/>
    <w:rsid w:val="00613334"/>
    <w:rsid w:val="00613807"/>
    <w:rsid w:val="00613B0D"/>
    <w:rsid w:val="00613E15"/>
    <w:rsid w:val="006140FF"/>
    <w:rsid w:val="0061448E"/>
    <w:rsid w:val="006148C1"/>
    <w:rsid w:val="0061494F"/>
    <w:rsid w:val="00614AD7"/>
    <w:rsid w:val="00615202"/>
    <w:rsid w:val="006159B4"/>
    <w:rsid w:val="00615AED"/>
    <w:rsid w:val="00615E06"/>
    <w:rsid w:val="00615F6B"/>
    <w:rsid w:val="00616486"/>
    <w:rsid w:val="006166EF"/>
    <w:rsid w:val="006168C6"/>
    <w:rsid w:val="00616924"/>
    <w:rsid w:val="00616D09"/>
    <w:rsid w:val="00616E85"/>
    <w:rsid w:val="00617003"/>
    <w:rsid w:val="00617A66"/>
    <w:rsid w:val="00617EBB"/>
    <w:rsid w:val="006206F5"/>
    <w:rsid w:val="006209C0"/>
    <w:rsid w:val="00620A8E"/>
    <w:rsid w:val="0062139E"/>
    <w:rsid w:val="00621670"/>
    <w:rsid w:val="00621873"/>
    <w:rsid w:val="00621958"/>
    <w:rsid w:val="00621A81"/>
    <w:rsid w:val="00621C2F"/>
    <w:rsid w:val="00621FD0"/>
    <w:rsid w:val="00622156"/>
    <w:rsid w:val="00622DE8"/>
    <w:rsid w:val="00622DF3"/>
    <w:rsid w:val="0062326E"/>
    <w:rsid w:val="006234BA"/>
    <w:rsid w:val="0062356A"/>
    <w:rsid w:val="00624300"/>
    <w:rsid w:val="00624B66"/>
    <w:rsid w:val="00624C8D"/>
    <w:rsid w:val="00625381"/>
    <w:rsid w:val="00625567"/>
    <w:rsid w:val="00625701"/>
    <w:rsid w:val="00625A1B"/>
    <w:rsid w:val="00625EF7"/>
    <w:rsid w:val="00625FBF"/>
    <w:rsid w:val="006262ED"/>
    <w:rsid w:val="00626309"/>
    <w:rsid w:val="00626D25"/>
    <w:rsid w:val="00626FB6"/>
    <w:rsid w:val="0062754F"/>
    <w:rsid w:val="0062777C"/>
    <w:rsid w:val="00627819"/>
    <w:rsid w:val="006279CF"/>
    <w:rsid w:val="00627AA6"/>
    <w:rsid w:val="00627C20"/>
    <w:rsid w:val="00627CB0"/>
    <w:rsid w:val="00627CBC"/>
    <w:rsid w:val="00627FCB"/>
    <w:rsid w:val="0063028B"/>
    <w:rsid w:val="0063040D"/>
    <w:rsid w:val="00630604"/>
    <w:rsid w:val="0063068A"/>
    <w:rsid w:val="00630C9F"/>
    <w:rsid w:val="006310D0"/>
    <w:rsid w:val="006311FB"/>
    <w:rsid w:val="00631585"/>
    <w:rsid w:val="0063177E"/>
    <w:rsid w:val="00631D5B"/>
    <w:rsid w:val="00632070"/>
    <w:rsid w:val="0063286D"/>
    <w:rsid w:val="00632FE6"/>
    <w:rsid w:val="0063321B"/>
    <w:rsid w:val="006338F6"/>
    <w:rsid w:val="00634352"/>
    <w:rsid w:val="00634CF3"/>
    <w:rsid w:val="00634DAE"/>
    <w:rsid w:val="00634E53"/>
    <w:rsid w:val="006353BC"/>
    <w:rsid w:val="00635736"/>
    <w:rsid w:val="0063595D"/>
    <w:rsid w:val="00635F55"/>
    <w:rsid w:val="00635FD8"/>
    <w:rsid w:val="006360B9"/>
    <w:rsid w:val="00636591"/>
    <w:rsid w:val="006368DA"/>
    <w:rsid w:val="00636ACF"/>
    <w:rsid w:val="00636C8A"/>
    <w:rsid w:val="00637132"/>
    <w:rsid w:val="0063744C"/>
    <w:rsid w:val="00637AD1"/>
    <w:rsid w:val="00640095"/>
    <w:rsid w:val="00640115"/>
    <w:rsid w:val="0064028F"/>
    <w:rsid w:val="006407C0"/>
    <w:rsid w:val="00640BB0"/>
    <w:rsid w:val="00640C90"/>
    <w:rsid w:val="00641012"/>
    <w:rsid w:val="006413BA"/>
    <w:rsid w:val="006427D3"/>
    <w:rsid w:val="00642909"/>
    <w:rsid w:val="00642FD5"/>
    <w:rsid w:val="00643030"/>
    <w:rsid w:val="006432EF"/>
    <w:rsid w:val="006435F1"/>
    <w:rsid w:val="00643EAE"/>
    <w:rsid w:val="006446A8"/>
    <w:rsid w:val="00644745"/>
    <w:rsid w:val="006449A1"/>
    <w:rsid w:val="00644E5B"/>
    <w:rsid w:val="00644ECD"/>
    <w:rsid w:val="00645502"/>
    <w:rsid w:val="00645758"/>
    <w:rsid w:val="006462C3"/>
    <w:rsid w:val="00646499"/>
    <w:rsid w:val="006465AC"/>
    <w:rsid w:val="0064671D"/>
    <w:rsid w:val="006469DF"/>
    <w:rsid w:val="00646A4A"/>
    <w:rsid w:val="00646B91"/>
    <w:rsid w:val="00646F09"/>
    <w:rsid w:val="0064707F"/>
    <w:rsid w:val="00647315"/>
    <w:rsid w:val="00647AAD"/>
    <w:rsid w:val="00647BC6"/>
    <w:rsid w:val="00647DD0"/>
    <w:rsid w:val="0065026D"/>
    <w:rsid w:val="006504B2"/>
    <w:rsid w:val="0065086A"/>
    <w:rsid w:val="00650ACD"/>
    <w:rsid w:val="00650D1B"/>
    <w:rsid w:val="00650ED0"/>
    <w:rsid w:val="0065100B"/>
    <w:rsid w:val="00651780"/>
    <w:rsid w:val="006519C4"/>
    <w:rsid w:val="00651BBC"/>
    <w:rsid w:val="00651C33"/>
    <w:rsid w:val="00651D03"/>
    <w:rsid w:val="00652644"/>
    <w:rsid w:val="0065297E"/>
    <w:rsid w:val="006529CB"/>
    <w:rsid w:val="00652C21"/>
    <w:rsid w:val="00652DC2"/>
    <w:rsid w:val="00652DEE"/>
    <w:rsid w:val="00653076"/>
    <w:rsid w:val="0065340F"/>
    <w:rsid w:val="006534A6"/>
    <w:rsid w:val="006539F9"/>
    <w:rsid w:val="00654071"/>
    <w:rsid w:val="006543E7"/>
    <w:rsid w:val="00654577"/>
    <w:rsid w:val="0065459C"/>
    <w:rsid w:val="00654934"/>
    <w:rsid w:val="00654B36"/>
    <w:rsid w:val="00655046"/>
    <w:rsid w:val="006551E6"/>
    <w:rsid w:val="00655A59"/>
    <w:rsid w:val="00655B1A"/>
    <w:rsid w:val="00656265"/>
    <w:rsid w:val="00656347"/>
    <w:rsid w:val="006565E0"/>
    <w:rsid w:val="00656638"/>
    <w:rsid w:val="00656730"/>
    <w:rsid w:val="00656BE6"/>
    <w:rsid w:val="00656F6D"/>
    <w:rsid w:val="00657A86"/>
    <w:rsid w:val="00660242"/>
    <w:rsid w:val="0066046F"/>
    <w:rsid w:val="0066065C"/>
    <w:rsid w:val="006612B1"/>
    <w:rsid w:val="006614DB"/>
    <w:rsid w:val="0066153F"/>
    <w:rsid w:val="0066170B"/>
    <w:rsid w:val="006618ED"/>
    <w:rsid w:val="00661F5C"/>
    <w:rsid w:val="006621E7"/>
    <w:rsid w:val="0066268A"/>
    <w:rsid w:val="00662881"/>
    <w:rsid w:val="0066290A"/>
    <w:rsid w:val="00662987"/>
    <w:rsid w:val="00662D2C"/>
    <w:rsid w:val="00662F57"/>
    <w:rsid w:val="00663268"/>
    <w:rsid w:val="00663691"/>
    <w:rsid w:val="006636EB"/>
    <w:rsid w:val="00663AAE"/>
    <w:rsid w:val="00663D1D"/>
    <w:rsid w:val="006645F3"/>
    <w:rsid w:val="0066517B"/>
    <w:rsid w:val="006651D1"/>
    <w:rsid w:val="00665224"/>
    <w:rsid w:val="00665340"/>
    <w:rsid w:val="00665592"/>
    <w:rsid w:val="00666344"/>
    <w:rsid w:val="006665FC"/>
    <w:rsid w:val="00666699"/>
    <w:rsid w:val="006667B0"/>
    <w:rsid w:val="00666948"/>
    <w:rsid w:val="00666C81"/>
    <w:rsid w:val="006675FE"/>
    <w:rsid w:val="0066791E"/>
    <w:rsid w:val="00667EA4"/>
    <w:rsid w:val="00670169"/>
    <w:rsid w:val="00670238"/>
    <w:rsid w:val="00670759"/>
    <w:rsid w:val="006709A2"/>
    <w:rsid w:val="00670AEB"/>
    <w:rsid w:val="00670DF3"/>
    <w:rsid w:val="00671293"/>
    <w:rsid w:val="0067196E"/>
    <w:rsid w:val="00671A8E"/>
    <w:rsid w:val="0067205C"/>
    <w:rsid w:val="006723E4"/>
    <w:rsid w:val="00672487"/>
    <w:rsid w:val="006727BE"/>
    <w:rsid w:val="00672CED"/>
    <w:rsid w:val="00673274"/>
    <w:rsid w:val="0067344D"/>
    <w:rsid w:val="006738CD"/>
    <w:rsid w:val="006739F5"/>
    <w:rsid w:val="00674475"/>
    <w:rsid w:val="0067476F"/>
    <w:rsid w:val="0067498C"/>
    <w:rsid w:val="00674B3F"/>
    <w:rsid w:val="00675B89"/>
    <w:rsid w:val="006765EC"/>
    <w:rsid w:val="00676682"/>
    <w:rsid w:val="006767D4"/>
    <w:rsid w:val="0067699D"/>
    <w:rsid w:val="00676C9B"/>
    <w:rsid w:val="00676CF5"/>
    <w:rsid w:val="00677277"/>
    <w:rsid w:val="0067778B"/>
    <w:rsid w:val="00677804"/>
    <w:rsid w:val="00677C9E"/>
    <w:rsid w:val="00677D24"/>
    <w:rsid w:val="00680AB3"/>
    <w:rsid w:val="00680F1A"/>
    <w:rsid w:val="006812E6"/>
    <w:rsid w:val="00681D0E"/>
    <w:rsid w:val="00682165"/>
    <w:rsid w:val="00682A40"/>
    <w:rsid w:val="00682CF7"/>
    <w:rsid w:val="00682DB4"/>
    <w:rsid w:val="00682E8D"/>
    <w:rsid w:val="0068315C"/>
    <w:rsid w:val="00683254"/>
    <w:rsid w:val="0068385E"/>
    <w:rsid w:val="00683EC1"/>
    <w:rsid w:val="006841F7"/>
    <w:rsid w:val="006852CA"/>
    <w:rsid w:val="00685412"/>
    <w:rsid w:val="006856BE"/>
    <w:rsid w:val="0068595C"/>
    <w:rsid w:val="0068603F"/>
    <w:rsid w:val="006863C9"/>
    <w:rsid w:val="006865A2"/>
    <w:rsid w:val="00686B9F"/>
    <w:rsid w:val="00686C7D"/>
    <w:rsid w:val="00686D6C"/>
    <w:rsid w:val="006870FF"/>
    <w:rsid w:val="0068760B"/>
    <w:rsid w:val="00687DC2"/>
    <w:rsid w:val="00687EF8"/>
    <w:rsid w:val="00690119"/>
    <w:rsid w:val="00690272"/>
    <w:rsid w:val="006903DE"/>
    <w:rsid w:val="006904EE"/>
    <w:rsid w:val="00690558"/>
    <w:rsid w:val="006906D6"/>
    <w:rsid w:val="00690CCE"/>
    <w:rsid w:val="0069109D"/>
    <w:rsid w:val="00691600"/>
    <w:rsid w:val="006916F5"/>
    <w:rsid w:val="00691A64"/>
    <w:rsid w:val="006920D6"/>
    <w:rsid w:val="006923A9"/>
    <w:rsid w:val="00692A3C"/>
    <w:rsid w:val="00693066"/>
    <w:rsid w:val="006934AA"/>
    <w:rsid w:val="00693566"/>
    <w:rsid w:val="00693747"/>
    <w:rsid w:val="00693EFC"/>
    <w:rsid w:val="0069421A"/>
    <w:rsid w:val="00694BB3"/>
    <w:rsid w:val="00694FEB"/>
    <w:rsid w:val="0069532D"/>
    <w:rsid w:val="0069544A"/>
    <w:rsid w:val="006954AB"/>
    <w:rsid w:val="006954B8"/>
    <w:rsid w:val="00695A7E"/>
    <w:rsid w:val="00696559"/>
    <w:rsid w:val="00696ABE"/>
    <w:rsid w:val="00697DFD"/>
    <w:rsid w:val="00697E25"/>
    <w:rsid w:val="006A02AA"/>
    <w:rsid w:val="006A03A3"/>
    <w:rsid w:val="006A07F0"/>
    <w:rsid w:val="006A0AAA"/>
    <w:rsid w:val="006A0CF3"/>
    <w:rsid w:val="006A112C"/>
    <w:rsid w:val="006A141D"/>
    <w:rsid w:val="006A172F"/>
    <w:rsid w:val="006A17CF"/>
    <w:rsid w:val="006A23DC"/>
    <w:rsid w:val="006A248A"/>
    <w:rsid w:val="006A24EA"/>
    <w:rsid w:val="006A256E"/>
    <w:rsid w:val="006A2623"/>
    <w:rsid w:val="006A267E"/>
    <w:rsid w:val="006A2803"/>
    <w:rsid w:val="006A2A48"/>
    <w:rsid w:val="006A34AE"/>
    <w:rsid w:val="006A391A"/>
    <w:rsid w:val="006A39D2"/>
    <w:rsid w:val="006A3F83"/>
    <w:rsid w:val="006A3FA8"/>
    <w:rsid w:val="006A44C0"/>
    <w:rsid w:val="006A45A0"/>
    <w:rsid w:val="006A47ED"/>
    <w:rsid w:val="006A4B43"/>
    <w:rsid w:val="006A5540"/>
    <w:rsid w:val="006A5672"/>
    <w:rsid w:val="006A5C40"/>
    <w:rsid w:val="006A62D2"/>
    <w:rsid w:val="006A6867"/>
    <w:rsid w:val="006A6A57"/>
    <w:rsid w:val="006A6C99"/>
    <w:rsid w:val="006A6E05"/>
    <w:rsid w:val="006A6E28"/>
    <w:rsid w:val="006A7312"/>
    <w:rsid w:val="006A7FB8"/>
    <w:rsid w:val="006B0242"/>
    <w:rsid w:val="006B052F"/>
    <w:rsid w:val="006B0C09"/>
    <w:rsid w:val="006B159B"/>
    <w:rsid w:val="006B15FA"/>
    <w:rsid w:val="006B1739"/>
    <w:rsid w:val="006B1784"/>
    <w:rsid w:val="006B1FA9"/>
    <w:rsid w:val="006B1FF2"/>
    <w:rsid w:val="006B2037"/>
    <w:rsid w:val="006B2264"/>
    <w:rsid w:val="006B2B38"/>
    <w:rsid w:val="006B2C03"/>
    <w:rsid w:val="006B2C9C"/>
    <w:rsid w:val="006B3A96"/>
    <w:rsid w:val="006B3DB4"/>
    <w:rsid w:val="006B3F77"/>
    <w:rsid w:val="006B4BCA"/>
    <w:rsid w:val="006B4D6C"/>
    <w:rsid w:val="006B50B5"/>
    <w:rsid w:val="006B581B"/>
    <w:rsid w:val="006B58F6"/>
    <w:rsid w:val="006B58F7"/>
    <w:rsid w:val="006B5A13"/>
    <w:rsid w:val="006B62B1"/>
    <w:rsid w:val="006B732E"/>
    <w:rsid w:val="006B778F"/>
    <w:rsid w:val="006B7805"/>
    <w:rsid w:val="006B78B2"/>
    <w:rsid w:val="006B7D27"/>
    <w:rsid w:val="006C0193"/>
    <w:rsid w:val="006C022A"/>
    <w:rsid w:val="006C0AFF"/>
    <w:rsid w:val="006C0B4E"/>
    <w:rsid w:val="006C0CA3"/>
    <w:rsid w:val="006C105F"/>
    <w:rsid w:val="006C1519"/>
    <w:rsid w:val="006C1E8A"/>
    <w:rsid w:val="006C27A7"/>
    <w:rsid w:val="006C2B90"/>
    <w:rsid w:val="006C30E1"/>
    <w:rsid w:val="006C317D"/>
    <w:rsid w:val="006C3685"/>
    <w:rsid w:val="006C4168"/>
    <w:rsid w:val="006C4200"/>
    <w:rsid w:val="006C4438"/>
    <w:rsid w:val="006C4827"/>
    <w:rsid w:val="006C4953"/>
    <w:rsid w:val="006C5195"/>
    <w:rsid w:val="006C53A2"/>
    <w:rsid w:val="006C5717"/>
    <w:rsid w:val="006C5949"/>
    <w:rsid w:val="006C59D8"/>
    <w:rsid w:val="006C5BC5"/>
    <w:rsid w:val="006C5E68"/>
    <w:rsid w:val="006C64D0"/>
    <w:rsid w:val="006C6590"/>
    <w:rsid w:val="006C68C6"/>
    <w:rsid w:val="006C694D"/>
    <w:rsid w:val="006C6B4F"/>
    <w:rsid w:val="006C7020"/>
    <w:rsid w:val="006C70D4"/>
    <w:rsid w:val="006C7237"/>
    <w:rsid w:val="006C7659"/>
    <w:rsid w:val="006C7722"/>
    <w:rsid w:val="006C778E"/>
    <w:rsid w:val="006C7B8F"/>
    <w:rsid w:val="006D01EA"/>
    <w:rsid w:val="006D070D"/>
    <w:rsid w:val="006D0B40"/>
    <w:rsid w:val="006D0CB9"/>
    <w:rsid w:val="006D0E79"/>
    <w:rsid w:val="006D11C7"/>
    <w:rsid w:val="006D2106"/>
    <w:rsid w:val="006D2148"/>
    <w:rsid w:val="006D2149"/>
    <w:rsid w:val="006D2277"/>
    <w:rsid w:val="006D232E"/>
    <w:rsid w:val="006D24D8"/>
    <w:rsid w:val="006D274A"/>
    <w:rsid w:val="006D2755"/>
    <w:rsid w:val="006D32FD"/>
    <w:rsid w:val="006D3873"/>
    <w:rsid w:val="006D39AB"/>
    <w:rsid w:val="006D3D45"/>
    <w:rsid w:val="006D4713"/>
    <w:rsid w:val="006D4AEB"/>
    <w:rsid w:val="006D4CC1"/>
    <w:rsid w:val="006D5A52"/>
    <w:rsid w:val="006D5B11"/>
    <w:rsid w:val="006D5DE3"/>
    <w:rsid w:val="006D5E63"/>
    <w:rsid w:val="006D6759"/>
    <w:rsid w:val="006D6977"/>
    <w:rsid w:val="006D6B8C"/>
    <w:rsid w:val="006D6BBD"/>
    <w:rsid w:val="006D6CE4"/>
    <w:rsid w:val="006D6FBB"/>
    <w:rsid w:val="006D70AC"/>
    <w:rsid w:val="006D7228"/>
    <w:rsid w:val="006D722E"/>
    <w:rsid w:val="006D73B2"/>
    <w:rsid w:val="006D79E6"/>
    <w:rsid w:val="006D7CA1"/>
    <w:rsid w:val="006E0159"/>
    <w:rsid w:val="006E03F4"/>
    <w:rsid w:val="006E08B1"/>
    <w:rsid w:val="006E0937"/>
    <w:rsid w:val="006E15BB"/>
    <w:rsid w:val="006E16CC"/>
    <w:rsid w:val="006E185E"/>
    <w:rsid w:val="006E188C"/>
    <w:rsid w:val="006E1B33"/>
    <w:rsid w:val="006E1B90"/>
    <w:rsid w:val="006E1B99"/>
    <w:rsid w:val="006E1C2E"/>
    <w:rsid w:val="006E1FBD"/>
    <w:rsid w:val="006E2202"/>
    <w:rsid w:val="006E2631"/>
    <w:rsid w:val="006E298C"/>
    <w:rsid w:val="006E2CEB"/>
    <w:rsid w:val="006E30BF"/>
    <w:rsid w:val="006E3501"/>
    <w:rsid w:val="006E35BD"/>
    <w:rsid w:val="006E3644"/>
    <w:rsid w:val="006E3B62"/>
    <w:rsid w:val="006E3BB2"/>
    <w:rsid w:val="006E3F54"/>
    <w:rsid w:val="006E4348"/>
    <w:rsid w:val="006E4459"/>
    <w:rsid w:val="006E45D4"/>
    <w:rsid w:val="006E4657"/>
    <w:rsid w:val="006E473D"/>
    <w:rsid w:val="006E47BD"/>
    <w:rsid w:val="006E50E9"/>
    <w:rsid w:val="006E55AD"/>
    <w:rsid w:val="006E5684"/>
    <w:rsid w:val="006E57F3"/>
    <w:rsid w:val="006E582A"/>
    <w:rsid w:val="006E5AB0"/>
    <w:rsid w:val="006E5C0D"/>
    <w:rsid w:val="006E5F21"/>
    <w:rsid w:val="006E668C"/>
    <w:rsid w:val="006E6A99"/>
    <w:rsid w:val="006E6C18"/>
    <w:rsid w:val="006E7469"/>
    <w:rsid w:val="006F0458"/>
    <w:rsid w:val="006F0541"/>
    <w:rsid w:val="006F06B8"/>
    <w:rsid w:val="006F0780"/>
    <w:rsid w:val="006F0BA0"/>
    <w:rsid w:val="006F17E2"/>
    <w:rsid w:val="006F1E5D"/>
    <w:rsid w:val="006F21BC"/>
    <w:rsid w:val="006F24B2"/>
    <w:rsid w:val="006F2679"/>
    <w:rsid w:val="006F273A"/>
    <w:rsid w:val="006F2B38"/>
    <w:rsid w:val="006F2C65"/>
    <w:rsid w:val="006F2E50"/>
    <w:rsid w:val="006F30DD"/>
    <w:rsid w:val="006F3C79"/>
    <w:rsid w:val="006F41AD"/>
    <w:rsid w:val="006F4258"/>
    <w:rsid w:val="006F444A"/>
    <w:rsid w:val="006F47E5"/>
    <w:rsid w:val="006F490B"/>
    <w:rsid w:val="006F4910"/>
    <w:rsid w:val="006F4AA9"/>
    <w:rsid w:val="006F4CE7"/>
    <w:rsid w:val="006F4F3B"/>
    <w:rsid w:val="006F5079"/>
    <w:rsid w:val="006F532B"/>
    <w:rsid w:val="006F5E89"/>
    <w:rsid w:val="006F65D9"/>
    <w:rsid w:val="006F6776"/>
    <w:rsid w:val="006F6D28"/>
    <w:rsid w:val="006F6D50"/>
    <w:rsid w:val="006F6E2A"/>
    <w:rsid w:val="006F76F9"/>
    <w:rsid w:val="006F7F12"/>
    <w:rsid w:val="00700719"/>
    <w:rsid w:val="0070088B"/>
    <w:rsid w:val="00700AF1"/>
    <w:rsid w:val="00700E4F"/>
    <w:rsid w:val="007010DF"/>
    <w:rsid w:val="0070144C"/>
    <w:rsid w:val="007019F5"/>
    <w:rsid w:val="007022DD"/>
    <w:rsid w:val="00702404"/>
    <w:rsid w:val="00702D9F"/>
    <w:rsid w:val="00702E7A"/>
    <w:rsid w:val="007034A0"/>
    <w:rsid w:val="0070364C"/>
    <w:rsid w:val="00703696"/>
    <w:rsid w:val="00703A7C"/>
    <w:rsid w:val="00703ADD"/>
    <w:rsid w:val="00703CB6"/>
    <w:rsid w:val="007040CB"/>
    <w:rsid w:val="0070410C"/>
    <w:rsid w:val="007042D1"/>
    <w:rsid w:val="00704377"/>
    <w:rsid w:val="007047F7"/>
    <w:rsid w:val="00704EB8"/>
    <w:rsid w:val="00704EDB"/>
    <w:rsid w:val="0070555C"/>
    <w:rsid w:val="00705BC5"/>
    <w:rsid w:val="00705CF6"/>
    <w:rsid w:val="007060DC"/>
    <w:rsid w:val="007068DD"/>
    <w:rsid w:val="00706BBD"/>
    <w:rsid w:val="00706DE0"/>
    <w:rsid w:val="00706DE3"/>
    <w:rsid w:val="00706F05"/>
    <w:rsid w:val="00707756"/>
    <w:rsid w:val="007101A2"/>
    <w:rsid w:val="00711111"/>
    <w:rsid w:val="00711151"/>
    <w:rsid w:val="00711173"/>
    <w:rsid w:val="007114A7"/>
    <w:rsid w:val="0071166C"/>
    <w:rsid w:val="007117FB"/>
    <w:rsid w:val="007118DD"/>
    <w:rsid w:val="007118E6"/>
    <w:rsid w:val="00711B7B"/>
    <w:rsid w:val="00711C23"/>
    <w:rsid w:val="00711C5F"/>
    <w:rsid w:val="00711CAB"/>
    <w:rsid w:val="00711F8B"/>
    <w:rsid w:val="00712240"/>
    <w:rsid w:val="0071225E"/>
    <w:rsid w:val="00712669"/>
    <w:rsid w:val="007127F6"/>
    <w:rsid w:val="007129C1"/>
    <w:rsid w:val="00712FE3"/>
    <w:rsid w:val="00713094"/>
    <w:rsid w:val="007137CE"/>
    <w:rsid w:val="00713862"/>
    <w:rsid w:val="00713AE7"/>
    <w:rsid w:val="00713D43"/>
    <w:rsid w:val="00714202"/>
    <w:rsid w:val="00715025"/>
    <w:rsid w:val="0071515F"/>
    <w:rsid w:val="0071567A"/>
    <w:rsid w:val="007156CA"/>
    <w:rsid w:val="0071576D"/>
    <w:rsid w:val="0071589F"/>
    <w:rsid w:val="00715931"/>
    <w:rsid w:val="00716143"/>
    <w:rsid w:val="00716318"/>
    <w:rsid w:val="007163AF"/>
    <w:rsid w:val="007166C0"/>
    <w:rsid w:val="007168AE"/>
    <w:rsid w:val="00716AF2"/>
    <w:rsid w:val="0071750C"/>
    <w:rsid w:val="0071768D"/>
    <w:rsid w:val="007176B1"/>
    <w:rsid w:val="007178B8"/>
    <w:rsid w:val="00717917"/>
    <w:rsid w:val="00717CDA"/>
    <w:rsid w:val="00717D32"/>
    <w:rsid w:val="00720095"/>
    <w:rsid w:val="00720272"/>
    <w:rsid w:val="00720C5C"/>
    <w:rsid w:val="0072104E"/>
    <w:rsid w:val="0072145A"/>
    <w:rsid w:val="007214B9"/>
    <w:rsid w:val="007217B7"/>
    <w:rsid w:val="00721836"/>
    <w:rsid w:val="00721BEF"/>
    <w:rsid w:val="00722708"/>
    <w:rsid w:val="00722870"/>
    <w:rsid w:val="00722C86"/>
    <w:rsid w:val="00722D24"/>
    <w:rsid w:val="007232D6"/>
    <w:rsid w:val="007237B0"/>
    <w:rsid w:val="007239C1"/>
    <w:rsid w:val="0072401E"/>
    <w:rsid w:val="007242D9"/>
    <w:rsid w:val="00724FB7"/>
    <w:rsid w:val="007252DB"/>
    <w:rsid w:val="007254B2"/>
    <w:rsid w:val="007254CA"/>
    <w:rsid w:val="00725612"/>
    <w:rsid w:val="007258A7"/>
    <w:rsid w:val="007258C9"/>
    <w:rsid w:val="00725BA5"/>
    <w:rsid w:val="007265E4"/>
    <w:rsid w:val="007266AA"/>
    <w:rsid w:val="00726768"/>
    <w:rsid w:val="0072686F"/>
    <w:rsid w:val="00726971"/>
    <w:rsid w:val="00726CDB"/>
    <w:rsid w:val="00726DE9"/>
    <w:rsid w:val="007275E5"/>
    <w:rsid w:val="00727855"/>
    <w:rsid w:val="00727AFD"/>
    <w:rsid w:val="00727B64"/>
    <w:rsid w:val="00730498"/>
    <w:rsid w:val="00730A59"/>
    <w:rsid w:val="0073123C"/>
    <w:rsid w:val="007315AA"/>
    <w:rsid w:val="0073171F"/>
    <w:rsid w:val="00731F2C"/>
    <w:rsid w:val="007330B0"/>
    <w:rsid w:val="00733173"/>
    <w:rsid w:val="00733EE7"/>
    <w:rsid w:val="0073472F"/>
    <w:rsid w:val="007347B0"/>
    <w:rsid w:val="0073496F"/>
    <w:rsid w:val="00734B41"/>
    <w:rsid w:val="0073515D"/>
    <w:rsid w:val="00735A48"/>
    <w:rsid w:val="00735CE4"/>
    <w:rsid w:val="007362A4"/>
    <w:rsid w:val="00736321"/>
    <w:rsid w:val="00736C1A"/>
    <w:rsid w:val="00736D06"/>
    <w:rsid w:val="007370EB"/>
    <w:rsid w:val="00737329"/>
    <w:rsid w:val="007374A9"/>
    <w:rsid w:val="0073751C"/>
    <w:rsid w:val="00737730"/>
    <w:rsid w:val="00737C35"/>
    <w:rsid w:val="00737E7F"/>
    <w:rsid w:val="0074002B"/>
    <w:rsid w:val="00740076"/>
    <w:rsid w:val="0074026F"/>
    <w:rsid w:val="007403D7"/>
    <w:rsid w:val="007404DA"/>
    <w:rsid w:val="007405E2"/>
    <w:rsid w:val="0074079A"/>
    <w:rsid w:val="0074080A"/>
    <w:rsid w:val="007408A7"/>
    <w:rsid w:val="00740E46"/>
    <w:rsid w:val="007410DE"/>
    <w:rsid w:val="0074170A"/>
    <w:rsid w:val="00741E80"/>
    <w:rsid w:val="0074228D"/>
    <w:rsid w:val="007423EA"/>
    <w:rsid w:val="007423F7"/>
    <w:rsid w:val="00742764"/>
    <w:rsid w:val="007427B2"/>
    <w:rsid w:val="007428D8"/>
    <w:rsid w:val="0074298B"/>
    <w:rsid w:val="007436D7"/>
    <w:rsid w:val="007437BC"/>
    <w:rsid w:val="00743F77"/>
    <w:rsid w:val="00744439"/>
    <w:rsid w:val="007447B1"/>
    <w:rsid w:val="00745424"/>
    <w:rsid w:val="00745B3C"/>
    <w:rsid w:val="00745CDD"/>
    <w:rsid w:val="00745D29"/>
    <w:rsid w:val="00745FD9"/>
    <w:rsid w:val="007468CF"/>
    <w:rsid w:val="00746A81"/>
    <w:rsid w:val="00746C49"/>
    <w:rsid w:val="00746DF0"/>
    <w:rsid w:val="00747A52"/>
    <w:rsid w:val="00750136"/>
    <w:rsid w:val="007501FC"/>
    <w:rsid w:val="00750217"/>
    <w:rsid w:val="00750ACE"/>
    <w:rsid w:val="00750B72"/>
    <w:rsid w:val="00750C0C"/>
    <w:rsid w:val="00750D27"/>
    <w:rsid w:val="00750F66"/>
    <w:rsid w:val="00750FA2"/>
    <w:rsid w:val="007511BE"/>
    <w:rsid w:val="0075179A"/>
    <w:rsid w:val="0075182D"/>
    <w:rsid w:val="007518A2"/>
    <w:rsid w:val="00751AE8"/>
    <w:rsid w:val="00751C69"/>
    <w:rsid w:val="00751E14"/>
    <w:rsid w:val="00751E35"/>
    <w:rsid w:val="00751F26"/>
    <w:rsid w:val="00752146"/>
    <w:rsid w:val="007521D1"/>
    <w:rsid w:val="007522A8"/>
    <w:rsid w:val="007522E7"/>
    <w:rsid w:val="00752461"/>
    <w:rsid w:val="0075266C"/>
    <w:rsid w:val="007527E1"/>
    <w:rsid w:val="007528D1"/>
    <w:rsid w:val="0075337F"/>
    <w:rsid w:val="00753C4C"/>
    <w:rsid w:val="00753CFE"/>
    <w:rsid w:val="00753D3C"/>
    <w:rsid w:val="007545CD"/>
    <w:rsid w:val="007545E6"/>
    <w:rsid w:val="00754808"/>
    <w:rsid w:val="00754CC3"/>
    <w:rsid w:val="00754D86"/>
    <w:rsid w:val="00754F56"/>
    <w:rsid w:val="007557CD"/>
    <w:rsid w:val="00755A35"/>
    <w:rsid w:val="00755D2B"/>
    <w:rsid w:val="00756077"/>
    <w:rsid w:val="0075634E"/>
    <w:rsid w:val="00756426"/>
    <w:rsid w:val="007568CD"/>
    <w:rsid w:val="00757165"/>
    <w:rsid w:val="0075733D"/>
    <w:rsid w:val="00760098"/>
    <w:rsid w:val="00760102"/>
    <w:rsid w:val="0076015B"/>
    <w:rsid w:val="0076052C"/>
    <w:rsid w:val="00760658"/>
    <w:rsid w:val="00760DEF"/>
    <w:rsid w:val="00761BB0"/>
    <w:rsid w:val="00761C92"/>
    <w:rsid w:val="00762507"/>
    <w:rsid w:val="00762632"/>
    <w:rsid w:val="0076265F"/>
    <w:rsid w:val="007626E9"/>
    <w:rsid w:val="00763059"/>
    <w:rsid w:val="00763162"/>
    <w:rsid w:val="007645FF"/>
    <w:rsid w:val="007647BA"/>
    <w:rsid w:val="00764E4E"/>
    <w:rsid w:val="00765404"/>
    <w:rsid w:val="007658B8"/>
    <w:rsid w:val="007659EE"/>
    <w:rsid w:val="00765A79"/>
    <w:rsid w:val="00765BB4"/>
    <w:rsid w:val="00765BB7"/>
    <w:rsid w:val="00765DE2"/>
    <w:rsid w:val="00765DFA"/>
    <w:rsid w:val="00765F9C"/>
    <w:rsid w:val="00766251"/>
    <w:rsid w:val="007663DA"/>
    <w:rsid w:val="00766A63"/>
    <w:rsid w:val="00766BE7"/>
    <w:rsid w:val="00766C23"/>
    <w:rsid w:val="00766EFE"/>
    <w:rsid w:val="00767321"/>
    <w:rsid w:val="00767490"/>
    <w:rsid w:val="00767CAF"/>
    <w:rsid w:val="00770197"/>
    <w:rsid w:val="007701A8"/>
    <w:rsid w:val="0077043C"/>
    <w:rsid w:val="00770589"/>
    <w:rsid w:val="007705E7"/>
    <w:rsid w:val="007707CE"/>
    <w:rsid w:val="00770A5B"/>
    <w:rsid w:val="00770CDF"/>
    <w:rsid w:val="00770F81"/>
    <w:rsid w:val="007717B1"/>
    <w:rsid w:val="007723E4"/>
    <w:rsid w:val="00772628"/>
    <w:rsid w:val="0077262A"/>
    <w:rsid w:val="00772886"/>
    <w:rsid w:val="00772D51"/>
    <w:rsid w:val="00772E5C"/>
    <w:rsid w:val="00772EE4"/>
    <w:rsid w:val="0077303A"/>
    <w:rsid w:val="00773656"/>
    <w:rsid w:val="007737F6"/>
    <w:rsid w:val="00773B1D"/>
    <w:rsid w:val="0077403A"/>
    <w:rsid w:val="007741E5"/>
    <w:rsid w:val="0077434D"/>
    <w:rsid w:val="0077444E"/>
    <w:rsid w:val="0077481F"/>
    <w:rsid w:val="007749EB"/>
    <w:rsid w:val="00774EF4"/>
    <w:rsid w:val="00774FB7"/>
    <w:rsid w:val="0077566E"/>
    <w:rsid w:val="00775835"/>
    <w:rsid w:val="00775A6D"/>
    <w:rsid w:val="00775C39"/>
    <w:rsid w:val="00775E99"/>
    <w:rsid w:val="00775F4E"/>
    <w:rsid w:val="00776A40"/>
    <w:rsid w:val="00776B3D"/>
    <w:rsid w:val="00776F36"/>
    <w:rsid w:val="00777521"/>
    <w:rsid w:val="007778CF"/>
    <w:rsid w:val="00777B8F"/>
    <w:rsid w:val="00777E0D"/>
    <w:rsid w:val="00777FED"/>
    <w:rsid w:val="00780A9D"/>
    <w:rsid w:val="00781550"/>
    <w:rsid w:val="00781873"/>
    <w:rsid w:val="00781CC5"/>
    <w:rsid w:val="00781D17"/>
    <w:rsid w:val="007821B8"/>
    <w:rsid w:val="007827A4"/>
    <w:rsid w:val="0078299A"/>
    <w:rsid w:val="00782A66"/>
    <w:rsid w:val="00782A99"/>
    <w:rsid w:val="00782B3A"/>
    <w:rsid w:val="00783260"/>
    <w:rsid w:val="00783CE6"/>
    <w:rsid w:val="007847A2"/>
    <w:rsid w:val="00784D53"/>
    <w:rsid w:val="00784E0D"/>
    <w:rsid w:val="007851E1"/>
    <w:rsid w:val="00785C9D"/>
    <w:rsid w:val="007860CB"/>
    <w:rsid w:val="007862DA"/>
    <w:rsid w:val="00786559"/>
    <w:rsid w:val="0078656B"/>
    <w:rsid w:val="007868A9"/>
    <w:rsid w:val="0078698F"/>
    <w:rsid w:val="00787CD5"/>
    <w:rsid w:val="00787F10"/>
    <w:rsid w:val="00787F1C"/>
    <w:rsid w:val="00787F94"/>
    <w:rsid w:val="007901FB"/>
    <w:rsid w:val="00790246"/>
    <w:rsid w:val="0079050B"/>
    <w:rsid w:val="00790C31"/>
    <w:rsid w:val="00790C4A"/>
    <w:rsid w:val="00790D3F"/>
    <w:rsid w:val="00790E8B"/>
    <w:rsid w:val="00791269"/>
    <w:rsid w:val="00791376"/>
    <w:rsid w:val="007913D1"/>
    <w:rsid w:val="007914F0"/>
    <w:rsid w:val="0079209B"/>
    <w:rsid w:val="0079215C"/>
    <w:rsid w:val="0079223C"/>
    <w:rsid w:val="007927A4"/>
    <w:rsid w:val="00792CAC"/>
    <w:rsid w:val="00792D64"/>
    <w:rsid w:val="00792FA9"/>
    <w:rsid w:val="007932E4"/>
    <w:rsid w:val="0079348C"/>
    <w:rsid w:val="00793795"/>
    <w:rsid w:val="007937C2"/>
    <w:rsid w:val="007942D7"/>
    <w:rsid w:val="00794380"/>
    <w:rsid w:val="00794CCD"/>
    <w:rsid w:val="00794F1A"/>
    <w:rsid w:val="0079559E"/>
    <w:rsid w:val="007957C1"/>
    <w:rsid w:val="00796403"/>
    <w:rsid w:val="0079644F"/>
    <w:rsid w:val="00796561"/>
    <w:rsid w:val="00796860"/>
    <w:rsid w:val="00796A57"/>
    <w:rsid w:val="00796DF8"/>
    <w:rsid w:val="00796E3E"/>
    <w:rsid w:val="007973FF"/>
    <w:rsid w:val="007974D7"/>
    <w:rsid w:val="007974E4"/>
    <w:rsid w:val="00797575"/>
    <w:rsid w:val="007975F9"/>
    <w:rsid w:val="00797669"/>
    <w:rsid w:val="00797929"/>
    <w:rsid w:val="007979DA"/>
    <w:rsid w:val="007A004B"/>
    <w:rsid w:val="007A0614"/>
    <w:rsid w:val="007A08B9"/>
    <w:rsid w:val="007A0B89"/>
    <w:rsid w:val="007A0C0D"/>
    <w:rsid w:val="007A0D5A"/>
    <w:rsid w:val="007A0F2B"/>
    <w:rsid w:val="007A0F53"/>
    <w:rsid w:val="007A0FB9"/>
    <w:rsid w:val="007A10B7"/>
    <w:rsid w:val="007A1B89"/>
    <w:rsid w:val="007A2020"/>
    <w:rsid w:val="007A20DF"/>
    <w:rsid w:val="007A21F3"/>
    <w:rsid w:val="007A260D"/>
    <w:rsid w:val="007A29BA"/>
    <w:rsid w:val="007A2AF7"/>
    <w:rsid w:val="007A2B40"/>
    <w:rsid w:val="007A2F76"/>
    <w:rsid w:val="007A33A0"/>
    <w:rsid w:val="007A37BD"/>
    <w:rsid w:val="007A380F"/>
    <w:rsid w:val="007A3B00"/>
    <w:rsid w:val="007A3E37"/>
    <w:rsid w:val="007A3E5B"/>
    <w:rsid w:val="007A42F5"/>
    <w:rsid w:val="007A4A44"/>
    <w:rsid w:val="007A508E"/>
    <w:rsid w:val="007A56F1"/>
    <w:rsid w:val="007A59CC"/>
    <w:rsid w:val="007A5D9B"/>
    <w:rsid w:val="007A5E7E"/>
    <w:rsid w:val="007A5EC5"/>
    <w:rsid w:val="007A6181"/>
    <w:rsid w:val="007A61AC"/>
    <w:rsid w:val="007A685F"/>
    <w:rsid w:val="007A700F"/>
    <w:rsid w:val="007A745D"/>
    <w:rsid w:val="007B026C"/>
    <w:rsid w:val="007B046E"/>
    <w:rsid w:val="007B0838"/>
    <w:rsid w:val="007B0A4E"/>
    <w:rsid w:val="007B0AEF"/>
    <w:rsid w:val="007B0F82"/>
    <w:rsid w:val="007B173C"/>
    <w:rsid w:val="007B316F"/>
    <w:rsid w:val="007B37FD"/>
    <w:rsid w:val="007B3A2C"/>
    <w:rsid w:val="007B49A0"/>
    <w:rsid w:val="007B4DDC"/>
    <w:rsid w:val="007B4EA5"/>
    <w:rsid w:val="007B4F7D"/>
    <w:rsid w:val="007B506B"/>
    <w:rsid w:val="007B5227"/>
    <w:rsid w:val="007B56EF"/>
    <w:rsid w:val="007B59AA"/>
    <w:rsid w:val="007B6008"/>
    <w:rsid w:val="007B644F"/>
    <w:rsid w:val="007B657B"/>
    <w:rsid w:val="007B6691"/>
    <w:rsid w:val="007B69B8"/>
    <w:rsid w:val="007B7118"/>
    <w:rsid w:val="007B7194"/>
    <w:rsid w:val="007B774A"/>
    <w:rsid w:val="007B7A8F"/>
    <w:rsid w:val="007B7F9C"/>
    <w:rsid w:val="007B7F9F"/>
    <w:rsid w:val="007B7FFA"/>
    <w:rsid w:val="007C054D"/>
    <w:rsid w:val="007C05BB"/>
    <w:rsid w:val="007C0BC9"/>
    <w:rsid w:val="007C0C36"/>
    <w:rsid w:val="007C0C51"/>
    <w:rsid w:val="007C0CA8"/>
    <w:rsid w:val="007C0FA4"/>
    <w:rsid w:val="007C1236"/>
    <w:rsid w:val="007C140D"/>
    <w:rsid w:val="007C18FB"/>
    <w:rsid w:val="007C2313"/>
    <w:rsid w:val="007C2A27"/>
    <w:rsid w:val="007C2BA4"/>
    <w:rsid w:val="007C2BBA"/>
    <w:rsid w:val="007C304E"/>
    <w:rsid w:val="007C3150"/>
    <w:rsid w:val="007C3244"/>
    <w:rsid w:val="007C387C"/>
    <w:rsid w:val="007C3A45"/>
    <w:rsid w:val="007C3EAF"/>
    <w:rsid w:val="007C3FB2"/>
    <w:rsid w:val="007C41B4"/>
    <w:rsid w:val="007C4297"/>
    <w:rsid w:val="007C43AF"/>
    <w:rsid w:val="007C4AE6"/>
    <w:rsid w:val="007C4B01"/>
    <w:rsid w:val="007C4D7F"/>
    <w:rsid w:val="007C4E91"/>
    <w:rsid w:val="007C4FC1"/>
    <w:rsid w:val="007C5515"/>
    <w:rsid w:val="007C5C32"/>
    <w:rsid w:val="007C6519"/>
    <w:rsid w:val="007C6591"/>
    <w:rsid w:val="007C7794"/>
    <w:rsid w:val="007C78B5"/>
    <w:rsid w:val="007D0255"/>
    <w:rsid w:val="007D06DF"/>
    <w:rsid w:val="007D0943"/>
    <w:rsid w:val="007D0DC6"/>
    <w:rsid w:val="007D110F"/>
    <w:rsid w:val="007D158A"/>
    <w:rsid w:val="007D15A5"/>
    <w:rsid w:val="007D19AA"/>
    <w:rsid w:val="007D1AB6"/>
    <w:rsid w:val="007D1AC0"/>
    <w:rsid w:val="007D1BD2"/>
    <w:rsid w:val="007D1E89"/>
    <w:rsid w:val="007D1EC1"/>
    <w:rsid w:val="007D2442"/>
    <w:rsid w:val="007D2C7F"/>
    <w:rsid w:val="007D34B7"/>
    <w:rsid w:val="007D3522"/>
    <w:rsid w:val="007D3D09"/>
    <w:rsid w:val="007D3FF9"/>
    <w:rsid w:val="007D4096"/>
    <w:rsid w:val="007D45A8"/>
    <w:rsid w:val="007D45DC"/>
    <w:rsid w:val="007D49C4"/>
    <w:rsid w:val="007D5DB1"/>
    <w:rsid w:val="007D6474"/>
    <w:rsid w:val="007D6565"/>
    <w:rsid w:val="007D7488"/>
    <w:rsid w:val="007D751D"/>
    <w:rsid w:val="007D7D42"/>
    <w:rsid w:val="007E043F"/>
    <w:rsid w:val="007E06FB"/>
    <w:rsid w:val="007E0808"/>
    <w:rsid w:val="007E0A91"/>
    <w:rsid w:val="007E0DC4"/>
    <w:rsid w:val="007E159C"/>
    <w:rsid w:val="007E15F0"/>
    <w:rsid w:val="007E18E3"/>
    <w:rsid w:val="007E1AE9"/>
    <w:rsid w:val="007E24EE"/>
    <w:rsid w:val="007E2587"/>
    <w:rsid w:val="007E25DC"/>
    <w:rsid w:val="007E2B43"/>
    <w:rsid w:val="007E2B60"/>
    <w:rsid w:val="007E2F4F"/>
    <w:rsid w:val="007E353A"/>
    <w:rsid w:val="007E3D31"/>
    <w:rsid w:val="007E41C8"/>
    <w:rsid w:val="007E4252"/>
    <w:rsid w:val="007E43A3"/>
    <w:rsid w:val="007E4927"/>
    <w:rsid w:val="007E4993"/>
    <w:rsid w:val="007E49C4"/>
    <w:rsid w:val="007E4A22"/>
    <w:rsid w:val="007E4AD1"/>
    <w:rsid w:val="007E4CE8"/>
    <w:rsid w:val="007E4ED2"/>
    <w:rsid w:val="007E50A2"/>
    <w:rsid w:val="007E5112"/>
    <w:rsid w:val="007E531C"/>
    <w:rsid w:val="007E5417"/>
    <w:rsid w:val="007E58C4"/>
    <w:rsid w:val="007E58FB"/>
    <w:rsid w:val="007E5A43"/>
    <w:rsid w:val="007E5AF0"/>
    <w:rsid w:val="007E6175"/>
    <w:rsid w:val="007E6262"/>
    <w:rsid w:val="007E62A7"/>
    <w:rsid w:val="007E6426"/>
    <w:rsid w:val="007E65B2"/>
    <w:rsid w:val="007E6B2A"/>
    <w:rsid w:val="007E6CCA"/>
    <w:rsid w:val="007E77E4"/>
    <w:rsid w:val="007E78A2"/>
    <w:rsid w:val="007E7C28"/>
    <w:rsid w:val="007F0004"/>
    <w:rsid w:val="007F0658"/>
    <w:rsid w:val="007F0E1F"/>
    <w:rsid w:val="007F17DE"/>
    <w:rsid w:val="007F1C23"/>
    <w:rsid w:val="007F1E2E"/>
    <w:rsid w:val="007F21C8"/>
    <w:rsid w:val="007F21E0"/>
    <w:rsid w:val="007F2AE5"/>
    <w:rsid w:val="007F2E53"/>
    <w:rsid w:val="007F34C7"/>
    <w:rsid w:val="007F3A61"/>
    <w:rsid w:val="007F3C98"/>
    <w:rsid w:val="007F3F50"/>
    <w:rsid w:val="007F45D5"/>
    <w:rsid w:val="007F4614"/>
    <w:rsid w:val="007F471D"/>
    <w:rsid w:val="007F4808"/>
    <w:rsid w:val="007F541F"/>
    <w:rsid w:val="007F572D"/>
    <w:rsid w:val="007F574B"/>
    <w:rsid w:val="007F6613"/>
    <w:rsid w:val="007F685E"/>
    <w:rsid w:val="007F6E97"/>
    <w:rsid w:val="007F7A71"/>
    <w:rsid w:val="007F7BEA"/>
    <w:rsid w:val="007F7C7B"/>
    <w:rsid w:val="007F7C97"/>
    <w:rsid w:val="0080031A"/>
    <w:rsid w:val="00800746"/>
    <w:rsid w:val="008007C5"/>
    <w:rsid w:val="0080094F"/>
    <w:rsid w:val="00800B59"/>
    <w:rsid w:val="00800D66"/>
    <w:rsid w:val="00800DB4"/>
    <w:rsid w:val="00800EB8"/>
    <w:rsid w:val="008010C8"/>
    <w:rsid w:val="008011F4"/>
    <w:rsid w:val="0080122D"/>
    <w:rsid w:val="0080141F"/>
    <w:rsid w:val="00801745"/>
    <w:rsid w:val="008019FF"/>
    <w:rsid w:val="00801D7E"/>
    <w:rsid w:val="008021C4"/>
    <w:rsid w:val="00802478"/>
    <w:rsid w:val="00802734"/>
    <w:rsid w:val="0080291B"/>
    <w:rsid w:val="00802FFD"/>
    <w:rsid w:val="0080375D"/>
    <w:rsid w:val="00803967"/>
    <w:rsid w:val="008039E7"/>
    <w:rsid w:val="00803B3E"/>
    <w:rsid w:val="00804123"/>
    <w:rsid w:val="008042BC"/>
    <w:rsid w:val="008045F4"/>
    <w:rsid w:val="00804850"/>
    <w:rsid w:val="008048F5"/>
    <w:rsid w:val="00804CF1"/>
    <w:rsid w:val="0080505E"/>
    <w:rsid w:val="008050F9"/>
    <w:rsid w:val="008051A9"/>
    <w:rsid w:val="008052D7"/>
    <w:rsid w:val="00805B38"/>
    <w:rsid w:val="00805D8C"/>
    <w:rsid w:val="00806190"/>
    <w:rsid w:val="0080652C"/>
    <w:rsid w:val="008066C5"/>
    <w:rsid w:val="00806E8C"/>
    <w:rsid w:val="00807583"/>
    <w:rsid w:val="00807B2B"/>
    <w:rsid w:val="00807C06"/>
    <w:rsid w:val="00807F0A"/>
    <w:rsid w:val="00810A5E"/>
    <w:rsid w:val="00810C78"/>
    <w:rsid w:val="00810E2B"/>
    <w:rsid w:val="008110E5"/>
    <w:rsid w:val="008112BC"/>
    <w:rsid w:val="00811343"/>
    <w:rsid w:val="008113D1"/>
    <w:rsid w:val="00811EDB"/>
    <w:rsid w:val="008120B9"/>
    <w:rsid w:val="00812394"/>
    <w:rsid w:val="008124DE"/>
    <w:rsid w:val="008124EA"/>
    <w:rsid w:val="00812613"/>
    <w:rsid w:val="008126F6"/>
    <w:rsid w:val="00812AF4"/>
    <w:rsid w:val="00813064"/>
    <w:rsid w:val="008132AD"/>
    <w:rsid w:val="00813634"/>
    <w:rsid w:val="008136C4"/>
    <w:rsid w:val="00813D0F"/>
    <w:rsid w:val="00814346"/>
    <w:rsid w:val="00814382"/>
    <w:rsid w:val="00814680"/>
    <w:rsid w:val="00814985"/>
    <w:rsid w:val="00814A80"/>
    <w:rsid w:val="00814C5B"/>
    <w:rsid w:val="0081501D"/>
    <w:rsid w:val="00815565"/>
    <w:rsid w:val="008156ED"/>
    <w:rsid w:val="00815CAC"/>
    <w:rsid w:val="00815DD8"/>
    <w:rsid w:val="00816037"/>
    <w:rsid w:val="00816043"/>
    <w:rsid w:val="008160F9"/>
    <w:rsid w:val="00816621"/>
    <w:rsid w:val="00816732"/>
    <w:rsid w:val="00816838"/>
    <w:rsid w:val="00816AC2"/>
    <w:rsid w:val="00816F0B"/>
    <w:rsid w:val="00817070"/>
    <w:rsid w:val="008172DA"/>
    <w:rsid w:val="00817345"/>
    <w:rsid w:val="00817438"/>
    <w:rsid w:val="00817A3F"/>
    <w:rsid w:val="00817BA7"/>
    <w:rsid w:val="008203F8"/>
    <w:rsid w:val="00820D41"/>
    <w:rsid w:val="00820D75"/>
    <w:rsid w:val="0082103E"/>
    <w:rsid w:val="008211DB"/>
    <w:rsid w:val="00821341"/>
    <w:rsid w:val="00821395"/>
    <w:rsid w:val="008215ED"/>
    <w:rsid w:val="0082197A"/>
    <w:rsid w:val="00821CB0"/>
    <w:rsid w:val="00821DCC"/>
    <w:rsid w:val="00821E37"/>
    <w:rsid w:val="00822749"/>
    <w:rsid w:val="008228CF"/>
    <w:rsid w:val="00822DBF"/>
    <w:rsid w:val="00822EFD"/>
    <w:rsid w:val="00823992"/>
    <w:rsid w:val="00823A4D"/>
    <w:rsid w:val="008243CF"/>
    <w:rsid w:val="0082483E"/>
    <w:rsid w:val="00824D1F"/>
    <w:rsid w:val="00825011"/>
    <w:rsid w:val="0082527D"/>
    <w:rsid w:val="00825493"/>
    <w:rsid w:val="00825784"/>
    <w:rsid w:val="008257CE"/>
    <w:rsid w:val="0082585E"/>
    <w:rsid w:val="00825AA3"/>
    <w:rsid w:val="00825B46"/>
    <w:rsid w:val="008260AA"/>
    <w:rsid w:val="0082643B"/>
    <w:rsid w:val="008264AB"/>
    <w:rsid w:val="008266DF"/>
    <w:rsid w:val="0082671C"/>
    <w:rsid w:val="00826C16"/>
    <w:rsid w:val="00827195"/>
    <w:rsid w:val="008275C7"/>
    <w:rsid w:val="00827B15"/>
    <w:rsid w:val="00830831"/>
    <w:rsid w:val="00830B38"/>
    <w:rsid w:val="00830E5B"/>
    <w:rsid w:val="008312CE"/>
    <w:rsid w:val="0083148A"/>
    <w:rsid w:val="0083150A"/>
    <w:rsid w:val="00831A41"/>
    <w:rsid w:val="00831AA7"/>
    <w:rsid w:val="00831BDF"/>
    <w:rsid w:val="00831BFE"/>
    <w:rsid w:val="00831D03"/>
    <w:rsid w:val="00831D57"/>
    <w:rsid w:val="00832460"/>
    <w:rsid w:val="008326DD"/>
    <w:rsid w:val="00832E88"/>
    <w:rsid w:val="00833309"/>
    <w:rsid w:val="0083361C"/>
    <w:rsid w:val="00833C9C"/>
    <w:rsid w:val="00833D55"/>
    <w:rsid w:val="00833FD0"/>
    <w:rsid w:val="00834155"/>
    <w:rsid w:val="00834197"/>
    <w:rsid w:val="00834447"/>
    <w:rsid w:val="008344BA"/>
    <w:rsid w:val="00834574"/>
    <w:rsid w:val="00834B07"/>
    <w:rsid w:val="00835326"/>
    <w:rsid w:val="00835501"/>
    <w:rsid w:val="00835C2D"/>
    <w:rsid w:val="00836044"/>
    <w:rsid w:val="008360B8"/>
    <w:rsid w:val="00836415"/>
    <w:rsid w:val="00836A08"/>
    <w:rsid w:val="0083719D"/>
    <w:rsid w:val="008377A2"/>
    <w:rsid w:val="008377B5"/>
    <w:rsid w:val="00837CE2"/>
    <w:rsid w:val="008400E8"/>
    <w:rsid w:val="0084030D"/>
    <w:rsid w:val="008407D1"/>
    <w:rsid w:val="0084083C"/>
    <w:rsid w:val="00840FBB"/>
    <w:rsid w:val="008411E9"/>
    <w:rsid w:val="008417B3"/>
    <w:rsid w:val="00841CBE"/>
    <w:rsid w:val="00841FB4"/>
    <w:rsid w:val="00841FFA"/>
    <w:rsid w:val="008423CF"/>
    <w:rsid w:val="0084265B"/>
    <w:rsid w:val="00842F2F"/>
    <w:rsid w:val="00843088"/>
    <w:rsid w:val="0084311F"/>
    <w:rsid w:val="00843509"/>
    <w:rsid w:val="0084375A"/>
    <w:rsid w:val="008438C1"/>
    <w:rsid w:val="008440AB"/>
    <w:rsid w:val="008440C7"/>
    <w:rsid w:val="00844141"/>
    <w:rsid w:val="00844386"/>
    <w:rsid w:val="0084460F"/>
    <w:rsid w:val="008448FF"/>
    <w:rsid w:val="00844AB6"/>
    <w:rsid w:val="00845144"/>
    <w:rsid w:val="00845771"/>
    <w:rsid w:val="00845D22"/>
    <w:rsid w:val="00845F8A"/>
    <w:rsid w:val="00846595"/>
    <w:rsid w:val="008474F3"/>
    <w:rsid w:val="0084776B"/>
    <w:rsid w:val="00847966"/>
    <w:rsid w:val="00847A2C"/>
    <w:rsid w:val="00847EDF"/>
    <w:rsid w:val="008507B4"/>
    <w:rsid w:val="008508C3"/>
    <w:rsid w:val="00850EC4"/>
    <w:rsid w:val="00850F29"/>
    <w:rsid w:val="008510B5"/>
    <w:rsid w:val="0085120B"/>
    <w:rsid w:val="008516A7"/>
    <w:rsid w:val="00851DD3"/>
    <w:rsid w:val="008522AC"/>
    <w:rsid w:val="008522B2"/>
    <w:rsid w:val="0085283E"/>
    <w:rsid w:val="00852B3B"/>
    <w:rsid w:val="0085314D"/>
    <w:rsid w:val="008531AA"/>
    <w:rsid w:val="0085361D"/>
    <w:rsid w:val="0085378D"/>
    <w:rsid w:val="008537CA"/>
    <w:rsid w:val="00853C29"/>
    <w:rsid w:val="00853CB9"/>
    <w:rsid w:val="00854727"/>
    <w:rsid w:val="0085526A"/>
    <w:rsid w:val="008557DD"/>
    <w:rsid w:val="00856264"/>
    <w:rsid w:val="008568F2"/>
    <w:rsid w:val="008568F3"/>
    <w:rsid w:val="00856EFF"/>
    <w:rsid w:val="00857344"/>
    <w:rsid w:val="008573C6"/>
    <w:rsid w:val="00857519"/>
    <w:rsid w:val="008575F4"/>
    <w:rsid w:val="008578CF"/>
    <w:rsid w:val="00857A1D"/>
    <w:rsid w:val="00857F40"/>
    <w:rsid w:val="008600E2"/>
    <w:rsid w:val="008604DB"/>
    <w:rsid w:val="00860517"/>
    <w:rsid w:val="00860749"/>
    <w:rsid w:val="00860919"/>
    <w:rsid w:val="00860A57"/>
    <w:rsid w:val="00860D6A"/>
    <w:rsid w:val="0086145E"/>
    <w:rsid w:val="00861A7A"/>
    <w:rsid w:val="00861A7B"/>
    <w:rsid w:val="00862B9D"/>
    <w:rsid w:val="00862E44"/>
    <w:rsid w:val="008635C0"/>
    <w:rsid w:val="0086361D"/>
    <w:rsid w:val="008637D4"/>
    <w:rsid w:val="00863967"/>
    <w:rsid w:val="00863F11"/>
    <w:rsid w:val="00864235"/>
    <w:rsid w:val="00864286"/>
    <w:rsid w:val="008649B3"/>
    <w:rsid w:val="00864C55"/>
    <w:rsid w:val="00864E1F"/>
    <w:rsid w:val="008662BA"/>
    <w:rsid w:val="0086648B"/>
    <w:rsid w:val="008667F1"/>
    <w:rsid w:val="00866A65"/>
    <w:rsid w:val="00866AEF"/>
    <w:rsid w:val="00866C31"/>
    <w:rsid w:val="00866C4E"/>
    <w:rsid w:val="00866DB1"/>
    <w:rsid w:val="0086725E"/>
    <w:rsid w:val="008673B6"/>
    <w:rsid w:val="0086763B"/>
    <w:rsid w:val="00867DD1"/>
    <w:rsid w:val="00870BAA"/>
    <w:rsid w:val="00871282"/>
    <w:rsid w:val="00871E5F"/>
    <w:rsid w:val="00871FC8"/>
    <w:rsid w:val="008720B3"/>
    <w:rsid w:val="00872215"/>
    <w:rsid w:val="00872308"/>
    <w:rsid w:val="00872B7B"/>
    <w:rsid w:val="00872BBA"/>
    <w:rsid w:val="00872E63"/>
    <w:rsid w:val="00873C79"/>
    <w:rsid w:val="00873D36"/>
    <w:rsid w:val="00873DF6"/>
    <w:rsid w:val="008746BA"/>
    <w:rsid w:val="00874848"/>
    <w:rsid w:val="00874B6B"/>
    <w:rsid w:val="0087520D"/>
    <w:rsid w:val="0087524D"/>
    <w:rsid w:val="0087525F"/>
    <w:rsid w:val="008755B5"/>
    <w:rsid w:val="00875638"/>
    <w:rsid w:val="008756B7"/>
    <w:rsid w:val="00875752"/>
    <w:rsid w:val="008759D0"/>
    <w:rsid w:val="00876364"/>
    <w:rsid w:val="008769C1"/>
    <w:rsid w:val="008769FB"/>
    <w:rsid w:val="00876B05"/>
    <w:rsid w:val="0087741A"/>
    <w:rsid w:val="00877AC2"/>
    <w:rsid w:val="008803BA"/>
    <w:rsid w:val="00880A20"/>
    <w:rsid w:val="0088148E"/>
    <w:rsid w:val="00881612"/>
    <w:rsid w:val="008816E7"/>
    <w:rsid w:val="00881921"/>
    <w:rsid w:val="008819B0"/>
    <w:rsid w:val="00881B00"/>
    <w:rsid w:val="00881EAC"/>
    <w:rsid w:val="00882184"/>
    <w:rsid w:val="008822A4"/>
    <w:rsid w:val="00882776"/>
    <w:rsid w:val="00882CB7"/>
    <w:rsid w:val="00882FE2"/>
    <w:rsid w:val="00884277"/>
    <w:rsid w:val="0088451E"/>
    <w:rsid w:val="008845E5"/>
    <w:rsid w:val="00885A41"/>
    <w:rsid w:val="00885AF5"/>
    <w:rsid w:val="00885B90"/>
    <w:rsid w:val="00885D07"/>
    <w:rsid w:val="00885F3D"/>
    <w:rsid w:val="008862F1"/>
    <w:rsid w:val="008865A8"/>
    <w:rsid w:val="0088684A"/>
    <w:rsid w:val="00886CFC"/>
    <w:rsid w:val="00886ED3"/>
    <w:rsid w:val="00887086"/>
    <w:rsid w:val="00887377"/>
    <w:rsid w:val="00887583"/>
    <w:rsid w:val="00887B30"/>
    <w:rsid w:val="00887BA0"/>
    <w:rsid w:val="008904F7"/>
    <w:rsid w:val="0089116D"/>
    <w:rsid w:val="008913C7"/>
    <w:rsid w:val="00891654"/>
    <w:rsid w:val="008918ED"/>
    <w:rsid w:val="00891DFE"/>
    <w:rsid w:val="008922D4"/>
    <w:rsid w:val="00892878"/>
    <w:rsid w:val="008929F1"/>
    <w:rsid w:val="008932BB"/>
    <w:rsid w:val="008938FF"/>
    <w:rsid w:val="008939E2"/>
    <w:rsid w:val="00893B6E"/>
    <w:rsid w:val="00893FD5"/>
    <w:rsid w:val="008940E9"/>
    <w:rsid w:val="0089442E"/>
    <w:rsid w:val="0089468B"/>
    <w:rsid w:val="00894A48"/>
    <w:rsid w:val="00894C89"/>
    <w:rsid w:val="00894E28"/>
    <w:rsid w:val="00895153"/>
    <w:rsid w:val="008952CA"/>
    <w:rsid w:val="008953F7"/>
    <w:rsid w:val="00895534"/>
    <w:rsid w:val="0089575A"/>
    <w:rsid w:val="00895B20"/>
    <w:rsid w:val="0089646B"/>
    <w:rsid w:val="0089661A"/>
    <w:rsid w:val="008968F2"/>
    <w:rsid w:val="00896BEA"/>
    <w:rsid w:val="00897204"/>
    <w:rsid w:val="00897239"/>
    <w:rsid w:val="0089724B"/>
    <w:rsid w:val="008972E0"/>
    <w:rsid w:val="008975EC"/>
    <w:rsid w:val="00897F46"/>
    <w:rsid w:val="008A05FF"/>
    <w:rsid w:val="008A0A54"/>
    <w:rsid w:val="008A0C7B"/>
    <w:rsid w:val="008A0F83"/>
    <w:rsid w:val="008A1006"/>
    <w:rsid w:val="008A108B"/>
    <w:rsid w:val="008A13DA"/>
    <w:rsid w:val="008A1A74"/>
    <w:rsid w:val="008A1BA0"/>
    <w:rsid w:val="008A1EF7"/>
    <w:rsid w:val="008A20F4"/>
    <w:rsid w:val="008A2358"/>
    <w:rsid w:val="008A237E"/>
    <w:rsid w:val="008A238C"/>
    <w:rsid w:val="008A23F9"/>
    <w:rsid w:val="008A2906"/>
    <w:rsid w:val="008A3074"/>
    <w:rsid w:val="008A3285"/>
    <w:rsid w:val="008A3467"/>
    <w:rsid w:val="008A36D9"/>
    <w:rsid w:val="008A392A"/>
    <w:rsid w:val="008A3B00"/>
    <w:rsid w:val="008A44FA"/>
    <w:rsid w:val="008A4AF1"/>
    <w:rsid w:val="008A4D54"/>
    <w:rsid w:val="008A503C"/>
    <w:rsid w:val="008A5250"/>
    <w:rsid w:val="008A5CF7"/>
    <w:rsid w:val="008A5E75"/>
    <w:rsid w:val="008A6058"/>
    <w:rsid w:val="008A607E"/>
    <w:rsid w:val="008A64DC"/>
    <w:rsid w:val="008A66C6"/>
    <w:rsid w:val="008A6A8F"/>
    <w:rsid w:val="008A741D"/>
    <w:rsid w:val="008A7739"/>
    <w:rsid w:val="008A7BDF"/>
    <w:rsid w:val="008A7D3F"/>
    <w:rsid w:val="008A7D5E"/>
    <w:rsid w:val="008B00BD"/>
    <w:rsid w:val="008B03D4"/>
    <w:rsid w:val="008B048B"/>
    <w:rsid w:val="008B081C"/>
    <w:rsid w:val="008B08A0"/>
    <w:rsid w:val="008B090B"/>
    <w:rsid w:val="008B16C5"/>
    <w:rsid w:val="008B180C"/>
    <w:rsid w:val="008B2561"/>
    <w:rsid w:val="008B27A5"/>
    <w:rsid w:val="008B28E1"/>
    <w:rsid w:val="008B2E54"/>
    <w:rsid w:val="008B375F"/>
    <w:rsid w:val="008B49CF"/>
    <w:rsid w:val="008B4B05"/>
    <w:rsid w:val="008B4C2F"/>
    <w:rsid w:val="008B5083"/>
    <w:rsid w:val="008B51DC"/>
    <w:rsid w:val="008B55D8"/>
    <w:rsid w:val="008B63C7"/>
    <w:rsid w:val="008B64BB"/>
    <w:rsid w:val="008B7F7A"/>
    <w:rsid w:val="008C0647"/>
    <w:rsid w:val="008C0681"/>
    <w:rsid w:val="008C07A5"/>
    <w:rsid w:val="008C085D"/>
    <w:rsid w:val="008C09A2"/>
    <w:rsid w:val="008C107C"/>
    <w:rsid w:val="008C136D"/>
    <w:rsid w:val="008C1A37"/>
    <w:rsid w:val="008C1CA3"/>
    <w:rsid w:val="008C1CDF"/>
    <w:rsid w:val="008C1FBF"/>
    <w:rsid w:val="008C23B7"/>
    <w:rsid w:val="008C25B0"/>
    <w:rsid w:val="008C268B"/>
    <w:rsid w:val="008C2866"/>
    <w:rsid w:val="008C29D9"/>
    <w:rsid w:val="008C2F32"/>
    <w:rsid w:val="008C31AA"/>
    <w:rsid w:val="008C320F"/>
    <w:rsid w:val="008C3690"/>
    <w:rsid w:val="008C36A1"/>
    <w:rsid w:val="008C3746"/>
    <w:rsid w:val="008C3CF0"/>
    <w:rsid w:val="008C415E"/>
    <w:rsid w:val="008C519D"/>
    <w:rsid w:val="008C5555"/>
    <w:rsid w:val="008C57DF"/>
    <w:rsid w:val="008C587E"/>
    <w:rsid w:val="008C5899"/>
    <w:rsid w:val="008C5A66"/>
    <w:rsid w:val="008C6268"/>
    <w:rsid w:val="008C64ED"/>
    <w:rsid w:val="008C64FA"/>
    <w:rsid w:val="008C65E4"/>
    <w:rsid w:val="008C6B69"/>
    <w:rsid w:val="008C6E92"/>
    <w:rsid w:val="008C70B7"/>
    <w:rsid w:val="008C74D8"/>
    <w:rsid w:val="008C7838"/>
    <w:rsid w:val="008C7DD4"/>
    <w:rsid w:val="008C7E54"/>
    <w:rsid w:val="008C7F43"/>
    <w:rsid w:val="008D0379"/>
    <w:rsid w:val="008D03B9"/>
    <w:rsid w:val="008D0552"/>
    <w:rsid w:val="008D06AB"/>
    <w:rsid w:val="008D150A"/>
    <w:rsid w:val="008D1594"/>
    <w:rsid w:val="008D16F4"/>
    <w:rsid w:val="008D1B39"/>
    <w:rsid w:val="008D229E"/>
    <w:rsid w:val="008D2897"/>
    <w:rsid w:val="008D34CA"/>
    <w:rsid w:val="008D36B6"/>
    <w:rsid w:val="008D4059"/>
    <w:rsid w:val="008D43A7"/>
    <w:rsid w:val="008D4707"/>
    <w:rsid w:val="008D50E5"/>
    <w:rsid w:val="008D5267"/>
    <w:rsid w:val="008D5426"/>
    <w:rsid w:val="008D5929"/>
    <w:rsid w:val="008D62CB"/>
    <w:rsid w:val="008D6402"/>
    <w:rsid w:val="008D6E80"/>
    <w:rsid w:val="008D7D18"/>
    <w:rsid w:val="008E0787"/>
    <w:rsid w:val="008E12E3"/>
    <w:rsid w:val="008E1399"/>
    <w:rsid w:val="008E141E"/>
    <w:rsid w:val="008E1834"/>
    <w:rsid w:val="008E19D6"/>
    <w:rsid w:val="008E1C09"/>
    <w:rsid w:val="008E1E6E"/>
    <w:rsid w:val="008E1FD0"/>
    <w:rsid w:val="008E210B"/>
    <w:rsid w:val="008E2359"/>
    <w:rsid w:val="008E243A"/>
    <w:rsid w:val="008E2753"/>
    <w:rsid w:val="008E2D7D"/>
    <w:rsid w:val="008E2EC8"/>
    <w:rsid w:val="008E328C"/>
    <w:rsid w:val="008E3505"/>
    <w:rsid w:val="008E3699"/>
    <w:rsid w:val="008E3A3C"/>
    <w:rsid w:val="008E3BED"/>
    <w:rsid w:val="008E3C02"/>
    <w:rsid w:val="008E3E15"/>
    <w:rsid w:val="008E4507"/>
    <w:rsid w:val="008E4548"/>
    <w:rsid w:val="008E4D52"/>
    <w:rsid w:val="008E4F65"/>
    <w:rsid w:val="008E566F"/>
    <w:rsid w:val="008E58C6"/>
    <w:rsid w:val="008E6200"/>
    <w:rsid w:val="008E623A"/>
    <w:rsid w:val="008E6317"/>
    <w:rsid w:val="008E635F"/>
    <w:rsid w:val="008E694C"/>
    <w:rsid w:val="008E6AC7"/>
    <w:rsid w:val="008E6AE5"/>
    <w:rsid w:val="008E6C78"/>
    <w:rsid w:val="008E6D8A"/>
    <w:rsid w:val="008E6F57"/>
    <w:rsid w:val="008E7350"/>
    <w:rsid w:val="008E73A4"/>
    <w:rsid w:val="008E76C5"/>
    <w:rsid w:val="008F0128"/>
    <w:rsid w:val="008F01C2"/>
    <w:rsid w:val="008F0258"/>
    <w:rsid w:val="008F0331"/>
    <w:rsid w:val="008F03B8"/>
    <w:rsid w:val="008F0A40"/>
    <w:rsid w:val="008F0B6F"/>
    <w:rsid w:val="008F0CCC"/>
    <w:rsid w:val="008F1113"/>
    <w:rsid w:val="008F125B"/>
    <w:rsid w:val="008F1920"/>
    <w:rsid w:val="008F1B7D"/>
    <w:rsid w:val="008F1CBF"/>
    <w:rsid w:val="008F1EF8"/>
    <w:rsid w:val="008F2610"/>
    <w:rsid w:val="008F29C9"/>
    <w:rsid w:val="008F29D5"/>
    <w:rsid w:val="008F2D14"/>
    <w:rsid w:val="008F37BD"/>
    <w:rsid w:val="008F3CCA"/>
    <w:rsid w:val="008F3CEE"/>
    <w:rsid w:val="008F3DBD"/>
    <w:rsid w:val="008F3E67"/>
    <w:rsid w:val="008F3EC4"/>
    <w:rsid w:val="008F3F2B"/>
    <w:rsid w:val="008F42DB"/>
    <w:rsid w:val="008F4635"/>
    <w:rsid w:val="008F5044"/>
    <w:rsid w:val="008F55CA"/>
    <w:rsid w:val="008F5A3E"/>
    <w:rsid w:val="008F5CAA"/>
    <w:rsid w:val="008F5E44"/>
    <w:rsid w:val="008F649C"/>
    <w:rsid w:val="008F6825"/>
    <w:rsid w:val="008F6948"/>
    <w:rsid w:val="008F6BC7"/>
    <w:rsid w:val="008F7172"/>
    <w:rsid w:val="008F72BB"/>
    <w:rsid w:val="008F7867"/>
    <w:rsid w:val="008F7E85"/>
    <w:rsid w:val="00900050"/>
    <w:rsid w:val="00900642"/>
    <w:rsid w:val="009009DB"/>
    <w:rsid w:val="009021F3"/>
    <w:rsid w:val="0090243B"/>
    <w:rsid w:val="009026AD"/>
    <w:rsid w:val="00903045"/>
    <w:rsid w:val="009036C7"/>
    <w:rsid w:val="00903C2E"/>
    <w:rsid w:val="0090411B"/>
    <w:rsid w:val="009042D2"/>
    <w:rsid w:val="009043B3"/>
    <w:rsid w:val="00904C51"/>
    <w:rsid w:val="00904F5A"/>
    <w:rsid w:val="009053BE"/>
    <w:rsid w:val="00905652"/>
    <w:rsid w:val="009056B0"/>
    <w:rsid w:val="00905845"/>
    <w:rsid w:val="00905949"/>
    <w:rsid w:val="00905A9E"/>
    <w:rsid w:val="00905C87"/>
    <w:rsid w:val="00905DEC"/>
    <w:rsid w:val="00905EB8"/>
    <w:rsid w:val="00905F38"/>
    <w:rsid w:val="0090630E"/>
    <w:rsid w:val="00906D43"/>
    <w:rsid w:val="00906FBF"/>
    <w:rsid w:val="0090728D"/>
    <w:rsid w:val="00907BD3"/>
    <w:rsid w:val="00907EA1"/>
    <w:rsid w:val="009100E8"/>
    <w:rsid w:val="009112AB"/>
    <w:rsid w:val="0091131F"/>
    <w:rsid w:val="00911395"/>
    <w:rsid w:val="00911595"/>
    <w:rsid w:val="009115CD"/>
    <w:rsid w:val="00911DE9"/>
    <w:rsid w:val="00911FF5"/>
    <w:rsid w:val="0091219E"/>
    <w:rsid w:val="0091238E"/>
    <w:rsid w:val="00912A5A"/>
    <w:rsid w:val="00913096"/>
    <w:rsid w:val="00913474"/>
    <w:rsid w:val="00913512"/>
    <w:rsid w:val="00913534"/>
    <w:rsid w:val="0091379E"/>
    <w:rsid w:val="00913819"/>
    <w:rsid w:val="00913E70"/>
    <w:rsid w:val="00914123"/>
    <w:rsid w:val="009145FC"/>
    <w:rsid w:val="009146A0"/>
    <w:rsid w:val="009148A2"/>
    <w:rsid w:val="0091503F"/>
    <w:rsid w:val="0091508B"/>
    <w:rsid w:val="00915A9C"/>
    <w:rsid w:val="00915E12"/>
    <w:rsid w:val="00916208"/>
    <w:rsid w:val="0091651A"/>
    <w:rsid w:val="00916AA4"/>
    <w:rsid w:val="00916C16"/>
    <w:rsid w:val="009170C5"/>
    <w:rsid w:val="009171AE"/>
    <w:rsid w:val="009175AE"/>
    <w:rsid w:val="00917684"/>
    <w:rsid w:val="00917980"/>
    <w:rsid w:val="00917BF4"/>
    <w:rsid w:val="009205A6"/>
    <w:rsid w:val="0092060F"/>
    <w:rsid w:val="00920AA4"/>
    <w:rsid w:val="00921150"/>
    <w:rsid w:val="00921DD3"/>
    <w:rsid w:val="00921F16"/>
    <w:rsid w:val="00921FC6"/>
    <w:rsid w:val="009227A6"/>
    <w:rsid w:val="00922B3A"/>
    <w:rsid w:val="00922FA1"/>
    <w:rsid w:val="00923A88"/>
    <w:rsid w:val="00923C63"/>
    <w:rsid w:val="00923E03"/>
    <w:rsid w:val="00923FF4"/>
    <w:rsid w:val="009241C7"/>
    <w:rsid w:val="0092458C"/>
    <w:rsid w:val="0092475F"/>
    <w:rsid w:val="00924841"/>
    <w:rsid w:val="0092502B"/>
    <w:rsid w:val="00925567"/>
    <w:rsid w:val="009259AD"/>
    <w:rsid w:val="009259D7"/>
    <w:rsid w:val="00925C71"/>
    <w:rsid w:val="00925E08"/>
    <w:rsid w:val="009260A8"/>
    <w:rsid w:val="00926237"/>
    <w:rsid w:val="009268BF"/>
    <w:rsid w:val="00926BE9"/>
    <w:rsid w:val="00926FE2"/>
    <w:rsid w:val="00927025"/>
    <w:rsid w:val="0092733D"/>
    <w:rsid w:val="0092788D"/>
    <w:rsid w:val="009279FA"/>
    <w:rsid w:val="00927D58"/>
    <w:rsid w:val="00927F4C"/>
    <w:rsid w:val="0093025A"/>
    <w:rsid w:val="009307F5"/>
    <w:rsid w:val="0093089A"/>
    <w:rsid w:val="00930B5A"/>
    <w:rsid w:val="00930DE4"/>
    <w:rsid w:val="00930F74"/>
    <w:rsid w:val="00931097"/>
    <w:rsid w:val="0093119C"/>
    <w:rsid w:val="0093126D"/>
    <w:rsid w:val="00931274"/>
    <w:rsid w:val="009313B9"/>
    <w:rsid w:val="00931475"/>
    <w:rsid w:val="009315A1"/>
    <w:rsid w:val="00931972"/>
    <w:rsid w:val="00931B86"/>
    <w:rsid w:val="00931D28"/>
    <w:rsid w:val="00931D3F"/>
    <w:rsid w:val="00931D7D"/>
    <w:rsid w:val="00931F40"/>
    <w:rsid w:val="00932230"/>
    <w:rsid w:val="00932B9C"/>
    <w:rsid w:val="00932F3F"/>
    <w:rsid w:val="0093305C"/>
    <w:rsid w:val="009330CA"/>
    <w:rsid w:val="00933D29"/>
    <w:rsid w:val="00933E94"/>
    <w:rsid w:val="009341FA"/>
    <w:rsid w:val="00934293"/>
    <w:rsid w:val="00934D18"/>
    <w:rsid w:val="00936174"/>
    <w:rsid w:val="00936296"/>
    <w:rsid w:val="009365C9"/>
    <w:rsid w:val="0093686C"/>
    <w:rsid w:val="009368C8"/>
    <w:rsid w:val="009369C9"/>
    <w:rsid w:val="00937204"/>
    <w:rsid w:val="0093755B"/>
    <w:rsid w:val="00937715"/>
    <w:rsid w:val="00937BD5"/>
    <w:rsid w:val="00937D2E"/>
    <w:rsid w:val="00937E96"/>
    <w:rsid w:val="0094051C"/>
    <w:rsid w:val="009408FA"/>
    <w:rsid w:val="0094097F"/>
    <w:rsid w:val="00940AA6"/>
    <w:rsid w:val="00940BA0"/>
    <w:rsid w:val="009410F9"/>
    <w:rsid w:val="00941422"/>
    <w:rsid w:val="009416BE"/>
    <w:rsid w:val="00941A23"/>
    <w:rsid w:val="00941F51"/>
    <w:rsid w:val="00942337"/>
    <w:rsid w:val="009429B6"/>
    <w:rsid w:val="00942D0A"/>
    <w:rsid w:val="00942E6C"/>
    <w:rsid w:val="00942EEE"/>
    <w:rsid w:val="00943B21"/>
    <w:rsid w:val="00943B46"/>
    <w:rsid w:val="00943E1F"/>
    <w:rsid w:val="00943F97"/>
    <w:rsid w:val="00943FF8"/>
    <w:rsid w:val="00944055"/>
    <w:rsid w:val="0094426A"/>
    <w:rsid w:val="009444D2"/>
    <w:rsid w:val="009444F2"/>
    <w:rsid w:val="009448AE"/>
    <w:rsid w:val="00945434"/>
    <w:rsid w:val="009456C7"/>
    <w:rsid w:val="00945988"/>
    <w:rsid w:val="00945B76"/>
    <w:rsid w:val="00945DAF"/>
    <w:rsid w:val="00945ECD"/>
    <w:rsid w:val="0094608C"/>
    <w:rsid w:val="00946193"/>
    <w:rsid w:val="0094622A"/>
    <w:rsid w:val="00946933"/>
    <w:rsid w:val="00946BB2"/>
    <w:rsid w:val="00946CD6"/>
    <w:rsid w:val="00946D99"/>
    <w:rsid w:val="009473CE"/>
    <w:rsid w:val="009473D1"/>
    <w:rsid w:val="009475C3"/>
    <w:rsid w:val="00947D92"/>
    <w:rsid w:val="00947FA6"/>
    <w:rsid w:val="009500FB"/>
    <w:rsid w:val="009501C9"/>
    <w:rsid w:val="00950472"/>
    <w:rsid w:val="00950579"/>
    <w:rsid w:val="00950811"/>
    <w:rsid w:val="00951210"/>
    <w:rsid w:val="009513DB"/>
    <w:rsid w:val="009513FF"/>
    <w:rsid w:val="0095144A"/>
    <w:rsid w:val="00951476"/>
    <w:rsid w:val="00951843"/>
    <w:rsid w:val="009518A3"/>
    <w:rsid w:val="00951D1E"/>
    <w:rsid w:val="00952288"/>
    <w:rsid w:val="00952428"/>
    <w:rsid w:val="009524AB"/>
    <w:rsid w:val="009526E3"/>
    <w:rsid w:val="0095334D"/>
    <w:rsid w:val="009534AA"/>
    <w:rsid w:val="00953773"/>
    <w:rsid w:val="00953C6E"/>
    <w:rsid w:val="00953FDA"/>
    <w:rsid w:val="00954340"/>
    <w:rsid w:val="009545AF"/>
    <w:rsid w:val="009545DC"/>
    <w:rsid w:val="0095546D"/>
    <w:rsid w:val="00955750"/>
    <w:rsid w:val="00955A87"/>
    <w:rsid w:val="00955CCA"/>
    <w:rsid w:val="00955E3F"/>
    <w:rsid w:val="00956D12"/>
    <w:rsid w:val="0095739B"/>
    <w:rsid w:val="009576C5"/>
    <w:rsid w:val="0095780B"/>
    <w:rsid w:val="00957814"/>
    <w:rsid w:val="00957994"/>
    <w:rsid w:val="00957CF6"/>
    <w:rsid w:val="00960A70"/>
    <w:rsid w:val="00960B79"/>
    <w:rsid w:val="00960DC0"/>
    <w:rsid w:val="009613BB"/>
    <w:rsid w:val="009613C1"/>
    <w:rsid w:val="00961574"/>
    <w:rsid w:val="00961CE6"/>
    <w:rsid w:val="009623C7"/>
    <w:rsid w:val="00962A30"/>
    <w:rsid w:val="00963E8A"/>
    <w:rsid w:val="00964629"/>
    <w:rsid w:val="00964728"/>
    <w:rsid w:val="00964BB2"/>
    <w:rsid w:val="00964F09"/>
    <w:rsid w:val="00965283"/>
    <w:rsid w:val="00965428"/>
    <w:rsid w:val="00965BCB"/>
    <w:rsid w:val="00965CB9"/>
    <w:rsid w:val="00965F3B"/>
    <w:rsid w:val="00966E6F"/>
    <w:rsid w:val="00966E77"/>
    <w:rsid w:val="00967D8E"/>
    <w:rsid w:val="00967DB2"/>
    <w:rsid w:val="00967E37"/>
    <w:rsid w:val="009703EA"/>
    <w:rsid w:val="00970415"/>
    <w:rsid w:val="009706D5"/>
    <w:rsid w:val="00970816"/>
    <w:rsid w:val="009708D6"/>
    <w:rsid w:val="00970947"/>
    <w:rsid w:val="00970E8B"/>
    <w:rsid w:val="00970FD4"/>
    <w:rsid w:val="00971104"/>
    <w:rsid w:val="00971360"/>
    <w:rsid w:val="00971637"/>
    <w:rsid w:val="00971794"/>
    <w:rsid w:val="00971ABA"/>
    <w:rsid w:val="00971E0F"/>
    <w:rsid w:val="00971F37"/>
    <w:rsid w:val="00971F81"/>
    <w:rsid w:val="009723E5"/>
    <w:rsid w:val="0097265B"/>
    <w:rsid w:val="00972736"/>
    <w:rsid w:val="00972E58"/>
    <w:rsid w:val="00972EB5"/>
    <w:rsid w:val="009735A2"/>
    <w:rsid w:val="00973710"/>
    <w:rsid w:val="00973F77"/>
    <w:rsid w:val="0097403B"/>
    <w:rsid w:val="00974745"/>
    <w:rsid w:val="00974DB6"/>
    <w:rsid w:val="009755B3"/>
    <w:rsid w:val="009759D8"/>
    <w:rsid w:val="00975A1E"/>
    <w:rsid w:val="00976161"/>
    <w:rsid w:val="009764E9"/>
    <w:rsid w:val="00976B62"/>
    <w:rsid w:val="00976CB5"/>
    <w:rsid w:val="00976E3F"/>
    <w:rsid w:val="00977043"/>
    <w:rsid w:val="00977478"/>
    <w:rsid w:val="00977485"/>
    <w:rsid w:val="0097748D"/>
    <w:rsid w:val="009777DB"/>
    <w:rsid w:val="009777EA"/>
    <w:rsid w:val="009777F7"/>
    <w:rsid w:val="0097798D"/>
    <w:rsid w:val="009779AF"/>
    <w:rsid w:val="009801AA"/>
    <w:rsid w:val="00980225"/>
    <w:rsid w:val="0098042D"/>
    <w:rsid w:val="00980C24"/>
    <w:rsid w:val="00980FF4"/>
    <w:rsid w:val="009811EB"/>
    <w:rsid w:val="009815A0"/>
    <w:rsid w:val="0098160B"/>
    <w:rsid w:val="0098184A"/>
    <w:rsid w:val="0098191F"/>
    <w:rsid w:val="00981F2B"/>
    <w:rsid w:val="0098225E"/>
    <w:rsid w:val="009822AA"/>
    <w:rsid w:val="00982512"/>
    <w:rsid w:val="00982851"/>
    <w:rsid w:val="00982A36"/>
    <w:rsid w:val="00982D41"/>
    <w:rsid w:val="00982F30"/>
    <w:rsid w:val="00983324"/>
    <w:rsid w:val="00983A65"/>
    <w:rsid w:val="00983C2F"/>
    <w:rsid w:val="00983E8A"/>
    <w:rsid w:val="00984069"/>
    <w:rsid w:val="0098444D"/>
    <w:rsid w:val="0098490F"/>
    <w:rsid w:val="00984B89"/>
    <w:rsid w:val="00984BD0"/>
    <w:rsid w:val="00984D63"/>
    <w:rsid w:val="00984E67"/>
    <w:rsid w:val="009854F7"/>
    <w:rsid w:val="009857EC"/>
    <w:rsid w:val="00985A60"/>
    <w:rsid w:val="00985A76"/>
    <w:rsid w:val="00985ACE"/>
    <w:rsid w:val="00985BF2"/>
    <w:rsid w:val="00986224"/>
    <w:rsid w:val="00986E52"/>
    <w:rsid w:val="009870E2"/>
    <w:rsid w:val="0098712A"/>
    <w:rsid w:val="009875FE"/>
    <w:rsid w:val="00987783"/>
    <w:rsid w:val="00990B5D"/>
    <w:rsid w:val="00990C11"/>
    <w:rsid w:val="00990F39"/>
    <w:rsid w:val="00991423"/>
    <w:rsid w:val="0099163E"/>
    <w:rsid w:val="0099189B"/>
    <w:rsid w:val="00991988"/>
    <w:rsid w:val="009929E6"/>
    <w:rsid w:val="00992A41"/>
    <w:rsid w:val="00992A89"/>
    <w:rsid w:val="0099309B"/>
    <w:rsid w:val="00993170"/>
    <w:rsid w:val="009932C5"/>
    <w:rsid w:val="009933DF"/>
    <w:rsid w:val="009939CA"/>
    <w:rsid w:val="00993B36"/>
    <w:rsid w:val="00994189"/>
    <w:rsid w:val="0099453B"/>
    <w:rsid w:val="00994AD9"/>
    <w:rsid w:val="00994B5C"/>
    <w:rsid w:val="00994BA2"/>
    <w:rsid w:val="00994CFA"/>
    <w:rsid w:val="00994F09"/>
    <w:rsid w:val="00994FB6"/>
    <w:rsid w:val="00995219"/>
    <w:rsid w:val="0099531F"/>
    <w:rsid w:val="0099579F"/>
    <w:rsid w:val="00996114"/>
    <w:rsid w:val="009962CD"/>
    <w:rsid w:val="009964E7"/>
    <w:rsid w:val="009967E7"/>
    <w:rsid w:val="009969CF"/>
    <w:rsid w:val="00996B83"/>
    <w:rsid w:val="00997156"/>
    <w:rsid w:val="009973EF"/>
    <w:rsid w:val="009973F7"/>
    <w:rsid w:val="00997431"/>
    <w:rsid w:val="009977D2"/>
    <w:rsid w:val="009A067C"/>
    <w:rsid w:val="009A1059"/>
    <w:rsid w:val="009A10B8"/>
    <w:rsid w:val="009A1332"/>
    <w:rsid w:val="009A16FF"/>
    <w:rsid w:val="009A183E"/>
    <w:rsid w:val="009A1847"/>
    <w:rsid w:val="009A1C37"/>
    <w:rsid w:val="009A1F59"/>
    <w:rsid w:val="009A2181"/>
    <w:rsid w:val="009A21BE"/>
    <w:rsid w:val="009A2342"/>
    <w:rsid w:val="009A239B"/>
    <w:rsid w:val="009A241F"/>
    <w:rsid w:val="009A25F4"/>
    <w:rsid w:val="009A2A37"/>
    <w:rsid w:val="009A2D22"/>
    <w:rsid w:val="009A2F44"/>
    <w:rsid w:val="009A3459"/>
    <w:rsid w:val="009A3984"/>
    <w:rsid w:val="009A4AD0"/>
    <w:rsid w:val="009A4BB2"/>
    <w:rsid w:val="009A4D0D"/>
    <w:rsid w:val="009A4F43"/>
    <w:rsid w:val="009A51E0"/>
    <w:rsid w:val="009A5535"/>
    <w:rsid w:val="009A57F0"/>
    <w:rsid w:val="009A5B91"/>
    <w:rsid w:val="009A5CB0"/>
    <w:rsid w:val="009A5CBB"/>
    <w:rsid w:val="009A5E0F"/>
    <w:rsid w:val="009A6307"/>
    <w:rsid w:val="009A64DE"/>
    <w:rsid w:val="009A6A68"/>
    <w:rsid w:val="009A6D5B"/>
    <w:rsid w:val="009A745F"/>
    <w:rsid w:val="009A7473"/>
    <w:rsid w:val="009A756F"/>
    <w:rsid w:val="009B01F3"/>
    <w:rsid w:val="009B0681"/>
    <w:rsid w:val="009B07E7"/>
    <w:rsid w:val="009B0915"/>
    <w:rsid w:val="009B10F3"/>
    <w:rsid w:val="009B1228"/>
    <w:rsid w:val="009B1473"/>
    <w:rsid w:val="009B14DD"/>
    <w:rsid w:val="009B1C1A"/>
    <w:rsid w:val="009B1E09"/>
    <w:rsid w:val="009B2328"/>
    <w:rsid w:val="009B26BE"/>
    <w:rsid w:val="009B281A"/>
    <w:rsid w:val="009B2987"/>
    <w:rsid w:val="009B39C8"/>
    <w:rsid w:val="009B3A25"/>
    <w:rsid w:val="009B3A56"/>
    <w:rsid w:val="009B3D3F"/>
    <w:rsid w:val="009B3DF6"/>
    <w:rsid w:val="009B4781"/>
    <w:rsid w:val="009B49B1"/>
    <w:rsid w:val="009B5611"/>
    <w:rsid w:val="009B5895"/>
    <w:rsid w:val="009B598D"/>
    <w:rsid w:val="009B5E4A"/>
    <w:rsid w:val="009B5EC1"/>
    <w:rsid w:val="009B6157"/>
    <w:rsid w:val="009B645A"/>
    <w:rsid w:val="009B65DD"/>
    <w:rsid w:val="009B667B"/>
    <w:rsid w:val="009B6783"/>
    <w:rsid w:val="009B6808"/>
    <w:rsid w:val="009B6BC6"/>
    <w:rsid w:val="009B6E11"/>
    <w:rsid w:val="009B6F04"/>
    <w:rsid w:val="009B73EC"/>
    <w:rsid w:val="009B750F"/>
    <w:rsid w:val="009C017F"/>
    <w:rsid w:val="009C0989"/>
    <w:rsid w:val="009C1283"/>
    <w:rsid w:val="009C14CC"/>
    <w:rsid w:val="009C1559"/>
    <w:rsid w:val="009C1666"/>
    <w:rsid w:val="009C22DE"/>
    <w:rsid w:val="009C2361"/>
    <w:rsid w:val="009C2571"/>
    <w:rsid w:val="009C27C6"/>
    <w:rsid w:val="009C4514"/>
    <w:rsid w:val="009C49B4"/>
    <w:rsid w:val="009C5627"/>
    <w:rsid w:val="009C5826"/>
    <w:rsid w:val="009C6516"/>
    <w:rsid w:val="009C65A0"/>
    <w:rsid w:val="009C66FA"/>
    <w:rsid w:val="009C6817"/>
    <w:rsid w:val="009C6B30"/>
    <w:rsid w:val="009C6C0A"/>
    <w:rsid w:val="009C6C96"/>
    <w:rsid w:val="009C6FAD"/>
    <w:rsid w:val="009C7832"/>
    <w:rsid w:val="009D008E"/>
    <w:rsid w:val="009D037C"/>
    <w:rsid w:val="009D084B"/>
    <w:rsid w:val="009D1137"/>
    <w:rsid w:val="009D12DC"/>
    <w:rsid w:val="009D132D"/>
    <w:rsid w:val="009D1A32"/>
    <w:rsid w:val="009D1B23"/>
    <w:rsid w:val="009D1C38"/>
    <w:rsid w:val="009D1D4D"/>
    <w:rsid w:val="009D1F90"/>
    <w:rsid w:val="009D2250"/>
    <w:rsid w:val="009D2B32"/>
    <w:rsid w:val="009D2B8B"/>
    <w:rsid w:val="009D2CDB"/>
    <w:rsid w:val="009D2D6B"/>
    <w:rsid w:val="009D2F66"/>
    <w:rsid w:val="009D33BE"/>
    <w:rsid w:val="009D34AC"/>
    <w:rsid w:val="009D35D3"/>
    <w:rsid w:val="009D3635"/>
    <w:rsid w:val="009D3FC4"/>
    <w:rsid w:val="009D44FB"/>
    <w:rsid w:val="009D467A"/>
    <w:rsid w:val="009D4E3B"/>
    <w:rsid w:val="009D51B1"/>
    <w:rsid w:val="009D51C6"/>
    <w:rsid w:val="009D54E5"/>
    <w:rsid w:val="009D589B"/>
    <w:rsid w:val="009D5D6A"/>
    <w:rsid w:val="009D5FD4"/>
    <w:rsid w:val="009D630F"/>
    <w:rsid w:val="009D6374"/>
    <w:rsid w:val="009D6601"/>
    <w:rsid w:val="009D67F7"/>
    <w:rsid w:val="009D6BF3"/>
    <w:rsid w:val="009D6FA1"/>
    <w:rsid w:val="009D6FC8"/>
    <w:rsid w:val="009D74AE"/>
    <w:rsid w:val="009D789E"/>
    <w:rsid w:val="009D78EF"/>
    <w:rsid w:val="009D7A11"/>
    <w:rsid w:val="009D7BE3"/>
    <w:rsid w:val="009D7C28"/>
    <w:rsid w:val="009E003C"/>
    <w:rsid w:val="009E0D65"/>
    <w:rsid w:val="009E10D1"/>
    <w:rsid w:val="009E183A"/>
    <w:rsid w:val="009E1BFB"/>
    <w:rsid w:val="009E1E74"/>
    <w:rsid w:val="009E20A8"/>
    <w:rsid w:val="009E23FE"/>
    <w:rsid w:val="009E296C"/>
    <w:rsid w:val="009E2B19"/>
    <w:rsid w:val="009E2B67"/>
    <w:rsid w:val="009E2D7F"/>
    <w:rsid w:val="009E2EBF"/>
    <w:rsid w:val="009E313D"/>
    <w:rsid w:val="009E327F"/>
    <w:rsid w:val="009E3664"/>
    <w:rsid w:val="009E37C7"/>
    <w:rsid w:val="009E388E"/>
    <w:rsid w:val="009E46E9"/>
    <w:rsid w:val="009E4A94"/>
    <w:rsid w:val="009E4CC5"/>
    <w:rsid w:val="009E4DDD"/>
    <w:rsid w:val="009E4EA7"/>
    <w:rsid w:val="009E52B7"/>
    <w:rsid w:val="009E5602"/>
    <w:rsid w:val="009E5B67"/>
    <w:rsid w:val="009E618E"/>
    <w:rsid w:val="009E6434"/>
    <w:rsid w:val="009E6679"/>
    <w:rsid w:val="009E6795"/>
    <w:rsid w:val="009E6AC0"/>
    <w:rsid w:val="009E6DC1"/>
    <w:rsid w:val="009E6F5B"/>
    <w:rsid w:val="009E7397"/>
    <w:rsid w:val="009E7434"/>
    <w:rsid w:val="009E7823"/>
    <w:rsid w:val="009E78A9"/>
    <w:rsid w:val="009E7C8E"/>
    <w:rsid w:val="009E7F52"/>
    <w:rsid w:val="009F0076"/>
    <w:rsid w:val="009F037B"/>
    <w:rsid w:val="009F071A"/>
    <w:rsid w:val="009F0D4C"/>
    <w:rsid w:val="009F117E"/>
    <w:rsid w:val="009F133C"/>
    <w:rsid w:val="009F1654"/>
    <w:rsid w:val="009F1C69"/>
    <w:rsid w:val="009F1F22"/>
    <w:rsid w:val="009F21FA"/>
    <w:rsid w:val="009F23C8"/>
    <w:rsid w:val="009F23EA"/>
    <w:rsid w:val="009F23F8"/>
    <w:rsid w:val="009F298B"/>
    <w:rsid w:val="009F2CB0"/>
    <w:rsid w:val="009F2EAE"/>
    <w:rsid w:val="009F3798"/>
    <w:rsid w:val="009F46AF"/>
    <w:rsid w:val="009F48A5"/>
    <w:rsid w:val="009F4FF6"/>
    <w:rsid w:val="009F53DD"/>
    <w:rsid w:val="009F54A0"/>
    <w:rsid w:val="009F5632"/>
    <w:rsid w:val="009F568A"/>
    <w:rsid w:val="009F56BB"/>
    <w:rsid w:val="009F59BE"/>
    <w:rsid w:val="009F5AC0"/>
    <w:rsid w:val="009F5CA6"/>
    <w:rsid w:val="009F6114"/>
    <w:rsid w:val="009F676A"/>
    <w:rsid w:val="009F6ADB"/>
    <w:rsid w:val="009F6B62"/>
    <w:rsid w:val="009F6C0C"/>
    <w:rsid w:val="009F6C57"/>
    <w:rsid w:val="009F7256"/>
    <w:rsid w:val="009F7341"/>
    <w:rsid w:val="009F7427"/>
    <w:rsid w:val="009F74B4"/>
    <w:rsid w:val="009F7986"/>
    <w:rsid w:val="009F7A02"/>
    <w:rsid w:val="009F7C1B"/>
    <w:rsid w:val="00A00513"/>
    <w:rsid w:val="00A00651"/>
    <w:rsid w:val="00A00A87"/>
    <w:rsid w:val="00A00C66"/>
    <w:rsid w:val="00A01564"/>
    <w:rsid w:val="00A015E4"/>
    <w:rsid w:val="00A01610"/>
    <w:rsid w:val="00A018AC"/>
    <w:rsid w:val="00A01AB9"/>
    <w:rsid w:val="00A01D87"/>
    <w:rsid w:val="00A01DFE"/>
    <w:rsid w:val="00A01F5D"/>
    <w:rsid w:val="00A02B1F"/>
    <w:rsid w:val="00A0301A"/>
    <w:rsid w:val="00A0307A"/>
    <w:rsid w:val="00A0363D"/>
    <w:rsid w:val="00A03A44"/>
    <w:rsid w:val="00A03AA6"/>
    <w:rsid w:val="00A03BB9"/>
    <w:rsid w:val="00A04240"/>
    <w:rsid w:val="00A045B2"/>
    <w:rsid w:val="00A0496E"/>
    <w:rsid w:val="00A04B55"/>
    <w:rsid w:val="00A04D61"/>
    <w:rsid w:val="00A0513D"/>
    <w:rsid w:val="00A059AB"/>
    <w:rsid w:val="00A06285"/>
    <w:rsid w:val="00A0642C"/>
    <w:rsid w:val="00A06CEE"/>
    <w:rsid w:val="00A06D8A"/>
    <w:rsid w:val="00A06DEA"/>
    <w:rsid w:val="00A0713D"/>
    <w:rsid w:val="00A0736E"/>
    <w:rsid w:val="00A07550"/>
    <w:rsid w:val="00A076B4"/>
    <w:rsid w:val="00A07958"/>
    <w:rsid w:val="00A07A18"/>
    <w:rsid w:val="00A07BBA"/>
    <w:rsid w:val="00A10210"/>
    <w:rsid w:val="00A102DB"/>
    <w:rsid w:val="00A1038D"/>
    <w:rsid w:val="00A10D79"/>
    <w:rsid w:val="00A10F77"/>
    <w:rsid w:val="00A115BB"/>
    <w:rsid w:val="00A11652"/>
    <w:rsid w:val="00A11677"/>
    <w:rsid w:val="00A11B5D"/>
    <w:rsid w:val="00A11C00"/>
    <w:rsid w:val="00A125D0"/>
    <w:rsid w:val="00A127E9"/>
    <w:rsid w:val="00A12D7D"/>
    <w:rsid w:val="00A134F4"/>
    <w:rsid w:val="00A136A2"/>
    <w:rsid w:val="00A137A8"/>
    <w:rsid w:val="00A1391E"/>
    <w:rsid w:val="00A1483E"/>
    <w:rsid w:val="00A158CA"/>
    <w:rsid w:val="00A163AE"/>
    <w:rsid w:val="00A16841"/>
    <w:rsid w:val="00A16C8D"/>
    <w:rsid w:val="00A16EED"/>
    <w:rsid w:val="00A17779"/>
    <w:rsid w:val="00A177E1"/>
    <w:rsid w:val="00A178D5"/>
    <w:rsid w:val="00A17B8E"/>
    <w:rsid w:val="00A17FEB"/>
    <w:rsid w:val="00A2059C"/>
    <w:rsid w:val="00A2089B"/>
    <w:rsid w:val="00A20968"/>
    <w:rsid w:val="00A20F93"/>
    <w:rsid w:val="00A2127A"/>
    <w:rsid w:val="00A215A2"/>
    <w:rsid w:val="00A21A8B"/>
    <w:rsid w:val="00A21CC1"/>
    <w:rsid w:val="00A22102"/>
    <w:rsid w:val="00A22653"/>
    <w:rsid w:val="00A2339F"/>
    <w:rsid w:val="00A23CC8"/>
    <w:rsid w:val="00A24E78"/>
    <w:rsid w:val="00A256E8"/>
    <w:rsid w:val="00A25C44"/>
    <w:rsid w:val="00A260C4"/>
    <w:rsid w:val="00A26A19"/>
    <w:rsid w:val="00A26E1D"/>
    <w:rsid w:val="00A271C7"/>
    <w:rsid w:val="00A27383"/>
    <w:rsid w:val="00A275B1"/>
    <w:rsid w:val="00A27BEC"/>
    <w:rsid w:val="00A27F5F"/>
    <w:rsid w:val="00A3021D"/>
    <w:rsid w:val="00A303D1"/>
    <w:rsid w:val="00A30737"/>
    <w:rsid w:val="00A30759"/>
    <w:rsid w:val="00A308E4"/>
    <w:rsid w:val="00A3093C"/>
    <w:rsid w:val="00A30CB3"/>
    <w:rsid w:val="00A31225"/>
    <w:rsid w:val="00A319E3"/>
    <w:rsid w:val="00A31A74"/>
    <w:rsid w:val="00A31E9F"/>
    <w:rsid w:val="00A31F57"/>
    <w:rsid w:val="00A3240C"/>
    <w:rsid w:val="00A32B1D"/>
    <w:rsid w:val="00A32EE8"/>
    <w:rsid w:val="00A32FEB"/>
    <w:rsid w:val="00A33426"/>
    <w:rsid w:val="00A33571"/>
    <w:rsid w:val="00A33612"/>
    <w:rsid w:val="00A33785"/>
    <w:rsid w:val="00A338DE"/>
    <w:rsid w:val="00A33E24"/>
    <w:rsid w:val="00A340CE"/>
    <w:rsid w:val="00A345B0"/>
    <w:rsid w:val="00A35026"/>
    <w:rsid w:val="00A3530B"/>
    <w:rsid w:val="00A35764"/>
    <w:rsid w:val="00A35CAD"/>
    <w:rsid w:val="00A360AB"/>
    <w:rsid w:val="00A361F3"/>
    <w:rsid w:val="00A36BCD"/>
    <w:rsid w:val="00A36DA2"/>
    <w:rsid w:val="00A36F80"/>
    <w:rsid w:val="00A3726F"/>
    <w:rsid w:val="00A3760C"/>
    <w:rsid w:val="00A378E5"/>
    <w:rsid w:val="00A37996"/>
    <w:rsid w:val="00A37C9A"/>
    <w:rsid w:val="00A37F0F"/>
    <w:rsid w:val="00A40179"/>
    <w:rsid w:val="00A40734"/>
    <w:rsid w:val="00A407C8"/>
    <w:rsid w:val="00A411F4"/>
    <w:rsid w:val="00A415FC"/>
    <w:rsid w:val="00A41AC7"/>
    <w:rsid w:val="00A41D48"/>
    <w:rsid w:val="00A41EA7"/>
    <w:rsid w:val="00A42337"/>
    <w:rsid w:val="00A4245F"/>
    <w:rsid w:val="00A42781"/>
    <w:rsid w:val="00A4326C"/>
    <w:rsid w:val="00A4372E"/>
    <w:rsid w:val="00A438E6"/>
    <w:rsid w:val="00A43915"/>
    <w:rsid w:val="00A43CB5"/>
    <w:rsid w:val="00A43EC3"/>
    <w:rsid w:val="00A44066"/>
    <w:rsid w:val="00A4412E"/>
    <w:rsid w:val="00A44471"/>
    <w:rsid w:val="00A4453B"/>
    <w:rsid w:val="00A446C5"/>
    <w:rsid w:val="00A446D1"/>
    <w:rsid w:val="00A446E9"/>
    <w:rsid w:val="00A44972"/>
    <w:rsid w:val="00A44B43"/>
    <w:rsid w:val="00A45487"/>
    <w:rsid w:val="00A45960"/>
    <w:rsid w:val="00A45ADE"/>
    <w:rsid w:val="00A45B15"/>
    <w:rsid w:val="00A461CF"/>
    <w:rsid w:val="00A464D1"/>
    <w:rsid w:val="00A46633"/>
    <w:rsid w:val="00A46B68"/>
    <w:rsid w:val="00A46B9D"/>
    <w:rsid w:val="00A46D3E"/>
    <w:rsid w:val="00A46FF9"/>
    <w:rsid w:val="00A470B6"/>
    <w:rsid w:val="00A47961"/>
    <w:rsid w:val="00A47E7B"/>
    <w:rsid w:val="00A50093"/>
    <w:rsid w:val="00A5054F"/>
    <w:rsid w:val="00A507E8"/>
    <w:rsid w:val="00A50921"/>
    <w:rsid w:val="00A509E2"/>
    <w:rsid w:val="00A50FE1"/>
    <w:rsid w:val="00A51057"/>
    <w:rsid w:val="00A51247"/>
    <w:rsid w:val="00A5199F"/>
    <w:rsid w:val="00A519B2"/>
    <w:rsid w:val="00A52120"/>
    <w:rsid w:val="00A52230"/>
    <w:rsid w:val="00A522D7"/>
    <w:rsid w:val="00A5283D"/>
    <w:rsid w:val="00A52D27"/>
    <w:rsid w:val="00A52D8A"/>
    <w:rsid w:val="00A537E0"/>
    <w:rsid w:val="00A53B01"/>
    <w:rsid w:val="00A54300"/>
    <w:rsid w:val="00A5446C"/>
    <w:rsid w:val="00A548FD"/>
    <w:rsid w:val="00A54D9A"/>
    <w:rsid w:val="00A55230"/>
    <w:rsid w:val="00A5571E"/>
    <w:rsid w:val="00A558FB"/>
    <w:rsid w:val="00A5598C"/>
    <w:rsid w:val="00A55DBB"/>
    <w:rsid w:val="00A55E34"/>
    <w:rsid w:val="00A562DD"/>
    <w:rsid w:val="00A5654F"/>
    <w:rsid w:val="00A56FE7"/>
    <w:rsid w:val="00A57480"/>
    <w:rsid w:val="00A57673"/>
    <w:rsid w:val="00A577B1"/>
    <w:rsid w:val="00A57FDB"/>
    <w:rsid w:val="00A609C3"/>
    <w:rsid w:val="00A60C32"/>
    <w:rsid w:val="00A60C79"/>
    <w:rsid w:val="00A60D54"/>
    <w:rsid w:val="00A60E73"/>
    <w:rsid w:val="00A6106B"/>
    <w:rsid w:val="00A6121B"/>
    <w:rsid w:val="00A6132A"/>
    <w:rsid w:val="00A61682"/>
    <w:rsid w:val="00A61DC6"/>
    <w:rsid w:val="00A61F55"/>
    <w:rsid w:val="00A62659"/>
    <w:rsid w:val="00A62FA7"/>
    <w:rsid w:val="00A63062"/>
    <w:rsid w:val="00A63287"/>
    <w:rsid w:val="00A634E0"/>
    <w:rsid w:val="00A6353E"/>
    <w:rsid w:val="00A63570"/>
    <w:rsid w:val="00A63AAF"/>
    <w:rsid w:val="00A64034"/>
    <w:rsid w:val="00A645D9"/>
    <w:rsid w:val="00A6483C"/>
    <w:rsid w:val="00A64897"/>
    <w:rsid w:val="00A64A2C"/>
    <w:rsid w:val="00A64BE6"/>
    <w:rsid w:val="00A64DF3"/>
    <w:rsid w:val="00A65158"/>
    <w:rsid w:val="00A65263"/>
    <w:rsid w:val="00A6616F"/>
    <w:rsid w:val="00A66263"/>
    <w:rsid w:val="00A663F8"/>
    <w:rsid w:val="00A66D77"/>
    <w:rsid w:val="00A66DE3"/>
    <w:rsid w:val="00A6730F"/>
    <w:rsid w:val="00A67635"/>
    <w:rsid w:val="00A67A6C"/>
    <w:rsid w:val="00A67BAB"/>
    <w:rsid w:val="00A67F5B"/>
    <w:rsid w:val="00A70187"/>
    <w:rsid w:val="00A703A4"/>
    <w:rsid w:val="00A70693"/>
    <w:rsid w:val="00A707D7"/>
    <w:rsid w:val="00A70A46"/>
    <w:rsid w:val="00A70B95"/>
    <w:rsid w:val="00A70FC0"/>
    <w:rsid w:val="00A716F4"/>
    <w:rsid w:val="00A71BBA"/>
    <w:rsid w:val="00A71BD8"/>
    <w:rsid w:val="00A726B9"/>
    <w:rsid w:val="00A727F7"/>
    <w:rsid w:val="00A72918"/>
    <w:rsid w:val="00A72ADA"/>
    <w:rsid w:val="00A72E6C"/>
    <w:rsid w:val="00A73038"/>
    <w:rsid w:val="00A730C7"/>
    <w:rsid w:val="00A7366D"/>
    <w:rsid w:val="00A73E03"/>
    <w:rsid w:val="00A73E9C"/>
    <w:rsid w:val="00A741CE"/>
    <w:rsid w:val="00A748DC"/>
    <w:rsid w:val="00A7491E"/>
    <w:rsid w:val="00A75038"/>
    <w:rsid w:val="00A75257"/>
    <w:rsid w:val="00A758E0"/>
    <w:rsid w:val="00A759C9"/>
    <w:rsid w:val="00A75B65"/>
    <w:rsid w:val="00A7610C"/>
    <w:rsid w:val="00A7646C"/>
    <w:rsid w:val="00A765AE"/>
    <w:rsid w:val="00A76707"/>
    <w:rsid w:val="00A76855"/>
    <w:rsid w:val="00A76871"/>
    <w:rsid w:val="00A76BB6"/>
    <w:rsid w:val="00A805F8"/>
    <w:rsid w:val="00A80686"/>
    <w:rsid w:val="00A809CC"/>
    <w:rsid w:val="00A80D81"/>
    <w:rsid w:val="00A810D4"/>
    <w:rsid w:val="00A81105"/>
    <w:rsid w:val="00A813E5"/>
    <w:rsid w:val="00A81BDB"/>
    <w:rsid w:val="00A81CB5"/>
    <w:rsid w:val="00A821ED"/>
    <w:rsid w:val="00A822CE"/>
    <w:rsid w:val="00A82684"/>
    <w:rsid w:val="00A83548"/>
    <w:rsid w:val="00A8356D"/>
    <w:rsid w:val="00A8369B"/>
    <w:rsid w:val="00A83A3A"/>
    <w:rsid w:val="00A83A7E"/>
    <w:rsid w:val="00A83D7F"/>
    <w:rsid w:val="00A8444C"/>
    <w:rsid w:val="00A846DA"/>
    <w:rsid w:val="00A84866"/>
    <w:rsid w:val="00A848F6"/>
    <w:rsid w:val="00A84BD7"/>
    <w:rsid w:val="00A84C44"/>
    <w:rsid w:val="00A85204"/>
    <w:rsid w:val="00A85505"/>
    <w:rsid w:val="00A85F8A"/>
    <w:rsid w:val="00A861CE"/>
    <w:rsid w:val="00A86207"/>
    <w:rsid w:val="00A86233"/>
    <w:rsid w:val="00A86283"/>
    <w:rsid w:val="00A86303"/>
    <w:rsid w:val="00A8631F"/>
    <w:rsid w:val="00A863A3"/>
    <w:rsid w:val="00A867FC"/>
    <w:rsid w:val="00A86858"/>
    <w:rsid w:val="00A86B67"/>
    <w:rsid w:val="00A86CAA"/>
    <w:rsid w:val="00A86E46"/>
    <w:rsid w:val="00A87180"/>
    <w:rsid w:val="00A8745C"/>
    <w:rsid w:val="00A876D2"/>
    <w:rsid w:val="00A9021F"/>
    <w:rsid w:val="00A907FE"/>
    <w:rsid w:val="00A90837"/>
    <w:rsid w:val="00A90C36"/>
    <w:rsid w:val="00A90C61"/>
    <w:rsid w:val="00A91224"/>
    <w:rsid w:val="00A916F1"/>
    <w:rsid w:val="00A918C3"/>
    <w:rsid w:val="00A91E0F"/>
    <w:rsid w:val="00A91E17"/>
    <w:rsid w:val="00A924AE"/>
    <w:rsid w:val="00A926C2"/>
    <w:rsid w:val="00A92AB4"/>
    <w:rsid w:val="00A92E0D"/>
    <w:rsid w:val="00A92E3D"/>
    <w:rsid w:val="00A93074"/>
    <w:rsid w:val="00A93867"/>
    <w:rsid w:val="00A93979"/>
    <w:rsid w:val="00A93BA3"/>
    <w:rsid w:val="00A93F0C"/>
    <w:rsid w:val="00A94362"/>
    <w:rsid w:val="00A943CA"/>
    <w:rsid w:val="00A944E9"/>
    <w:rsid w:val="00A94831"/>
    <w:rsid w:val="00A95BAD"/>
    <w:rsid w:val="00A95DC6"/>
    <w:rsid w:val="00A96000"/>
    <w:rsid w:val="00A96001"/>
    <w:rsid w:val="00A9630E"/>
    <w:rsid w:val="00A9635A"/>
    <w:rsid w:val="00A964B4"/>
    <w:rsid w:val="00A96856"/>
    <w:rsid w:val="00A96B4D"/>
    <w:rsid w:val="00A96BF7"/>
    <w:rsid w:val="00A96C46"/>
    <w:rsid w:val="00A97023"/>
    <w:rsid w:val="00A97085"/>
    <w:rsid w:val="00A975E6"/>
    <w:rsid w:val="00A97755"/>
    <w:rsid w:val="00A97792"/>
    <w:rsid w:val="00A979B9"/>
    <w:rsid w:val="00A97B09"/>
    <w:rsid w:val="00A97E83"/>
    <w:rsid w:val="00A97EF2"/>
    <w:rsid w:val="00A97F30"/>
    <w:rsid w:val="00A97F33"/>
    <w:rsid w:val="00A97FC0"/>
    <w:rsid w:val="00AA085C"/>
    <w:rsid w:val="00AA0AC2"/>
    <w:rsid w:val="00AA0EA6"/>
    <w:rsid w:val="00AA18C1"/>
    <w:rsid w:val="00AA197F"/>
    <w:rsid w:val="00AA1A47"/>
    <w:rsid w:val="00AA2253"/>
    <w:rsid w:val="00AA23A6"/>
    <w:rsid w:val="00AA246D"/>
    <w:rsid w:val="00AA3177"/>
    <w:rsid w:val="00AA3297"/>
    <w:rsid w:val="00AA335A"/>
    <w:rsid w:val="00AA3589"/>
    <w:rsid w:val="00AA37C1"/>
    <w:rsid w:val="00AA38D1"/>
    <w:rsid w:val="00AA3BDB"/>
    <w:rsid w:val="00AA3D75"/>
    <w:rsid w:val="00AA3E92"/>
    <w:rsid w:val="00AA3F88"/>
    <w:rsid w:val="00AA40A9"/>
    <w:rsid w:val="00AA446B"/>
    <w:rsid w:val="00AA4679"/>
    <w:rsid w:val="00AA4C8C"/>
    <w:rsid w:val="00AA5B08"/>
    <w:rsid w:val="00AA6471"/>
    <w:rsid w:val="00AA65FE"/>
    <w:rsid w:val="00AA6BA7"/>
    <w:rsid w:val="00AA6DB1"/>
    <w:rsid w:val="00AA72A5"/>
    <w:rsid w:val="00AA72D2"/>
    <w:rsid w:val="00AB0002"/>
    <w:rsid w:val="00AB00B3"/>
    <w:rsid w:val="00AB0579"/>
    <w:rsid w:val="00AB06CC"/>
    <w:rsid w:val="00AB12EA"/>
    <w:rsid w:val="00AB1F82"/>
    <w:rsid w:val="00AB214E"/>
    <w:rsid w:val="00AB2429"/>
    <w:rsid w:val="00AB288E"/>
    <w:rsid w:val="00AB310B"/>
    <w:rsid w:val="00AB3288"/>
    <w:rsid w:val="00AB3315"/>
    <w:rsid w:val="00AB349D"/>
    <w:rsid w:val="00AB361C"/>
    <w:rsid w:val="00AB39BA"/>
    <w:rsid w:val="00AB489D"/>
    <w:rsid w:val="00AB4C00"/>
    <w:rsid w:val="00AB4FD5"/>
    <w:rsid w:val="00AB5006"/>
    <w:rsid w:val="00AB57BA"/>
    <w:rsid w:val="00AB5909"/>
    <w:rsid w:val="00AB5BF8"/>
    <w:rsid w:val="00AB5EB2"/>
    <w:rsid w:val="00AB60C8"/>
    <w:rsid w:val="00AB67F7"/>
    <w:rsid w:val="00AB6C31"/>
    <w:rsid w:val="00AB6C4D"/>
    <w:rsid w:val="00AB7216"/>
    <w:rsid w:val="00AB7227"/>
    <w:rsid w:val="00AB75E1"/>
    <w:rsid w:val="00AB76A9"/>
    <w:rsid w:val="00AB7D8F"/>
    <w:rsid w:val="00AC0063"/>
    <w:rsid w:val="00AC026E"/>
    <w:rsid w:val="00AC0501"/>
    <w:rsid w:val="00AC06AD"/>
    <w:rsid w:val="00AC07A4"/>
    <w:rsid w:val="00AC0D83"/>
    <w:rsid w:val="00AC0F3D"/>
    <w:rsid w:val="00AC10E2"/>
    <w:rsid w:val="00AC144E"/>
    <w:rsid w:val="00AC16B8"/>
    <w:rsid w:val="00AC1903"/>
    <w:rsid w:val="00AC1931"/>
    <w:rsid w:val="00AC1F83"/>
    <w:rsid w:val="00AC2363"/>
    <w:rsid w:val="00AC266C"/>
    <w:rsid w:val="00AC292C"/>
    <w:rsid w:val="00AC2A12"/>
    <w:rsid w:val="00AC2B1A"/>
    <w:rsid w:val="00AC2B27"/>
    <w:rsid w:val="00AC3762"/>
    <w:rsid w:val="00AC3D06"/>
    <w:rsid w:val="00AC3D68"/>
    <w:rsid w:val="00AC3DAA"/>
    <w:rsid w:val="00AC3FBB"/>
    <w:rsid w:val="00AC3FFC"/>
    <w:rsid w:val="00AC40E9"/>
    <w:rsid w:val="00AC4316"/>
    <w:rsid w:val="00AC443F"/>
    <w:rsid w:val="00AC47BA"/>
    <w:rsid w:val="00AC47F9"/>
    <w:rsid w:val="00AC485F"/>
    <w:rsid w:val="00AC4B10"/>
    <w:rsid w:val="00AC4DA6"/>
    <w:rsid w:val="00AC5100"/>
    <w:rsid w:val="00AC541C"/>
    <w:rsid w:val="00AC5827"/>
    <w:rsid w:val="00AC58AA"/>
    <w:rsid w:val="00AC5994"/>
    <w:rsid w:val="00AC6021"/>
    <w:rsid w:val="00AC6449"/>
    <w:rsid w:val="00AC6C6F"/>
    <w:rsid w:val="00AC6DBA"/>
    <w:rsid w:val="00AC6FC0"/>
    <w:rsid w:val="00AC6FE3"/>
    <w:rsid w:val="00AC73FF"/>
    <w:rsid w:val="00AC7EC0"/>
    <w:rsid w:val="00AD0BEB"/>
    <w:rsid w:val="00AD0E33"/>
    <w:rsid w:val="00AD12C8"/>
    <w:rsid w:val="00AD147F"/>
    <w:rsid w:val="00AD171B"/>
    <w:rsid w:val="00AD193B"/>
    <w:rsid w:val="00AD1D80"/>
    <w:rsid w:val="00AD200A"/>
    <w:rsid w:val="00AD2570"/>
    <w:rsid w:val="00AD27B7"/>
    <w:rsid w:val="00AD27EF"/>
    <w:rsid w:val="00AD287B"/>
    <w:rsid w:val="00AD2B9E"/>
    <w:rsid w:val="00AD2E82"/>
    <w:rsid w:val="00AD3A64"/>
    <w:rsid w:val="00AD3CF7"/>
    <w:rsid w:val="00AD3FE6"/>
    <w:rsid w:val="00AD42B6"/>
    <w:rsid w:val="00AD4419"/>
    <w:rsid w:val="00AD5072"/>
    <w:rsid w:val="00AD5962"/>
    <w:rsid w:val="00AD5D99"/>
    <w:rsid w:val="00AD6746"/>
    <w:rsid w:val="00AD68B5"/>
    <w:rsid w:val="00AD70ED"/>
    <w:rsid w:val="00AD74E4"/>
    <w:rsid w:val="00AD7570"/>
    <w:rsid w:val="00AD7926"/>
    <w:rsid w:val="00AD79A0"/>
    <w:rsid w:val="00AD7B5F"/>
    <w:rsid w:val="00AD7C45"/>
    <w:rsid w:val="00AE037C"/>
    <w:rsid w:val="00AE0A9A"/>
    <w:rsid w:val="00AE0BB7"/>
    <w:rsid w:val="00AE0E55"/>
    <w:rsid w:val="00AE0ECD"/>
    <w:rsid w:val="00AE12F4"/>
    <w:rsid w:val="00AE12F7"/>
    <w:rsid w:val="00AE134E"/>
    <w:rsid w:val="00AE152E"/>
    <w:rsid w:val="00AE15AC"/>
    <w:rsid w:val="00AE15D6"/>
    <w:rsid w:val="00AE1798"/>
    <w:rsid w:val="00AE1AEF"/>
    <w:rsid w:val="00AE1B3B"/>
    <w:rsid w:val="00AE1CBB"/>
    <w:rsid w:val="00AE2335"/>
    <w:rsid w:val="00AE241C"/>
    <w:rsid w:val="00AE26E1"/>
    <w:rsid w:val="00AE27B3"/>
    <w:rsid w:val="00AE2B45"/>
    <w:rsid w:val="00AE2C91"/>
    <w:rsid w:val="00AE2CD5"/>
    <w:rsid w:val="00AE2D93"/>
    <w:rsid w:val="00AE2E8C"/>
    <w:rsid w:val="00AE2F5D"/>
    <w:rsid w:val="00AE33DB"/>
    <w:rsid w:val="00AE35A7"/>
    <w:rsid w:val="00AE3732"/>
    <w:rsid w:val="00AE3A9E"/>
    <w:rsid w:val="00AE43FB"/>
    <w:rsid w:val="00AE44CD"/>
    <w:rsid w:val="00AE4812"/>
    <w:rsid w:val="00AE490B"/>
    <w:rsid w:val="00AE4D9F"/>
    <w:rsid w:val="00AE53EC"/>
    <w:rsid w:val="00AE54F6"/>
    <w:rsid w:val="00AE63FC"/>
    <w:rsid w:val="00AE6603"/>
    <w:rsid w:val="00AE664B"/>
    <w:rsid w:val="00AE6904"/>
    <w:rsid w:val="00AE71F7"/>
    <w:rsid w:val="00AE7616"/>
    <w:rsid w:val="00AE7857"/>
    <w:rsid w:val="00AE7A74"/>
    <w:rsid w:val="00AE7C99"/>
    <w:rsid w:val="00AF09C2"/>
    <w:rsid w:val="00AF0B8B"/>
    <w:rsid w:val="00AF0C60"/>
    <w:rsid w:val="00AF0D7B"/>
    <w:rsid w:val="00AF134B"/>
    <w:rsid w:val="00AF1472"/>
    <w:rsid w:val="00AF1559"/>
    <w:rsid w:val="00AF1DDF"/>
    <w:rsid w:val="00AF1F9D"/>
    <w:rsid w:val="00AF2182"/>
    <w:rsid w:val="00AF2A28"/>
    <w:rsid w:val="00AF2A5E"/>
    <w:rsid w:val="00AF2BC8"/>
    <w:rsid w:val="00AF2D3C"/>
    <w:rsid w:val="00AF335F"/>
    <w:rsid w:val="00AF34BB"/>
    <w:rsid w:val="00AF396C"/>
    <w:rsid w:val="00AF3A75"/>
    <w:rsid w:val="00AF4239"/>
    <w:rsid w:val="00AF4735"/>
    <w:rsid w:val="00AF4B1A"/>
    <w:rsid w:val="00AF4EAA"/>
    <w:rsid w:val="00AF523F"/>
    <w:rsid w:val="00AF5380"/>
    <w:rsid w:val="00AF53EA"/>
    <w:rsid w:val="00AF5B38"/>
    <w:rsid w:val="00AF5D70"/>
    <w:rsid w:val="00AF6508"/>
    <w:rsid w:val="00AF66B6"/>
    <w:rsid w:val="00AF67FA"/>
    <w:rsid w:val="00AF6C1C"/>
    <w:rsid w:val="00AF7042"/>
    <w:rsid w:val="00AF755E"/>
    <w:rsid w:val="00AF78F6"/>
    <w:rsid w:val="00B00483"/>
    <w:rsid w:val="00B004E2"/>
    <w:rsid w:val="00B00782"/>
    <w:rsid w:val="00B00896"/>
    <w:rsid w:val="00B00C0E"/>
    <w:rsid w:val="00B00DE6"/>
    <w:rsid w:val="00B00E46"/>
    <w:rsid w:val="00B00F98"/>
    <w:rsid w:val="00B0138E"/>
    <w:rsid w:val="00B014AB"/>
    <w:rsid w:val="00B0185B"/>
    <w:rsid w:val="00B023D5"/>
    <w:rsid w:val="00B02595"/>
    <w:rsid w:val="00B02640"/>
    <w:rsid w:val="00B0297E"/>
    <w:rsid w:val="00B02BF4"/>
    <w:rsid w:val="00B03165"/>
    <w:rsid w:val="00B0368F"/>
    <w:rsid w:val="00B03783"/>
    <w:rsid w:val="00B03862"/>
    <w:rsid w:val="00B03C3F"/>
    <w:rsid w:val="00B03C5A"/>
    <w:rsid w:val="00B0462C"/>
    <w:rsid w:val="00B049DF"/>
    <w:rsid w:val="00B04ECD"/>
    <w:rsid w:val="00B0556D"/>
    <w:rsid w:val="00B05764"/>
    <w:rsid w:val="00B05AE2"/>
    <w:rsid w:val="00B06124"/>
    <w:rsid w:val="00B061A4"/>
    <w:rsid w:val="00B06457"/>
    <w:rsid w:val="00B064A1"/>
    <w:rsid w:val="00B065D7"/>
    <w:rsid w:val="00B068B0"/>
    <w:rsid w:val="00B068B1"/>
    <w:rsid w:val="00B068D5"/>
    <w:rsid w:val="00B06E2D"/>
    <w:rsid w:val="00B06FE7"/>
    <w:rsid w:val="00B0703F"/>
    <w:rsid w:val="00B07315"/>
    <w:rsid w:val="00B077ED"/>
    <w:rsid w:val="00B07AAD"/>
    <w:rsid w:val="00B07CD7"/>
    <w:rsid w:val="00B07E06"/>
    <w:rsid w:val="00B104EC"/>
    <w:rsid w:val="00B104EE"/>
    <w:rsid w:val="00B11756"/>
    <w:rsid w:val="00B11A8E"/>
    <w:rsid w:val="00B11C83"/>
    <w:rsid w:val="00B11CF5"/>
    <w:rsid w:val="00B11F6A"/>
    <w:rsid w:val="00B12CEB"/>
    <w:rsid w:val="00B12D7B"/>
    <w:rsid w:val="00B12ED1"/>
    <w:rsid w:val="00B134C6"/>
    <w:rsid w:val="00B1413B"/>
    <w:rsid w:val="00B14451"/>
    <w:rsid w:val="00B14601"/>
    <w:rsid w:val="00B14643"/>
    <w:rsid w:val="00B149B0"/>
    <w:rsid w:val="00B14CAD"/>
    <w:rsid w:val="00B15572"/>
    <w:rsid w:val="00B1584B"/>
    <w:rsid w:val="00B1589D"/>
    <w:rsid w:val="00B15B21"/>
    <w:rsid w:val="00B15C1D"/>
    <w:rsid w:val="00B15E3D"/>
    <w:rsid w:val="00B16216"/>
    <w:rsid w:val="00B166B5"/>
    <w:rsid w:val="00B168B5"/>
    <w:rsid w:val="00B168D3"/>
    <w:rsid w:val="00B16EC1"/>
    <w:rsid w:val="00B16F0B"/>
    <w:rsid w:val="00B1714E"/>
    <w:rsid w:val="00B177FB"/>
    <w:rsid w:val="00B17A58"/>
    <w:rsid w:val="00B17B87"/>
    <w:rsid w:val="00B17D97"/>
    <w:rsid w:val="00B2059F"/>
    <w:rsid w:val="00B20624"/>
    <w:rsid w:val="00B20772"/>
    <w:rsid w:val="00B208FE"/>
    <w:rsid w:val="00B20BF8"/>
    <w:rsid w:val="00B21191"/>
    <w:rsid w:val="00B21246"/>
    <w:rsid w:val="00B219A1"/>
    <w:rsid w:val="00B219E9"/>
    <w:rsid w:val="00B21A49"/>
    <w:rsid w:val="00B21E26"/>
    <w:rsid w:val="00B21F7A"/>
    <w:rsid w:val="00B22A8F"/>
    <w:rsid w:val="00B22BCA"/>
    <w:rsid w:val="00B23356"/>
    <w:rsid w:val="00B23438"/>
    <w:rsid w:val="00B236AC"/>
    <w:rsid w:val="00B23A8F"/>
    <w:rsid w:val="00B241B4"/>
    <w:rsid w:val="00B242F4"/>
    <w:rsid w:val="00B24519"/>
    <w:rsid w:val="00B24D62"/>
    <w:rsid w:val="00B24DFD"/>
    <w:rsid w:val="00B24F20"/>
    <w:rsid w:val="00B252E5"/>
    <w:rsid w:val="00B2585A"/>
    <w:rsid w:val="00B25A87"/>
    <w:rsid w:val="00B25ACF"/>
    <w:rsid w:val="00B25DEF"/>
    <w:rsid w:val="00B264A1"/>
    <w:rsid w:val="00B26961"/>
    <w:rsid w:val="00B277DC"/>
    <w:rsid w:val="00B27946"/>
    <w:rsid w:val="00B27E72"/>
    <w:rsid w:val="00B27FEC"/>
    <w:rsid w:val="00B303DB"/>
    <w:rsid w:val="00B303DC"/>
    <w:rsid w:val="00B30712"/>
    <w:rsid w:val="00B313AF"/>
    <w:rsid w:val="00B31A89"/>
    <w:rsid w:val="00B31AFB"/>
    <w:rsid w:val="00B31DCA"/>
    <w:rsid w:val="00B32057"/>
    <w:rsid w:val="00B324DA"/>
    <w:rsid w:val="00B326CB"/>
    <w:rsid w:val="00B326FA"/>
    <w:rsid w:val="00B32B35"/>
    <w:rsid w:val="00B33112"/>
    <w:rsid w:val="00B335DD"/>
    <w:rsid w:val="00B33615"/>
    <w:rsid w:val="00B33BCC"/>
    <w:rsid w:val="00B343FE"/>
    <w:rsid w:val="00B344C6"/>
    <w:rsid w:val="00B34828"/>
    <w:rsid w:val="00B34DD7"/>
    <w:rsid w:val="00B3530B"/>
    <w:rsid w:val="00B3538D"/>
    <w:rsid w:val="00B355FC"/>
    <w:rsid w:val="00B35747"/>
    <w:rsid w:val="00B35BAF"/>
    <w:rsid w:val="00B36378"/>
    <w:rsid w:val="00B365DA"/>
    <w:rsid w:val="00B37018"/>
    <w:rsid w:val="00B3706D"/>
    <w:rsid w:val="00B3752E"/>
    <w:rsid w:val="00B37768"/>
    <w:rsid w:val="00B37985"/>
    <w:rsid w:val="00B379DB"/>
    <w:rsid w:val="00B40451"/>
    <w:rsid w:val="00B407E4"/>
    <w:rsid w:val="00B40827"/>
    <w:rsid w:val="00B409A9"/>
    <w:rsid w:val="00B40F65"/>
    <w:rsid w:val="00B40F68"/>
    <w:rsid w:val="00B41178"/>
    <w:rsid w:val="00B4213B"/>
    <w:rsid w:val="00B42826"/>
    <w:rsid w:val="00B42A8D"/>
    <w:rsid w:val="00B439A1"/>
    <w:rsid w:val="00B439D2"/>
    <w:rsid w:val="00B43C1F"/>
    <w:rsid w:val="00B43F27"/>
    <w:rsid w:val="00B442CD"/>
    <w:rsid w:val="00B443D5"/>
    <w:rsid w:val="00B44AEA"/>
    <w:rsid w:val="00B45432"/>
    <w:rsid w:val="00B455EA"/>
    <w:rsid w:val="00B45FE0"/>
    <w:rsid w:val="00B462AC"/>
    <w:rsid w:val="00B4635E"/>
    <w:rsid w:val="00B46525"/>
    <w:rsid w:val="00B4664A"/>
    <w:rsid w:val="00B469AE"/>
    <w:rsid w:val="00B47890"/>
    <w:rsid w:val="00B47B3C"/>
    <w:rsid w:val="00B47DA7"/>
    <w:rsid w:val="00B47F48"/>
    <w:rsid w:val="00B5023B"/>
    <w:rsid w:val="00B5097A"/>
    <w:rsid w:val="00B5098A"/>
    <w:rsid w:val="00B50CA9"/>
    <w:rsid w:val="00B510C1"/>
    <w:rsid w:val="00B51E9E"/>
    <w:rsid w:val="00B5209C"/>
    <w:rsid w:val="00B521D6"/>
    <w:rsid w:val="00B523A9"/>
    <w:rsid w:val="00B5257A"/>
    <w:rsid w:val="00B52E91"/>
    <w:rsid w:val="00B534D5"/>
    <w:rsid w:val="00B539B5"/>
    <w:rsid w:val="00B54415"/>
    <w:rsid w:val="00B5447F"/>
    <w:rsid w:val="00B5472A"/>
    <w:rsid w:val="00B54AE7"/>
    <w:rsid w:val="00B54E13"/>
    <w:rsid w:val="00B55010"/>
    <w:rsid w:val="00B551CE"/>
    <w:rsid w:val="00B553F4"/>
    <w:rsid w:val="00B553F7"/>
    <w:rsid w:val="00B55548"/>
    <w:rsid w:val="00B5573F"/>
    <w:rsid w:val="00B5596F"/>
    <w:rsid w:val="00B5597F"/>
    <w:rsid w:val="00B55BA3"/>
    <w:rsid w:val="00B561A8"/>
    <w:rsid w:val="00B566AC"/>
    <w:rsid w:val="00B56AEE"/>
    <w:rsid w:val="00B56C8C"/>
    <w:rsid w:val="00B57337"/>
    <w:rsid w:val="00B573DB"/>
    <w:rsid w:val="00B57B8D"/>
    <w:rsid w:val="00B601FE"/>
    <w:rsid w:val="00B6020C"/>
    <w:rsid w:val="00B608BE"/>
    <w:rsid w:val="00B60C30"/>
    <w:rsid w:val="00B61CAF"/>
    <w:rsid w:val="00B61D9A"/>
    <w:rsid w:val="00B62684"/>
    <w:rsid w:val="00B62850"/>
    <w:rsid w:val="00B629C1"/>
    <w:rsid w:val="00B62A98"/>
    <w:rsid w:val="00B62CA8"/>
    <w:rsid w:val="00B62E0D"/>
    <w:rsid w:val="00B62EC3"/>
    <w:rsid w:val="00B63412"/>
    <w:rsid w:val="00B64AB5"/>
    <w:rsid w:val="00B64CD0"/>
    <w:rsid w:val="00B651BB"/>
    <w:rsid w:val="00B657AA"/>
    <w:rsid w:val="00B65872"/>
    <w:rsid w:val="00B65E9D"/>
    <w:rsid w:val="00B65EE6"/>
    <w:rsid w:val="00B66390"/>
    <w:rsid w:val="00B6642E"/>
    <w:rsid w:val="00B66528"/>
    <w:rsid w:val="00B67020"/>
    <w:rsid w:val="00B672D6"/>
    <w:rsid w:val="00B67A5A"/>
    <w:rsid w:val="00B67FF1"/>
    <w:rsid w:val="00B7012B"/>
    <w:rsid w:val="00B7060C"/>
    <w:rsid w:val="00B70AE6"/>
    <w:rsid w:val="00B70CBE"/>
    <w:rsid w:val="00B70FC3"/>
    <w:rsid w:val="00B7139C"/>
    <w:rsid w:val="00B71554"/>
    <w:rsid w:val="00B71724"/>
    <w:rsid w:val="00B71C5C"/>
    <w:rsid w:val="00B720F9"/>
    <w:rsid w:val="00B7226A"/>
    <w:rsid w:val="00B72319"/>
    <w:rsid w:val="00B72588"/>
    <w:rsid w:val="00B72B3E"/>
    <w:rsid w:val="00B72CE2"/>
    <w:rsid w:val="00B72F56"/>
    <w:rsid w:val="00B7355A"/>
    <w:rsid w:val="00B73644"/>
    <w:rsid w:val="00B73697"/>
    <w:rsid w:val="00B738B2"/>
    <w:rsid w:val="00B73E7C"/>
    <w:rsid w:val="00B740EC"/>
    <w:rsid w:val="00B74126"/>
    <w:rsid w:val="00B74165"/>
    <w:rsid w:val="00B741EC"/>
    <w:rsid w:val="00B7499A"/>
    <w:rsid w:val="00B74E2B"/>
    <w:rsid w:val="00B74ECB"/>
    <w:rsid w:val="00B74EF8"/>
    <w:rsid w:val="00B75B08"/>
    <w:rsid w:val="00B7652F"/>
    <w:rsid w:val="00B76CF9"/>
    <w:rsid w:val="00B774C1"/>
    <w:rsid w:val="00B80F7F"/>
    <w:rsid w:val="00B81347"/>
    <w:rsid w:val="00B81687"/>
    <w:rsid w:val="00B81692"/>
    <w:rsid w:val="00B81E11"/>
    <w:rsid w:val="00B82225"/>
    <w:rsid w:val="00B82313"/>
    <w:rsid w:val="00B8237A"/>
    <w:rsid w:val="00B82484"/>
    <w:rsid w:val="00B82603"/>
    <w:rsid w:val="00B82888"/>
    <w:rsid w:val="00B83018"/>
    <w:rsid w:val="00B832C7"/>
    <w:rsid w:val="00B83C19"/>
    <w:rsid w:val="00B83C21"/>
    <w:rsid w:val="00B847A6"/>
    <w:rsid w:val="00B847EA"/>
    <w:rsid w:val="00B84A53"/>
    <w:rsid w:val="00B84A71"/>
    <w:rsid w:val="00B850FC"/>
    <w:rsid w:val="00B85221"/>
    <w:rsid w:val="00B8536C"/>
    <w:rsid w:val="00B854DD"/>
    <w:rsid w:val="00B85A98"/>
    <w:rsid w:val="00B85EBD"/>
    <w:rsid w:val="00B86121"/>
    <w:rsid w:val="00B86207"/>
    <w:rsid w:val="00B863D2"/>
    <w:rsid w:val="00B867B5"/>
    <w:rsid w:val="00B86F40"/>
    <w:rsid w:val="00B87253"/>
    <w:rsid w:val="00B87422"/>
    <w:rsid w:val="00B8765C"/>
    <w:rsid w:val="00B87964"/>
    <w:rsid w:val="00B87D2D"/>
    <w:rsid w:val="00B87D9C"/>
    <w:rsid w:val="00B9015E"/>
    <w:rsid w:val="00B902F4"/>
    <w:rsid w:val="00B9078A"/>
    <w:rsid w:val="00B90831"/>
    <w:rsid w:val="00B90925"/>
    <w:rsid w:val="00B90F7F"/>
    <w:rsid w:val="00B910A0"/>
    <w:rsid w:val="00B91501"/>
    <w:rsid w:val="00B915EA"/>
    <w:rsid w:val="00B91726"/>
    <w:rsid w:val="00B919BE"/>
    <w:rsid w:val="00B91EB3"/>
    <w:rsid w:val="00B9268A"/>
    <w:rsid w:val="00B927C7"/>
    <w:rsid w:val="00B92859"/>
    <w:rsid w:val="00B92ED4"/>
    <w:rsid w:val="00B92F28"/>
    <w:rsid w:val="00B92FE9"/>
    <w:rsid w:val="00B93241"/>
    <w:rsid w:val="00B932AB"/>
    <w:rsid w:val="00B935A2"/>
    <w:rsid w:val="00B937F7"/>
    <w:rsid w:val="00B93849"/>
    <w:rsid w:val="00B93CF1"/>
    <w:rsid w:val="00B94057"/>
    <w:rsid w:val="00B955EC"/>
    <w:rsid w:val="00B95640"/>
    <w:rsid w:val="00B956D7"/>
    <w:rsid w:val="00B9580C"/>
    <w:rsid w:val="00B95944"/>
    <w:rsid w:val="00B9594C"/>
    <w:rsid w:val="00B95DEE"/>
    <w:rsid w:val="00B95E6E"/>
    <w:rsid w:val="00B96183"/>
    <w:rsid w:val="00B962BB"/>
    <w:rsid w:val="00B963E3"/>
    <w:rsid w:val="00B964B4"/>
    <w:rsid w:val="00B967BD"/>
    <w:rsid w:val="00BA063F"/>
    <w:rsid w:val="00BA087C"/>
    <w:rsid w:val="00BA09AE"/>
    <w:rsid w:val="00BA12C2"/>
    <w:rsid w:val="00BA1497"/>
    <w:rsid w:val="00BA1508"/>
    <w:rsid w:val="00BA1BA2"/>
    <w:rsid w:val="00BA288E"/>
    <w:rsid w:val="00BA2CDA"/>
    <w:rsid w:val="00BA2D35"/>
    <w:rsid w:val="00BA2DD9"/>
    <w:rsid w:val="00BA3023"/>
    <w:rsid w:val="00BA325C"/>
    <w:rsid w:val="00BA38DE"/>
    <w:rsid w:val="00BA3984"/>
    <w:rsid w:val="00BA39E4"/>
    <w:rsid w:val="00BA3B5B"/>
    <w:rsid w:val="00BA3BF6"/>
    <w:rsid w:val="00BA40F8"/>
    <w:rsid w:val="00BA4652"/>
    <w:rsid w:val="00BA477B"/>
    <w:rsid w:val="00BA4C21"/>
    <w:rsid w:val="00BA4DAB"/>
    <w:rsid w:val="00BA503F"/>
    <w:rsid w:val="00BA51AC"/>
    <w:rsid w:val="00BA52FA"/>
    <w:rsid w:val="00BA55C6"/>
    <w:rsid w:val="00BA568E"/>
    <w:rsid w:val="00BA575B"/>
    <w:rsid w:val="00BA59B5"/>
    <w:rsid w:val="00BA5AB5"/>
    <w:rsid w:val="00BA5BF8"/>
    <w:rsid w:val="00BA6389"/>
    <w:rsid w:val="00BA6551"/>
    <w:rsid w:val="00BA65F9"/>
    <w:rsid w:val="00BA68E6"/>
    <w:rsid w:val="00BA6E3D"/>
    <w:rsid w:val="00BA7308"/>
    <w:rsid w:val="00BA73A2"/>
    <w:rsid w:val="00BA781A"/>
    <w:rsid w:val="00BA7B50"/>
    <w:rsid w:val="00BA7DE7"/>
    <w:rsid w:val="00BB0322"/>
    <w:rsid w:val="00BB0420"/>
    <w:rsid w:val="00BB06CC"/>
    <w:rsid w:val="00BB0A40"/>
    <w:rsid w:val="00BB0BBD"/>
    <w:rsid w:val="00BB0BD7"/>
    <w:rsid w:val="00BB0CF3"/>
    <w:rsid w:val="00BB1004"/>
    <w:rsid w:val="00BB1114"/>
    <w:rsid w:val="00BB120C"/>
    <w:rsid w:val="00BB14E6"/>
    <w:rsid w:val="00BB1810"/>
    <w:rsid w:val="00BB187E"/>
    <w:rsid w:val="00BB1C44"/>
    <w:rsid w:val="00BB220A"/>
    <w:rsid w:val="00BB2308"/>
    <w:rsid w:val="00BB2732"/>
    <w:rsid w:val="00BB2A3A"/>
    <w:rsid w:val="00BB2B6A"/>
    <w:rsid w:val="00BB2D9E"/>
    <w:rsid w:val="00BB2DB7"/>
    <w:rsid w:val="00BB30E6"/>
    <w:rsid w:val="00BB31CE"/>
    <w:rsid w:val="00BB34EB"/>
    <w:rsid w:val="00BB35E0"/>
    <w:rsid w:val="00BB3B51"/>
    <w:rsid w:val="00BB49BB"/>
    <w:rsid w:val="00BB4A30"/>
    <w:rsid w:val="00BB4B40"/>
    <w:rsid w:val="00BB4B58"/>
    <w:rsid w:val="00BB4B73"/>
    <w:rsid w:val="00BB4EA9"/>
    <w:rsid w:val="00BB4FE0"/>
    <w:rsid w:val="00BB50AF"/>
    <w:rsid w:val="00BB588B"/>
    <w:rsid w:val="00BB58F8"/>
    <w:rsid w:val="00BB5949"/>
    <w:rsid w:val="00BB59A3"/>
    <w:rsid w:val="00BB5E0E"/>
    <w:rsid w:val="00BB663F"/>
    <w:rsid w:val="00BB666E"/>
    <w:rsid w:val="00BB66E0"/>
    <w:rsid w:val="00BB6C89"/>
    <w:rsid w:val="00BB7454"/>
    <w:rsid w:val="00BB7621"/>
    <w:rsid w:val="00BB7A52"/>
    <w:rsid w:val="00BC013B"/>
    <w:rsid w:val="00BC0465"/>
    <w:rsid w:val="00BC0541"/>
    <w:rsid w:val="00BC0588"/>
    <w:rsid w:val="00BC100C"/>
    <w:rsid w:val="00BC1294"/>
    <w:rsid w:val="00BC15C6"/>
    <w:rsid w:val="00BC169D"/>
    <w:rsid w:val="00BC16E8"/>
    <w:rsid w:val="00BC1D19"/>
    <w:rsid w:val="00BC25D5"/>
    <w:rsid w:val="00BC2A52"/>
    <w:rsid w:val="00BC2ADD"/>
    <w:rsid w:val="00BC33E6"/>
    <w:rsid w:val="00BC352F"/>
    <w:rsid w:val="00BC3B28"/>
    <w:rsid w:val="00BC40E2"/>
    <w:rsid w:val="00BC4C49"/>
    <w:rsid w:val="00BC4CD4"/>
    <w:rsid w:val="00BC5143"/>
    <w:rsid w:val="00BC5512"/>
    <w:rsid w:val="00BC55B3"/>
    <w:rsid w:val="00BC563F"/>
    <w:rsid w:val="00BC573B"/>
    <w:rsid w:val="00BC582B"/>
    <w:rsid w:val="00BC5CD6"/>
    <w:rsid w:val="00BC5CEA"/>
    <w:rsid w:val="00BC5FC1"/>
    <w:rsid w:val="00BC6207"/>
    <w:rsid w:val="00BC63F5"/>
    <w:rsid w:val="00BC6549"/>
    <w:rsid w:val="00BC6769"/>
    <w:rsid w:val="00BC6B34"/>
    <w:rsid w:val="00BC6B88"/>
    <w:rsid w:val="00BC6EF6"/>
    <w:rsid w:val="00BC6F2E"/>
    <w:rsid w:val="00BC72F9"/>
    <w:rsid w:val="00BC7654"/>
    <w:rsid w:val="00BC7677"/>
    <w:rsid w:val="00BC76F7"/>
    <w:rsid w:val="00BC77BF"/>
    <w:rsid w:val="00BC78AC"/>
    <w:rsid w:val="00BC7950"/>
    <w:rsid w:val="00BC7C7A"/>
    <w:rsid w:val="00BC7D28"/>
    <w:rsid w:val="00BD0089"/>
    <w:rsid w:val="00BD0BC2"/>
    <w:rsid w:val="00BD0EE4"/>
    <w:rsid w:val="00BD0F4C"/>
    <w:rsid w:val="00BD11EB"/>
    <w:rsid w:val="00BD1272"/>
    <w:rsid w:val="00BD1693"/>
    <w:rsid w:val="00BD175B"/>
    <w:rsid w:val="00BD1B82"/>
    <w:rsid w:val="00BD1DDD"/>
    <w:rsid w:val="00BD2104"/>
    <w:rsid w:val="00BD2199"/>
    <w:rsid w:val="00BD27E4"/>
    <w:rsid w:val="00BD2C16"/>
    <w:rsid w:val="00BD3171"/>
    <w:rsid w:val="00BD3333"/>
    <w:rsid w:val="00BD336D"/>
    <w:rsid w:val="00BD33D6"/>
    <w:rsid w:val="00BD3F0B"/>
    <w:rsid w:val="00BD44B9"/>
    <w:rsid w:val="00BD4589"/>
    <w:rsid w:val="00BD4633"/>
    <w:rsid w:val="00BD4AA1"/>
    <w:rsid w:val="00BD4C74"/>
    <w:rsid w:val="00BD4D11"/>
    <w:rsid w:val="00BD4D63"/>
    <w:rsid w:val="00BD50AE"/>
    <w:rsid w:val="00BD5168"/>
    <w:rsid w:val="00BD52F0"/>
    <w:rsid w:val="00BD532B"/>
    <w:rsid w:val="00BD6325"/>
    <w:rsid w:val="00BD656B"/>
    <w:rsid w:val="00BD677F"/>
    <w:rsid w:val="00BD686B"/>
    <w:rsid w:val="00BD69CF"/>
    <w:rsid w:val="00BD6C1D"/>
    <w:rsid w:val="00BD7061"/>
    <w:rsid w:val="00BD7322"/>
    <w:rsid w:val="00BD736C"/>
    <w:rsid w:val="00BD7432"/>
    <w:rsid w:val="00BD7519"/>
    <w:rsid w:val="00BD7623"/>
    <w:rsid w:val="00BD78B1"/>
    <w:rsid w:val="00BD790B"/>
    <w:rsid w:val="00BD7AD4"/>
    <w:rsid w:val="00BD7B47"/>
    <w:rsid w:val="00BD7CD6"/>
    <w:rsid w:val="00BD7F52"/>
    <w:rsid w:val="00BD7FE3"/>
    <w:rsid w:val="00BE08AA"/>
    <w:rsid w:val="00BE0EC7"/>
    <w:rsid w:val="00BE1104"/>
    <w:rsid w:val="00BE1317"/>
    <w:rsid w:val="00BE1560"/>
    <w:rsid w:val="00BE168D"/>
    <w:rsid w:val="00BE19D8"/>
    <w:rsid w:val="00BE1E65"/>
    <w:rsid w:val="00BE25E8"/>
    <w:rsid w:val="00BE27B6"/>
    <w:rsid w:val="00BE2B5D"/>
    <w:rsid w:val="00BE2C6B"/>
    <w:rsid w:val="00BE2D77"/>
    <w:rsid w:val="00BE2F61"/>
    <w:rsid w:val="00BE30BE"/>
    <w:rsid w:val="00BE33DB"/>
    <w:rsid w:val="00BE34A6"/>
    <w:rsid w:val="00BE368C"/>
    <w:rsid w:val="00BE37A9"/>
    <w:rsid w:val="00BE37F7"/>
    <w:rsid w:val="00BE3807"/>
    <w:rsid w:val="00BE3990"/>
    <w:rsid w:val="00BE3ECF"/>
    <w:rsid w:val="00BE44E8"/>
    <w:rsid w:val="00BE469D"/>
    <w:rsid w:val="00BE48FA"/>
    <w:rsid w:val="00BE49B7"/>
    <w:rsid w:val="00BE4BEC"/>
    <w:rsid w:val="00BE52E5"/>
    <w:rsid w:val="00BE5458"/>
    <w:rsid w:val="00BE5889"/>
    <w:rsid w:val="00BE5A93"/>
    <w:rsid w:val="00BE5C4C"/>
    <w:rsid w:val="00BE5F48"/>
    <w:rsid w:val="00BE62B9"/>
    <w:rsid w:val="00BE6481"/>
    <w:rsid w:val="00BE680C"/>
    <w:rsid w:val="00BE6E22"/>
    <w:rsid w:val="00BE6E86"/>
    <w:rsid w:val="00BE6EB5"/>
    <w:rsid w:val="00BF08A3"/>
    <w:rsid w:val="00BF09CB"/>
    <w:rsid w:val="00BF11C6"/>
    <w:rsid w:val="00BF14C5"/>
    <w:rsid w:val="00BF157B"/>
    <w:rsid w:val="00BF18E8"/>
    <w:rsid w:val="00BF1F35"/>
    <w:rsid w:val="00BF21A4"/>
    <w:rsid w:val="00BF2496"/>
    <w:rsid w:val="00BF25BD"/>
    <w:rsid w:val="00BF285E"/>
    <w:rsid w:val="00BF2EC1"/>
    <w:rsid w:val="00BF2F20"/>
    <w:rsid w:val="00BF3117"/>
    <w:rsid w:val="00BF3684"/>
    <w:rsid w:val="00BF46FD"/>
    <w:rsid w:val="00BF4A97"/>
    <w:rsid w:val="00BF4BE2"/>
    <w:rsid w:val="00BF4C34"/>
    <w:rsid w:val="00BF4D9D"/>
    <w:rsid w:val="00BF58E2"/>
    <w:rsid w:val="00BF5CEC"/>
    <w:rsid w:val="00BF63E6"/>
    <w:rsid w:val="00BF65CC"/>
    <w:rsid w:val="00BF667D"/>
    <w:rsid w:val="00BF668A"/>
    <w:rsid w:val="00BF68DC"/>
    <w:rsid w:val="00BF68EF"/>
    <w:rsid w:val="00BF6C52"/>
    <w:rsid w:val="00BF6C75"/>
    <w:rsid w:val="00BF6E58"/>
    <w:rsid w:val="00BF721C"/>
    <w:rsid w:val="00BF7383"/>
    <w:rsid w:val="00BF7541"/>
    <w:rsid w:val="00BF7ABE"/>
    <w:rsid w:val="00BF7FDF"/>
    <w:rsid w:val="00C000D9"/>
    <w:rsid w:val="00C002C0"/>
    <w:rsid w:val="00C002C6"/>
    <w:rsid w:val="00C005B1"/>
    <w:rsid w:val="00C00836"/>
    <w:rsid w:val="00C00AC4"/>
    <w:rsid w:val="00C00CFA"/>
    <w:rsid w:val="00C00E3D"/>
    <w:rsid w:val="00C01AC0"/>
    <w:rsid w:val="00C01BCC"/>
    <w:rsid w:val="00C025DC"/>
    <w:rsid w:val="00C02714"/>
    <w:rsid w:val="00C027E7"/>
    <w:rsid w:val="00C02D53"/>
    <w:rsid w:val="00C02FF8"/>
    <w:rsid w:val="00C031D2"/>
    <w:rsid w:val="00C0345A"/>
    <w:rsid w:val="00C03786"/>
    <w:rsid w:val="00C03DD9"/>
    <w:rsid w:val="00C041D0"/>
    <w:rsid w:val="00C04AA3"/>
    <w:rsid w:val="00C04B64"/>
    <w:rsid w:val="00C05067"/>
    <w:rsid w:val="00C053F6"/>
    <w:rsid w:val="00C05607"/>
    <w:rsid w:val="00C05A25"/>
    <w:rsid w:val="00C05DD1"/>
    <w:rsid w:val="00C06089"/>
    <w:rsid w:val="00C06436"/>
    <w:rsid w:val="00C065AC"/>
    <w:rsid w:val="00C0680E"/>
    <w:rsid w:val="00C06928"/>
    <w:rsid w:val="00C06EC4"/>
    <w:rsid w:val="00C06F71"/>
    <w:rsid w:val="00C0710C"/>
    <w:rsid w:val="00C076E2"/>
    <w:rsid w:val="00C07705"/>
    <w:rsid w:val="00C07C89"/>
    <w:rsid w:val="00C100F1"/>
    <w:rsid w:val="00C10449"/>
    <w:rsid w:val="00C1044C"/>
    <w:rsid w:val="00C106F6"/>
    <w:rsid w:val="00C10A78"/>
    <w:rsid w:val="00C10CE9"/>
    <w:rsid w:val="00C11519"/>
    <w:rsid w:val="00C11A16"/>
    <w:rsid w:val="00C11B70"/>
    <w:rsid w:val="00C11C6A"/>
    <w:rsid w:val="00C11F4C"/>
    <w:rsid w:val="00C1209B"/>
    <w:rsid w:val="00C12643"/>
    <w:rsid w:val="00C126E6"/>
    <w:rsid w:val="00C12FDD"/>
    <w:rsid w:val="00C12FED"/>
    <w:rsid w:val="00C13076"/>
    <w:rsid w:val="00C137D3"/>
    <w:rsid w:val="00C13A30"/>
    <w:rsid w:val="00C13C91"/>
    <w:rsid w:val="00C144DE"/>
    <w:rsid w:val="00C14720"/>
    <w:rsid w:val="00C148A3"/>
    <w:rsid w:val="00C14E19"/>
    <w:rsid w:val="00C14E9E"/>
    <w:rsid w:val="00C14F09"/>
    <w:rsid w:val="00C151C1"/>
    <w:rsid w:val="00C1581A"/>
    <w:rsid w:val="00C15DEE"/>
    <w:rsid w:val="00C160B2"/>
    <w:rsid w:val="00C16116"/>
    <w:rsid w:val="00C164BC"/>
    <w:rsid w:val="00C166DA"/>
    <w:rsid w:val="00C16756"/>
    <w:rsid w:val="00C16C1A"/>
    <w:rsid w:val="00C16EA4"/>
    <w:rsid w:val="00C175F6"/>
    <w:rsid w:val="00C178BB"/>
    <w:rsid w:val="00C179E4"/>
    <w:rsid w:val="00C17AC4"/>
    <w:rsid w:val="00C17C65"/>
    <w:rsid w:val="00C17E4F"/>
    <w:rsid w:val="00C2012D"/>
    <w:rsid w:val="00C2026B"/>
    <w:rsid w:val="00C20285"/>
    <w:rsid w:val="00C202CD"/>
    <w:rsid w:val="00C20468"/>
    <w:rsid w:val="00C206C4"/>
    <w:rsid w:val="00C20DCC"/>
    <w:rsid w:val="00C21116"/>
    <w:rsid w:val="00C216AA"/>
    <w:rsid w:val="00C2174C"/>
    <w:rsid w:val="00C21807"/>
    <w:rsid w:val="00C21EA2"/>
    <w:rsid w:val="00C21EE7"/>
    <w:rsid w:val="00C21FA2"/>
    <w:rsid w:val="00C21FF0"/>
    <w:rsid w:val="00C2224A"/>
    <w:rsid w:val="00C22643"/>
    <w:rsid w:val="00C22922"/>
    <w:rsid w:val="00C2330E"/>
    <w:rsid w:val="00C233F6"/>
    <w:rsid w:val="00C23579"/>
    <w:rsid w:val="00C23798"/>
    <w:rsid w:val="00C23883"/>
    <w:rsid w:val="00C23B6B"/>
    <w:rsid w:val="00C23E4C"/>
    <w:rsid w:val="00C24530"/>
    <w:rsid w:val="00C24815"/>
    <w:rsid w:val="00C2499B"/>
    <w:rsid w:val="00C24D7B"/>
    <w:rsid w:val="00C2525B"/>
    <w:rsid w:val="00C25519"/>
    <w:rsid w:val="00C255D9"/>
    <w:rsid w:val="00C2565B"/>
    <w:rsid w:val="00C2584E"/>
    <w:rsid w:val="00C25FD7"/>
    <w:rsid w:val="00C26879"/>
    <w:rsid w:val="00C2699D"/>
    <w:rsid w:val="00C274EF"/>
    <w:rsid w:val="00C27581"/>
    <w:rsid w:val="00C27779"/>
    <w:rsid w:val="00C27AFB"/>
    <w:rsid w:val="00C27BED"/>
    <w:rsid w:val="00C27CFF"/>
    <w:rsid w:val="00C27E74"/>
    <w:rsid w:val="00C27EC9"/>
    <w:rsid w:val="00C27FF4"/>
    <w:rsid w:val="00C307A0"/>
    <w:rsid w:val="00C307AC"/>
    <w:rsid w:val="00C307F4"/>
    <w:rsid w:val="00C30AE1"/>
    <w:rsid w:val="00C3136E"/>
    <w:rsid w:val="00C31462"/>
    <w:rsid w:val="00C31689"/>
    <w:rsid w:val="00C317EF"/>
    <w:rsid w:val="00C31997"/>
    <w:rsid w:val="00C31C7D"/>
    <w:rsid w:val="00C32091"/>
    <w:rsid w:val="00C32216"/>
    <w:rsid w:val="00C325A9"/>
    <w:rsid w:val="00C329CF"/>
    <w:rsid w:val="00C32DCA"/>
    <w:rsid w:val="00C32DEB"/>
    <w:rsid w:val="00C33270"/>
    <w:rsid w:val="00C33F83"/>
    <w:rsid w:val="00C3419E"/>
    <w:rsid w:val="00C3516B"/>
    <w:rsid w:val="00C35870"/>
    <w:rsid w:val="00C35E1C"/>
    <w:rsid w:val="00C36098"/>
    <w:rsid w:val="00C366B1"/>
    <w:rsid w:val="00C36D5C"/>
    <w:rsid w:val="00C36E27"/>
    <w:rsid w:val="00C37099"/>
    <w:rsid w:val="00C3713D"/>
    <w:rsid w:val="00C372C1"/>
    <w:rsid w:val="00C372D3"/>
    <w:rsid w:val="00C3757E"/>
    <w:rsid w:val="00C37830"/>
    <w:rsid w:val="00C37899"/>
    <w:rsid w:val="00C37A40"/>
    <w:rsid w:val="00C37AAE"/>
    <w:rsid w:val="00C37C4D"/>
    <w:rsid w:val="00C40127"/>
    <w:rsid w:val="00C403E1"/>
    <w:rsid w:val="00C40892"/>
    <w:rsid w:val="00C40A46"/>
    <w:rsid w:val="00C40C36"/>
    <w:rsid w:val="00C40D43"/>
    <w:rsid w:val="00C41191"/>
    <w:rsid w:val="00C41916"/>
    <w:rsid w:val="00C41A27"/>
    <w:rsid w:val="00C41AA2"/>
    <w:rsid w:val="00C41D08"/>
    <w:rsid w:val="00C42032"/>
    <w:rsid w:val="00C422B1"/>
    <w:rsid w:val="00C42B33"/>
    <w:rsid w:val="00C42F69"/>
    <w:rsid w:val="00C43147"/>
    <w:rsid w:val="00C44008"/>
    <w:rsid w:val="00C442EF"/>
    <w:rsid w:val="00C444DB"/>
    <w:rsid w:val="00C445A0"/>
    <w:rsid w:val="00C44B5B"/>
    <w:rsid w:val="00C44B7D"/>
    <w:rsid w:val="00C44BD3"/>
    <w:rsid w:val="00C44F73"/>
    <w:rsid w:val="00C44FC4"/>
    <w:rsid w:val="00C44FD6"/>
    <w:rsid w:val="00C45428"/>
    <w:rsid w:val="00C4554B"/>
    <w:rsid w:val="00C4556B"/>
    <w:rsid w:val="00C46245"/>
    <w:rsid w:val="00C4656D"/>
    <w:rsid w:val="00C47055"/>
    <w:rsid w:val="00C4787E"/>
    <w:rsid w:val="00C47DE5"/>
    <w:rsid w:val="00C47E1D"/>
    <w:rsid w:val="00C5058C"/>
    <w:rsid w:val="00C5069A"/>
    <w:rsid w:val="00C507B2"/>
    <w:rsid w:val="00C507DC"/>
    <w:rsid w:val="00C508D5"/>
    <w:rsid w:val="00C50901"/>
    <w:rsid w:val="00C50AA8"/>
    <w:rsid w:val="00C50B55"/>
    <w:rsid w:val="00C50D89"/>
    <w:rsid w:val="00C51357"/>
    <w:rsid w:val="00C515D7"/>
    <w:rsid w:val="00C516F2"/>
    <w:rsid w:val="00C5175F"/>
    <w:rsid w:val="00C517A1"/>
    <w:rsid w:val="00C5183B"/>
    <w:rsid w:val="00C5222D"/>
    <w:rsid w:val="00C52862"/>
    <w:rsid w:val="00C5296A"/>
    <w:rsid w:val="00C52FF8"/>
    <w:rsid w:val="00C5316B"/>
    <w:rsid w:val="00C531A4"/>
    <w:rsid w:val="00C531AA"/>
    <w:rsid w:val="00C531E7"/>
    <w:rsid w:val="00C531E9"/>
    <w:rsid w:val="00C542D5"/>
    <w:rsid w:val="00C542E5"/>
    <w:rsid w:val="00C54564"/>
    <w:rsid w:val="00C547A2"/>
    <w:rsid w:val="00C549CE"/>
    <w:rsid w:val="00C54A36"/>
    <w:rsid w:val="00C54B51"/>
    <w:rsid w:val="00C54F5B"/>
    <w:rsid w:val="00C5584B"/>
    <w:rsid w:val="00C55BBA"/>
    <w:rsid w:val="00C5647F"/>
    <w:rsid w:val="00C56749"/>
    <w:rsid w:val="00C56DF1"/>
    <w:rsid w:val="00C56E0A"/>
    <w:rsid w:val="00C56E3C"/>
    <w:rsid w:val="00C56FD3"/>
    <w:rsid w:val="00C57383"/>
    <w:rsid w:val="00C5762E"/>
    <w:rsid w:val="00C5786E"/>
    <w:rsid w:val="00C57AB5"/>
    <w:rsid w:val="00C57D80"/>
    <w:rsid w:val="00C605C8"/>
    <w:rsid w:val="00C60B97"/>
    <w:rsid w:val="00C60D8C"/>
    <w:rsid w:val="00C61315"/>
    <w:rsid w:val="00C6133C"/>
    <w:rsid w:val="00C6175A"/>
    <w:rsid w:val="00C617CA"/>
    <w:rsid w:val="00C61AB0"/>
    <w:rsid w:val="00C61B5B"/>
    <w:rsid w:val="00C61C31"/>
    <w:rsid w:val="00C61F98"/>
    <w:rsid w:val="00C6268D"/>
    <w:rsid w:val="00C62A35"/>
    <w:rsid w:val="00C62CCA"/>
    <w:rsid w:val="00C63171"/>
    <w:rsid w:val="00C639CD"/>
    <w:rsid w:val="00C639F4"/>
    <w:rsid w:val="00C63A0F"/>
    <w:rsid w:val="00C63A17"/>
    <w:rsid w:val="00C63B64"/>
    <w:rsid w:val="00C6415D"/>
    <w:rsid w:val="00C64266"/>
    <w:rsid w:val="00C64478"/>
    <w:rsid w:val="00C64545"/>
    <w:rsid w:val="00C646A8"/>
    <w:rsid w:val="00C64FD0"/>
    <w:rsid w:val="00C650B3"/>
    <w:rsid w:val="00C650F6"/>
    <w:rsid w:val="00C6525B"/>
    <w:rsid w:val="00C6588E"/>
    <w:rsid w:val="00C65F24"/>
    <w:rsid w:val="00C66074"/>
    <w:rsid w:val="00C6610A"/>
    <w:rsid w:val="00C66212"/>
    <w:rsid w:val="00C6622A"/>
    <w:rsid w:val="00C663A6"/>
    <w:rsid w:val="00C66570"/>
    <w:rsid w:val="00C666CC"/>
    <w:rsid w:val="00C66AEC"/>
    <w:rsid w:val="00C66D8C"/>
    <w:rsid w:val="00C66EA2"/>
    <w:rsid w:val="00C66FAB"/>
    <w:rsid w:val="00C67512"/>
    <w:rsid w:val="00C676A9"/>
    <w:rsid w:val="00C67B59"/>
    <w:rsid w:val="00C67FBB"/>
    <w:rsid w:val="00C7021C"/>
    <w:rsid w:val="00C7091A"/>
    <w:rsid w:val="00C70E03"/>
    <w:rsid w:val="00C71000"/>
    <w:rsid w:val="00C7106D"/>
    <w:rsid w:val="00C71079"/>
    <w:rsid w:val="00C715A9"/>
    <w:rsid w:val="00C71AD9"/>
    <w:rsid w:val="00C71D38"/>
    <w:rsid w:val="00C72340"/>
    <w:rsid w:val="00C72633"/>
    <w:rsid w:val="00C72797"/>
    <w:rsid w:val="00C72958"/>
    <w:rsid w:val="00C72B43"/>
    <w:rsid w:val="00C72CFA"/>
    <w:rsid w:val="00C72DA0"/>
    <w:rsid w:val="00C733BD"/>
    <w:rsid w:val="00C733D9"/>
    <w:rsid w:val="00C73679"/>
    <w:rsid w:val="00C73698"/>
    <w:rsid w:val="00C738AE"/>
    <w:rsid w:val="00C73997"/>
    <w:rsid w:val="00C73E45"/>
    <w:rsid w:val="00C74711"/>
    <w:rsid w:val="00C7483C"/>
    <w:rsid w:val="00C7497B"/>
    <w:rsid w:val="00C74A59"/>
    <w:rsid w:val="00C755D7"/>
    <w:rsid w:val="00C75F0F"/>
    <w:rsid w:val="00C76211"/>
    <w:rsid w:val="00C763CC"/>
    <w:rsid w:val="00C76D44"/>
    <w:rsid w:val="00C76FF8"/>
    <w:rsid w:val="00C77030"/>
    <w:rsid w:val="00C7788A"/>
    <w:rsid w:val="00C778A7"/>
    <w:rsid w:val="00C77BCF"/>
    <w:rsid w:val="00C77CD6"/>
    <w:rsid w:val="00C77E5C"/>
    <w:rsid w:val="00C77F07"/>
    <w:rsid w:val="00C8009C"/>
    <w:rsid w:val="00C80566"/>
    <w:rsid w:val="00C805FE"/>
    <w:rsid w:val="00C80642"/>
    <w:rsid w:val="00C80B70"/>
    <w:rsid w:val="00C80D0B"/>
    <w:rsid w:val="00C80D10"/>
    <w:rsid w:val="00C8138B"/>
    <w:rsid w:val="00C81D4C"/>
    <w:rsid w:val="00C81D91"/>
    <w:rsid w:val="00C821A6"/>
    <w:rsid w:val="00C823EF"/>
    <w:rsid w:val="00C82E13"/>
    <w:rsid w:val="00C83B05"/>
    <w:rsid w:val="00C83E0A"/>
    <w:rsid w:val="00C841D9"/>
    <w:rsid w:val="00C844A2"/>
    <w:rsid w:val="00C846FB"/>
    <w:rsid w:val="00C847B2"/>
    <w:rsid w:val="00C847DB"/>
    <w:rsid w:val="00C84BE8"/>
    <w:rsid w:val="00C84CE2"/>
    <w:rsid w:val="00C85314"/>
    <w:rsid w:val="00C85718"/>
    <w:rsid w:val="00C85737"/>
    <w:rsid w:val="00C85DEE"/>
    <w:rsid w:val="00C861B4"/>
    <w:rsid w:val="00C8639B"/>
    <w:rsid w:val="00C8713B"/>
    <w:rsid w:val="00C871ED"/>
    <w:rsid w:val="00C874B2"/>
    <w:rsid w:val="00C8753A"/>
    <w:rsid w:val="00C8780C"/>
    <w:rsid w:val="00C90294"/>
    <w:rsid w:val="00C90467"/>
    <w:rsid w:val="00C90762"/>
    <w:rsid w:val="00C91395"/>
    <w:rsid w:val="00C91581"/>
    <w:rsid w:val="00C91604"/>
    <w:rsid w:val="00C918C6"/>
    <w:rsid w:val="00C919FE"/>
    <w:rsid w:val="00C91D88"/>
    <w:rsid w:val="00C92346"/>
    <w:rsid w:val="00C9238B"/>
    <w:rsid w:val="00C925F5"/>
    <w:rsid w:val="00C925FC"/>
    <w:rsid w:val="00C92834"/>
    <w:rsid w:val="00C92A25"/>
    <w:rsid w:val="00C93324"/>
    <w:rsid w:val="00C934F8"/>
    <w:rsid w:val="00C9370D"/>
    <w:rsid w:val="00C93B58"/>
    <w:rsid w:val="00C93F88"/>
    <w:rsid w:val="00C94259"/>
    <w:rsid w:val="00C94354"/>
    <w:rsid w:val="00C944DB"/>
    <w:rsid w:val="00C945E7"/>
    <w:rsid w:val="00C9468F"/>
    <w:rsid w:val="00C94844"/>
    <w:rsid w:val="00C94961"/>
    <w:rsid w:val="00C951DC"/>
    <w:rsid w:val="00C952C6"/>
    <w:rsid w:val="00C953C1"/>
    <w:rsid w:val="00C95ADD"/>
    <w:rsid w:val="00C95C9F"/>
    <w:rsid w:val="00C95DF8"/>
    <w:rsid w:val="00C9639B"/>
    <w:rsid w:val="00C963CA"/>
    <w:rsid w:val="00C96494"/>
    <w:rsid w:val="00C964AC"/>
    <w:rsid w:val="00C969E9"/>
    <w:rsid w:val="00C96D16"/>
    <w:rsid w:val="00C971B5"/>
    <w:rsid w:val="00C9767E"/>
    <w:rsid w:val="00C9771E"/>
    <w:rsid w:val="00CA0344"/>
    <w:rsid w:val="00CA0525"/>
    <w:rsid w:val="00CA05A0"/>
    <w:rsid w:val="00CA0849"/>
    <w:rsid w:val="00CA08EF"/>
    <w:rsid w:val="00CA0F2C"/>
    <w:rsid w:val="00CA140E"/>
    <w:rsid w:val="00CA14DF"/>
    <w:rsid w:val="00CA1514"/>
    <w:rsid w:val="00CA156C"/>
    <w:rsid w:val="00CA168E"/>
    <w:rsid w:val="00CA1857"/>
    <w:rsid w:val="00CA23C9"/>
    <w:rsid w:val="00CA26EA"/>
    <w:rsid w:val="00CA2D1C"/>
    <w:rsid w:val="00CA2E19"/>
    <w:rsid w:val="00CA333D"/>
    <w:rsid w:val="00CA3435"/>
    <w:rsid w:val="00CA35C8"/>
    <w:rsid w:val="00CA443D"/>
    <w:rsid w:val="00CA48BB"/>
    <w:rsid w:val="00CA4B28"/>
    <w:rsid w:val="00CA4B31"/>
    <w:rsid w:val="00CA59B3"/>
    <w:rsid w:val="00CA62CF"/>
    <w:rsid w:val="00CA7DE2"/>
    <w:rsid w:val="00CB04E4"/>
    <w:rsid w:val="00CB0C09"/>
    <w:rsid w:val="00CB0DDB"/>
    <w:rsid w:val="00CB0EFE"/>
    <w:rsid w:val="00CB137C"/>
    <w:rsid w:val="00CB19AC"/>
    <w:rsid w:val="00CB1B0F"/>
    <w:rsid w:val="00CB1C29"/>
    <w:rsid w:val="00CB2163"/>
    <w:rsid w:val="00CB2921"/>
    <w:rsid w:val="00CB29BE"/>
    <w:rsid w:val="00CB2AC7"/>
    <w:rsid w:val="00CB2B03"/>
    <w:rsid w:val="00CB2E1A"/>
    <w:rsid w:val="00CB2EEF"/>
    <w:rsid w:val="00CB35A6"/>
    <w:rsid w:val="00CB3A8E"/>
    <w:rsid w:val="00CB3FF8"/>
    <w:rsid w:val="00CB4529"/>
    <w:rsid w:val="00CB49DB"/>
    <w:rsid w:val="00CB5074"/>
    <w:rsid w:val="00CB6219"/>
    <w:rsid w:val="00CB6431"/>
    <w:rsid w:val="00CB64A7"/>
    <w:rsid w:val="00CB664A"/>
    <w:rsid w:val="00CB6A44"/>
    <w:rsid w:val="00CB7703"/>
    <w:rsid w:val="00CB7E5D"/>
    <w:rsid w:val="00CC0094"/>
    <w:rsid w:val="00CC042C"/>
    <w:rsid w:val="00CC047A"/>
    <w:rsid w:val="00CC0531"/>
    <w:rsid w:val="00CC09BF"/>
    <w:rsid w:val="00CC109A"/>
    <w:rsid w:val="00CC1240"/>
    <w:rsid w:val="00CC1337"/>
    <w:rsid w:val="00CC143F"/>
    <w:rsid w:val="00CC1734"/>
    <w:rsid w:val="00CC1AFF"/>
    <w:rsid w:val="00CC1FC2"/>
    <w:rsid w:val="00CC2244"/>
    <w:rsid w:val="00CC2971"/>
    <w:rsid w:val="00CC2D40"/>
    <w:rsid w:val="00CC2D42"/>
    <w:rsid w:val="00CC2F65"/>
    <w:rsid w:val="00CC39F4"/>
    <w:rsid w:val="00CC4698"/>
    <w:rsid w:val="00CC4B3B"/>
    <w:rsid w:val="00CC52DB"/>
    <w:rsid w:val="00CC52F0"/>
    <w:rsid w:val="00CC5775"/>
    <w:rsid w:val="00CC579C"/>
    <w:rsid w:val="00CC580A"/>
    <w:rsid w:val="00CC5B14"/>
    <w:rsid w:val="00CC6156"/>
    <w:rsid w:val="00CC61E7"/>
    <w:rsid w:val="00CC634F"/>
    <w:rsid w:val="00CC6775"/>
    <w:rsid w:val="00CC6B33"/>
    <w:rsid w:val="00CC6B63"/>
    <w:rsid w:val="00CC7735"/>
    <w:rsid w:val="00CC7AD4"/>
    <w:rsid w:val="00CD069C"/>
    <w:rsid w:val="00CD1183"/>
    <w:rsid w:val="00CD15AD"/>
    <w:rsid w:val="00CD1A9C"/>
    <w:rsid w:val="00CD2998"/>
    <w:rsid w:val="00CD2BD5"/>
    <w:rsid w:val="00CD2C04"/>
    <w:rsid w:val="00CD302B"/>
    <w:rsid w:val="00CD32D2"/>
    <w:rsid w:val="00CD33CA"/>
    <w:rsid w:val="00CD36D3"/>
    <w:rsid w:val="00CD3A9A"/>
    <w:rsid w:val="00CD3D16"/>
    <w:rsid w:val="00CD42B9"/>
    <w:rsid w:val="00CD47E8"/>
    <w:rsid w:val="00CD576D"/>
    <w:rsid w:val="00CD5921"/>
    <w:rsid w:val="00CD5A29"/>
    <w:rsid w:val="00CD5EDC"/>
    <w:rsid w:val="00CD60F3"/>
    <w:rsid w:val="00CD6271"/>
    <w:rsid w:val="00CD62DA"/>
    <w:rsid w:val="00CD64B5"/>
    <w:rsid w:val="00CD6684"/>
    <w:rsid w:val="00CD6DEE"/>
    <w:rsid w:val="00CD6F5B"/>
    <w:rsid w:val="00CD6F9A"/>
    <w:rsid w:val="00CD7063"/>
    <w:rsid w:val="00CD7BEE"/>
    <w:rsid w:val="00CD7C9F"/>
    <w:rsid w:val="00CE0958"/>
    <w:rsid w:val="00CE0D84"/>
    <w:rsid w:val="00CE112E"/>
    <w:rsid w:val="00CE164E"/>
    <w:rsid w:val="00CE181D"/>
    <w:rsid w:val="00CE18D2"/>
    <w:rsid w:val="00CE1C23"/>
    <w:rsid w:val="00CE1E64"/>
    <w:rsid w:val="00CE1EED"/>
    <w:rsid w:val="00CE221A"/>
    <w:rsid w:val="00CE265A"/>
    <w:rsid w:val="00CE278F"/>
    <w:rsid w:val="00CE2B0E"/>
    <w:rsid w:val="00CE2C44"/>
    <w:rsid w:val="00CE2D0A"/>
    <w:rsid w:val="00CE3309"/>
    <w:rsid w:val="00CE33DD"/>
    <w:rsid w:val="00CE393E"/>
    <w:rsid w:val="00CE3DE2"/>
    <w:rsid w:val="00CE4711"/>
    <w:rsid w:val="00CE4744"/>
    <w:rsid w:val="00CE48B6"/>
    <w:rsid w:val="00CE540D"/>
    <w:rsid w:val="00CE5492"/>
    <w:rsid w:val="00CE5592"/>
    <w:rsid w:val="00CE5631"/>
    <w:rsid w:val="00CE5A4E"/>
    <w:rsid w:val="00CE5AF8"/>
    <w:rsid w:val="00CE5D23"/>
    <w:rsid w:val="00CE5F1C"/>
    <w:rsid w:val="00CE6403"/>
    <w:rsid w:val="00CE65C4"/>
    <w:rsid w:val="00CE6A4E"/>
    <w:rsid w:val="00CE72D0"/>
    <w:rsid w:val="00CE7344"/>
    <w:rsid w:val="00CE75B8"/>
    <w:rsid w:val="00CE784F"/>
    <w:rsid w:val="00CE7914"/>
    <w:rsid w:val="00CE7AA9"/>
    <w:rsid w:val="00CE7B7F"/>
    <w:rsid w:val="00CE7FA1"/>
    <w:rsid w:val="00CF00D2"/>
    <w:rsid w:val="00CF0340"/>
    <w:rsid w:val="00CF0405"/>
    <w:rsid w:val="00CF056A"/>
    <w:rsid w:val="00CF05B1"/>
    <w:rsid w:val="00CF0608"/>
    <w:rsid w:val="00CF0647"/>
    <w:rsid w:val="00CF0A77"/>
    <w:rsid w:val="00CF1635"/>
    <w:rsid w:val="00CF1C2C"/>
    <w:rsid w:val="00CF1D79"/>
    <w:rsid w:val="00CF2145"/>
    <w:rsid w:val="00CF2D1D"/>
    <w:rsid w:val="00CF2DDA"/>
    <w:rsid w:val="00CF3070"/>
    <w:rsid w:val="00CF382E"/>
    <w:rsid w:val="00CF390B"/>
    <w:rsid w:val="00CF3971"/>
    <w:rsid w:val="00CF3F4C"/>
    <w:rsid w:val="00CF432B"/>
    <w:rsid w:val="00CF4484"/>
    <w:rsid w:val="00CF4745"/>
    <w:rsid w:val="00CF47A5"/>
    <w:rsid w:val="00CF4EE1"/>
    <w:rsid w:val="00CF5177"/>
    <w:rsid w:val="00CF517D"/>
    <w:rsid w:val="00CF523B"/>
    <w:rsid w:val="00CF53A3"/>
    <w:rsid w:val="00CF54AF"/>
    <w:rsid w:val="00CF5CC2"/>
    <w:rsid w:val="00CF5CD0"/>
    <w:rsid w:val="00CF5CDE"/>
    <w:rsid w:val="00CF600A"/>
    <w:rsid w:val="00CF6800"/>
    <w:rsid w:val="00CF6F26"/>
    <w:rsid w:val="00CF71B7"/>
    <w:rsid w:val="00CF75CA"/>
    <w:rsid w:val="00CF7753"/>
    <w:rsid w:val="00CF781B"/>
    <w:rsid w:val="00CF7843"/>
    <w:rsid w:val="00CF7EA1"/>
    <w:rsid w:val="00D00020"/>
    <w:rsid w:val="00D00118"/>
    <w:rsid w:val="00D00364"/>
    <w:rsid w:val="00D00F77"/>
    <w:rsid w:val="00D012B5"/>
    <w:rsid w:val="00D01391"/>
    <w:rsid w:val="00D018E8"/>
    <w:rsid w:val="00D01B87"/>
    <w:rsid w:val="00D01D18"/>
    <w:rsid w:val="00D01F26"/>
    <w:rsid w:val="00D01F54"/>
    <w:rsid w:val="00D0209E"/>
    <w:rsid w:val="00D020DF"/>
    <w:rsid w:val="00D02664"/>
    <w:rsid w:val="00D02700"/>
    <w:rsid w:val="00D028C5"/>
    <w:rsid w:val="00D03278"/>
    <w:rsid w:val="00D034E3"/>
    <w:rsid w:val="00D038E8"/>
    <w:rsid w:val="00D03AED"/>
    <w:rsid w:val="00D03D05"/>
    <w:rsid w:val="00D03E1E"/>
    <w:rsid w:val="00D03E98"/>
    <w:rsid w:val="00D03FEA"/>
    <w:rsid w:val="00D040D9"/>
    <w:rsid w:val="00D042CB"/>
    <w:rsid w:val="00D04356"/>
    <w:rsid w:val="00D0465B"/>
    <w:rsid w:val="00D04B8F"/>
    <w:rsid w:val="00D04C28"/>
    <w:rsid w:val="00D04D54"/>
    <w:rsid w:val="00D0556B"/>
    <w:rsid w:val="00D056A8"/>
    <w:rsid w:val="00D061D6"/>
    <w:rsid w:val="00D06483"/>
    <w:rsid w:val="00D06A8C"/>
    <w:rsid w:val="00D075E9"/>
    <w:rsid w:val="00D078B3"/>
    <w:rsid w:val="00D07A1A"/>
    <w:rsid w:val="00D07E0E"/>
    <w:rsid w:val="00D07E14"/>
    <w:rsid w:val="00D07E37"/>
    <w:rsid w:val="00D07E65"/>
    <w:rsid w:val="00D10526"/>
    <w:rsid w:val="00D1089B"/>
    <w:rsid w:val="00D10BD1"/>
    <w:rsid w:val="00D10C45"/>
    <w:rsid w:val="00D10EAB"/>
    <w:rsid w:val="00D11059"/>
    <w:rsid w:val="00D110B8"/>
    <w:rsid w:val="00D112C7"/>
    <w:rsid w:val="00D1177C"/>
    <w:rsid w:val="00D1178A"/>
    <w:rsid w:val="00D117DF"/>
    <w:rsid w:val="00D11982"/>
    <w:rsid w:val="00D12021"/>
    <w:rsid w:val="00D128F2"/>
    <w:rsid w:val="00D12A89"/>
    <w:rsid w:val="00D12D2B"/>
    <w:rsid w:val="00D12E3D"/>
    <w:rsid w:val="00D13163"/>
    <w:rsid w:val="00D1348A"/>
    <w:rsid w:val="00D134C5"/>
    <w:rsid w:val="00D13717"/>
    <w:rsid w:val="00D13B70"/>
    <w:rsid w:val="00D13EEE"/>
    <w:rsid w:val="00D1412C"/>
    <w:rsid w:val="00D14636"/>
    <w:rsid w:val="00D1482F"/>
    <w:rsid w:val="00D14A29"/>
    <w:rsid w:val="00D14BFC"/>
    <w:rsid w:val="00D15733"/>
    <w:rsid w:val="00D15BCC"/>
    <w:rsid w:val="00D15C71"/>
    <w:rsid w:val="00D15ED3"/>
    <w:rsid w:val="00D1627A"/>
    <w:rsid w:val="00D165B2"/>
    <w:rsid w:val="00D165BB"/>
    <w:rsid w:val="00D165BC"/>
    <w:rsid w:val="00D1684D"/>
    <w:rsid w:val="00D16A9E"/>
    <w:rsid w:val="00D172B7"/>
    <w:rsid w:val="00D174ED"/>
    <w:rsid w:val="00D175A6"/>
    <w:rsid w:val="00D176A1"/>
    <w:rsid w:val="00D177C8"/>
    <w:rsid w:val="00D17807"/>
    <w:rsid w:val="00D17D67"/>
    <w:rsid w:val="00D17D76"/>
    <w:rsid w:val="00D20885"/>
    <w:rsid w:val="00D20B3C"/>
    <w:rsid w:val="00D20C5B"/>
    <w:rsid w:val="00D21035"/>
    <w:rsid w:val="00D211F4"/>
    <w:rsid w:val="00D21571"/>
    <w:rsid w:val="00D218B6"/>
    <w:rsid w:val="00D218C2"/>
    <w:rsid w:val="00D21CF9"/>
    <w:rsid w:val="00D220E0"/>
    <w:rsid w:val="00D22279"/>
    <w:rsid w:val="00D22339"/>
    <w:rsid w:val="00D22B2F"/>
    <w:rsid w:val="00D22BEF"/>
    <w:rsid w:val="00D22C02"/>
    <w:rsid w:val="00D23047"/>
    <w:rsid w:val="00D23E9D"/>
    <w:rsid w:val="00D24266"/>
    <w:rsid w:val="00D2430B"/>
    <w:rsid w:val="00D246B7"/>
    <w:rsid w:val="00D2475F"/>
    <w:rsid w:val="00D24A0B"/>
    <w:rsid w:val="00D24FC4"/>
    <w:rsid w:val="00D24FC9"/>
    <w:rsid w:val="00D25FB4"/>
    <w:rsid w:val="00D263CF"/>
    <w:rsid w:val="00D26A12"/>
    <w:rsid w:val="00D26BAA"/>
    <w:rsid w:val="00D27173"/>
    <w:rsid w:val="00D2760E"/>
    <w:rsid w:val="00D27BB1"/>
    <w:rsid w:val="00D301D4"/>
    <w:rsid w:val="00D30225"/>
    <w:rsid w:val="00D30875"/>
    <w:rsid w:val="00D3096E"/>
    <w:rsid w:val="00D30DAB"/>
    <w:rsid w:val="00D3154A"/>
    <w:rsid w:val="00D31877"/>
    <w:rsid w:val="00D31ACB"/>
    <w:rsid w:val="00D31F57"/>
    <w:rsid w:val="00D31F80"/>
    <w:rsid w:val="00D32109"/>
    <w:rsid w:val="00D326C5"/>
    <w:rsid w:val="00D32890"/>
    <w:rsid w:val="00D32CE9"/>
    <w:rsid w:val="00D32F49"/>
    <w:rsid w:val="00D3306D"/>
    <w:rsid w:val="00D33207"/>
    <w:rsid w:val="00D338DA"/>
    <w:rsid w:val="00D33BBE"/>
    <w:rsid w:val="00D3435B"/>
    <w:rsid w:val="00D343D1"/>
    <w:rsid w:val="00D3455A"/>
    <w:rsid w:val="00D34580"/>
    <w:rsid w:val="00D34620"/>
    <w:rsid w:val="00D34CB0"/>
    <w:rsid w:val="00D34CC4"/>
    <w:rsid w:val="00D35179"/>
    <w:rsid w:val="00D3563C"/>
    <w:rsid w:val="00D357D8"/>
    <w:rsid w:val="00D35A1B"/>
    <w:rsid w:val="00D35E5E"/>
    <w:rsid w:val="00D36B9B"/>
    <w:rsid w:val="00D36BEE"/>
    <w:rsid w:val="00D36C2A"/>
    <w:rsid w:val="00D36E56"/>
    <w:rsid w:val="00D3763F"/>
    <w:rsid w:val="00D37885"/>
    <w:rsid w:val="00D37B4A"/>
    <w:rsid w:val="00D37C56"/>
    <w:rsid w:val="00D405F8"/>
    <w:rsid w:val="00D4082D"/>
    <w:rsid w:val="00D40992"/>
    <w:rsid w:val="00D40EA8"/>
    <w:rsid w:val="00D40FDD"/>
    <w:rsid w:val="00D413B3"/>
    <w:rsid w:val="00D41554"/>
    <w:rsid w:val="00D4169C"/>
    <w:rsid w:val="00D41AAE"/>
    <w:rsid w:val="00D42044"/>
    <w:rsid w:val="00D4222A"/>
    <w:rsid w:val="00D4296E"/>
    <w:rsid w:val="00D42C07"/>
    <w:rsid w:val="00D43235"/>
    <w:rsid w:val="00D4329B"/>
    <w:rsid w:val="00D43309"/>
    <w:rsid w:val="00D438C8"/>
    <w:rsid w:val="00D45230"/>
    <w:rsid w:val="00D4588D"/>
    <w:rsid w:val="00D45C8B"/>
    <w:rsid w:val="00D45CC0"/>
    <w:rsid w:val="00D45D22"/>
    <w:rsid w:val="00D45F0A"/>
    <w:rsid w:val="00D46228"/>
    <w:rsid w:val="00D466F3"/>
    <w:rsid w:val="00D467B7"/>
    <w:rsid w:val="00D467CC"/>
    <w:rsid w:val="00D46DB8"/>
    <w:rsid w:val="00D46FE2"/>
    <w:rsid w:val="00D47084"/>
    <w:rsid w:val="00D471B8"/>
    <w:rsid w:val="00D471DA"/>
    <w:rsid w:val="00D4732D"/>
    <w:rsid w:val="00D475CF"/>
    <w:rsid w:val="00D47B40"/>
    <w:rsid w:val="00D47C0D"/>
    <w:rsid w:val="00D47CAE"/>
    <w:rsid w:val="00D47ED0"/>
    <w:rsid w:val="00D50007"/>
    <w:rsid w:val="00D5008C"/>
    <w:rsid w:val="00D503E6"/>
    <w:rsid w:val="00D50434"/>
    <w:rsid w:val="00D50906"/>
    <w:rsid w:val="00D50ECE"/>
    <w:rsid w:val="00D50F2B"/>
    <w:rsid w:val="00D50F8A"/>
    <w:rsid w:val="00D50FE9"/>
    <w:rsid w:val="00D51365"/>
    <w:rsid w:val="00D51CBD"/>
    <w:rsid w:val="00D523AA"/>
    <w:rsid w:val="00D5242B"/>
    <w:rsid w:val="00D527F7"/>
    <w:rsid w:val="00D52AE5"/>
    <w:rsid w:val="00D52F44"/>
    <w:rsid w:val="00D53358"/>
    <w:rsid w:val="00D533E2"/>
    <w:rsid w:val="00D53439"/>
    <w:rsid w:val="00D5353A"/>
    <w:rsid w:val="00D53764"/>
    <w:rsid w:val="00D538F8"/>
    <w:rsid w:val="00D53E43"/>
    <w:rsid w:val="00D53F24"/>
    <w:rsid w:val="00D541F6"/>
    <w:rsid w:val="00D54284"/>
    <w:rsid w:val="00D5478D"/>
    <w:rsid w:val="00D54CC1"/>
    <w:rsid w:val="00D54F6A"/>
    <w:rsid w:val="00D54FF4"/>
    <w:rsid w:val="00D550FF"/>
    <w:rsid w:val="00D55451"/>
    <w:rsid w:val="00D555AA"/>
    <w:rsid w:val="00D5575D"/>
    <w:rsid w:val="00D55913"/>
    <w:rsid w:val="00D55938"/>
    <w:rsid w:val="00D559C8"/>
    <w:rsid w:val="00D55AAA"/>
    <w:rsid w:val="00D55DDD"/>
    <w:rsid w:val="00D56104"/>
    <w:rsid w:val="00D56127"/>
    <w:rsid w:val="00D567C6"/>
    <w:rsid w:val="00D56FE8"/>
    <w:rsid w:val="00D5700C"/>
    <w:rsid w:val="00D57089"/>
    <w:rsid w:val="00D579C4"/>
    <w:rsid w:val="00D57C5E"/>
    <w:rsid w:val="00D57DE8"/>
    <w:rsid w:val="00D609DB"/>
    <w:rsid w:val="00D60DA8"/>
    <w:rsid w:val="00D60F02"/>
    <w:rsid w:val="00D60FA2"/>
    <w:rsid w:val="00D61815"/>
    <w:rsid w:val="00D61AEA"/>
    <w:rsid w:val="00D61EF7"/>
    <w:rsid w:val="00D61EFA"/>
    <w:rsid w:val="00D62ADB"/>
    <w:rsid w:val="00D62BF2"/>
    <w:rsid w:val="00D62FCD"/>
    <w:rsid w:val="00D630DA"/>
    <w:rsid w:val="00D633D4"/>
    <w:rsid w:val="00D63880"/>
    <w:rsid w:val="00D63966"/>
    <w:rsid w:val="00D640FC"/>
    <w:rsid w:val="00D647AC"/>
    <w:rsid w:val="00D64825"/>
    <w:rsid w:val="00D64EBD"/>
    <w:rsid w:val="00D659D5"/>
    <w:rsid w:val="00D65A4E"/>
    <w:rsid w:val="00D65FF1"/>
    <w:rsid w:val="00D660D3"/>
    <w:rsid w:val="00D66D4D"/>
    <w:rsid w:val="00D670F7"/>
    <w:rsid w:val="00D6766B"/>
    <w:rsid w:val="00D7001F"/>
    <w:rsid w:val="00D700F6"/>
    <w:rsid w:val="00D709F4"/>
    <w:rsid w:val="00D70DB3"/>
    <w:rsid w:val="00D71681"/>
    <w:rsid w:val="00D71EDE"/>
    <w:rsid w:val="00D725D9"/>
    <w:rsid w:val="00D72653"/>
    <w:rsid w:val="00D72656"/>
    <w:rsid w:val="00D72AC5"/>
    <w:rsid w:val="00D72FC5"/>
    <w:rsid w:val="00D73027"/>
    <w:rsid w:val="00D735F1"/>
    <w:rsid w:val="00D7361C"/>
    <w:rsid w:val="00D737D9"/>
    <w:rsid w:val="00D739E8"/>
    <w:rsid w:val="00D73DA7"/>
    <w:rsid w:val="00D73F98"/>
    <w:rsid w:val="00D74097"/>
    <w:rsid w:val="00D74210"/>
    <w:rsid w:val="00D74DB7"/>
    <w:rsid w:val="00D74FD8"/>
    <w:rsid w:val="00D751FE"/>
    <w:rsid w:val="00D75E47"/>
    <w:rsid w:val="00D75F4B"/>
    <w:rsid w:val="00D764DF"/>
    <w:rsid w:val="00D76ABB"/>
    <w:rsid w:val="00D76AC2"/>
    <w:rsid w:val="00D76D24"/>
    <w:rsid w:val="00D77099"/>
    <w:rsid w:val="00D772BA"/>
    <w:rsid w:val="00D77F96"/>
    <w:rsid w:val="00D808FE"/>
    <w:rsid w:val="00D80957"/>
    <w:rsid w:val="00D80D08"/>
    <w:rsid w:val="00D8172C"/>
    <w:rsid w:val="00D81AD6"/>
    <w:rsid w:val="00D81B3F"/>
    <w:rsid w:val="00D81B67"/>
    <w:rsid w:val="00D81E2F"/>
    <w:rsid w:val="00D82014"/>
    <w:rsid w:val="00D82178"/>
    <w:rsid w:val="00D822AE"/>
    <w:rsid w:val="00D82357"/>
    <w:rsid w:val="00D823C2"/>
    <w:rsid w:val="00D82A51"/>
    <w:rsid w:val="00D82A94"/>
    <w:rsid w:val="00D82B5B"/>
    <w:rsid w:val="00D82D0B"/>
    <w:rsid w:val="00D83247"/>
    <w:rsid w:val="00D8335E"/>
    <w:rsid w:val="00D833C2"/>
    <w:rsid w:val="00D8341A"/>
    <w:rsid w:val="00D835D2"/>
    <w:rsid w:val="00D84038"/>
    <w:rsid w:val="00D84471"/>
    <w:rsid w:val="00D84826"/>
    <w:rsid w:val="00D84940"/>
    <w:rsid w:val="00D84942"/>
    <w:rsid w:val="00D84B08"/>
    <w:rsid w:val="00D84CF4"/>
    <w:rsid w:val="00D8505B"/>
    <w:rsid w:val="00D85307"/>
    <w:rsid w:val="00D85362"/>
    <w:rsid w:val="00D855E3"/>
    <w:rsid w:val="00D85862"/>
    <w:rsid w:val="00D85DD8"/>
    <w:rsid w:val="00D86082"/>
    <w:rsid w:val="00D8628E"/>
    <w:rsid w:val="00D86299"/>
    <w:rsid w:val="00D865D0"/>
    <w:rsid w:val="00D86657"/>
    <w:rsid w:val="00D86684"/>
    <w:rsid w:val="00D86687"/>
    <w:rsid w:val="00D86849"/>
    <w:rsid w:val="00D868D9"/>
    <w:rsid w:val="00D869AE"/>
    <w:rsid w:val="00D87377"/>
    <w:rsid w:val="00D87445"/>
    <w:rsid w:val="00D876D6"/>
    <w:rsid w:val="00D87D01"/>
    <w:rsid w:val="00D90160"/>
    <w:rsid w:val="00D908D0"/>
    <w:rsid w:val="00D90A60"/>
    <w:rsid w:val="00D90DC2"/>
    <w:rsid w:val="00D9115F"/>
    <w:rsid w:val="00D91BB7"/>
    <w:rsid w:val="00D91CC5"/>
    <w:rsid w:val="00D91CC9"/>
    <w:rsid w:val="00D91CF8"/>
    <w:rsid w:val="00D91DB1"/>
    <w:rsid w:val="00D91FF2"/>
    <w:rsid w:val="00D921B4"/>
    <w:rsid w:val="00D92258"/>
    <w:rsid w:val="00D92416"/>
    <w:rsid w:val="00D924E8"/>
    <w:rsid w:val="00D92ACA"/>
    <w:rsid w:val="00D93047"/>
    <w:rsid w:val="00D93439"/>
    <w:rsid w:val="00D9375E"/>
    <w:rsid w:val="00D93916"/>
    <w:rsid w:val="00D93923"/>
    <w:rsid w:val="00D939F4"/>
    <w:rsid w:val="00D93B71"/>
    <w:rsid w:val="00D93EFD"/>
    <w:rsid w:val="00D94147"/>
    <w:rsid w:val="00D9417C"/>
    <w:rsid w:val="00D946A6"/>
    <w:rsid w:val="00D94A56"/>
    <w:rsid w:val="00D94B35"/>
    <w:rsid w:val="00D94C4A"/>
    <w:rsid w:val="00D94F21"/>
    <w:rsid w:val="00D960F3"/>
    <w:rsid w:val="00D963BB"/>
    <w:rsid w:val="00D966A1"/>
    <w:rsid w:val="00D96AD8"/>
    <w:rsid w:val="00D96D95"/>
    <w:rsid w:val="00D96E36"/>
    <w:rsid w:val="00D97646"/>
    <w:rsid w:val="00D97A49"/>
    <w:rsid w:val="00D97C80"/>
    <w:rsid w:val="00DA012A"/>
    <w:rsid w:val="00DA0203"/>
    <w:rsid w:val="00DA07A8"/>
    <w:rsid w:val="00DA0D2C"/>
    <w:rsid w:val="00DA154B"/>
    <w:rsid w:val="00DA1739"/>
    <w:rsid w:val="00DA1A97"/>
    <w:rsid w:val="00DA1BFA"/>
    <w:rsid w:val="00DA1D22"/>
    <w:rsid w:val="00DA20E4"/>
    <w:rsid w:val="00DA219F"/>
    <w:rsid w:val="00DA21BA"/>
    <w:rsid w:val="00DA23F7"/>
    <w:rsid w:val="00DA27B3"/>
    <w:rsid w:val="00DA27BD"/>
    <w:rsid w:val="00DA2977"/>
    <w:rsid w:val="00DA2B57"/>
    <w:rsid w:val="00DA2CDC"/>
    <w:rsid w:val="00DA2DAF"/>
    <w:rsid w:val="00DA3154"/>
    <w:rsid w:val="00DA3159"/>
    <w:rsid w:val="00DA315F"/>
    <w:rsid w:val="00DA366F"/>
    <w:rsid w:val="00DA37CB"/>
    <w:rsid w:val="00DA38F9"/>
    <w:rsid w:val="00DA39CD"/>
    <w:rsid w:val="00DA3A1A"/>
    <w:rsid w:val="00DA3A41"/>
    <w:rsid w:val="00DA3B8F"/>
    <w:rsid w:val="00DA3E78"/>
    <w:rsid w:val="00DA4507"/>
    <w:rsid w:val="00DA46C1"/>
    <w:rsid w:val="00DA5205"/>
    <w:rsid w:val="00DA5A04"/>
    <w:rsid w:val="00DA5E3B"/>
    <w:rsid w:val="00DA5E80"/>
    <w:rsid w:val="00DA64B7"/>
    <w:rsid w:val="00DA6518"/>
    <w:rsid w:val="00DA6632"/>
    <w:rsid w:val="00DA7226"/>
    <w:rsid w:val="00DA7654"/>
    <w:rsid w:val="00DA79C2"/>
    <w:rsid w:val="00DB04EB"/>
    <w:rsid w:val="00DB069D"/>
    <w:rsid w:val="00DB075B"/>
    <w:rsid w:val="00DB0B6B"/>
    <w:rsid w:val="00DB0CFE"/>
    <w:rsid w:val="00DB1398"/>
    <w:rsid w:val="00DB1944"/>
    <w:rsid w:val="00DB1DF9"/>
    <w:rsid w:val="00DB23EE"/>
    <w:rsid w:val="00DB2648"/>
    <w:rsid w:val="00DB2953"/>
    <w:rsid w:val="00DB2B6F"/>
    <w:rsid w:val="00DB2C7C"/>
    <w:rsid w:val="00DB2E84"/>
    <w:rsid w:val="00DB3422"/>
    <w:rsid w:val="00DB359C"/>
    <w:rsid w:val="00DB36CB"/>
    <w:rsid w:val="00DB3CE9"/>
    <w:rsid w:val="00DB3F21"/>
    <w:rsid w:val="00DB4117"/>
    <w:rsid w:val="00DB4524"/>
    <w:rsid w:val="00DB4689"/>
    <w:rsid w:val="00DB475B"/>
    <w:rsid w:val="00DB49D4"/>
    <w:rsid w:val="00DB4B5F"/>
    <w:rsid w:val="00DB4D84"/>
    <w:rsid w:val="00DB4E47"/>
    <w:rsid w:val="00DB50F7"/>
    <w:rsid w:val="00DB5926"/>
    <w:rsid w:val="00DB5A00"/>
    <w:rsid w:val="00DB5D61"/>
    <w:rsid w:val="00DB61D2"/>
    <w:rsid w:val="00DB61F8"/>
    <w:rsid w:val="00DB6226"/>
    <w:rsid w:val="00DB644D"/>
    <w:rsid w:val="00DB6477"/>
    <w:rsid w:val="00DB6D29"/>
    <w:rsid w:val="00DB7033"/>
    <w:rsid w:val="00DB7A4E"/>
    <w:rsid w:val="00DB7C29"/>
    <w:rsid w:val="00DB7DFB"/>
    <w:rsid w:val="00DB7EF9"/>
    <w:rsid w:val="00DC0107"/>
    <w:rsid w:val="00DC0AE6"/>
    <w:rsid w:val="00DC12D7"/>
    <w:rsid w:val="00DC134C"/>
    <w:rsid w:val="00DC146E"/>
    <w:rsid w:val="00DC1653"/>
    <w:rsid w:val="00DC1B08"/>
    <w:rsid w:val="00DC1B0D"/>
    <w:rsid w:val="00DC1D2C"/>
    <w:rsid w:val="00DC1EA4"/>
    <w:rsid w:val="00DC2022"/>
    <w:rsid w:val="00DC22C5"/>
    <w:rsid w:val="00DC24A9"/>
    <w:rsid w:val="00DC2630"/>
    <w:rsid w:val="00DC28BC"/>
    <w:rsid w:val="00DC2A5C"/>
    <w:rsid w:val="00DC2E5C"/>
    <w:rsid w:val="00DC3010"/>
    <w:rsid w:val="00DC3880"/>
    <w:rsid w:val="00DC38DE"/>
    <w:rsid w:val="00DC3905"/>
    <w:rsid w:val="00DC3BB7"/>
    <w:rsid w:val="00DC3F7B"/>
    <w:rsid w:val="00DC4373"/>
    <w:rsid w:val="00DC46B8"/>
    <w:rsid w:val="00DC4896"/>
    <w:rsid w:val="00DC4D88"/>
    <w:rsid w:val="00DC4EC9"/>
    <w:rsid w:val="00DC4FA4"/>
    <w:rsid w:val="00DC517A"/>
    <w:rsid w:val="00DC5397"/>
    <w:rsid w:val="00DC5448"/>
    <w:rsid w:val="00DC5B15"/>
    <w:rsid w:val="00DC634A"/>
    <w:rsid w:val="00DC6507"/>
    <w:rsid w:val="00DC6516"/>
    <w:rsid w:val="00DC6614"/>
    <w:rsid w:val="00DC6A77"/>
    <w:rsid w:val="00DC6B2F"/>
    <w:rsid w:val="00DC719F"/>
    <w:rsid w:val="00DC7231"/>
    <w:rsid w:val="00DC74F9"/>
    <w:rsid w:val="00DC7916"/>
    <w:rsid w:val="00DC7A1A"/>
    <w:rsid w:val="00DC7F69"/>
    <w:rsid w:val="00DD01F4"/>
    <w:rsid w:val="00DD021B"/>
    <w:rsid w:val="00DD0469"/>
    <w:rsid w:val="00DD0680"/>
    <w:rsid w:val="00DD0CDA"/>
    <w:rsid w:val="00DD0D60"/>
    <w:rsid w:val="00DD0E91"/>
    <w:rsid w:val="00DD117E"/>
    <w:rsid w:val="00DD13B7"/>
    <w:rsid w:val="00DD1B7D"/>
    <w:rsid w:val="00DD1E13"/>
    <w:rsid w:val="00DD25DF"/>
    <w:rsid w:val="00DD2BB6"/>
    <w:rsid w:val="00DD2BDF"/>
    <w:rsid w:val="00DD31B8"/>
    <w:rsid w:val="00DD34D4"/>
    <w:rsid w:val="00DD35F4"/>
    <w:rsid w:val="00DD38DA"/>
    <w:rsid w:val="00DD3993"/>
    <w:rsid w:val="00DD510E"/>
    <w:rsid w:val="00DD5145"/>
    <w:rsid w:val="00DD52EE"/>
    <w:rsid w:val="00DD5414"/>
    <w:rsid w:val="00DD5519"/>
    <w:rsid w:val="00DD586D"/>
    <w:rsid w:val="00DD58FB"/>
    <w:rsid w:val="00DD6B2F"/>
    <w:rsid w:val="00DD7639"/>
    <w:rsid w:val="00DD79B6"/>
    <w:rsid w:val="00DD7B8D"/>
    <w:rsid w:val="00DE028C"/>
    <w:rsid w:val="00DE02B7"/>
    <w:rsid w:val="00DE082F"/>
    <w:rsid w:val="00DE0B28"/>
    <w:rsid w:val="00DE0CD3"/>
    <w:rsid w:val="00DE0D2C"/>
    <w:rsid w:val="00DE0F62"/>
    <w:rsid w:val="00DE13E3"/>
    <w:rsid w:val="00DE174D"/>
    <w:rsid w:val="00DE26E3"/>
    <w:rsid w:val="00DE3D78"/>
    <w:rsid w:val="00DE3F30"/>
    <w:rsid w:val="00DE4686"/>
    <w:rsid w:val="00DE48AB"/>
    <w:rsid w:val="00DE5396"/>
    <w:rsid w:val="00DE57C7"/>
    <w:rsid w:val="00DE5F89"/>
    <w:rsid w:val="00DE6554"/>
    <w:rsid w:val="00DE717B"/>
    <w:rsid w:val="00DE775C"/>
    <w:rsid w:val="00DE7872"/>
    <w:rsid w:val="00DE7998"/>
    <w:rsid w:val="00DE7EBE"/>
    <w:rsid w:val="00DE7F53"/>
    <w:rsid w:val="00DF050D"/>
    <w:rsid w:val="00DF0839"/>
    <w:rsid w:val="00DF0B32"/>
    <w:rsid w:val="00DF0D22"/>
    <w:rsid w:val="00DF0E2E"/>
    <w:rsid w:val="00DF0EA9"/>
    <w:rsid w:val="00DF1190"/>
    <w:rsid w:val="00DF1259"/>
    <w:rsid w:val="00DF13BD"/>
    <w:rsid w:val="00DF14D3"/>
    <w:rsid w:val="00DF153E"/>
    <w:rsid w:val="00DF153F"/>
    <w:rsid w:val="00DF1A57"/>
    <w:rsid w:val="00DF1CA7"/>
    <w:rsid w:val="00DF1D29"/>
    <w:rsid w:val="00DF2149"/>
    <w:rsid w:val="00DF2739"/>
    <w:rsid w:val="00DF2762"/>
    <w:rsid w:val="00DF27C2"/>
    <w:rsid w:val="00DF2932"/>
    <w:rsid w:val="00DF2B01"/>
    <w:rsid w:val="00DF2EF2"/>
    <w:rsid w:val="00DF3268"/>
    <w:rsid w:val="00DF3351"/>
    <w:rsid w:val="00DF34F0"/>
    <w:rsid w:val="00DF36C2"/>
    <w:rsid w:val="00DF36F9"/>
    <w:rsid w:val="00DF37E0"/>
    <w:rsid w:val="00DF3831"/>
    <w:rsid w:val="00DF39F1"/>
    <w:rsid w:val="00DF3A2E"/>
    <w:rsid w:val="00DF3B99"/>
    <w:rsid w:val="00DF3E60"/>
    <w:rsid w:val="00DF439E"/>
    <w:rsid w:val="00DF5001"/>
    <w:rsid w:val="00DF5BCE"/>
    <w:rsid w:val="00DF6074"/>
    <w:rsid w:val="00DF608B"/>
    <w:rsid w:val="00DF6248"/>
    <w:rsid w:val="00DF63A0"/>
    <w:rsid w:val="00DF71D7"/>
    <w:rsid w:val="00DF74F6"/>
    <w:rsid w:val="00DF7526"/>
    <w:rsid w:val="00DF77D1"/>
    <w:rsid w:val="00DF7A00"/>
    <w:rsid w:val="00DF7AF7"/>
    <w:rsid w:val="00DF7CD8"/>
    <w:rsid w:val="00DF7D1C"/>
    <w:rsid w:val="00E0001D"/>
    <w:rsid w:val="00E00278"/>
    <w:rsid w:val="00E00473"/>
    <w:rsid w:val="00E0051A"/>
    <w:rsid w:val="00E007C9"/>
    <w:rsid w:val="00E00AB6"/>
    <w:rsid w:val="00E00D82"/>
    <w:rsid w:val="00E00EDF"/>
    <w:rsid w:val="00E00FF1"/>
    <w:rsid w:val="00E0127D"/>
    <w:rsid w:val="00E0144F"/>
    <w:rsid w:val="00E01543"/>
    <w:rsid w:val="00E0201B"/>
    <w:rsid w:val="00E0201D"/>
    <w:rsid w:val="00E025CE"/>
    <w:rsid w:val="00E027FD"/>
    <w:rsid w:val="00E02896"/>
    <w:rsid w:val="00E02BC5"/>
    <w:rsid w:val="00E032B4"/>
    <w:rsid w:val="00E034C7"/>
    <w:rsid w:val="00E034CF"/>
    <w:rsid w:val="00E0355D"/>
    <w:rsid w:val="00E03972"/>
    <w:rsid w:val="00E03D13"/>
    <w:rsid w:val="00E03FBB"/>
    <w:rsid w:val="00E0456C"/>
    <w:rsid w:val="00E046C6"/>
    <w:rsid w:val="00E04766"/>
    <w:rsid w:val="00E049D8"/>
    <w:rsid w:val="00E04CA9"/>
    <w:rsid w:val="00E05091"/>
    <w:rsid w:val="00E05316"/>
    <w:rsid w:val="00E0583C"/>
    <w:rsid w:val="00E06696"/>
    <w:rsid w:val="00E066F2"/>
    <w:rsid w:val="00E06A03"/>
    <w:rsid w:val="00E06A2A"/>
    <w:rsid w:val="00E06EC6"/>
    <w:rsid w:val="00E0736B"/>
    <w:rsid w:val="00E07550"/>
    <w:rsid w:val="00E0779A"/>
    <w:rsid w:val="00E0799C"/>
    <w:rsid w:val="00E07A0A"/>
    <w:rsid w:val="00E07D5C"/>
    <w:rsid w:val="00E10005"/>
    <w:rsid w:val="00E101ED"/>
    <w:rsid w:val="00E1028B"/>
    <w:rsid w:val="00E105EA"/>
    <w:rsid w:val="00E10FDB"/>
    <w:rsid w:val="00E110D1"/>
    <w:rsid w:val="00E11CE1"/>
    <w:rsid w:val="00E121C2"/>
    <w:rsid w:val="00E12333"/>
    <w:rsid w:val="00E12A66"/>
    <w:rsid w:val="00E12C1A"/>
    <w:rsid w:val="00E12C9C"/>
    <w:rsid w:val="00E12ED6"/>
    <w:rsid w:val="00E1313A"/>
    <w:rsid w:val="00E135C7"/>
    <w:rsid w:val="00E13D9A"/>
    <w:rsid w:val="00E13ED6"/>
    <w:rsid w:val="00E149C6"/>
    <w:rsid w:val="00E14E21"/>
    <w:rsid w:val="00E14E6F"/>
    <w:rsid w:val="00E1525A"/>
    <w:rsid w:val="00E158FF"/>
    <w:rsid w:val="00E1614A"/>
    <w:rsid w:val="00E162D3"/>
    <w:rsid w:val="00E1668C"/>
    <w:rsid w:val="00E16928"/>
    <w:rsid w:val="00E16CAE"/>
    <w:rsid w:val="00E16FBE"/>
    <w:rsid w:val="00E17185"/>
    <w:rsid w:val="00E173A9"/>
    <w:rsid w:val="00E173EA"/>
    <w:rsid w:val="00E17693"/>
    <w:rsid w:val="00E17890"/>
    <w:rsid w:val="00E17CDA"/>
    <w:rsid w:val="00E2009E"/>
    <w:rsid w:val="00E20107"/>
    <w:rsid w:val="00E202ED"/>
    <w:rsid w:val="00E2042B"/>
    <w:rsid w:val="00E20C69"/>
    <w:rsid w:val="00E20F5C"/>
    <w:rsid w:val="00E211D7"/>
    <w:rsid w:val="00E21763"/>
    <w:rsid w:val="00E21C87"/>
    <w:rsid w:val="00E221A4"/>
    <w:rsid w:val="00E23072"/>
    <w:rsid w:val="00E23094"/>
    <w:rsid w:val="00E23247"/>
    <w:rsid w:val="00E2476A"/>
    <w:rsid w:val="00E249EC"/>
    <w:rsid w:val="00E24CCA"/>
    <w:rsid w:val="00E24F12"/>
    <w:rsid w:val="00E25371"/>
    <w:rsid w:val="00E25427"/>
    <w:rsid w:val="00E26487"/>
    <w:rsid w:val="00E26662"/>
    <w:rsid w:val="00E266C1"/>
    <w:rsid w:val="00E2691D"/>
    <w:rsid w:val="00E26976"/>
    <w:rsid w:val="00E26AD9"/>
    <w:rsid w:val="00E26B0F"/>
    <w:rsid w:val="00E271B4"/>
    <w:rsid w:val="00E27547"/>
    <w:rsid w:val="00E27D7F"/>
    <w:rsid w:val="00E3007B"/>
    <w:rsid w:val="00E30118"/>
    <w:rsid w:val="00E3144B"/>
    <w:rsid w:val="00E315CF"/>
    <w:rsid w:val="00E3162A"/>
    <w:rsid w:val="00E316DD"/>
    <w:rsid w:val="00E31B93"/>
    <w:rsid w:val="00E31BE5"/>
    <w:rsid w:val="00E31D51"/>
    <w:rsid w:val="00E31ED3"/>
    <w:rsid w:val="00E324A1"/>
    <w:rsid w:val="00E32A09"/>
    <w:rsid w:val="00E32BC9"/>
    <w:rsid w:val="00E32C43"/>
    <w:rsid w:val="00E32F48"/>
    <w:rsid w:val="00E331E5"/>
    <w:rsid w:val="00E33484"/>
    <w:rsid w:val="00E337FA"/>
    <w:rsid w:val="00E33C5C"/>
    <w:rsid w:val="00E342F6"/>
    <w:rsid w:val="00E34755"/>
    <w:rsid w:val="00E34DAE"/>
    <w:rsid w:val="00E353B8"/>
    <w:rsid w:val="00E353F7"/>
    <w:rsid w:val="00E3551E"/>
    <w:rsid w:val="00E356F0"/>
    <w:rsid w:val="00E3573D"/>
    <w:rsid w:val="00E36996"/>
    <w:rsid w:val="00E36A0B"/>
    <w:rsid w:val="00E36BF1"/>
    <w:rsid w:val="00E36E66"/>
    <w:rsid w:val="00E37150"/>
    <w:rsid w:val="00E37167"/>
    <w:rsid w:val="00E375D6"/>
    <w:rsid w:val="00E37730"/>
    <w:rsid w:val="00E3775F"/>
    <w:rsid w:val="00E37B1A"/>
    <w:rsid w:val="00E37B6F"/>
    <w:rsid w:val="00E37CF0"/>
    <w:rsid w:val="00E37D5F"/>
    <w:rsid w:val="00E37E36"/>
    <w:rsid w:val="00E37F90"/>
    <w:rsid w:val="00E403D9"/>
    <w:rsid w:val="00E406D0"/>
    <w:rsid w:val="00E408B6"/>
    <w:rsid w:val="00E40944"/>
    <w:rsid w:val="00E40DB5"/>
    <w:rsid w:val="00E40DBF"/>
    <w:rsid w:val="00E41062"/>
    <w:rsid w:val="00E415F1"/>
    <w:rsid w:val="00E4164E"/>
    <w:rsid w:val="00E418C5"/>
    <w:rsid w:val="00E41B21"/>
    <w:rsid w:val="00E41BDD"/>
    <w:rsid w:val="00E41CEB"/>
    <w:rsid w:val="00E41FA4"/>
    <w:rsid w:val="00E4211E"/>
    <w:rsid w:val="00E42380"/>
    <w:rsid w:val="00E42BCD"/>
    <w:rsid w:val="00E43244"/>
    <w:rsid w:val="00E43394"/>
    <w:rsid w:val="00E43737"/>
    <w:rsid w:val="00E43A07"/>
    <w:rsid w:val="00E43CD7"/>
    <w:rsid w:val="00E43F9A"/>
    <w:rsid w:val="00E44050"/>
    <w:rsid w:val="00E44DB3"/>
    <w:rsid w:val="00E44E6E"/>
    <w:rsid w:val="00E45401"/>
    <w:rsid w:val="00E458D1"/>
    <w:rsid w:val="00E45B84"/>
    <w:rsid w:val="00E46255"/>
    <w:rsid w:val="00E46AA2"/>
    <w:rsid w:val="00E46B23"/>
    <w:rsid w:val="00E46E10"/>
    <w:rsid w:val="00E46F3D"/>
    <w:rsid w:val="00E4709D"/>
    <w:rsid w:val="00E470ED"/>
    <w:rsid w:val="00E47CB8"/>
    <w:rsid w:val="00E504CE"/>
    <w:rsid w:val="00E50643"/>
    <w:rsid w:val="00E50D4D"/>
    <w:rsid w:val="00E512BA"/>
    <w:rsid w:val="00E512F1"/>
    <w:rsid w:val="00E51BF6"/>
    <w:rsid w:val="00E5260B"/>
    <w:rsid w:val="00E52D59"/>
    <w:rsid w:val="00E52E9D"/>
    <w:rsid w:val="00E530D0"/>
    <w:rsid w:val="00E532F5"/>
    <w:rsid w:val="00E53BF2"/>
    <w:rsid w:val="00E542C2"/>
    <w:rsid w:val="00E545C0"/>
    <w:rsid w:val="00E5492C"/>
    <w:rsid w:val="00E54A88"/>
    <w:rsid w:val="00E54C2B"/>
    <w:rsid w:val="00E550E6"/>
    <w:rsid w:val="00E551AE"/>
    <w:rsid w:val="00E55523"/>
    <w:rsid w:val="00E55B45"/>
    <w:rsid w:val="00E55BE3"/>
    <w:rsid w:val="00E55CA2"/>
    <w:rsid w:val="00E56287"/>
    <w:rsid w:val="00E5636C"/>
    <w:rsid w:val="00E564F5"/>
    <w:rsid w:val="00E568AB"/>
    <w:rsid w:val="00E56B6A"/>
    <w:rsid w:val="00E56FF6"/>
    <w:rsid w:val="00E57067"/>
    <w:rsid w:val="00E574AB"/>
    <w:rsid w:val="00E577D7"/>
    <w:rsid w:val="00E57856"/>
    <w:rsid w:val="00E57A10"/>
    <w:rsid w:val="00E57E57"/>
    <w:rsid w:val="00E602C0"/>
    <w:rsid w:val="00E60AF6"/>
    <w:rsid w:val="00E60DF4"/>
    <w:rsid w:val="00E61161"/>
    <w:rsid w:val="00E613D8"/>
    <w:rsid w:val="00E617B2"/>
    <w:rsid w:val="00E61B07"/>
    <w:rsid w:val="00E6225D"/>
    <w:rsid w:val="00E62584"/>
    <w:rsid w:val="00E62EC2"/>
    <w:rsid w:val="00E6313F"/>
    <w:rsid w:val="00E63767"/>
    <w:rsid w:val="00E638BE"/>
    <w:rsid w:val="00E6397E"/>
    <w:rsid w:val="00E63D1C"/>
    <w:rsid w:val="00E63F81"/>
    <w:rsid w:val="00E64092"/>
    <w:rsid w:val="00E64806"/>
    <w:rsid w:val="00E64A66"/>
    <w:rsid w:val="00E6547E"/>
    <w:rsid w:val="00E657BE"/>
    <w:rsid w:val="00E65B0D"/>
    <w:rsid w:val="00E65CAA"/>
    <w:rsid w:val="00E668BE"/>
    <w:rsid w:val="00E67273"/>
    <w:rsid w:val="00E6749C"/>
    <w:rsid w:val="00E67BD7"/>
    <w:rsid w:val="00E67EE1"/>
    <w:rsid w:val="00E7094E"/>
    <w:rsid w:val="00E70A23"/>
    <w:rsid w:val="00E71702"/>
    <w:rsid w:val="00E71997"/>
    <w:rsid w:val="00E71AA3"/>
    <w:rsid w:val="00E71C97"/>
    <w:rsid w:val="00E71F15"/>
    <w:rsid w:val="00E71FE8"/>
    <w:rsid w:val="00E72221"/>
    <w:rsid w:val="00E72799"/>
    <w:rsid w:val="00E728A2"/>
    <w:rsid w:val="00E72A87"/>
    <w:rsid w:val="00E72D6B"/>
    <w:rsid w:val="00E73143"/>
    <w:rsid w:val="00E73E47"/>
    <w:rsid w:val="00E740D4"/>
    <w:rsid w:val="00E74424"/>
    <w:rsid w:val="00E74523"/>
    <w:rsid w:val="00E748C5"/>
    <w:rsid w:val="00E74BFE"/>
    <w:rsid w:val="00E75215"/>
    <w:rsid w:val="00E75221"/>
    <w:rsid w:val="00E75262"/>
    <w:rsid w:val="00E753B5"/>
    <w:rsid w:val="00E754A4"/>
    <w:rsid w:val="00E75A53"/>
    <w:rsid w:val="00E76163"/>
    <w:rsid w:val="00E763D2"/>
    <w:rsid w:val="00E76561"/>
    <w:rsid w:val="00E76DB8"/>
    <w:rsid w:val="00E76F5F"/>
    <w:rsid w:val="00E77320"/>
    <w:rsid w:val="00E7741E"/>
    <w:rsid w:val="00E77586"/>
    <w:rsid w:val="00E77662"/>
    <w:rsid w:val="00E776B3"/>
    <w:rsid w:val="00E77C2F"/>
    <w:rsid w:val="00E77D35"/>
    <w:rsid w:val="00E77D87"/>
    <w:rsid w:val="00E77FA4"/>
    <w:rsid w:val="00E80029"/>
    <w:rsid w:val="00E801DC"/>
    <w:rsid w:val="00E802D2"/>
    <w:rsid w:val="00E8080D"/>
    <w:rsid w:val="00E811E9"/>
    <w:rsid w:val="00E8123F"/>
    <w:rsid w:val="00E8145C"/>
    <w:rsid w:val="00E815C3"/>
    <w:rsid w:val="00E816D1"/>
    <w:rsid w:val="00E81746"/>
    <w:rsid w:val="00E819AB"/>
    <w:rsid w:val="00E823DD"/>
    <w:rsid w:val="00E82C82"/>
    <w:rsid w:val="00E82E25"/>
    <w:rsid w:val="00E8303E"/>
    <w:rsid w:val="00E8309F"/>
    <w:rsid w:val="00E83294"/>
    <w:rsid w:val="00E83464"/>
    <w:rsid w:val="00E8396B"/>
    <w:rsid w:val="00E83F2C"/>
    <w:rsid w:val="00E84059"/>
    <w:rsid w:val="00E8458D"/>
    <w:rsid w:val="00E84E41"/>
    <w:rsid w:val="00E85024"/>
    <w:rsid w:val="00E851B1"/>
    <w:rsid w:val="00E8522C"/>
    <w:rsid w:val="00E85300"/>
    <w:rsid w:val="00E853E2"/>
    <w:rsid w:val="00E8583C"/>
    <w:rsid w:val="00E85A64"/>
    <w:rsid w:val="00E85B81"/>
    <w:rsid w:val="00E86D84"/>
    <w:rsid w:val="00E874F0"/>
    <w:rsid w:val="00E8750A"/>
    <w:rsid w:val="00E8786A"/>
    <w:rsid w:val="00E878A3"/>
    <w:rsid w:val="00E87ABF"/>
    <w:rsid w:val="00E87BBD"/>
    <w:rsid w:val="00E87F05"/>
    <w:rsid w:val="00E90255"/>
    <w:rsid w:val="00E902CF"/>
    <w:rsid w:val="00E90319"/>
    <w:rsid w:val="00E90712"/>
    <w:rsid w:val="00E908B0"/>
    <w:rsid w:val="00E90A3A"/>
    <w:rsid w:val="00E90FD9"/>
    <w:rsid w:val="00E918EC"/>
    <w:rsid w:val="00E927A4"/>
    <w:rsid w:val="00E93069"/>
    <w:rsid w:val="00E931F0"/>
    <w:rsid w:val="00E93313"/>
    <w:rsid w:val="00E938C8"/>
    <w:rsid w:val="00E93B50"/>
    <w:rsid w:val="00E93F75"/>
    <w:rsid w:val="00E94205"/>
    <w:rsid w:val="00E942F6"/>
    <w:rsid w:val="00E94459"/>
    <w:rsid w:val="00E945FF"/>
    <w:rsid w:val="00E949BD"/>
    <w:rsid w:val="00E94A66"/>
    <w:rsid w:val="00E94A9A"/>
    <w:rsid w:val="00E95102"/>
    <w:rsid w:val="00E95257"/>
    <w:rsid w:val="00E95553"/>
    <w:rsid w:val="00E9578B"/>
    <w:rsid w:val="00E958AB"/>
    <w:rsid w:val="00E95A6D"/>
    <w:rsid w:val="00E95CA1"/>
    <w:rsid w:val="00E95D49"/>
    <w:rsid w:val="00E9611D"/>
    <w:rsid w:val="00E96524"/>
    <w:rsid w:val="00E96551"/>
    <w:rsid w:val="00E966BD"/>
    <w:rsid w:val="00E96887"/>
    <w:rsid w:val="00E969C5"/>
    <w:rsid w:val="00E96D79"/>
    <w:rsid w:val="00E970AA"/>
    <w:rsid w:val="00E97392"/>
    <w:rsid w:val="00E9758A"/>
    <w:rsid w:val="00E97BA2"/>
    <w:rsid w:val="00E97D48"/>
    <w:rsid w:val="00EA0489"/>
    <w:rsid w:val="00EA04BA"/>
    <w:rsid w:val="00EA07E6"/>
    <w:rsid w:val="00EA0A06"/>
    <w:rsid w:val="00EA157E"/>
    <w:rsid w:val="00EA1EED"/>
    <w:rsid w:val="00EA23AF"/>
    <w:rsid w:val="00EA2A22"/>
    <w:rsid w:val="00EA2B86"/>
    <w:rsid w:val="00EA2CD2"/>
    <w:rsid w:val="00EA3370"/>
    <w:rsid w:val="00EA3592"/>
    <w:rsid w:val="00EA3F91"/>
    <w:rsid w:val="00EA4005"/>
    <w:rsid w:val="00EA42FC"/>
    <w:rsid w:val="00EA4387"/>
    <w:rsid w:val="00EA4E8E"/>
    <w:rsid w:val="00EA536B"/>
    <w:rsid w:val="00EA5402"/>
    <w:rsid w:val="00EA5C57"/>
    <w:rsid w:val="00EA65D0"/>
    <w:rsid w:val="00EA6D67"/>
    <w:rsid w:val="00EA7066"/>
    <w:rsid w:val="00EA7142"/>
    <w:rsid w:val="00EA738B"/>
    <w:rsid w:val="00EA777D"/>
    <w:rsid w:val="00EA7CBA"/>
    <w:rsid w:val="00EA7FC5"/>
    <w:rsid w:val="00EB0103"/>
    <w:rsid w:val="00EB0110"/>
    <w:rsid w:val="00EB0730"/>
    <w:rsid w:val="00EB0A6F"/>
    <w:rsid w:val="00EB0D27"/>
    <w:rsid w:val="00EB0E73"/>
    <w:rsid w:val="00EB0E93"/>
    <w:rsid w:val="00EB1572"/>
    <w:rsid w:val="00EB1775"/>
    <w:rsid w:val="00EB1A37"/>
    <w:rsid w:val="00EB1CF9"/>
    <w:rsid w:val="00EB1E68"/>
    <w:rsid w:val="00EB2918"/>
    <w:rsid w:val="00EB2A56"/>
    <w:rsid w:val="00EB2AD8"/>
    <w:rsid w:val="00EB2BBB"/>
    <w:rsid w:val="00EB324E"/>
    <w:rsid w:val="00EB3A67"/>
    <w:rsid w:val="00EB3AD0"/>
    <w:rsid w:val="00EB3C14"/>
    <w:rsid w:val="00EB3DD1"/>
    <w:rsid w:val="00EB41BE"/>
    <w:rsid w:val="00EB44AB"/>
    <w:rsid w:val="00EB4DB1"/>
    <w:rsid w:val="00EB4F0B"/>
    <w:rsid w:val="00EB5A9F"/>
    <w:rsid w:val="00EB64A0"/>
    <w:rsid w:val="00EB676E"/>
    <w:rsid w:val="00EB68A6"/>
    <w:rsid w:val="00EB6C03"/>
    <w:rsid w:val="00EB6C7B"/>
    <w:rsid w:val="00EB6DAB"/>
    <w:rsid w:val="00EB6FAE"/>
    <w:rsid w:val="00EB704F"/>
    <w:rsid w:val="00EB7405"/>
    <w:rsid w:val="00EB7835"/>
    <w:rsid w:val="00EB7BB0"/>
    <w:rsid w:val="00EC0142"/>
    <w:rsid w:val="00EC028E"/>
    <w:rsid w:val="00EC0426"/>
    <w:rsid w:val="00EC0E67"/>
    <w:rsid w:val="00EC11A6"/>
    <w:rsid w:val="00EC11D6"/>
    <w:rsid w:val="00EC12B2"/>
    <w:rsid w:val="00EC1485"/>
    <w:rsid w:val="00EC1A50"/>
    <w:rsid w:val="00EC1B9A"/>
    <w:rsid w:val="00EC1F2A"/>
    <w:rsid w:val="00EC2399"/>
    <w:rsid w:val="00EC23D5"/>
    <w:rsid w:val="00EC2427"/>
    <w:rsid w:val="00EC2585"/>
    <w:rsid w:val="00EC26A0"/>
    <w:rsid w:val="00EC27F6"/>
    <w:rsid w:val="00EC2A33"/>
    <w:rsid w:val="00EC2E82"/>
    <w:rsid w:val="00EC3C5B"/>
    <w:rsid w:val="00EC3E46"/>
    <w:rsid w:val="00EC3F47"/>
    <w:rsid w:val="00EC3FA6"/>
    <w:rsid w:val="00EC4501"/>
    <w:rsid w:val="00EC45BD"/>
    <w:rsid w:val="00EC474B"/>
    <w:rsid w:val="00EC4854"/>
    <w:rsid w:val="00EC48CA"/>
    <w:rsid w:val="00EC4C1F"/>
    <w:rsid w:val="00EC4D74"/>
    <w:rsid w:val="00EC4F07"/>
    <w:rsid w:val="00EC5080"/>
    <w:rsid w:val="00EC5811"/>
    <w:rsid w:val="00EC5B1F"/>
    <w:rsid w:val="00EC5BEB"/>
    <w:rsid w:val="00EC5CB2"/>
    <w:rsid w:val="00EC6588"/>
    <w:rsid w:val="00EC6F33"/>
    <w:rsid w:val="00EC7086"/>
    <w:rsid w:val="00EC7636"/>
    <w:rsid w:val="00EC7B75"/>
    <w:rsid w:val="00EC7EFD"/>
    <w:rsid w:val="00ED0039"/>
    <w:rsid w:val="00ED012F"/>
    <w:rsid w:val="00ED0148"/>
    <w:rsid w:val="00ED0443"/>
    <w:rsid w:val="00ED16BC"/>
    <w:rsid w:val="00ED171F"/>
    <w:rsid w:val="00ED17F6"/>
    <w:rsid w:val="00ED1CAF"/>
    <w:rsid w:val="00ED1EB4"/>
    <w:rsid w:val="00ED2042"/>
    <w:rsid w:val="00ED2359"/>
    <w:rsid w:val="00ED2439"/>
    <w:rsid w:val="00ED272D"/>
    <w:rsid w:val="00ED2827"/>
    <w:rsid w:val="00ED2B0E"/>
    <w:rsid w:val="00ED2B9D"/>
    <w:rsid w:val="00ED2C4B"/>
    <w:rsid w:val="00ED2F04"/>
    <w:rsid w:val="00ED2FDC"/>
    <w:rsid w:val="00ED3818"/>
    <w:rsid w:val="00ED38BA"/>
    <w:rsid w:val="00ED436E"/>
    <w:rsid w:val="00ED440F"/>
    <w:rsid w:val="00ED4C98"/>
    <w:rsid w:val="00ED5339"/>
    <w:rsid w:val="00ED5653"/>
    <w:rsid w:val="00ED5983"/>
    <w:rsid w:val="00ED616C"/>
    <w:rsid w:val="00ED648D"/>
    <w:rsid w:val="00ED665A"/>
    <w:rsid w:val="00ED66BB"/>
    <w:rsid w:val="00ED6B85"/>
    <w:rsid w:val="00ED6BD3"/>
    <w:rsid w:val="00ED6BE4"/>
    <w:rsid w:val="00ED6C26"/>
    <w:rsid w:val="00ED6FCF"/>
    <w:rsid w:val="00ED75A3"/>
    <w:rsid w:val="00ED7E11"/>
    <w:rsid w:val="00EE0155"/>
    <w:rsid w:val="00EE0291"/>
    <w:rsid w:val="00EE03BB"/>
    <w:rsid w:val="00EE0ADD"/>
    <w:rsid w:val="00EE0B3C"/>
    <w:rsid w:val="00EE0D58"/>
    <w:rsid w:val="00EE16A8"/>
    <w:rsid w:val="00EE1885"/>
    <w:rsid w:val="00EE1B4C"/>
    <w:rsid w:val="00EE1F5B"/>
    <w:rsid w:val="00EE23B7"/>
    <w:rsid w:val="00EE23D4"/>
    <w:rsid w:val="00EE2926"/>
    <w:rsid w:val="00EE2C64"/>
    <w:rsid w:val="00EE2DB0"/>
    <w:rsid w:val="00EE2ED2"/>
    <w:rsid w:val="00EE2FDD"/>
    <w:rsid w:val="00EE30F7"/>
    <w:rsid w:val="00EE34AE"/>
    <w:rsid w:val="00EE35B6"/>
    <w:rsid w:val="00EE3840"/>
    <w:rsid w:val="00EE4B67"/>
    <w:rsid w:val="00EE4D01"/>
    <w:rsid w:val="00EE4D25"/>
    <w:rsid w:val="00EE4E25"/>
    <w:rsid w:val="00EE4FA9"/>
    <w:rsid w:val="00EE50A6"/>
    <w:rsid w:val="00EE50E6"/>
    <w:rsid w:val="00EE517E"/>
    <w:rsid w:val="00EE53EF"/>
    <w:rsid w:val="00EE5589"/>
    <w:rsid w:val="00EE57E4"/>
    <w:rsid w:val="00EE5FA6"/>
    <w:rsid w:val="00EE63E3"/>
    <w:rsid w:val="00EE6AA1"/>
    <w:rsid w:val="00EE6FCA"/>
    <w:rsid w:val="00EE74AA"/>
    <w:rsid w:val="00EE74ED"/>
    <w:rsid w:val="00EE7670"/>
    <w:rsid w:val="00EE7A96"/>
    <w:rsid w:val="00EE7DD3"/>
    <w:rsid w:val="00EF00E8"/>
    <w:rsid w:val="00EF0452"/>
    <w:rsid w:val="00EF14BB"/>
    <w:rsid w:val="00EF1967"/>
    <w:rsid w:val="00EF1C0B"/>
    <w:rsid w:val="00EF1CEB"/>
    <w:rsid w:val="00EF211B"/>
    <w:rsid w:val="00EF2261"/>
    <w:rsid w:val="00EF2E0E"/>
    <w:rsid w:val="00EF2E25"/>
    <w:rsid w:val="00EF3286"/>
    <w:rsid w:val="00EF32D1"/>
    <w:rsid w:val="00EF36E6"/>
    <w:rsid w:val="00EF3D93"/>
    <w:rsid w:val="00EF40C4"/>
    <w:rsid w:val="00EF42EF"/>
    <w:rsid w:val="00EF4810"/>
    <w:rsid w:val="00EF4B74"/>
    <w:rsid w:val="00EF5313"/>
    <w:rsid w:val="00EF5473"/>
    <w:rsid w:val="00EF5BD5"/>
    <w:rsid w:val="00EF5DBD"/>
    <w:rsid w:val="00EF60C7"/>
    <w:rsid w:val="00EF63A7"/>
    <w:rsid w:val="00EF6461"/>
    <w:rsid w:val="00EF6964"/>
    <w:rsid w:val="00EF7338"/>
    <w:rsid w:val="00EF7983"/>
    <w:rsid w:val="00F00213"/>
    <w:rsid w:val="00F00AE7"/>
    <w:rsid w:val="00F00BB6"/>
    <w:rsid w:val="00F00CC5"/>
    <w:rsid w:val="00F00FE5"/>
    <w:rsid w:val="00F0121A"/>
    <w:rsid w:val="00F013F0"/>
    <w:rsid w:val="00F01BB7"/>
    <w:rsid w:val="00F0213B"/>
    <w:rsid w:val="00F02740"/>
    <w:rsid w:val="00F02876"/>
    <w:rsid w:val="00F02910"/>
    <w:rsid w:val="00F032A1"/>
    <w:rsid w:val="00F038AD"/>
    <w:rsid w:val="00F03F0B"/>
    <w:rsid w:val="00F03F2D"/>
    <w:rsid w:val="00F04C91"/>
    <w:rsid w:val="00F05329"/>
    <w:rsid w:val="00F053F7"/>
    <w:rsid w:val="00F058B2"/>
    <w:rsid w:val="00F05ACB"/>
    <w:rsid w:val="00F05B7D"/>
    <w:rsid w:val="00F05CC3"/>
    <w:rsid w:val="00F05CEA"/>
    <w:rsid w:val="00F05FBD"/>
    <w:rsid w:val="00F06069"/>
    <w:rsid w:val="00F063B1"/>
    <w:rsid w:val="00F07144"/>
    <w:rsid w:val="00F07192"/>
    <w:rsid w:val="00F071AD"/>
    <w:rsid w:val="00F078BF"/>
    <w:rsid w:val="00F07AAA"/>
    <w:rsid w:val="00F07ED0"/>
    <w:rsid w:val="00F10128"/>
    <w:rsid w:val="00F101C8"/>
    <w:rsid w:val="00F10539"/>
    <w:rsid w:val="00F105CE"/>
    <w:rsid w:val="00F10B00"/>
    <w:rsid w:val="00F10CD6"/>
    <w:rsid w:val="00F10E35"/>
    <w:rsid w:val="00F10F42"/>
    <w:rsid w:val="00F11162"/>
    <w:rsid w:val="00F11193"/>
    <w:rsid w:val="00F114BD"/>
    <w:rsid w:val="00F11521"/>
    <w:rsid w:val="00F11609"/>
    <w:rsid w:val="00F11E19"/>
    <w:rsid w:val="00F124DB"/>
    <w:rsid w:val="00F124E2"/>
    <w:rsid w:val="00F12734"/>
    <w:rsid w:val="00F127B0"/>
    <w:rsid w:val="00F127E8"/>
    <w:rsid w:val="00F1332B"/>
    <w:rsid w:val="00F134DD"/>
    <w:rsid w:val="00F13558"/>
    <w:rsid w:val="00F13754"/>
    <w:rsid w:val="00F13A79"/>
    <w:rsid w:val="00F13BBA"/>
    <w:rsid w:val="00F13BDE"/>
    <w:rsid w:val="00F13CC1"/>
    <w:rsid w:val="00F13F35"/>
    <w:rsid w:val="00F1436B"/>
    <w:rsid w:val="00F148FA"/>
    <w:rsid w:val="00F14DDF"/>
    <w:rsid w:val="00F14E15"/>
    <w:rsid w:val="00F15409"/>
    <w:rsid w:val="00F1545D"/>
    <w:rsid w:val="00F15797"/>
    <w:rsid w:val="00F157AA"/>
    <w:rsid w:val="00F15835"/>
    <w:rsid w:val="00F15DF7"/>
    <w:rsid w:val="00F16129"/>
    <w:rsid w:val="00F16368"/>
    <w:rsid w:val="00F165FC"/>
    <w:rsid w:val="00F1668E"/>
    <w:rsid w:val="00F16838"/>
    <w:rsid w:val="00F16D80"/>
    <w:rsid w:val="00F173C9"/>
    <w:rsid w:val="00F1743B"/>
    <w:rsid w:val="00F17A11"/>
    <w:rsid w:val="00F17D14"/>
    <w:rsid w:val="00F201C3"/>
    <w:rsid w:val="00F201E9"/>
    <w:rsid w:val="00F203C5"/>
    <w:rsid w:val="00F20410"/>
    <w:rsid w:val="00F2093F"/>
    <w:rsid w:val="00F214CE"/>
    <w:rsid w:val="00F2162A"/>
    <w:rsid w:val="00F21B9F"/>
    <w:rsid w:val="00F21E84"/>
    <w:rsid w:val="00F22392"/>
    <w:rsid w:val="00F223EC"/>
    <w:rsid w:val="00F22927"/>
    <w:rsid w:val="00F22D31"/>
    <w:rsid w:val="00F238D3"/>
    <w:rsid w:val="00F239D8"/>
    <w:rsid w:val="00F2414D"/>
    <w:rsid w:val="00F24227"/>
    <w:rsid w:val="00F2424F"/>
    <w:rsid w:val="00F245CE"/>
    <w:rsid w:val="00F2473E"/>
    <w:rsid w:val="00F249F1"/>
    <w:rsid w:val="00F25319"/>
    <w:rsid w:val="00F25838"/>
    <w:rsid w:val="00F25D29"/>
    <w:rsid w:val="00F25E8B"/>
    <w:rsid w:val="00F26017"/>
    <w:rsid w:val="00F265F3"/>
    <w:rsid w:val="00F26642"/>
    <w:rsid w:val="00F268C4"/>
    <w:rsid w:val="00F26C38"/>
    <w:rsid w:val="00F26F22"/>
    <w:rsid w:val="00F274C6"/>
    <w:rsid w:val="00F27DDD"/>
    <w:rsid w:val="00F27F82"/>
    <w:rsid w:val="00F30166"/>
    <w:rsid w:val="00F30AB0"/>
    <w:rsid w:val="00F30B6B"/>
    <w:rsid w:val="00F31737"/>
    <w:rsid w:val="00F319F7"/>
    <w:rsid w:val="00F31B39"/>
    <w:rsid w:val="00F31BA2"/>
    <w:rsid w:val="00F31C1A"/>
    <w:rsid w:val="00F31C3A"/>
    <w:rsid w:val="00F31CEB"/>
    <w:rsid w:val="00F32738"/>
    <w:rsid w:val="00F3303C"/>
    <w:rsid w:val="00F33223"/>
    <w:rsid w:val="00F33294"/>
    <w:rsid w:val="00F3349E"/>
    <w:rsid w:val="00F3352D"/>
    <w:rsid w:val="00F336AE"/>
    <w:rsid w:val="00F3375F"/>
    <w:rsid w:val="00F33869"/>
    <w:rsid w:val="00F33EAE"/>
    <w:rsid w:val="00F33EBC"/>
    <w:rsid w:val="00F3445E"/>
    <w:rsid w:val="00F3465A"/>
    <w:rsid w:val="00F34CE2"/>
    <w:rsid w:val="00F351C3"/>
    <w:rsid w:val="00F35AB0"/>
    <w:rsid w:val="00F35D40"/>
    <w:rsid w:val="00F36229"/>
    <w:rsid w:val="00F364A1"/>
    <w:rsid w:val="00F364CF"/>
    <w:rsid w:val="00F36611"/>
    <w:rsid w:val="00F366BF"/>
    <w:rsid w:val="00F36786"/>
    <w:rsid w:val="00F36B7D"/>
    <w:rsid w:val="00F36C96"/>
    <w:rsid w:val="00F36DA2"/>
    <w:rsid w:val="00F372D2"/>
    <w:rsid w:val="00F37940"/>
    <w:rsid w:val="00F37A60"/>
    <w:rsid w:val="00F37F18"/>
    <w:rsid w:val="00F40168"/>
    <w:rsid w:val="00F40D0A"/>
    <w:rsid w:val="00F411D3"/>
    <w:rsid w:val="00F411E0"/>
    <w:rsid w:val="00F41774"/>
    <w:rsid w:val="00F41A63"/>
    <w:rsid w:val="00F42083"/>
    <w:rsid w:val="00F4293A"/>
    <w:rsid w:val="00F42945"/>
    <w:rsid w:val="00F42998"/>
    <w:rsid w:val="00F432D3"/>
    <w:rsid w:val="00F43B13"/>
    <w:rsid w:val="00F43EA9"/>
    <w:rsid w:val="00F43F9E"/>
    <w:rsid w:val="00F44096"/>
    <w:rsid w:val="00F44A96"/>
    <w:rsid w:val="00F4500C"/>
    <w:rsid w:val="00F45199"/>
    <w:rsid w:val="00F45245"/>
    <w:rsid w:val="00F453DE"/>
    <w:rsid w:val="00F45A1F"/>
    <w:rsid w:val="00F45E7D"/>
    <w:rsid w:val="00F46A01"/>
    <w:rsid w:val="00F46C2C"/>
    <w:rsid w:val="00F46D46"/>
    <w:rsid w:val="00F46EAC"/>
    <w:rsid w:val="00F471C8"/>
    <w:rsid w:val="00F4778F"/>
    <w:rsid w:val="00F479BA"/>
    <w:rsid w:val="00F47B91"/>
    <w:rsid w:val="00F47CA3"/>
    <w:rsid w:val="00F47FE3"/>
    <w:rsid w:val="00F50069"/>
    <w:rsid w:val="00F50745"/>
    <w:rsid w:val="00F509DE"/>
    <w:rsid w:val="00F50F14"/>
    <w:rsid w:val="00F50FDB"/>
    <w:rsid w:val="00F51066"/>
    <w:rsid w:val="00F51761"/>
    <w:rsid w:val="00F51C47"/>
    <w:rsid w:val="00F51F02"/>
    <w:rsid w:val="00F52181"/>
    <w:rsid w:val="00F524AB"/>
    <w:rsid w:val="00F5293F"/>
    <w:rsid w:val="00F52F39"/>
    <w:rsid w:val="00F53169"/>
    <w:rsid w:val="00F531FC"/>
    <w:rsid w:val="00F533D2"/>
    <w:rsid w:val="00F53507"/>
    <w:rsid w:val="00F5359C"/>
    <w:rsid w:val="00F5392E"/>
    <w:rsid w:val="00F54010"/>
    <w:rsid w:val="00F54397"/>
    <w:rsid w:val="00F544F5"/>
    <w:rsid w:val="00F54751"/>
    <w:rsid w:val="00F55134"/>
    <w:rsid w:val="00F553FB"/>
    <w:rsid w:val="00F5541E"/>
    <w:rsid w:val="00F555AD"/>
    <w:rsid w:val="00F555FE"/>
    <w:rsid w:val="00F56F00"/>
    <w:rsid w:val="00F5717F"/>
    <w:rsid w:val="00F57548"/>
    <w:rsid w:val="00F57AA5"/>
    <w:rsid w:val="00F57B0A"/>
    <w:rsid w:val="00F6006C"/>
    <w:rsid w:val="00F604F0"/>
    <w:rsid w:val="00F605C6"/>
    <w:rsid w:val="00F60637"/>
    <w:rsid w:val="00F60640"/>
    <w:rsid w:val="00F607F1"/>
    <w:rsid w:val="00F60E44"/>
    <w:rsid w:val="00F61515"/>
    <w:rsid w:val="00F61C80"/>
    <w:rsid w:val="00F61E7C"/>
    <w:rsid w:val="00F620E3"/>
    <w:rsid w:val="00F62240"/>
    <w:rsid w:val="00F62369"/>
    <w:rsid w:val="00F626F9"/>
    <w:rsid w:val="00F626FD"/>
    <w:rsid w:val="00F629D5"/>
    <w:rsid w:val="00F62AB7"/>
    <w:rsid w:val="00F62B1F"/>
    <w:rsid w:val="00F62FB9"/>
    <w:rsid w:val="00F63238"/>
    <w:rsid w:val="00F63407"/>
    <w:rsid w:val="00F63449"/>
    <w:rsid w:val="00F6366E"/>
    <w:rsid w:val="00F63CC6"/>
    <w:rsid w:val="00F63FA0"/>
    <w:rsid w:val="00F642B8"/>
    <w:rsid w:val="00F644A5"/>
    <w:rsid w:val="00F648AB"/>
    <w:rsid w:val="00F64D9E"/>
    <w:rsid w:val="00F650D2"/>
    <w:rsid w:val="00F654EB"/>
    <w:rsid w:val="00F65D59"/>
    <w:rsid w:val="00F65DBB"/>
    <w:rsid w:val="00F65EFB"/>
    <w:rsid w:val="00F664C4"/>
    <w:rsid w:val="00F66A3C"/>
    <w:rsid w:val="00F66D14"/>
    <w:rsid w:val="00F66F9A"/>
    <w:rsid w:val="00F67016"/>
    <w:rsid w:val="00F673B3"/>
    <w:rsid w:val="00F67665"/>
    <w:rsid w:val="00F67DE8"/>
    <w:rsid w:val="00F67EDB"/>
    <w:rsid w:val="00F7048E"/>
    <w:rsid w:val="00F706AB"/>
    <w:rsid w:val="00F7079C"/>
    <w:rsid w:val="00F70936"/>
    <w:rsid w:val="00F7163E"/>
    <w:rsid w:val="00F71928"/>
    <w:rsid w:val="00F719BA"/>
    <w:rsid w:val="00F71CE8"/>
    <w:rsid w:val="00F71D47"/>
    <w:rsid w:val="00F722D1"/>
    <w:rsid w:val="00F7240D"/>
    <w:rsid w:val="00F72429"/>
    <w:rsid w:val="00F7255E"/>
    <w:rsid w:val="00F72812"/>
    <w:rsid w:val="00F72A1B"/>
    <w:rsid w:val="00F72AF3"/>
    <w:rsid w:val="00F72E6D"/>
    <w:rsid w:val="00F72F37"/>
    <w:rsid w:val="00F7310F"/>
    <w:rsid w:val="00F7366D"/>
    <w:rsid w:val="00F736B3"/>
    <w:rsid w:val="00F73799"/>
    <w:rsid w:val="00F73879"/>
    <w:rsid w:val="00F73D22"/>
    <w:rsid w:val="00F73E73"/>
    <w:rsid w:val="00F73FC2"/>
    <w:rsid w:val="00F7425B"/>
    <w:rsid w:val="00F745BD"/>
    <w:rsid w:val="00F74772"/>
    <w:rsid w:val="00F74B17"/>
    <w:rsid w:val="00F74D21"/>
    <w:rsid w:val="00F750B4"/>
    <w:rsid w:val="00F7514B"/>
    <w:rsid w:val="00F75605"/>
    <w:rsid w:val="00F7560A"/>
    <w:rsid w:val="00F761C6"/>
    <w:rsid w:val="00F76AC3"/>
    <w:rsid w:val="00F76CD7"/>
    <w:rsid w:val="00F76CE0"/>
    <w:rsid w:val="00F773F7"/>
    <w:rsid w:val="00F777B0"/>
    <w:rsid w:val="00F777D1"/>
    <w:rsid w:val="00F77C1F"/>
    <w:rsid w:val="00F77DFF"/>
    <w:rsid w:val="00F801A7"/>
    <w:rsid w:val="00F8068A"/>
    <w:rsid w:val="00F80B38"/>
    <w:rsid w:val="00F80BF9"/>
    <w:rsid w:val="00F810C0"/>
    <w:rsid w:val="00F819A4"/>
    <w:rsid w:val="00F81E33"/>
    <w:rsid w:val="00F81F1C"/>
    <w:rsid w:val="00F82806"/>
    <w:rsid w:val="00F8297A"/>
    <w:rsid w:val="00F82CF1"/>
    <w:rsid w:val="00F834CE"/>
    <w:rsid w:val="00F8382D"/>
    <w:rsid w:val="00F83CA1"/>
    <w:rsid w:val="00F83D47"/>
    <w:rsid w:val="00F84114"/>
    <w:rsid w:val="00F8416C"/>
    <w:rsid w:val="00F842E9"/>
    <w:rsid w:val="00F842F7"/>
    <w:rsid w:val="00F84544"/>
    <w:rsid w:val="00F8469E"/>
    <w:rsid w:val="00F847A8"/>
    <w:rsid w:val="00F84FCB"/>
    <w:rsid w:val="00F85884"/>
    <w:rsid w:val="00F8601A"/>
    <w:rsid w:val="00F8650A"/>
    <w:rsid w:val="00F86A01"/>
    <w:rsid w:val="00F86BF5"/>
    <w:rsid w:val="00F870CB"/>
    <w:rsid w:val="00F87880"/>
    <w:rsid w:val="00F87A91"/>
    <w:rsid w:val="00F913D5"/>
    <w:rsid w:val="00F9155A"/>
    <w:rsid w:val="00F91737"/>
    <w:rsid w:val="00F91BE2"/>
    <w:rsid w:val="00F91CBF"/>
    <w:rsid w:val="00F91E71"/>
    <w:rsid w:val="00F92A43"/>
    <w:rsid w:val="00F92B98"/>
    <w:rsid w:val="00F92CFD"/>
    <w:rsid w:val="00F92D2D"/>
    <w:rsid w:val="00F92DD0"/>
    <w:rsid w:val="00F93041"/>
    <w:rsid w:val="00F938D1"/>
    <w:rsid w:val="00F93F4B"/>
    <w:rsid w:val="00F94095"/>
    <w:rsid w:val="00F940A4"/>
    <w:rsid w:val="00F943AF"/>
    <w:rsid w:val="00F943D4"/>
    <w:rsid w:val="00F945D5"/>
    <w:rsid w:val="00F946CB"/>
    <w:rsid w:val="00F9477E"/>
    <w:rsid w:val="00F94C14"/>
    <w:rsid w:val="00F951E6"/>
    <w:rsid w:val="00F952B1"/>
    <w:rsid w:val="00F95975"/>
    <w:rsid w:val="00F95F3A"/>
    <w:rsid w:val="00F95FEF"/>
    <w:rsid w:val="00F96584"/>
    <w:rsid w:val="00F96A32"/>
    <w:rsid w:val="00F96BA9"/>
    <w:rsid w:val="00F973A0"/>
    <w:rsid w:val="00F97595"/>
    <w:rsid w:val="00F9786C"/>
    <w:rsid w:val="00F9799D"/>
    <w:rsid w:val="00F97CF4"/>
    <w:rsid w:val="00FA0089"/>
    <w:rsid w:val="00FA0517"/>
    <w:rsid w:val="00FA0632"/>
    <w:rsid w:val="00FA0F5A"/>
    <w:rsid w:val="00FA0F6D"/>
    <w:rsid w:val="00FA1640"/>
    <w:rsid w:val="00FA1746"/>
    <w:rsid w:val="00FA1872"/>
    <w:rsid w:val="00FA21B5"/>
    <w:rsid w:val="00FA23BB"/>
    <w:rsid w:val="00FA258D"/>
    <w:rsid w:val="00FA2884"/>
    <w:rsid w:val="00FA2952"/>
    <w:rsid w:val="00FA29D1"/>
    <w:rsid w:val="00FA2BE9"/>
    <w:rsid w:val="00FA2F57"/>
    <w:rsid w:val="00FA360F"/>
    <w:rsid w:val="00FA37F9"/>
    <w:rsid w:val="00FA3EF2"/>
    <w:rsid w:val="00FA4061"/>
    <w:rsid w:val="00FA4122"/>
    <w:rsid w:val="00FA445F"/>
    <w:rsid w:val="00FA4500"/>
    <w:rsid w:val="00FA46E5"/>
    <w:rsid w:val="00FA4BB8"/>
    <w:rsid w:val="00FA4E5A"/>
    <w:rsid w:val="00FA5009"/>
    <w:rsid w:val="00FA51D0"/>
    <w:rsid w:val="00FA57F8"/>
    <w:rsid w:val="00FA5C94"/>
    <w:rsid w:val="00FA5D49"/>
    <w:rsid w:val="00FA5EA2"/>
    <w:rsid w:val="00FA67B0"/>
    <w:rsid w:val="00FA6CB4"/>
    <w:rsid w:val="00FA6E08"/>
    <w:rsid w:val="00FA7023"/>
    <w:rsid w:val="00FA7373"/>
    <w:rsid w:val="00FA79EC"/>
    <w:rsid w:val="00FA7C8E"/>
    <w:rsid w:val="00FA7F3F"/>
    <w:rsid w:val="00FA7F8E"/>
    <w:rsid w:val="00FB03BB"/>
    <w:rsid w:val="00FB09E8"/>
    <w:rsid w:val="00FB0AA2"/>
    <w:rsid w:val="00FB0D4F"/>
    <w:rsid w:val="00FB0E25"/>
    <w:rsid w:val="00FB0E2C"/>
    <w:rsid w:val="00FB1CED"/>
    <w:rsid w:val="00FB1E5D"/>
    <w:rsid w:val="00FB2089"/>
    <w:rsid w:val="00FB2344"/>
    <w:rsid w:val="00FB23FF"/>
    <w:rsid w:val="00FB2846"/>
    <w:rsid w:val="00FB29C8"/>
    <w:rsid w:val="00FB29FA"/>
    <w:rsid w:val="00FB2C1E"/>
    <w:rsid w:val="00FB2DFF"/>
    <w:rsid w:val="00FB3034"/>
    <w:rsid w:val="00FB3058"/>
    <w:rsid w:val="00FB30BA"/>
    <w:rsid w:val="00FB310D"/>
    <w:rsid w:val="00FB32B4"/>
    <w:rsid w:val="00FB3E90"/>
    <w:rsid w:val="00FB4101"/>
    <w:rsid w:val="00FB4412"/>
    <w:rsid w:val="00FB45AE"/>
    <w:rsid w:val="00FB4A31"/>
    <w:rsid w:val="00FB4BA0"/>
    <w:rsid w:val="00FB4BBC"/>
    <w:rsid w:val="00FB4CCF"/>
    <w:rsid w:val="00FB5014"/>
    <w:rsid w:val="00FB5196"/>
    <w:rsid w:val="00FB52ED"/>
    <w:rsid w:val="00FB58D4"/>
    <w:rsid w:val="00FB596C"/>
    <w:rsid w:val="00FB5ACD"/>
    <w:rsid w:val="00FB60AA"/>
    <w:rsid w:val="00FB6A72"/>
    <w:rsid w:val="00FB6A81"/>
    <w:rsid w:val="00FB74B7"/>
    <w:rsid w:val="00FB7633"/>
    <w:rsid w:val="00FB7708"/>
    <w:rsid w:val="00FB796C"/>
    <w:rsid w:val="00FB7BFE"/>
    <w:rsid w:val="00FB7EDC"/>
    <w:rsid w:val="00FB7F32"/>
    <w:rsid w:val="00FC0410"/>
    <w:rsid w:val="00FC07EE"/>
    <w:rsid w:val="00FC107C"/>
    <w:rsid w:val="00FC17CB"/>
    <w:rsid w:val="00FC1B91"/>
    <w:rsid w:val="00FC1DF8"/>
    <w:rsid w:val="00FC260B"/>
    <w:rsid w:val="00FC28D4"/>
    <w:rsid w:val="00FC297C"/>
    <w:rsid w:val="00FC29BE"/>
    <w:rsid w:val="00FC3060"/>
    <w:rsid w:val="00FC35D1"/>
    <w:rsid w:val="00FC378B"/>
    <w:rsid w:val="00FC4346"/>
    <w:rsid w:val="00FC4550"/>
    <w:rsid w:val="00FC46CA"/>
    <w:rsid w:val="00FC483D"/>
    <w:rsid w:val="00FC4AB3"/>
    <w:rsid w:val="00FC53DF"/>
    <w:rsid w:val="00FC5A87"/>
    <w:rsid w:val="00FC5AE6"/>
    <w:rsid w:val="00FC5CAD"/>
    <w:rsid w:val="00FC6854"/>
    <w:rsid w:val="00FC6AC0"/>
    <w:rsid w:val="00FC6ED1"/>
    <w:rsid w:val="00FC6F43"/>
    <w:rsid w:val="00FC725D"/>
    <w:rsid w:val="00FC748B"/>
    <w:rsid w:val="00FC7939"/>
    <w:rsid w:val="00FC7988"/>
    <w:rsid w:val="00FC7A81"/>
    <w:rsid w:val="00FC7F25"/>
    <w:rsid w:val="00FD018C"/>
    <w:rsid w:val="00FD0ACF"/>
    <w:rsid w:val="00FD10E6"/>
    <w:rsid w:val="00FD1279"/>
    <w:rsid w:val="00FD12AC"/>
    <w:rsid w:val="00FD1BA3"/>
    <w:rsid w:val="00FD1FED"/>
    <w:rsid w:val="00FD24AE"/>
    <w:rsid w:val="00FD24DA"/>
    <w:rsid w:val="00FD2788"/>
    <w:rsid w:val="00FD27A8"/>
    <w:rsid w:val="00FD2D00"/>
    <w:rsid w:val="00FD2F89"/>
    <w:rsid w:val="00FD3BFC"/>
    <w:rsid w:val="00FD3E9D"/>
    <w:rsid w:val="00FD4014"/>
    <w:rsid w:val="00FD4733"/>
    <w:rsid w:val="00FD5373"/>
    <w:rsid w:val="00FD59CD"/>
    <w:rsid w:val="00FD5F8A"/>
    <w:rsid w:val="00FD628D"/>
    <w:rsid w:val="00FD6650"/>
    <w:rsid w:val="00FD6928"/>
    <w:rsid w:val="00FD6D6F"/>
    <w:rsid w:val="00FD78DB"/>
    <w:rsid w:val="00FD7A35"/>
    <w:rsid w:val="00FD7D52"/>
    <w:rsid w:val="00FD7D90"/>
    <w:rsid w:val="00FD7F1F"/>
    <w:rsid w:val="00FE031D"/>
    <w:rsid w:val="00FE0BFC"/>
    <w:rsid w:val="00FE108B"/>
    <w:rsid w:val="00FE12C2"/>
    <w:rsid w:val="00FE150A"/>
    <w:rsid w:val="00FE156C"/>
    <w:rsid w:val="00FE1733"/>
    <w:rsid w:val="00FE1871"/>
    <w:rsid w:val="00FE1B02"/>
    <w:rsid w:val="00FE1E3D"/>
    <w:rsid w:val="00FE1FF4"/>
    <w:rsid w:val="00FE229A"/>
    <w:rsid w:val="00FE2346"/>
    <w:rsid w:val="00FE2427"/>
    <w:rsid w:val="00FE264B"/>
    <w:rsid w:val="00FE27CB"/>
    <w:rsid w:val="00FE27F9"/>
    <w:rsid w:val="00FE2843"/>
    <w:rsid w:val="00FE2A3C"/>
    <w:rsid w:val="00FE34E7"/>
    <w:rsid w:val="00FE3634"/>
    <w:rsid w:val="00FE3AD4"/>
    <w:rsid w:val="00FE3B9C"/>
    <w:rsid w:val="00FE3BB7"/>
    <w:rsid w:val="00FE3F53"/>
    <w:rsid w:val="00FE41BE"/>
    <w:rsid w:val="00FE459D"/>
    <w:rsid w:val="00FE45DE"/>
    <w:rsid w:val="00FE4C8E"/>
    <w:rsid w:val="00FE4DB4"/>
    <w:rsid w:val="00FE513A"/>
    <w:rsid w:val="00FE5369"/>
    <w:rsid w:val="00FE5D09"/>
    <w:rsid w:val="00FE62A3"/>
    <w:rsid w:val="00FE66D6"/>
    <w:rsid w:val="00FE6FD8"/>
    <w:rsid w:val="00FE71DB"/>
    <w:rsid w:val="00FE7243"/>
    <w:rsid w:val="00FE74AB"/>
    <w:rsid w:val="00FE74AF"/>
    <w:rsid w:val="00FE75A5"/>
    <w:rsid w:val="00FE75D5"/>
    <w:rsid w:val="00FE76EB"/>
    <w:rsid w:val="00FE778D"/>
    <w:rsid w:val="00FE78C0"/>
    <w:rsid w:val="00FE7AC1"/>
    <w:rsid w:val="00FE7BA9"/>
    <w:rsid w:val="00FE7DBA"/>
    <w:rsid w:val="00FE7E15"/>
    <w:rsid w:val="00FF003A"/>
    <w:rsid w:val="00FF016C"/>
    <w:rsid w:val="00FF06C8"/>
    <w:rsid w:val="00FF06FF"/>
    <w:rsid w:val="00FF09BE"/>
    <w:rsid w:val="00FF0E6E"/>
    <w:rsid w:val="00FF0F53"/>
    <w:rsid w:val="00FF17D9"/>
    <w:rsid w:val="00FF19A7"/>
    <w:rsid w:val="00FF1B1A"/>
    <w:rsid w:val="00FF1E76"/>
    <w:rsid w:val="00FF2104"/>
    <w:rsid w:val="00FF2730"/>
    <w:rsid w:val="00FF329D"/>
    <w:rsid w:val="00FF3962"/>
    <w:rsid w:val="00FF413E"/>
    <w:rsid w:val="00FF43B8"/>
    <w:rsid w:val="00FF4552"/>
    <w:rsid w:val="00FF455D"/>
    <w:rsid w:val="00FF47B8"/>
    <w:rsid w:val="00FF5EDA"/>
    <w:rsid w:val="00FF6880"/>
    <w:rsid w:val="00FF6D08"/>
    <w:rsid w:val="00FF6E36"/>
    <w:rsid w:val="00FF782E"/>
    <w:rsid w:val="00FF7964"/>
    <w:rsid w:val="00FF7A14"/>
    <w:rsid w:val="00FF7E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4FC550CB"/>
  <w15:docId w15:val="{B2053786-5002-4B32-BB23-E40E16DA3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99" w:unhideWhenUsed="1"/>
    <w:lsdException w:name="annotation text" w:semiHidden="1" w:uiPriority="99" w:unhideWhenUsed="1"/>
    <w:lsdException w:name="header" w:semiHidden="1" w:unhideWhenUsed="1" w:qFormat="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iPriority="99"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uiPriority="99"/>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iPriority="99"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44"/>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D5983"/>
    <w:pPr>
      <w:jc w:val="both"/>
    </w:pPr>
    <w:rPr>
      <w:rFonts w:ascii="Century Gothic" w:hAnsi="Century Gothic"/>
      <w:sz w:val="22"/>
      <w:szCs w:val="24"/>
      <w:lang w:eastAsia="en-US"/>
    </w:rPr>
  </w:style>
  <w:style w:type="paragraph" w:styleId="Heading1">
    <w:name w:val="heading 1"/>
    <w:aliases w:val="Heading 0,H1,1 ghost,g,dd heading 1,dh1,Section Heading,app heading 1,l1,1,h1,DMO Heading 1,Appendix,PIM 1,Head 1,Head 11,Head 12,Head 111,Head 13,Head 112,Head 14,Head 113,Head 15,Head 114,Head 16,Head 115,Head 17,Head 116,Head 18,Head 117,II"/>
    <w:basedOn w:val="Normal"/>
    <w:next w:val="Normalwithspace"/>
    <w:link w:val="Heading1Char"/>
    <w:autoRedefine/>
    <w:uiPriority w:val="9"/>
    <w:qFormat/>
    <w:rsid w:val="000F3063"/>
    <w:pPr>
      <w:keepNext/>
      <w:pageBreakBefore/>
      <w:numPr>
        <w:numId w:val="17"/>
      </w:numPr>
      <w:spacing w:before="240" w:after="60" w:line="276" w:lineRule="auto"/>
      <w:outlineLvl w:val="0"/>
    </w:pPr>
    <w:rPr>
      <w:rFonts w:ascii="Calibri" w:eastAsiaTheme="majorEastAsia" w:hAnsi="Calibri"/>
      <w:b/>
      <w:bCs/>
      <w:smallCaps/>
      <w:kern w:val="32"/>
      <w:sz w:val="32"/>
      <w:szCs w:val="28"/>
    </w:rPr>
  </w:style>
  <w:style w:type="paragraph" w:styleId="Heading2">
    <w:name w:val="heading 2"/>
    <w:basedOn w:val="Normal"/>
    <w:next w:val="Normalwithspace"/>
    <w:link w:val="Heading2Char"/>
    <w:autoRedefine/>
    <w:uiPriority w:val="9"/>
    <w:qFormat/>
    <w:rsid w:val="00634352"/>
    <w:pPr>
      <w:keepNext/>
      <w:numPr>
        <w:ilvl w:val="1"/>
        <w:numId w:val="17"/>
      </w:numPr>
      <w:spacing w:before="240" w:after="240"/>
      <w:jc w:val="left"/>
      <w:outlineLvl w:val="1"/>
    </w:pPr>
    <w:rPr>
      <w:rFonts w:ascii="Calibri" w:hAnsi="Calibri" w:cstheme="minorHAnsi"/>
      <w:b/>
      <w:bCs/>
      <w:iCs/>
      <w:smallCaps/>
      <w:kern w:val="22"/>
      <w:sz w:val="28"/>
      <w:szCs w:val="22"/>
      <w:lang w:val="en-AU"/>
    </w:rPr>
  </w:style>
  <w:style w:type="paragraph" w:styleId="Heading3">
    <w:name w:val="heading 3"/>
    <w:aliases w:val="Head 3,H3,3,h3,Heading 3 hidden,2h,h31,h32,Section,Heading 2.3,(Alt+3),1.2.3.,alltoc,Heading 3 Char1,Heading 3 Char Char,Heading 3 Char1 Char Char,Headi...,heading 3 + Indent: Left 0.25 in,Level 1 - 1,Normal + num,DOD Heading 3,Level 3 Head"/>
    <w:basedOn w:val="Normal"/>
    <w:next w:val="Normalwithspace"/>
    <w:link w:val="Heading3Char"/>
    <w:autoRedefine/>
    <w:qFormat/>
    <w:rsid w:val="00634352"/>
    <w:pPr>
      <w:keepNext/>
      <w:numPr>
        <w:ilvl w:val="2"/>
        <w:numId w:val="17"/>
      </w:numPr>
      <w:spacing w:before="240" w:after="60" w:line="360" w:lineRule="auto"/>
      <w:jc w:val="left"/>
      <w:outlineLvl w:val="2"/>
    </w:pPr>
    <w:rPr>
      <w:rFonts w:ascii="Calibri" w:eastAsiaTheme="majorEastAsia" w:hAnsi="Calibri"/>
      <w:b/>
      <w:bCs/>
      <w:smallCaps/>
      <w:sz w:val="24"/>
      <w:szCs w:val="22"/>
      <w:lang w:val="en-AU"/>
    </w:rPr>
  </w:style>
  <w:style w:type="paragraph" w:styleId="Heading4">
    <w:name w:val="heading 4"/>
    <w:basedOn w:val="Normal"/>
    <w:next w:val="Normalwithspace"/>
    <w:link w:val="Heading4Char"/>
    <w:uiPriority w:val="9"/>
    <w:qFormat/>
    <w:rsid w:val="00C66D8C"/>
    <w:pPr>
      <w:keepNext/>
      <w:numPr>
        <w:ilvl w:val="3"/>
        <w:numId w:val="17"/>
      </w:numPr>
      <w:spacing w:before="240" w:after="60"/>
      <w:jc w:val="left"/>
      <w:outlineLvl w:val="3"/>
    </w:pPr>
    <w:rPr>
      <w:rFonts w:ascii="Calibri" w:hAnsi="Calibri"/>
      <w:b/>
      <w:szCs w:val="22"/>
    </w:rPr>
  </w:style>
  <w:style w:type="paragraph" w:styleId="Heading5">
    <w:name w:val="heading 5"/>
    <w:basedOn w:val="Normal"/>
    <w:next w:val="Normalwithspace"/>
    <w:link w:val="Heading5Char"/>
    <w:uiPriority w:val="9"/>
    <w:qFormat/>
    <w:rsid w:val="0031021A"/>
    <w:pPr>
      <w:numPr>
        <w:ilvl w:val="4"/>
        <w:numId w:val="17"/>
      </w:numPr>
      <w:spacing w:before="480"/>
      <w:outlineLvl w:val="4"/>
    </w:pPr>
    <w:rPr>
      <w:rFonts w:ascii="Arial" w:hAnsi="Arial"/>
      <w:b/>
      <w:bCs/>
      <w:iCs/>
      <w:szCs w:val="26"/>
    </w:rPr>
  </w:style>
  <w:style w:type="paragraph" w:styleId="Heading6">
    <w:name w:val="heading 6"/>
    <w:aliases w:val="PIM 6"/>
    <w:basedOn w:val="Normal"/>
    <w:next w:val="Normal"/>
    <w:link w:val="Heading6Char"/>
    <w:uiPriority w:val="9"/>
    <w:qFormat/>
    <w:rsid w:val="00EF5DBD"/>
    <w:pPr>
      <w:numPr>
        <w:ilvl w:val="5"/>
        <w:numId w:val="17"/>
      </w:numPr>
      <w:spacing w:before="240" w:after="60"/>
      <w:outlineLvl w:val="5"/>
    </w:pPr>
    <w:rPr>
      <w:rFonts w:ascii="Times New Roman" w:hAnsi="Times New Roman"/>
      <w:b/>
      <w:bCs/>
      <w:szCs w:val="22"/>
    </w:rPr>
  </w:style>
  <w:style w:type="paragraph" w:styleId="Heading7">
    <w:name w:val="heading 7"/>
    <w:aliases w:val="PIM 7"/>
    <w:basedOn w:val="Normal"/>
    <w:next w:val="Normal"/>
    <w:uiPriority w:val="9"/>
    <w:qFormat/>
    <w:rsid w:val="0031021A"/>
    <w:pPr>
      <w:numPr>
        <w:ilvl w:val="6"/>
        <w:numId w:val="17"/>
      </w:numPr>
      <w:spacing w:before="240" w:after="60"/>
      <w:outlineLvl w:val="6"/>
    </w:pPr>
    <w:rPr>
      <w:rFonts w:ascii="Times New Roman" w:hAnsi="Times New Roman"/>
      <w:sz w:val="24"/>
    </w:rPr>
  </w:style>
  <w:style w:type="paragraph" w:styleId="Heading8">
    <w:name w:val="heading 8"/>
    <w:aliases w:val="AppendixSubHead"/>
    <w:basedOn w:val="Normal"/>
    <w:next w:val="Normal"/>
    <w:link w:val="Heading8Char"/>
    <w:uiPriority w:val="9"/>
    <w:qFormat/>
    <w:rsid w:val="00EF5DBD"/>
    <w:pPr>
      <w:numPr>
        <w:ilvl w:val="7"/>
        <w:numId w:val="17"/>
      </w:numPr>
      <w:spacing w:before="240" w:after="60"/>
      <w:outlineLvl w:val="7"/>
    </w:pPr>
    <w:rPr>
      <w:rFonts w:ascii="Times New Roman" w:hAnsi="Times New Roman"/>
      <w:i/>
      <w:iCs/>
      <w:sz w:val="24"/>
    </w:rPr>
  </w:style>
  <w:style w:type="paragraph" w:styleId="Heading9">
    <w:name w:val="heading 9"/>
    <w:aliases w:val="appendix,AppendixBodyHead,PIM 9"/>
    <w:basedOn w:val="Normal"/>
    <w:next w:val="Normal"/>
    <w:link w:val="Heading9Char"/>
    <w:uiPriority w:val="9"/>
    <w:qFormat/>
    <w:rsid w:val="00EF5DBD"/>
    <w:pPr>
      <w:numPr>
        <w:ilvl w:val="8"/>
        <w:numId w:val="17"/>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withspace">
    <w:name w:val="Normal with space"/>
    <w:basedOn w:val="Normal"/>
    <w:link w:val="NormalwithspaceChar"/>
    <w:rsid w:val="0031021A"/>
    <w:pPr>
      <w:spacing w:before="120"/>
    </w:pPr>
  </w:style>
  <w:style w:type="paragraph" w:styleId="Footer">
    <w:name w:val="footer"/>
    <w:aliases w:val="footer"/>
    <w:basedOn w:val="Normal"/>
    <w:link w:val="FooterChar"/>
    <w:uiPriority w:val="99"/>
    <w:rsid w:val="0031021A"/>
    <w:pPr>
      <w:tabs>
        <w:tab w:val="center" w:pos="4678"/>
        <w:tab w:val="right" w:pos="9356"/>
      </w:tabs>
    </w:pPr>
    <w:rPr>
      <w:sz w:val="20"/>
    </w:rPr>
  </w:style>
  <w:style w:type="paragraph" w:styleId="Header">
    <w:name w:val="header"/>
    <w:aliases w:val="Header/Footer,header odd,header,Hyphen,hd,Header style,ho"/>
    <w:basedOn w:val="Normal"/>
    <w:link w:val="HeaderChar"/>
    <w:qFormat/>
    <w:rsid w:val="0031021A"/>
    <w:pPr>
      <w:tabs>
        <w:tab w:val="center" w:pos="4678"/>
        <w:tab w:val="right" w:pos="9356"/>
      </w:tabs>
    </w:pPr>
    <w:rPr>
      <w:szCs w:val="22"/>
    </w:rPr>
  </w:style>
  <w:style w:type="paragraph" w:styleId="Title">
    <w:name w:val="Title"/>
    <w:basedOn w:val="Normal"/>
    <w:link w:val="TitleChar"/>
    <w:uiPriority w:val="10"/>
    <w:qFormat/>
    <w:rsid w:val="0031021A"/>
    <w:pPr>
      <w:spacing w:before="240" w:after="60"/>
      <w:jc w:val="center"/>
      <w:outlineLvl w:val="0"/>
    </w:pPr>
    <w:rPr>
      <w:b/>
      <w:bCs/>
      <w:kern w:val="28"/>
      <w:sz w:val="32"/>
      <w:szCs w:val="32"/>
      <w:lang w:val="en-US"/>
    </w:rPr>
  </w:style>
  <w:style w:type="character" w:styleId="PageNumber">
    <w:name w:val="page number"/>
    <w:basedOn w:val="DefaultParagraphFont"/>
    <w:rsid w:val="0031021A"/>
  </w:style>
  <w:style w:type="character" w:styleId="Hyperlink">
    <w:name w:val="Hyperlink"/>
    <w:uiPriority w:val="99"/>
    <w:rsid w:val="0031021A"/>
    <w:rPr>
      <w:color w:val="0000FF"/>
      <w:u w:val="single"/>
    </w:rPr>
  </w:style>
  <w:style w:type="paragraph" w:styleId="TOC2">
    <w:name w:val="toc 2"/>
    <w:basedOn w:val="Normal"/>
    <w:next w:val="Normal"/>
    <w:link w:val="TOC2Char"/>
    <w:autoRedefine/>
    <w:uiPriority w:val="39"/>
    <w:qFormat/>
    <w:rsid w:val="005D72CC"/>
    <w:pPr>
      <w:tabs>
        <w:tab w:val="left" w:pos="880"/>
        <w:tab w:val="right" w:leader="dot" w:pos="8630"/>
      </w:tabs>
      <w:spacing w:after="120"/>
      <w:ind w:left="567" w:hanging="567"/>
      <w:jc w:val="right"/>
    </w:pPr>
    <w:rPr>
      <w:rFonts w:ascii="Calibri" w:hAnsi="Calibri"/>
      <w:szCs w:val="20"/>
    </w:rPr>
  </w:style>
  <w:style w:type="paragraph" w:styleId="TOC3">
    <w:name w:val="toc 3"/>
    <w:basedOn w:val="Normal"/>
    <w:next w:val="Normal"/>
    <w:autoRedefine/>
    <w:uiPriority w:val="39"/>
    <w:qFormat/>
    <w:rsid w:val="007A0B89"/>
    <w:pPr>
      <w:tabs>
        <w:tab w:val="left" w:pos="1200"/>
        <w:tab w:val="right" w:leader="dot" w:pos="10790"/>
      </w:tabs>
      <w:spacing w:after="120"/>
      <w:ind w:left="442"/>
      <w:jc w:val="left"/>
    </w:pPr>
    <w:rPr>
      <w:rFonts w:ascii="Calibri" w:hAnsi="Calibri"/>
      <w:iCs/>
      <w:noProof/>
      <w:szCs w:val="20"/>
    </w:rPr>
  </w:style>
  <w:style w:type="paragraph" w:styleId="TOC4">
    <w:name w:val="toc 4"/>
    <w:basedOn w:val="TOC2"/>
    <w:next w:val="Normal"/>
    <w:autoRedefine/>
    <w:uiPriority w:val="39"/>
    <w:qFormat/>
    <w:rsid w:val="00F509DE"/>
    <w:pPr>
      <w:tabs>
        <w:tab w:val="left" w:pos="960"/>
        <w:tab w:val="right" w:leader="dot" w:pos="10790"/>
      </w:tabs>
    </w:pPr>
    <w:rPr>
      <w:noProof/>
    </w:rPr>
  </w:style>
  <w:style w:type="paragraph" w:styleId="TOC5">
    <w:name w:val="toc 5"/>
    <w:basedOn w:val="Normal"/>
    <w:next w:val="Normal"/>
    <w:autoRedefine/>
    <w:uiPriority w:val="39"/>
    <w:qFormat/>
    <w:rsid w:val="00F620E3"/>
    <w:pPr>
      <w:ind w:left="880"/>
      <w:jc w:val="left"/>
    </w:pPr>
    <w:rPr>
      <w:rFonts w:ascii="Calibri" w:hAnsi="Calibri"/>
      <w:sz w:val="18"/>
      <w:szCs w:val="18"/>
    </w:rPr>
  </w:style>
  <w:style w:type="paragraph" w:styleId="TOC1">
    <w:name w:val="toc 1"/>
    <w:basedOn w:val="Normal"/>
    <w:next w:val="Normal"/>
    <w:autoRedefine/>
    <w:uiPriority w:val="39"/>
    <w:qFormat/>
    <w:rsid w:val="00F364A1"/>
    <w:pPr>
      <w:tabs>
        <w:tab w:val="left" w:pos="442"/>
        <w:tab w:val="right" w:leader="dot" w:pos="9000"/>
      </w:tabs>
      <w:spacing w:before="120" w:after="120"/>
    </w:pPr>
    <w:rPr>
      <w:rFonts w:ascii="Calibri" w:hAnsi="Calibri"/>
      <w:bCs/>
      <w:noProof/>
      <w:szCs w:val="28"/>
    </w:rPr>
  </w:style>
  <w:style w:type="paragraph" w:styleId="BalloonText">
    <w:name w:val="Balloon Text"/>
    <w:basedOn w:val="Normal"/>
    <w:uiPriority w:val="99"/>
    <w:semiHidden/>
    <w:rsid w:val="0031021A"/>
    <w:rPr>
      <w:rFonts w:ascii="Tahoma" w:hAnsi="Tahoma" w:cs="Tahoma"/>
      <w:sz w:val="16"/>
      <w:szCs w:val="16"/>
    </w:rPr>
  </w:style>
  <w:style w:type="paragraph" w:styleId="BlockText">
    <w:name w:val="Block Text"/>
    <w:basedOn w:val="Normal"/>
    <w:uiPriority w:val="99"/>
    <w:rsid w:val="0031021A"/>
    <w:pPr>
      <w:numPr>
        <w:ilvl w:val="1"/>
        <w:numId w:val="1"/>
      </w:numPr>
      <w:spacing w:after="120"/>
      <w:ind w:right="1440"/>
    </w:pPr>
    <w:rPr>
      <w:rFonts w:cs="Arial"/>
      <w:bCs/>
      <w:sz w:val="18"/>
      <w:szCs w:val="20"/>
    </w:rPr>
  </w:style>
  <w:style w:type="character" w:styleId="FollowedHyperlink">
    <w:name w:val="FollowedHyperlink"/>
    <w:uiPriority w:val="99"/>
    <w:rsid w:val="0031021A"/>
    <w:rPr>
      <w:color w:val="800080"/>
      <w:u w:val="single"/>
    </w:rPr>
  </w:style>
  <w:style w:type="paragraph" w:customStyle="1" w:styleId="xl24">
    <w:name w:val="xl24"/>
    <w:basedOn w:val="Normal"/>
    <w:rsid w:val="0031021A"/>
    <w:pPr>
      <w:spacing w:before="100" w:beforeAutospacing="1" w:after="100" w:afterAutospacing="1"/>
      <w:ind w:firstLineChars="100" w:firstLine="100"/>
    </w:pPr>
    <w:rPr>
      <w:rFonts w:ascii="Times New Roman" w:hAnsi="Times New Roman"/>
      <w:sz w:val="24"/>
    </w:rPr>
  </w:style>
  <w:style w:type="paragraph" w:customStyle="1" w:styleId="xl25">
    <w:name w:val="xl25"/>
    <w:basedOn w:val="Normal"/>
    <w:rsid w:val="0031021A"/>
    <w:pPr>
      <w:spacing w:before="100" w:beforeAutospacing="1" w:after="100" w:afterAutospacing="1"/>
    </w:pPr>
    <w:rPr>
      <w:rFonts w:cs="Arial"/>
      <w:b/>
      <w:bCs/>
      <w:sz w:val="24"/>
    </w:rPr>
  </w:style>
  <w:style w:type="character" w:customStyle="1" w:styleId="s41">
    <w:name w:val="s41"/>
    <w:rsid w:val="0031021A"/>
    <w:rPr>
      <w:rFonts w:ascii="Arial" w:hAnsi="Arial" w:cs="Arial" w:hint="default"/>
      <w:sz w:val="20"/>
      <w:szCs w:val="20"/>
    </w:rPr>
  </w:style>
  <w:style w:type="paragraph" w:styleId="ListBullet4">
    <w:name w:val="List Bullet 4"/>
    <w:basedOn w:val="Normal"/>
    <w:autoRedefine/>
    <w:rsid w:val="0031021A"/>
    <w:pPr>
      <w:numPr>
        <w:numId w:val="2"/>
      </w:numPr>
    </w:pPr>
    <w:rPr>
      <w:sz w:val="24"/>
      <w:szCs w:val="20"/>
    </w:rPr>
  </w:style>
  <w:style w:type="paragraph" w:customStyle="1" w:styleId="StyleNormalwithspace10ptBoldBlack">
    <w:name w:val="Style Normal with space + 10 pt Bold Black"/>
    <w:basedOn w:val="Normalwithspace"/>
    <w:rsid w:val="0031021A"/>
    <w:rPr>
      <w:b/>
      <w:bCs/>
      <w:sz w:val="20"/>
    </w:rPr>
  </w:style>
  <w:style w:type="table" w:styleId="TableGrid">
    <w:name w:val="Table Grid"/>
    <w:basedOn w:val="TableNormal"/>
    <w:uiPriority w:val="39"/>
    <w:rsid w:val="00BD3F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sid w:val="0031021A"/>
    <w:rPr>
      <w:sz w:val="16"/>
      <w:szCs w:val="16"/>
    </w:rPr>
  </w:style>
  <w:style w:type="paragraph" w:styleId="CommentText">
    <w:name w:val="annotation text"/>
    <w:basedOn w:val="Normal"/>
    <w:link w:val="CommentTextChar"/>
    <w:uiPriority w:val="99"/>
    <w:rsid w:val="0031021A"/>
    <w:rPr>
      <w:sz w:val="20"/>
      <w:szCs w:val="20"/>
      <w:lang w:val="en-US"/>
    </w:rPr>
  </w:style>
  <w:style w:type="paragraph" w:styleId="CommentSubject">
    <w:name w:val="annotation subject"/>
    <w:basedOn w:val="CommentText"/>
    <w:next w:val="CommentText"/>
    <w:uiPriority w:val="99"/>
    <w:semiHidden/>
    <w:rsid w:val="0031021A"/>
    <w:rPr>
      <w:b/>
      <w:bCs/>
    </w:rPr>
  </w:style>
  <w:style w:type="paragraph" w:customStyle="1" w:styleId="StyleBlackCentered">
    <w:name w:val="Style Black Centered"/>
    <w:basedOn w:val="Normal"/>
    <w:rsid w:val="00BD3F0B"/>
    <w:pPr>
      <w:jc w:val="center"/>
    </w:pPr>
    <w:rPr>
      <w:szCs w:val="20"/>
    </w:rPr>
  </w:style>
  <w:style w:type="paragraph" w:styleId="BodyText">
    <w:name w:val="Body Text"/>
    <w:basedOn w:val="Normal"/>
    <w:link w:val="BodyTextChar"/>
    <w:rsid w:val="00E75215"/>
    <w:pPr>
      <w:spacing w:line="360" w:lineRule="auto"/>
      <w:jc w:val="left"/>
    </w:pPr>
    <w:rPr>
      <w:rFonts w:ascii="Arial" w:hAnsi="Arial"/>
    </w:rPr>
  </w:style>
  <w:style w:type="paragraph" w:styleId="BodyTextIndent">
    <w:name w:val="Body Text Indent"/>
    <w:basedOn w:val="Normal"/>
    <w:link w:val="BodyTextIndentChar"/>
    <w:rsid w:val="00E75215"/>
    <w:pPr>
      <w:spacing w:line="360" w:lineRule="auto"/>
      <w:ind w:left="432"/>
    </w:pPr>
    <w:rPr>
      <w:rFonts w:ascii="Arial" w:hAnsi="Arial"/>
    </w:rPr>
  </w:style>
  <w:style w:type="paragraph" w:styleId="BodyText2">
    <w:name w:val="Body Text 2"/>
    <w:basedOn w:val="Normal"/>
    <w:link w:val="BodyText2Char"/>
    <w:rsid w:val="00072B1E"/>
    <w:pPr>
      <w:spacing w:after="120" w:line="480" w:lineRule="auto"/>
    </w:pPr>
  </w:style>
  <w:style w:type="paragraph" w:customStyle="1" w:styleId="TableNumber1">
    <w:name w:val="Table Number1"/>
    <w:basedOn w:val="Normal"/>
    <w:next w:val="Normal"/>
    <w:rsid w:val="00EB64A0"/>
    <w:pPr>
      <w:numPr>
        <w:numId w:val="3"/>
      </w:numPr>
      <w:tabs>
        <w:tab w:val="left" w:pos="1701"/>
        <w:tab w:val="left" w:pos="2268"/>
        <w:tab w:val="left" w:pos="2835"/>
        <w:tab w:val="left" w:pos="3402"/>
        <w:tab w:val="left" w:pos="3969"/>
        <w:tab w:val="left" w:pos="4536"/>
      </w:tabs>
      <w:jc w:val="left"/>
    </w:pPr>
    <w:rPr>
      <w:rFonts w:ascii="Arial" w:hAnsi="Arial"/>
      <w:szCs w:val="20"/>
    </w:rPr>
  </w:style>
  <w:style w:type="paragraph" w:customStyle="1" w:styleId="TableNumber2">
    <w:name w:val="Table Number2"/>
    <w:basedOn w:val="Normal"/>
    <w:next w:val="Normal"/>
    <w:autoRedefine/>
    <w:rsid w:val="00EB64A0"/>
    <w:pPr>
      <w:numPr>
        <w:ilvl w:val="1"/>
        <w:numId w:val="3"/>
      </w:numPr>
      <w:tabs>
        <w:tab w:val="left" w:pos="1134"/>
        <w:tab w:val="left" w:pos="1701"/>
        <w:tab w:val="left" w:pos="2268"/>
        <w:tab w:val="left" w:pos="2835"/>
        <w:tab w:val="left" w:pos="3402"/>
        <w:tab w:val="left" w:pos="3969"/>
        <w:tab w:val="left" w:pos="4536"/>
      </w:tabs>
      <w:spacing w:before="120" w:after="120"/>
      <w:jc w:val="left"/>
    </w:pPr>
    <w:rPr>
      <w:rFonts w:ascii="Arial" w:hAnsi="Arial"/>
      <w:szCs w:val="20"/>
    </w:rPr>
  </w:style>
  <w:style w:type="paragraph" w:styleId="BodyText3">
    <w:name w:val="Body Text 3"/>
    <w:basedOn w:val="Normal"/>
    <w:uiPriority w:val="99"/>
    <w:rsid w:val="006A62D2"/>
    <w:pPr>
      <w:spacing w:after="120"/>
    </w:pPr>
    <w:rPr>
      <w:sz w:val="16"/>
      <w:szCs w:val="16"/>
    </w:rPr>
  </w:style>
  <w:style w:type="paragraph" w:styleId="List3">
    <w:name w:val="List 3"/>
    <w:basedOn w:val="Normal"/>
    <w:rsid w:val="007178B8"/>
    <w:pPr>
      <w:tabs>
        <w:tab w:val="left" w:pos="1134"/>
        <w:tab w:val="left" w:pos="1701"/>
        <w:tab w:val="left" w:pos="2268"/>
        <w:tab w:val="left" w:pos="2835"/>
        <w:tab w:val="left" w:pos="3402"/>
        <w:tab w:val="left" w:pos="3969"/>
        <w:tab w:val="left" w:pos="4536"/>
      </w:tabs>
      <w:ind w:left="1080" w:hanging="360"/>
    </w:pPr>
    <w:rPr>
      <w:rFonts w:ascii="Arial" w:hAnsi="Arial"/>
      <w:szCs w:val="20"/>
    </w:rPr>
  </w:style>
  <w:style w:type="paragraph" w:styleId="NormalIndent">
    <w:name w:val="Normal Indent"/>
    <w:basedOn w:val="Normal"/>
    <w:link w:val="NormalIndentChar"/>
    <w:rsid w:val="007178B8"/>
    <w:rPr>
      <w:rFonts w:ascii="Times New Roman" w:hAnsi="Times New Roman"/>
      <w:szCs w:val="20"/>
    </w:rPr>
  </w:style>
  <w:style w:type="paragraph" w:styleId="Caption">
    <w:name w:val="caption"/>
    <w:basedOn w:val="Normal"/>
    <w:next w:val="Normal"/>
    <w:qFormat/>
    <w:rsid w:val="00411560"/>
    <w:pPr>
      <w:jc w:val="center"/>
    </w:pPr>
    <w:rPr>
      <w:rFonts w:asciiTheme="minorHAnsi" w:hAnsiTheme="minorHAnsi"/>
      <w:b/>
      <w:noProof/>
      <w:sz w:val="16"/>
      <w:szCs w:val="16"/>
    </w:rPr>
  </w:style>
  <w:style w:type="paragraph" w:styleId="TOC6">
    <w:name w:val="toc 6"/>
    <w:basedOn w:val="Normal"/>
    <w:next w:val="Normal"/>
    <w:autoRedefine/>
    <w:uiPriority w:val="39"/>
    <w:qFormat/>
    <w:rsid w:val="00F620E3"/>
    <w:pPr>
      <w:ind w:left="1100"/>
      <w:jc w:val="left"/>
    </w:pPr>
    <w:rPr>
      <w:rFonts w:ascii="Calibri" w:hAnsi="Calibri"/>
      <w:sz w:val="18"/>
      <w:szCs w:val="18"/>
    </w:rPr>
  </w:style>
  <w:style w:type="paragraph" w:styleId="TOC7">
    <w:name w:val="toc 7"/>
    <w:basedOn w:val="Normal"/>
    <w:next w:val="Normal"/>
    <w:autoRedefine/>
    <w:uiPriority w:val="39"/>
    <w:qFormat/>
    <w:rsid w:val="00F620E3"/>
    <w:pPr>
      <w:ind w:left="1320"/>
      <w:jc w:val="left"/>
    </w:pPr>
    <w:rPr>
      <w:rFonts w:ascii="Calibri" w:hAnsi="Calibri"/>
      <w:sz w:val="18"/>
      <w:szCs w:val="18"/>
    </w:rPr>
  </w:style>
  <w:style w:type="paragraph" w:styleId="TOC8">
    <w:name w:val="toc 8"/>
    <w:basedOn w:val="Normal"/>
    <w:next w:val="Normal"/>
    <w:autoRedefine/>
    <w:uiPriority w:val="39"/>
    <w:qFormat/>
    <w:rsid w:val="00F620E3"/>
    <w:pPr>
      <w:ind w:left="1540"/>
      <w:jc w:val="left"/>
    </w:pPr>
    <w:rPr>
      <w:rFonts w:ascii="Calibri" w:hAnsi="Calibri"/>
      <w:sz w:val="18"/>
      <w:szCs w:val="18"/>
    </w:rPr>
  </w:style>
  <w:style w:type="paragraph" w:styleId="TOC9">
    <w:name w:val="toc 9"/>
    <w:basedOn w:val="Normal"/>
    <w:next w:val="Normal"/>
    <w:autoRedefine/>
    <w:uiPriority w:val="39"/>
    <w:qFormat/>
    <w:rsid w:val="00F620E3"/>
    <w:pPr>
      <w:ind w:left="1760"/>
      <w:jc w:val="left"/>
    </w:pPr>
    <w:rPr>
      <w:rFonts w:ascii="Calibri" w:hAnsi="Calibri"/>
      <w:sz w:val="18"/>
      <w:szCs w:val="18"/>
    </w:rPr>
  </w:style>
  <w:style w:type="paragraph" w:styleId="NormalWeb">
    <w:name w:val="Normal (Web)"/>
    <w:basedOn w:val="Normal"/>
    <w:uiPriority w:val="99"/>
    <w:rsid w:val="00167166"/>
    <w:pPr>
      <w:spacing w:before="100" w:beforeAutospacing="1" w:after="100" w:afterAutospacing="1"/>
      <w:jc w:val="left"/>
    </w:pPr>
    <w:rPr>
      <w:rFonts w:ascii="Times New Roman" w:hAnsi="Times New Roman"/>
      <w:sz w:val="24"/>
    </w:rPr>
  </w:style>
  <w:style w:type="paragraph" w:styleId="DocumentMap">
    <w:name w:val="Document Map"/>
    <w:basedOn w:val="Normal"/>
    <w:link w:val="DocumentMapChar"/>
    <w:uiPriority w:val="99"/>
    <w:rsid w:val="00EC3F47"/>
    <w:rPr>
      <w:rFonts w:ascii="Tahoma" w:hAnsi="Tahoma"/>
      <w:sz w:val="16"/>
      <w:szCs w:val="16"/>
    </w:rPr>
  </w:style>
  <w:style w:type="character" w:customStyle="1" w:styleId="DocumentMapChar">
    <w:name w:val="Document Map Char"/>
    <w:link w:val="DocumentMap"/>
    <w:uiPriority w:val="99"/>
    <w:rsid w:val="00EC3F47"/>
    <w:rPr>
      <w:rFonts w:ascii="Tahoma" w:hAnsi="Tahoma" w:cs="Tahoma"/>
      <w:sz w:val="16"/>
      <w:szCs w:val="16"/>
    </w:rPr>
  </w:style>
  <w:style w:type="paragraph" w:customStyle="1" w:styleId="Format1">
    <w:name w:val="Format 1"/>
    <w:basedOn w:val="Normal"/>
    <w:next w:val="Normal"/>
    <w:autoRedefine/>
    <w:rsid w:val="003307B0"/>
    <w:pPr>
      <w:tabs>
        <w:tab w:val="num" w:pos="561"/>
        <w:tab w:val="left" w:pos="748"/>
        <w:tab w:val="left" w:pos="2835"/>
        <w:tab w:val="left" w:pos="3402"/>
        <w:tab w:val="left" w:pos="3969"/>
        <w:tab w:val="left" w:pos="4536"/>
      </w:tabs>
      <w:ind w:left="432" w:hanging="432"/>
    </w:pPr>
    <w:rPr>
      <w:rFonts w:ascii="Arial" w:hAnsi="Arial"/>
      <w:b/>
      <w:sz w:val="20"/>
      <w:szCs w:val="20"/>
    </w:rPr>
  </w:style>
  <w:style w:type="paragraph" w:customStyle="1" w:styleId="Alphabet1">
    <w:name w:val="Alphabet1"/>
    <w:basedOn w:val="Normal"/>
    <w:next w:val="Normal"/>
    <w:autoRedefine/>
    <w:rsid w:val="003307B0"/>
    <w:pPr>
      <w:tabs>
        <w:tab w:val="num" w:pos="360"/>
        <w:tab w:val="left" w:pos="1701"/>
        <w:tab w:val="left" w:pos="2268"/>
        <w:tab w:val="left" w:pos="2835"/>
        <w:tab w:val="left" w:pos="3402"/>
        <w:tab w:val="left" w:pos="3969"/>
        <w:tab w:val="left" w:pos="4536"/>
      </w:tabs>
      <w:ind w:left="360" w:hanging="360"/>
    </w:pPr>
    <w:rPr>
      <w:rFonts w:ascii="Arial" w:hAnsi="Arial"/>
      <w:b/>
      <w:szCs w:val="20"/>
    </w:rPr>
  </w:style>
  <w:style w:type="paragraph" w:customStyle="1" w:styleId="TableNumber3">
    <w:name w:val="Table Number3"/>
    <w:basedOn w:val="Normal"/>
    <w:autoRedefine/>
    <w:rsid w:val="003307B0"/>
    <w:pPr>
      <w:tabs>
        <w:tab w:val="num" w:pos="792"/>
        <w:tab w:val="left" w:pos="1701"/>
        <w:tab w:val="left" w:pos="2268"/>
        <w:tab w:val="left" w:pos="2835"/>
        <w:tab w:val="left" w:pos="3402"/>
        <w:tab w:val="left" w:pos="3969"/>
        <w:tab w:val="left" w:pos="4536"/>
      </w:tabs>
      <w:ind w:left="792" w:hanging="288"/>
    </w:pPr>
    <w:rPr>
      <w:rFonts w:ascii="Arial" w:hAnsi="Arial"/>
      <w:szCs w:val="20"/>
    </w:rPr>
  </w:style>
  <w:style w:type="paragraph" w:customStyle="1" w:styleId="Alphabet">
    <w:name w:val="Alphabet"/>
    <w:basedOn w:val="Normal"/>
    <w:autoRedefine/>
    <w:rsid w:val="009D6374"/>
    <w:pPr>
      <w:tabs>
        <w:tab w:val="left" w:pos="1134"/>
        <w:tab w:val="num" w:pos="1494"/>
        <w:tab w:val="left" w:pos="1701"/>
        <w:tab w:val="left" w:pos="2268"/>
        <w:tab w:val="left" w:pos="2835"/>
        <w:tab w:val="left" w:pos="3402"/>
        <w:tab w:val="left" w:pos="3969"/>
        <w:tab w:val="left" w:pos="4536"/>
      </w:tabs>
      <w:spacing w:before="120" w:after="120"/>
      <w:ind w:left="1080" w:hanging="1080"/>
    </w:pPr>
    <w:rPr>
      <w:rFonts w:ascii="Arial" w:hAnsi="Arial"/>
      <w:szCs w:val="20"/>
    </w:rPr>
  </w:style>
  <w:style w:type="paragraph" w:customStyle="1" w:styleId="Format2Underline">
    <w:name w:val="Format 2 + Underline"/>
    <w:basedOn w:val="Normal"/>
    <w:autoRedefine/>
    <w:rsid w:val="00433E2A"/>
    <w:pPr>
      <w:tabs>
        <w:tab w:val="left" w:pos="748"/>
        <w:tab w:val="left" w:pos="2835"/>
        <w:tab w:val="left" w:pos="3402"/>
        <w:tab w:val="left" w:pos="3969"/>
        <w:tab w:val="left" w:pos="4536"/>
      </w:tabs>
    </w:pPr>
    <w:rPr>
      <w:rFonts w:ascii="Arial" w:hAnsi="Arial"/>
      <w:szCs w:val="20"/>
      <w:u w:val="single"/>
    </w:rPr>
  </w:style>
  <w:style w:type="paragraph" w:customStyle="1" w:styleId="Format3">
    <w:name w:val="Format 3"/>
    <w:basedOn w:val="Normal"/>
    <w:autoRedefine/>
    <w:rsid w:val="003307B0"/>
    <w:pPr>
      <w:tabs>
        <w:tab w:val="num" w:pos="720"/>
        <w:tab w:val="left" w:pos="748"/>
        <w:tab w:val="left" w:pos="2835"/>
        <w:tab w:val="left" w:pos="3402"/>
        <w:tab w:val="left" w:pos="3969"/>
        <w:tab w:val="left" w:pos="4536"/>
      </w:tabs>
      <w:ind w:left="720" w:hanging="360"/>
    </w:pPr>
    <w:rPr>
      <w:rFonts w:ascii="Arial" w:hAnsi="Arial"/>
      <w:szCs w:val="20"/>
    </w:rPr>
  </w:style>
  <w:style w:type="paragraph" w:customStyle="1" w:styleId="Format4">
    <w:name w:val="Format 4"/>
    <w:basedOn w:val="Format3"/>
    <w:autoRedefine/>
    <w:rsid w:val="003307B0"/>
    <w:pPr>
      <w:tabs>
        <w:tab w:val="clear" w:pos="720"/>
      </w:tabs>
      <w:ind w:left="0" w:firstLine="0"/>
    </w:pPr>
  </w:style>
  <w:style w:type="table" w:styleId="LightList-Accent4">
    <w:name w:val="Light List Accent 4"/>
    <w:basedOn w:val="TableNormal"/>
    <w:uiPriority w:val="44"/>
    <w:rsid w:val="000B4690"/>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customStyle="1" w:styleId="Numberedlist21">
    <w:name w:val="Numbered list 2.1"/>
    <w:basedOn w:val="Normal"/>
    <w:rsid w:val="000B4690"/>
    <w:pPr>
      <w:numPr>
        <w:numId w:val="4"/>
      </w:numPr>
      <w:jc w:val="left"/>
    </w:pPr>
    <w:rPr>
      <w:color w:val="003399"/>
      <w:sz w:val="24"/>
    </w:rPr>
  </w:style>
  <w:style w:type="paragraph" w:customStyle="1" w:styleId="Numberedlist22">
    <w:name w:val="Numbered list 2.2"/>
    <w:basedOn w:val="Normal"/>
    <w:rsid w:val="000B4690"/>
    <w:pPr>
      <w:numPr>
        <w:ilvl w:val="1"/>
        <w:numId w:val="4"/>
      </w:numPr>
      <w:jc w:val="left"/>
    </w:pPr>
    <w:rPr>
      <w:color w:val="003399"/>
      <w:sz w:val="24"/>
    </w:rPr>
  </w:style>
  <w:style w:type="paragraph" w:customStyle="1" w:styleId="Numberedlist23">
    <w:name w:val="Numbered list 2.3"/>
    <w:basedOn w:val="Normal"/>
    <w:rsid w:val="000B4690"/>
    <w:pPr>
      <w:numPr>
        <w:ilvl w:val="2"/>
        <w:numId w:val="4"/>
      </w:numPr>
      <w:jc w:val="left"/>
    </w:pPr>
    <w:rPr>
      <w:color w:val="003399"/>
      <w:sz w:val="24"/>
    </w:rPr>
  </w:style>
  <w:style w:type="paragraph" w:customStyle="1" w:styleId="Numberedlist24">
    <w:name w:val="Numbered list 2.4"/>
    <w:basedOn w:val="Normal"/>
    <w:rsid w:val="000B4690"/>
    <w:pPr>
      <w:numPr>
        <w:ilvl w:val="3"/>
        <w:numId w:val="4"/>
      </w:numPr>
      <w:jc w:val="left"/>
    </w:pPr>
    <w:rPr>
      <w:color w:val="003399"/>
      <w:sz w:val="24"/>
    </w:rPr>
  </w:style>
  <w:style w:type="paragraph" w:customStyle="1" w:styleId="Numberedlist25">
    <w:name w:val="Numbered list 2.5"/>
    <w:basedOn w:val="Normal"/>
    <w:rsid w:val="000B4690"/>
    <w:pPr>
      <w:numPr>
        <w:ilvl w:val="4"/>
        <w:numId w:val="4"/>
      </w:numPr>
      <w:jc w:val="left"/>
    </w:pPr>
    <w:rPr>
      <w:color w:val="003399"/>
      <w:sz w:val="24"/>
    </w:rPr>
  </w:style>
  <w:style w:type="paragraph" w:customStyle="1" w:styleId="EmerioHeading2">
    <w:name w:val="Emerio Heading 2"/>
    <w:basedOn w:val="Heading2"/>
    <w:rsid w:val="007E49C4"/>
    <w:pPr>
      <w:tabs>
        <w:tab w:val="left" w:pos="720"/>
        <w:tab w:val="num" w:pos="3276"/>
      </w:tabs>
      <w:ind w:left="3276"/>
    </w:pPr>
  </w:style>
  <w:style w:type="paragraph" w:customStyle="1" w:styleId="EmerioHeading3">
    <w:name w:val="Emerio Heading 3"/>
    <w:basedOn w:val="Heading3"/>
    <w:rsid w:val="007E49C4"/>
  </w:style>
  <w:style w:type="paragraph" w:styleId="PlainText">
    <w:name w:val="Plain Text"/>
    <w:basedOn w:val="Normal"/>
    <w:link w:val="PlainTextChar"/>
    <w:uiPriority w:val="99"/>
    <w:rsid w:val="00282207"/>
    <w:pPr>
      <w:jc w:val="left"/>
    </w:pPr>
    <w:rPr>
      <w:rFonts w:ascii="Courier New" w:hAnsi="Courier New"/>
      <w:sz w:val="20"/>
      <w:szCs w:val="20"/>
    </w:rPr>
  </w:style>
  <w:style w:type="character" w:customStyle="1" w:styleId="PlainTextChar">
    <w:name w:val="Plain Text Char"/>
    <w:link w:val="PlainText"/>
    <w:uiPriority w:val="99"/>
    <w:rsid w:val="00282207"/>
    <w:rPr>
      <w:rFonts w:ascii="Courier New" w:hAnsi="Courier New" w:cs="Courier New"/>
      <w:lang w:val="en-GB"/>
    </w:rPr>
  </w:style>
  <w:style w:type="paragraph" w:customStyle="1" w:styleId="Default">
    <w:name w:val="Default"/>
    <w:rsid w:val="00047674"/>
    <w:pPr>
      <w:autoSpaceDE w:val="0"/>
      <w:autoSpaceDN w:val="0"/>
      <w:adjustRightInd w:val="0"/>
      <w:jc w:val="center"/>
    </w:pPr>
    <w:rPr>
      <w:rFonts w:ascii="Arial" w:hAnsi="Arial" w:cs="Arial"/>
      <w:color w:val="000000"/>
      <w:sz w:val="24"/>
      <w:szCs w:val="24"/>
      <w:lang w:val="en-US" w:eastAsia="en-US"/>
    </w:rPr>
  </w:style>
  <w:style w:type="character" w:customStyle="1" w:styleId="NormalwithspaceChar">
    <w:name w:val="Normal with space Char"/>
    <w:link w:val="Normalwithspace"/>
    <w:rsid w:val="00E16CAE"/>
    <w:rPr>
      <w:rFonts w:ascii="Century Gothic" w:hAnsi="Century Gothic"/>
      <w:sz w:val="22"/>
      <w:szCs w:val="24"/>
    </w:rPr>
  </w:style>
  <w:style w:type="paragraph" w:customStyle="1" w:styleId="body3">
    <w:name w:val="body 3"/>
    <w:basedOn w:val="Normal"/>
    <w:rsid w:val="000B3EB4"/>
    <w:pPr>
      <w:keepLines/>
      <w:spacing w:before="120"/>
      <w:ind w:left="1418"/>
      <w:jc w:val="left"/>
    </w:pPr>
    <w:rPr>
      <w:rFonts w:ascii="Times New Roman" w:hAnsi="Times New Roman"/>
      <w:sz w:val="24"/>
      <w:szCs w:val="20"/>
    </w:rPr>
  </w:style>
  <w:style w:type="paragraph" w:styleId="Revision">
    <w:name w:val="Revision"/>
    <w:hidden/>
    <w:uiPriority w:val="99"/>
    <w:semiHidden/>
    <w:rsid w:val="007137CE"/>
    <w:pPr>
      <w:jc w:val="center"/>
    </w:pPr>
    <w:rPr>
      <w:rFonts w:ascii="Century Gothic" w:hAnsi="Century Gothic"/>
      <w:sz w:val="22"/>
      <w:szCs w:val="24"/>
      <w:lang w:val="en-US" w:eastAsia="en-US"/>
    </w:rPr>
  </w:style>
  <w:style w:type="paragraph" w:styleId="NoSpacing">
    <w:name w:val="No Spacing"/>
    <w:link w:val="NoSpacingChar"/>
    <w:uiPriority w:val="1"/>
    <w:qFormat/>
    <w:rsid w:val="00AC3FBB"/>
    <w:pPr>
      <w:jc w:val="center"/>
    </w:pPr>
    <w:rPr>
      <w:rFonts w:ascii="Arial" w:eastAsia="SimSun" w:hAnsi="Arial"/>
      <w:sz w:val="22"/>
      <w:szCs w:val="22"/>
      <w:lang w:val="en-US" w:eastAsia="zh-CN"/>
    </w:rPr>
  </w:style>
  <w:style w:type="paragraph" w:styleId="ListParagraph">
    <w:name w:val="List Paragraph"/>
    <w:basedOn w:val="Normal"/>
    <w:link w:val="ListParagraphChar"/>
    <w:autoRedefine/>
    <w:uiPriority w:val="34"/>
    <w:qFormat/>
    <w:rsid w:val="00D21035"/>
    <w:pPr>
      <w:numPr>
        <w:numId w:val="38"/>
      </w:numPr>
      <w:jc w:val="left"/>
    </w:pPr>
    <w:rPr>
      <w:rFonts w:asciiTheme="minorHAnsi" w:hAnsiTheme="minorHAnsi" w:cstheme="minorHAnsi"/>
      <w:lang w:val="en-AU"/>
    </w:rPr>
  </w:style>
  <w:style w:type="paragraph" w:customStyle="1" w:styleId="NormalText">
    <w:name w:val="Normal Text"/>
    <w:basedOn w:val="Normal"/>
    <w:link w:val="NormalTextChar"/>
    <w:rsid w:val="00A52D8A"/>
    <w:pPr>
      <w:widowControl w:val="0"/>
      <w:jc w:val="left"/>
    </w:pPr>
    <w:rPr>
      <w:rFonts w:ascii="Arial" w:hAnsi="Arial"/>
      <w:szCs w:val="20"/>
    </w:rPr>
  </w:style>
  <w:style w:type="character" w:customStyle="1" w:styleId="NormalTextChar">
    <w:name w:val="Normal Text Char"/>
    <w:link w:val="NormalText"/>
    <w:rsid w:val="00A52D8A"/>
    <w:rPr>
      <w:rFonts w:ascii="Arial" w:hAnsi="Arial" w:cs="Arial"/>
      <w:sz w:val="22"/>
    </w:rPr>
  </w:style>
  <w:style w:type="character" w:customStyle="1" w:styleId="Heading1Char">
    <w:name w:val="Heading 1 Char"/>
    <w:aliases w:val="Heading 0 Char,H1 Char,1 ghost Char,g Char,dd heading 1 Char,dh1 Char,Section Heading Char,app heading 1 Char,l1 Char,1 Char,h1 Char,DMO Heading 1 Char,Appendix Char,PIM 1 Char,Head 1 Char,Head 11 Char,Head 12 Char,Head 111 Char,II Char"/>
    <w:link w:val="Heading1"/>
    <w:uiPriority w:val="9"/>
    <w:rsid w:val="000F3063"/>
    <w:rPr>
      <w:rFonts w:ascii="Calibri" w:eastAsiaTheme="majorEastAsia" w:hAnsi="Calibri"/>
      <w:b/>
      <w:bCs/>
      <w:smallCaps/>
      <w:kern w:val="32"/>
      <w:sz w:val="32"/>
      <w:szCs w:val="28"/>
      <w:lang w:eastAsia="en-US"/>
    </w:rPr>
  </w:style>
  <w:style w:type="character" w:customStyle="1" w:styleId="Heading2Char">
    <w:name w:val="Heading 2 Char"/>
    <w:link w:val="Heading2"/>
    <w:uiPriority w:val="9"/>
    <w:rsid w:val="00634352"/>
    <w:rPr>
      <w:rFonts w:ascii="Calibri" w:hAnsi="Calibri" w:cstheme="minorHAnsi"/>
      <w:b/>
      <w:bCs/>
      <w:iCs/>
      <w:smallCaps/>
      <w:kern w:val="22"/>
      <w:sz w:val="28"/>
      <w:szCs w:val="22"/>
      <w:lang w:val="en-AU" w:eastAsia="en-US"/>
    </w:rPr>
  </w:style>
  <w:style w:type="character" w:customStyle="1" w:styleId="Heading3Char">
    <w:name w:val="Heading 3 Char"/>
    <w:aliases w:val="Head 3 Char,H3 Char,3 Char,h3 Char,Heading 3 hidden Char,2h Char,h31 Char,h32 Char,Section Char,Heading 2.3 Char,(Alt+3) Char,1.2.3. Char,alltoc Char,Heading 3 Char1 Char,Heading 3 Char Char Char,Heading 3 Char1 Char Char Char"/>
    <w:link w:val="Heading3"/>
    <w:rsid w:val="00634352"/>
    <w:rPr>
      <w:rFonts w:ascii="Calibri" w:eastAsiaTheme="majorEastAsia" w:hAnsi="Calibri"/>
      <w:b/>
      <w:bCs/>
      <w:smallCaps/>
      <w:sz w:val="24"/>
      <w:szCs w:val="22"/>
      <w:lang w:val="en-AU" w:eastAsia="en-US"/>
    </w:rPr>
  </w:style>
  <w:style w:type="character" w:customStyle="1" w:styleId="BodyTextChar">
    <w:name w:val="Body Text Char"/>
    <w:link w:val="BodyText"/>
    <w:rsid w:val="00A52D8A"/>
    <w:rPr>
      <w:rFonts w:ascii="Arial" w:hAnsi="Arial" w:cs="Arial"/>
      <w:sz w:val="22"/>
      <w:szCs w:val="24"/>
    </w:rPr>
  </w:style>
  <w:style w:type="character" w:customStyle="1" w:styleId="BodyTextIndentChar">
    <w:name w:val="Body Text Indent Char"/>
    <w:link w:val="BodyTextIndent"/>
    <w:rsid w:val="00541CC7"/>
    <w:rPr>
      <w:rFonts w:ascii="Arial" w:hAnsi="Arial" w:cs="Arial"/>
      <w:sz w:val="22"/>
      <w:szCs w:val="24"/>
    </w:rPr>
  </w:style>
  <w:style w:type="character" w:customStyle="1" w:styleId="Heading6Char">
    <w:name w:val="Heading 6 Char"/>
    <w:aliases w:val="PIM 6 Char"/>
    <w:link w:val="Heading6"/>
    <w:uiPriority w:val="9"/>
    <w:rsid w:val="00EF5DBD"/>
    <w:rPr>
      <w:b/>
      <w:bCs/>
      <w:sz w:val="22"/>
      <w:szCs w:val="22"/>
      <w:lang w:eastAsia="en-US"/>
    </w:rPr>
  </w:style>
  <w:style w:type="character" w:customStyle="1" w:styleId="Heading8Char">
    <w:name w:val="Heading 8 Char"/>
    <w:aliases w:val="AppendixSubHead Char"/>
    <w:link w:val="Heading8"/>
    <w:uiPriority w:val="9"/>
    <w:rsid w:val="00EF5DBD"/>
    <w:rPr>
      <w:i/>
      <w:iCs/>
      <w:sz w:val="24"/>
      <w:szCs w:val="24"/>
      <w:lang w:eastAsia="en-US"/>
    </w:rPr>
  </w:style>
  <w:style w:type="character" w:customStyle="1" w:styleId="Heading9Char">
    <w:name w:val="Heading 9 Char"/>
    <w:aliases w:val="appendix Char,AppendixBodyHead Char,PIM 9 Char"/>
    <w:link w:val="Heading9"/>
    <w:uiPriority w:val="9"/>
    <w:rsid w:val="00EF5DBD"/>
    <w:rPr>
      <w:rFonts w:ascii="Arial" w:hAnsi="Arial"/>
      <w:sz w:val="22"/>
      <w:szCs w:val="22"/>
      <w:lang w:eastAsia="en-US"/>
    </w:rPr>
  </w:style>
  <w:style w:type="paragraph" w:customStyle="1" w:styleId="Normalforsubheading2">
    <w:name w:val="Normal for sub heading 2"/>
    <w:basedOn w:val="Normal"/>
    <w:link w:val="Normalforsubheading2Char"/>
    <w:rsid w:val="00EF5DBD"/>
    <w:pPr>
      <w:spacing w:after="120"/>
      <w:ind w:left="720"/>
    </w:pPr>
    <w:rPr>
      <w:rFonts w:ascii="Times New Roman" w:hAnsi="Times New Roman"/>
      <w:sz w:val="24"/>
      <w:szCs w:val="20"/>
      <w:lang w:val="en-US"/>
    </w:rPr>
  </w:style>
  <w:style w:type="table" w:styleId="TableGrid3">
    <w:name w:val="Table Grid 3"/>
    <w:basedOn w:val="TableNormal"/>
    <w:rsid w:val="000F63C7"/>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8">
    <w:name w:val="Table Grid 8"/>
    <w:basedOn w:val="TableNormal"/>
    <w:rsid w:val="000F63C7"/>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0F63C7"/>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
    <w:name w:val="Light Shading - Accent 11"/>
    <w:basedOn w:val="TableNormal"/>
    <w:uiPriority w:val="60"/>
    <w:rsid w:val="000F63C7"/>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TableColorful3">
    <w:name w:val="Table Colorful 3"/>
    <w:basedOn w:val="TableNormal"/>
    <w:rsid w:val="000F63C7"/>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2">
    <w:name w:val="Table Classic 2"/>
    <w:basedOn w:val="TableNormal"/>
    <w:rsid w:val="000F63C7"/>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ntemporary">
    <w:name w:val="Table Contemporary"/>
    <w:basedOn w:val="TableNormal"/>
    <w:rsid w:val="00B672D6"/>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List1">
    <w:name w:val="Table List 1"/>
    <w:basedOn w:val="TableNormal"/>
    <w:rsid w:val="00B672D6"/>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Grid1">
    <w:name w:val="Light Grid1"/>
    <w:basedOn w:val="TableNormal"/>
    <w:uiPriority w:val="62"/>
    <w:rsid w:val="00B672D6"/>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B672D6"/>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2">
    <w:name w:val="Light Grid Accent 2"/>
    <w:basedOn w:val="TableNormal"/>
    <w:uiPriority w:val="62"/>
    <w:rsid w:val="00B672D6"/>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paragraph" w:customStyle="1" w:styleId="Figure1">
    <w:name w:val="Figure 1"/>
    <w:basedOn w:val="Normalwithspace"/>
    <w:link w:val="Figure1Char"/>
    <w:rsid w:val="00626D25"/>
    <w:pPr>
      <w:jc w:val="center"/>
    </w:pPr>
  </w:style>
  <w:style w:type="character" w:customStyle="1" w:styleId="Figure1Char">
    <w:name w:val="Figure 1 Char"/>
    <w:link w:val="Figure1"/>
    <w:rsid w:val="00626D25"/>
    <w:rPr>
      <w:rFonts w:ascii="Century Gothic" w:hAnsi="Century Gothic"/>
      <w:sz w:val="22"/>
      <w:szCs w:val="24"/>
    </w:rPr>
  </w:style>
  <w:style w:type="character" w:customStyle="1" w:styleId="NormalIndentChar">
    <w:name w:val="Normal Indent Char"/>
    <w:link w:val="NormalIndent"/>
    <w:rsid w:val="007F685E"/>
    <w:rPr>
      <w:sz w:val="22"/>
      <w:lang w:val="en-GB"/>
    </w:rPr>
  </w:style>
  <w:style w:type="character" w:customStyle="1" w:styleId="Heading4Char">
    <w:name w:val="Heading 4 Char"/>
    <w:link w:val="Heading4"/>
    <w:uiPriority w:val="9"/>
    <w:rsid w:val="00C66D8C"/>
    <w:rPr>
      <w:rFonts w:ascii="Calibri" w:hAnsi="Calibri"/>
      <w:b/>
      <w:sz w:val="22"/>
      <w:szCs w:val="22"/>
      <w:lang w:eastAsia="en-US"/>
    </w:rPr>
  </w:style>
  <w:style w:type="character" w:customStyle="1" w:styleId="Heading5Char">
    <w:name w:val="Heading 5 Char"/>
    <w:link w:val="Heading5"/>
    <w:uiPriority w:val="9"/>
    <w:rsid w:val="007F685E"/>
    <w:rPr>
      <w:rFonts w:ascii="Arial" w:hAnsi="Arial"/>
      <w:b/>
      <w:bCs/>
      <w:iCs/>
      <w:sz w:val="22"/>
      <w:szCs w:val="26"/>
      <w:lang w:eastAsia="en-US"/>
    </w:rPr>
  </w:style>
  <w:style w:type="paragraph" w:customStyle="1" w:styleId="Dash">
    <w:name w:val="Dash"/>
    <w:basedOn w:val="Normal"/>
    <w:rsid w:val="007F685E"/>
    <w:pPr>
      <w:tabs>
        <w:tab w:val="num" w:pos="720"/>
        <w:tab w:val="left" w:pos="1134"/>
        <w:tab w:val="left" w:pos="1701"/>
        <w:tab w:val="left" w:pos="2268"/>
        <w:tab w:val="left" w:pos="2835"/>
        <w:tab w:val="left" w:pos="3402"/>
        <w:tab w:val="left" w:pos="3969"/>
        <w:tab w:val="left" w:pos="4536"/>
      </w:tabs>
      <w:ind w:left="720" w:hanging="360"/>
    </w:pPr>
    <w:rPr>
      <w:rFonts w:ascii="Arial" w:hAnsi="Arial"/>
      <w:szCs w:val="20"/>
    </w:rPr>
  </w:style>
  <w:style w:type="paragraph" w:customStyle="1" w:styleId="BulletList">
    <w:name w:val="Bullet List"/>
    <w:basedOn w:val="Normal"/>
    <w:rsid w:val="007F685E"/>
    <w:pPr>
      <w:tabs>
        <w:tab w:val="num" w:pos="360"/>
        <w:tab w:val="left" w:pos="1134"/>
        <w:tab w:val="left" w:pos="1701"/>
        <w:tab w:val="left" w:pos="2268"/>
        <w:tab w:val="left" w:pos="2835"/>
        <w:tab w:val="left" w:pos="3402"/>
        <w:tab w:val="left" w:pos="3969"/>
        <w:tab w:val="left" w:pos="4536"/>
      </w:tabs>
      <w:ind w:left="360" w:hanging="360"/>
    </w:pPr>
    <w:rPr>
      <w:rFonts w:ascii="Arial" w:hAnsi="Arial"/>
      <w:szCs w:val="20"/>
    </w:rPr>
  </w:style>
  <w:style w:type="paragraph" w:customStyle="1" w:styleId="TableIndent">
    <w:name w:val="Table Indent"/>
    <w:basedOn w:val="Normal"/>
    <w:rsid w:val="007F685E"/>
    <w:pPr>
      <w:tabs>
        <w:tab w:val="left" w:pos="360"/>
        <w:tab w:val="left" w:pos="1134"/>
        <w:tab w:val="left" w:pos="1701"/>
        <w:tab w:val="left" w:pos="2268"/>
        <w:tab w:val="left" w:pos="2835"/>
        <w:tab w:val="left" w:pos="3402"/>
        <w:tab w:val="left" w:pos="3969"/>
        <w:tab w:val="left" w:pos="4536"/>
      </w:tabs>
      <w:spacing w:before="40" w:after="20" w:line="240" w:lineRule="exact"/>
      <w:ind w:left="360" w:hanging="360"/>
    </w:pPr>
    <w:rPr>
      <w:rFonts w:ascii="Arial" w:hAnsi="Arial"/>
      <w:kern w:val="16"/>
      <w:szCs w:val="20"/>
    </w:rPr>
  </w:style>
  <w:style w:type="character" w:customStyle="1" w:styleId="BodyText2Char">
    <w:name w:val="Body Text 2 Char"/>
    <w:link w:val="BodyText2"/>
    <w:rsid w:val="007F685E"/>
    <w:rPr>
      <w:rFonts w:ascii="Century Gothic" w:hAnsi="Century Gothic"/>
      <w:sz w:val="22"/>
      <w:szCs w:val="24"/>
    </w:rPr>
  </w:style>
  <w:style w:type="character" w:customStyle="1" w:styleId="HeaderChar">
    <w:name w:val="Header Char"/>
    <w:aliases w:val="Header/Footer Char,header odd Char,header Char,Hyphen Char,hd Char,Header style Char,ho Char"/>
    <w:link w:val="Header"/>
    <w:uiPriority w:val="99"/>
    <w:rsid w:val="007F685E"/>
    <w:rPr>
      <w:rFonts w:ascii="Century Gothic" w:hAnsi="Century Gothic"/>
      <w:sz w:val="22"/>
      <w:szCs w:val="22"/>
    </w:rPr>
  </w:style>
  <w:style w:type="paragraph" w:styleId="List2">
    <w:name w:val="List 2"/>
    <w:basedOn w:val="Normal"/>
    <w:rsid w:val="007F685E"/>
    <w:pPr>
      <w:tabs>
        <w:tab w:val="left" w:pos="1134"/>
        <w:tab w:val="left" w:pos="1701"/>
        <w:tab w:val="left" w:pos="2268"/>
        <w:tab w:val="left" w:pos="2835"/>
        <w:tab w:val="left" w:pos="3402"/>
        <w:tab w:val="left" w:pos="3969"/>
        <w:tab w:val="left" w:pos="4536"/>
      </w:tabs>
      <w:ind w:left="720" w:hanging="360"/>
    </w:pPr>
    <w:rPr>
      <w:rFonts w:ascii="Arial" w:hAnsi="Arial"/>
      <w:szCs w:val="20"/>
    </w:rPr>
  </w:style>
  <w:style w:type="character" w:customStyle="1" w:styleId="FooterChar">
    <w:name w:val="Footer Char"/>
    <w:aliases w:val="footer Char"/>
    <w:link w:val="Footer"/>
    <w:uiPriority w:val="99"/>
    <w:rsid w:val="007F685E"/>
    <w:rPr>
      <w:rFonts w:ascii="Century Gothic" w:hAnsi="Century Gothic"/>
      <w:szCs w:val="24"/>
    </w:rPr>
  </w:style>
  <w:style w:type="paragraph" w:styleId="TOCHeading">
    <w:name w:val="TOC Heading"/>
    <w:basedOn w:val="TOAHeading"/>
    <w:next w:val="Normal"/>
    <w:autoRedefine/>
    <w:uiPriority w:val="39"/>
    <w:qFormat/>
    <w:rsid w:val="00965F3B"/>
    <w:pPr>
      <w:keepLines/>
      <w:spacing w:before="480" w:line="276" w:lineRule="auto"/>
      <w:jc w:val="left"/>
    </w:pPr>
    <w:rPr>
      <w:rFonts w:ascii="Calibri" w:hAnsi="Calibri" w:cs="Calibri"/>
      <w:color w:val="365F91"/>
      <w:sz w:val="32"/>
      <w:szCs w:val="28"/>
    </w:rPr>
  </w:style>
  <w:style w:type="character" w:styleId="Emphasis">
    <w:name w:val="Emphasis"/>
    <w:uiPriority w:val="20"/>
    <w:qFormat/>
    <w:rsid w:val="009D5D6A"/>
    <w:rPr>
      <w:i/>
      <w:iCs/>
    </w:rPr>
  </w:style>
  <w:style w:type="paragraph" w:customStyle="1" w:styleId="Style1">
    <w:name w:val="Style1"/>
    <w:basedOn w:val="Normal"/>
    <w:rsid w:val="009D2CDB"/>
    <w:pPr>
      <w:tabs>
        <w:tab w:val="left" w:pos="851"/>
        <w:tab w:val="left" w:pos="1418"/>
      </w:tabs>
    </w:pPr>
    <w:rPr>
      <w:rFonts w:ascii="Arial" w:hAnsi="Arial"/>
      <w:sz w:val="20"/>
      <w:szCs w:val="20"/>
      <w:lang w:eastAsia="zh-CN"/>
    </w:rPr>
  </w:style>
  <w:style w:type="character" w:customStyle="1" w:styleId="CommentTextChar">
    <w:name w:val="Comment Text Char"/>
    <w:link w:val="CommentText"/>
    <w:uiPriority w:val="99"/>
    <w:rsid w:val="009D2CDB"/>
    <w:rPr>
      <w:rFonts w:ascii="Century Gothic" w:hAnsi="Century Gothic"/>
      <w:lang w:val="en-US" w:eastAsia="en-US"/>
    </w:rPr>
  </w:style>
  <w:style w:type="character" w:customStyle="1" w:styleId="Normalforsubheading2Char">
    <w:name w:val="Normal for sub heading 2 Char"/>
    <w:link w:val="Normalforsubheading2"/>
    <w:rsid w:val="00D04D54"/>
    <w:rPr>
      <w:sz w:val="24"/>
      <w:lang w:val="en-US" w:eastAsia="en-US"/>
    </w:rPr>
  </w:style>
  <w:style w:type="paragraph" w:customStyle="1" w:styleId="Normal10pt">
    <w:name w:val="Normal + 10 pt"/>
    <w:basedOn w:val="Normal"/>
    <w:rsid w:val="005A3BF6"/>
    <w:pPr>
      <w:numPr>
        <w:numId w:val="5"/>
      </w:numPr>
      <w:jc w:val="left"/>
    </w:pPr>
    <w:rPr>
      <w:rFonts w:ascii="Arial" w:hAnsi="Arial"/>
      <w:szCs w:val="22"/>
    </w:rPr>
  </w:style>
  <w:style w:type="character" w:customStyle="1" w:styleId="TitleChar">
    <w:name w:val="Title Char"/>
    <w:link w:val="Title"/>
    <w:uiPriority w:val="10"/>
    <w:rsid w:val="0089442E"/>
    <w:rPr>
      <w:rFonts w:ascii="Century Gothic" w:hAnsi="Century Gothic" w:cs="Arial"/>
      <w:b/>
      <w:bCs/>
      <w:kern w:val="28"/>
      <w:sz w:val="32"/>
      <w:szCs w:val="32"/>
      <w:lang w:val="en-US" w:eastAsia="en-US"/>
    </w:rPr>
  </w:style>
  <w:style w:type="paragraph" w:styleId="ListBullet3">
    <w:name w:val="List Bullet 3"/>
    <w:basedOn w:val="Normal"/>
    <w:autoRedefine/>
    <w:rsid w:val="00FB09E8"/>
    <w:pPr>
      <w:numPr>
        <w:numId w:val="6"/>
      </w:numPr>
      <w:jc w:val="left"/>
    </w:pPr>
    <w:rPr>
      <w:rFonts w:ascii="Arial" w:eastAsia="SimSun" w:hAnsi="Arial"/>
      <w:lang w:eastAsia="zh-CN"/>
    </w:rPr>
  </w:style>
  <w:style w:type="character" w:styleId="LineNumber">
    <w:name w:val="line number"/>
    <w:basedOn w:val="DefaultParagraphFont"/>
    <w:rsid w:val="005F793F"/>
  </w:style>
  <w:style w:type="paragraph" w:styleId="BodyTextIndent3">
    <w:name w:val="Body Text Indent 3"/>
    <w:basedOn w:val="Normal"/>
    <w:link w:val="BodyTextIndent3Char"/>
    <w:uiPriority w:val="99"/>
    <w:rsid w:val="00886ED3"/>
    <w:pPr>
      <w:ind w:left="360"/>
      <w:jc w:val="left"/>
    </w:pPr>
    <w:rPr>
      <w:rFonts w:ascii="Arial" w:hAnsi="Arial"/>
      <w:sz w:val="20"/>
      <w:lang w:val="en-US"/>
    </w:rPr>
  </w:style>
  <w:style w:type="character" w:customStyle="1" w:styleId="BodyTextIndent3Char">
    <w:name w:val="Body Text Indent 3 Char"/>
    <w:link w:val="BodyTextIndent3"/>
    <w:uiPriority w:val="99"/>
    <w:rsid w:val="00886ED3"/>
    <w:rPr>
      <w:rFonts w:ascii="Arial" w:hAnsi="Arial" w:cs="Arial"/>
      <w:szCs w:val="24"/>
      <w:lang w:val="en-US" w:eastAsia="en-US"/>
    </w:rPr>
  </w:style>
  <w:style w:type="paragraph" w:customStyle="1" w:styleId="Heading4Arial">
    <w:name w:val="Heading 4 + Arial"/>
    <w:aliases w:val="10 pt,Left:  0.5&quot;,First line:  0&quot;,Before:  0 pt"/>
    <w:basedOn w:val="Heading4"/>
    <w:rsid w:val="00886ED3"/>
    <w:pPr>
      <w:numPr>
        <w:numId w:val="0"/>
      </w:numPr>
      <w:tabs>
        <w:tab w:val="num" w:pos="864"/>
      </w:tabs>
      <w:spacing w:before="0"/>
      <w:ind w:left="720"/>
    </w:pPr>
    <w:rPr>
      <w:rFonts w:eastAsia="SimSun"/>
      <w:bCs/>
      <w:szCs w:val="28"/>
      <w:lang w:eastAsia="zh-CN"/>
    </w:rPr>
  </w:style>
  <w:style w:type="paragraph" w:customStyle="1" w:styleId="OpenDocumen">
    <w:name w:val="Open Documen"/>
    <w:rsid w:val="00886ED3"/>
    <w:pPr>
      <w:tabs>
        <w:tab w:val="left" w:pos="-1440"/>
        <w:tab w:val="left" w:pos="-720"/>
      </w:tabs>
      <w:suppressAutoHyphens/>
      <w:jc w:val="center"/>
    </w:pPr>
    <w:rPr>
      <w:rFonts w:ascii="Arial" w:hAnsi="Arial"/>
      <w:sz w:val="22"/>
      <w:lang w:val="en-US" w:eastAsia="en-US"/>
    </w:rPr>
  </w:style>
  <w:style w:type="paragraph" w:styleId="BodyTextIndent2">
    <w:name w:val="Body Text Indent 2"/>
    <w:basedOn w:val="Normal"/>
    <w:link w:val="BodyTextIndent2Char"/>
    <w:rsid w:val="00886ED3"/>
    <w:pPr>
      <w:widowControl w:val="0"/>
      <w:ind w:left="630"/>
      <w:jc w:val="left"/>
    </w:pPr>
    <w:rPr>
      <w:rFonts w:ascii="Arial" w:hAnsi="Arial"/>
      <w:snapToGrid w:val="0"/>
      <w:sz w:val="26"/>
      <w:szCs w:val="20"/>
    </w:rPr>
  </w:style>
  <w:style w:type="character" w:customStyle="1" w:styleId="BodyTextIndent2Char">
    <w:name w:val="Body Text Indent 2 Char"/>
    <w:link w:val="BodyTextIndent2"/>
    <w:rsid w:val="00886ED3"/>
    <w:rPr>
      <w:rFonts w:ascii="Arial" w:hAnsi="Arial"/>
      <w:snapToGrid w:val="0"/>
      <w:sz w:val="26"/>
      <w:lang w:val="en-GB" w:eastAsia="en-US"/>
    </w:rPr>
  </w:style>
  <w:style w:type="paragraph" w:customStyle="1" w:styleId="Preformatted">
    <w:name w:val="Preformatted"/>
    <w:basedOn w:val="Normal"/>
    <w:rsid w:val="00886ED3"/>
    <w:pPr>
      <w:tabs>
        <w:tab w:val="left" w:pos="0"/>
        <w:tab w:val="left" w:pos="959"/>
        <w:tab w:val="left" w:pos="1918"/>
        <w:tab w:val="left" w:pos="2877"/>
        <w:tab w:val="left" w:pos="3836"/>
        <w:tab w:val="left" w:pos="4795"/>
        <w:tab w:val="left" w:pos="5754"/>
        <w:tab w:val="left" w:pos="6713"/>
        <w:tab w:val="left" w:pos="7672"/>
        <w:tab w:val="left" w:pos="8631"/>
        <w:tab w:val="left" w:pos="9590"/>
      </w:tabs>
      <w:jc w:val="left"/>
    </w:pPr>
    <w:rPr>
      <w:rFonts w:ascii="Courier New" w:hAnsi="Courier New"/>
      <w:snapToGrid w:val="0"/>
      <w:sz w:val="20"/>
      <w:szCs w:val="20"/>
    </w:rPr>
  </w:style>
  <w:style w:type="paragraph" w:customStyle="1" w:styleId="DefinitionTerm">
    <w:name w:val="Definition Term"/>
    <w:basedOn w:val="Normal"/>
    <w:next w:val="DefinitionList"/>
    <w:rsid w:val="00886ED3"/>
    <w:pPr>
      <w:jc w:val="left"/>
    </w:pPr>
    <w:rPr>
      <w:rFonts w:ascii="Arial" w:hAnsi="Arial"/>
      <w:snapToGrid w:val="0"/>
      <w:szCs w:val="20"/>
    </w:rPr>
  </w:style>
  <w:style w:type="paragraph" w:customStyle="1" w:styleId="DefinitionList">
    <w:name w:val="Definition List"/>
    <w:basedOn w:val="Normal"/>
    <w:next w:val="DefinitionTerm"/>
    <w:rsid w:val="00886ED3"/>
    <w:pPr>
      <w:ind w:left="360"/>
      <w:jc w:val="left"/>
    </w:pPr>
    <w:rPr>
      <w:rFonts w:ascii="Arial" w:hAnsi="Arial"/>
      <w:snapToGrid w:val="0"/>
      <w:szCs w:val="20"/>
    </w:rPr>
  </w:style>
  <w:style w:type="paragraph" w:customStyle="1" w:styleId="Level4">
    <w:name w:val="Level 4"/>
    <w:rsid w:val="00886ED3"/>
    <w:pPr>
      <w:tabs>
        <w:tab w:val="left" w:pos="-720"/>
        <w:tab w:val="left" w:pos="0"/>
        <w:tab w:val="left" w:pos="720"/>
      </w:tabs>
      <w:suppressAutoHyphens/>
      <w:ind w:left="1440" w:hanging="720"/>
      <w:jc w:val="center"/>
    </w:pPr>
    <w:rPr>
      <w:rFonts w:ascii="Arial" w:hAnsi="Arial"/>
      <w:sz w:val="22"/>
      <w:lang w:val="en-US" w:eastAsia="zh-CN"/>
    </w:rPr>
  </w:style>
  <w:style w:type="paragraph" w:styleId="BodyTextFirstIndent">
    <w:name w:val="Body Text First Indent"/>
    <w:basedOn w:val="BodyText"/>
    <w:link w:val="BodyTextFirstIndentChar"/>
    <w:rsid w:val="00886ED3"/>
    <w:pPr>
      <w:spacing w:after="120" w:line="240" w:lineRule="auto"/>
      <w:ind w:firstLine="210"/>
      <w:jc w:val="both"/>
    </w:pPr>
    <w:rPr>
      <w:bCs/>
    </w:rPr>
  </w:style>
  <w:style w:type="character" w:customStyle="1" w:styleId="BodyTextFirstIndentChar">
    <w:name w:val="Body Text First Indent Char"/>
    <w:link w:val="BodyTextFirstIndent"/>
    <w:rsid w:val="00886ED3"/>
    <w:rPr>
      <w:rFonts w:ascii="Arial" w:hAnsi="Arial" w:cs="Arial"/>
      <w:bCs/>
      <w:sz w:val="22"/>
      <w:szCs w:val="24"/>
      <w:lang w:val="en-GB" w:eastAsia="en-US"/>
    </w:rPr>
  </w:style>
  <w:style w:type="paragraph" w:styleId="BodyTextFirstIndent2">
    <w:name w:val="Body Text First Indent 2"/>
    <w:basedOn w:val="BodyTextIndent"/>
    <w:link w:val="BodyTextFirstIndent2Char"/>
    <w:rsid w:val="00886ED3"/>
    <w:pPr>
      <w:spacing w:after="120" w:line="240" w:lineRule="auto"/>
      <w:ind w:left="360" w:firstLine="210"/>
    </w:pPr>
  </w:style>
  <w:style w:type="character" w:customStyle="1" w:styleId="BodyTextFirstIndent2Char">
    <w:name w:val="Body Text First Indent 2 Char"/>
    <w:link w:val="BodyTextFirstIndent2"/>
    <w:rsid w:val="00886ED3"/>
    <w:rPr>
      <w:rFonts w:ascii="Arial" w:hAnsi="Arial" w:cs="Arial"/>
      <w:sz w:val="22"/>
      <w:szCs w:val="24"/>
      <w:lang w:val="en-GB" w:eastAsia="en-US"/>
    </w:rPr>
  </w:style>
  <w:style w:type="paragraph" w:styleId="Closing">
    <w:name w:val="Closing"/>
    <w:basedOn w:val="Normal"/>
    <w:link w:val="ClosingChar"/>
    <w:rsid w:val="00886ED3"/>
    <w:pPr>
      <w:ind w:left="4320"/>
    </w:pPr>
    <w:rPr>
      <w:rFonts w:ascii="Arial" w:hAnsi="Arial"/>
      <w:szCs w:val="20"/>
    </w:rPr>
  </w:style>
  <w:style w:type="character" w:customStyle="1" w:styleId="ClosingChar">
    <w:name w:val="Closing Char"/>
    <w:link w:val="Closing"/>
    <w:rsid w:val="00886ED3"/>
    <w:rPr>
      <w:rFonts w:ascii="Arial" w:hAnsi="Arial"/>
      <w:sz w:val="22"/>
      <w:lang w:val="en-GB" w:eastAsia="en-US"/>
    </w:rPr>
  </w:style>
  <w:style w:type="paragraph" w:styleId="Date">
    <w:name w:val="Date"/>
    <w:basedOn w:val="Normal"/>
    <w:next w:val="Normal"/>
    <w:link w:val="DateChar"/>
    <w:rsid w:val="00886ED3"/>
    <w:rPr>
      <w:rFonts w:ascii="Arial" w:hAnsi="Arial"/>
      <w:szCs w:val="20"/>
    </w:rPr>
  </w:style>
  <w:style w:type="character" w:customStyle="1" w:styleId="DateChar">
    <w:name w:val="Date Char"/>
    <w:link w:val="Date"/>
    <w:rsid w:val="00886ED3"/>
    <w:rPr>
      <w:rFonts w:ascii="Arial" w:hAnsi="Arial"/>
      <w:sz w:val="22"/>
      <w:lang w:val="en-GB" w:eastAsia="en-US"/>
    </w:rPr>
  </w:style>
  <w:style w:type="paragraph" w:styleId="EnvelopeAddress">
    <w:name w:val="envelope address"/>
    <w:basedOn w:val="Normal"/>
    <w:rsid w:val="00886ED3"/>
    <w:pPr>
      <w:framePr w:w="7920" w:h="1980" w:hRule="exact" w:hSpace="180" w:wrap="auto" w:hAnchor="page" w:xAlign="center" w:yAlign="bottom"/>
      <w:ind w:left="2880"/>
    </w:pPr>
    <w:rPr>
      <w:rFonts w:ascii="Arial" w:hAnsi="Arial"/>
      <w:szCs w:val="20"/>
    </w:rPr>
  </w:style>
  <w:style w:type="paragraph" w:styleId="EnvelopeReturn">
    <w:name w:val="envelope return"/>
    <w:basedOn w:val="Normal"/>
    <w:uiPriority w:val="99"/>
    <w:rsid w:val="00886ED3"/>
    <w:rPr>
      <w:rFonts w:ascii="Arial" w:hAnsi="Arial"/>
      <w:sz w:val="20"/>
      <w:szCs w:val="20"/>
    </w:rPr>
  </w:style>
  <w:style w:type="paragraph" w:styleId="List">
    <w:name w:val="List"/>
    <w:basedOn w:val="Normal"/>
    <w:rsid w:val="00886ED3"/>
    <w:pPr>
      <w:ind w:left="360" w:hanging="360"/>
    </w:pPr>
    <w:rPr>
      <w:rFonts w:ascii="Arial" w:hAnsi="Arial"/>
      <w:szCs w:val="20"/>
    </w:rPr>
  </w:style>
  <w:style w:type="paragraph" w:styleId="List4">
    <w:name w:val="List 4"/>
    <w:basedOn w:val="Normal"/>
    <w:rsid w:val="00886ED3"/>
    <w:pPr>
      <w:ind w:left="1440" w:hanging="360"/>
    </w:pPr>
    <w:rPr>
      <w:rFonts w:ascii="Arial" w:hAnsi="Arial"/>
      <w:szCs w:val="20"/>
    </w:rPr>
  </w:style>
  <w:style w:type="paragraph" w:styleId="List5">
    <w:name w:val="List 5"/>
    <w:basedOn w:val="Normal"/>
    <w:rsid w:val="00886ED3"/>
    <w:pPr>
      <w:ind w:left="1800" w:hanging="360"/>
    </w:pPr>
    <w:rPr>
      <w:rFonts w:ascii="Arial" w:hAnsi="Arial"/>
      <w:szCs w:val="20"/>
    </w:rPr>
  </w:style>
  <w:style w:type="paragraph" w:styleId="ListBullet">
    <w:name w:val="List Bullet"/>
    <w:basedOn w:val="Normal"/>
    <w:autoRedefine/>
    <w:rsid w:val="00886ED3"/>
    <w:pPr>
      <w:tabs>
        <w:tab w:val="num" w:pos="450"/>
      </w:tabs>
      <w:ind w:left="450" w:hanging="360"/>
    </w:pPr>
    <w:rPr>
      <w:rFonts w:ascii="Arial" w:hAnsi="Arial"/>
      <w:szCs w:val="20"/>
    </w:rPr>
  </w:style>
  <w:style w:type="paragraph" w:styleId="ListBullet2">
    <w:name w:val="List Bullet 2"/>
    <w:basedOn w:val="Normal"/>
    <w:autoRedefine/>
    <w:rsid w:val="00886ED3"/>
    <w:pPr>
      <w:tabs>
        <w:tab w:val="num" w:pos="720"/>
      </w:tabs>
      <w:ind w:left="720" w:hanging="360"/>
    </w:pPr>
    <w:rPr>
      <w:rFonts w:ascii="Arial" w:hAnsi="Arial"/>
      <w:szCs w:val="20"/>
    </w:rPr>
  </w:style>
  <w:style w:type="paragraph" w:styleId="ListBullet5">
    <w:name w:val="List Bullet 5"/>
    <w:basedOn w:val="Normal"/>
    <w:autoRedefine/>
    <w:rsid w:val="00886ED3"/>
    <w:pPr>
      <w:tabs>
        <w:tab w:val="num" w:pos="1800"/>
      </w:tabs>
      <w:ind w:left="1800" w:hanging="360"/>
    </w:pPr>
    <w:rPr>
      <w:rFonts w:ascii="Arial" w:hAnsi="Arial"/>
      <w:szCs w:val="20"/>
    </w:rPr>
  </w:style>
  <w:style w:type="paragraph" w:styleId="ListContinue">
    <w:name w:val="List Continue"/>
    <w:basedOn w:val="Normal"/>
    <w:rsid w:val="00886ED3"/>
    <w:pPr>
      <w:spacing w:after="120"/>
      <w:ind w:left="360"/>
    </w:pPr>
    <w:rPr>
      <w:rFonts w:ascii="Arial" w:hAnsi="Arial"/>
      <w:szCs w:val="20"/>
    </w:rPr>
  </w:style>
  <w:style w:type="paragraph" w:styleId="ListContinue2">
    <w:name w:val="List Continue 2"/>
    <w:basedOn w:val="Normal"/>
    <w:rsid w:val="00886ED3"/>
    <w:pPr>
      <w:spacing w:after="120"/>
      <w:ind w:left="720"/>
    </w:pPr>
    <w:rPr>
      <w:rFonts w:ascii="Arial" w:hAnsi="Arial"/>
      <w:szCs w:val="20"/>
    </w:rPr>
  </w:style>
  <w:style w:type="paragraph" w:styleId="ListContinue3">
    <w:name w:val="List Continue 3"/>
    <w:basedOn w:val="Normal"/>
    <w:rsid w:val="00886ED3"/>
    <w:pPr>
      <w:spacing w:after="120"/>
      <w:ind w:left="1080"/>
    </w:pPr>
    <w:rPr>
      <w:rFonts w:ascii="Arial" w:hAnsi="Arial"/>
      <w:szCs w:val="20"/>
    </w:rPr>
  </w:style>
  <w:style w:type="paragraph" w:styleId="ListContinue4">
    <w:name w:val="List Continue 4"/>
    <w:basedOn w:val="Normal"/>
    <w:rsid w:val="00886ED3"/>
    <w:pPr>
      <w:spacing w:after="120"/>
      <w:ind w:left="1440"/>
    </w:pPr>
    <w:rPr>
      <w:rFonts w:ascii="Arial" w:hAnsi="Arial"/>
      <w:szCs w:val="20"/>
    </w:rPr>
  </w:style>
  <w:style w:type="paragraph" w:styleId="ListContinue5">
    <w:name w:val="List Continue 5"/>
    <w:basedOn w:val="Normal"/>
    <w:rsid w:val="00886ED3"/>
    <w:pPr>
      <w:spacing w:after="120"/>
      <w:ind w:left="1800"/>
    </w:pPr>
    <w:rPr>
      <w:rFonts w:ascii="Arial" w:hAnsi="Arial"/>
      <w:szCs w:val="20"/>
    </w:rPr>
  </w:style>
  <w:style w:type="paragraph" w:styleId="ListNumber">
    <w:name w:val="List Number"/>
    <w:basedOn w:val="Normal"/>
    <w:rsid w:val="00886ED3"/>
    <w:pPr>
      <w:tabs>
        <w:tab w:val="num" w:pos="360"/>
      </w:tabs>
      <w:ind w:left="360" w:hanging="360"/>
    </w:pPr>
    <w:rPr>
      <w:rFonts w:ascii="Arial" w:hAnsi="Arial"/>
      <w:szCs w:val="20"/>
    </w:rPr>
  </w:style>
  <w:style w:type="paragraph" w:styleId="ListNumber2">
    <w:name w:val="List Number 2"/>
    <w:basedOn w:val="Normal"/>
    <w:rsid w:val="00886ED3"/>
    <w:pPr>
      <w:tabs>
        <w:tab w:val="num" w:pos="720"/>
      </w:tabs>
      <w:ind w:left="720" w:hanging="360"/>
    </w:pPr>
    <w:rPr>
      <w:rFonts w:ascii="Arial" w:hAnsi="Arial"/>
      <w:szCs w:val="20"/>
    </w:rPr>
  </w:style>
  <w:style w:type="paragraph" w:styleId="ListNumber3">
    <w:name w:val="List Number 3"/>
    <w:basedOn w:val="Normal"/>
    <w:rsid w:val="00886ED3"/>
    <w:pPr>
      <w:tabs>
        <w:tab w:val="num" w:pos="1080"/>
      </w:tabs>
      <w:ind w:left="1080" w:hanging="360"/>
    </w:pPr>
    <w:rPr>
      <w:rFonts w:ascii="Arial" w:hAnsi="Arial"/>
      <w:szCs w:val="20"/>
    </w:rPr>
  </w:style>
  <w:style w:type="paragraph" w:styleId="ListNumber4">
    <w:name w:val="List Number 4"/>
    <w:basedOn w:val="Normal"/>
    <w:rsid w:val="00886ED3"/>
    <w:pPr>
      <w:tabs>
        <w:tab w:val="num" w:pos="1440"/>
      </w:tabs>
      <w:ind w:left="1440" w:hanging="360"/>
    </w:pPr>
    <w:rPr>
      <w:rFonts w:ascii="Arial" w:hAnsi="Arial"/>
      <w:szCs w:val="20"/>
    </w:rPr>
  </w:style>
  <w:style w:type="paragraph" w:styleId="ListNumber5">
    <w:name w:val="List Number 5"/>
    <w:basedOn w:val="Normal"/>
    <w:rsid w:val="00886ED3"/>
    <w:pPr>
      <w:tabs>
        <w:tab w:val="num" w:pos="1800"/>
      </w:tabs>
      <w:ind w:left="1800" w:hanging="360"/>
    </w:pPr>
    <w:rPr>
      <w:rFonts w:ascii="Arial" w:hAnsi="Arial"/>
      <w:szCs w:val="20"/>
    </w:rPr>
  </w:style>
  <w:style w:type="paragraph" w:styleId="MessageHeader">
    <w:name w:val="Message Header"/>
    <w:basedOn w:val="Normal"/>
    <w:link w:val="MessageHeaderChar"/>
    <w:rsid w:val="00886ED3"/>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0"/>
    </w:rPr>
  </w:style>
  <w:style w:type="character" w:customStyle="1" w:styleId="MessageHeaderChar">
    <w:name w:val="Message Header Char"/>
    <w:link w:val="MessageHeader"/>
    <w:rsid w:val="00886ED3"/>
    <w:rPr>
      <w:rFonts w:ascii="Arial" w:hAnsi="Arial"/>
      <w:sz w:val="22"/>
      <w:shd w:val="pct20" w:color="auto" w:fill="auto"/>
      <w:lang w:val="en-GB" w:eastAsia="en-US"/>
    </w:rPr>
  </w:style>
  <w:style w:type="paragraph" w:styleId="NoteHeading">
    <w:name w:val="Note Heading"/>
    <w:basedOn w:val="Normal"/>
    <w:next w:val="Normal"/>
    <w:link w:val="NoteHeadingChar"/>
    <w:rsid w:val="00886ED3"/>
    <w:rPr>
      <w:rFonts w:ascii="Arial" w:hAnsi="Arial"/>
      <w:szCs w:val="20"/>
    </w:rPr>
  </w:style>
  <w:style w:type="character" w:customStyle="1" w:styleId="NoteHeadingChar">
    <w:name w:val="Note Heading Char"/>
    <w:link w:val="NoteHeading"/>
    <w:rsid w:val="00886ED3"/>
    <w:rPr>
      <w:rFonts w:ascii="Arial" w:hAnsi="Arial"/>
      <w:sz w:val="22"/>
      <w:lang w:val="en-GB" w:eastAsia="en-US"/>
    </w:rPr>
  </w:style>
  <w:style w:type="paragraph" w:styleId="Salutation">
    <w:name w:val="Salutation"/>
    <w:basedOn w:val="Normal"/>
    <w:next w:val="Normal"/>
    <w:link w:val="SalutationChar"/>
    <w:rsid w:val="00886ED3"/>
    <w:rPr>
      <w:rFonts w:ascii="Arial" w:hAnsi="Arial"/>
      <w:szCs w:val="20"/>
    </w:rPr>
  </w:style>
  <w:style w:type="character" w:customStyle="1" w:styleId="SalutationChar">
    <w:name w:val="Salutation Char"/>
    <w:link w:val="Salutation"/>
    <w:rsid w:val="00886ED3"/>
    <w:rPr>
      <w:rFonts w:ascii="Arial" w:hAnsi="Arial"/>
      <w:sz w:val="22"/>
      <w:lang w:val="en-GB" w:eastAsia="en-US"/>
    </w:rPr>
  </w:style>
  <w:style w:type="paragraph" w:styleId="Signature">
    <w:name w:val="Signature"/>
    <w:basedOn w:val="Normal"/>
    <w:link w:val="SignatureChar"/>
    <w:rsid w:val="00886ED3"/>
    <w:pPr>
      <w:ind w:left="4320"/>
    </w:pPr>
    <w:rPr>
      <w:rFonts w:ascii="Arial" w:hAnsi="Arial"/>
      <w:szCs w:val="20"/>
    </w:rPr>
  </w:style>
  <w:style w:type="character" w:customStyle="1" w:styleId="SignatureChar">
    <w:name w:val="Signature Char"/>
    <w:link w:val="Signature"/>
    <w:rsid w:val="00886ED3"/>
    <w:rPr>
      <w:rFonts w:ascii="Arial" w:hAnsi="Arial"/>
      <w:sz w:val="22"/>
      <w:lang w:val="en-GB" w:eastAsia="en-US"/>
    </w:rPr>
  </w:style>
  <w:style w:type="paragraph" w:styleId="Subtitle">
    <w:name w:val="Subtitle"/>
    <w:basedOn w:val="Normal"/>
    <w:link w:val="SubtitleChar"/>
    <w:uiPriority w:val="11"/>
    <w:qFormat/>
    <w:rsid w:val="00886ED3"/>
    <w:pPr>
      <w:spacing w:after="60"/>
      <w:jc w:val="center"/>
      <w:outlineLvl w:val="1"/>
    </w:pPr>
    <w:rPr>
      <w:rFonts w:ascii="Arial" w:hAnsi="Arial"/>
      <w:szCs w:val="20"/>
    </w:rPr>
  </w:style>
  <w:style w:type="character" w:customStyle="1" w:styleId="SubtitleChar">
    <w:name w:val="Subtitle Char"/>
    <w:link w:val="Subtitle"/>
    <w:uiPriority w:val="11"/>
    <w:rsid w:val="00886ED3"/>
    <w:rPr>
      <w:rFonts w:ascii="Arial" w:hAnsi="Arial"/>
      <w:sz w:val="22"/>
      <w:lang w:val="en-GB" w:eastAsia="en-US"/>
    </w:rPr>
  </w:style>
  <w:style w:type="character" w:customStyle="1" w:styleId="a1">
    <w:name w:val="a1"/>
    <w:rsid w:val="00886ED3"/>
    <w:rPr>
      <w:rFonts w:ascii="Arial" w:hAnsi="Arial"/>
      <w:noProof w:val="0"/>
      <w:sz w:val="22"/>
      <w:lang w:val="en-US"/>
    </w:rPr>
  </w:style>
  <w:style w:type="character" w:customStyle="1" w:styleId="a2">
    <w:name w:val="a2"/>
    <w:rsid w:val="00886ED3"/>
    <w:rPr>
      <w:rFonts w:ascii="Arial" w:hAnsi="Arial"/>
      <w:noProof w:val="0"/>
      <w:sz w:val="22"/>
      <w:lang w:val="en-US"/>
    </w:rPr>
  </w:style>
  <w:style w:type="character" w:customStyle="1" w:styleId="Bibliogrphy">
    <w:name w:val="Bibliogrphy"/>
    <w:basedOn w:val="DefaultParagraphFont"/>
    <w:rsid w:val="00886ED3"/>
  </w:style>
  <w:style w:type="paragraph" w:customStyle="1" w:styleId="RightPar1">
    <w:name w:val="Right Par 1"/>
    <w:rsid w:val="00886ED3"/>
    <w:pPr>
      <w:tabs>
        <w:tab w:val="left" w:pos="-720"/>
        <w:tab w:val="left" w:pos="0"/>
        <w:tab w:val="decimal" w:pos="720"/>
      </w:tabs>
      <w:suppressAutoHyphens/>
      <w:ind w:left="720" w:hanging="432"/>
      <w:jc w:val="center"/>
    </w:pPr>
    <w:rPr>
      <w:rFonts w:ascii="Arial" w:hAnsi="Arial"/>
      <w:sz w:val="22"/>
      <w:lang w:val="en-US" w:eastAsia="en-US"/>
    </w:rPr>
  </w:style>
  <w:style w:type="paragraph" w:customStyle="1" w:styleId="RightPar2">
    <w:name w:val="Right Par 2"/>
    <w:rsid w:val="00886ED3"/>
    <w:pPr>
      <w:tabs>
        <w:tab w:val="left" w:pos="-720"/>
        <w:tab w:val="left" w:pos="0"/>
        <w:tab w:val="left" w:pos="720"/>
        <w:tab w:val="decimal" w:pos="1440"/>
      </w:tabs>
      <w:suppressAutoHyphens/>
      <w:ind w:left="1440" w:hanging="432"/>
      <w:jc w:val="center"/>
    </w:pPr>
    <w:rPr>
      <w:rFonts w:ascii="Arial" w:hAnsi="Arial"/>
      <w:sz w:val="22"/>
      <w:lang w:val="en-US" w:eastAsia="en-US"/>
    </w:rPr>
  </w:style>
  <w:style w:type="paragraph" w:customStyle="1" w:styleId="RightPar3">
    <w:name w:val="Right Par 3"/>
    <w:rsid w:val="00886ED3"/>
    <w:pPr>
      <w:tabs>
        <w:tab w:val="left" w:pos="-720"/>
        <w:tab w:val="left" w:pos="0"/>
        <w:tab w:val="left" w:pos="720"/>
        <w:tab w:val="left" w:pos="1440"/>
        <w:tab w:val="decimal" w:pos="2160"/>
      </w:tabs>
      <w:suppressAutoHyphens/>
      <w:ind w:left="2160" w:hanging="432"/>
      <w:jc w:val="center"/>
    </w:pPr>
    <w:rPr>
      <w:rFonts w:ascii="Arial" w:hAnsi="Arial"/>
      <w:sz w:val="22"/>
      <w:lang w:val="en-US" w:eastAsia="en-US"/>
    </w:rPr>
  </w:style>
  <w:style w:type="paragraph" w:customStyle="1" w:styleId="RightPar4">
    <w:name w:val="Right Par 4"/>
    <w:rsid w:val="00886ED3"/>
    <w:pPr>
      <w:tabs>
        <w:tab w:val="left" w:pos="-720"/>
        <w:tab w:val="left" w:pos="0"/>
        <w:tab w:val="left" w:pos="720"/>
        <w:tab w:val="left" w:pos="1440"/>
        <w:tab w:val="left" w:pos="2160"/>
        <w:tab w:val="decimal" w:pos="2880"/>
      </w:tabs>
      <w:suppressAutoHyphens/>
      <w:ind w:left="2880" w:hanging="432"/>
      <w:jc w:val="center"/>
    </w:pPr>
    <w:rPr>
      <w:rFonts w:ascii="Arial" w:hAnsi="Arial"/>
      <w:sz w:val="22"/>
      <w:lang w:val="en-US" w:eastAsia="en-US"/>
    </w:rPr>
  </w:style>
  <w:style w:type="paragraph" w:customStyle="1" w:styleId="RightPar5">
    <w:name w:val="Right Par 5"/>
    <w:rsid w:val="00886ED3"/>
    <w:pPr>
      <w:tabs>
        <w:tab w:val="left" w:pos="-720"/>
        <w:tab w:val="left" w:pos="0"/>
        <w:tab w:val="left" w:pos="720"/>
        <w:tab w:val="left" w:pos="1440"/>
        <w:tab w:val="left" w:pos="2160"/>
        <w:tab w:val="left" w:pos="2880"/>
        <w:tab w:val="decimal" w:pos="3600"/>
      </w:tabs>
      <w:suppressAutoHyphens/>
      <w:ind w:left="3600" w:hanging="576"/>
      <w:jc w:val="center"/>
    </w:pPr>
    <w:rPr>
      <w:rFonts w:ascii="Arial" w:hAnsi="Arial"/>
      <w:sz w:val="22"/>
      <w:lang w:val="en-US" w:eastAsia="en-US"/>
    </w:rPr>
  </w:style>
  <w:style w:type="paragraph" w:customStyle="1" w:styleId="RightPar6">
    <w:name w:val="Right Par 6"/>
    <w:rsid w:val="00886ED3"/>
    <w:pPr>
      <w:tabs>
        <w:tab w:val="left" w:pos="-720"/>
        <w:tab w:val="left" w:pos="0"/>
        <w:tab w:val="left" w:pos="720"/>
        <w:tab w:val="left" w:pos="1440"/>
        <w:tab w:val="left" w:pos="2160"/>
        <w:tab w:val="left" w:pos="2880"/>
        <w:tab w:val="left" w:pos="3600"/>
        <w:tab w:val="decimal" w:pos="4320"/>
      </w:tabs>
      <w:suppressAutoHyphens/>
      <w:ind w:left="4320" w:hanging="576"/>
      <w:jc w:val="center"/>
    </w:pPr>
    <w:rPr>
      <w:rFonts w:ascii="Arial" w:hAnsi="Arial"/>
      <w:sz w:val="22"/>
      <w:lang w:val="en-US" w:eastAsia="en-US"/>
    </w:rPr>
  </w:style>
  <w:style w:type="paragraph" w:customStyle="1" w:styleId="RightPar7">
    <w:name w:val="Right Par 7"/>
    <w:rsid w:val="00886ED3"/>
    <w:pPr>
      <w:tabs>
        <w:tab w:val="left" w:pos="-720"/>
        <w:tab w:val="left" w:pos="0"/>
        <w:tab w:val="left" w:pos="720"/>
        <w:tab w:val="left" w:pos="1440"/>
        <w:tab w:val="left" w:pos="2160"/>
        <w:tab w:val="left" w:pos="2880"/>
        <w:tab w:val="left" w:pos="3600"/>
        <w:tab w:val="left" w:pos="4320"/>
        <w:tab w:val="decimal" w:pos="5040"/>
      </w:tabs>
      <w:suppressAutoHyphens/>
      <w:ind w:left="5040" w:hanging="432"/>
      <w:jc w:val="center"/>
    </w:pPr>
    <w:rPr>
      <w:rFonts w:ascii="Arial" w:hAnsi="Arial"/>
      <w:sz w:val="22"/>
      <w:lang w:val="en-US" w:eastAsia="en-US"/>
    </w:rPr>
  </w:style>
  <w:style w:type="paragraph" w:customStyle="1" w:styleId="RightPar8">
    <w:name w:val="Right Par 8"/>
    <w:rsid w:val="00886ED3"/>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jc w:val="center"/>
    </w:pPr>
    <w:rPr>
      <w:rFonts w:ascii="Arial" w:hAnsi="Arial"/>
      <w:sz w:val="22"/>
      <w:lang w:val="en-US" w:eastAsia="en-US"/>
    </w:rPr>
  </w:style>
  <w:style w:type="character" w:customStyle="1" w:styleId="DocInit">
    <w:name w:val="Doc Init"/>
    <w:basedOn w:val="DefaultParagraphFont"/>
    <w:rsid w:val="00886ED3"/>
  </w:style>
  <w:style w:type="character" w:customStyle="1" w:styleId="TechInit">
    <w:name w:val="Tech Init"/>
    <w:rsid w:val="00886ED3"/>
    <w:rPr>
      <w:rFonts w:ascii="Arial" w:hAnsi="Arial"/>
      <w:noProof w:val="0"/>
      <w:sz w:val="22"/>
      <w:lang w:val="en-US"/>
    </w:rPr>
  </w:style>
  <w:style w:type="paragraph" w:customStyle="1" w:styleId="Technical5">
    <w:name w:val="Technical 5"/>
    <w:rsid w:val="00886ED3"/>
    <w:pPr>
      <w:tabs>
        <w:tab w:val="left" w:pos="-720"/>
      </w:tabs>
      <w:suppressAutoHyphens/>
      <w:ind w:firstLine="720"/>
      <w:jc w:val="center"/>
    </w:pPr>
    <w:rPr>
      <w:rFonts w:ascii="Arial" w:hAnsi="Arial"/>
      <w:b/>
      <w:sz w:val="22"/>
      <w:lang w:val="en-US" w:eastAsia="en-US"/>
    </w:rPr>
  </w:style>
  <w:style w:type="paragraph" w:customStyle="1" w:styleId="Technical6">
    <w:name w:val="Technical 6"/>
    <w:rsid w:val="00886ED3"/>
    <w:pPr>
      <w:tabs>
        <w:tab w:val="left" w:pos="-720"/>
      </w:tabs>
      <w:suppressAutoHyphens/>
      <w:ind w:firstLine="720"/>
      <w:jc w:val="center"/>
    </w:pPr>
    <w:rPr>
      <w:rFonts w:ascii="Arial" w:hAnsi="Arial"/>
      <w:b/>
      <w:sz w:val="22"/>
      <w:lang w:val="en-US" w:eastAsia="en-US"/>
    </w:rPr>
  </w:style>
  <w:style w:type="character" w:customStyle="1" w:styleId="Technical2">
    <w:name w:val="Technical 2"/>
    <w:rsid w:val="00886ED3"/>
    <w:rPr>
      <w:rFonts w:ascii="Arial" w:hAnsi="Arial"/>
      <w:noProof w:val="0"/>
      <w:sz w:val="22"/>
      <w:lang w:val="en-US"/>
    </w:rPr>
  </w:style>
  <w:style w:type="character" w:customStyle="1" w:styleId="Technical3">
    <w:name w:val="Technical 3"/>
    <w:rsid w:val="00886ED3"/>
    <w:rPr>
      <w:rFonts w:ascii="Arial" w:hAnsi="Arial"/>
      <w:noProof w:val="0"/>
      <w:sz w:val="22"/>
      <w:lang w:val="en-US"/>
    </w:rPr>
  </w:style>
  <w:style w:type="paragraph" w:customStyle="1" w:styleId="Technical4">
    <w:name w:val="Technical 4"/>
    <w:rsid w:val="00886ED3"/>
    <w:pPr>
      <w:tabs>
        <w:tab w:val="left" w:pos="-720"/>
      </w:tabs>
      <w:suppressAutoHyphens/>
      <w:jc w:val="center"/>
    </w:pPr>
    <w:rPr>
      <w:rFonts w:ascii="Arial" w:hAnsi="Arial"/>
      <w:b/>
      <w:sz w:val="22"/>
      <w:lang w:val="en-US" w:eastAsia="en-US"/>
    </w:rPr>
  </w:style>
  <w:style w:type="character" w:customStyle="1" w:styleId="Technical1">
    <w:name w:val="Technical 1"/>
    <w:rsid w:val="00886ED3"/>
    <w:rPr>
      <w:rFonts w:ascii="Arial" w:hAnsi="Arial"/>
      <w:noProof w:val="0"/>
      <w:sz w:val="22"/>
      <w:lang w:val="en-US"/>
    </w:rPr>
  </w:style>
  <w:style w:type="paragraph" w:customStyle="1" w:styleId="Technical7">
    <w:name w:val="Technical 7"/>
    <w:rsid w:val="00886ED3"/>
    <w:pPr>
      <w:tabs>
        <w:tab w:val="left" w:pos="-720"/>
      </w:tabs>
      <w:suppressAutoHyphens/>
      <w:ind w:firstLine="720"/>
      <w:jc w:val="center"/>
    </w:pPr>
    <w:rPr>
      <w:rFonts w:ascii="Arial" w:hAnsi="Arial"/>
      <w:b/>
      <w:sz w:val="22"/>
      <w:lang w:val="en-US" w:eastAsia="en-US"/>
    </w:rPr>
  </w:style>
  <w:style w:type="paragraph" w:customStyle="1" w:styleId="Technical8">
    <w:name w:val="Technical 8"/>
    <w:rsid w:val="00886ED3"/>
    <w:pPr>
      <w:tabs>
        <w:tab w:val="left" w:pos="-720"/>
      </w:tabs>
      <w:suppressAutoHyphens/>
      <w:ind w:firstLine="720"/>
      <w:jc w:val="center"/>
    </w:pPr>
    <w:rPr>
      <w:rFonts w:ascii="Arial" w:hAnsi="Arial"/>
      <w:b/>
      <w:sz w:val="22"/>
      <w:lang w:val="en-US" w:eastAsia="en-US"/>
    </w:rPr>
  </w:style>
  <w:style w:type="paragraph" w:customStyle="1" w:styleId="Pleading">
    <w:name w:val="Pleading"/>
    <w:rsid w:val="00886ED3"/>
    <w:pPr>
      <w:tabs>
        <w:tab w:val="left" w:pos="-720"/>
      </w:tabs>
      <w:suppressAutoHyphens/>
      <w:spacing w:line="-240" w:lineRule="auto"/>
      <w:jc w:val="center"/>
    </w:pPr>
    <w:rPr>
      <w:rFonts w:ascii="Arial" w:hAnsi="Arial"/>
      <w:sz w:val="22"/>
      <w:lang w:val="en-US" w:eastAsia="en-US"/>
    </w:rPr>
  </w:style>
  <w:style w:type="character" w:customStyle="1" w:styleId="a3">
    <w:name w:val="a3"/>
    <w:rsid w:val="00886ED3"/>
    <w:rPr>
      <w:rFonts w:ascii="Arial" w:hAnsi="Arial"/>
      <w:noProof w:val="0"/>
      <w:sz w:val="22"/>
      <w:lang w:val="en-US"/>
    </w:rPr>
  </w:style>
  <w:style w:type="paragraph" w:customStyle="1" w:styleId="Heading">
    <w:name w:val="Heading"/>
    <w:rsid w:val="00886ED3"/>
    <w:pPr>
      <w:tabs>
        <w:tab w:val="center" w:pos="4680"/>
      </w:tabs>
      <w:suppressAutoHyphens/>
      <w:jc w:val="center"/>
    </w:pPr>
    <w:rPr>
      <w:rFonts w:ascii="Arial" w:hAnsi="Arial"/>
      <w:b/>
      <w:sz w:val="26"/>
      <w:lang w:val="en-US" w:eastAsia="en-US"/>
    </w:rPr>
  </w:style>
  <w:style w:type="paragraph" w:customStyle="1" w:styleId="RightPar">
    <w:name w:val="Right Par"/>
    <w:rsid w:val="00886ED3"/>
    <w:pPr>
      <w:tabs>
        <w:tab w:val="left" w:pos="-720"/>
        <w:tab w:val="left" w:pos="0"/>
        <w:tab w:val="decimal" w:pos="720"/>
      </w:tabs>
      <w:suppressAutoHyphens/>
      <w:ind w:left="720"/>
      <w:jc w:val="center"/>
    </w:pPr>
    <w:rPr>
      <w:rFonts w:ascii="Arial" w:hAnsi="Arial"/>
      <w:sz w:val="22"/>
      <w:lang w:val="en-US" w:eastAsia="en-US"/>
    </w:rPr>
  </w:style>
  <w:style w:type="paragraph" w:customStyle="1" w:styleId="Subheading">
    <w:name w:val="Subheading"/>
    <w:rsid w:val="00886ED3"/>
    <w:pPr>
      <w:tabs>
        <w:tab w:val="left" w:pos="-720"/>
      </w:tabs>
      <w:suppressAutoHyphens/>
      <w:jc w:val="center"/>
    </w:pPr>
    <w:rPr>
      <w:rFonts w:ascii="Arial" w:hAnsi="Arial"/>
      <w:b/>
      <w:sz w:val="22"/>
      <w:lang w:val="en-US" w:eastAsia="en-US"/>
    </w:rPr>
  </w:style>
  <w:style w:type="paragraph" w:customStyle="1" w:styleId="Footer1">
    <w:name w:val="Footer1"/>
    <w:rsid w:val="00886ED3"/>
    <w:pPr>
      <w:tabs>
        <w:tab w:val="center" w:pos="4680"/>
        <w:tab w:val="right" w:pos="9000"/>
      </w:tabs>
      <w:suppressAutoHyphens/>
      <w:jc w:val="center"/>
    </w:pPr>
    <w:rPr>
      <w:rFonts w:ascii="Arial" w:hAnsi="Arial"/>
      <w:sz w:val="24"/>
      <w:lang w:val="en-US" w:eastAsia="en-US"/>
    </w:rPr>
  </w:style>
  <w:style w:type="paragraph" w:customStyle="1" w:styleId="Header1">
    <w:name w:val="Header1"/>
    <w:rsid w:val="00886ED3"/>
    <w:pPr>
      <w:tabs>
        <w:tab w:val="center" w:pos="4680"/>
        <w:tab w:val="right" w:pos="9000"/>
      </w:tabs>
      <w:suppressAutoHyphens/>
      <w:jc w:val="center"/>
    </w:pPr>
    <w:rPr>
      <w:rFonts w:ascii="Arial" w:hAnsi="Arial"/>
      <w:sz w:val="24"/>
      <w:lang w:val="en-US" w:eastAsia="en-US"/>
    </w:rPr>
  </w:style>
  <w:style w:type="character" w:customStyle="1" w:styleId="BOX">
    <w:name w:val="BOX"/>
    <w:basedOn w:val="DefaultParagraphFont"/>
    <w:rsid w:val="00886ED3"/>
  </w:style>
  <w:style w:type="character" w:customStyle="1" w:styleId="BOXTIC">
    <w:name w:val="BOXTIC"/>
    <w:basedOn w:val="DefaultParagraphFont"/>
    <w:rsid w:val="00886ED3"/>
  </w:style>
  <w:style w:type="paragraph" w:customStyle="1" w:styleId="FootnoteReference1">
    <w:name w:val="Footnote Reference1"/>
    <w:rsid w:val="00886ED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sz w:val="16"/>
      <w:vertAlign w:val="superscript"/>
      <w:lang w:val="en-US" w:eastAsia="en-US"/>
    </w:rPr>
  </w:style>
  <w:style w:type="paragraph" w:customStyle="1" w:styleId="FootnoteText1">
    <w:name w:val="Footnote Text1"/>
    <w:rsid w:val="00886ED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lang w:val="en-US" w:eastAsia="en-US"/>
    </w:rPr>
  </w:style>
  <w:style w:type="paragraph" w:customStyle="1" w:styleId="Heading91">
    <w:name w:val="Heading 91"/>
    <w:rsid w:val="00886ED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i/>
      <w:lang w:val="en-US" w:eastAsia="en-US"/>
    </w:rPr>
  </w:style>
  <w:style w:type="paragraph" w:customStyle="1" w:styleId="Heading81">
    <w:name w:val="Heading 81"/>
    <w:rsid w:val="00886ED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i/>
      <w:lang w:val="en-US" w:eastAsia="en-US"/>
    </w:rPr>
  </w:style>
  <w:style w:type="paragraph" w:customStyle="1" w:styleId="Heading71">
    <w:name w:val="Heading 71"/>
    <w:rsid w:val="00886ED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i/>
      <w:lang w:val="en-US" w:eastAsia="en-US"/>
    </w:rPr>
  </w:style>
  <w:style w:type="paragraph" w:customStyle="1" w:styleId="Heading61">
    <w:name w:val="Heading 61"/>
    <w:rsid w:val="00886ED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u w:val="single"/>
      <w:lang w:val="en-US" w:eastAsia="en-US"/>
    </w:rPr>
  </w:style>
  <w:style w:type="paragraph" w:customStyle="1" w:styleId="Heading51">
    <w:name w:val="Heading 51"/>
    <w:rsid w:val="00886ED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b/>
      <w:lang w:val="en-US" w:eastAsia="en-US"/>
    </w:rPr>
  </w:style>
  <w:style w:type="paragraph" w:customStyle="1" w:styleId="Heading41">
    <w:name w:val="Heading 41"/>
    <w:rsid w:val="00886ED3"/>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sz w:val="24"/>
      <w:u w:val="single"/>
      <w:lang w:val="en-US" w:eastAsia="en-US"/>
    </w:rPr>
  </w:style>
  <w:style w:type="paragraph" w:customStyle="1" w:styleId="Heading31">
    <w:name w:val="Heading 31"/>
    <w:rsid w:val="00886ED3"/>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b/>
      <w:sz w:val="24"/>
      <w:lang w:val="en-US" w:eastAsia="en-US"/>
    </w:rPr>
  </w:style>
  <w:style w:type="paragraph" w:customStyle="1" w:styleId="Heading21">
    <w:name w:val="Heading 21"/>
    <w:rsid w:val="00886ED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b/>
      <w:sz w:val="24"/>
      <w:lang w:val="en-US" w:eastAsia="en-US"/>
    </w:rPr>
  </w:style>
  <w:style w:type="character" w:customStyle="1" w:styleId="Heading11">
    <w:name w:val="Heading 11"/>
    <w:rsid w:val="00886ED3"/>
    <w:rPr>
      <w:rFonts w:ascii="Arial" w:hAnsi="Arial"/>
      <w:noProof w:val="0"/>
      <w:sz w:val="22"/>
      <w:lang w:val="en-US"/>
    </w:rPr>
  </w:style>
  <w:style w:type="paragraph" w:customStyle="1" w:styleId="Level3">
    <w:name w:val="Level 3"/>
    <w:rsid w:val="00886ED3"/>
    <w:pPr>
      <w:tabs>
        <w:tab w:val="left" w:pos="-720"/>
      </w:tabs>
      <w:suppressAutoHyphens/>
      <w:jc w:val="center"/>
    </w:pPr>
    <w:rPr>
      <w:rFonts w:ascii="Arial" w:hAnsi="Arial"/>
      <w:sz w:val="22"/>
      <w:lang w:val="en-US" w:eastAsia="en-US"/>
    </w:rPr>
  </w:style>
  <w:style w:type="paragraph" w:customStyle="1" w:styleId="Level1">
    <w:name w:val="Level 1"/>
    <w:rsid w:val="00886ED3"/>
    <w:pPr>
      <w:tabs>
        <w:tab w:val="left" w:pos="-720"/>
      </w:tabs>
      <w:suppressAutoHyphens/>
      <w:jc w:val="center"/>
    </w:pPr>
    <w:rPr>
      <w:rFonts w:ascii="Arial" w:hAnsi="Arial"/>
      <w:b/>
      <w:sz w:val="26"/>
      <w:lang w:val="en-US" w:eastAsia="en-US"/>
    </w:rPr>
  </w:style>
  <w:style w:type="paragraph" w:customStyle="1" w:styleId="Level2">
    <w:name w:val="Level 2"/>
    <w:rsid w:val="00886ED3"/>
    <w:pPr>
      <w:tabs>
        <w:tab w:val="left" w:pos="-720"/>
      </w:tabs>
      <w:suppressAutoHyphens/>
      <w:jc w:val="center"/>
    </w:pPr>
    <w:rPr>
      <w:rFonts w:ascii="Arial" w:hAnsi="Arial"/>
      <w:b/>
      <w:sz w:val="22"/>
      <w:lang w:val="en-US" w:eastAsia="en-US"/>
    </w:rPr>
  </w:style>
  <w:style w:type="character" w:customStyle="1" w:styleId="Level0">
    <w:name w:val="Level 0"/>
    <w:rsid w:val="00886ED3"/>
    <w:rPr>
      <w:sz w:val="33"/>
    </w:rPr>
  </w:style>
  <w:style w:type="paragraph" w:customStyle="1" w:styleId="DocStart">
    <w:name w:val="Doc Start"/>
    <w:rsid w:val="00886ED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center"/>
    </w:pPr>
    <w:rPr>
      <w:rFonts w:ascii="Arial" w:hAnsi="Arial"/>
      <w:sz w:val="22"/>
      <w:lang w:val="en-US" w:eastAsia="en-US"/>
    </w:rPr>
  </w:style>
  <w:style w:type="character" w:customStyle="1" w:styleId="Level3T">
    <w:name w:val="Level 3T"/>
    <w:rsid w:val="00886ED3"/>
    <w:rPr>
      <w:rFonts w:ascii="Arial" w:hAnsi="Arial"/>
      <w:b/>
      <w:noProof w:val="0"/>
      <w:sz w:val="22"/>
      <w:lang w:val="en-US"/>
    </w:rPr>
  </w:style>
  <w:style w:type="paragraph" w:customStyle="1" w:styleId="Level5">
    <w:name w:val="Level 5"/>
    <w:rsid w:val="00886ED3"/>
    <w:pPr>
      <w:tabs>
        <w:tab w:val="left" w:pos="-720"/>
        <w:tab w:val="left" w:pos="0"/>
        <w:tab w:val="left" w:pos="720"/>
        <w:tab w:val="left" w:pos="1440"/>
      </w:tabs>
      <w:suppressAutoHyphens/>
      <w:ind w:left="2160" w:hanging="720"/>
      <w:jc w:val="center"/>
    </w:pPr>
    <w:rPr>
      <w:rFonts w:ascii="Arial" w:hAnsi="Arial"/>
      <w:sz w:val="22"/>
      <w:lang w:val="en-US" w:eastAsia="en-US"/>
    </w:rPr>
  </w:style>
  <w:style w:type="character" w:customStyle="1" w:styleId="Document8">
    <w:name w:val="Document 8"/>
    <w:basedOn w:val="DefaultParagraphFont"/>
    <w:rsid w:val="00886ED3"/>
  </w:style>
  <w:style w:type="character" w:customStyle="1" w:styleId="Document4">
    <w:name w:val="Document 4"/>
    <w:rsid w:val="00886ED3"/>
    <w:rPr>
      <w:b/>
      <w:i/>
      <w:sz w:val="22"/>
    </w:rPr>
  </w:style>
  <w:style w:type="character" w:customStyle="1" w:styleId="Document6">
    <w:name w:val="Document 6"/>
    <w:basedOn w:val="DefaultParagraphFont"/>
    <w:rsid w:val="00886ED3"/>
  </w:style>
  <w:style w:type="character" w:customStyle="1" w:styleId="Document5">
    <w:name w:val="Document 5"/>
    <w:basedOn w:val="DefaultParagraphFont"/>
    <w:rsid w:val="00886ED3"/>
  </w:style>
  <w:style w:type="character" w:customStyle="1" w:styleId="Document2">
    <w:name w:val="Document 2"/>
    <w:rsid w:val="00886ED3"/>
    <w:rPr>
      <w:rFonts w:ascii="Arial" w:hAnsi="Arial"/>
      <w:noProof w:val="0"/>
      <w:sz w:val="22"/>
      <w:lang w:val="en-US"/>
    </w:rPr>
  </w:style>
  <w:style w:type="character" w:customStyle="1" w:styleId="Document7">
    <w:name w:val="Document 7"/>
    <w:basedOn w:val="DefaultParagraphFont"/>
    <w:rsid w:val="00886ED3"/>
  </w:style>
  <w:style w:type="character" w:customStyle="1" w:styleId="Document3">
    <w:name w:val="Document 3"/>
    <w:rsid w:val="00886ED3"/>
    <w:rPr>
      <w:rFonts w:ascii="Arial" w:hAnsi="Arial"/>
      <w:noProof w:val="0"/>
      <w:sz w:val="22"/>
      <w:lang w:val="en-US"/>
    </w:rPr>
  </w:style>
  <w:style w:type="paragraph" w:customStyle="1" w:styleId="Document1">
    <w:name w:val="Document 1"/>
    <w:rsid w:val="00886ED3"/>
    <w:pPr>
      <w:keepNext/>
      <w:keepLines/>
      <w:tabs>
        <w:tab w:val="left" w:pos="-720"/>
      </w:tabs>
      <w:suppressAutoHyphens/>
      <w:jc w:val="center"/>
    </w:pPr>
    <w:rPr>
      <w:rFonts w:ascii="Arial" w:hAnsi="Arial"/>
      <w:sz w:val="22"/>
      <w:lang w:val="en-US" w:eastAsia="en-US"/>
    </w:rPr>
  </w:style>
  <w:style w:type="paragraph" w:customStyle="1" w:styleId="toa">
    <w:name w:val="toa"/>
    <w:basedOn w:val="Normal"/>
    <w:rsid w:val="00886ED3"/>
    <w:pPr>
      <w:tabs>
        <w:tab w:val="left" w:pos="9000"/>
        <w:tab w:val="right" w:pos="9360"/>
      </w:tabs>
      <w:suppressAutoHyphens/>
      <w:jc w:val="left"/>
    </w:pPr>
    <w:rPr>
      <w:rFonts w:ascii="Arial" w:hAnsi="Arial"/>
      <w:szCs w:val="20"/>
    </w:rPr>
  </w:style>
  <w:style w:type="character" w:customStyle="1" w:styleId="EquationCaption">
    <w:name w:val="_Equation Caption"/>
    <w:rsid w:val="00886ED3"/>
  </w:style>
  <w:style w:type="paragraph" w:styleId="EndnoteText">
    <w:name w:val="endnote text"/>
    <w:basedOn w:val="Normal"/>
    <w:link w:val="EndnoteTextChar"/>
    <w:uiPriority w:val="99"/>
    <w:rsid w:val="00886ED3"/>
    <w:rPr>
      <w:rFonts w:ascii="Arial" w:hAnsi="Arial"/>
      <w:sz w:val="20"/>
      <w:szCs w:val="20"/>
    </w:rPr>
  </w:style>
  <w:style w:type="character" w:customStyle="1" w:styleId="EndnoteTextChar">
    <w:name w:val="Endnote Text Char"/>
    <w:link w:val="EndnoteText"/>
    <w:uiPriority w:val="99"/>
    <w:rsid w:val="00886ED3"/>
    <w:rPr>
      <w:rFonts w:ascii="Arial" w:hAnsi="Arial"/>
      <w:lang w:val="en-GB" w:eastAsia="en-US"/>
    </w:rPr>
  </w:style>
  <w:style w:type="paragraph" w:styleId="FootnoteText">
    <w:name w:val="footnote text"/>
    <w:basedOn w:val="Normal"/>
    <w:link w:val="FootnoteTextChar"/>
    <w:uiPriority w:val="99"/>
    <w:rsid w:val="00886ED3"/>
    <w:rPr>
      <w:rFonts w:ascii="Arial" w:hAnsi="Arial"/>
      <w:sz w:val="20"/>
      <w:szCs w:val="20"/>
    </w:rPr>
  </w:style>
  <w:style w:type="character" w:customStyle="1" w:styleId="FootnoteTextChar">
    <w:name w:val="Footnote Text Char"/>
    <w:link w:val="FootnoteText"/>
    <w:uiPriority w:val="99"/>
    <w:rsid w:val="00886ED3"/>
    <w:rPr>
      <w:rFonts w:ascii="Arial" w:hAnsi="Arial"/>
      <w:lang w:val="en-GB" w:eastAsia="en-US"/>
    </w:rPr>
  </w:style>
  <w:style w:type="paragraph" w:styleId="Index1">
    <w:name w:val="index 1"/>
    <w:basedOn w:val="Normal"/>
    <w:next w:val="Normal"/>
    <w:autoRedefine/>
    <w:rsid w:val="00886ED3"/>
    <w:pPr>
      <w:ind w:left="220" w:hanging="220"/>
    </w:pPr>
    <w:rPr>
      <w:rFonts w:ascii="Arial" w:hAnsi="Arial"/>
      <w:szCs w:val="20"/>
    </w:rPr>
  </w:style>
  <w:style w:type="paragraph" w:styleId="Index2">
    <w:name w:val="index 2"/>
    <w:basedOn w:val="Normal"/>
    <w:next w:val="Normal"/>
    <w:autoRedefine/>
    <w:rsid w:val="00886ED3"/>
    <w:pPr>
      <w:ind w:left="440" w:hanging="220"/>
    </w:pPr>
    <w:rPr>
      <w:rFonts w:ascii="Arial" w:hAnsi="Arial"/>
      <w:szCs w:val="20"/>
    </w:rPr>
  </w:style>
  <w:style w:type="paragraph" w:styleId="Index3">
    <w:name w:val="index 3"/>
    <w:basedOn w:val="Normal"/>
    <w:next w:val="Normal"/>
    <w:autoRedefine/>
    <w:rsid w:val="00886ED3"/>
    <w:pPr>
      <w:ind w:left="660" w:hanging="220"/>
    </w:pPr>
    <w:rPr>
      <w:rFonts w:ascii="Arial" w:hAnsi="Arial"/>
      <w:szCs w:val="20"/>
    </w:rPr>
  </w:style>
  <w:style w:type="paragraph" w:styleId="Index4">
    <w:name w:val="index 4"/>
    <w:basedOn w:val="Normal"/>
    <w:next w:val="Normal"/>
    <w:autoRedefine/>
    <w:rsid w:val="00886ED3"/>
    <w:pPr>
      <w:ind w:left="880" w:hanging="220"/>
    </w:pPr>
    <w:rPr>
      <w:rFonts w:ascii="Arial" w:hAnsi="Arial"/>
      <w:szCs w:val="20"/>
    </w:rPr>
  </w:style>
  <w:style w:type="paragraph" w:styleId="Index5">
    <w:name w:val="index 5"/>
    <w:basedOn w:val="Normal"/>
    <w:next w:val="Normal"/>
    <w:autoRedefine/>
    <w:rsid w:val="00886ED3"/>
    <w:pPr>
      <w:ind w:left="1100" w:hanging="220"/>
    </w:pPr>
    <w:rPr>
      <w:rFonts w:ascii="Arial" w:hAnsi="Arial"/>
      <w:szCs w:val="20"/>
    </w:rPr>
  </w:style>
  <w:style w:type="paragraph" w:styleId="Index6">
    <w:name w:val="index 6"/>
    <w:basedOn w:val="Normal"/>
    <w:next w:val="Normal"/>
    <w:autoRedefine/>
    <w:rsid w:val="00886ED3"/>
    <w:pPr>
      <w:ind w:left="1320" w:hanging="220"/>
    </w:pPr>
    <w:rPr>
      <w:rFonts w:ascii="Arial" w:hAnsi="Arial"/>
      <w:szCs w:val="20"/>
    </w:rPr>
  </w:style>
  <w:style w:type="paragraph" w:styleId="Index7">
    <w:name w:val="index 7"/>
    <w:basedOn w:val="Normal"/>
    <w:next w:val="Normal"/>
    <w:autoRedefine/>
    <w:rsid w:val="00886ED3"/>
    <w:pPr>
      <w:ind w:left="1540" w:hanging="220"/>
    </w:pPr>
    <w:rPr>
      <w:rFonts w:ascii="Arial" w:hAnsi="Arial"/>
      <w:szCs w:val="20"/>
    </w:rPr>
  </w:style>
  <w:style w:type="paragraph" w:styleId="Index8">
    <w:name w:val="index 8"/>
    <w:basedOn w:val="Normal"/>
    <w:next w:val="Normal"/>
    <w:autoRedefine/>
    <w:rsid w:val="00886ED3"/>
    <w:pPr>
      <w:ind w:left="1760" w:hanging="220"/>
    </w:pPr>
    <w:rPr>
      <w:rFonts w:ascii="Arial" w:hAnsi="Arial"/>
      <w:szCs w:val="20"/>
    </w:rPr>
  </w:style>
  <w:style w:type="paragraph" w:styleId="Index9">
    <w:name w:val="index 9"/>
    <w:basedOn w:val="Normal"/>
    <w:next w:val="Normal"/>
    <w:autoRedefine/>
    <w:rsid w:val="00886ED3"/>
    <w:pPr>
      <w:ind w:left="1980" w:hanging="220"/>
    </w:pPr>
    <w:rPr>
      <w:rFonts w:ascii="Arial" w:hAnsi="Arial"/>
      <w:szCs w:val="20"/>
    </w:rPr>
  </w:style>
  <w:style w:type="paragraph" w:styleId="IndexHeading">
    <w:name w:val="index heading"/>
    <w:basedOn w:val="Normal"/>
    <w:next w:val="Index1"/>
    <w:rsid w:val="00886ED3"/>
    <w:rPr>
      <w:rFonts w:ascii="Arial" w:hAnsi="Arial"/>
      <w:b/>
      <w:szCs w:val="20"/>
    </w:rPr>
  </w:style>
  <w:style w:type="paragraph" w:styleId="MacroText">
    <w:name w:val="macro"/>
    <w:link w:val="MacroTextChar"/>
    <w:uiPriority w:val="99"/>
    <w:rsid w:val="00886ED3"/>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lang w:val="en-GB" w:eastAsia="en-US"/>
    </w:rPr>
  </w:style>
  <w:style w:type="character" w:customStyle="1" w:styleId="MacroTextChar">
    <w:name w:val="Macro Text Char"/>
    <w:link w:val="MacroText"/>
    <w:uiPriority w:val="99"/>
    <w:rsid w:val="00886ED3"/>
    <w:rPr>
      <w:rFonts w:ascii="Courier New" w:hAnsi="Courier New"/>
      <w:lang w:val="en-GB" w:eastAsia="en-US" w:bidi="ar-SA"/>
    </w:rPr>
  </w:style>
  <w:style w:type="paragraph" w:styleId="TableofAuthorities">
    <w:name w:val="table of authorities"/>
    <w:basedOn w:val="Normal"/>
    <w:next w:val="Normal"/>
    <w:rsid w:val="00886ED3"/>
    <w:pPr>
      <w:ind w:left="220" w:hanging="220"/>
    </w:pPr>
    <w:rPr>
      <w:rFonts w:ascii="Arial" w:hAnsi="Arial"/>
      <w:szCs w:val="20"/>
    </w:rPr>
  </w:style>
  <w:style w:type="paragraph" w:styleId="TableofFigures">
    <w:name w:val="table of figures"/>
    <w:basedOn w:val="Normal"/>
    <w:next w:val="Normal"/>
    <w:rsid w:val="00886ED3"/>
    <w:pPr>
      <w:ind w:left="440" w:hanging="440"/>
    </w:pPr>
    <w:rPr>
      <w:rFonts w:ascii="Arial" w:hAnsi="Arial"/>
      <w:szCs w:val="20"/>
    </w:rPr>
  </w:style>
  <w:style w:type="paragraph" w:styleId="TOAHeading">
    <w:name w:val="toa heading"/>
    <w:basedOn w:val="Normal"/>
    <w:next w:val="Normal"/>
    <w:rsid w:val="00886ED3"/>
    <w:pPr>
      <w:spacing w:before="120"/>
    </w:pPr>
    <w:rPr>
      <w:rFonts w:ascii="Arial" w:hAnsi="Arial"/>
      <w:b/>
      <w:szCs w:val="20"/>
    </w:rPr>
  </w:style>
  <w:style w:type="character" w:customStyle="1" w:styleId="EmailStyle244">
    <w:name w:val="EmailStyle244"/>
    <w:basedOn w:val="DefaultParagraphFont"/>
    <w:semiHidden/>
    <w:rsid w:val="00886ED3"/>
  </w:style>
  <w:style w:type="character" w:customStyle="1" w:styleId="EmailStyle245">
    <w:name w:val="EmailStyle245"/>
    <w:semiHidden/>
    <w:rsid w:val="00886ED3"/>
    <w:rPr>
      <w:rFonts w:ascii="Arial" w:hAnsi="Arial" w:cs="Arial"/>
      <w:color w:val="000080"/>
      <w:sz w:val="20"/>
      <w:szCs w:val="20"/>
    </w:rPr>
  </w:style>
  <w:style w:type="paragraph" w:customStyle="1" w:styleId="BEST-Cell-ListBul-1">
    <w:name w:val="BEST-Cell-ListBul-1"/>
    <w:basedOn w:val="Normal"/>
    <w:rsid w:val="00886ED3"/>
    <w:pPr>
      <w:numPr>
        <w:numId w:val="8"/>
      </w:numPr>
      <w:spacing w:after="60"/>
      <w:jc w:val="left"/>
    </w:pPr>
    <w:rPr>
      <w:rFonts w:ascii="Arial" w:hAnsi="Arial" w:cs="Arial"/>
      <w:color w:val="000000"/>
      <w:szCs w:val="20"/>
    </w:rPr>
  </w:style>
  <w:style w:type="paragraph" w:customStyle="1" w:styleId="BEST-Cover-BESTAddress">
    <w:name w:val="BEST-Cover-BESTAddress"/>
    <w:basedOn w:val="Normal"/>
    <w:rsid w:val="00886ED3"/>
    <w:pPr>
      <w:jc w:val="center"/>
    </w:pPr>
    <w:rPr>
      <w:rFonts w:ascii="Arial" w:hAnsi="Arial"/>
      <w:color w:val="000000"/>
      <w:sz w:val="28"/>
      <w:szCs w:val="20"/>
    </w:rPr>
  </w:style>
  <w:style w:type="paragraph" w:customStyle="1" w:styleId="BEST-Cover-BESTLong">
    <w:name w:val="BEST-Cover-BESTLong"/>
    <w:basedOn w:val="Normal"/>
    <w:rsid w:val="00886ED3"/>
    <w:pPr>
      <w:jc w:val="center"/>
    </w:pPr>
    <w:rPr>
      <w:rFonts w:ascii="Arial" w:hAnsi="Arial"/>
      <w:bCs/>
      <w:i/>
      <w:color w:val="000000"/>
      <w:szCs w:val="20"/>
    </w:rPr>
  </w:style>
  <w:style w:type="paragraph" w:customStyle="1" w:styleId="BEST-Cover-BESTName">
    <w:name w:val="BEST-Cover-BESTName"/>
    <w:basedOn w:val="Normal"/>
    <w:rsid w:val="00886ED3"/>
    <w:pPr>
      <w:jc w:val="center"/>
    </w:pPr>
    <w:rPr>
      <w:rFonts w:ascii="Wide Latin" w:hAnsi="Wide Latin"/>
      <w:b/>
      <w:i/>
      <w:color w:val="000000"/>
      <w:sz w:val="28"/>
      <w:szCs w:val="20"/>
      <w:u w:val="single"/>
    </w:rPr>
  </w:style>
  <w:style w:type="paragraph" w:customStyle="1" w:styleId="BEST-Cover-CustAddress">
    <w:name w:val="BEST-Cover-CustAddress"/>
    <w:basedOn w:val="Normal"/>
    <w:rsid w:val="00886ED3"/>
    <w:pPr>
      <w:jc w:val="center"/>
    </w:pPr>
    <w:rPr>
      <w:rFonts w:ascii="Arial" w:hAnsi="Arial"/>
      <w:color w:val="000000"/>
      <w:sz w:val="28"/>
      <w:szCs w:val="20"/>
    </w:rPr>
  </w:style>
  <w:style w:type="paragraph" w:customStyle="1" w:styleId="BEST-Cover-CustName">
    <w:name w:val="BEST-Cover-CustName"/>
    <w:basedOn w:val="Normal"/>
    <w:rsid w:val="00886ED3"/>
    <w:pPr>
      <w:jc w:val="center"/>
    </w:pPr>
    <w:rPr>
      <w:rFonts w:ascii="Arial" w:hAnsi="Arial"/>
      <w:b/>
      <w:color w:val="000000"/>
      <w:sz w:val="36"/>
      <w:szCs w:val="20"/>
    </w:rPr>
  </w:style>
  <w:style w:type="paragraph" w:customStyle="1" w:styleId="BEST-Cover-Date">
    <w:name w:val="BEST-Cover-Date"/>
    <w:basedOn w:val="Normal"/>
    <w:rsid w:val="00886ED3"/>
    <w:pPr>
      <w:spacing w:before="240"/>
      <w:jc w:val="center"/>
    </w:pPr>
    <w:rPr>
      <w:rFonts w:ascii="Arial" w:hAnsi="Arial"/>
      <w:color w:val="000000"/>
      <w:sz w:val="28"/>
      <w:szCs w:val="20"/>
    </w:rPr>
  </w:style>
  <w:style w:type="paragraph" w:customStyle="1" w:styleId="BEST-Cover-DocFor">
    <w:name w:val="BEST-Cover-DocFor"/>
    <w:basedOn w:val="Normal"/>
    <w:rsid w:val="00886ED3"/>
    <w:pPr>
      <w:pBdr>
        <w:top w:val="single" w:sz="30" w:space="1" w:color="auto"/>
      </w:pBdr>
      <w:jc w:val="center"/>
    </w:pPr>
    <w:rPr>
      <w:rFonts w:ascii="Arial" w:hAnsi="Arial" w:cs="Arial"/>
      <w:color w:val="000000"/>
      <w:sz w:val="32"/>
      <w:szCs w:val="20"/>
    </w:rPr>
  </w:style>
  <w:style w:type="paragraph" w:customStyle="1" w:styleId="BEST-Cover-DocName">
    <w:name w:val="BEST-Cover-DocName"/>
    <w:basedOn w:val="Normal"/>
    <w:rsid w:val="007239C1"/>
    <w:pPr>
      <w:pBdr>
        <w:top w:val="single" w:sz="30" w:space="1" w:color="auto"/>
      </w:pBdr>
      <w:spacing w:before="480" w:after="480"/>
      <w:jc w:val="center"/>
    </w:pPr>
    <w:rPr>
      <w:rFonts w:ascii="Times New Roman" w:hAnsi="Times New Roman"/>
      <w:b/>
      <w:bCs/>
      <w:color w:val="000000"/>
      <w:sz w:val="40"/>
      <w:szCs w:val="20"/>
    </w:rPr>
  </w:style>
  <w:style w:type="paragraph" w:customStyle="1" w:styleId="BEST-Cover-ISO9001">
    <w:name w:val="BEST-Cover-ISO9001"/>
    <w:basedOn w:val="Normal"/>
    <w:rsid w:val="00886ED3"/>
    <w:pPr>
      <w:jc w:val="center"/>
    </w:pPr>
    <w:rPr>
      <w:rFonts w:ascii="Arial" w:hAnsi="Arial"/>
      <w:color w:val="000000"/>
      <w:szCs w:val="20"/>
    </w:rPr>
  </w:style>
  <w:style w:type="paragraph" w:customStyle="1" w:styleId="BEST-Cover-Line">
    <w:name w:val="BEST-Cover-Line"/>
    <w:basedOn w:val="Normal"/>
    <w:rsid w:val="00886ED3"/>
    <w:pPr>
      <w:pBdr>
        <w:top w:val="single" w:sz="30" w:space="1" w:color="auto"/>
      </w:pBdr>
      <w:spacing w:before="480"/>
      <w:jc w:val="center"/>
    </w:pPr>
    <w:rPr>
      <w:rFonts w:ascii="Arial" w:hAnsi="Arial" w:cs="Arial"/>
      <w:bCs/>
      <w:color w:val="000000"/>
      <w:sz w:val="20"/>
      <w:szCs w:val="20"/>
    </w:rPr>
  </w:style>
  <w:style w:type="paragraph" w:customStyle="1" w:styleId="BEST-Cover-PreparedBy">
    <w:name w:val="BEST-Cover-PreparedBy"/>
    <w:basedOn w:val="Normal"/>
    <w:rsid w:val="00886ED3"/>
    <w:pPr>
      <w:spacing w:before="3480"/>
      <w:jc w:val="center"/>
    </w:pPr>
    <w:rPr>
      <w:rFonts w:ascii="Arial" w:hAnsi="Arial"/>
      <w:i/>
      <w:color w:val="000000"/>
      <w:sz w:val="28"/>
      <w:szCs w:val="20"/>
    </w:rPr>
  </w:style>
  <w:style w:type="paragraph" w:customStyle="1" w:styleId="BEST-Cover-PreparedFor">
    <w:name w:val="BEST-Cover-PreparedFor"/>
    <w:basedOn w:val="Normal"/>
    <w:rsid w:val="00886ED3"/>
    <w:pPr>
      <w:spacing w:before="1440"/>
      <w:jc w:val="center"/>
    </w:pPr>
    <w:rPr>
      <w:rFonts w:ascii="Arial" w:hAnsi="Arial"/>
      <w:bCs/>
      <w:i/>
      <w:color w:val="000000"/>
      <w:sz w:val="28"/>
      <w:szCs w:val="20"/>
    </w:rPr>
  </w:style>
  <w:style w:type="paragraph" w:customStyle="1" w:styleId="BEST-Cover-ProjMgr">
    <w:name w:val="BEST-Cover-ProjMgr"/>
    <w:basedOn w:val="Normal"/>
    <w:rsid w:val="00886ED3"/>
    <w:pPr>
      <w:spacing w:before="480"/>
      <w:jc w:val="center"/>
    </w:pPr>
    <w:rPr>
      <w:rFonts w:ascii="Arial" w:hAnsi="Arial"/>
      <w:color w:val="000000"/>
      <w:sz w:val="28"/>
      <w:szCs w:val="20"/>
    </w:rPr>
  </w:style>
  <w:style w:type="paragraph" w:customStyle="1" w:styleId="BEST-Cover-ProjName">
    <w:name w:val="BEST-Cover-ProjName"/>
    <w:basedOn w:val="Normal"/>
    <w:rsid w:val="00886ED3"/>
    <w:pPr>
      <w:jc w:val="center"/>
    </w:pPr>
    <w:rPr>
      <w:rFonts w:ascii="Arial" w:hAnsi="Arial"/>
      <w:b/>
      <w:color w:val="000000"/>
      <w:sz w:val="40"/>
      <w:szCs w:val="20"/>
    </w:rPr>
  </w:style>
  <w:style w:type="paragraph" w:customStyle="1" w:styleId="BEST-ListNum-2">
    <w:name w:val="BEST-ListNum-2"/>
    <w:basedOn w:val="Normal"/>
    <w:rsid w:val="00886ED3"/>
    <w:pPr>
      <w:spacing w:after="60"/>
      <w:jc w:val="left"/>
    </w:pPr>
    <w:rPr>
      <w:rFonts w:ascii="Arial" w:hAnsi="Arial"/>
      <w:color w:val="000000"/>
      <w:szCs w:val="20"/>
    </w:rPr>
  </w:style>
  <w:style w:type="paragraph" w:customStyle="1" w:styleId="BEST-Cell-ListNum-1">
    <w:name w:val="BEST-Cell-ListNum-1"/>
    <w:basedOn w:val="Normal"/>
    <w:rsid w:val="00886ED3"/>
    <w:pPr>
      <w:numPr>
        <w:numId w:val="7"/>
      </w:numPr>
      <w:spacing w:after="120"/>
    </w:pPr>
    <w:rPr>
      <w:rFonts w:ascii="Arial" w:hAnsi="Arial"/>
      <w:color w:val="000000"/>
      <w:spacing w:val="-5"/>
      <w:szCs w:val="20"/>
    </w:rPr>
  </w:style>
  <w:style w:type="paragraph" w:customStyle="1" w:styleId="BEST-Cell-Text-1">
    <w:name w:val="BEST-Cell-Text-1"/>
    <w:basedOn w:val="Normal"/>
    <w:rsid w:val="00886ED3"/>
    <w:pPr>
      <w:spacing w:after="120"/>
      <w:jc w:val="left"/>
    </w:pPr>
    <w:rPr>
      <w:rFonts w:ascii="Arial" w:hAnsi="Arial"/>
      <w:color w:val="000000"/>
      <w:sz w:val="20"/>
      <w:szCs w:val="20"/>
    </w:rPr>
  </w:style>
  <w:style w:type="paragraph" w:customStyle="1" w:styleId="BEST-Cell-Text-1B">
    <w:name w:val="BEST-Cell-Text-1B"/>
    <w:basedOn w:val="Normal"/>
    <w:rsid w:val="00886ED3"/>
    <w:pPr>
      <w:jc w:val="left"/>
    </w:pPr>
    <w:rPr>
      <w:rFonts w:ascii="Arial" w:hAnsi="Arial"/>
      <w:b/>
      <w:bCs/>
      <w:color w:val="000000"/>
      <w:sz w:val="20"/>
      <w:szCs w:val="20"/>
    </w:rPr>
  </w:style>
  <w:style w:type="paragraph" w:customStyle="1" w:styleId="BEST-Text-2">
    <w:name w:val="BEST-Text-2"/>
    <w:basedOn w:val="Normal"/>
    <w:rsid w:val="00886ED3"/>
    <w:pPr>
      <w:spacing w:after="120"/>
      <w:ind w:left="1440"/>
      <w:jc w:val="left"/>
    </w:pPr>
    <w:rPr>
      <w:rFonts w:ascii="Arial" w:hAnsi="Arial"/>
      <w:color w:val="000000"/>
      <w:szCs w:val="20"/>
    </w:rPr>
  </w:style>
  <w:style w:type="character" w:styleId="Strong">
    <w:name w:val="Strong"/>
    <w:uiPriority w:val="22"/>
    <w:qFormat/>
    <w:rsid w:val="00886ED3"/>
    <w:rPr>
      <w:b/>
      <w:bCs/>
    </w:rPr>
  </w:style>
  <w:style w:type="character" w:customStyle="1" w:styleId="Heading7Char">
    <w:name w:val="Heading 7 Char"/>
    <w:aliases w:val="PIM 7 Char"/>
    <w:uiPriority w:val="9"/>
    <w:rsid w:val="00886ED3"/>
    <w:rPr>
      <w:sz w:val="24"/>
      <w:szCs w:val="24"/>
      <w:lang w:eastAsia="zh-CN"/>
    </w:rPr>
  </w:style>
  <w:style w:type="character" w:customStyle="1" w:styleId="BodyText3Char">
    <w:name w:val="Body Text 3 Char"/>
    <w:uiPriority w:val="99"/>
    <w:semiHidden/>
    <w:rsid w:val="00886ED3"/>
    <w:rPr>
      <w:rFonts w:eastAsia="Times New Roman"/>
      <w:sz w:val="28"/>
      <w:lang w:val="en-GB"/>
    </w:rPr>
  </w:style>
  <w:style w:type="character" w:customStyle="1" w:styleId="CommentSubjectChar">
    <w:name w:val="Comment Subject Char"/>
    <w:uiPriority w:val="99"/>
    <w:semiHidden/>
    <w:rsid w:val="00886ED3"/>
    <w:rPr>
      <w:rFonts w:ascii="Century Gothic" w:hAnsi="Century Gothic"/>
      <w:b/>
      <w:bCs/>
      <w:lang w:val="en-US" w:eastAsia="zh-CN"/>
    </w:rPr>
  </w:style>
  <w:style w:type="character" w:customStyle="1" w:styleId="BalloonTextChar">
    <w:name w:val="Balloon Text Char"/>
    <w:uiPriority w:val="99"/>
    <w:semiHidden/>
    <w:rsid w:val="00886ED3"/>
    <w:rPr>
      <w:rFonts w:ascii="Tahoma" w:hAnsi="Tahoma" w:cs="Tahoma"/>
      <w:sz w:val="16"/>
      <w:szCs w:val="16"/>
      <w:lang w:eastAsia="zh-CN"/>
    </w:rPr>
  </w:style>
  <w:style w:type="character" w:customStyle="1" w:styleId="EmailStyle271">
    <w:name w:val="EmailStyle271"/>
    <w:basedOn w:val="DefaultParagraphFont"/>
    <w:semiHidden/>
    <w:rsid w:val="00886ED3"/>
  </w:style>
  <w:style w:type="character" w:customStyle="1" w:styleId="EmailStyle272">
    <w:name w:val="EmailStyle272"/>
    <w:semiHidden/>
    <w:rsid w:val="00886ED3"/>
    <w:rPr>
      <w:rFonts w:ascii="Arial" w:hAnsi="Arial" w:cs="Arial" w:hint="default"/>
      <w:color w:val="000080"/>
      <w:sz w:val="20"/>
      <w:szCs w:val="20"/>
    </w:rPr>
  </w:style>
  <w:style w:type="character" w:customStyle="1" w:styleId="EmailStyle273">
    <w:name w:val="EmailStyle273"/>
    <w:basedOn w:val="DefaultParagraphFont"/>
    <w:semiHidden/>
    <w:rsid w:val="00886ED3"/>
  </w:style>
  <w:style w:type="character" w:customStyle="1" w:styleId="EmailStyle274">
    <w:name w:val="EmailStyle274"/>
    <w:semiHidden/>
    <w:rsid w:val="00886ED3"/>
    <w:rPr>
      <w:rFonts w:ascii="Arial" w:hAnsi="Arial" w:cs="Arial"/>
      <w:color w:val="000080"/>
      <w:sz w:val="20"/>
      <w:szCs w:val="20"/>
    </w:rPr>
  </w:style>
  <w:style w:type="character" w:customStyle="1" w:styleId="EmailStyle275">
    <w:name w:val="EmailStyle275"/>
    <w:basedOn w:val="DefaultParagraphFont"/>
    <w:semiHidden/>
    <w:rsid w:val="00886ED3"/>
  </w:style>
  <w:style w:type="character" w:customStyle="1" w:styleId="EmailStyle276">
    <w:name w:val="EmailStyle276"/>
    <w:semiHidden/>
    <w:rsid w:val="00886ED3"/>
    <w:rPr>
      <w:rFonts w:ascii="Arial" w:hAnsi="Arial" w:cs="Arial" w:hint="default"/>
      <w:color w:val="000080"/>
      <w:sz w:val="20"/>
      <w:szCs w:val="20"/>
    </w:rPr>
  </w:style>
  <w:style w:type="character" w:customStyle="1" w:styleId="EmailStyle277">
    <w:name w:val="EmailStyle277"/>
    <w:basedOn w:val="DefaultParagraphFont"/>
    <w:semiHidden/>
    <w:rsid w:val="00886ED3"/>
  </w:style>
  <w:style w:type="character" w:customStyle="1" w:styleId="EmailStyle278">
    <w:name w:val="EmailStyle278"/>
    <w:semiHidden/>
    <w:rsid w:val="00886ED3"/>
    <w:rPr>
      <w:rFonts w:ascii="Arial" w:hAnsi="Arial" w:cs="Arial"/>
      <w:color w:val="000080"/>
      <w:sz w:val="20"/>
      <w:szCs w:val="20"/>
    </w:rPr>
  </w:style>
  <w:style w:type="character" w:customStyle="1" w:styleId="EmailStyle279">
    <w:name w:val="EmailStyle279"/>
    <w:basedOn w:val="DefaultParagraphFont"/>
    <w:semiHidden/>
    <w:rsid w:val="00886ED3"/>
  </w:style>
  <w:style w:type="character" w:customStyle="1" w:styleId="EmailStyle280">
    <w:name w:val="EmailStyle280"/>
    <w:semiHidden/>
    <w:rsid w:val="00886ED3"/>
    <w:rPr>
      <w:rFonts w:ascii="Arial" w:hAnsi="Arial" w:cs="Arial" w:hint="default"/>
      <w:color w:val="000080"/>
      <w:sz w:val="20"/>
      <w:szCs w:val="20"/>
    </w:rPr>
  </w:style>
  <w:style w:type="paragraph" w:customStyle="1" w:styleId="msolistparagraphcxspmiddle">
    <w:name w:val="msolistparagraphcxspmiddle"/>
    <w:basedOn w:val="Normal"/>
    <w:rsid w:val="00886ED3"/>
    <w:pPr>
      <w:spacing w:before="100" w:beforeAutospacing="1" w:after="100" w:afterAutospacing="1"/>
      <w:jc w:val="left"/>
    </w:pPr>
    <w:rPr>
      <w:rFonts w:ascii="Times New Roman" w:hAnsi="Times New Roman"/>
      <w:sz w:val="24"/>
    </w:rPr>
  </w:style>
  <w:style w:type="paragraph" w:customStyle="1" w:styleId="msolistparagraphcxsplast">
    <w:name w:val="msolistparagraphcxsplast"/>
    <w:basedOn w:val="Normal"/>
    <w:rsid w:val="00886ED3"/>
    <w:pPr>
      <w:spacing w:before="100" w:beforeAutospacing="1" w:after="100" w:afterAutospacing="1"/>
      <w:jc w:val="left"/>
    </w:pPr>
    <w:rPr>
      <w:rFonts w:ascii="Times New Roman" w:hAnsi="Times New Roman"/>
      <w:sz w:val="24"/>
    </w:rPr>
  </w:style>
  <w:style w:type="character" w:customStyle="1" w:styleId="EmailStyle283">
    <w:name w:val="EmailStyle283"/>
    <w:basedOn w:val="DefaultParagraphFont"/>
    <w:semiHidden/>
    <w:rsid w:val="00886ED3"/>
  </w:style>
  <w:style w:type="character" w:customStyle="1" w:styleId="EmailStyle284">
    <w:name w:val="EmailStyle284"/>
    <w:semiHidden/>
    <w:rsid w:val="00886ED3"/>
    <w:rPr>
      <w:rFonts w:ascii="Arial" w:hAnsi="Arial" w:cs="Arial"/>
      <w:color w:val="000080"/>
      <w:sz w:val="20"/>
      <w:szCs w:val="20"/>
    </w:rPr>
  </w:style>
  <w:style w:type="character" w:customStyle="1" w:styleId="EmailStyle285">
    <w:name w:val="EmailStyle285"/>
    <w:basedOn w:val="DefaultParagraphFont"/>
    <w:semiHidden/>
    <w:rsid w:val="00886ED3"/>
  </w:style>
  <w:style w:type="character" w:customStyle="1" w:styleId="EmailStyle286">
    <w:name w:val="EmailStyle286"/>
    <w:semiHidden/>
    <w:rsid w:val="00886ED3"/>
    <w:rPr>
      <w:rFonts w:ascii="Arial" w:hAnsi="Arial" w:cs="Arial" w:hint="default"/>
      <w:color w:val="000080"/>
      <w:sz w:val="20"/>
      <w:szCs w:val="20"/>
    </w:rPr>
  </w:style>
  <w:style w:type="character" w:customStyle="1" w:styleId="EmailStyle287">
    <w:name w:val="EmailStyle287"/>
    <w:basedOn w:val="DefaultParagraphFont"/>
    <w:semiHidden/>
    <w:rsid w:val="00886ED3"/>
  </w:style>
  <w:style w:type="character" w:customStyle="1" w:styleId="EmailStyle288">
    <w:name w:val="EmailStyle288"/>
    <w:semiHidden/>
    <w:rsid w:val="00886ED3"/>
    <w:rPr>
      <w:rFonts w:ascii="Arial" w:hAnsi="Arial" w:cs="Arial"/>
      <w:color w:val="000080"/>
      <w:sz w:val="20"/>
      <w:szCs w:val="20"/>
    </w:rPr>
  </w:style>
  <w:style w:type="character" w:customStyle="1" w:styleId="EmailStyle289">
    <w:name w:val="EmailStyle289"/>
    <w:basedOn w:val="DefaultParagraphFont"/>
    <w:semiHidden/>
    <w:rsid w:val="00886ED3"/>
  </w:style>
  <w:style w:type="character" w:customStyle="1" w:styleId="EmailStyle290">
    <w:name w:val="EmailStyle290"/>
    <w:semiHidden/>
    <w:rsid w:val="00886ED3"/>
    <w:rPr>
      <w:rFonts w:ascii="Arial" w:hAnsi="Arial" w:cs="Arial" w:hint="default"/>
      <w:color w:val="000080"/>
      <w:sz w:val="20"/>
      <w:szCs w:val="20"/>
    </w:rPr>
  </w:style>
  <w:style w:type="character" w:styleId="IntenseEmphasis">
    <w:name w:val="Intense Emphasis"/>
    <w:uiPriority w:val="21"/>
    <w:qFormat/>
    <w:rsid w:val="0073751C"/>
    <w:rPr>
      <w:b/>
      <w:bCs/>
      <w:i/>
      <w:iCs/>
      <w:color w:val="4F81BD"/>
    </w:rPr>
  </w:style>
  <w:style w:type="paragraph" w:styleId="Quote">
    <w:name w:val="Quote"/>
    <w:basedOn w:val="Normal"/>
    <w:next w:val="Normal"/>
    <w:link w:val="QuoteChar"/>
    <w:uiPriority w:val="29"/>
    <w:qFormat/>
    <w:rsid w:val="0073751C"/>
    <w:pPr>
      <w:jc w:val="left"/>
    </w:pPr>
    <w:rPr>
      <w:rFonts w:ascii="Arial" w:eastAsia="SimSun" w:hAnsi="Arial"/>
      <w:i/>
      <w:iCs/>
      <w:color w:val="000000"/>
      <w:sz w:val="20"/>
      <w:lang w:val="en-US" w:eastAsia="zh-CN"/>
    </w:rPr>
  </w:style>
  <w:style w:type="character" w:customStyle="1" w:styleId="QuoteChar">
    <w:name w:val="Quote Char"/>
    <w:link w:val="Quote"/>
    <w:uiPriority w:val="29"/>
    <w:rsid w:val="0073751C"/>
    <w:rPr>
      <w:rFonts w:ascii="Arial" w:eastAsia="SimSun" w:hAnsi="Arial"/>
      <w:i/>
      <w:iCs/>
      <w:color w:val="000000"/>
      <w:szCs w:val="24"/>
      <w:lang w:val="en-US" w:eastAsia="zh-CN"/>
    </w:rPr>
  </w:style>
  <w:style w:type="character" w:customStyle="1" w:styleId="EmailStyle2941">
    <w:name w:val="EmailStyle2941"/>
    <w:semiHidden/>
    <w:rsid w:val="00CA0F2C"/>
    <w:rPr>
      <w:rFonts w:ascii="Arial" w:hAnsi="Arial" w:cs="Arial"/>
      <w:color w:val="000080"/>
      <w:sz w:val="20"/>
      <w:szCs w:val="20"/>
    </w:rPr>
  </w:style>
  <w:style w:type="character" w:customStyle="1" w:styleId="EmailStyle2951">
    <w:name w:val="EmailStyle2951"/>
    <w:basedOn w:val="DefaultParagraphFont"/>
    <w:semiHidden/>
    <w:rsid w:val="00CA0F2C"/>
  </w:style>
  <w:style w:type="character" w:customStyle="1" w:styleId="EmailStyle2961">
    <w:name w:val="EmailStyle2961"/>
    <w:semiHidden/>
    <w:rsid w:val="00CA0F2C"/>
    <w:rPr>
      <w:rFonts w:ascii="Arial" w:hAnsi="Arial" w:cs="Arial" w:hint="default"/>
      <w:color w:val="000080"/>
      <w:sz w:val="20"/>
      <w:szCs w:val="20"/>
    </w:rPr>
  </w:style>
  <w:style w:type="character" w:customStyle="1" w:styleId="EmailStyle2971">
    <w:name w:val="EmailStyle2971"/>
    <w:basedOn w:val="DefaultParagraphFont"/>
    <w:semiHidden/>
    <w:rsid w:val="00CA0F2C"/>
  </w:style>
  <w:style w:type="character" w:customStyle="1" w:styleId="EmailStyle2981">
    <w:name w:val="EmailStyle2981"/>
    <w:semiHidden/>
    <w:rsid w:val="00CA0F2C"/>
    <w:rPr>
      <w:rFonts w:ascii="Arial" w:hAnsi="Arial" w:cs="Arial"/>
      <w:color w:val="000080"/>
      <w:sz w:val="20"/>
      <w:szCs w:val="20"/>
    </w:rPr>
  </w:style>
  <w:style w:type="character" w:customStyle="1" w:styleId="EmailStyle2991">
    <w:name w:val="EmailStyle2991"/>
    <w:basedOn w:val="DefaultParagraphFont"/>
    <w:semiHidden/>
    <w:rsid w:val="00CA0F2C"/>
  </w:style>
  <w:style w:type="character" w:customStyle="1" w:styleId="EmailStyle3001">
    <w:name w:val="EmailStyle3001"/>
    <w:semiHidden/>
    <w:rsid w:val="00CA0F2C"/>
    <w:rPr>
      <w:rFonts w:ascii="Arial" w:hAnsi="Arial" w:cs="Arial" w:hint="default"/>
      <w:color w:val="000080"/>
      <w:sz w:val="20"/>
      <w:szCs w:val="20"/>
    </w:rPr>
  </w:style>
  <w:style w:type="character" w:customStyle="1" w:styleId="EmailStyle3011">
    <w:name w:val="EmailStyle3011"/>
    <w:basedOn w:val="DefaultParagraphFont"/>
    <w:semiHidden/>
    <w:rsid w:val="00CA0F2C"/>
  </w:style>
  <w:style w:type="character" w:customStyle="1" w:styleId="EmailStyle3021">
    <w:name w:val="EmailStyle3021"/>
    <w:semiHidden/>
    <w:rsid w:val="00CA0F2C"/>
    <w:rPr>
      <w:rFonts w:ascii="Arial" w:hAnsi="Arial" w:cs="Arial"/>
      <w:color w:val="000080"/>
      <w:sz w:val="20"/>
      <w:szCs w:val="20"/>
    </w:rPr>
  </w:style>
  <w:style w:type="character" w:customStyle="1" w:styleId="EmailStyle3031">
    <w:name w:val="EmailStyle3031"/>
    <w:basedOn w:val="DefaultParagraphFont"/>
    <w:semiHidden/>
    <w:rsid w:val="00CA0F2C"/>
  </w:style>
  <w:style w:type="character" w:customStyle="1" w:styleId="EmailStyle3041">
    <w:name w:val="EmailStyle3041"/>
    <w:semiHidden/>
    <w:rsid w:val="00CA0F2C"/>
    <w:rPr>
      <w:rFonts w:ascii="Arial" w:hAnsi="Arial" w:cs="Arial" w:hint="default"/>
      <w:color w:val="000080"/>
      <w:sz w:val="20"/>
      <w:szCs w:val="20"/>
    </w:rPr>
  </w:style>
  <w:style w:type="character" w:customStyle="1" w:styleId="EmailStyle3051">
    <w:name w:val="EmailStyle3051"/>
    <w:basedOn w:val="DefaultParagraphFont"/>
    <w:semiHidden/>
    <w:rsid w:val="00CA0F2C"/>
  </w:style>
  <w:style w:type="character" w:customStyle="1" w:styleId="EmailStyle3061">
    <w:name w:val="EmailStyle3061"/>
    <w:semiHidden/>
    <w:rsid w:val="00CA0F2C"/>
    <w:rPr>
      <w:rFonts w:ascii="Arial" w:hAnsi="Arial" w:cs="Arial"/>
      <w:color w:val="000080"/>
      <w:sz w:val="20"/>
      <w:szCs w:val="20"/>
    </w:rPr>
  </w:style>
  <w:style w:type="character" w:customStyle="1" w:styleId="EmailStyle3071">
    <w:name w:val="EmailStyle3071"/>
    <w:basedOn w:val="DefaultParagraphFont"/>
    <w:semiHidden/>
    <w:rsid w:val="00CA0F2C"/>
  </w:style>
  <w:style w:type="character" w:customStyle="1" w:styleId="EmailStyle3081">
    <w:name w:val="EmailStyle3081"/>
    <w:semiHidden/>
    <w:rsid w:val="00CA0F2C"/>
    <w:rPr>
      <w:rFonts w:ascii="Arial" w:hAnsi="Arial" w:cs="Arial" w:hint="default"/>
      <w:color w:val="000080"/>
      <w:sz w:val="20"/>
      <w:szCs w:val="20"/>
    </w:rPr>
  </w:style>
  <w:style w:type="character" w:customStyle="1" w:styleId="EmailStyle3091">
    <w:name w:val="EmailStyle3091"/>
    <w:basedOn w:val="DefaultParagraphFont"/>
    <w:semiHidden/>
    <w:rsid w:val="00CA0F2C"/>
  </w:style>
  <w:style w:type="character" w:customStyle="1" w:styleId="EmailStyle3101">
    <w:name w:val="EmailStyle3101"/>
    <w:semiHidden/>
    <w:rsid w:val="00CA0F2C"/>
    <w:rPr>
      <w:rFonts w:ascii="Arial" w:hAnsi="Arial" w:cs="Arial"/>
      <w:color w:val="000080"/>
      <w:sz w:val="20"/>
      <w:szCs w:val="20"/>
    </w:rPr>
  </w:style>
  <w:style w:type="character" w:customStyle="1" w:styleId="EmailStyle3111">
    <w:name w:val="EmailStyle3111"/>
    <w:basedOn w:val="DefaultParagraphFont"/>
    <w:semiHidden/>
    <w:rsid w:val="00CA0F2C"/>
  </w:style>
  <w:style w:type="character" w:customStyle="1" w:styleId="EmailStyle3121">
    <w:name w:val="EmailStyle3121"/>
    <w:semiHidden/>
    <w:rsid w:val="00CA0F2C"/>
    <w:rPr>
      <w:rFonts w:ascii="Arial" w:hAnsi="Arial" w:cs="Arial" w:hint="default"/>
      <w:color w:val="000080"/>
      <w:sz w:val="20"/>
      <w:szCs w:val="20"/>
    </w:rPr>
  </w:style>
  <w:style w:type="character" w:customStyle="1" w:styleId="EmailStyle3131">
    <w:name w:val="EmailStyle3131"/>
    <w:basedOn w:val="DefaultParagraphFont"/>
    <w:semiHidden/>
    <w:rsid w:val="00CA0F2C"/>
  </w:style>
  <w:style w:type="character" w:customStyle="1" w:styleId="EmailStyle3141">
    <w:name w:val="EmailStyle3141"/>
    <w:semiHidden/>
    <w:rsid w:val="00CA0F2C"/>
    <w:rPr>
      <w:rFonts w:ascii="Arial" w:hAnsi="Arial" w:cs="Arial"/>
      <w:color w:val="000080"/>
      <w:sz w:val="20"/>
      <w:szCs w:val="20"/>
    </w:rPr>
  </w:style>
  <w:style w:type="character" w:customStyle="1" w:styleId="EmailStyle3151">
    <w:name w:val="EmailStyle3151"/>
    <w:basedOn w:val="DefaultParagraphFont"/>
    <w:semiHidden/>
    <w:rsid w:val="00CA0F2C"/>
  </w:style>
  <w:style w:type="character" w:customStyle="1" w:styleId="EmailStyle3161">
    <w:name w:val="EmailStyle3161"/>
    <w:semiHidden/>
    <w:rsid w:val="00CA0F2C"/>
    <w:rPr>
      <w:rFonts w:ascii="Arial" w:hAnsi="Arial" w:cs="Arial" w:hint="default"/>
      <w:color w:val="000080"/>
      <w:sz w:val="20"/>
      <w:szCs w:val="20"/>
    </w:rPr>
  </w:style>
  <w:style w:type="character" w:customStyle="1" w:styleId="EmailStyle3171">
    <w:name w:val="EmailStyle3171"/>
    <w:basedOn w:val="DefaultParagraphFont"/>
    <w:semiHidden/>
    <w:rsid w:val="00CA0F2C"/>
  </w:style>
  <w:style w:type="character" w:customStyle="1" w:styleId="EmailStyle3181">
    <w:name w:val="EmailStyle3181"/>
    <w:semiHidden/>
    <w:rsid w:val="00CA0F2C"/>
    <w:rPr>
      <w:rFonts w:ascii="Arial" w:hAnsi="Arial" w:cs="Arial"/>
      <w:color w:val="000080"/>
      <w:sz w:val="20"/>
      <w:szCs w:val="20"/>
    </w:rPr>
  </w:style>
  <w:style w:type="character" w:customStyle="1" w:styleId="EmailStyle3191">
    <w:name w:val="EmailStyle3191"/>
    <w:basedOn w:val="DefaultParagraphFont"/>
    <w:semiHidden/>
    <w:rsid w:val="00CA0F2C"/>
  </w:style>
  <w:style w:type="character" w:customStyle="1" w:styleId="EmailStyle3201">
    <w:name w:val="EmailStyle3201"/>
    <w:semiHidden/>
    <w:rsid w:val="00CA0F2C"/>
    <w:rPr>
      <w:rFonts w:ascii="Arial" w:hAnsi="Arial" w:cs="Arial" w:hint="default"/>
      <w:color w:val="000080"/>
      <w:sz w:val="20"/>
      <w:szCs w:val="20"/>
    </w:rPr>
  </w:style>
  <w:style w:type="character" w:customStyle="1" w:styleId="EmailStyle3211">
    <w:name w:val="EmailStyle3211"/>
    <w:basedOn w:val="DefaultParagraphFont"/>
    <w:semiHidden/>
    <w:rsid w:val="00CA0F2C"/>
  </w:style>
  <w:style w:type="character" w:customStyle="1" w:styleId="EmailStyle3221">
    <w:name w:val="EmailStyle3221"/>
    <w:semiHidden/>
    <w:rsid w:val="00CA0F2C"/>
    <w:rPr>
      <w:rFonts w:ascii="Arial" w:hAnsi="Arial" w:cs="Arial"/>
      <w:color w:val="000080"/>
      <w:sz w:val="20"/>
      <w:szCs w:val="20"/>
    </w:rPr>
  </w:style>
  <w:style w:type="character" w:customStyle="1" w:styleId="EmailStyle3231">
    <w:name w:val="EmailStyle3231"/>
    <w:basedOn w:val="DefaultParagraphFont"/>
    <w:semiHidden/>
    <w:rsid w:val="00CA0F2C"/>
  </w:style>
  <w:style w:type="character" w:customStyle="1" w:styleId="EmailStyle3241">
    <w:name w:val="EmailStyle3241"/>
    <w:semiHidden/>
    <w:rsid w:val="00CA0F2C"/>
    <w:rPr>
      <w:rFonts w:ascii="Arial" w:hAnsi="Arial" w:cs="Arial" w:hint="default"/>
      <w:color w:val="000080"/>
      <w:sz w:val="20"/>
      <w:szCs w:val="20"/>
    </w:rPr>
  </w:style>
  <w:style w:type="character" w:customStyle="1" w:styleId="EmailStyle3251">
    <w:name w:val="EmailStyle3251"/>
    <w:basedOn w:val="DefaultParagraphFont"/>
    <w:semiHidden/>
    <w:rsid w:val="00CA0F2C"/>
  </w:style>
  <w:style w:type="character" w:customStyle="1" w:styleId="EmailStyle3261">
    <w:name w:val="EmailStyle3261"/>
    <w:semiHidden/>
    <w:rsid w:val="00CA0F2C"/>
    <w:rPr>
      <w:rFonts w:ascii="Arial" w:hAnsi="Arial" w:cs="Arial"/>
      <w:color w:val="000080"/>
      <w:sz w:val="20"/>
      <w:szCs w:val="20"/>
    </w:rPr>
  </w:style>
  <w:style w:type="character" w:customStyle="1" w:styleId="EmailStyle3271">
    <w:name w:val="EmailStyle3271"/>
    <w:basedOn w:val="DefaultParagraphFont"/>
    <w:semiHidden/>
    <w:rsid w:val="00CA0F2C"/>
  </w:style>
  <w:style w:type="character" w:customStyle="1" w:styleId="EmailStyle3281">
    <w:name w:val="EmailStyle3281"/>
    <w:semiHidden/>
    <w:rsid w:val="00CA0F2C"/>
    <w:rPr>
      <w:rFonts w:ascii="Arial" w:hAnsi="Arial" w:cs="Arial" w:hint="default"/>
      <w:color w:val="000080"/>
      <w:sz w:val="20"/>
      <w:szCs w:val="20"/>
    </w:rPr>
  </w:style>
  <w:style w:type="character" w:customStyle="1" w:styleId="EmailStyle3291">
    <w:name w:val="EmailStyle3291"/>
    <w:basedOn w:val="DefaultParagraphFont"/>
    <w:semiHidden/>
    <w:rsid w:val="00CA0F2C"/>
  </w:style>
  <w:style w:type="character" w:customStyle="1" w:styleId="EmailStyle3301">
    <w:name w:val="EmailStyle3301"/>
    <w:semiHidden/>
    <w:rsid w:val="00CA0F2C"/>
    <w:rPr>
      <w:rFonts w:ascii="Arial" w:hAnsi="Arial" w:cs="Arial"/>
      <w:color w:val="000080"/>
      <w:sz w:val="20"/>
      <w:szCs w:val="20"/>
    </w:rPr>
  </w:style>
  <w:style w:type="character" w:customStyle="1" w:styleId="EmailStyle3311">
    <w:name w:val="EmailStyle3311"/>
    <w:basedOn w:val="DefaultParagraphFont"/>
    <w:semiHidden/>
    <w:rsid w:val="00CA0F2C"/>
  </w:style>
  <w:style w:type="character" w:customStyle="1" w:styleId="EmailStyle3321">
    <w:name w:val="EmailStyle3321"/>
    <w:semiHidden/>
    <w:rsid w:val="00CA0F2C"/>
    <w:rPr>
      <w:rFonts w:ascii="Arial" w:hAnsi="Arial" w:cs="Arial" w:hint="default"/>
      <w:color w:val="000080"/>
      <w:sz w:val="20"/>
      <w:szCs w:val="20"/>
    </w:rPr>
  </w:style>
  <w:style w:type="character" w:customStyle="1" w:styleId="Body">
    <w:name w:val="Body"/>
    <w:rsid w:val="00D90DC2"/>
    <w:rPr>
      <w:rFonts w:ascii="Arial" w:hAnsi="Arial"/>
      <w:sz w:val="20"/>
    </w:rPr>
  </w:style>
  <w:style w:type="paragraph" w:customStyle="1" w:styleId="Style2">
    <w:name w:val="Style2"/>
    <w:basedOn w:val="Heading2"/>
    <w:link w:val="Style2Char"/>
    <w:rsid w:val="00662881"/>
    <w:pPr>
      <w:tabs>
        <w:tab w:val="num" w:pos="1296"/>
      </w:tabs>
      <w:ind w:left="1296"/>
    </w:pPr>
    <w:rPr>
      <w:rFonts w:ascii="Times New Roman" w:hAnsi="Times New Roman"/>
    </w:rPr>
  </w:style>
  <w:style w:type="paragraph" w:customStyle="1" w:styleId="TableHeading">
    <w:name w:val="Table_Heading"/>
    <w:basedOn w:val="Normal"/>
    <w:next w:val="Normal"/>
    <w:qFormat/>
    <w:rsid w:val="00F620E3"/>
    <w:pPr>
      <w:keepNext/>
      <w:keepLines/>
      <w:spacing w:before="40" w:after="40"/>
      <w:jc w:val="left"/>
    </w:pPr>
    <w:rPr>
      <w:rFonts w:ascii="Calibri" w:hAnsi="Calibri"/>
      <w:b/>
      <w:szCs w:val="20"/>
    </w:rPr>
  </w:style>
  <w:style w:type="character" w:customStyle="1" w:styleId="Style2Char">
    <w:name w:val="Style2 Char"/>
    <w:basedOn w:val="Heading2Char"/>
    <w:link w:val="Style2"/>
    <w:rsid w:val="00662881"/>
    <w:rPr>
      <w:rFonts w:ascii="Calibri" w:hAnsi="Calibri" w:cstheme="minorHAnsi"/>
      <w:b/>
      <w:bCs/>
      <w:iCs/>
      <w:smallCaps/>
      <w:kern w:val="22"/>
      <w:sz w:val="28"/>
      <w:szCs w:val="22"/>
      <w:lang w:val="en-AU" w:eastAsia="en-US"/>
    </w:rPr>
  </w:style>
  <w:style w:type="character" w:styleId="FootnoteReference">
    <w:name w:val="footnote reference"/>
    <w:rsid w:val="00B84A53"/>
    <w:rPr>
      <w:vertAlign w:val="superscript"/>
    </w:rPr>
  </w:style>
  <w:style w:type="paragraph" w:customStyle="1" w:styleId="BodyHeading2">
    <w:name w:val="Body_Heading 2"/>
    <w:basedOn w:val="Normal"/>
    <w:link w:val="BodyHeading2Char"/>
    <w:rsid w:val="00FB0E2C"/>
    <w:pPr>
      <w:ind w:left="860"/>
      <w:jc w:val="left"/>
    </w:pPr>
    <w:rPr>
      <w:rFonts w:ascii="Arial" w:hAnsi="Arial"/>
      <w:szCs w:val="20"/>
      <w:lang w:val="en-US"/>
    </w:rPr>
  </w:style>
  <w:style w:type="character" w:customStyle="1" w:styleId="BodyHeading2Char">
    <w:name w:val="Body_Heading 2 Char"/>
    <w:link w:val="BodyHeading2"/>
    <w:rsid w:val="00FB0E2C"/>
    <w:rPr>
      <w:rFonts w:ascii="Arial" w:hAnsi="Arial"/>
      <w:sz w:val="22"/>
      <w:lang w:val="en-US" w:eastAsia="en-US"/>
    </w:rPr>
  </w:style>
  <w:style w:type="paragraph" w:customStyle="1" w:styleId="Head4">
    <w:name w:val="Head 4"/>
    <w:basedOn w:val="Heading4"/>
    <w:link w:val="Head4Char"/>
    <w:qFormat/>
    <w:rsid w:val="00A46D3E"/>
    <w:pPr>
      <w:numPr>
        <w:ilvl w:val="0"/>
        <w:numId w:val="0"/>
      </w:numPr>
      <w:suppressAutoHyphens/>
      <w:jc w:val="both"/>
    </w:pPr>
    <w:rPr>
      <w:b w:val="0"/>
      <w:u w:val="single"/>
      <w:lang w:val="en-US"/>
    </w:rPr>
  </w:style>
  <w:style w:type="paragraph" w:customStyle="1" w:styleId="Head2">
    <w:name w:val="Head 2"/>
    <w:basedOn w:val="Heading2"/>
    <w:link w:val="Head2Char"/>
    <w:qFormat/>
    <w:rsid w:val="0013598A"/>
    <w:pPr>
      <w:keepNext w:val="0"/>
    </w:pPr>
  </w:style>
  <w:style w:type="character" w:customStyle="1" w:styleId="Head4Char">
    <w:name w:val="Head 4 Char"/>
    <w:link w:val="Head4"/>
    <w:rsid w:val="00A46D3E"/>
    <w:rPr>
      <w:rFonts w:ascii="Calibri" w:hAnsi="Calibri"/>
      <w:sz w:val="22"/>
      <w:szCs w:val="22"/>
      <w:u w:val="single"/>
      <w:lang w:val="en-US" w:eastAsia="en-US"/>
    </w:rPr>
  </w:style>
  <w:style w:type="paragraph" w:customStyle="1" w:styleId="TextContent">
    <w:name w:val="Text Content"/>
    <w:basedOn w:val="Normal"/>
    <w:link w:val="TextContentChar"/>
    <w:qFormat/>
    <w:rsid w:val="006D4CC1"/>
    <w:pPr>
      <w:suppressAutoHyphens/>
      <w:spacing w:before="240" w:after="240"/>
      <w:ind w:left="720"/>
    </w:pPr>
    <w:rPr>
      <w:rFonts w:ascii="Calibri" w:hAnsi="Calibri"/>
      <w:szCs w:val="22"/>
    </w:rPr>
  </w:style>
  <w:style w:type="character" w:customStyle="1" w:styleId="Head2Char">
    <w:name w:val="Head 2 Char"/>
    <w:link w:val="Head2"/>
    <w:rsid w:val="0013598A"/>
    <w:rPr>
      <w:rFonts w:ascii="Calibri" w:hAnsi="Calibri" w:cstheme="minorHAnsi"/>
      <w:b/>
      <w:bCs/>
      <w:iCs/>
      <w:smallCaps/>
      <w:kern w:val="22"/>
      <w:sz w:val="28"/>
      <w:szCs w:val="22"/>
      <w:lang w:val="en-AU" w:eastAsia="en-US"/>
    </w:rPr>
  </w:style>
  <w:style w:type="paragraph" w:customStyle="1" w:styleId="CheckedListing">
    <w:name w:val="Checked Listing"/>
    <w:basedOn w:val="BodyText"/>
    <w:link w:val="CheckedListingChar"/>
    <w:qFormat/>
    <w:rsid w:val="00F620E3"/>
    <w:pPr>
      <w:numPr>
        <w:numId w:val="9"/>
      </w:numPr>
      <w:jc w:val="both"/>
    </w:pPr>
    <w:rPr>
      <w:rFonts w:ascii="Calibri" w:hAnsi="Calibri"/>
      <w:szCs w:val="22"/>
    </w:rPr>
  </w:style>
  <w:style w:type="character" w:customStyle="1" w:styleId="TextContentChar">
    <w:name w:val="Text Content Char"/>
    <w:link w:val="TextContent"/>
    <w:rsid w:val="006D4CC1"/>
    <w:rPr>
      <w:rFonts w:ascii="Calibri" w:hAnsi="Calibri"/>
      <w:sz w:val="22"/>
      <w:szCs w:val="22"/>
      <w:lang w:val="en-GB" w:eastAsia="en-US"/>
    </w:rPr>
  </w:style>
  <w:style w:type="paragraph" w:customStyle="1" w:styleId="Figure">
    <w:name w:val="Figure"/>
    <w:basedOn w:val="Figure1"/>
    <w:link w:val="FigureChar"/>
    <w:qFormat/>
    <w:rsid w:val="00F620E3"/>
    <w:pPr>
      <w:spacing w:after="120"/>
    </w:pPr>
    <w:rPr>
      <w:rFonts w:ascii="Calibri" w:hAnsi="Calibri"/>
      <w:sz w:val="18"/>
      <w:szCs w:val="22"/>
    </w:rPr>
  </w:style>
  <w:style w:type="character" w:customStyle="1" w:styleId="CheckedListingChar">
    <w:name w:val="Checked Listing Char"/>
    <w:link w:val="CheckedListing"/>
    <w:rsid w:val="00F620E3"/>
    <w:rPr>
      <w:rFonts w:ascii="Calibri" w:hAnsi="Calibri"/>
      <w:sz w:val="22"/>
      <w:szCs w:val="22"/>
      <w:lang w:eastAsia="en-US"/>
    </w:rPr>
  </w:style>
  <w:style w:type="paragraph" w:customStyle="1" w:styleId="Paragra">
    <w:name w:val="Paragra"/>
    <w:basedOn w:val="TextContent"/>
    <w:next w:val="TextContent"/>
    <w:link w:val="ParagraChar"/>
    <w:rsid w:val="000E1F8D"/>
    <w:rPr>
      <w:rFonts w:ascii="Times New Roman" w:hAnsi="Times New Roman"/>
    </w:rPr>
  </w:style>
  <w:style w:type="character" w:customStyle="1" w:styleId="FigureChar">
    <w:name w:val="Figure Char"/>
    <w:link w:val="Figure"/>
    <w:rsid w:val="00F620E3"/>
    <w:rPr>
      <w:rFonts w:ascii="Calibri" w:hAnsi="Calibri"/>
      <w:sz w:val="18"/>
      <w:szCs w:val="22"/>
    </w:rPr>
  </w:style>
  <w:style w:type="paragraph" w:customStyle="1" w:styleId="Listing">
    <w:name w:val="Listing"/>
    <w:basedOn w:val="TextContent"/>
    <w:link w:val="ListingChar"/>
    <w:qFormat/>
    <w:rsid w:val="0013598A"/>
    <w:pPr>
      <w:numPr>
        <w:numId w:val="11"/>
      </w:numPr>
      <w:spacing w:before="120" w:after="120"/>
    </w:pPr>
  </w:style>
  <w:style w:type="character" w:customStyle="1" w:styleId="ParagraChar">
    <w:name w:val="Paragra Char"/>
    <w:link w:val="Paragra"/>
    <w:rsid w:val="000E1F8D"/>
    <w:rPr>
      <w:sz w:val="22"/>
      <w:szCs w:val="22"/>
      <w:lang w:val="en-GB" w:eastAsia="en-US"/>
    </w:rPr>
  </w:style>
  <w:style w:type="paragraph" w:customStyle="1" w:styleId="Listing1">
    <w:name w:val="Listing 1"/>
    <w:basedOn w:val="Normal"/>
    <w:link w:val="Listing1Char"/>
    <w:qFormat/>
    <w:rsid w:val="00F620E3"/>
    <w:pPr>
      <w:numPr>
        <w:numId w:val="10"/>
      </w:numPr>
      <w:spacing w:before="120" w:after="120"/>
    </w:pPr>
    <w:rPr>
      <w:rFonts w:ascii="Calibri" w:hAnsi="Calibri"/>
      <w:szCs w:val="22"/>
    </w:rPr>
  </w:style>
  <w:style w:type="character" w:customStyle="1" w:styleId="ListingChar">
    <w:name w:val="Listing Char"/>
    <w:link w:val="Listing"/>
    <w:rsid w:val="0013598A"/>
    <w:rPr>
      <w:rFonts w:ascii="Calibri" w:hAnsi="Calibri"/>
      <w:sz w:val="22"/>
      <w:szCs w:val="22"/>
      <w:lang w:eastAsia="en-US"/>
    </w:rPr>
  </w:style>
  <w:style w:type="character" w:customStyle="1" w:styleId="NoSpacingChar">
    <w:name w:val="No Spacing Char"/>
    <w:link w:val="NoSpacing"/>
    <w:uiPriority w:val="1"/>
    <w:rsid w:val="007239C1"/>
    <w:rPr>
      <w:rFonts w:ascii="Arial" w:eastAsia="SimSun" w:hAnsi="Arial"/>
      <w:sz w:val="22"/>
      <w:szCs w:val="22"/>
      <w:lang w:val="en-US" w:eastAsia="zh-CN" w:bidi="ar-SA"/>
    </w:rPr>
  </w:style>
  <w:style w:type="character" w:customStyle="1" w:styleId="Listing1Char">
    <w:name w:val="Listing 1 Char"/>
    <w:link w:val="Listing1"/>
    <w:rsid w:val="00F620E3"/>
    <w:rPr>
      <w:rFonts w:ascii="Calibri" w:hAnsi="Calibri"/>
      <w:sz w:val="22"/>
      <w:szCs w:val="22"/>
      <w:lang w:eastAsia="en-US"/>
    </w:rPr>
  </w:style>
  <w:style w:type="table" w:customStyle="1" w:styleId="LightList-Accent11">
    <w:name w:val="Light List - Accent 11"/>
    <w:basedOn w:val="TableNormal"/>
    <w:uiPriority w:val="61"/>
    <w:rsid w:val="0041039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Grid3-Accent1">
    <w:name w:val="Medium Grid 3 Accent 1"/>
    <w:basedOn w:val="TableNormal"/>
    <w:uiPriority w:val="69"/>
    <w:rsid w:val="00F1012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myAppendix">
    <w:name w:val="myAppendix"/>
    <w:basedOn w:val="Head2"/>
    <w:link w:val="myAppendixChar"/>
    <w:qFormat/>
    <w:rsid w:val="003F5DED"/>
    <w:pPr>
      <w:numPr>
        <w:ilvl w:val="0"/>
        <w:numId w:val="0"/>
      </w:numPr>
      <w:ind w:left="130"/>
    </w:pPr>
    <w:rPr>
      <w:rFonts w:ascii="Arial" w:hAnsi="Arial"/>
      <w:sz w:val="24"/>
    </w:rPr>
  </w:style>
  <w:style w:type="paragraph" w:customStyle="1" w:styleId="Headinga">
    <w:name w:val="Heading a"/>
    <w:basedOn w:val="Normal"/>
    <w:rsid w:val="00330D49"/>
    <w:pPr>
      <w:numPr>
        <w:numId w:val="12"/>
      </w:numPr>
      <w:jc w:val="left"/>
    </w:pPr>
    <w:rPr>
      <w:rFonts w:ascii="Arial" w:hAnsi="Arial"/>
      <w:sz w:val="20"/>
      <w:szCs w:val="20"/>
    </w:rPr>
  </w:style>
  <w:style w:type="character" w:customStyle="1" w:styleId="myAppendixChar">
    <w:name w:val="myAppendix Char"/>
    <w:link w:val="myAppendix"/>
    <w:rsid w:val="003F5DED"/>
    <w:rPr>
      <w:rFonts w:ascii="Arial" w:hAnsi="Arial" w:cs="Arial"/>
      <w:b/>
      <w:bCs/>
      <w:iCs/>
      <w:smallCaps/>
      <w:kern w:val="22"/>
      <w:sz w:val="24"/>
      <w:szCs w:val="22"/>
      <w:lang w:val="en-AU" w:eastAsia="en-US"/>
    </w:rPr>
  </w:style>
  <w:style w:type="paragraph" w:customStyle="1" w:styleId="PMPListing">
    <w:name w:val="PMP_Listing"/>
    <w:basedOn w:val="Normal"/>
    <w:rsid w:val="00330D49"/>
    <w:pPr>
      <w:suppressAutoHyphens/>
      <w:spacing w:after="120"/>
    </w:pPr>
    <w:rPr>
      <w:rFonts w:ascii="Arial" w:hAnsi="Arial" w:cs="Arial"/>
      <w:szCs w:val="22"/>
    </w:rPr>
  </w:style>
  <w:style w:type="paragraph" w:customStyle="1" w:styleId="NormalTableHeader">
    <w:name w:val="Normal Table Header"/>
    <w:basedOn w:val="Normal"/>
    <w:rsid w:val="007C4AE6"/>
    <w:rPr>
      <w:rFonts w:ascii="Times New Roman" w:eastAsia="SimSun" w:hAnsi="Times New Roman"/>
      <w:b/>
      <w:sz w:val="24"/>
      <w:lang w:val="en-US" w:eastAsia="zh-CN"/>
    </w:rPr>
  </w:style>
  <w:style w:type="paragraph" w:customStyle="1" w:styleId="TableNormal1">
    <w:name w:val="Table Normal1"/>
    <w:basedOn w:val="Normal"/>
    <w:rsid w:val="007C4AE6"/>
    <w:rPr>
      <w:rFonts w:ascii="Times New Roman" w:eastAsia="SimSun" w:hAnsi="Times New Roman"/>
      <w:sz w:val="24"/>
      <w:lang w:val="en-US" w:eastAsia="zh-CN"/>
    </w:rPr>
  </w:style>
  <w:style w:type="paragraph" w:customStyle="1" w:styleId="GrayHeading">
    <w:name w:val="Gray Heading"/>
    <w:basedOn w:val="Heading9"/>
    <w:qFormat/>
    <w:rsid w:val="00175063"/>
    <w:pPr>
      <w:numPr>
        <w:ilvl w:val="0"/>
        <w:numId w:val="13"/>
      </w:numPr>
      <w:jc w:val="left"/>
      <w:outlineLvl w:val="4"/>
    </w:pPr>
    <w:rPr>
      <w:rFonts w:ascii="Calibri" w:eastAsia="SimSun" w:hAnsi="Calibri"/>
      <w:b/>
      <w:lang w:eastAsia="zh-CN"/>
    </w:rPr>
  </w:style>
  <w:style w:type="character" w:styleId="SubtleEmphasis">
    <w:name w:val="Subtle Emphasis"/>
    <w:uiPriority w:val="19"/>
    <w:qFormat/>
    <w:rsid w:val="009D3635"/>
    <w:rPr>
      <w:rFonts w:ascii="Arial" w:hAnsi="Arial"/>
      <w:b/>
      <w:i/>
      <w:iCs/>
      <w:noProof w:val="0"/>
      <w:color w:val="808080"/>
      <w:sz w:val="22"/>
      <w:u w:val="single"/>
      <w:lang w:val="en-US"/>
    </w:rPr>
  </w:style>
  <w:style w:type="paragraph" w:customStyle="1" w:styleId="CM31">
    <w:name w:val="CM31"/>
    <w:basedOn w:val="Default"/>
    <w:next w:val="Default"/>
    <w:rsid w:val="002F25C9"/>
    <w:pPr>
      <w:widowControl w:val="0"/>
      <w:spacing w:after="355"/>
      <w:jc w:val="left"/>
    </w:pPr>
    <w:rPr>
      <w:rFonts w:ascii="Helvetica" w:hAnsi="Helvetica" w:cs="Helvetica"/>
      <w:color w:val="auto"/>
    </w:rPr>
  </w:style>
  <w:style w:type="paragraph" w:customStyle="1" w:styleId="TableText">
    <w:name w:val="Table Text"/>
    <w:basedOn w:val="Normal"/>
    <w:rsid w:val="00B56AEE"/>
    <w:pPr>
      <w:widowControl w:val="0"/>
      <w:suppressAutoHyphens/>
      <w:spacing w:before="120" w:after="60"/>
    </w:pPr>
    <w:rPr>
      <w:rFonts w:ascii="Arial" w:hAnsi="Arial"/>
      <w:sz w:val="24"/>
    </w:rPr>
  </w:style>
  <w:style w:type="character" w:customStyle="1" w:styleId="UnresolvedMention1">
    <w:name w:val="Unresolved Mention1"/>
    <w:basedOn w:val="DefaultParagraphFont"/>
    <w:uiPriority w:val="99"/>
    <w:semiHidden/>
    <w:unhideWhenUsed/>
    <w:rsid w:val="002E1287"/>
    <w:rPr>
      <w:color w:val="605E5C"/>
      <w:shd w:val="clear" w:color="auto" w:fill="E1DFDD"/>
    </w:rPr>
  </w:style>
  <w:style w:type="paragraph" w:customStyle="1" w:styleId="BulletSymbol">
    <w:name w:val="Bullet (Symbol)"/>
    <w:basedOn w:val="Normal"/>
    <w:next w:val="Normal"/>
    <w:autoRedefine/>
    <w:rsid w:val="00FE1871"/>
    <w:pPr>
      <w:numPr>
        <w:numId w:val="16"/>
      </w:numPr>
      <w:spacing w:before="80" w:after="80"/>
      <w:jc w:val="left"/>
    </w:pPr>
    <w:rPr>
      <w:rFonts w:ascii="Tahoma" w:hAnsi="Tahoma"/>
      <w:szCs w:val="20"/>
      <w:lang w:val="en-NZ"/>
    </w:rPr>
  </w:style>
  <w:style w:type="paragraph" w:customStyle="1" w:styleId="ParagraphText">
    <w:name w:val="Paragraph Text"/>
    <w:basedOn w:val="TextContent"/>
    <w:link w:val="ParagraphTextChar"/>
    <w:qFormat/>
    <w:rsid w:val="00145F9E"/>
    <w:pPr>
      <w:spacing w:before="0"/>
      <w:ind w:left="0"/>
    </w:pPr>
    <w:rPr>
      <w:rFonts w:asciiTheme="minorHAnsi" w:hAnsiTheme="minorHAnsi" w:cstheme="minorHAnsi"/>
      <w:iCs/>
    </w:rPr>
  </w:style>
  <w:style w:type="character" w:customStyle="1" w:styleId="ParagraphTextChar">
    <w:name w:val="Paragraph Text Char"/>
    <w:basedOn w:val="TextContentChar"/>
    <w:link w:val="ParagraphText"/>
    <w:rsid w:val="00145F9E"/>
    <w:rPr>
      <w:rFonts w:asciiTheme="minorHAnsi" w:hAnsiTheme="minorHAnsi" w:cstheme="minorHAnsi"/>
      <w:iCs/>
      <w:sz w:val="22"/>
      <w:szCs w:val="22"/>
      <w:lang w:val="en-GB" w:eastAsia="en-US"/>
    </w:rPr>
  </w:style>
  <w:style w:type="paragraph" w:customStyle="1" w:styleId="UnorderedList">
    <w:name w:val="Unordered List"/>
    <w:basedOn w:val="Normal"/>
    <w:link w:val="UnorderedListChar"/>
    <w:qFormat/>
    <w:rsid w:val="00145F9E"/>
    <w:pPr>
      <w:numPr>
        <w:numId w:val="14"/>
      </w:numPr>
      <w:autoSpaceDE w:val="0"/>
      <w:autoSpaceDN w:val="0"/>
      <w:adjustRightInd w:val="0"/>
      <w:spacing w:after="120"/>
      <w:ind w:left="567" w:hanging="567"/>
      <w:jc w:val="left"/>
    </w:pPr>
    <w:rPr>
      <w:rFonts w:asciiTheme="minorHAnsi" w:hAnsiTheme="minorHAnsi" w:cstheme="minorHAnsi"/>
      <w:iCs/>
      <w:color w:val="000000"/>
      <w:szCs w:val="22"/>
    </w:rPr>
  </w:style>
  <w:style w:type="character" w:customStyle="1" w:styleId="UnorderedListChar">
    <w:name w:val="Unordered List Char"/>
    <w:basedOn w:val="DefaultParagraphFont"/>
    <w:link w:val="UnorderedList"/>
    <w:rsid w:val="00145F9E"/>
    <w:rPr>
      <w:rFonts w:asciiTheme="minorHAnsi" w:hAnsiTheme="minorHAnsi" w:cstheme="minorHAnsi"/>
      <w:iCs/>
      <w:color w:val="000000"/>
      <w:sz w:val="22"/>
      <w:szCs w:val="22"/>
      <w:lang w:eastAsia="en-US"/>
    </w:rPr>
  </w:style>
  <w:style w:type="paragraph" w:customStyle="1" w:styleId="OrderedList">
    <w:name w:val="Ordered List"/>
    <w:basedOn w:val="Listing"/>
    <w:link w:val="OrderedListChar"/>
    <w:qFormat/>
    <w:rsid w:val="0059518B"/>
    <w:pPr>
      <w:numPr>
        <w:numId w:val="15"/>
      </w:numPr>
    </w:pPr>
    <w:rPr>
      <w:rFonts w:asciiTheme="minorHAnsi" w:hAnsiTheme="minorHAnsi" w:cstheme="minorHAnsi"/>
      <w:iCs/>
    </w:rPr>
  </w:style>
  <w:style w:type="character" w:customStyle="1" w:styleId="OrderedListChar">
    <w:name w:val="Ordered List Char"/>
    <w:basedOn w:val="ListingChar"/>
    <w:link w:val="OrderedList"/>
    <w:rsid w:val="0059518B"/>
    <w:rPr>
      <w:rFonts w:asciiTheme="minorHAnsi" w:hAnsiTheme="minorHAnsi" w:cstheme="minorHAnsi"/>
      <w:iCs/>
      <w:sz w:val="22"/>
      <w:szCs w:val="22"/>
      <w:lang w:eastAsia="en-US"/>
    </w:rPr>
  </w:style>
  <w:style w:type="paragraph" w:customStyle="1" w:styleId="ReferenceLink">
    <w:name w:val="Reference Link"/>
    <w:basedOn w:val="ParagraphText"/>
    <w:link w:val="ReferenceLinkChar"/>
    <w:qFormat/>
    <w:rsid w:val="00A46D3E"/>
    <w:rPr>
      <w:color w:val="4F81BD" w:themeColor="accent1"/>
      <w:u w:val="single"/>
    </w:rPr>
  </w:style>
  <w:style w:type="character" w:customStyle="1" w:styleId="ReferenceLinkChar">
    <w:name w:val="Reference Link Char"/>
    <w:basedOn w:val="ParagraphTextChar"/>
    <w:link w:val="ReferenceLink"/>
    <w:rsid w:val="00A46D3E"/>
    <w:rPr>
      <w:rFonts w:asciiTheme="minorHAnsi" w:hAnsiTheme="minorHAnsi" w:cstheme="minorHAnsi"/>
      <w:iCs/>
      <w:color w:val="4F81BD" w:themeColor="accent1"/>
      <w:sz w:val="22"/>
      <w:szCs w:val="22"/>
      <w:u w:val="single"/>
      <w:lang w:val="en-GB" w:eastAsia="en-US"/>
    </w:rPr>
  </w:style>
  <w:style w:type="paragraph" w:customStyle="1" w:styleId="SecondLevelListParagraph">
    <w:name w:val="Second Level List Paragraph"/>
    <w:basedOn w:val="ListParagraph"/>
    <w:link w:val="SecondLevelListParagraphChar"/>
    <w:qFormat/>
    <w:rsid w:val="00A8444C"/>
    <w:pPr>
      <w:numPr>
        <w:ilvl w:val="2"/>
        <w:numId w:val="18"/>
      </w:numPr>
      <w:ind w:left="851" w:hanging="425"/>
    </w:pPr>
  </w:style>
  <w:style w:type="character" w:customStyle="1" w:styleId="ListParagraphChar">
    <w:name w:val="List Paragraph Char"/>
    <w:basedOn w:val="DefaultParagraphFont"/>
    <w:link w:val="ListParagraph"/>
    <w:uiPriority w:val="34"/>
    <w:rsid w:val="00D21035"/>
    <w:rPr>
      <w:rFonts w:asciiTheme="minorHAnsi" w:hAnsiTheme="minorHAnsi" w:cstheme="minorHAnsi"/>
      <w:sz w:val="22"/>
      <w:szCs w:val="24"/>
      <w:lang w:val="en-AU" w:eastAsia="en-US"/>
    </w:rPr>
  </w:style>
  <w:style w:type="character" w:customStyle="1" w:styleId="SecondLevelListParagraphChar">
    <w:name w:val="Second Level List Paragraph Char"/>
    <w:basedOn w:val="ListParagraphChar"/>
    <w:link w:val="SecondLevelListParagraph"/>
    <w:rsid w:val="00A8444C"/>
    <w:rPr>
      <w:rFonts w:asciiTheme="minorHAnsi" w:hAnsiTheme="minorHAnsi" w:cstheme="minorHAnsi"/>
      <w:sz w:val="22"/>
      <w:szCs w:val="24"/>
      <w:lang w:val="en-AU" w:eastAsia="en-US"/>
    </w:rPr>
  </w:style>
  <w:style w:type="table" w:customStyle="1" w:styleId="TableNormal0">
    <w:name w:val="TableNormal"/>
    <w:rsid w:val="001C5228"/>
    <w:pPr>
      <w:spacing w:line="276" w:lineRule="auto"/>
    </w:pPr>
    <w:rPr>
      <w:rFonts w:ascii="Arial" w:eastAsia="Arial" w:hAnsi="Arial" w:cs="Arial"/>
      <w:sz w:val="22"/>
      <w:szCs w:val="22"/>
      <w:lang w:val="en"/>
    </w:rPr>
    <w:tblPr>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F57AA5"/>
    <w:rPr>
      <w:color w:val="605E5C"/>
      <w:shd w:val="clear" w:color="auto" w:fill="E1DFDD"/>
    </w:rPr>
  </w:style>
  <w:style w:type="paragraph" w:styleId="IntenseQuote">
    <w:name w:val="Intense Quote"/>
    <w:basedOn w:val="Normal"/>
    <w:next w:val="Normal"/>
    <w:link w:val="IntenseQuoteChar"/>
    <w:uiPriority w:val="30"/>
    <w:qFormat/>
    <w:rsid w:val="00130D2F"/>
    <w:pPr>
      <w:pBdr>
        <w:top w:val="single" w:sz="4" w:space="10" w:color="244061" w:themeColor="accent1" w:themeShade="80"/>
        <w:bottom w:val="single" w:sz="4" w:space="10" w:color="244061" w:themeColor="accent1" w:themeShade="80"/>
      </w:pBdr>
      <w:spacing w:before="360" w:after="360" w:line="276" w:lineRule="auto"/>
      <w:ind w:left="864" w:right="864"/>
      <w:jc w:val="center"/>
    </w:pPr>
    <w:rPr>
      <w:rFonts w:asciiTheme="minorHAnsi" w:eastAsiaTheme="minorHAnsi" w:hAnsiTheme="minorHAnsi" w:cstheme="minorBidi"/>
      <w:i/>
      <w:iCs/>
      <w:color w:val="244061" w:themeColor="accent1" w:themeShade="80"/>
      <w:szCs w:val="22"/>
    </w:rPr>
  </w:style>
  <w:style w:type="character" w:customStyle="1" w:styleId="IntenseQuoteChar">
    <w:name w:val="Intense Quote Char"/>
    <w:basedOn w:val="DefaultParagraphFont"/>
    <w:link w:val="IntenseQuote"/>
    <w:uiPriority w:val="30"/>
    <w:rsid w:val="00130D2F"/>
    <w:rPr>
      <w:rFonts w:asciiTheme="minorHAnsi" w:eastAsiaTheme="minorHAnsi" w:hAnsiTheme="minorHAnsi" w:cstheme="minorBidi"/>
      <w:i/>
      <w:iCs/>
      <w:color w:val="244061" w:themeColor="accent1" w:themeShade="80"/>
      <w:sz w:val="22"/>
      <w:szCs w:val="22"/>
      <w:lang w:eastAsia="en-US"/>
    </w:rPr>
  </w:style>
  <w:style w:type="character" w:styleId="SubtleReference">
    <w:name w:val="Subtle Reference"/>
    <w:basedOn w:val="DefaultParagraphFont"/>
    <w:uiPriority w:val="31"/>
    <w:qFormat/>
    <w:rsid w:val="00130D2F"/>
    <w:rPr>
      <w:smallCaps/>
      <w:color w:val="5A5A5A" w:themeColor="text1" w:themeTint="A5"/>
    </w:rPr>
  </w:style>
  <w:style w:type="character" w:styleId="IntenseReference">
    <w:name w:val="Intense Reference"/>
    <w:basedOn w:val="DefaultParagraphFont"/>
    <w:uiPriority w:val="32"/>
    <w:qFormat/>
    <w:rsid w:val="00130D2F"/>
    <w:rPr>
      <w:b/>
      <w:bCs/>
      <w:caps w:val="0"/>
      <w:smallCaps/>
      <w:color w:val="244061" w:themeColor="accent1" w:themeShade="80"/>
      <w:spacing w:val="5"/>
    </w:rPr>
  </w:style>
  <w:style w:type="character" w:styleId="BookTitle">
    <w:name w:val="Book Title"/>
    <w:basedOn w:val="DefaultParagraphFont"/>
    <w:uiPriority w:val="33"/>
    <w:qFormat/>
    <w:rsid w:val="00130D2F"/>
    <w:rPr>
      <w:b/>
      <w:bCs/>
      <w:i/>
      <w:iCs/>
      <w:spacing w:val="5"/>
    </w:rPr>
  </w:style>
  <w:style w:type="character" w:styleId="HTMLCode">
    <w:name w:val="HTML Code"/>
    <w:basedOn w:val="DefaultParagraphFont"/>
    <w:uiPriority w:val="99"/>
    <w:semiHidden/>
    <w:unhideWhenUsed/>
    <w:rsid w:val="00130D2F"/>
    <w:rPr>
      <w:rFonts w:ascii="Consolas" w:hAnsi="Consolas"/>
      <w:sz w:val="22"/>
      <w:szCs w:val="20"/>
    </w:rPr>
  </w:style>
  <w:style w:type="character" w:styleId="HTMLKeyboard">
    <w:name w:val="HTML Keyboard"/>
    <w:basedOn w:val="DefaultParagraphFont"/>
    <w:uiPriority w:val="99"/>
    <w:semiHidden/>
    <w:unhideWhenUsed/>
    <w:rsid w:val="00130D2F"/>
    <w:rPr>
      <w:rFonts w:ascii="Consolas" w:hAnsi="Consolas"/>
      <w:sz w:val="22"/>
      <w:szCs w:val="20"/>
    </w:rPr>
  </w:style>
  <w:style w:type="paragraph" w:styleId="HTMLPreformatted">
    <w:name w:val="HTML Preformatted"/>
    <w:basedOn w:val="Normal"/>
    <w:link w:val="HTMLPreformattedChar"/>
    <w:uiPriority w:val="99"/>
    <w:semiHidden/>
    <w:unhideWhenUsed/>
    <w:rsid w:val="00130D2F"/>
    <w:pPr>
      <w:spacing w:before="120" w:after="120" w:line="276" w:lineRule="auto"/>
    </w:pPr>
    <w:rPr>
      <w:rFonts w:ascii="Consolas" w:eastAsiaTheme="minorHAnsi" w:hAnsi="Consolas" w:cstheme="minorBidi"/>
      <w:szCs w:val="20"/>
    </w:rPr>
  </w:style>
  <w:style w:type="character" w:customStyle="1" w:styleId="HTMLPreformattedChar">
    <w:name w:val="HTML Preformatted Char"/>
    <w:basedOn w:val="DefaultParagraphFont"/>
    <w:link w:val="HTMLPreformatted"/>
    <w:uiPriority w:val="99"/>
    <w:semiHidden/>
    <w:rsid w:val="00130D2F"/>
    <w:rPr>
      <w:rFonts w:ascii="Consolas" w:eastAsiaTheme="minorHAnsi" w:hAnsi="Consolas" w:cstheme="minorBidi"/>
      <w:sz w:val="22"/>
      <w:lang w:eastAsia="en-US"/>
    </w:rPr>
  </w:style>
  <w:style w:type="character" w:styleId="HTMLTypewriter">
    <w:name w:val="HTML Typewriter"/>
    <w:basedOn w:val="DefaultParagraphFont"/>
    <w:uiPriority w:val="99"/>
    <w:semiHidden/>
    <w:unhideWhenUsed/>
    <w:rsid w:val="00130D2F"/>
    <w:rPr>
      <w:rFonts w:ascii="Consolas" w:hAnsi="Consolas"/>
      <w:sz w:val="22"/>
      <w:szCs w:val="20"/>
    </w:rPr>
  </w:style>
  <w:style w:type="character" w:styleId="PlaceholderText">
    <w:name w:val="Placeholder Text"/>
    <w:basedOn w:val="DefaultParagraphFont"/>
    <w:uiPriority w:val="99"/>
    <w:semiHidden/>
    <w:rsid w:val="00130D2F"/>
    <w:rPr>
      <w:color w:val="4A442A" w:themeColor="background2" w:themeShade="40"/>
    </w:rPr>
  </w:style>
  <w:style w:type="paragraph" w:customStyle="1" w:styleId="NumberedList">
    <w:name w:val="Numbered List"/>
    <w:basedOn w:val="ListParagraph"/>
    <w:link w:val="NumberedListChar"/>
    <w:qFormat/>
    <w:rsid w:val="00130D2F"/>
    <w:pPr>
      <w:numPr>
        <w:numId w:val="19"/>
      </w:numPr>
      <w:spacing w:before="120" w:after="120" w:line="276" w:lineRule="auto"/>
      <w:contextualSpacing/>
    </w:pPr>
    <w:rPr>
      <w:rFonts w:eastAsiaTheme="minorHAnsi" w:cstheme="minorBidi"/>
      <w:i/>
      <w:szCs w:val="22"/>
    </w:rPr>
  </w:style>
  <w:style w:type="character" w:customStyle="1" w:styleId="NumberedListChar">
    <w:name w:val="Numbered List Char"/>
    <w:basedOn w:val="ListParagraphChar"/>
    <w:link w:val="NumberedList"/>
    <w:rsid w:val="00130D2F"/>
    <w:rPr>
      <w:rFonts w:asciiTheme="minorHAnsi" w:eastAsiaTheme="minorHAnsi" w:hAnsiTheme="minorHAnsi" w:cstheme="minorBidi"/>
      <w:i/>
      <w:sz w:val="22"/>
      <w:szCs w:val="22"/>
      <w:lang w:val="en-AU" w:eastAsia="en-US"/>
    </w:rPr>
  </w:style>
  <w:style w:type="character" w:customStyle="1" w:styleId="TOC2Char">
    <w:name w:val="TOC 2 Char"/>
    <w:basedOn w:val="DefaultParagraphFont"/>
    <w:link w:val="TOC2"/>
    <w:uiPriority w:val="39"/>
    <w:rsid w:val="005D72CC"/>
    <w:rPr>
      <w:rFonts w:ascii="Calibri" w:hAnsi="Calibr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7566">
      <w:bodyDiv w:val="1"/>
      <w:marLeft w:val="0"/>
      <w:marRight w:val="0"/>
      <w:marTop w:val="0"/>
      <w:marBottom w:val="0"/>
      <w:divBdr>
        <w:top w:val="none" w:sz="0" w:space="0" w:color="auto"/>
        <w:left w:val="none" w:sz="0" w:space="0" w:color="auto"/>
        <w:bottom w:val="none" w:sz="0" w:space="0" w:color="auto"/>
        <w:right w:val="none" w:sz="0" w:space="0" w:color="auto"/>
      </w:divBdr>
    </w:div>
    <w:div w:id="72627828">
      <w:bodyDiv w:val="1"/>
      <w:marLeft w:val="0"/>
      <w:marRight w:val="0"/>
      <w:marTop w:val="0"/>
      <w:marBottom w:val="0"/>
      <w:divBdr>
        <w:top w:val="none" w:sz="0" w:space="0" w:color="auto"/>
        <w:left w:val="none" w:sz="0" w:space="0" w:color="auto"/>
        <w:bottom w:val="none" w:sz="0" w:space="0" w:color="auto"/>
        <w:right w:val="none" w:sz="0" w:space="0" w:color="auto"/>
      </w:divBdr>
    </w:div>
    <w:div w:id="164059970">
      <w:bodyDiv w:val="1"/>
      <w:marLeft w:val="0"/>
      <w:marRight w:val="0"/>
      <w:marTop w:val="0"/>
      <w:marBottom w:val="0"/>
      <w:divBdr>
        <w:top w:val="none" w:sz="0" w:space="0" w:color="auto"/>
        <w:left w:val="none" w:sz="0" w:space="0" w:color="auto"/>
        <w:bottom w:val="none" w:sz="0" w:space="0" w:color="auto"/>
        <w:right w:val="none" w:sz="0" w:space="0" w:color="auto"/>
      </w:divBdr>
    </w:div>
    <w:div w:id="192379195">
      <w:bodyDiv w:val="1"/>
      <w:marLeft w:val="0"/>
      <w:marRight w:val="0"/>
      <w:marTop w:val="0"/>
      <w:marBottom w:val="0"/>
      <w:divBdr>
        <w:top w:val="none" w:sz="0" w:space="0" w:color="auto"/>
        <w:left w:val="none" w:sz="0" w:space="0" w:color="auto"/>
        <w:bottom w:val="none" w:sz="0" w:space="0" w:color="auto"/>
        <w:right w:val="none" w:sz="0" w:space="0" w:color="auto"/>
      </w:divBdr>
    </w:div>
    <w:div w:id="222571497">
      <w:bodyDiv w:val="1"/>
      <w:marLeft w:val="0"/>
      <w:marRight w:val="0"/>
      <w:marTop w:val="0"/>
      <w:marBottom w:val="0"/>
      <w:divBdr>
        <w:top w:val="none" w:sz="0" w:space="0" w:color="auto"/>
        <w:left w:val="none" w:sz="0" w:space="0" w:color="auto"/>
        <w:bottom w:val="none" w:sz="0" w:space="0" w:color="auto"/>
        <w:right w:val="none" w:sz="0" w:space="0" w:color="auto"/>
      </w:divBdr>
      <w:divsChild>
        <w:div w:id="1595550587">
          <w:marLeft w:val="0"/>
          <w:marRight w:val="0"/>
          <w:marTop w:val="0"/>
          <w:marBottom w:val="0"/>
          <w:divBdr>
            <w:top w:val="none" w:sz="0" w:space="0" w:color="auto"/>
            <w:left w:val="none" w:sz="0" w:space="0" w:color="auto"/>
            <w:bottom w:val="none" w:sz="0" w:space="0" w:color="auto"/>
            <w:right w:val="none" w:sz="0" w:space="0" w:color="auto"/>
          </w:divBdr>
          <w:divsChild>
            <w:div w:id="1926454488">
              <w:marLeft w:val="0"/>
              <w:marRight w:val="0"/>
              <w:marTop w:val="0"/>
              <w:marBottom w:val="0"/>
              <w:divBdr>
                <w:top w:val="none" w:sz="0" w:space="0" w:color="auto"/>
                <w:left w:val="none" w:sz="0" w:space="0" w:color="auto"/>
                <w:bottom w:val="none" w:sz="0" w:space="0" w:color="auto"/>
                <w:right w:val="none" w:sz="0" w:space="0" w:color="auto"/>
              </w:divBdr>
            </w:div>
          </w:divsChild>
        </w:div>
        <w:div w:id="72047833">
          <w:marLeft w:val="0"/>
          <w:marRight w:val="0"/>
          <w:marTop w:val="0"/>
          <w:marBottom w:val="0"/>
          <w:divBdr>
            <w:top w:val="none" w:sz="0" w:space="0" w:color="auto"/>
            <w:left w:val="none" w:sz="0" w:space="0" w:color="auto"/>
            <w:bottom w:val="none" w:sz="0" w:space="0" w:color="auto"/>
            <w:right w:val="none" w:sz="0" w:space="0" w:color="auto"/>
          </w:divBdr>
          <w:divsChild>
            <w:div w:id="763308949">
              <w:marLeft w:val="0"/>
              <w:marRight w:val="0"/>
              <w:marTop w:val="0"/>
              <w:marBottom w:val="0"/>
              <w:divBdr>
                <w:top w:val="none" w:sz="0" w:space="0" w:color="auto"/>
                <w:left w:val="none" w:sz="0" w:space="0" w:color="auto"/>
                <w:bottom w:val="none" w:sz="0" w:space="0" w:color="auto"/>
                <w:right w:val="none" w:sz="0" w:space="0" w:color="auto"/>
              </w:divBdr>
            </w:div>
          </w:divsChild>
        </w:div>
        <w:div w:id="646864482">
          <w:marLeft w:val="0"/>
          <w:marRight w:val="0"/>
          <w:marTop w:val="0"/>
          <w:marBottom w:val="0"/>
          <w:divBdr>
            <w:top w:val="none" w:sz="0" w:space="0" w:color="auto"/>
            <w:left w:val="none" w:sz="0" w:space="0" w:color="auto"/>
            <w:bottom w:val="none" w:sz="0" w:space="0" w:color="auto"/>
            <w:right w:val="none" w:sz="0" w:space="0" w:color="auto"/>
          </w:divBdr>
          <w:divsChild>
            <w:div w:id="432553622">
              <w:marLeft w:val="0"/>
              <w:marRight w:val="0"/>
              <w:marTop w:val="0"/>
              <w:marBottom w:val="0"/>
              <w:divBdr>
                <w:top w:val="none" w:sz="0" w:space="0" w:color="auto"/>
                <w:left w:val="none" w:sz="0" w:space="0" w:color="auto"/>
                <w:bottom w:val="none" w:sz="0" w:space="0" w:color="auto"/>
                <w:right w:val="none" w:sz="0" w:space="0" w:color="auto"/>
              </w:divBdr>
            </w:div>
          </w:divsChild>
        </w:div>
        <w:div w:id="446968135">
          <w:marLeft w:val="0"/>
          <w:marRight w:val="0"/>
          <w:marTop w:val="0"/>
          <w:marBottom w:val="0"/>
          <w:divBdr>
            <w:top w:val="none" w:sz="0" w:space="0" w:color="auto"/>
            <w:left w:val="none" w:sz="0" w:space="0" w:color="auto"/>
            <w:bottom w:val="none" w:sz="0" w:space="0" w:color="auto"/>
            <w:right w:val="none" w:sz="0" w:space="0" w:color="auto"/>
          </w:divBdr>
          <w:divsChild>
            <w:div w:id="47462485">
              <w:marLeft w:val="0"/>
              <w:marRight w:val="0"/>
              <w:marTop w:val="0"/>
              <w:marBottom w:val="0"/>
              <w:divBdr>
                <w:top w:val="none" w:sz="0" w:space="0" w:color="auto"/>
                <w:left w:val="none" w:sz="0" w:space="0" w:color="auto"/>
                <w:bottom w:val="none" w:sz="0" w:space="0" w:color="auto"/>
                <w:right w:val="none" w:sz="0" w:space="0" w:color="auto"/>
              </w:divBdr>
            </w:div>
          </w:divsChild>
        </w:div>
        <w:div w:id="1337001503">
          <w:marLeft w:val="0"/>
          <w:marRight w:val="0"/>
          <w:marTop w:val="0"/>
          <w:marBottom w:val="0"/>
          <w:divBdr>
            <w:top w:val="none" w:sz="0" w:space="0" w:color="auto"/>
            <w:left w:val="none" w:sz="0" w:space="0" w:color="auto"/>
            <w:bottom w:val="none" w:sz="0" w:space="0" w:color="auto"/>
            <w:right w:val="none" w:sz="0" w:space="0" w:color="auto"/>
          </w:divBdr>
          <w:divsChild>
            <w:div w:id="2106876970">
              <w:marLeft w:val="0"/>
              <w:marRight w:val="0"/>
              <w:marTop w:val="0"/>
              <w:marBottom w:val="0"/>
              <w:divBdr>
                <w:top w:val="none" w:sz="0" w:space="0" w:color="auto"/>
                <w:left w:val="none" w:sz="0" w:space="0" w:color="auto"/>
                <w:bottom w:val="none" w:sz="0" w:space="0" w:color="auto"/>
                <w:right w:val="none" w:sz="0" w:space="0" w:color="auto"/>
              </w:divBdr>
            </w:div>
          </w:divsChild>
        </w:div>
        <w:div w:id="1154762891">
          <w:marLeft w:val="0"/>
          <w:marRight w:val="0"/>
          <w:marTop w:val="0"/>
          <w:marBottom w:val="0"/>
          <w:divBdr>
            <w:top w:val="none" w:sz="0" w:space="0" w:color="auto"/>
            <w:left w:val="none" w:sz="0" w:space="0" w:color="auto"/>
            <w:bottom w:val="none" w:sz="0" w:space="0" w:color="auto"/>
            <w:right w:val="none" w:sz="0" w:space="0" w:color="auto"/>
          </w:divBdr>
          <w:divsChild>
            <w:div w:id="1706098977">
              <w:marLeft w:val="0"/>
              <w:marRight w:val="0"/>
              <w:marTop w:val="0"/>
              <w:marBottom w:val="0"/>
              <w:divBdr>
                <w:top w:val="none" w:sz="0" w:space="0" w:color="auto"/>
                <w:left w:val="none" w:sz="0" w:space="0" w:color="auto"/>
                <w:bottom w:val="none" w:sz="0" w:space="0" w:color="auto"/>
                <w:right w:val="none" w:sz="0" w:space="0" w:color="auto"/>
              </w:divBdr>
            </w:div>
          </w:divsChild>
        </w:div>
        <w:div w:id="181280621">
          <w:marLeft w:val="0"/>
          <w:marRight w:val="0"/>
          <w:marTop w:val="0"/>
          <w:marBottom w:val="0"/>
          <w:divBdr>
            <w:top w:val="none" w:sz="0" w:space="0" w:color="auto"/>
            <w:left w:val="none" w:sz="0" w:space="0" w:color="auto"/>
            <w:bottom w:val="none" w:sz="0" w:space="0" w:color="auto"/>
            <w:right w:val="none" w:sz="0" w:space="0" w:color="auto"/>
          </w:divBdr>
          <w:divsChild>
            <w:div w:id="448596633">
              <w:marLeft w:val="0"/>
              <w:marRight w:val="0"/>
              <w:marTop w:val="0"/>
              <w:marBottom w:val="0"/>
              <w:divBdr>
                <w:top w:val="none" w:sz="0" w:space="0" w:color="auto"/>
                <w:left w:val="none" w:sz="0" w:space="0" w:color="auto"/>
                <w:bottom w:val="none" w:sz="0" w:space="0" w:color="auto"/>
                <w:right w:val="none" w:sz="0" w:space="0" w:color="auto"/>
              </w:divBdr>
            </w:div>
          </w:divsChild>
        </w:div>
        <w:div w:id="1973360348">
          <w:marLeft w:val="0"/>
          <w:marRight w:val="0"/>
          <w:marTop w:val="0"/>
          <w:marBottom w:val="0"/>
          <w:divBdr>
            <w:top w:val="none" w:sz="0" w:space="0" w:color="auto"/>
            <w:left w:val="none" w:sz="0" w:space="0" w:color="auto"/>
            <w:bottom w:val="none" w:sz="0" w:space="0" w:color="auto"/>
            <w:right w:val="none" w:sz="0" w:space="0" w:color="auto"/>
          </w:divBdr>
          <w:divsChild>
            <w:div w:id="1019967289">
              <w:marLeft w:val="0"/>
              <w:marRight w:val="0"/>
              <w:marTop w:val="0"/>
              <w:marBottom w:val="0"/>
              <w:divBdr>
                <w:top w:val="none" w:sz="0" w:space="0" w:color="auto"/>
                <w:left w:val="none" w:sz="0" w:space="0" w:color="auto"/>
                <w:bottom w:val="none" w:sz="0" w:space="0" w:color="auto"/>
                <w:right w:val="none" w:sz="0" w:space="0" w:color="auto"/>
              </w:divBdr>
            </w:div>
          </w:divsChild>
        </w:div>
        <w:div w:id="934049215">
          <w:marLeft w:val="0"/>
          <w:marRight w:val="0"/>
          <w:marTop w:val="0"/>
          <w:marBottom w:val="0"/>
          <w:divBdr>
            <w:top w:val="none" w:sz="0" w:space="0" w:color="auto"/>
            <w:left w:val="none" w:sz="0" w:space="0" w:color="auto"/>
            <w:bottom w:val="none" w:sz="0" w:space="0" w:color="auto"/>
            <w:right w:val="none" w:sz="0" w:space="0" w:color="auto"/>
          </w:divBdr>
          <w:divsChild>
            <w:div w:id="1911034169">
              <w:marLeft w:val="0"/>
              <w:marRight w:val="0"/>
              <w:marTop w:val="0"/>
              <w:marBottom w:val="0"/>
              <w:divBdr>
                <w:top w:val="none" w:sz="0" w:space="0" w:color="auto"/>
                <w:left w:val="none" w:sz="0" w:space="0" w:color="auto"/>
                <w:bottom w:val="none" w:sz="0" w:space="0" w:color="auto"/>
                <w:right w:val="none" w:sz="0" w:space="0" w:color="auto"/>
              </w:divBdr>
            </w:div>
          </w:divsChild>
        </w:div>
        <w:div w:id="513612937">
          <w:marLeft w:val="0"/>
          <w:marRight w:val="0"/>
          <w:marTop w:val="0"/>
          <w:marBottom w:val="0"/>
          <w:divBdr>
            <w:top w:val="none" w:sz="0" w:space="0" w:color="auto"/>
            <w:left w:val="none" w:sz="0" w:space="0" w:color="auto"/>
            <w:bottom w:val="none" w:sz="0" w:space="0" w:color="auto"/>
            <w:right w:val="none" w:sz="0" w:space="0" w:color="auto"/>
          </w:divBdr>
          <w:divsChild>
            <w:div w:id="1338339420">
              <w:marLeft w:val="0"/>
              <w:marRight w:val="0"/>
              <w:marTop w:val="0"/>
              <w:marBottom w:val="0"/>
              <w:divBdr>
                <w:top w:val="none" w:sz="0" w:space="0" w:color="auto"/>
                <w:left w:val="none" w:sz="0" w:space="0" w:color="auto"/>
                <w:bottom w:val="none" w:sz="0" w:space="0" w:color="auto"/>
                <w:right w:val="none" w:sz="0" w:space="0" w:color="auto"/>
              </w:divBdr>
            </w:div>
          </w:divsChild>
        </w:div>
        <w:div w:id="1222210936">
          <w:marLeft w:val="0"/>
          <w:marRight w:val="0"/>
          <w:marTop w:val="0"/>
          <w:marBottom w:val="0"/>
          <w:divBdr>
            <w:top w:val="none" w:sz="0" w:space="0" w:color="auto"/>
            <w:left w:val="none" w:sz="0" w:space="0" w:color="auto"/>
            <w:bottom w:val="none" w:sz="0" w:space="0" w:color="auto"/>
            <w:right w:val="none" w:sz="0" w:space="0" w:color="auto"/>
          </w:divBdr>
          <w:divsChild>
            <w:div w:id="1247691339">
              <w:marLeft w:val="0"/>
              <w:marRight w:val="0"/>
              <w:marTop w:val="0"/>
              <w:marBottom w:val="0"/>
              <w:divBdr>
                <w:top w:val="none" w:sz="0" w:space="0" w:color="auto"/>
                <w:left w:val="none" w:sz="0" w:space="0" w:color="auto"/>
                <w:bottom w:val="none" w:sz="0" w:space="0" w:color="auto"/>
                <w:right w:val="none" w:sz="0" w:space="0" w:color="auto"/>
              </w:divBdr>
            </w:div>
          </w:divsChild>
        </w:div>
        <w:div w:id="2134252561">
          <w:marLeft w:val="0"/>
          <w:marRight w:val="0"/>
          <w:marTop w:val="0"/>
          <w:marBottom w:val="0"/>
          <w:divBdr>
            <w:top w:val="none" w:sz="0" w:space="0" w:color="auto"/>
            <w:left w:val="none" w:sz="0" w:space="0" w:color="auto"/>
            <w:bottom w:val="none" w:sz="0" w:space="0" w:color="auto"/>
            <w:right w:val="none" w:sz="0" w:space="0" w:color="auto"/>
          </w:divBdr>
          <w:divsChild>
            <w:div w:id="473641791">
              <w:marLeft w:val="0"/>
              <w:marRight w:val="0"/>
              <w:marTop w:val="0"/>
              <w:marBottom w:val="0"/>
              <w:divBdr>
                <w:top w:val="none" w:sz="0" w:space="0" w:color="auto"/>
                <w:left w:val="none" w:sz="0" w:space="0" w:color="auto"/>
                <w:bottom w:val="none" w:sz="0" w:space="0" w:color="auto"/>
                <w:right w:val="none" w:sz="0" w:space="0" w:color="auto"/>
              </w:divBdr>
            </w:div>
          </w:divsChild>
        </w:div>
        <w:div w:id="248972141">
          <w:marLeft w:val="0"/>
          <w:marRight w:val="0"/>
          <w:marTop w:val="0"/>
          <w:marBottom w:val="0"/>
          <w:divBdr>
            <w:top w:val="none" w:sz="0" w:space="0" w:color="auto"/>
            <w:left w:val="none" w:sz="0" w:space="0" w:color="auto"/>
            <w:bottom w:val="none" w:sz="0" w:space="0" w:color="auto"/>
            <w:right w:val="none" w:sz="0" w:space="0" w:color="auto"/>
          </w:divBdr>
          <w:divsChild>
            <w:div w:id="976028292">
              <w:marLeft w:val="0"/>
              <w:marRight w:val="0"/>
              <w:marTop w:val="0"/>
              <w:marBottom w:val="0"/>
              <w:divBdr>
                <w:top w:val="none" w:sz="0" w:space="0" w:color="auto"/>
                <w:left w:val="none" w:sz="0" w:space="0" w:color="auto"/>
                <w:bottom w:val="none" w:sz="0" w:space="0" w:color="auto"/>
                <w:right w:val="none" w:sz="0" w:space="0" w:color="auto"/>
              </w:divBdr>
            </w:div>
          </w:divsChild>
        </w:div>
        <w:div w:id="831876390">
          <w:marLeft w:val="0"/>
          <w:marRight w:val="0"/>
          <w:marTop w:val="0"/>
          <w:marBottom w:val="0"/>
          <w:divBdr>
            <w:top w:val="none" w:sz="0" w:space="0" w:color="auto"/>
            <w:left w:val="none" w:sz="0" w:space="0" w:color="auto"/>
            <w:bottom w:val="none" w:sz="0" w:space="0" w:color="auto"/>
            <w:right w:val="none" w:sz="0" w:space="0" w:color="auto"/>
          </w:divBdr>
          <w:divsChild>
            <w:div w:id="57554342">
              <w:marLeft w:val="0"/>
              <w:marRight w:val="0"/>
              <w:marTop w:val="0"/>
              <w:marBottom w:val="0"/>
              <w:divBdr>
                <w:top w:val="none" w:sz="0" w:space="0" w:color="auto"/>
                <w:left w:val="none" w:sz="0" w:space="0" w:color="auto"/>
                <w:bottom w:val="none" w:sz="0" w:space="0" w:color="auto"/>
                <w:right w:val="none" w:sz="0" w:space="0" w:color="auto"/>
              </w:divBdr>
            </w:div>
          </w:divsChild>
        </w:div>
        <w:div w:id="1701737502">
          <w:marLeft w:val="0"/>
          <w:marRight w:val="0"/>
          <w:marTop w:val="0"/>
          <w:marBottom w:val="0"/>
          <w:divBdr>
            <w:top w:val="none" w:sz="0" w:space="0" w:color="auto"/>
            <w:left w:val="none" w:sz="0" w:space="0" w:color="auto"/>
            <w:bottom w:val="none" w:sz="0" w:space="0" w:color="auto"/>
            <w:right w:val="none" w:sz="0" w:space="0" w:color="auto"/>
          </w:divBdr>
          <w:divsChild>
            <w:div w:id="953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21097">
      <w:bodyDiv w:val="1"/>
      <w:marLeft w:val="0"/>
      <w:marRight w:val="0"/>
      <w:marTop w:val="0"/>
      <w:marBottom w:val="0"/>
      <w:divBdr>
        <w:top w:val="none" w:sz="0" w:space="0" w:color="auto"/>
        <w:left w:val="none" w:sz="0" w:space="0" w:color="auto"/>
        <w:bottom w:val="none" w:sz="0" w:space="0" w:color="auto"/>
        <w:right w:val="none" w:sz="0" w:space="0" w:color="auto"/>
      </w:divBdr>
    </w:div>
    <w:div w:id="341706702">
      <w:bodyDiv w:val="1"/>
      <w:marLeft w:val="0"/>
      <w:marRight w:val="0"/>
      <w:marTop w:val="0"/>
      <w:marBottom w:val="0"/>
      <w:divBdr>
        <w:top w:val="none" w:sz="0" w:space="0" w:color="auto"/>
        <w:left w:val="none" w:sz="0" w:space="0" w:color="auto"/>
        <w:bottom w:val="none" w:sz="0" w:space="0" w:color="auto"/>
        <w:right w:val="none" w:sz="0" w:space="0" w:color="auto"/>
      </w:divBdr>
    </w:div>
    <w:div w:id="362292428">
      <w:bodyDiv w:val="1"/>
      <w:marLeft w:val="0"/>
      <w:marRight w:val="0"/>
      <w:marTop w:val="0"/>
      <w:marBottom w:val="0"/>
      <w:divBdr>
        <w:top w:val="none" w:sz="0" w:space="0" w:color="auto"/>
        <w:left w:val="none" w:sz="0" w:space="0" w:color="auto"/>
        <w:bottom w:val="none" w:sz="0" w:space="0" w:color="auto"/>
        <w:right w:val="none" w:sz="0" w:space="0" w:color="auto"/>
      </w:divBdr>
    </w:div>
    <w:div w:id="399599271">
      <w:bodyDiv w:val="1"/>
      <w:marLeft w:val="0"/>
      <w:marRight w:val="0"/>
      <w:marTop w:val="0"/>
      <w:marBottom w:val="0"/>
      <w:divBdr>
        <w:top w:val="none" w:sz="0" w:space="0" w:color="auto"/>
        <w:left w:val="none" w:sz="0" w:space="0" w:color="auto"/>
        <w:bottom w:val="none" w:sz="0" w:space="0" w:color="auto"/>
        <w:right w:val="none" w:sz="0" w:space="0" w:color="auto"/>
      </w:divBdr>
    </w:div>
    <w:div w:id="468476797">
      <w:bodyDiv w:val="1"/>
      <w:marLeft w:val="0"/>
      <w:marRight w:val="0"/>
      <w:marTop w:val="0"/>
      <w:marBottom w:val="0"/>
      <w:divBdr>
        <w:top w:val="none" w:sz="0" w:space="0" w:color="auto"/>
        <w:left w:val="none" w:sz="0" w:space="0" w:color="auto"/>
        <w:bottom w:val="none" w:sz="0" w:space="0" w:color="auto"/>
        <w:right w:val="none" w:sz="0" w:space="0" w:color="auto"/>
      </w:divBdr>
    </w:div>
    <w:div w:id="483551142">
      <w:bodyDiv w:val="1"/>
      <w:marLeft w:val="0"/>
      <w:marRight w:val="0"/>
      <w:marTop w:val="0"/>
      <w:marBottom w:val="0"/>
      <w:divBdr>
        <w:top w:val="none" w:sz="0" w:space="0" w:color="auto"/>
        <w:left w:val="none" w:sz="0" w:space="0" w:color="auto"/>
        <w:bottom w:val="none" w:sz="0" w:space="0" w:color="auto"/>
        <w:right w:val="none" w:sz="0" w:space="0" w:color="auto"/>
      </w:divBdr>
    </w:div>
    <w:div w:id="524288454">
      <w:bodyDiv w:val="1"/>
      <w:marLeft w:val="0"/>
      <w:marRight w:val="0"/>
      <w:marTop w:val="0"/>
      <w:marBottom w:val="0"/>
      <w:divBdr>
        <w:top w:val="none" w:sz="0" w:space="0" w:color="auto"/>
        <w:left w:val="none" w:sz="0" w:space="0" w:color="auto"/>
        <w:bottom w:val="none" w:sz="0" w:space="0" w:color="auto"/>
        <w:right w:val="none" w:sz="0" w:space="0" w:color="auto"/>
      </w:divBdr>
    </w:div>
    <w:div w:id="535698410">
      <w:bodyDiv w:val="1"/>
      <w:marLeft w:val="0"/>
      <w:marRight w:val="0"/>
      <w:marTop w:val="0"/>
      <w:marBottom w:val="0"/>
      <w:divBdr>
        <w:top w:val="none" w:sz="0" w:space="0" w:color="auto"/>
        <w:left w:val="none" w:sz="0" w:space="0" w:color="auto"/>
        <w:bottom w:val="none" w:sz="0" w:space="0" w:color="auto"/>
        <w:right w:val="none" w:sz="0" w:space="0" w:color="auto"/>
      </w:divBdr>
    </w:div>
    <w:div w:id="550576746">
      <w:bodyDiv w:val="1"/>
      <w:marLeft w:val="0"/>
      <w:marRight w:val="0"/>
      <w:marTop w:val="0"/>
      <w:marBottom w:val="0"/>
      <w:divBdr>
        <w:top w:val="none" w:sz="0" w:space="0" w:color="auto"/>
        <w:left w:val="none" w:sz="0" w:space="0" w:color="auto"/>
        <w:bottom w:val="none" w:sz="0" w:space="0" w:color="auto"/>
        <w:right w:val="none" w:sz="0" w:space="0" w:color="auto"/>
      </w:divBdr>
    </w:div>
    <w:div w:id="581525277">
      <w:bodyDiv w:val="1"/>
      <w:marLeft w:val="0"/>
      <w:marRight w:val="0"/>
      <w:marTop w:val="0"/>
      <w:marBottom w:val="0"/>
      <w:divBdr>
        <w:top w:val="none" w:sz="0" w:space="0" w:color="auto"/>
        <w:left w:val="none" w:sz="0" w:space="0" w:color="auto"/>
        <w:bottom w:val="none" w:sz="0" w:space="0" w:color="auto"/>
        <w:right w:val="none" w:sz="0" w:space="0" w:color="auto"/>
      </w:divBdr>
    </w:div>
    <w:div w:id="583494268">
      <w:bodyDiv w:val="1"/>
      <w:marLeft w:val="0"/>
      <w:marRight w:val="0"/>
      <w:marTop w:val="0"/>
      <w:marBottom w:val="0"/>
      <w:divBdr>
        <w:top w:val="none" w:sz="0" w:space="0" w:color="auto"/>
        <w:left w:val="none" w:sz="0" w:space="0" w:color="auto"/>
        <w:bottom w:val="none" w:sz="0" w:space="0" w:color="auto"/>
        <w:right w:val="none" w:sz="0" w:space="0" w:color="auto"/>
      </w:divBdr>
    </w:div>
    <w:div w:id="593053063">
      <w:bodyDiv w:val="1"/>
      <w:marLeft w:val="0"/>
      <w:marRight w:val="0"/>
      <w:marTop w:val="0"/>
      <w:marBottom w:val="0"/>
      <w:divBdr>
        <w:top w:val="none" w:sz="0" w:space="0" w:color="auto"/>
        <w:left w:val="none" w:sz="0" w:space="0" w:color="auto"/>
        <w:bottom w:val="none" w:sz="0" w:space="0" w:color="auto"/>
        <w:right w:val="none" w:sz="0" w:space="0" w:color="auto"/>
      </w:divBdr>
    </w:div>
    <w:div w:id="643973854">
      <w:bodyDiv w:val="1"/>
      <w:marLeft w:val="0"/>
      <w:marRight w:val="0"/>
      <w:marTop w:val="0"/>
      <w:marBottom w:val="0"/>
      <w:divBdr>
        <w:top w:val="none" w:sz="0" w:space="0" w:color="auto"/>
        <w:left w:val="none" w:sz="0" w:space="0" w:color="auto"/>
        <w:bottom w:val="none" w:sz="0" w:space="0" w:color="auto"/>
        <w:right w:val="none" w:sz="0" w:space="0" w:color="auto"/>
      </w:divBdr>
    </w:div>
    <w:div w:id="653265185">
      <w:bodyDiv w:val="1"/>
      <w:marLeft w:val="0"/>
      <w:marRight w:val="0"/>
      <w:marTop w:val="0"/>
      <w:marBottom w:val="0"/>
      <w:divBdr>
        <w:top w:val="none" w:sz="0" w:space="0" w:color="auto"/>
        <w:left w:val="none" w:sz="0" w:space="0" w:color="auto"/>
        <w:bottom w:val="none" w:sz="0" w:space="0" w:color="auto"/>
        <w:right w:val="none" w:sz="0" w:space="0" w:color="auto"/>
      </w:divBdr>
    </w:div>
    <w:div w:id="662201174">
      <w:bodyDiv w:val="1"/>
      <w:marLeft w:val="0"/>
      <w:marRight w:val="0"/>
      <w:marTop w:val="0"/>
      <w:marBottom w:val="0"/>
      <w:divBdr>
        <w:top w:val="none" w:sz="0" w:space="0" w:color="auto"/>
        <w:left w:val="none" w:sz="0" w:space="0" w:color="auto"/>
        <w:bottom w:val="none" w:sz="0" w:space="0" w:color="auto"/>
        <w:right w:val="none" w:sz="0" w:space="0" w:color="auto"/>
      </w:divBdr>
    </w:div>
    <w:div w:id="686099042">
      <w:bodyDiv w:val="1"/>
      <w:marLeft w:val="0"/>
      <w:marRight w:val="0"/>
      <w:marTop w:val="0"/>
      <w:marBottom w:val="0"/>
      <w:divBdr>
        <w:top w:val="none" w:sz="0" w:space="0" w:color="auto"/>
        <w:left w:val="none" w:sz="0" w:space="0" w:color="auto"/>
        <w:bottom w:val="none" w:sz="0" w:space="0" w:color="auto"/>
        <w:right w:val="none" w:sz="0" w:space="0" w:color="auto"/>
      </w:divBdr>
      <w:divsChild>
        <w:div w:id="715547049">
          <w:marLeft w:val="2160"/>
          <w:marRight w:val="0"/>
          <w:marTop w:val="144"/>
          <w:marBottom w:val="0"/>
          <w:divBdr>
            <w:top w:val="none" w:sz="0" w:space="0" w:color="auto"/>
            <w:left w:val="none" w:sz="0" w:space="0" w:color="auto"/>
            <w:bottom w:val="none" w:sz="0" w:space="0" w:color="auto"/>
            <w:right w:val="none" w:sz="0" w:space="0" w:color="auto"/>
          </w:divBdr>
        </w:div>
        <w:div w:id="875393006">
          <w:marLeft w:val="2160"/>
          <w:marRight w:val="0"/>
          <w:marTop w:val="144"/>
          <w:marBottom w:val="0"/>
          <w:divBdr>
            <w:top w:val="none" w:sz="0" w:space="0" w:color="auto"/>
            <w:left w:val="none" w:sz="0" w:space="0" w:color="auto"/>
            <w:bottom w:val="none" w:sz="0" w:space="0" w:color="auto"/>
            <w:right w:val="none" w:sz="0" w:space="0" w:color="auto"/>
          </w:divBdr>
        </w:div>
      </w:divsChild>
    </w:div>
    <w:div w:id="711147643">
      <w:bodyDiv w:val="1"/>
      <w:marLeft w:val="0"/>
      <w:marRight w:val="0"/>
      <w:marTop w:val="0"/>
      <w:marBottom w:val="0"/>
      <w:divBdr>
        <w:top w:val="none" w:sz="0" w:space="0" w:color="auto"/>
        <w:left w:val="none" w:sz="0" w:space="0" w:color="auto"/>
        <w:bottom w:val="none" w:sz="0" w:space="0" w:color="auto"/>
        <w:right w:val="none" w:sz="0" w:space="0" w:color="auto"/>
      </w:divBdr>
    </w:div>
    <w:div w:id="762602493">
      <w:bodyDiv w:val="1"/>
      <w:marLeft w:val="0"/>
      <w:marRight w:val="0"/>
      <w:marTop w:val="0"/>
      <w:marBottom w:val="0"/>
      <w:divBdr>
        <w:top w:val="none" w:sz="0" w:space="0" w:color="auto"/>
        <w:left w:val="none" w:sz="0" w:space="0" w:color="auto"/>
        <w:bottom w:val="none" w:sz="0" w:space="0" w:color="auto"/>
        <w:right w:val="none" w:sz="0" w:space="0" w:color="auto"/>
      </w:divBdr>
    </w:div>
    <w:div w:id="803886875">
      <w:bodyDiv w:val="1"/>
      <w:marLeft w:val="0"/>
      <w:marRight w:val="0"/>
      <w:marTop w:val="0"/>
      <w:marBottom w:val="0"/>
      <w:divBdr>
        <w:top w:val="none" w:sz="0" w:space="0" w:color="auto"/>
        <w:left w:val="none" w:sz="0" w:space="0" w:color="auto"/>
        <w:bottom w:val="none" w:sz="0" w:space="0" w:color="auto"/>
        <w:right w:val="none" w:sz="0" w:space="0" w:color="auto"/>
      </w:divBdr>
    </w:div>
    <w:div w:id="841966471">
      <w:bodyDiv w:val="1"/>
      <w:marLeft w:val="0"/>
      <w:marRight w:val="0"/>
      <w:marTop w:val="0"/>
      <w:marBottom w:val="0"/>
      <w:divBdr>
        <w:top w:val="none" w:sz="0" w:space="0" w:color="auto"/>
        <w:left w:val="none" w:sz="0" w:space="0" w:color="auto"/>
        <w:bottom w:val="none" w:sz="0" w:space="0" w:color="auto"/>
        <w:right w:val="none" w:sz="0" w:space="0" w:color="auto"/>
      </w:divBdr>
      <w:divsChild>
        <w:div w:id="173544593">
          <w:marLeft w:val="0"/>
          <w:marRight w:val="0"/>
          <w:marTop w:val="0"/>
          <w:marBottom w:val="0"/>
          <w:divBdr>
            <w:top w:val="none" w:sz="0" w:space="0" w:color="auto"/>
            <w:left w:val="none" w:sz="0" w:space="0" w:color="auto"/>
            <w:bottom w:val="none" w:sz="0" w:space="0" w:color="auto"/>
            <w:right w:val="none" w:sz="0" w:space="0" w:color="auto"/>
          </w:divBdr>
          <w:divsChild>
            <w:div w:id="1120106611">
              <w:marLeft w:val="0"/>
              <w:marRight w:val="0"/>
              <w:marTop w:val="0"/>
              <w:marBottom w:val="0"/>
              <w:divBdr>
                <w:top w:val="none" w:sz="0" w:space="0" w:color="auto"/>
                <w:left w:val="none" w:sz="0" w:space="0" w:color="auto"/>
                <w:bottom w:val="none" w:sz="0" w:space="0" w:color="auto"/>
                <w:right w:val="none" w:sz="0" w:space="0" w:color="auto"/>
              </w:divBdr>
            </w:div>
          </w:divsChild>
        </w:div>
        <w:div w:id="108670586">
          <w:marLeft w:val="0"/>
          <w:marRight w:val="0"/>
          <w:marTop w:val="0"/>
          <w:marBottom w:val="0"/>
          <w:divBdr>
            <w:top w:val="none" w:sz="0" w:space="0" w:color="auto"/>
            <w:left w:val="none" w:sz="0" w:space="0" w:color="auto"/>
            <w:bottom w:val="none" w:sz="0" w:space="0" w:color="auto"/>
            <w:right w:val="none" w:sz="0" w:space="0" w:color="auto"/>
          </w:divBdr>
          <w:divsChild>
            <w:div w:id="60255016">
              <w:marLeft w:val="0"/>
              <w:marRight w:val="0"/>
              <w:marTop w:val="0"/>
              <w:marBottom w:val="0"/>
              <w:divBdr>
                <w:top w:val="none" w:sz="0" w:space="0" w:color="auto"/>
                <w:left w:val="none" w:sz="0" w:space="0" w:color="auto"/>
                <w:bottom w:val="none" w:sz="0" w:space="0" w:color="auto"/>
                <w:right w:val="none" w:sz="0" w:space="0" w:color="auto"/>
              </w:divBdr>
            </w:div>
          </w:divsChild>
        </w:div>
        <w:div w:id="2042171993">
          <w:marLeft w:val="0"/>
          <w:marRight w:val="0"/>
          <w:marTop w:val="0"/>
          <w:marBottom w:val="0"/>
          <w:divBdr>
            <w:top w:val="none" w:sz="0" w:space="0" w:color="auto"/>
            <w:left w:val="none" w:sz="0" w:space="0" w:color="auto"/>
            <w:bottom w:val="none" w:sz="0" w:space="0" w:color="auto"/>
            <w:right w:val="none" w:sz="0" w:space="0" w:color="auto"/>
          </w:divBdr>
          <w:divsChild>
            <w:div w:id="627055681">
              <w:marLeft w:val="0"/>
              <w:marRight w:val="0"/>
              <w:marTop w:val="0"/>
              <w:marBottom w:val="0"/>
              <w:divBdr>
                <w:top w:val="none" w:sz="0" w:space="0" w:color="auto"/>
                <w:left w:val="none" w:sz="0" w:space="0" w:color="auto"/>
                <w:bottom w:val="none" w:sz="0" w:space="0" w:color="auto"/>
                <w:right w:val="none" w:sz="0" w:space="0" w:color="auto"/>
              </w:divBdr>
            </w:div>
          </w:divsChild>
        </w:div>
        <w:div w:id="1723209877">
          <w:marLeft w:val="0"/>
          <w:marRight w:val="0"/>
          <w:marTop w:val="0"/>
          <w:marBottom w:val="0"/>
          <w:divBdr>
            <w:top w:val="none" w:sz="0" w:space="0" w:color="auto"/>
            <w:left w:val="none" w:sz="0" w:space="0" w:color="auto"/>
            <w:bottom w:val="none" w:sz="0" w:space="0" w:color="auto"/>
            <w:right w:val="none" w:sz="0" w:space="0" w:color="auto"/>
          </w:divBdr>
          <w:divsChild>
            <w:div w:id="1884899372">
              <w:marLeft w:val="0"/>
              <w:marRight w:val="0"/>
              <w:marTop w:val="0"/>
              <w:marBottom w:val="0"/>
              <w:divBdr>
                <w:top w:val="none" w:sz="0" w:space="0" w:color="auto"/>
                <w:left w:val="none" w:sz="0" w:space="0" w:color="auto"/>
                <w:bottom w:val="none" w:sz="0" w:space="0" w:color="auto"/>
                <w:right w:val="none" w:sz="0" w:space="0" w:color="auto"/>
              </w:divBdr>
            </w:div>
          </w:divsChild>
        </w:div>
        <w:div w:id="578442487">
          <w:marLeft w:val="0"/>
          <w:marRight w:val="0"/>
          <w:marTop w:val="0"/>
          <w:marBottom w:val="0"/>
          <w:divBdr>
            <w:top w:val="none" w:sz="0" w:space="0" w:color="auto"/>
            <w:left w:val="none" w:sz="0" w:space="0" w:color="auto"/>
            <w:bottom w:val="none" w:sz="0" w:space="0" w:color="auto"/>
            <w:right w:val="none" w:sz="0" w:space="0" w:color="auto"/>
          </w:divBdr>
          <w:divsChild>
            <w:div w:id="496190736">
              <w:marLeft w:val="0"/>
              <w:marRight w:val="0"/>
              <w:marTop w:val="0"/>
              <w:marBottom w:val="0"/>
              <w:divBdr>
                <w:top w:val="none" w:sz="0" w:space="0" w:color="auto"/>
                <w:left w:val="none" w:sz="0" w:space="0" w:color="auto"/>
                <w:bottom w:val="none" w:sz="0" w:space="0" w:color="auto"/>
                <w:right w:val="none" w:sz="0" w:space="0" w:color="auto"/>
              </w:divBdr>
            </w:div>
          </w:divsChild>
        </w:div>
        <w:div w:id="1054741401">
          <w:marLeft w:val="0"/>
          <w:marRight w:val="0"/>
          <w:marTop w:val="0"/>
          <w:marBottom w:val="0"/>
          <w:divBdr>
            <w:top w:val="none" w:sz="0" w:space="0" w:color="auto"/>
            <w:left w:val="none" w:sz="0" w:space="0" w:color="auto"/>
            <w:bottom w:val="none" w:sz="0" w:space="0" w:color="auto"/>
            <w:right w:val="none" w:sz="0" w:space="0" w:color="auto"/>
          </w:divBdr>
          <w:divsChild>
            <w:div w:id="836578949">
              <w:marLeft w:val="0"/>
              <w:marRight w:val="0"/>
              <w:marTop w:val="0"/>
              <w:marBottom w:val="0"/>
              <w:divBdr>
                <w:top w:val="none" w:sz="0" w:space="0" w:color="auto"/>
                <w:left w:val="none" w:sz="0" w:space="0" w:color="auto"/>
                <w:bottom w:val="none" w:sz="0" w:space="0" w:color="auto"/>
                <w:right w:val="none" w:sz="0" w:space="0" w:color="auto"/>
              </w:divBdr>
            </w:div>
          </w:divsChild>
        </w:div>
        <w:div w:id="1474830724">
          <w:marLeft w:val="0"/>
          <w:marRight w:val="0"/>
          <w:marTop w:val="0"/>
          <w:marBottom w:val="0"/>
          <w:divBdr>
            <w:top w:val="none" w:sz="0" w:space="0" w:color="auto"/>
            <w:left w:val="none" w:sz="0" w:space="0" w:color="auto"/>
            <w:bottom w:val="none" w:sz="0" w:space="0" w:color="auto"/>
            <w:right w:val="none" w:sz="0" w:space="0" w:color="auto"/>
          </w:divBdr>
          <w:divsChild>
            <w:div w:id="1535121846">
              <w:marLeft w:val="0"/>
              <w:marRight w:val="0"/>
              <w:marTop w:val="0"/>
              <w:marBottom w:val="0"/>
              <w:divBdr>
                <w:top w:val="none" w:sz="0" w:space="0" w:color="auto"/>
                <w:left w:val="none" w:sz="0" w:space="0" w:color="auto"/>
                <w:bottom w:val="none" w:sz="0" w:space="0" w:color="auto"/>
                <w:right w:val="none" w:sz="0" w:space="0" w:color="auto"/>
              </w:divBdr>
            </w:div>
          </w:divsChild>
        </w:div>
        <w:div w:id="396827997">
          <w:marLeft w:val="0"/>
          <w:marRight w:val="0"/>
          <w:marTop w:val="0"/>
          <w:marBottom w:val="0"/>
          <w:divBdr>
            <w:top w:val="none" w:sz="0" w:space="0" w:color="auto"/>
            <w:left w:val="none" w:sz="0" w:space="0" w:color="auto"/>
            <w:bottom w:val="none" w:sz="0" w:space="0" w:color="auto"/>
            <w:right w:val="none" w:sz="0" w:space="0" w:color="auto"/>
          </w:divBdr>
          <w:divsChild>
            <w:div w:id="1376195689">
              <w:marLeft w:val="0"/>
              <w:marRight w:val="0"/>
              <w:marTop w:val="0"/>
              <w:marBottom w:val="0"/>
              <w:divBdr>
                <w:top w:val="none" w:sz="0" w:space="0" w:color="auto"/>
                <w:left w:val="none" w:sz="0" w:space="0" w:color="auto"/>
                <w:bottom w:val="none" w:sz="0" w:space="0" w:color="auto"/>
                <w:right w:val="none" w:sz="0" w:space="0" w:color="auto"/>
              </w:divBdr>
            </w:div>
          </w:divsChild>
        </w:div>
        <w:div w:id="1519925779">
          <w:marLeft w:val="0"/>
          <w:marRight w:val="0"/>
          <w:marTop w:val="0"/>
          <w:marBottom w:val="0"/>
          <w:divBdr>
            <w:top w:val="none" w:sz="0" w:space="0" w:color="auto"/>
            <w:left w:val="none" w:sz="0" w:space="0" w:color="auto"/>
            <w:bottom w:val="none" w:sz="0" w:space="0" w:color="auto"/>
            <w:right w:val="none" w:sz="0" w:space="0" w:color="auto"/>
          </w:divBdr>
          <w:divsChild>
            <w:div w:id="89474459">
              <w:marLeft w:val="0"/>
              <w:marRight w:val="0"/>
              <w:marTop w:val="0"/>
              <w:marBottom w:val="0"/>
              <w:divBdr>
                <w:top w:val="none" w:sz="0" w:space="0" w:color="auto"/>
                <w:left w:val="none" w:sz="0" w:space="0" w:color="auto"/>
                <w:bottom w:val="none" w:sz="0" w:space="0" w:color="auto"/>
                <w:right w:val="none" w:sz="0" w:space="0" w:color="auto"/>
              </w:divBdr>
            </w:div>
          </w:divsChild>
        </w:div>
        <w:div w:id="255479087">
          <w:marLeft w:val="0"/>
          <w:marRight w:val="0"/>
          <w:marTop w:val="0"/>
          <w:marBottom w:val="0"/>
          <w:divBdr>
            <w:top w:val="none" w:sz="0" w:space="0" w:color="auto"/>
            <w:left w:val="none" w:sz="0" w:space="0" w:color="auto"/>
            <w:bottom w:val="none" w:sz="0" w:space="0" w:color="auto"/>
            <w:right w:val="none" w:sz="0" w:space="0" w:color="auto"/>
          </w:divBdr>
          <w:divsChild>
            <w:div w:id="170605746">
              <w:marLeft w:val="0"/>
              <w:marRight w:val="0"/>
              <w:marTop w:val="0"/>
              <w:marBottom w:val="0"/>
              <w:divBdr>
                <w:top w:val="none" w:sz="0" w:space="0" w:color="auto"/>
                <w:left w:val="none" w:sz="0" w:space="0" w:color="auto"/>
                <w:bottom w:val="none" w:sz="0" w:space="0" w:color="auto"/>
                <w:right w:val="none" w:sz="0" w:space="0" w:color="auto"/>
              </w:divBdr>
            </w:div>
          </w:divsChild>
        </w:div>
        <w:div w:id="748191000">
          <w:marLeft w:val="0"/>
          <w:marRight w:val="0"/>
          <w:marTop w:val="0"/>
          <w:marBottom w:val="0"/>
          <w:divBdr>
            <w:top w:val="none" w:sz="0" w:space="0" w:color="auto"/>
            <w:left w:val="none" w:sz="0" w:space="0" w:color="auto"/>
            <w:bottom w:val="none" w:sz="0" w:space="0" w:color="auto"/>
            <w:right w:val="none" w:sz="0" w:space="0" w:color="auto"/>
          </w:divBdr>
          <w:divsChild>
            <w:div w:id="617949618">
              <w:marLeft w:val="0"/>
              <w:marRight w:val="0"/>
              <w:marTop w:val="0"/>
              <w:marBottom w:val="0"/>
              <w:divBdr>
                <w:top w:val="none" w:sz="0" w:space="0" w:color="auto"/>
                <w:left w:val="none" w:sz="0" w:space="0" w:color="auto"/>
                <w:bottom w:val="none" w:sz="0" w:space="0" w:color="auto"/>
                <w:right w:val="none" w:sz="0" w:space="0" w:color="auto"/>
              </w:divBdr>
            </w:div>
          </w:divsChild>
        </w:div>
        <w:div w:id="1975865247">
          <w:marLeft w:val="0"/>
          <w:marRight w:val="0"/>
          <w:marTop w:val="0"/>
          <w:marBottom w:val="0"/>
          <w:divBdr>
            <w:top w:val="none" w:sz="0" w:space="0" w:color="auto"/>
            <w:left w:val="none" w:sz="0" w:space="0" w:color="auto"/>
            <w:bottom w:val="none" w:sz="0" w:space="0" w:color="auto"/>
            <w:right w:val="none" w:sz="0" w:space="0" w:color="auto"/>
          </w:divBdr>
          <w:divsChild>
            <w:div w:id="631904594">
              <w:marLeft w:val="0"/>
              <w:marRight w:val="0"/>
              <w:marTop w:val="0"/>
              <w:marBottom w:val="0"/>
              <w:divBdr>
                <w:top w:val="none" w:sz="0" w:space="0" w:color="auto"/>
                <w:left w:val="none" w:sz="0" w:space="0" w:color="auto"/>
                <w:bottom w:val="none" w:sz="0" w:space="0" w:color="auto"/>
                <w:right w:val="none" w:sz="0" w:space="0" w:color="auto"/>
              </w:divBdr>
            </w:div>
          </w:divsChild>
        </w:div>
        <w:div w:id="1792627938">
          <w:marLeft w:val="0"/>
          <w:marRight w:val="0"/>
          <w:marTop w:val="0"/>
          <w:marBottom w:val="0"/>
          <w:divBdr>
            <w:top w:val="none" w:sz="0" w:space="0" w:color="auto"/>
            <w:left w:val="none" w:sz="0" w:space="0" w:color="auto"/>
            <w:bottom w:val="none" w:sz="0" w:space="0" w:color="auto"/>
            <w:right w:val="none" w:sz="0" w:space="0" w:color="auto"/>
          </w:divBdr>
          <w:divsChild>
            <w:div w:id="827988273">
              <w:marLeft w:val="0"/>
              <w:marRight w:val="0"/>
              <w:marTop w:val="0"/>
              <w:marBottom w:val="0"/>
              <w:divBdr>
                <w:top w:val="none" w:sz="0" w:space="0" w:color="auto"/>
                <w:left w:val="none" w:sz="0" w:space="0" w:color="auto"/>
                <w:bottom w:val="none" w:sz="0" w:space="0" w:color="auto"/>
                <w:right w:val="none" w:sz="0" w:space="0" w:color="auto"/>
              </w:divBdr>
            </w:div>
          </w:divsChild>
        </w:div>
        <w:div w:id="1612397357">
          <w:marLeft w:val="0"/>
          <w:marRight w:val="0"/>
          <w:marTop w:val="0"/>
          <w:marBottom w:val="0"/>
          <w:divBdr>
            <w:top w:val="none" w:sz="0" w:space="0" w:color="auto"/>
            <w:left w:val="none" w:sz="0" w:space="0" w:color="auto"/>
            <w:bottom w:val="none" w:sz="0" w:space="0" w:color="auto"/>
            <w:right w:val="none" w:sz="0" w:space="0" w:color="auto"/>
          </w:divBdr>
          <w:divsChild>
            <w:div w:id="327751841">
              <w:marLeft w:val="0"/>
              <w:marRight w:val="0"/>
              <w:marTop w:val="0"/>
              <w:marBottom w:val="0"/>
              <w:divBdr>
                <w:top w:val="none" w:sz="0" w:space="0" w:color="auto"/>
                <w:left w:val="none" w:sz="0" w:space="0" w:color="auto"/>
                <w:bottom w:val="none" w:sz="0" w:space="0" w:color="auto"/>
                <w:right w:val="none" w:sz="0" w:space="0" w:color="auto"/>
              </w:divBdr>
            </w:div>
          </w:divsChild>
        </w:div>
        <w:div w:id="1710715594">
          <w:marLeft w:val="0"/>
          <w:marRight w:val="0"/>
          <w:marTop w:val="0"/>
          <w:marBottom w:val="0"/>
          <w:divBdr>
            <w:top w:val="none" w:sz="0" w:space="0" w:color="auto"/>
            <w:left w:val="none" w:sz="0" w:space="0" w:color="auto"/>
            <w:bottom w:val="none" w:sz="0" w:space="0" w:color="auto"/>
            <w:right w:val="none" w:sz="0" w:space="0" w:color="auto"/>
          </w:divBdr>
          <w:divsChild>
            <w:div w:id="143066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5038">
      <w:bodyDiv w:val="1"/>
      <w:marLeft w:val="0"/>
      <w:marRight w:val="0"/>
      <w:marTop w:val="0"/>
      <w:marBottom w:val="0"/>
      <w:divBdr>
        <w:top w:val="none" w:sz="0" w:space="0" w:color="auto"/>
        <w:left w:val="none" w:sz="0" w:space="0" w:color="auto"/>
        <w:bottom w:val="none" w:sz="0" w:space="0" w:color="auto"/>
        <w:right w:val="none" w:sz="0" w:space="0" w:color="auto"/>
      </w:divBdr>
    </w:div>
    <w:div w:id="871645938">
      <w:bodyDiv w:val="1"/>
      <w:marLeft w:val="0"/>
      <w:marRight w:val="0"/>
      <w:marTop w:val="0"/>
      <w:marBottom w:val="0"/>
      <w:divBdr>
        <w:top w:val="none" w:sz="0" w:space="0" w:color="auto"/>
        <w:left w:val="none" w:sz="0" w:space="0" w:color="auto"/>
        <w:bottom w:val="none" w:sz="0" w:space="0" w:color="auto"/>
        <w:right w:val="none" w:sz="0" w:space="0" w:color="auto"/>
      </w:divBdr>
    </w:div>
    <w:div w:id="889339651">
      <w:bodyDiv w:val="1"/>
      <w:marLeft w:val="0"/>
      <w:marRight w:val="0"/>
      <w:marTop w:val="0"/>
      <w:marBottom w:val="0"/>
      <w:divBdr>
        <w:top w:val="none" w:sz="0" w:space="0" w:color="auto"/>
        <w:left w:val="none" w:sz="0" w:space="0" w:color="auto"/>
        <w:bottom w:val="none" w:sz="0" w:space="0" w:color="auto"/>
        <w:right w:val="none" w:sz="0" w:space="0" w:color="auto"/>
      </w:divBdr>
    </w:div>
    <w:div w:id="893199576">
      <w:bodyDiv w:val="1"/>
      <w:marLeft w:val="0"/>
      <w:marRight w:val="0"/>
      <w:marTop w:val="0"/>
      <w:marBottom w:val="0"/>
      <w:divBdr>
        <w:top w:val="none" w:sz="0" w:space="0" w:color="auto"/>
        <w:left w:val="none" w:sz="0" w:space="0" w:color="auto"/>
        <w:bottom w:val="none" w:sz="0" w:space="0" w:color="auto"/>
        <w:right w:val="none" w:sz="0" w:space="0" w:color="auto"/>
      </w:divBdr>
    </w:div>
    <w:div w:id="933513901">
      <w:bodyDiv w:val="1"/>
      <w:marLeft w:val="0"/>
      <w:marRight w:val="0"/>
      <w:marTop w:val="0"/>
      <w:marBottom w:val="0"/>
      <w:divBdr>
        <w:top w:val="none" w:sz="0" w:space="0" w:color="auto"/>
        <w:left w:val="none" w:sz="0" w:space="0" w:color="auto"/>
        <w:bottom w:val="none" w:sz="0" w:space="0" w:color="auto"/>
        <w:right w:val="none" w:sz="0" w:space="0" w:color="auto"/>
      </w:divBdr>
    </w:div>
    <w:div w:id="953944572">
      <w:bodyDiv w:val="1"/>
      <w:marLeft w:val="0"/>
      <w:marRight w:val="0"/>
      <w:marTop w:val="0"/>
      <w:marBottom w:val="0"/>
      <w:divBdr>
        <w:top w:val="none" w:sz="0" w:space="0" w:color="auto"/>
        <w:left w:val="none" w:sz="0" w:space="0" w:color="auto"/>
        <w:bottom w:val="none" w:sz="0" w:space="0" w:color="auto"/>
        <w:right w:val="none" w:sz="0" w:space="0" w:color="auto"/>
      </w:divBdr>
    </w:div>
    <w:div w:id="962884063">
      <w:bodyDiv w:val="1"/>
      <w:marLeft w:val="0"/>
      <w:marRight w:val="0"/>
      <w:marTop w:val="0"/>
      <w:marBottom w:val="0"/>
      <w:divBdr>
        <w:top w:val="none" w:sz="0" w:space="0" w:color="auto"/>
        <w:left w:val="none" w:sz="0" w:space="0" w:color="auto"/>
        <w:bottom w:val="none" w:sz="0" w:space="0" w:color="auto"/>
        <w:right w:val="none" w:sz="0" w:space="0" w:color="auto"/>
      </w:divBdr>
    </w:div>
    <w:div w:id="976371791">
      <w:bodyDiv w:val="1"/>
      <w:marLeft w:val="0"/>
      <w:marRight w:val="0"/>
      <w:marTop w:val="0"/>
      <w:marBottom w:val="0"/>
      <w:divBdr>
        <w:top w:val="none" w:sz="0" w:space="0" w:color="auto"/>
        <w:left w:val="none" w:sz="0" w:space="0" w:color="auto"/>
        <w:bottom w:val="none" w:sz="0" w:space="0" w:color="auto"/>
        <w:right w:val="none" w:sz="0" w:space="0" w:color="auto"/>
      </w:divBdr>
    </w:div>
    <w:div w:id="982349104">
      <w:bodyDiv w:val="1"/>
      <w:marLeft w:val="0"/>
      <w:marRight w:val="0"/>
      <w:marTop w:val="0"/>
      <w:marBottom w:val="0"/>
      <w:divBdr>
        <w:top w:val="none" w:sz="0" w:space="0" w:color="auto"/>
        <w:left w:val="none" w:sz="0" w:space="0" w:color="auto"/>
        <w:bottom w:val="none" w:sz="0" w:space="0" w:color="auto"/>
        <w:right w:val="none" w:sz="0" w:space="0" w:color="auto"/>
      </w:divBdr>
    </w:div>
    <w:div w:id="1019044174">
      <w:bodyDiv w:val="1"/>
      <w:marLeft w:val="0"/>
      <w:marRight w:val="0"/>
      <w:marTop w:val="0"/>
      <w:marBottom w:val="0"/>
      <w:divBdr>
        <w:top w:val="none" w:sz="0" w:space="0" w:color="auto"/>
        <w:left w:val="none" w:sz="0" w:space="0" w:color="auto"/>
        <w:bottom w:val="none" w:sz="0" w:space="0" w:color="auto"/>
        <w:right w:val="none" w:sz="0" w:space="0" w:color="auto"/>
      </w:divBdr>
    </w:div>
    <w:div w:id="1034035662">
      <w:bodyDiv w:val="1"/>
      <w:marLeft w:val="0"/>
      <w:marRight w:val="0"/>
      <w:marTop w:val="0"/>
      <w:marBottom w:val="0"/>
      <w:divBdr>
        <w:top w:val="none" w:sz="0" w:space="0" w:color="auto"/>
        <w:left w:val="none" w:sz="0" w:space="0" w:color="auto"/>
        <w:bottom w:val="none" w:sz="0" w:space="0" w:color="auto"/>
        <w:right w:val="none" w:sz="0" w:space="0" w:color="auto"/>
      </w:divBdr>
    </w:div>
    <w:div w:id="1051271666">
      <w:bodyDiv w:val="1"/>
      <w:marLeft w:val="0"/>
      <w:marRight w:val="0"/>
      <w:marTop w:val="0"/>
      <w:marBottom w:val="0"/>
      <w:divBdr>
        <w:top w:val="none" w:sz="0" w:space="0" w:color="auto"/>
        <w:left w:val="none" w:sz="0" w:space="0" w:color="auto"/>
        <w:bottom w:val="none" w:sz="0" w:space="0" w:color="auto"/>
        <w:right w:val="none" w:sz="0" w:space="0" w:color="auto"/>
      </w:divBdr>
    </w:div>
    <w:div w:id="1054937208">
      <w:bodyDiv w:val="1"/>
      <w:marLeft w:val="0"/>
      <w:marRight w:val="0"/>
      <w:marTop w:val="0"/>
      <w:marBottom w:val="0"/>
      <w:divBdr>
        <w:top w:val="none" w:sz="0" w:space="0" w:color="auto"/>
        <w:left w:val="none" w:sz="0" w:space="0" w:color="auto"/>
        <w:bottom w:val="none" w:sz="0" w:space="0" w:color="auto"/>
        <w:right w:val="none" w:sz="0" w:space="0" w:color="auto"/>
      </w:divBdr>
    </w:div>
    <w:div w:id="1066755708">
      <w:bodyDiv w:val="1"/>
      <w:marLeft w:val="0"/>
      <w:marRight w:val="0"/>
      <w:marTop w:val="0"/>
      <w:marBottom w:val="0"/>
      <w:divBdr>
        <w:top w:val="none" w:sz="0" w:space="0" w:color="auto"/>
        <w:left w:val="none" w:sz="0" w:space="0" w:color="auto"/>
        <w:bottom w:val="none" w:sz="0" w:space="0" w:color="auto"/>
        <w:right w:val="none" w:sz="0" w:space="0" w:color="auto"/>
      </w:divBdr>
    </w:div>
    <w:div w:id="1071347964">
      <w:bodyDiv w:val="1"/>
      <w:marLeft w:val="0"/>
      <w:marRight w:val="0"/>
      <w:marTop w:val="0"/>
      <w:marBottom w:val="0"/>
      <w:divBdr>
        <w:top w:val="none" w:sz="0" w:space="0" w:color="auto"/>
        <w:left w:val="none" w:sz="0" w:space="0" w:color="auto"/>
        <w:bottom w:val="none" w:sz="0" w:space="0" w:color="auto"/>
        <w:right w:val="none" w:sz="0" w:space="0" w:color="auto"/>
      </w:divBdr>
    </w:div>
    <w:div w:id="1074283917">
      <w:bodyDiv w:val="1"/>
      <w:marLeft w:val="0"/>
      <w:marRight w:val="0"/>
      <w:marTop w:val="0"/>
      <w:marBottom w:val="0"/>
      <w:divBdr>
        <w:top w:val="none" w:sz="0" w:space="0" w:color="auto"/>
        <w:left w:val="none" w:sz="0" w:space="0" w:color="auto"/>
        <w:bottom w:val="none" w:sz="0" w:space="0" w:color="auto"/>
        <w:right w:val="none" w:sz="0" w:space="0" w:color="auto"/>
      </w:divBdr>
    </w:div>
    <w:div w:id="1085035014">
      <w:bodyDiv w:val="1"/>
      <w:marLeft w:val="0"/>
      <w:marRight w:val="0"/>
      <w:marTop w:val="0"/>
      <w:marBottom w:val="0"/>
      <w:divBdr>
        <w:top w:val="none" w:sz="0" w:space="0" w:color="auto"/>
        <w:left w:val="none" w:sz="0" w:space="0" w:color="auto"/>
        <w:bottom w:val="none" w:sz="0" w:space="0" w:color="auto"/>
        <w:right w:val="none" w:sz="0" w:space="0" w:color="auto"/>
      </w:divBdr>
    </w:div>
    <w:div w:id="1117140758">
      <w:bodyDiv w:val="1"/>
      <w:marLeft w:val="0"/>
      <w:marRight w:val="0"/>
      <w:marTop w:val="0"/>
      <w:marBottom w:val="0"/>
      <w:divBdr>
        <w:top w:val="none" w:sz="0" w:space="0" w:color="auto"/>
        <w:left w:val="none" w:sz="0" w:space="0" w:color="auto"/>
        <w:bottom w:val="none" w:sz="0" w:space="0" w:color="auto"/>
        <w:right w:val="none" w:sz="0" w:space="0" w:color="auto"/>
      </w:divBdr>
    </w:div>
    <w:div w:id="1149176288">
      <w:bodyDiv w:val="1"/>
      <w:marLeft w:val="0"/>
      <w:marRight w:val="0"/>
      <w:marTop w:val="0"/>
      <w:marBottom w:val="0"/>
      <w:divBdr>
        <w:top w:val="none" w:sz="0" w:space="0" w:color="auto"/>
        <w:left w:val="none" w:sz="0" w:space="0" w:color="auto"/>
        <w:bottom w:val="none" w:sz="0" w:space="0" w:color="auto"/>
        <w:right w:val="none" w:sz="0" w:space="0" w:color="auto"/>
      </w:divBdr>
    </w:div>
    <w:div w:id="1191920970">
      <w:bodyDiv w:val="1"/>
      <w:marLeft w:val="0"/>
      <w:marRight w:val="0"/>
      <w:marTop w:val="0"/>
      <w:marBottom w:val="0"/>
      <w:divBdr>
        <w:top w:val="none" w:sz="0" w:space="0" w:color="auto"/>
        <w:left w:val="none" w:sz="0" w:space="0" w:color="auto"/>
        <w:bottom w:val="none" w:sz="0" w:space="0" w:color="auto"/>
        <w:right w:val="none" w:sz="0" w:space="0" w:color="auto"/>
      </w:divBdr>
    </w:div>
    <w:div w:id="1230384419">
      <w:bodyDiv w:val="1"/>
      <w:marLeft w:val="0"/>
      <w:marRight w:val="0"/>
      <w:marTop w:val="0"/>
      <w:marBottom w:val="0"/>
      <w:divBdr>
        <w:top w:val="none" w:sz="0" w:space="0" w:color="auto"/>
        <w:left w:val="none" w:sz="0" w:space="0" w:color="auto"/>
        <w:bottom w:val="none" w:sz="0" w:space="0" w:color="auto"/>
        <w:right w:val="none" w:sz="0" w:space="0" w:color="auto"/>
      </w:divBdr>
    </w:div>
    <w:div w:id="1324243193">
      <w:bodyDiv w:val="1"/>
      <w:marLeft w:val="0"/>
      <w:marRight w:val="0"/>
      <w:marTop w:val="0"/>
      <w:marBottom w:val="0"/>
      <w:divBdr>
        <w:top w:val="none" w:sz="0" w:space="0" w:color="auto"/>
        <w:left w:val="none" w:sz="0" w:space="0" w:color="auto"/>
        <w:bottom w:val="none" w:sz="0" w:space="0" w:color="auto"/>
        <w:right w:val="none" w:sz="0" w:space="0" w:color="auto"/>
      </w:divBdr>
    </w:div>
    <w:div w:id="1325937322">
      <w:bodyDiv w:val="1"/>
      <w:marLeft w:val="0"/>
      <w:marRight w:val="0"/>
      <w:marTop w:val="0"/>
      <w:marBottom w:val="0"/>
      <w:divBdr>
        <w:top w:val="none" w:sz="0" w:space="0" w:color="auto"/>
        <w:left w:val="none" w:sz="0" w:space="0" w:color="auto"/>
        <w:bottom w:val="none" w:sz="0" w:space="0" w:color="auto"/>
        <w:right w:val="none" w:sz="0" w:space="0" w:color="auto"/>
      </w:divBdr>
    </w:div>
    <w:div w:id="1374042517">
      <w:bodyDiv w:val="1"/>
      <w:marLeft w:val="0"/>
      <w:marRight w:val="0"/>
      <w:marTop w:val="0"/>
      <w:marBottom w:val="0"/>
      <w:divBdr>
        <w:top w:val="none" w:sz="0" w:space="0" w:color="auto"/>
        <w:left w:val="none" w:sz="0" w:space="0" w:color="auto"/>
        <w:bottom w:val="none" w:sz="0" w:space="0" w:color="auto"/>
        <w:right w:val="none" w:sz="0" w:space="0" w:color="auto"/>
      </w:divBdr>
    </w:div>
    <w:div w:id="1397627284">
      <w:bodyDiv w:val="1"/>
      <w:marLeft w:val="0"/>
      <w:marRight w:val="0"/>
      <w:marTop w:val="0"/>
      <w:marBottom w:val="0"/>
      <w:divBdr>
        <w:top w:val="none" w:sz="0" w:space="0" w:color="auto"/>
        <w:left w:val="none" w:sz="0" w:space="0" w:color="auto"/>
        <w:bottom w:val="none" w:sz="0" w:space="0" w:color="auto"/>
        <w:right w:val="none" w:sz="0" w:space="0" w:color="auto"/>
      </w:divBdr>
    </w:div>
    <w:div w:id="1419211586">
      <w:bodyDiv w:val="1"/>
      <w:marLeft w:val="0"/>
      <w:marRight w:val="0"/>
      <w:marTop w:val="0"/>
      <w:marBottom w:val="0"/>
      <w:divBdr>
        <w:top w:val="none" w:sz="0" w:space="0" w:color="auto"/>
        <w:left w:val="none" w:sz="0" w:space="0" w:color="auto"/>
        <w:bottom w:val="none" w:sz="0" w:space="0" w:color="auto"/>
        <w:right w:val="none" w:sz="0" w:space="0" w:color="auto"/>
      </w:divBdr>
    </w:div>
    <w:div w:id="1467120642">
      <w:bodyDiv w:val="1"/>
      <w:marLeft w:val="0"/>
      <w:marRight w:val="0"/>
      <w:marTop w:val="0"/>
      <w:marBottom w:val="0"/>
      <w:divBdr>
        <w:top w:val="none" w:sz="0" w:space="0" w:color="auto"/>
        <w:left w:val="none" w:sz="0" w:space="0" w:color="auto"/>
        <w:bottom w:val="none" w:sz="0" w:space="0" w:color="auto"/>
        <w:right w:val="none" w:sz="0" w:space="0" w:color="auto"/>
      </w:divBdr>
    </w:div>
    <w:div w:id="1487895972">
      <w:bodyDiv w:val="1"/>
      <w:marLeft w:val="0"/>
      <w:marRight w:val="0"/>
      <w:marTop w:val="0"/>
      <w:marBottom w:val="0"/>
      <w:divBdr>
        <w:top w:val="none" w:sz="0" w:space="0" w:color="auto"/>
        <w:left w:val="none" w:sz="0" w:space="0" w:color="auto"/>
        <w:bottom w:val="none" w:sz="0" w:space="0" w:color="auto"/>
        <w:right w:val="none" w:sz="0" w:space="0" w:color="auto"/>
      </w:divBdr>
    </w:div>
    <w:div w:id="1539463341">
      <w:bodyDiv w:val="1"/>
      <w:marLeft w:val="0"/>
      <w:marRight w:val="0"/>
      <w:marTop w:val="0"/>
      <w:marBottom w:val="0"/>
      <w:divBdr>
        <w:top w:val="none" w:sz="0" w:space="0" w:color="auto"/>
        <w:left w:val="none" w:sz="0" w:space="0" w:color="auto"/>
        <w:bottom w:val="none" w:sz="0" w:space="0" w:color="auto"/>
        <w:right w:val="none" w:sz="0" w:space="0" w:color="auto"/>
      </w:divBdr>
    </w:div>
    <w:div w:id="1548839484">
      <w:bodyDiv w:val="1"/>
      <w:marLeft w:val="0"/>
      <w:marRight w:val="0"/>
      <w:marTop w:val="0"/>
      <w:marBottom w:val="0"/>
      <w:divBdr>
        <w:top w:val="none" w:sz="0" w:space="0" w:color="auto"/>
        <w:left w:val="none" w:sz="0" w:space="0" w:color="auto"/>
        <w:bottom w:val="none" w:sz="0" w:space="0" w:color="auto"/>
        <w:right w:val="none" w:sz="0" w:space="0" w:color="auto"/>
      </w:divBdr>
    </w:div>
    <w:div w:id="1561747216">
      <w:bodyDiv w:val="1"/>
      <w:marLeft w:val="0"/>
      <w:marRight w:val="0"/>
      <w:marTop w:val="0"/>
      <w:marBottom w:val="0"/>
      <w:divBdr>
        <w:top w:val="none" w:sz="0" w:space="0" w:color="auto"/>
        <w:left w:val="none" w:sz="0" w:space="0" w:color="auto"/>
        <w:bottom w:val="none" w:sz="0" w:space="0" w:color="auto"/>
        <w:right w:val="none" w:sz="0" w:space="0" w:color="auto"/>
      </w:divBdr>
    </w:div>
    <w:div w:id="1568227248">
      <w:bodyDiv w:val="1"/>
      <w:marLeft w:val="0"/>
      <w:marRight w:val="0"/>
      <w:marTop w:val="0"/>
      <w:marBottom w:val="0"/>
      <w:divBdr>
        <w:top w:val="none" w:sz="0" w:space="0" w:color="auto"/>
        <w:left w:val="none" w:sz="0" w:space="0" w:color="auto"/>
        <w:bottom w:val="none" w:sz="0" w:space="0" w:color="auto"/>
        <w:right w:val="none" w:sz="0" w:space="0" w:color="auto"/>
      </w:divBdr>
    </w:div>
    <w:div w:id="1667123556">
      <w:bodyDiv w:val="1"/>
      <w:marLeft w:val="0"/>
      <w:marRight w:val="0"/>
      <w:marTop w:val="0"/>
      <w:marBottom w:val="0"/>
      <w:divBdr>
        <w:top w:val="none" w:sz="0" w:space="0" w:color="auto"/>
        <w:left w:val="none" w:sz="0" w:space="0" w:color="auto"/>
        <w:bottom w:val="none" w:sz="0" w:space="0" w:color="auto"/>
        <w:right w:val="none" w:sz="0" w:space="0" w:color="auto"/>
      </w:divBdr>
    </w:div>
    <w:div w:id="1670211119">
      <w:bodyDiv w:val="1"/>
      <w:marLeft w:val="0"/>
      <w:marRight w:val="0"/>
      <w:marTop w:val="0"/>
      <w:marBottom w:val="0"/>
      <w:divBdr>
        <w:top w:val="none" w:sz="0" w:space="0" w:color="auto"/>
        <w:left w:val="none" w:sz="0" w:space="0" w:color="auto"/>
        <w:bottom w:val="none" w:sz="0" w:space="0" w:color="auto"/>
        <w:right w:val="none" w:sz="0" w:space="0" w:color="auto"/>
      </w:divBdr>
    </w:div>
    <w:div w:id="1680768193">
      <w:bodyDiv w:val="1"/>
      <w:marLeft w:val="0"/>
      <w:marRight w:val="0"/>
      <w:marTop w:val="0"/>
      <w:marBottom w:val="0"/>
      <w:divBdr>
        <w:top w:val="none" w:sz="0" w:space="0" w:color="auto"/>
        <w:left w:val="none" w:sz="0" w:space="0" w:color="auto"/>
        <w:bottom w:val="none" w:sz="0" w:space="0" w:color="auto"/>
        <w:right w:val="none" w:sz="0" w:space="0" w:color="auto"/>
      </w:divBdr>
    </w:div>
    <w:div w:id="1710571422">
      <w:bodyDiv w:val="1"/>
      <w:marLeft w:val="0"/>
      <w:marRight w:val="0"/>
      <w:marTop w:val="0"/>
      <w:marBottom w:val="0"/>
      <w:divBdr>
        <w:top w:val="none" w:sz="0" w:space="0" w:color="auto"/>
        <w:left w:val="none" w:sz="0" w:space="0" w:color="auto"/>
        <w:bottom w:val="none" w:sz="0" w:space="0" w:color="auto"/>
        <w:right w:val="none" w:sz="0" w:space="0" w:color="auto"/>
      </w:divBdr>
    </w:div>
    <w:div w:id="1721636804">
      <w:bodyDiv w:val="1"/>
      <w:marLeft w:val="0"/>
      <w:marRight w:val="0"/>
      <w:marTop w:val="0"/>
      <w:marBottom w:val="0"/>
      <w:divBdr>
        <w:top w:val="none" w:sz="0" w:space="0" w:color="auto"/>
        <w:left w:val="none" w:sz="0" w:space="0" w:color="auto"/>
        <w:bottom w:val="none" w:sz="0" w:space="0" w:color="auto"/>
        <w:right w:val="none" w:sz="0" w:space="0" w:color="auto"/>
      </w:divBdr>
    </w:div>
    <w:div w:id="1728145117">
      <w:bodyDiv w:val="1"/>
      <w:marLeft w:val="0"/>
      <w:marRight w:val="0"/>
      <w:marTop w:val="0"/>
      <w:marBottom w:val="0"/>
      <w:divBdr>
        <w:top w:val="none" w:sz="0" w:space="0" w:color="auto"/>
        <w:left w:val="none" w:sz="0" w:space="0" w:color="auto"/>
        <w:bottom w:val="none" w:sz="0" w:space="0" w:color="auto"/>
        <w:right w:val="none" w:sz="0" w:space="0" w:color="auto"/>
      </w:divBdr>
    </w:div>
    <w:div w:id="1776292776">
      <w:bodyDiv w:val="1"/>
      <w:marLeft w:val="0"/>
      <w:marRight w:val="0"/>
      <w:marTop w:val="0"/>
      <w:marBottom w:val="0"/>
      <w:divBdr>
        <w:top w:val="none" w:sz="0" w:space="0" w:color="auto"/>
        <w:left w:val="none" w:sz="0" w:space="0" w:color="auto"/>
        <w:bottom w:val="none" w:sz="0" w:space="0" w:color="auto"/>
        <w:right w:val="none" w:sz="0" w:space="0" w:color="auto"/>
      </w:divBdr>
    </w:div>
    <w:div w:id="1795557497">
      <w:bodyDiv w:val="1"/>
      <w:marLeft w:val="0"/>
      <w:marRight w:val="0"/>
      <w:marTop w:val="0"/>
      <w:marBottom w:val="0"/>
      <w:divBdr>
        <w:top w:val="none" w:sz="0" w:space="0" w:color="auto"/>
        <w:left w:val="none" w:sz="0" w:space="0" w:color="auto"/>
        <w:bottom w:val="none" w:sz="0" w:space="0" w:color="auto"/>
        <w:right w:val="none" w:sz="0" w:space="0" w:color="auto"/>
      </w:divBdr>
    </w:div>
    <w:div w:id="1852376290">
      <w:bodyDiv w:val="1"/>
      <w:marLeft w:val="0"/>
      <w:marRight w:val="0"/>
      <w:marTop w:val="0"/>
      <w:marBottom w:val="0"/>
      <w:divBdr>
        <w:top w:val="none" w:sz="0" w:space="0" w:color="auto"/>
        <w:left w:val="none" w:sz="0" w:space="0" w:color="auto"/>
        <w:bottom w:val="none" w:sz="0" w:space="0" w:color="auto"/>
        <w:right w:val="none" w:sz="0" w:space="0" w:color="auto"/>
      </w:divBdr>
    </w:div>
    <w:div w:id="1877814068">
      <w:bodyDiv w:val="1"/>
      <w:marLeft w:val="0"/>
      <w:marRight w:val="0"/>
      <w:marTop w:val="0"/>
      <w:marBottom w:val="0"/>
      <w:divBdr>
        <w:top w:val="none" w:sz="0" w:space="0" w:color="auto"/>
        <w:left w:val="none" w:sz="0" w:space="0" w:color="auto"/>
        <w:bottom w:val="none" w:sz="0" w:space="0" w:color="auto"/>
        <w:right w:val="none" w:sz="0" w:space="0" w:color="auto"/>
      </w:divBdr>
    </w:div>
    <w:div w:id="1883012102">
      <w:bodyDiv w:val="1"/>
      <w:marLeft w:val="0"/>
      <w:marRight w:val="0"/>
      <w:marTop w:val="0"/>
      <w:marBottom w:val="0"/>
      <w:divBdr>
        <w:top w:val="none" w:sz="0" w:space="0" w:color="auto"/>
        <w:left w:val="none" w:sz="0" w:space="0" w:color="auto"/>
        <w:bottom w:val="none" w:sz="0" w:space="0" w:color="auto"/>
        <w:right w:val="none" w:sz="0" w:space="0" w:color="auto"/>
      </w:divBdr>
    </w:div>
    <w:div w:id="1888839380">
      <w:bodyDiv w:val="1"/>
      <w:marLeft w:val="0"/>
      <w:marRight w:val="0"/>
      <w:marTop w:val="0"/>
      <w:marBottom w:val="0"/>
      <w:divBdr>
        <w:top w:val="none" w:sz="0" w:space="0" w:color="auto"/>
        <w:left w:val="none" w:sz="0" w:space="0" w:color="auto"/>
        <w:bottom w:val="none" w:sz="0" w:space="0" w:color="auto"/>
        <w:right w:val="none" w:sz="0" w:space="0" w:color="auto"/>
      </w:divBdr>
    </w:div>
    <w:div w:id="1931893013">
      <w:bodyDiv w:val="1"/>
      <w:marLeft w:val="0"/>
      <w:marRight w:val="0"/>
      <w:marTop w:val="0"/>
      <w:marBottom w:val="0"/>
      <w:divBdr>
        <w:top w:val="none" w:sz="0" w:space="0" w:color="auto"/>
        <w:left w:val="none" w:sz="0" w:space="0" w:color="auto"/>
        <w:bottom w:val="none" w:sz="0" w:space="0" w:color="auto"/>
        <w:right w:val="none" w:sz="0" w:space="0" w:color="auto"/>
      </w:divBdr>
    </w:div>
    <w:div w:id="1948191623">
      <w:bodyDiv w:val="1"/>
      <w:marLeft w:val="0"/>
      <w:marRight w:val="0"/>
      <w:marTop w:val="0"/>
      <w:marBottom w:val="0"/>
      <w:divBdr>
        <w:top w:val="none" w:sz="0" w:space="0" w:color="auto"/>
        <w:left w:val="none" w:sz="0" w:space="0" w:color="auto"/>
        <w:bottom w:val="none" w:sz="0" w:space="0" w:color="auto"/>
        <w:right w:val="none" w:sz="0" w:space="0" w:color="auto"/>
      </w:divBdr>
    </w:div>
    <w:div w:id="1953435873">
      <w:bodyDiv w:val="1"/>
      <w:marLeft w:val="0"/>
      <w:marRight w:val="0"/>
      <w:marTop w:val="0"/>
      <w:marBottom w:val="0"/>
      <w:divBdr>
        <w:top w:val="none" w:sz="0" w:space="0" w:color="auto"/>
        <w:left w:val="none" w:sz="0" w:space="0" w:color="auto"/>
        <w:bottom w:val="none" w:sz="0" w:space="0" w:color="auto"/>
        <w:right w:val="none" w:sz="0" w:space="0" w:color="auto"/>
      </w:divBdr>
    </w:div>
    <w:div w:id="1965773089">
      <w:bodyDiv w:val="1"/>
      <w:marLeft w:val="0"/>
      <w:marRight w:val="0"/>
      <w:marTop w:val="0"/>
      <w:marBottom w:val="0"/>
      <w:divBdr>
        <w:top w:val="none" w:sz="0" w:space="0" w:color="auto"/>
        <w:left w:val="none" w:sz="0" w:space="0" w:color="auto"/>
        <w:bottom w:val="none" w:sz="0" w:space="0" w:color="auto"/>
        <w:right w:val="none" w:sz="0" w:space="0" w:color="auto"/>
      </w:divBdr>
    </w:div>
    <w:div w:id="1975021869">
      <w:bodyDiv w:val="1"/>
      <w:marLeft w:val="0"/>
      <w:marRight w:val="0"/>
      <w:marTop w:val="0"/>
      <w:marBottom w:val="0"/>
      <w:divBdr>
        <w:top w:val="none" w:sz="0" w:space="0" w:color="auto"/>
        <w:left w:val="none" w:sz="0" w:space="0" w:color="auto"/>
        <w:bottom w:val="none" w:sz="0" w:space="0" w:color="auto"/>
        <w:right w:val="none" w:sz="0" w:space="0" w:color="auto"/>
      </w:divBdr>
    </w:div>
    <w:div w:id="2024816757">
      <w:bodyDiv w:val="1"/>
      <w:marLeft w:val="0"/>
      <w:marRight w:val="0"/>
      <w:marTop w:val="0"/>
      <w:marBottom w:val="0"/>
      <w:divBdr>
        <w:top w:val="none" w:sz="0" w:space="0" w:color="auto"/>
        <w:left w:val="none" w:sz="0" w:space="0" w:color="auto"/>
        <w:bottom w:val="none" w:sz="0" w:space="0" w:color="auto"/>
        <w:right w:val="none" w:sz="0" w:space="0" w:color="auto"/>
      </w:divBdr>
    </w:div>
    <w:div w:id="2032415915">
      <w:bodyDiv w:val="1"/>
      <w:marLeft w:val="0"/>
      <w:marRight w:val="0"/>
      <w:marTop w:val="0"/>
      <w:marBottom w:val="0"/>
      <w:divBdr>
        <w:top w:val="none" w:sz="0" w:space="0" w:color="auto"/>
        <w:left w:val="none" w:sz="0" w:space="0" w:color="auto"/>
        <w:bottom w:val="none" w:sz="0" w:space="0" w:color="auto"/>
        <w:right w:val="none" w:sz="0" w:space="0" w:color="auto"/>
      </w:divBdr>
    </w:div>
    <w:div w:id="2052683305">
      <w:bodyDiv w:val="1"/>
      <w:marLeft w:val="0"/>
      <w:marRight w:val="0"/>
      <w:marTop w:val="0"/>
      <w:marBottom w:val="0"/>
      <w:divBdr>
        <w:top w:val="none" w:sz="0" w:space="0" w:color="auto"/>
        <w:left w:val="none" w:sz="0" w:space="0" w:color="auto"/>
        <w:bottom w:val="none" w:sz="0" w:space="0" w:color="auto"/>
        <w:right w:val="none" w:sz="0" w:space="0" w:color="auto"/>
      </w:divBdr>
    </w:div>
    <w:div w:id="2060009264">
      <w:bodyDiv w:val="1"/>
      <w:marLeft w:val="0"/>
      <w:marRight w:val="0"/>
      <w:marTop w:val="0"/>
      <w:marBottom w:val="0"/>
      <w:divBdr>
        <w:top w:val="none" w:sz="0" w:space="0" w:color="auto"/>
        <w:left w:val="none" w:sz="0" w:space="0" w:color="auto"/>
        <w:bottom w:val="none" w:sz="0" w:space="0" w:color="auto"/>
        <w:right w:val="none" w:sz="0" w:space="0" w:color="auto"/>
      </w:divBdr>
    </w:div>
    <w:div w:id="2063164911">
      <w:bodyDiv w:val="1"/>
      <w:marLeft w:val="0"/>
      <w:marRight w:val="0"/>
      <w:marTop w:val="0"/>
      <w:marBottom w:val="0"/>
      <w:divBdr>
        <w:top w:val="none" w:sz="0" w:space="0" w:color="auto"/>
        <w:left w:val="none" w:sz="0" w:space="0" w:color="auto"/>
        <w:bottom w:val="none" w:sz="0" w:space="0" w:color="auto"/>
        <w:right w:val="none" w:sz="0" w:space="0" w:color="auto"/>
      </w:divBdr>
    </w:div>
    <w:div w:id="2067102289">
      <w:bodyDiv w:val="1"/>
      <w:marLeft w:val="0"/>
      <w:marRight w:val="0"/>
      <w:marTop w:val="0"/>
      <w:marBottom w:val="0"/>
      <w:divBdr>
        <w:top w:val="none" w:sz="0" w:space="0" w:color="auto"/>
        <w:left w:val="none" w:sz="0" w:space="0" w:color="auto"/>
        <w:bottom w:val="none" w:sz="0" w:space="0" w:color="auto"/>
        <w:right w:val="none" w:sz="0" w:space="0" w:color="auto"/>
      </w:divBdr>
    </w:div>
    <w:div w:id="2082561859">
      <w:bodyDiv w:val="1"/>
      <w:marLeft w:val="0"/>
      <w:marRight w:val="0"/>
      <w:marTop w:val="0"/>
      <w:marBottom w:val="0"/>
      <w:divBdr>
        <w:top w:val="none" w:sz="0" w:space="0" w:color="auto"/>
        <w:left w:val="none" w:sz="0" w:space="0" w:color="auto"/>
        <w:bottom w:val="none" w:sz="0" w:space="0" w:color="auto"/>
        <w:right w:val="none" w:sz="0" w:space="0" w:color="auto"/>
      </w:divBdr>
    </w:div>
    <w:div w:id="2089880507">
      <w:bodyDiv w:val="1"/>
      <w:marLeft w:val="0"/>
      <w:marRight w:val="0"/>
      <w:marTop w:val="0"/>
      <w:marBottom w:val="0"/>
      <w:divBdr>
        <w:top w:val="none" w:sz="0" w:space="0" w:color="auto"/>
        <w:left w:val="none" w:sz="0" w:space="0" w:color="auto"/>
        <w:bottom w:val="none" w:sz="0" w:space="0" w:color="auto"/>
        <w:right w:val="none" w:sz="0" w:space="0" w:color="auto"/>
      </w:divBdr>
    </w:div>
    <w:div w:id="210299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team.dms.mas.gov.sg/sites/SGS/OMEGAOSP/03-Requirements%20Gathering/06-Mini%20Workshop%20Docs/Reports/OMEGA_Report%20Detail_SGS.xlsx?d=wff34dac4ca284db8bc428235b254fdb3" TargetMode="External"/></Relationship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settings" Target="settings.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5" Type="http://schemas.openxmlformats.org/officeDocument/2006/relationships/customXml" Target="../customXml/item5.xml"/><Relationship Id="rId15" Type="http://schemas.openxmlformats.org/officeDocument/2006/relationships/endnotes" Target="endnotes.xml"/><Relationship Id="rId23" Type="http://schemas.openxmlformats.org/officeDocument/2006/relationships/theme" Target="theme/theme1.xml"/><Relationship Id="rId10" Type="http://schemas.openxmlformats.org/officeDocument/2006/relationships/numbering" Target="numbering.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footnotes" Target="footnotes.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ct:contentTypeSchema xmlns:ct="http://schemas.microsoft.com/office/2006/metadata/contentType" xmlns:ma="http://schemas.microsoft.com/office/2006/metadata/properties/metaAttributes" ct:_="" ma:_="" ma:contentTypeName="MAS Team Document" ma:contentTypeID="0x0101003618E443DE96424ABE734F4442FBF2B30100639707F575319647A6D308C510BCB483" ma:contentTypeVersion="68" ma:contentTypeDescription="Create a new document specific to MAS Team Collaboration." ma:contentTypeScope="" ma:versionID="55c7696c7d7de552414408731b2b074d">
  <xsd:schema xmlns:xsd="http://www.w3.org/2001/XMLSchema" xmlns:xs="http://www.w3.org/2001/XMLSchema" xmlns:p="http://schemas.microsoft.com/office/2006/metadata/properties" xmlns:ns2="3a90f38b-cee7-4289-b705-21e4ceceb96b" xmlns:ns4="81eeee23-0c10-4fe9-b2e8-5c8edd998a5f" xmlns:ns5="http://schemas.microsoft.com/sharepoint/v4" targetNamespace="http://schemas.microsoft.com/office/2006/metadata/properties" ma:root="true" ma:fieldsID="c0caf89db698866fa7f8f9d8ff40af80" ns2:_="" ns4:_="" ns5:_="">
    <xsd:import namespace="3a90f38b-cee7-4289-b705-21e4ceceb96b"/>
    <xsd:import namespace="81eeee23-0c10-4fe9-b2e8-5c8edd998a5f"/>
    <xsd:import namespace="http://schemas.microsoft.com/sharepoint/v4"/>
    <xsd:element name="properties">
      <xsd:complexType>
        <xsd:sequence>
          <xsd:element name="documentManagement">
            <xsd:complexType>
              <xsd:all>
                <xsd:element ref="ns2:ISF_x0020_Classification"/>
                <xsd:element ref="ns2:Document_x0020_Date" minOccurs="0"/>
                <xsd:element ref="ns2:TaxCatchAllLabel" minOccurs="0"/>
                <xsd:element ref="ns2:c569feee562949f193efcc6c33983d2e" minOccurs="0"/>
                <xsd:element ref="ns2:g5d17599f0654139ac247b509bd42854" minOccurs="0"/>
                <xsd:element ref="ns2:Workflow" minOccurs="0"/>
                <xsd:element ref="ns2:a2b7da5d9b994f938881636f0a7c63d6" minOccurs="0"/>
                <xsd:element ref="ns2:_dlc_DocId" minOccurs="0"/>
                <xsd:element ref="ns2:ee94ffbfe3174827a439912fa17811b9" minOccurs="0"/>
                <xsd:element ref="ns2:_dlc_DocIdUrl" minOccurs="0"/>
                <xsd:element ref="ns2:b1f4bea4dbaa4479a68e8cee40e226b9" minOccurs="0"/>
                <xsd:element ref="ns2:_dlc_DocIdPersistId" minOccurs="0"/>
                <xsd:element ref="ns2:h6ac82fb60e7404bb7825d9f5fed2f8a" minOccurs="0"/>
                <xsd:element ref="ns2:pb016fef86a642189c1d23bc7cb88f0e" minOccurs="0"/>
                <xsd:element ref="ns2:h63e849b28044e64bfbe5f5fa7b8c866" minOccurs="0"/>
                <xsd:element ref="ns2:TaxCatchAll" minOccurs="0"/>
                <xsd:element ref="ns4:SharedWithUsers" minOccurs="0"/>
                <xsd:element ref="ns5: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0f38b-cee7-4289-b705-21e4ceceb96b" elementFormDefault="qualified">
    <xsd:import namespace="http://schemas.microsoft.com/office/2006/documentManagement/types"/>
    <xsd:import namespace="http://schemas.microsoft.com/office/infopath/2007/PartnerControls"/>
    <xsd:element name="ISF_x0020_Classification" ma:index="5" ma:displayName="ISF Classification" ma:format="Dropdown" ma:internalName="ISF_x0020_Classification" ma:readOnly="false">
      <xsd:simpleType>
        <xsd:restriction base="dms:Choice">
          <xsd:enumeration value="Sensitive (High)"/>
          <xsd:enumeration value="Sensitive (Normal)"/>
          <xsd:enumeration value="Non-Sensitive"/>
        </xsd:restriction>
      </xsd:simpleType>
    </xsd:element>
    <xsd:element name="Document_x0020_Date" ma:index="6" nillable="true" ma:displayName="Document Date" ma:default="[today]" ma:format="DateOnly" ma:internalName="Document_x0020_Date">
      <xsd:simpleType>
        <xsd:restriction base="dms:DateTime"/>
      </xsd:simpleType>
    </xsd:element>
    <xsd:element name="TaxCatchAllLabel" ma:index="13" nillable="true" ma:displayName="Taxonomy Catch All Column1" ma:hidden="true" ma:list="{054ee1cd-68ca-4f21-a204-f7d942dff3d5}" ma:internalName="TaxCatchAllLabel" ma:readOnly="true" ma:showField="CatchAllDataLabel" ma:web="81eeee23-0c10-4fe9-b2e8-5c8edd998a5f">
      <xsd:complexType>
        <xsd:complexContent>
          <xsd:extension base="dms:MultiChoiceLookup">
            <xsd:sequence>
              <xsd:element name="Value" type="dms:Lookup" maxOccurs="unbounded" minOccurs="0" nillable="true"/>
            </xsd:sequence>
          </xsd:extension>
        </xsd:complexContent>
      </xsd:complexType>
    </xsd:element>
    <xsd:element name="c569feee562949f193efcc6c33983d2e" ma:index="15" ma:taxonomy="true" ma:internalName="c569feee562949f193efcc6c33983d2e" ma:taxonomyFieldName="Document_x0020_Type" ma:displayName="Document Type" ma:default="" ma:fieldId="{c569feee-5629-49f1-93ef-cc6c33983d2e}" ma:sspId="afabadb4-2257-48ec-869f-64421b8f49cd" ma:termSetId="517dae02-1ab1-4993-aae9-22f62c9845ab" ma:anchorId="00000000-0000-0000-0000-000000000000" ma:open="false" ma:isKeyword="false">
      <xsd:complexType>
        <xsd:sequence>
          <xsd:element ref="pc:Terms" minOccurs="0" maxOccurs="1"/>
        </xsd:sequence>
      </xsd:complexType>
    </xsd:element>
    <xsd:element name="g5d17599f0654139ac247b509bd42854" ma:index="17" ma:taxonomy="true" ma:internalName="g5d17599f0654139ac247b509bd42854" ma:taxonomyFieldName="Security_x0020_Classification" ma:displayName="RCST Classification" ma:readOnly="false" ma:default="" ma:fieldId="{05d17599-f065-4139-ac24-7b509bd42854}" ma:sspId="afabadb4-2257-48ec-869f-64421b8f49cd" ma:termSetId="b00b6dbf-39ae-4d84-a129-f0bacf0fa746" ma:anchorId="00000000-0000-0000-0000-000000000000" ma:open="false" ma:isKeyword="false">
      <xsd:complexType>
        <xsd:sequence>
          <xsd:element ref="pc:Terms" minOccurs="0" maxOccurs="1"/>
        </xsd:sequence>
      </xsd:complexType>
    </xsd:element>
    <xsd:element name="Workflow" ma:index="20" nillable="true" ma:displayName="Workflow" ma:format="Hyperlink" ma:hidden="true" ma:internalName="Workflow"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2b7da5d9b994f938881636f0a7c63d6" ma:index="22" nillable="true" ma:taxonomy="true" ma:internalName="a2b7da5d9b994f938881636f0a7c63d6" ma:taxonomyFieldName="Projects" ma:displayName="Projects" ma:default="" ma:fieldId="{a2b7da5d-9b99-4f93-8881-636f0a7c63d6}" ma:taxonomyMulti="true" ma:sspId="afabadb4-2257-48ec-869f-64421b8f49cd" ma:termSetId="5fe96bc1-6189-41c9-b83e-08cb0563998d" ma:anchorId="00000000-0000-0000-0000-000000000000" ma:open="false" ma:isKeyword="false">
      <xsd:complexType>
        <xsd:sequence>
          <xsd:element ref="pc:Terms" minOccurs="0" maxOccurs="1"/>
        </xsd:sequence>
      </xsd:complexType>
    </xsd:element>
    <xsd:element name="_dlc_DocId" ma:index="23" nillable="true" ma:displayName="Document ID Value" ma:description="The value of the document ID assigned to this item." ma:internalName="_dlc_DocId" ma:readOnly="true">
      <xsd:simpleType>
        <xsd:restriction base="dms:Text"/>
      </xsd:simpleType>
    </xsd:element>
    <xsd:element name="ee94ffbfe3174827a439912fa17811b9" ma:index="24" nillable="true" ma:taxonomy="true" ma:internalName="ee94ffbfe3174827a439912fa17811b9" ma:taxonomyFieldName="Subjects" ma:displayName="Subjects" ma:default="" ma:fieldId="{ee94ffbf-e317-4827-a439-912fa17811b9}" ma:taxonomyMulti="true" ma:sspId="afabadb4-2257-48ec-869f-64421b8f49cd" ma:termSetId="d8b55116-fb8b-4ce5-bb6d-7615087702dd" ma:anchorId="00000000-0000-0000-0000-000000000000" ma:open="false" ma:isKeyword="false">
      <xsd:complexType>
        <xsd:sequence>
          <xsd:element ref="pc:Terms" minOccurs="0" maxOccurs="1"/>
        </xsd:sequence>
      </xsd:complex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b1f4bea4dbaa4479a68e8cee40e226b9" ma:index="26" nillable="true" ma:taxonomy="true" ma:internalName="b1f4bea4dbaa4479a68e8cee40e226b9" ma:taxonomyFieldName="Events" ma:displayName="Events" ma:default="" ma:fieldId="{b1f4bea4-dbaa-4479-a68e-8cee40e226b9}" ma:taxonomyMulti="true" ma:sspId="afabadb4-2257-48ec-869f-64421b8f49cd" ma:termSetId="ae8532c2-1b69-4678-b6a3-43209a99ff84" ma:anchorId="00000000-0000-0000-0000-000000000000" ma:open="false" ma:isKeyword="false">
      <xsd:complexType>
        <xsd:sequence>
          <xsd:element ref="pc:Terms" minOccurs="0" maxOccurs="1"/>
        </xsd:sequence>
      </xsd:complexType>
    </xsd:element>
    <xsd:element name="_dlc_DocIdPersistId" ma:index="27" nillable="true" ma:displayName="Persist ID" ma:description="Keep ID on add." ma:hidden="true" ma:internalName="_dlc_DocIdPersistId" ma:readOnly="true">
      <xsd:simpleType>
        <xsd:restriction base="dms:Boolean"/>
      </xsd:simpleType>
    </xsd:element>
    <xsd:element name="h6ac82fb60e7404bb7825d9f5fed2f8a" ma:index="28" nillable="true" ma:taxonomy="true" ma:internalName="h6ac82fb60e7404bb7825d9f5fed2f8a" ma:taxonomyFieldName="Geographical" ma:displayName="Geographical" ma:default="" ma:fieldId="{16ac82fb-60e7-404b-b782-5d9f5fed2f8a}" ma:taxonomyMulti="true" ma:sspId="afabadb4-2257-48ec-869f-64421b8f49cd" ma:termSetId="7858cba8-e863-431c-a109-bcc6b0c9a353" ma:anchorId="00000000-0000-0000-0000-000000000000" ma:open="false" ma:isKeyword="false">
      <xsd:complexType>
        <xsd:sequence>
          <xsd:element ref="pc:Terms" minOccurs="0" maxOccurs="1"/>
        </xsd:sequence>
      </xsd:complexType>
    </xsd:element>
    <xsd:element name="pb016fef86a642189c1d23bc7cb88f0e" ma:index="29" ma:taxonomy="true" ma:internalName="pb016fef86a642189c1d23bc7cb88f0e" ma:taxonomyFieldName="Business_x0020_Functions" ma:displayName="Business Functions" ma:default="" ma:fieldId="{9b016fef-86a6-4218-9c1d-23bc7cb88f0e}" ma:sspId="afabadb4-2257-48ec-869f-64421b8f49cd" ma:termSetId="de72b2be-0a69-4604-8964-d6861f8eac42" ma:anchorId="00000000-0000-0000-0000-000000000000" ma:open="false" ma:isKeyword="false">
      <xsd:complexType>
        <xsd:sequence>
          <xsd:element ref="pc:Terms" minOccurs="0" maxOccurs="1"/>
        </xsd:sequence>
      </xsd:complexType>
    </xsd:element>
    <xsd:element name="h63e849b28044e64bfbe5f5fa7b8c866" ma:index="30" nillable="true" ma:taxonomy="true" ma:internalName="h63e849b28044e64bfbe5f5fa7b8c866" ma:taxonomyFieldName="Organisations" ma:displayName="Organisations" ma:default="" ma:fieldId="{163e849b-2804-4e64-bfbe-5f5fa7b8c866}" ma:taxonomyMulti="true" ma:sspId="afabadb4-2257-48ec-869f-64421b8f49cd" ma:termSetId="f1947048-467f-4973-9028-c91de76bba85" ma:anchorId="00000000-0000-0000-0000-000000000000" ma:open="false" ma:isKeyword="false">
      <xsd:complexType>
        <xsd:sequence>
          <xsd:element ref="pc:Terms" minOccurs="0" maxOccurs="1"/>
        </xsd:sequence>
      </xsd:complexType>
    </xsd:element>
    <xsd:element name="TaxCatchAll" ma:index="31" nillable="true" ma:displayName="Taxonomy Catch All Column" ma:hidden="true" ma:list="{054ee1cd-68ca-4f21-a204-f7d942dff3d5}" ma:internalName="TaxCatchAll" ma:showField="CatchAllData" ma:web="81eeee23-0c10-4fe9-b2e8-5c8edd998a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1eeee23-0c10-4fe9-b2e8-5c8edd998a5f"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7" ma:displayName="Author"/>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haredContentType xmlns="Microsoft.SharePoint.Taxonomy.ContentTypeSync" SourceId="afabadb4-2257-48ec-869f-64421b8f49cd" ContentTypeId="0x0101003618E443DE96424ABE734F4442FBF2B301" PreviousValue="false"/>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p:properties xmlns:p="http://schemas.microsoft.com/office/2006/metadata/properties" xmlns:xsi="http://www.w3.org/2001/XMLSchema-instance">
  <documentManagement>
    <Document_x0020_Date xmlns="3a90f38b-cee7-4289-b705-21e4ceceb96b">2025-11-16T16:00:00+00:00</Document_x0020_Date>
    <c569feee562949f193efcc6c33983d2e xmlns="3a90f38b-cee7-4289-b705-21e4ceceb96b">
      <Terms xmlns="http://schemas.microsoft.com/office/infopath/2007/PartnerControls">
        <TermInfo xmlns="http://schemas.microsoft.com/office/infopath/2007/PartnerControls">
          <TermName xmlns="http://schemas.microsoft.com/office/infopath/2007/PartnerControls">Reference Materials</TermName>
          <TermId xmlns="http://schemas.microsoft.com/office/infopath/2007/PartnerControls">3f315016-5303-4a8c-924f-0d81ba7cd31b</TermId>
        </TermInfo>
      </Terms>
    </c569feee562949f193efcc6c33983d2e>
    <h6ac82fb60e7404bb7825d9f5fed2f8a xmlns="3a90f38b-cee7-4289-b705-21e4ceceb96b">
      <Terms xmlns="http://schemas.microsoft.com/office/infopath/2007/PartnerControls"/>
    </h6ac82fb60e7404bb7825d9f5fed2f8a>
    <_dlc_DocId xmlns="3a90f38b-cee7-4289-b705-21e4ceceb96b">84d18c2e-eb48-4da1-a87d-4df3f8f60bac</_dlc_DocId>
    <g5d17599f0654139ac247b509bd42854 xmlns="3a90f38b-cee7-4289-b705-21e4ceceb96b">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86c47f45-3406-42c4-a9a0-f1318f859c90</TermId>
        </TermInfo>
      </Terms>
    </g5d17599f0654139ac247b509bd42854>
    <a2b7da5d9b994f938881636f0a7c63d6 xmlns="3a90f38b-cee7-4289-b705-21e4ceceb96b">
      <Terms xmlns="http://schemas.microsoft.com/office/infopath/2007/PartnerControls"/>
    </a2b7da5d9b994f938881636f0a7c63d6>
    <TaxCatchAll xmlns="3a90f38b-cee7-4289-b705-21e4ceceb96b">
      <Value>6</Value>
      <Value>5</Value>
      <Value>91</Value>
      <Value>2</Value>
      <Value>14</Value>
    </TaxCatchAll>
    <Workflow xmlns="3a90f38b-cee7-4289-b705-21e4ceceb96b">
      <Url xsi:nil="true"/>
      <Description xsi:nil="true"/>
    </Workflow>
    <b1f4bea4dbaa4479a68e8cee40e226b9 xmlns="3a90f38b-cee7-4289-b705-21e4ceceb96b">
      <Terms xmlns="http://schemas.microsoft.com/office/infopath/2007/PartnerControls"/>
    </b1f4bea4dbaa4479a68e8cee40e226b9>
    <h63e849b28044e64bfbe5f5fa7b8c866 xmlns="3a90f38b-cee7-4289-b705-21e4ceceb96b">
      <Terms xmlns="http://schemas.microsoft.com/office/infopath/2007/PartnerControls"/>
    </h63e849b28044e64bfbe5f5fa7b8c866>
    <pb016fef86a642189c1d23bc7cb88f0e xmlns="3a90f38b-cee7-4289-b705-21e4ceceb96b">
      <Terms xmlns="http://schemas.microsoft.com/office/infopath/2007/PartnerControls">
        <TermInfo xmlns="http://schemas.microsoft.com/office/infopath/2007/PartnerControls">
          <TermName xmlns="http://schemas.microsoft.com/office/infopath/2007/PartnerControls">Monetary and Domestic Markets Management</TermName>
          <TermId xmlns="http://schemas.microsoft.com/office/infopath/2007/PartnerControls">2a7d5b88-6bf1-45f1-86e4-16940b278451</TermId>
        </TermInfo>
      </Terms>
    </pb016fef86a642189c1d23bc7cb88f0e>
    <_dlc_DocIdPersistId xmlns="3a90f38b-cee7-4289-b705-21e4ceceb96b" xsi:nil="true"/>
    <_dlc_DocIdUrl xmlns="3a90f38b-cee7-4289-b705-21e4ceceb96b">
      <Url>https://home.dms.mas.gov.sg/_layouts/15/MASGlobalID/DocAveRedirect.aspx?DocId=84d18c2e-eb48-4da1-a87d-4df3f8f60bac&amp;SiteID=c32db5b2-d241-48e9-9949-19ccf62ec6db_81eeee23-0c10-4fe9-b2e8-5c8edd998a5f</Url>
      <Description>84d18c2e-eb48-4da1-a87d-4df3f8f60bac</Description>
    </_dlc_DocIdUrl>
    <ee94ffbfe3174827a439912fa17811b9 xmlns="3a90f38b-cee7-4289-b705-21e4ceceb96b">
      <Terms xmlns="http://schemas.microsoft.com/office/infopath/2007/PartnerControls"/>
    </ee94ffbfe3174827a439912fa17811b9>
    <ISF_x0020_Classification xmlns="3a90f38b-cee7-4289-b705-21e4ceceb96b">Non-Sensitive</ISF_x0020_Classification>
    <IconOverlay xmlns="http://schemas.microsoft.com/sharepoint/v4" xsi:nil="true"/>
  </documentManagement>
</p:properties>
</file>

<file path=customXml/item9.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A918DC-55D0-4BD2-9B81-05514E47C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90f38b-cee7-4289-b705-21e4ceceb96b"/>
    <ds:schemaRef ds:uri="81eeee23-0c10-4fe9-b2e8-5c8edd998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D52D4A-E89C-44FC-A6A7-913A7B970020}">
  <ds:schemaRefs>
    <ds:schemaRef ds:uri="http://schemas.openxmlformats.org/officeDocument/2006/bibliography"/>
  </ds:schemaRefs>
</ds:datastoreItem>
</file>

<file path=customXml/itemProps3.xml><?xml version="1.0" encoding="utf-8"?>
<ds:datastoreItem xmlns:ds="http://schemas.openxmlformats.org/officeDocument/2006/customXml" ds:itemID="{FD6B959E-2B09-4B97-9036-07C20FBA2CD3}">
  <ds:schemaRefs>
    <ds:schemaRef ds:uri="http://schemas.openxmlformats.org/officeDocument/2006/bibliography"/>
  </ds:schemaRefs>
</ds:datastoreItem>
</file>

<file path=customXml/itemProps4.xml><?xml version="1.0" encoding="utf-8"?>
<ds:datastoreItem xmlns:ds="http://schemas.openxmlformats.org/officeDocument/2006/customXml" ds:itemID="{94587602-9733-471C-8339-30C2F374218D}">
  <ds:schemaRefs>
    <ds:schemaRef ds:uri="Microsoft.SharePoint.Taxonomy.ContentTypeSync"/>
  </ds:schemaRefs>
</ds:datastoreItem>
</file>

<file path=customXml/itemProps5.xml><?xml version="1.0" encoding="utf-8"?>
<ds:datastoreItem xmlns:ds="http://schemas.openxmlformats.org/officeDocument/2006/customXml" ds:itemID="{B724263B-8CA2-498C-9E96-900B7BE12523}">
  <ds:schemaRefs>
    <ds:schemaRef ds:uri="http://schemas.openxmlformats.org/officeDocument/2006/bibliography"/>
  </ds:schemaRefs>
</ds:datastoreItem>
</file>

<file path=customXml/itemProps6.xml><?xml version="1.0" encoding="utf-8"?>
<ds:datastoreItem xmlns:ds="http://schemas.openxmlformats.org/officeDocument/2006/customXml" ds:itemID="{53D526FF-6738-4CA9-800E-CA345B5EA528}">
  <ds:schemaRefs>
    <ds:schemaRef ds:uri="http://schemas.microsoft.com/sharepoint/events"/>
  </ds:schemaRefs>
</ds:datastoreItem>
</file>

<file path=customXml/itemProps7.xml><?xml version="1.0" encoding="utf-8"?>
<ds:datastoreItem xmlns:ds="http://schemas.openxmlformats.org/officeDocument/2006/customXml" ds:itemID="{D7F6816E-E8B0-473D-8AB6-911C390409D9}">
  <ds:schemaRefs>
    <ds:schemaRef ds:uri="http://schemas.microsoft.com/sharepoint/v3/contenttype/forms"/>
  </ds:schemaRefs>
</ds:datastoreItem>
</file>

<file path=customXml/itemProps8.xml><?xml version="1.0" encoding="utf-8"?>
<ds:datastoreItem xmlns:ds="http://schemas.openxmlformats.org/officeDocument/2006/customXml" ds:itemID="{9177F13F-BD88-4BC2-A547-007E76EAB559}">
  <ds:schemaRefs>
    <ds:schemaRef ds:uri="http://schemas.microsoft.com/office/2006/metadata/properties"/>
    <ds:schemaRef ds:uri="http://schemas.microsoft.com/office/2006/documentManagement/types"/>
    <ds:schemaRef ds:uri="http://purl.org/dc/dcmitype/"/>
    <ds:schemaRef ds:uri="http://schemas.openxmlformats.org/package/2006/metadata/core-properties"/>
    <ds:schemaRef ds:uri="http://purl.org/dc/terms/"/>
    <ds:schemaRef ds:uri="http://schemas.microsoft.com/sharepoint/v4"/>
    <ds:schemaRef ds:uri="http://schemas.microsoft.com/office/infopath/2007/PartnerControls"/>
    <ds:schemaRef ds:uri="http://purl.org/dc/elements/1.1/"/>
    <ds:schemaRef ds:uri="81eeee23-0c10-4fe9-b2e8-5c8edd998a5f"/>
    <ds:schemaRef ds:uri="3a90f38b-cee7-4289-b705-21e4ceceb96b"/>
    <ds:schemaRef ds:uri="http://www.w3.org/XML/1998/namespace"/>
  </ds:schemaRefs>
</ds:datastoreItem>
</file>

<file path=customXml/itemProps9.xml><?xml version="1.0" encoding="utf-8"?>
<ds:datastoreItem xmlns:ds="http://schemas.openxmlformats.org/officeDocument/2006/customXml" ds:itemID="{057C0417-9A22-41E1-B1A3-5E9F25127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15987</TotalTime>
  <Pages>84</Pages>
  <Words>17678</Words>
  <Characters>100767</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Emerio Globesoft Pte Ltd</Company>
  <LinksUpToDate>false</LinksUpToDate>
  <CharactersWithSpaces>118209</CharactersWithSpaces>
  <SharedDoc>false</SharedDoc>
  <HLinks>
    <vt:vector size="948" baseType="variant">
      <vt:variant>
        <vt:i4>7143549</vt:i4>
      </vt:variant>
      <vt:variant>
        <vt:i4>1236</vt:i4>
      </vt:variant>
      <vt:variant>
        <vt:i4>0</vt:i4>
      </vt:variant>
      <vt:variant>
        <vt:i4>5</vt:i4>
      </vt:variant>
      <vt:variant>
        <vt:lpwstr/>
      </vt:variant>
      <vt:variant>
        <vt:lpwstr>IdentifyVendorAccountNumber</vt:lpwstr>
      </vt:variant>
      <vt:variant>
        <vt:i4>7143549</vt:i4>
      </vt:variant>
      <vt:variant>
        <vt:i4>984</vt:i4>
      </vt:variant>
      <vt:variant>
        <vt:i4>0</vt:i4>
      </vt:variant>
      <vt:variant>
        <vt:i4>5</vt:i4>
      </vt:variant>
      <vt:variant>
        <vt:lpwstr/>
      </vt:variant>
      <vt:variant>
        <vt:lpwstr>IdentifyVendorAccountNumber</vt:lpwstr>
      </vt:variant>
      <vt:variant>
        <vt:i4>1048600</vt:i4>
      </vt:variant>
      <vt:variant>
        <vt:i4>975</vt:i4>
      </vt:variant>
      <vt:variant>
        <vt:i4>0</vt:i4>
      </vt:variant>
      <vt:variant>
        <vt:i4>5</vt:i4>
      </vt:variant>
      <vt:variant>
        <vt:lpwstr/>
      </vt:variant>
      <vt:variant>
        <vt:lpwstr>ManualUpdateToResendPOSRNFile</vt:lpwstr>
      </vt:variant>
      <vt:variant>
        <vt:i4>1900593</vt:i4>
      </vt:variant>
      <vt:variant>
        <vt:i4>926</vt:i4>
      </vt:variant>
      <vt:variant>
        <vt:i4>0</vt:i4>
      </vt:variant>
      <vt:variant>
        <vt:i4>5</vt:i4>
      </vt:variant>
      <vt:variant>
        <vt:lpwstr/>
      </vt:variant>
      <vt:variant>
        <vt:lpwstr>_Toc36553148</vt:lpwstr>
      </vt:variant>
      <vt:variant>
        <vt:i4>1179697</vt:i4>
      </vt:variant>
      <vt:variant>
        <vt:i4>920</vt:i4>
      </vt:variant>
      <vt:variant>
        <vt:i4>0</vt:i4>
      </vt:variant>
      <vt:variant>
        <vt:i4>5</vt:i4>
      </vt:variant>
      <vt:variant>
        <vt:lpwstr/>
      </vt:variant>
      <vt:variant>
        <vt:lpwstr>_Toc36553147</vt:lpwstr>
      </vt:variant>
      <vt:variant>
        <vt:i4>1245233</vt:i4>
      </vt:variant>
      <vt:variant>
        <vt:i4>914</vt:i4>
      </vt:variant>
      <vt:variant>
        <vt:i4>0</vt:i4>
      </vt:variant>
      <vt:variant>
        <vt:i4>5</vt:i4>
      </vt:variant>
      <vt:variant>
        <vt:lpwstr/>
      </vt:variant>
      <vt:variant>
        <vt:lpwstr>_Toc36553146</vt:lpwstr>
      </vt:variant>
      <vt:variant>
        <vt:i4>1048625</vt:i4>
      </vt:variant>
      <vt:variant>
        <vt:i4>908</vt:i4>
      </vt:variant>
      <vt:variant>
        <vt:i4>0</vt:i4>
      </vt:variant>
      <vt:variant>
        <vt:i4>5</vt:i4>
      </vt:variant>
      <vt:variant>
        <vt:lpwstr/>
      </vt:variant>
      <vt:variant>
        <vt:lpwstr>_Toc36553145</vt:lpwstr>
      </vt:variant>
      <vt:variant>
        <vt:i4>1114161</vt:i4>
      </vt:variant>
      <vt:variant>
        <vt:i4>902</vt:i4>
      </vt:variant>
      <vt:variant>
        <vt:i4>0</vt:i4>
      </vt:variant>
      <vt:variant>
        <vt:i4>5</vt:i4>
      </vt:variant>
      <vt:variant>
        <vt:lpwstr/>
      </vt:variant>
      <vt:variant>
        <vt:lpwstr>_Toc36553144</vt:lpwstr>
      </vt:variant>
      <vt:variant>
        <vt:i4>1441841</vt:i4>
      </vt:variant>
      <vt:variant>
        <vt:i4>896</vt:i4>
      </vt:variant>
      <vt:variant>
        <vt:i4>0</vt:i4>
      </vt:variant>
      <vt:variant>
        <vt:i4>5</vt:i4>
      </vt:variant>
      <vt:variant>
        <vt:lpwstr/>
      </vt:variant>
      <vt:variant>
        <vt:lpwstr>_Toc36553143</vt:lpwstr>
      </vt:variant>
      <vt:variant>
        <vt:i4>1507377</vt:i4>
      </vt:variant>
      <vt:variant>
        <vt:i4>890</vt:i4>
      </vt:variant>
      <vt:variant>
        <vt:i4>0</vt:i4>
      </vt:variant>
      <vt:variant>
        <vt:i4>5</vt:i4>
      </vt:variant>
      <vt:variant>
        <vt:lpwstr/>
      </vt:variant>
      <vt:variant>
        <vt:lpwstr>_Toc36553142</vt:lpwstr>
      </vt:variant>
      <vt:variant>
        <vt:i4>1310769</vt:i4>
      </vt:variant>
      <vt:variant>
        <vt:i4>884</vt:i4>
      </vt:variant>
      <vt:variant>
        <vt:i4>0</vt:i4>
      </vt:variant>
      <vt:variant>
        <vt:i4>5</vt:i4>
      </vt:variant>
      <vt:variant>
        <vt:lpwstr/>
      </vt:variant>
      <vt:variant>
        <vt:lpwstr>_Toc36553141</vt:lpwstr>
      </vt:variant>
      <vt:variant>
        <vt:i4>1376305</vt:i4>
      </vt:variant>
      <vt:variant>
        <vt:i4>878</vt:i4>
      </vt:variant>
      <vt:variant>
        <vt:i4>0</vt:i4>
      </vt:variant>
      <vt:variant>
        <vt:i4>5</vt:i4>
      </vt:variant>
      <vt:variant>
        <vt:lpwstr/>
      </vt:variant>
      <vt:variant>
        <vt:lpwstr>_Toc36553140</vt:lpwstr>
      </vt:variant>
      <vt:variant>
        <vt:i4>1835062</vt:i4>
      </vt:variant>
      <vt:variant>
        <vt:i4>872</vt:i4>
      </vt:variant>
      <vt:variant>
        <vt:i4>0</vt:i4>
      </vt:variant>
      <vt:variant>
        <vt:i4>5</vt:i4>
      </vt:variant>
      <vt:variant>
        <vt:lpwstr/>
      </vt:variant>
      <vt:variant>
        <vt:lpwstr>_Toc36553139</vt:lpwstr>
      </vt:variant>
      <vt:variant>
        <vt:i4>1900598</vt:i4>
      </vt:variant>
      <vt:variant>
        <vt:i4>866</vt:i4>
      </vt:variant>
      <vt:variant>
        <vt:i4>0</vt:i4>
      </vt:variant>
      <vt:variant>
        <vt:i4>5</vt:i4>
      </vt:variant>
      <vt:variant>
        <vt:lpwstr/>
      </vt:variant>
      <vt:variant>
        <vt:lpwstr>_Toc36553138</vt:lpwstr>
      </vt:variant>
      <vt:variant>
        <vt:i4>1179702</vt:i4>
      </vt:variant>
      <vt:variant>
        <vt:i4>860</vt:i4>
      </vt:variant>
      <vt:variant>
        <vt:i4>0</vt:i4>
      </vt:variant>
      <vt:variant>
        <vt:i4>5</vt:i4>
      </vt:variant>
      <vt:variant>
        <vt:lpwstr/>
      </vt:variant>
      <vt:variant>
        <vt:lpwstr>_Toc36553137</vt:lpwstr>
      </vt:variant>
      <vt:variant>
        <vt:i4>1245238</vt:i4>
      </vt:variant>
      <vt:variant>
        <vt:i4>854</vt:i4>
      </vt:variant>
      <vt:variant>
        <vt:i4>0</vt:i4>
      </vt:variant>
      <vt:variant>
        <vt:i4>5</vt:i4>
      </vt:variant>
      <vt:variant>
        <vt:lpwstr/>
      </vt:variant>
      <vt:variant>
        <vt:lpwstr>_Toc36553136</vt:lpwstr>
      </vt:variant>
      <vt:variant>
        <vt:i4>1048630</vt:i4>
      </vt:variant>
      <vt:variant>
        <vt:i4>848</vt:i4>
      </vt:variant>
      <vt:variant>
        <vt:i4>0</vt:i4>
      </vt:variant>
      <vt:variant>
        <vt:i4>5</vt:i4>
      </vt:variant>
      <vt:variant>
        <vt:lpwstr/>
      </vt:variant>
      <vt:variant>
        <vt:lpwstr>_Toc36553135</vt:lpwstr>
      </vt:variant>
      <vt:variant>
        <vt:i4>1114166</vt:i4>
      </vt:variant>
      <vt:variant>
        <vt:i4>842</vt:i4>
      </vt:variant>
      <vt:variant>
        <vt:i4>0</vt:i4>
      </vt:variant>
      <vt:variant>
        <vt:i4>5</vt:i4>
      </vt:variant>
      <vt:variant>
        <vt:lpwstr/>
      </vt:variant>
      <vt:variant>
        <vt:lpwstr>_Toc36553134</vt:lpwstr>
      </vt:variant>
      <vt:variant>
        <vt:i4>1441846</vt:i4>
      </vt:variant>
      <vt:variant>
        <vt:i4>836</vt:i4>
      </vt:variant>
      <vt:variant>
        <vt:i4>0</vt:i4>
      </vt:variant>
      <vt:variant>
        <vt:i4>5</vt:i4>
      </vt:variant>
      <vt:variant>
        <vt:lpwstr/>
      </vt:variant>
      <vt:variant>
        <vt:lpwstr>_Toc36553133</vt:lpwstr>
      </vt:variant>
      <vt:variant>
        <vt:i4>1507382</vt:i4>
      </vt:variant>
      <vt:variant>
        <vt:i4>830</vt:i4>
      </vt:variant>
      <vt:variant>
        <vt:i4>0</vt:i4>
      </vt:variant>
      <vt:variant>
        <vt:i4>5</vt:i4>
      </vt:variant>
      <vt:variant>
        <vt:lpwstr/>
      </vt:variant>
      <vt:variant>
        <vt:lpwstr>_Toc36553132</vt:lpwstr>
      </vt:variant>
      <vt:variant>
        <vt:i4>1310774</vt:i4>
      </vt:variant>
      <vt:variant>
        <vt:i4>824</vt:i4>
      </vt:variant>
      <vt:variant>
        <vt:i4>0</vt:i4>
      </vt:variant>
      <vt:variant>
        <vt:i4>5</vt:i4>
      </vt:variant>
      <vt:variant>
        <vt:lpwstr/>
      </vt:variant>
      <vt:variant>
        <vt:lpwstr>_Toc36553131</vt:lpwstr>
      </vt:variant>
      <vt:variant>
        <vt:i4>1376310</vt:i4>
      </vt:variant>
      <vt:variant>
        <vt:i4>818</vt:i4>
      </vt:variant>
      <vt:variant>
        <vt:i4>0</vt:i4>
      </vt:variant>
      <vt:variant>
        <vt:i4>5</vt:i4>
      </vt:variant>
      <vt:variant>
        <vt:lpwstr/>
      </vt:variant>
      <vt:variant>
        <vt:lpwstr>_Toc36553130</vt:lpwstr>
      </vt:variant>
      <vt:variant>
        <vt:i4>1835063</vt:i4>
      </vt:variant>
      <vt:variant>
        <vt:i4>812</vt:i4>
      </vt:variant>
      <vt:variant>
        <vt:i4>0</vt:i4>
      </vt:variant>
      <vt:variant>
        <vt:i4>5</vt:i4>
      </vt:variant>
      <vt:variant>
        <vt:lpwstr/>
      </vt:variant>
      <vt:variant>
        <vt:lpwstr>_Toc36553129</vt:lpwstr>
      </vt:variant>
      <vt:variant>
        <vt:i4>1900599</vt:i4>
      </vt:variant>
      <vt:variant>
        <vt:i4>806</vt:i4>
      </vt:variant>
      <vt:variant>
        <vt:i4>0</vt:i4>
      </vt:variant>
      <vt:variant>
        <vt:i4>5</vt:i4>
      </vt:variant>
      <vt:variant>
        <vt:lpwstr/>
      </vt:variant>
      <vt:variant>
        <vt:lpwstr>_Toc36553128</vt:lpwstr>
      </vt:variant>
      <vt:variant>
        <vt:i4>1179703</vt:i4>
      </vt:variant>
      <vt:variant>
        <vt:i4>800</vt:i4>
      </vt:variant>
      <vt:variant>
        <vt:i4>0</vt:i4>
      </vt:variant>
      <vt:variant>
        <vt:i4>5</vt:i4>
      </vt:variant>
      <vt:variant>
        <vt:lpwstr/>
      </vt:variant>
      <vt:variant>
        <vt:lpwstr>_Toc36553127</vt:lpwstr>
      </vt:variant>
      <vt:variant>
        <vt:i4>1245239</vt:i4>
      </vt:variant>
      <vt:variant>
        <vt:i4>794</vt:i4>
      </vt:variant>
      <vt:variant>
        <vt:i4>0</vt:i4>
      </vt:variant>
      <vt:variant>
        <vt:i4>5</vt:i4>
      </vt:variant>
      <vt:variant>
        <vt:lpwstr/>
      </vt:variant>
      <vt:variant>
        <vt:lpwstr>_Toc36553126</vt:lpwstr>
      </vt:variant>
      <vt:variant>
        <vt:i4>1048631</vt:i4>
      </vt:variant>
      <vt:variant>
        <vt:i4>788</vt:i4>
      </vt:variant>
      <vt:variant>
        <vt:i4>0</vt:i4>
      </vt:variant>
      <vt:variant>
        <vt:i4>5</vt:i4>
      </vt:variant>
      <vt:variant>
        <vt:lpwstr/>
      </vt:variant>
      <vt:variant>
        <vt:lpwstr>_Toc36553125</vt:lpwstr>
      </vt:variant>
      <vt:variant>
        <vt:i4>1114167</vt:i4>
      </vt:variant>
      <vt:variant>
        <vt:i4>782</vt:i4>
      </vt:variant>
      <vt:variant>
        <vt:i4>0</vt:i4>
      </vt:variant>
      <vt:variant>
        <vt:i4>5</vt:i4>
      </vt:variant>
      <vt:variant>
        <vt:lpwstr/>
      </vt:variant>
      <vt:variant>
        <vt:lpwstr>_Toc36553124</vt:lpwstr>
      </vt:variant>
      <vt:variant>
        <vt:i4>1441847</vt:i4>
      </vt:variant>
      <vt:variant>
        <vt:i4>776</vt:i4>
      </vt:variant>
      <vt:variant>
        <vt:i4>0</vt:i4>
      </vt:variant>
      <vt:variant>
        <vt:i4>5</vt:i4>
      </vt:variant>
      <vt:variant>
        <vt:lpwstr/>
      </vt:variant>
      <vt:variant>
        <vt:lpwstr>_Toc36553123</vt:lpwstr>
      </vt:variant>
      <vt:variant>
        <vt:i4>1507383</vt:i4>
      </vt:variant>
      <vt:variant>
        <vt:i4>770</vt:i4>
      </vt:variant>
      <vt:variant>
        <vt:i4>0</vt:i4>
      </vt:variant>
      <vt:variant>
        <vt:i4>5</vt:i4>
      </vt:variant>
      <vt:variant>
        <vt:lpwstr/>
      </vt:variant>
      <vt:variant>
        <vt:lpwstr>_Toc36553122</vt:lpwstr>
      </vt:variant>
      <vt:variant>
        <vt:i4>1310775</vt:i4>
      </vt:variant>
      <vt:variant>
        <vt:i4>764</vt:i4>
      </vt:variant>
      <vt:variant>
        <vt:i4>0</vt:i4>
      </vt:variant>
      <vt:variant>
        <vt:i4>5</vt:i4>
      </vt:variant>
      <vt:variant>
        <vt:lpwstr/>
      </vt:variant>
      <vt:variant>
        <vt:lpwstr>_Toc36553121</vt:lpwstr>
      </vt:variant>
      <vt:variant>
        <vt:i4>1376311</vt:i4>
      </vt:variant>
      <vt:variant>
        <vt:i4>758</vt:i4>
      </vt:variant>
      <vt:variant>
        <vt:i4>0</vt:i4>
      </vt:variant>
      <vt:variant>
        <vt:i4>5</vt:i4>
      </vt:variant>
      <vt:variant>
        <vt:lpwstr/>
      </vt:variant>
      <vt:variant>
        <vt:lpwstr>_Toc36553120</vt:lpwstr>
      </vt:variant>
      <vt:variant>
        <vt:i4>1835060</vt:i4>
      </vt:variant>
      <vt:variant>
        <vt:i4>752</vt:i4>
      </vt:variant>
      <vt:variant>
        <vt:i4>0</vt:i4>
      </vt:variant>
      <vt:variant>
        <vt:i4>5</vt:i4>
      </vt:variant>
      <vt:variant>
        <vt:lpwstr/>
      </vt:variant>
      <vt:variant>
        <vt:lpwstr>_Toc36553119</vt:lpwstr>
      </vt:variant>
      <vt:variant>
        <vt:i4>1900596</vt:i4>
      </vt:variant>
      <vt:variant>
        <vt:i4>746</vt:i4>
      </vt:variant>
      <vt:variant>
        <vt:i4>0</vt:i4>
      </vt:variant>
      <vt:variant>
        <vt:i4>5</vt:i4>
      </vt:variant>
      <vt:variant>
        <vt:lpwstr/>
      </vt:variant>
      <vt:variant>
        <vt:lpwstr>_Toc36553118</vt:lpwstr>
      </vt:variant>
      <vt:variant>
        <vt:i4>1179700</vt:i4>
      </vt:variant>
      <vt:variant>
        <vt:i4>740</vt:i4>
      </vt:variant>
      <vt:variant>
        <vt:i4>0</vt:i4>
      </vt:variant>
      <vt:variant>
        <vt:i4>5</vt:i4>
      </vt:variant>
      <vt:variant>
        <vt:lpwstr/>
      </vt:variant>
      <vt:variant>
        <vt:lpwstr>_Toc36553117</vt:lpwstr>
      </vt:variant>
      <vt:variant>
        <vt:i4>1245236</vt:i4>
      </vt:variant>
      <vt:variant>
        <vt:i4>734</vt:i4>
      </vt:variant>
      <vt:variant>
        <vt:i4>0</vt:i4>
      </vt:variant>
      <vt:variant>
        <vt:i4>5</vt:i4>
      </vt:variant>
      <vt:variant>
        <vt:lpwstr/>
      </vt:variant>
      <vt:variant>
        <vt:lpwstr>_Toc36553116</vt:lpwstr>
      </vt:variant>
      <vt:variant>
        <vt:i4>1048628</vt:i4>
      </vt:variant>
      <vt:variant>
        <vt:i4>728</vt:i4>
      </vt:variant>
      <vt:variant>
        <vt:i4>0</vt:i4>
      </vt:variant>
      <vt:variant>
        <vt:i4>5</vt:i4>
      </vt:variant>
      <vt:variant>
        <vt:lpwstr/>
      </vt:variant>
      <vt:variant>
        <vt:lpwstr>_Toc36553115</vt:lpwstr>
      </vt:variant>
      <vt:variant>
        <vt:i4>1114164</vt:i4>
      </vt:variant>
      <vt:variant>
        <vt:i4>722</vt:i4>
      </vt:variant>
      <vt:variant>
        <vt:i4>0</vt:i4>
      </vt:variant>
      <vt:variant>
        <vt:i4>5</vt:i4>
      </vt:variant>
      <vt:variant>
        <vt:lpwstr/>
      </vt:variant>
      <vt:variant>
        <vt:lpwstr>_Toc36553114</vt:lpwstr>
      </vt:variant>
      <vt:variant>
        <vt:i4>1441844</vt:i4>
      </vt:variant>
      <vt:variant>
        <vt:i4>716</vt:i4>
      </vt:variant>
      <vt:variant>
        <vt:i4>0</vt:i4>
      </vt:variant>
      <vt:variant>
        <vt:i4>5</vt:i4>
      </vt:variant>
      <vt:variant>
        <vt:lpwstr/>
      </vt:variant>
      <vt:variant>
        <vt:lpwstr>_Toc36553113</vt:lpwstr>
      </vt:variant>
      <vt:variant>
        <vt:i4>1507380</vt:i4>
      </vt:variant>
      <vt:variant>
        <vt:i4>710</vt:i4>
      </vt:variant>
      <vt:variant>
        <vt:i4>0</vt:i4>
      </vt:variant>
      <vt:variant>
        <vt:i4>5</vt:i4>
      </vt:variant>
      <vt:variant>
        <vt:lpwstr/>
      </vt:variant>
      <vt:variant>
        <vt:lpwstr>_Toc36553112</vt:lpwstr>
      </vt:variant>
      <vt:variant>
        <vt:i4>1310772</vt:i4>
      </vt:variant>
      <vt:variant>
        <vt:i4>704</vt:i4>
      </vt:variant>
      <vt:variant>
        <vt:i4>0</vt:i4>
      </vt:variant>
      <vt:variant>
        <vt:i4>5</vt:i4>
      </vt:variant>
      <vt:variant>
        <vt:lpwstr/>
      </vt:variant>
      <vt:variant>
        <vt:lpwstr>_Toc36553111</vt:lpwstr>
      </vt:variant>
      <vt:variant>
        <vt:i4>1376308</vt:i4>
      </vt:variant>
      <vt:variant>
        <vt:i4>698</vt:i4>
      </vt:variant>
      <vt:variant>
        <vt:i4>0</vt:i4>
      </vt:variant>
      <vt:variant>
        <vt:i4>5</vt:i4>
      </vt:variant>
      <vt:variant>
        <vt:lpwstr/>
      </vt:variant>
      <vt:variant>
        <vt:lpwstr>_Toc36553110</vt:lpwstr>
      </vt:variant>
      <vt:variant>
        <vt:i4>1835061</vt:i4>
      </vt:variant>
      <vt:variant>
        <vt:i4>692</vt:i4>
      </vt:variant>
      <vt:variant>
        <vt:i4>0</vt:i4>
      </vt:variant>
      <vt:variant>
        <vt:i4>5</vt:i4>
      </vt:variant>
      <vt:variant>
        <vt:lpwstr/>
      </vt:variant>
      <vt:variant>
        <vt:lpwstr>_Toc36553109</vt:lpwstr>
      </vt:variant>
      <vt:variant>
        <vt:i4>1900597</vt:i4>
      </vt:variant>
      <vt:variant>
        <vt:i4>686</vt:i4>
      </vt:variant>
      <vt:variant>
        <vt:i4>0</vt:i4>
      </vt:variant>
      <vt:variant>
        <vt:i4>5</vt:i4>
      </vt:variant>
      <vt:variant>
        <vt:lpwstr/>
      </vt:variant>
      <vt:variant>
        <vt:lpwstr>_Toc36553108</vt:lpwstr>
      </vt:variant>
      <vt:variant>
        <vt:i4>1179701</vt:i4>
      </vt:variant>
      <vt:variant>
        <vt:i4>680</vt:i4>
      </vt:variant>
      <vt:variant>
        <vt:i4>0</vt:i4>
      </vt:variant>
      <vt:variant>
        <vt:i4>5</vt:i4>
      </vt:variant>
      <vt:variant>
        <vt:lpwstr/>
      </vt:variant>
      <vt:variant>
        <vt:lpwstr>_Toc36553107</vt:lpwstr>
      </vt:variant>
      <vt:variant>
        <vt:i4>1245237</vt:i4>
      </vt:variant>
      <vt:variant>
        <vt:i4>674</vt:i4>
      </vt:variant>
      <vt:variant>
        <vt:i4>0</vt:i4>
      </vt:variant>
      <vt:variant>
        <vt:i4>5</vt:i4>
      </vt:variant>
      <vt:variant>
        <vt:lpwstr/>
      </vt:variant>
      <vt:variant>
        <vt:lpwstr>_Toc36553106</vt:lpwstr>
      </vt:variant>
      <vt:variant>
        <vt:i4>1048629</vt:i4>
      </vt:variant>
      <vt:variant>
        <vt:i4>668</vt:i4>
      </vt:variant>
      <vt:variant>
        <vt:i4>0</vt:i4>
      </vt:variant>
      <vt:variant>
        <vt:i4>5</vt:i4>
      </vt:variant>
      <vt:variant>
        <vt:lpwstr/>
      </vt:variant>
      <vt:variant>
        <vt:lpwstr>_Toc36553105</vt:lpwstr>
      </vt:variant>
      <vt:variant>
        <vt:i4>1114165</vt:i4>
      </vt:variant>
      <vt:variant>
        <vt:i4>662</vt:i4>
      </vt:variant>
      <vt:variant>
        <vt:i4>0</vt:i4>
      </vt:variant>
      <vt:variant>
        <vt:i4>5</vt:i4>
      </vt:variant>
      <vt:variant>
        <vt:lpwstr/>
      </vt:variant>
      <vt:variant>
        <vt:lpwstr>_Toc36553104</vt:lpwstr>
      </vt:variant>
      <vt:variant>
        <vt:i4>1441845</vt:i4>
      </vt:variant>
      <vt:variant>
        <vt:i4>656</vt:i4>
      </vt:variant>
      <vt:variant>
        <vt:i4>0</vt:i4>
      </vt:variant>
      <vt:variant>
        <vt:i4>5</vt:i4>
      </vt:variant>
      <vt:variant>
        <vt:lpwstr/>
      </vt:variant>
      <vt:variant>
        <vt:lpwstr>_Toc36553103</vt:lpwstr>
      </vt:variant>
      <vt:variant>
        <vt:i4>1507381</vt:i4>
      </vt:variant>
      <vt:variant>
        <vt:i4>650</vt:i4>
      </vt:variant>
      <vt:variant>
        <vt:i4>0</vt:i4>
      </vt:variant>
      <vt:variant>
        <vt:i4>5</vt:i4>
      </vt:variant>
      <vt:variant>
        <vt:lpwstr/>
      </vt:variant>
      <vt:variant>
        <vt:lpwstr>_Toc36553102</vt:lpwstr>
      </vt:variant>
      <vt:variant>
        <vt:i4>1310773</vt:i4>
      </vt:variant>
      <vt:variant>
        <vt:i4>644</vt:i4>
      </vt:variant>
      <vt:variant>
        <vt:i4>0</vt:i4>
      </vt:variant>
      <vt:variant>
        <vt:i4>5</vt:i4>
      </vt:variant>
      <vt:variant>
        <vt:lpwstr/>
      </vt:variant>
      <vt:variant>
        <vt:lpwstr>_Toc36553101</vt:lpwstr>
      </vt:variant>
      <vt:variant>
        <vt:i4>1376309</vt:i4>
      </vt:variant>
      <vt:variant>
        <vt:i4>638</vt:i4>
      </vt:variant>
      <vt:variant>
        <vt:i4>0</vt:i4>
      </vt:variant>
      <vt:variant>
        <vt:i4>5</vt:i4>
      </vt:variant>
      <vt:variant>
        <vt:lpwstr/>
      </vt:variant>
      <vt:variant>
        <vt:lpwstr>_Toc36553100</vt:lpwstr>
      </vt:variant>
      <vt:variant>
        <vt:i4>1900604</vt:i4>
      </vt:variant>
      <vt:variant>
        <vt:i4>632</vt:i4>
      </vt:variant>
      <vt:variant>
        <vt:i4>0</vt:i4>
      </vt:variant>
      <vt:variant>
        <vt:i4>5</vt:i4>
      </vt:variant>
      <vt:variant>
        <vt:lpwstr/>
      </vt:variant>
      <vt:variant>
        <vt:lpwstr>_Toc36553099</vt:lpwstr>
      </vt:variant>
      <vt:variant>
        <vt:i4>1835068</vt:i4>
      </vt:variant>
      <vt:variant>
        <vt:i4>626</vt:i4>
      </vt:variant>
      <vt:variant>
        <vt:i4>0</vt:i4>
      </vt:variant>
      <vt:variant>
        <vt:i4>5</vt:i4>
      </vt:variant>
      <vt:variant>
        <vt:lpwstr/>
      </vt:variant>
      <vt:variant>
        <vt:lpwstr>_Toc36553098</vt:lpwstr>
      </vt:variant>
      <vt:variant>
        <vt:i4>1245244</vt:i4>
      </vt:variant>
      <vt:variant>
        <vt:i4>620</vt:i4>
      </vt:variant>
      <vt:variant>
        <vt:i4>0</vt:i4>
      </vt:variant>
      <vt:variant>
        <vt:i4>5</vt:i4>
      </vt:variant>
      <vt:variant>
        <vt:lpwstr/>
      </vt:variant>
      <vt:variant>
        <vt:lpwstr>_Toc36553097</vt:lpwstr>
      </vt:variant>
      <vt:variant>
        <vt:i4>1179708</vt:i4>
      </vt:variant>
      <vt:variant>
        <vt:i4>614</vt:i4>
      </vt:variant>
      <vt:variant>
        <vt:i4>0</vt:i4>
      </vt:variant>
      <vt:variant>
        <vt:i4>5</vt:i4>
      </vt:variant>
      <vt:variant>
        <vt:lpwstr/>
      </vt:variant>
      <vt:variant>
        <vt:lpwstr>_Toc36553096</vt:lpwstr>
      </vt:variant>
      <vt:variant>
        <vt:i4>1114172</vt:i4>
      </vt:variant>
      <vt:variant>
        <vt:i4>608</vt:i4>
      </vt:variant>
      <vt:variant>
        <vt:i4>0</vt:i4>
      </vt:variant>
      <vt:variant>
        <vt:i4>5</vt:i4>
      </vt:variant>
      <vt:variant>
        <vt:lpwstr/>
      </vt:variant>
      <vt:variant>
        <vt:lpwstr>_Toc36553095</vt:lpwstr>
      </vt:variant>
      <vt:variant>
        <vt:i4>1048636</vt:i4>
      </vt:variant>
      <vt:variant>
        <vt:i4>602</vt:i4>
      </vt:variant>
      <vt:variant>
        <vt:i4>0</vt:i4>
      </vt:variant>
      <vt:variant>
        <vt:i4>5</vt:i4>
      </vt:variant>
      <vt:variant>
        <vt:lpwstr/>
      </vt:variant>
      <vt:variant>
        <vt:lpwstr>_Toc36553094</vt:lpwstr>
      </vt:variant>
      <vt:variant>
        <vt:i4>1507388</vt:i4>
      </vt:variant>
      <vt:variant>
        <vt:i4>596</vt:i4>
      </vt:variant>
      <vt:variant>
        <vt:i4>0</vt:i4>
      </vt:variant>
      <vt:variant>
        <vt:i4>5</vt:i4>
      </vt:variant>
      <vt:variant>
        <vt:lpwstr/>
      </vt:variant>
      <vt:variant>
        <vt:lpwstr>_Toc36553093</vt:lpwstr>
      </vt:variant>
      <vt:variant>
        <vt:i4>1441852</vt:i4>
      </vt:variant>
      <vt:variant>
        <vt:i4>590</vt:i4>
      </vt:variant>
      <vt:variant>
        <vt:i4>0</vt:i4>
      </vt:variant>
      <vt:variant>
        <vt:i4>5</vt:i4>
      </vt:variant>
      <vt:variant>
        <vt:lpwstr/>
      </vt:variant>
      <vt:variant>
        <vt:lpwstr>_Toc36553092</vt:lpwstr>
      </vt:variant>
      <vt:variant>
        <vt:i4>1376316</vt:i4>
      </vt:variant>
      <vt:variant>
        <vt:i4>584</vt:i4>
      </vt:variant>
      <vt:variant>
        <vt:i4>0</vt:i4>
      </vt:variant>
      <vt:variant>
        <vt:i4>5</vt:i4>
      </vt:variant>
      <vt:variant>
        <vt:lpwstr/>
      </vt:variant>
      <vt:variant>
        <vt:lpwstr>_Toc36553091</vt:lpwstr>
      </vt:variant>
      <vt:variant>
        <vt:i4>1310780</vt:i4>
      </vt:variant>
      <vt:variant>
        <vt:i4>578</vt:i4>
      </vt:variant>
      <vt:variant>
        <vt:i4>0</vt:i4>
      </vt:variant>
      <vt:variant>
        <vt:i4>5</vt:i4>
      </vt:variant>
      <vt:variant>
        <vt:lpwstr/>
      </vt:variant>
      <vt:variant>
        <vt:lpwstr>_Toc36553090</vt:lpwstr>
      </vt:variant>
      <vt:variant>
        <vt:i4>1900605</vt:i4>
      </vt:variant>
      <vt:variant>
        <vt:i4>572</vt:i4>
      </vt:variant>
      <vt:variant>
        <vt:i4>0</vt:i4>
      </vt:variant>
      <vt:variant>
        <vt:i4>5</vt:i4>
      </vt:variant>
      <vt:variant>
        <vt:lpwstr/>
      </vt:variant>
      <vt:variant>
        <vt:lpwstr>_Toc36553089</vt:lpwstr>
      </vt:variant>
      <vt:variant>
        <vt:i4>1835069</vt:i4>
      </vt:variant>
      <vt:variant>
        <vt:i4>566</vt:i4>
      </vt:variant>
      <vt:variant>
        <vt:i4>0</vt:i4>
      </vt:variant>
      <vt:variant>
        <vt:i4>5</vt:i4>
      </vt:variant>
      <vt:variant>
        <vt:lpwstr/>
      </vt:variant>
      <vt:variant>
        <vt:lpwstr>_Toc36553088</vt:lpwstr>
      </vt:variant>
      <vt:variant>
        <vt:i4>1245245</vt:i4>
      </vt:variant>
      <vt:variant>
        <vt:i4>560</vt:i4>
      </vt:variant>
      <vt:variant>
        <vt:i4>0</vt:i4>
      </vt:variant>
      <vt:variant>
        <vt:i4>5</vt:i4>
      </vt:variant>
      <vt:variant>
        <vt:lpwstr/>
      </vt:variant>
      <vt:variant>
        <vt:lpwstr>_Toc36553087</vt:lpwstr>
      </vt:variant>
      <vt:variant>
        <vt:i4>1179709</vt:i4>
      </vt:variant>
      <vt:variant>
        <vt:i4>554</vt:i4>
      </vt:variant>
      <vt:variant>
        <vt:i4>0</vt:i4>
      </vt:variant>
      <vt:variant>
        <vt:i4>5</vt:i4>
      </vt:variant>
      <vt:variant>
        <vt:lpwstr/>
      </vt:variant>
      <vt:variant>
        <vt:lpwstr>_Toc36553086</vt:lpwstr>
      </vt:variant>
      <vt:variant>
        <vt:i4>1114173</vt:i4>
      </vt:variant>
      <vt:variant>
        <vt:i4>548</vt:i4>
      </vt:variant>
      <vt:variant>
        <vt:i4>0</vt:i4>
      </vt:variant>
      <vt:variant>
        <vt:i4>5</vt:i4>
      </vt:variant>
      <vt:variant>
        <vt:lpwstr/>
      </vt:variant>
      <vt:variant>
        <vt:lpwstr>_Toc36553085</vt:lpwstr>
      </vt:variant>
      <vt:variant>
        <vt:i4>1048637</vt:i4>
      </vt:variant>
      <vt:variant>
        <vt:i4>542</vt:i4>
      </vt:variant>
      <vt:variant>
        <vt:i4>0</vt:i4>
      </vt:variant>
      <vt:variant>
        <vt:i4>5</vt:i4>
      </vt:variant>
      <vt:variant>
        <vt:lpwstr/>
      </vt:variant>
      <vt:variant>
        <vt:lpwstr>_Toc36553084</vt:lpwstr>
      </vt:variant>
      <vt:variant>
        <vt:i4>1507389</vt:i4>
      </vt:variant>
      <vt:variant>
        <vt:i4>536</vt:i4>
      </vt:variant>
      <vt:variant>
        <vt:i4>0</vt:i4>
      </vt:variant>
      <vt:variant>
        <vt:i4>5</vt:i4>
      </vt:variant>
      <vt:variant>
        <vt:lpwstr/>
      </vt:variant>
      <vt:variant>
        <vt:lpwstr>_Toc36553083</vt:lpwstr>
      </vt:variant>
      <vt:variant>
        <vt:i4>1441853</vt:i4>
      </vt:variant>
      <vt:variant>
        <vt:i4>530</vt:i4>
      </vt:variant>
      <vt:variant>
        <vt:i4>0</vt:i4>
      </vt:variant>
      <vt:variant>
        <vt:i4>5</vt:i4>
      </vt:variant>
      <vt:variant>
        <vt:lpwstr/>
      </vt:variant>
      <vt:variant>
        <vt:lpwstr>_Toc36553082</vt:lpwstr>
      </vt:variant>
      <vt:variant>
        <vt:i4>1376317</vt:i4>
      </vt:variant>
      <vt:variant>
        <vt:i4>524</vt:i4>
      </vt:variant>
      <vt:variant>
        <vt:i4>0</vt:i4>
      </vt:variant>
      <vt:variant>
        <vt:i4>5</vt:i4>
      </vt:variant>
      <vt:variant>
        <vt:lpwstr/>
      </vt:variant>
      <vt:variant>
        <vt:lpwstr>_Toc36553081</vt:lpwstr>
      </vt:variant>
      <vt:variant>
        <vt:i4>1310781</vt:i4>
      </vt:variant>
      <vt:variant>
        <vt:i4>518</vt:i4>
      </vt:variant>
      <vt:variant>
        <vt:i4>0</vt:i4>
      </vt:variant>
      <vt:variant>
        <vt:i4>5</vt:i4>
      </vt:variant>
      <vt:variant>
        <vt:lpwstr/>
      </vt:variant>
      <vt:variant>
        <vt:lpwstr>_Toc36553080</vt:lpwstr>
      </vt:variant>
      <vt:variant>
        <vt:i4>1900594</vt:i4>
      </vt:variant>
      <vt:variant>
        <vt:i4>512</vt:i4>
      </vt:variant>
      <vt:variant>
        <vt:i4>0</vt:i4>
      </vt:variant>
      <vt:variant>
        <vt:i4>5</vt:i4>
      </vt:variant>
      <vt:variant>
        <vt:lpwstr/>
      </vt:variant>
      <vt:variant>
        <vt:lpwstr>_Toc36553079</vt:lpwstr>
      </vt:variant>
      <vt:variant>
        <vt:i4>1835058</vt:i4>
      </vt:variant>
      <vt:variant>
        <vt:i4>506</vt:i4>
      </vt:variant>
      <vt:variant>
        <vt:i4>0</vt:i4>
      </vt:variant>
      <vt:variant>
        <vt:i4>5</vt:i4>
      </vt:variant>
      <vt:variant>
        <vt:lpwstr/>
      </vt:variant>
      <vt:variant>
        <vt:lpwstr>_Toc36553078</vt:lpwstr>
      </vt:variant>
      <vt:variant>
        <vt:i4>1245234</vt:i4>
      </vt:variant>
      <vt:variant>
        <vt:i4>500</vt:i4>
      </vt:variant>
      <vt:variant>
        <vt:i4>0</vt:i4>
      </vt:variant>
      <vt:variant>
        <vt:i4>5</vt:i4>
      </vt:variant>
      <vt:variant>
        <vt:lpwstr/>
      </vt:variant>
      <vt:variant>
        <vt:lpwstr>_Toc36553077</vt:lpwstr>
      </vt:variant>
      <vt:variant>
        <vt:i4>1179698</vt:i4>
      </vt:variant>
      <vt:variant>
        <vt:i4>494</vt:i4>
      </vt:variant>
      <vt:variant>
        <vt:i4>0</vt:i4>
      </vt:variant>
      <vt:variant>
        <vt:i4>5</vt:i4>
      </vt:variant>
      <vt:variant>
        <vt:lpwstr/>
      </vt:variant>
      <vt:variant>
        <vt:lpwstr>_Toc36553076</vt:lpwstr>
      </vt:variant>
      <vt:variant>
        <vt:i4>1114162</vt:i4>
      </vt:variant>
      <vt:variant>
        <vt:i4>488</vt:i4>
      </vt:variant>
      <vt:variant>
        <vt:i4>0</vt:i4>
      </vt:variant>
      <vt:variant>
        <vt:i4>5</vt:i4>
      </vt:variant>
      <vt:variant>
        <vt:lpwstr/>
      </vt:variant>
      <vt:variant>
        <vt:lpwstr>_Toc36553075</vt:lpwstr>
      </vt:variant>
      <vt:variant>
        <vt:i4>1048626</vt:i4>
      </vt:variant>
      <vt:variant>
        <vt:i4>482</vt:i4>
      </vt:variant>
      <vt:variant>
        <vt:i4>0</vt:i4>
      </vt:variant>
      <vt:variant>
        <vt:i4>5</vt:i4>
      </vt:variant>
      <vt:variant>
        <vt:lpwstr/>
      </vt:variant>
      <vt:variant>
        <vt:lpwstr>_Toc36553074</vt:lpwstr>
      </vt:variant>
      <vt:variant>
        <vt:i4>1507378</vt:i4>
      </vt:variant>
      <vt:variant>
        <vt:i4>476</vt:i4>
      </vt:variant>
      <vt:variant>
        <vt:i4>0</vt:i4>
      </vt:variant>
      <vt:variant>
        <vt:i4>5</vt:i4>
      </vt:variant>
      <vt:variant>
        <vt:lpwstr/>
      </vt:variant>
      <vt:variant>
        <vt:lpwstr>_Toc36553073</vt:lpwstr>
      </vt:variant>
      <vt:variant>
        <vt:i4>1441842</vt:i4>
      </vt:variant>
      <vt:variant>
        <vt:i4>470</vt:i4>
      </vt:variant>
      <vt:variant>
        <vt:i4>0</vt:i4>
      </vt:variant>
      <vt:variant>
        <vt:i4>5</vt:i4>
      </vt:variant>
      <vt:variant>
        <vt:lpwstr/>
      </vt:variant>
      <vt:variant>
        <vt:lpwstr>_Toc36553072</vt:lpwstr>
      </vt:variant>
      <vt:variant>
        <vt:i4>1376306</vt:i4>
      </vt:variant>
      <vt:variant>
        <vt:i4>464</vt:i4>
      </vt:variant>
      <vt:variant>
        <vt:i4>0</vt:i4>
      </vt:variant>
      <vt:variant>
        <vt:i4>5</vt:i4>
      </vt:variant>
      <vt:variant>
        <vt:lpwstr/>
      </vt:variant>
      <vt:variant>
        <vt:lpwstr>_Toc36553071</vt:lpwstr>
      </vt:variant>
      <vt:variant>
        <vt:i4>1310770</vt:i4>
      </vt:variant>
      <vt:variant>
        <vt:i4>458</vt:i4>
      </vt:variant>
      <vt:variant>
        <vt:i4>0</vt:i4>
      </vt:variant>
      <vt:variant>
        <vt:i4>5</vt:i4>
      </vt:variant>
      <vt:variant>
        <vt:lpwstr/>
      </vt:variant>
      <vt:variant>
        <vt:lpwstr>_Toc36553070</vt:lpwstr>
      </vt:variant>
      <vt:variant>
        <vt:i4>1900595</vt:i4>
      </vt:variant>
      <vt:variant>
        <vt:i4>452</vt:i4>
      </vt:variant>
      <vt:variant>
        <vt:i4>0</vt:i4>
      </vt:variant>
      <vt:variant>
        <vt:i4>5</vt:i4>
      </vt:variant>
      <vt:variant>
        <vt:lpwstr/>
      </vt:variant>
      <vt:variant>
        <vt:lpwstr>_Toc36553069</vt:lpwstr>
      </vt:variant>
      <vt:variant>
        <vt:i4>1835059</vt:i4>
      </vt:variant>
      <vt:variant>
        <vt:i4>446</vt:i4>
      </vt:variant>
      <vt:variant>
        <vt:i4>0</vt:i4>
      </vt:variant>
      <vt:variant>
        <vt:i4>5</vt:i4>
      </vt:variant>
      <vt:variant>
        <vt:lpwstr/>
      </vt:variant>
      <vt:variant>
        <vt:lpwstr>_Toc36553068</vt:lpwstr>
      </vt:variant>
      <vt:variant>
        <vt:i4>1245235</vt:i4>
      </vt:variant>
      <vt:variant>
        <vt:i4>440</vt:i4>
      </vt:variant>
      <vt:variant>
        <vt:i4>0</vt:i4>
      </vt:variant>
      <vt:variant>
        <vt:i4>5</vt:i4>
      </vt:variant>
      <vt:variant>
        <vt:lpwstr/>
      </vt:variant>
      <vt:variant>
        <vt:lpwstr>_Toc36553067</vt:lpwstr>
      </vt:variant>
      <vt:variant>
        <vt:i4>1179699</vt:i4>
      </vt:variant>
      <vt:variant>
        <vt:i4>434</vt:i4>
      </vt:variant>
      <vt:variant>
        <vt:i4>0</vt:i4>
      </vt:variant>
      <vt:variant>
        <vt:i4>5</vt:i4>
      </vt:variant>
      <vt:variant>
        <vt:lpwstr/>
      </vt:variant>
      <vt:variant>
        <vt:lpwstr>_Toc36553066</vt:lpwstr>
      </vt:variant>
      <vt:variant>
        <vt:i4>1114163</vt:i4>
      </vt:variant>
      <vt:variant>
        <vt:i4>428</vt:i4>
      </vt:variant>
      <vt:variant>
        <vt:i4>0</vt:i4>
      </vt:variant>
      <vt:variant>
        <vt:i4>5</vt:i4>
      </vt:variant>
      <vt:variant>
        <vt:lpwstr/>
      </vt:variant>
      <vt:variant>
        <vt:lpwstr>_Toc36553065</vt:lpwstr>
      </vt:variant>
      <vt:variant>
        <vt:i4>1048627</vt:i4>
      </vt:variant>
      <vt:variant>
        <vt:i4>422</vt:i4>
      </vt:variant>
      <vt:variant>
        <vt:i4>0</vt:i4>
      </vt:variant>
      <vt:variant>
        <vt:i4>5</vt:i4>
      </vt:variant>
      <vt:variant>
        <vt:lpwstr/>
      </vt:variant>
      <vt:variant>
        <vt:lpwstr>_Toc36553064</vt:lpwstr>
      </vt:variant>
      <vt:variant>
        <vt:i4>1507379</vt:i4>
      </vt:variant>
      <vt:variant>
        <vt:i4>416</vt:i4>
      </vt:variant>
      <vt:variant>
        <vt:i4>0</vt:i4>
      </vt:variant>
      <vt:variant>
        <vt:i4>5</vt:i4>
      </vt:variant>
      <vt:variant>
        <vt:lpwstr/>
      </vt:variant>
      <vt:variant>
        <vt:lpwstr>_Toc36553063</vt:lpwstr>
      </vt:variant>
      <vt:variant>
        <vt:i4>1441843</vt:i4>
      </vt:variant>
      <vt:variant>
        <vt:i4>410</vt:i4>
      </vt:variant>
      <vt:variant>
        <vt:i4>0</vt:i4>
      </vt:variant>
      <vt:variant>
        <vt:i4>5</vt:i4>
      </vt:variant>
      <vt:variant>
        <vt:lpwstr/>
      </vt:variant>
      <vt:variant>
        <vt:lpwstr>_Toc36553062</vt:lpwstr>
      </vt:variant>
      <vt:variant>
        <vt:i4>1376307</vt:i4>
      </vt:variant>
      <vt:variant>
        <vt:i4>404</vt:i4>
      </vt:variant>
      <vt:variant>
        <vt:i4>0</vt:i4>
      </vt:variant>
      <vt:variant>
        <vt:i4>5</vt:i4>
      </vt:variant>
      <vt:variant>
        <vt:lpwstr/>
      </vt:variant>
      <vt:variant>
        <vt:lpwstr>_Toc36553061</vt:lpwstr>
      </vt:variant>
      <vt:variant>
        <vt:i4>1310771</vt:i4>
      </vt:variant>
      <vt:variant>
        <vt:i4>398</vt:i4>
      </vt:variant>
      <vt:variant>
        <vt:i4>0</vt:i4>
      </vt:variant>
      <vt:variant>
        <vt:i4>5</vt:i4>
      </vt:variant>
      <vt:variant>
        <vt:lpwstr/>
      </vt:variant>
      <vt:variant>
        <vt:lpwstr>_Toc36553060</vt:lpwstr>
      </vt:variant>
      <vt:variant>
        <vt:i4>1900592</vt:i4>
      </vt:variant>
      <vt:variant>
        <vt:i4>392</vt:i4>
      </vt:variant>
      <vt:variant>
        <vt:i4>0</vt:i4>
      </vt:variant>
      <vt:variant>
        <vt:i4>5</vt:i4>
      </vt:variant>
      <vt:variant>
        <vt:lpwstr/>
      </vt:variant>
      <vt:variant>
        <vt:lpwstr>_Toc36553059</vt:lpwstr>
      </vt:variant>
      <vt:variant>
        <vt:i4>1835056</vt:i4>
      </vt:variant>
      <vt:variant>
        <vt:i4>386</vt:i4>
      </vt:variant>
      <vt:variant>
        <vt:i4>0</vt:i4>
      </vt:variant>
      <vt:variant>
        <vt:i4>5</vt:i4>
      </vt:variant>
      <vt:variant>
        <vt:lpwstr/>
      </vt:variant>
      <vt:variant>
        <vt:lpwstr>_Toc36553058</vt:lpwstr>
      </vt:variant>
      <vt:variant>
        <vt:i4>1245232</vt:i4>
      </vt:variant>
      <vt:variant>
        <vt:i4>380</vt:i4>
      </vt:variant>
      <vt:variant>
        <vt:i4>0</vt:i4>
      </vt:variant>
      <vt:variant>
        <vt:i4>5</vt:i4>
      </vt:variant>
      <vt:variant>
        <vt:lpwstr/>
      </vt:variant>
      <vt:variant>
        <vt:lpwstr>_Toc36553057</vt:lpwstr>
      </vt:variant>
      <vt:variant>
        <vt:i4>1179696</vt:i4>
      </vt:variant>
      <vt:variant>
        <vt:i4>374</vt:i4>
      </vt:variant>
      <vt:variant>
        <vt:i4>0</vt:i4>
      </vt:variant>
      <vt:variant>
        <vt:i4>5</vt:i4>
      </vt:variant>
      <vt:variant>
        <vt:lpwstr/>
      </vt:variant>
      <vt:variant>
        <vt:lpwstr>_Toc36553056</vt:lpwstr>
      </vt:variant>
      <vt:variant>
        <vt:i4>1114160</vt:i4>
      </vt:variant>
      <vt:variant>
        <vt:i4>368</vt:i4>
      </vt:variant>
      <vt:variant>
        <vt:i4>0</vt:i4>
      </vt:variant>
      <vt:variant>
        <vt:i4>5</vt:i4>
      </vt:variant>
      <vt:variant>
        <vt:lpwstr/>
      </vt:variant>
      <vt:variant>
        <vt:lpwstr>_Toc36553055</vt:lpwstr>
      </vt:variant>
      <vt:variant>
        <vt:i4>1048624</vt:i4>
      </vt:variant>
      <vt:variant>
        <vt:i4>362</vt:i4>
      </vt:variant>
      <vt:variant>
        <vt:i4>0</vt:i4>
      </vt:variant>
      <vt:variant>
        <vt:i4>5</vt:i4>
      </vt:variant>
      <vt:variant>
        <vt:lpwstr/>
      </vt:variant>
      <vt:variant>
        <vt:lpwstr>_Toc36553054</vt:lpwstr>
      </vt:variant>
      <vt:variant>
        <vt:i4>1507376</vt:i4>
      </vt:variant>
      <vt:variant>
        <vt:i4>356</vt:i4>
      </vt:variant>
      <vt:variant>
        <vt:i4>0</vt:i4>
      </vt:variant>
      <vt:variant>
        <vt:i4>5</vt:i4>
      </vt:variant>
      <vt:variant>
        <vt:lpwstr/>
      </vt:variant>
      <vt:variant>
        <vt:lpwstr>_Toc36553053</vt:lpwstr>
      </vt:variant>
      <vt:variant>
        <vt:i4>1441840</vt:i4>
      </vt:variant>
      <vt:variant>
        <vt:i4>350</vt:i4>
      </vt:variant>
      <vt:variant>
        <vt:i4>0</vt:i4>
      </vt:variant>
      <vt:variant>
        <vt:i4>5</vt:i4>
      </vt:variant>
      <vt:variant>
        <vt:lpwstr/>
      </vt:variant>
      <vt:variant>
        <vt:lpwstr>_Toc36553052</vt:lpwstr>
      </vt:variant>
      <vt:variant>
        <vt:i4>1376304</vt:i4>
      </vt:variant>
      <vt:variant>
        <vt:i4>344</vt:i4>
      </vt:variant>
      <vt:variant>
        <vt:i4>0</vt:i4>
      </vt:variant>
      <vt:variant>
        <vt:i4>5</vt:i4>
      </vt:variant>
      <vt:variant>
        <vt:lpwstr/>
      </vt:variant>
      <vt:variant>
        <vt:lpwstr>_Toc36553051</vt:lpwstr>
      </vt:variant>
      <vt:variant>
        <vt:i4>1310768</vt:i4>
      </vt:variant>
      <vt:variant>
        <vt:i4>338</vt:i4>
      </vt:variant>
      <vt:variant>
        <vt:i4>0</vt:i4>
      </vt:variant>
      <vt:variant>
        <vt:i4>5</vt:i4>
      </vt:variant>
      <vt:variant>
        <vt:lpwstr/>
      </vt:variant>
      <vt:variant>
        <vt:lpwstr>_Toc36553050</vt:lpwstr>
      </vt:variant>
      <vt:variant>
        <vt:i4>1900593</vt:i4>
      </vt:variant>
      <vt:variant>
        <vt:i4>332</vt:i4>
      </vt:variant>
      <vt:variant>
        <vt:i4>0</vt:i4>
      </vt:variant>
      <vt:variant>
        <vt:i4>5</vt:i4>
      </vt:variant>
      <vt:variant>
        <vt:lpwstr/>
      </vt:variant>
      <vt:variant>
        <vt:lpwstr>_Toc36553049</vt:lpwstr>
      </vt:variant>
      <vt:variant>
        <vt:i4>1835057</vt:i4>
      </vt:variant>
      <vt:variant>
        <vt:i4>326</vt:i4>
      </vt:variant>
      <vt:variant>
        <vt:i4>0</vt:i4>
      </vt:variant>
      <vt:variant>
        <vt:i4>5</vt:i4>
      </vt:variant>
      <vt:variant>
        <vt:lpwstr/>
      </vt:variant>
      <vt:variant>
        <vt:lpwstr>_Toc36553048</vt:lpwstr>
      </vt:variant>
      <vt:variant>
        <vt:i4>1245233</vt:i4>
      </vt:variant>
      <vt:variant>
        <vt:i4>320</vt:i4>
      </vt:variant>
      <vt:variant>
        <vt:i4>0</vt:i4>
      </vt:variant>
      <vt:variant>
        <vt:i4>5</vt:i4>
      </vt:variant>
      <vt:variant>
        <vt:lpwstr/>
      </vt:variant>
      <vt:variant>
        <vt:lpwstr>_Toc36553047</vt:lpwstr>
      </vt:variant>
      <vt:variant>
        <vt:i4>1179697</vt:i4>
      </vt:variant>
      <vt:variant>
        <vt:i4>314</vt:i4>
      </vt:variant>
      <vt:variant>
        <vt:i4>0</vt:i4>
      </vt:variant>
      <vt:variant>
        <vt:i4>5</vt:i4>
      </vt:variant>
      <vt:variant>
        <vt:lpwstr/>
      </vt:variant>
      <vt:variant>
        <vt:lpwstr>_Toc36553046</vt:lpwstr>
      </vt:variant>
      <vt:variant>
        <vt:i4>1114161</vt:i4>
      </vt:variant>
      <vt:variant>
        <vt:i4>308</vt:i4>
      </vt:variant>
      <vt:variant>
        <vt:i4>0</vt:i4>
      </vt:variant>
      <vt:variant>
        <vt:i4>5</vt:i4>
      </vt:variant>
      <vt:variant>
        <vt:lpwstr/>
      </vt:variant>
      <vt:variant>
        <vt:lpwstr>_Toc36553045</vt:lpwstr>
      </vt:variant>
      <vt:variant>
        <vt:i4>1048625</vt:i4>
      </vt:variant>
      <vt:variant>
        <vt:i4>302</vt:i4>
      </vt:variant>
      <vt:variant>
        <vt:i4>0</vt:i4>
      </vt:variant>
      <vt:variant>
        <vt:i4>5</vt:i4>
      </vt:variant>
      <vt:variant>
        <vt:lpwstr/>
      </vt:variant>
      <vt:variant>
        <vt:lpwstr>_Toc36553044</vt:lpwstr>
      </vt:variant>
      <vt:variant>
        <vt:i4>1507377</vt:i4>
      </vt:variant>
      <vt:variant>
        <vt:i4>296</vt:i4>
      </vt:variant>
      <vt:variant>
        <vt:i4>0</vt:i4>
      </vt:variant>
      <vt:variant>
        <vt:i4>5</vt:i4>
      </vt:variant>
      <vt:variant>
        <vt:lpwstr/>
      </vt:variant>
      <vt:variant>
        <vt:lpwstr>_Toc36553043</vt:lpwstr>
      </vt:variant>
      <vt:variant>
        <vt:i4>1441841</vt:i4>
      </vt:variant>
      <vt:variant>
        <vt:i4>290</vt:i4>
      </vt:variant>
      <vt:variant>
        <vt:i4>0</vt:i4>
      </vt:variant>
      <vt:variant>
        <vt:i4>5</vt:i4>
      </vt:variant>
      <vt:variant>
        <vt:lpwstr/>
      </vt:variant>
      <vt:variant>
        <vt:lpwstr>_Toc36553042</vt:lpwstr>
      </vt:variant>
      <vt:variant>
        <vt:i4>1376305</vt:i4>
      </vt:variant>
      <vt:variant>
        <vt:i4>284</vt:i4>
      </vt:variant>
      <vt:variant>
        <vt:i4>0</vt:i4>
      </vt:variant>
      <vt:variant>
        <vt:i4>5</vt:i4>
      </vt:variant>
      <vt:variant>
        <vt:lpwstr/>
      </vt:variant>
      <vt:variant>
        <vt:lpwstr>_Toc36553041</vt:lpwstr>
      </vt:variant>
      <vt:variant>
        <vt:i4>1310769</vt:i4>
      </vt:variant>
      <vt:variant>
        <vt:i4>278</vt:i4>
      </vt:variant>
      <vt:variant>
        <vt:i4>0</vt:i4>
      </vt:variant>
      <vt:variant>
        <vt:i4>5</vt:i4>
      </vt:variant>
      <vt:variant>
        <vt:lpwstr/>
      </vt:variant>
      <vt:variant>
        <vt:lpwstr>_Toc36553040</vt:lpwstr>
      </vt:variant>
      <vt:variant>
        <vt:i4>1900598</vt:i4>
      </vt:variant>
      <vt:variant>
        <vt:i4>272</vt:i4>
      </vt:variant>
      <vt:variant>
        <vt:i4>0</vt:i4>
      </vt:variant>
      <vt:variant>
        <vt:i4>5</vt:i4>
      </vt:variant>
      <vt:variant>
        <vt:lpwstr/>
      </vt:variant>
      <vt:variant>
        <vt:lpwstr>_Toc36553039</vt:lpwstr>
      </vt:variant>
      <vt:variant>
        <vt:i4>1835062</vt:i4>
      </vt:variant>
      <vt:variant>
        <vt:i4>266</vt:i4>
      </vt:variant>
      <vt:variant>
        <vt:i4>0</vt:i4>
      </vt:variant>
      <vt:variant>
        <vt:i4>5</vt:i4>
      </vt:variant>
      <vt:variant>
        <vt:lpwstr/>
      </vt:variant>
      <vt:variant>
        <vt:lpwstr>_Toc36553038</vt:lpwstr>
      </vt:variant>
      <vt:variant>
        <vt:i4>1245238</vt:i4>
      </vt:variant>
      <vt:variant>
        <vt:i4>260</vt:i4>
      </vt:variant>
      <vt:variant>
        <vt:i4>0</vt:i4>
      </vt:variant>
      <vt:variant>
        <vt:i4>5</vt:i4>
      </vt:variant>
      <vt:variant>
        <vt:lpwstr/>
      </vt:variant>
      <vt:variant>
        <vt:lpwstr>_Toc36553037</vt:lpwstr>
      </vt:variant>
      <vt:variant>
        <vt:i4>1179702</vt:i4>
      </vt:variant>
      <vt:variant>
        <vt:i4>254</vt:i4>
      </vt:variant>
      <vt:variant>
        <vt:i4>0</vt:i4>
      </vt:variant>
      <vt:variant>
        <vt:i4>5</vt:i4>
      </vt:variant>
      <vt:variant>
        <vt:lpwstr/>
      </vt:variant>
      <vt:variant>
        <vt:lpwstr>_Toc36553036</vt:lpwstr>
      </vt:variant>
      <vt:variant>
        <vt:i4>1114166</vt:i4>
      </vt:variant>
      <vt:variant>
        <vt:i4>248</vt:i4>
      </vt:variant>
      <vt:variant>
        <vt:i4>0</vt:i4>
      </vt:variant>
      <vt:variant>
        <vt:i4>5</vt:i4>
      </vt:variant>
      <vt:variant>
        <vt:lpwstr/>
      </vt:variant>
      <vt:variant>
        <vt:lpwstr>_Toc36553035</vt:lpwstr>
      </vt:variant>
      <vt:variant>
        <vt:i4>1048630</vt:i4>
      </vt:variant>
      <vt:variant>
        <vt:i4>242</vt:i4>
      </vt:variant>
      <vt:variant>
        <vt:i4>0</vt:i4>
      </vt:variant>
      <vt:variant>
        <vt:i4>5</vt:i4>
      </vt:variant>
      <vt:variant>
        <vt:lpwstr/>
      </vt:variant>
      <vt:variant>
        <vt:lpwstr>_Toc36553034</vt:lpwstr>
      </vt:variant>
      <vt:variant>
        <vt:i4>1507382</vt:i4>
      </vt:variant>
      <vt:variant>
        <vt:i4>236</vt:i4>
      </vt:variant>
      <vt:variant>
        <vt:i4>0</vt:i4>
      </vt:variant>
      <vt:variant>
        <vt:i4>5</vt:i4>
      </vt:variant>
      <vt:variant>
        <vt:lpwstr/>
      </vt:variant>
      <vt:variant>
        <vt:lpwstr>_Toc36553033</vt:lpwstr>
      </vt:variant>
      <vt:variant>
        <vt:i4>1441846</vt:i4>
      </vt:variant>
      <vt:variant>
        <vt:i4>230</vt:i4>
      </vt:variant>
      <vt:variant>
        <vt:i4>0</vt:i4>
      </vt:variant>
      <vt:variant>
        <vt:i4>5</vt:i4>
      </vt:variant>
      <vt:variant>
        <vt:lpwstr/>
      </vt:variant>
      <vt:variant>
        <vt:lpwstr>_Toc36553032</vt:lpwstr>
      </vt:variant>
      <vt:variant>
        <vt:i4>1376310</vt:i4>
      </vt:variant>
      <vt:variant>
        <vt:i4>224</vt:i4>
      </vt:variant>
      <vt:variant>
        <vt:i4>0</vt:i4>
      </vt:variant>
      <vt:variant>
        <vt:i4>5</vt:i4>
      </vt:variant>
      <vt:variant>
        <vt:lpwstr/>
      </vt:variant>
      <vt:variant>
        <vt:lpwstr>_Toc36553031</vt:lpwstr>
      </vt:variant>
      <vt:variant>
        <vt:i4>1310774</vt:i4>
      </vt:variant>
      <vt:variant>
        <vt:i4>218</vt:i4>
      </vt:variant>
      <vt:variant>
        <vt:i4>0</vt:i4>
      </vt:variant>
      <vt:variant>
        <vt:i4>5</vt:i4>
      </vt:variant>
      <vt:variant>
        <vt:lpwstr/>
      </vt:variant>
      <vt:variant>
        <vt:lpwstr>_Toc36553030</vt:lpwstr>
      </vt:variant>
      <vt:variant>
        <vt:i4>1900599</vt:i4>
      </vt:variant>
      <vt:variant>
        <vt:i4>212</vt:i4>
      </vt:variant>
      <vt:variant>
        <vt:i4>0</vt:i4>
      </vt:variant>
      <vt:variant>
        <vt:i4>5</vt:i4>
      </vt:variant>
      <vt:variant>
        <vt:lpwstr/>
      </vt:variant>
      <vt:variant>
        <vt:lpwstr>_Toc36553029</vt:lpwstr>
      </vt:variant>
      <vt:variant>
        <vt:i4>1835063</vt:i4>
      </vt:variant>
      <vt:variant>
        <vt:i4>206</vt:i4>
      </vt:variant>
      <vt:variant>
        <vt:i4>0</vt:i4>
      </vt:variant>
      <vt:variant>
        <vt:i4>5</vt:i4>
      </vt:variant>
      <vt:variant>
        <vt:lpwstr/>
      </vt:variant>
      <vt:variant>
        <vt:lpwstr>_Toc36553028</vt:lpwstr>
      </vt:variant>
      <vt:variant>
        <vt:i4>1245239</vt:i4>
      </vt:variant>
      <vt:variant>
        <vt:i4>200</vt:i4>
      </vt:variant>
      <vt:variant>
        <vt:i4>0</vt:i4>
      </vt:variant>
      <vt:variant>
        <vt:i4>5</vt:i4>
      </vt:variant>
      <vt:variant>
        <vt:lpwstr/>
      </vt:variant>
      <vt:variant>
        <vt:lpwstr>_Toc36553027</vt:lpwstr>
      </vt:variant>
      <vt:variant>
        <vt:i4>1179703</vt:i4>
      </vt:variant>
      <vt:variant>
        <vt:i4>194</vt:i4>
      </vt:variant>
      <vt:variant>
        <vt:i4>0</vt:i4>
      </vt:variant>
      <vt:variant>
        <vt:i4>5</vt:i4>
      </vt:variant>
      <vt:variant>
        <vt:lpwstr/>
      </vt:variant>
      <vt:variant>
        <vt:lpwstr>_Toc36553026</vt:lpwstr>
      </vt:variant>
      <vt:variant>
        <vt:i4>1114167</vt:i4>
      </vt:variant>
      <vt:variant>
        <vt:i4>188</vt:i4>
      </vt:variant>
      <vt:variant>
        <vt:i4>0</vt:i4>
      </vt:variant>
      <vt:variant>
        <vt:i4>5</vt:i4>
      </vt:variant>
      <vt:variant>
        <vt:lpwstr/>
      </vt:variant>
      <vt:variant>
        <vt:lpwstr>_Toc36553025</vt:lpwstr>
      </vt:variant>
      <vt:variant>
        <vt:i4>1048631</vt:i4>
      </vt:variant>
      <vt:variant>
        <vt:i4>182</vt:i4>
      </vt:variant>
      <vt:variant>
        <vt:i4>0</vt:i4>
      </vt:variant>
      <vt:variant>
        <vt:i4>5</vt:i4>
      </vt:variant>
      <vt:variant>
        <vt:lpwstr/>
      </vt:variant>
      <vt:variant>
        <vt:lpwstr>_Toc36553024</vt:lpwstr>
      </vt:variant>
      <vt:variant>
        <vt:i4>1507383</vt:i4>
      </vt:variant>
      <vt:variant>
        <vt:i4>176</vt:i4>
      </vt:variant>
      <vt:variant>
        <vt:i4>0</vt:i4>
      </vt:variant>
      <vt:variant>
        <vt:i4>5</vt:i4>
      </vt:variant>
      <vt:variant>
        <vt:lpwstr/>
      </vt:variant>
      <vt:variant>
        <vt:lpwstr>_Toc36553023</vt:lpwstr>
      </vt:variant>
      <vt:variant>
        <vt:i4>1441847</vt:i4>
      </vt:variant>
      <vt:variant>
        <vt:i4>170</vt:i4>
      </vt:variant>
      <vt:variant>
        <vt:i4>0</vt:i4>
      </vt:variant>
      <vt:variant>
        <vt:i4>5</vt:i4>
      </vt:variant>
      <vt:variant>
        <vt:lpwstr/>
      </vt:variant>
      <vt:variant>
        <vt:lpwstr>_Toc36553022</vt:lpwstr>
      </vt:variant>
      <vt:variant>
        <vt:i4>1376311</vt:i4>
      </vt:variant>
      <vt:variant>
        <vt:i4>164</vt:i4>
      </vt:variant>
      <vt:variant>
        <vt:i4>0</vt:i4>
      </vt:variant>
      <vt:variant>
        <vt:i4>5</vt:i4>
      </vt:variant>
      <vt:variant>
        <vt:lpwstr/>
      </vt:variant>
      <vt:variant>
        <vt:lpwstr>_Toc36553021</vt:lpwstr>
      </vt:variant>
      <vt:variant>
        <vt:i4>1310775</vt:i4>
      </vt:variant>
      <vt:variant>
        <vt:i4>158</vt:i4>
      </vt:variant>
      <vt:variant>
        <vt:i4>0</vt:i4>
      </vt:variant>
      <vt:variant>
        <vt:i4>5</vt:i4>
      </vt:variant>
      <vt:variant>
        <vt:lpwstr/>
      </vt:variant>
      <vt:variant>
        <vt:lpwstr>_Toc36553020</vt:lpwstr>
      </vt:variant>
      <vt:variant>
        <vt:i4>1900596</vt:i4>
      </vt:variant>
      <vt:variant>
        <vt:i4>152</vt:i4>
      </vt:variant>
      <vt:variant>
        <vt:i4>0</vt:i4>
      </vt:variant>
      <vt:variant>
        <vt:i4>5</vt:i4>
      </vt:variant>
      <vt:variant>
        <vt:lpwstr/>
      </vt:variant>
      <vt:variant>
        <vt:lpwstr>_Toc36553019</vt:lpwstr>
      </vt:variant>
      <vt:variant>
        <vt:i4>1835060</vt:i4>
      </vt:variant>
      <vt:variant>
        <vt:i4>146</vt:i4>
      </vt:variant>
      <vt:variant>
        <vt:i4>0</vt:i4>
      </vt:variant>
      <vt:variant>
        <vt:i4>5</vt:i4>
      </vt:variant>
      <vt:variant>
        <vt:lpwstr/>
      </vt:variant>
      <vt:variant>
        <vt:lpwstr>_Toc36553018</vt:lpwstr>
      </vt:variant>
      <vt:variant>
        <vt:i4>1245236</vt:i4>
      </vt:variant>
      <vt:variant>
        <vt:i4>140</vt:i4>
      </vt:variant>
      <vt:variant>
        <vt:i4>0</vt:i4>
      </vt:variant>
      <vt:variant>
        <vt:i4>5</vt:i4>
      </vt:variant>
      <vt:variant>
        <vt:lpwstr/>
      </vt:variant>
      <vt:variant>
        <vt:lpwstr>_Toc36553017</vt:lpwstr>
      </vt:variant>
      <vt:variant>
        <vt:i4>1179700</vt:i4>
      </vt:variant>
      <vt:variant>
        <vt:i4>134</vt:i4>
      </vt:variant>
      <vt:variant>
        <vt:i4>0</vt:i4>
      </vt:variant>
      <vt:variant>
        <vt:i4>5</vt:i4>
      </vt:variant>
      <vt:variant>
        <vt:lpwstr/>
      </vt:variant>
      <vt:variant>
        <vt:lpwstr>_Toc36553016</vt:lpwstr>
      </vt:variant>
      <vt:variant>
        <vt:i4>1114164</vt:i4>
      </vt:variant>
      <vt:variant>
        <vt:i4>128</vt:i4>
      </vt:variant>
      <vt:variant>
        <vt:i4>0</vt:i4>
      </vt:variant>
      <vt:variant>
        <vt:i4>5</vt:i4>
      </vt:variant>
      <vt:variant>
        <vt:lpwstr/>
      </vt:variant>
      <vt:variant>
        <vt:lpwstr>_Toc36553015</vt:lpwstr>
      </vt:variant>
      <vt:variant>
        <vt:i4>1048628</vt:i4>
      </vt:variant>
      <vt:variant>
        <vt:i4>122</vt:i4>
      </vt:variant>
      <vt:variant>
        <vt:i4>0</vt:i4>
      </vt:variant>
      <vt:variant>
        <vt:i4>5</vt:i4>
      </vt:variant>
      <vt:variant>
        <vt:lpwstr/>
      </vt:variant>
      <vt:variant>
        <vt:lpwstr>_Toc36553014</vt:lpwstr>
      </vt:variant>
      <vt:variant>
        <vt:i4>1507380</vt:i4>
      </vt:variant>
      <vt:variant>
        <vt:i4>116</vt:i4>
      </vt:variant>
      <vt:variant>
        <vt:i4>0</vt:i4>
      </vt:variant>
      <vt:variant>
        <vt:i4>5</vt:i4>
      </vt:variant>
      <vt:variant>
        <vt:lpwstr/>
      </vt:variant>
      <vt:variant>
        <vt:lpwstr>_Toc36553013</vt:lpwstr>
      </vt:variant>
      <vt:variant>
        <vt:i4>1441844</vt:i4>
      </vt:variant>
      <vt:variant>
        <vt:i4>110</vt:i4>
      </vt:variant>
      <vt:variant>
        <vt:i4>0</vt:i4>
      </vt:variant>
      <vt:variant>
        <vt:i4>5</vt:i4>
      </vt:variant>
      <vt:variant>
        <vt:lpwstr/>
      </vt:variant>
      <vt:variant>
        <vt:lpwstr>_Toc36553012</vt:lpwstr>
      </vt:variant>
      <vt:variant>
        <vt:i4>1376308</vt:i4>
      </vt:variant>
      <vt:variant>
        <vt:i4>104</vt:i4>
      </vt:variant>
      <vt:variant>
        <vt:i4>0</vt:i4>
      </vt:variant>
      <vt:variant>
        <vt:i4>5</vt:i4>
      </vt:variant>
      <vt:variant>
        <vt:lpwstr/>
      </vt:variant>
      <vt:variant>
        <vt:lpwstr>_Toc36553011</vt:lpwstr>
      </vt:variant>
      <vt:variant>
        <vt:i4>1310772</vt:i4>
      </vt:variant>
      <vt:variant>
        <vt:i4>98</vt:i4>
      </vt:variant>
      <vt:variant>
        <vt:i4>0</vt:i4>
      </vt:variant>
      <vt:variant>
        <vt:i4>5</vt:i4>
      </vt:variant>
      <vt:variant>
        <vt:lpwstr/>
      </vt:variant>
      <vt:variant>
        <vt:lpwstr>_Toc36553010</vt:lpwstr>
      </vt:variant>
      <vt:variant>
        <vt:i4>1900597</vt:i4>
      </vt:variant>
      <vt:variant>
        <vt:i4>92</vt:i4>
      </vt:variant>
      <vt:variant>
        <vt:i4>0</vt:i4>
      </vt:variant>
      <vt:variant>
        <vt:i4>5</vt:i4>
      </vt:variant>
      <vt:variant>
        <vt:lpwstr/>
      </vt:variant>
      <vt:variant>
        <vt:lpwstr>_Toc36553009</vt:lpwstr>
      </vt:variant>
      <vt:variant>
        <vt:i4>1835061</vt:i4>
      </vt:variant>
      <vt:variant>
        <vt:i4>86</vt:i4>
      </vt:variant>
      <vt:variant>
        <vt:i4>0</vt:i4>
      </vt:variant>
      <vt:variant>
        <vt:i4>5</vt:i4>
      </vt:variant>
      <vt:variant>
        <vt:lpwstr/>
      </vt:variant>
      <vt:variant>
        <vt:lpwstr>_Toc36553008</vt:lpwstr>
      </vt:variant>
      <vt:variant>
        <vt:i4>1245237</vt:i4>
      </vt:variant>
      <vt:variant>
        <vt:i4>80</vt:i4>
      </vt:variant>
      <vt:variant>
        <vt:i4>0</vt:i4>
      </vt:variant>
      <vt:variant>
        <vt:i4>5</vt:i4>
      </vt:variant>
      <vt:variant>
        <vt:lpwstr/>
      </vt:variant>
      <vt:variant>
        <vt:lpwstr>_Toc36553007</vt:lpwstr>
      </vt:variant>
      <vt:variant>
        <vt:i4>1179701</vt:i4>
      </vt:variant>
      <vt:variant>
        <vt:i4>74</vt:i4>
      </vt:variant>
      <vt:variant>
        <vt:i4>0</vt:i4>
      </vt:variant>
      <vt:variant>
        <vt:i4>5</vt:i4>
      </vt:variant>
      <vt:variant>
        <vt:lpwstr/>
      </vt:variant>
      <vt:variant>
        <vt:lpwstr>_Toc36553006</vt:lpwstr>
      </vt:variant>
      <vt:variant>
        <vt:i4>1114165</vt:i4>
      </vt:variant>
      <vt:variant>
        <vt:i4>68</vt:i4>
      </vt:variant>
      <vt:variant>
        <vt:i4>0</vt:i4>
      </vt:variant>
      <vt:variant>
        <vt:i4>5</vt:i4>
      </vt:variant>
      <vt:variant>
        <vt:lpwstr/>
      </vt:variant>
      <vt:variant>
        <vt:lpwstr>_Toc36553005</vt:lpwstr>
      </vt:variant>
      <vt:variant>
        <vt:i4>1048629</vt:i4>
      </vt:variant>
      <vt:variant>
        <vt:i4>62</vt:i4>
      </vt:variant>
      <vt:variant>
        <vt:i4>0</vt:i4>
      </vt:variant>
      <vt:variant>
        <vt:i4>5</vt:i4>
      </vt:variant>
      <vt:variant>
        <vt:lpwstr/>
      </vt:variant>
      <vt:variant>
        <vt:lpwstr>_Toc36553004</vt:lpwstr>
      </vt:variant>
      <vt:variant>
        <vt:i4>1507381</vt:i4>
      </vt:variant>
      <vt:variant>
        <vt:i4>56</vt:i4>
      </vt:variant>
      <vt:variant>
        <vt:i4>0</vt:i4>
      </vt:variant>
      <vt:variant>
        <vt:i4>5</vt:i4>
      </vt:variant>
      <vt:variant>
        <vt:lpwstr/>
      </vt:variant>
      <vt:variant>
        <vt:lpwstr>_Toc36553003</vt:lpwstr>
      </vt:variant>
      <vt:variant>
        <vt:i4>1441845</vt:i4>
      </vt:variant>
      <vt:variant>
        <vt:i4>50</vt:i4>
      </vt:variant>
      <vt:variant>
        <vt:i4>0</vt:i4>
      </vt:variant>
      <vt:variant>
        <vt:i4>5</vt:i4>
      </vt:variant>
      <vt:variant>
        <vt:lpwstr/>
      </vt:variant>
      <vt:variant>
        <vt:lpwstr>_Toc36553002</vt:lpwstr>
      </vt:variant>
      <vt:variant>
        <vt:i4>1376309</vt:i4>
      </vt:variant>
      <vt:variant>
        <vt:i4>44</vt:i4>
      </vt:variant>
      <vt:variant>
        <vt:i4>0</vt:i4>
      </vt:variant>
      <vt:variant>
        <vt:i4>5</vt:i4>
      </vt:variant>
      <vt:variant>
        <vt:lpwstr/>
      </vt:variant>
      <vt:variant>
        <vt:lpwstr>_Toc36553001</vt:lpwstr>
      </vt:variant>
      <vt:variant>
        <vt:i4>1310773</vt:i4>
      </vt:variant>
      <vt:variant>
        <vt:i4>38</vt:i4>
      </vt:variant>
      <vt:variant>
        <vt:i4>0</vt:i4>
      </vt:variant>
      <vt:variant>
        <vt:i4>5</vt:i4>
      </vt:variant>
      <vt:variant>
        <vt:lpwstr/>
      </vt:variant>
      <vt:variant>
        <vt:lpwstr>_Toc36553000</vt:lpwstr>
      </vt:variant>
      <vt:variant>
        <vt:i4>1310781</vt:i4>
      </vt:variant>
      <vt:variant>
        <vt:i4>32</vt:i4>
      </vt:variant>
      <vt:variant>
        <vt:i4>0</vt:i4>
      </vt:variant>
      <vt:variant>
        <vt:i4>5</vt:i4>
      </vt:variant>
      <vt:variant>
        <vt:lpwstr/>
      </vt:variant>
      <vt:variant>
        <vt:lpwstr>_Toc36552999</vt:lpwstr>
      </vt:variant>
      <vt:variant>
        <vt:i4>1376317</vt:i4>
      </vt:variant>
      <vt:variant>
        <vt:i4>26</vt:i4>
      </vt:variant>
      <vt:variant>
        <vt:i4>0</vt:i4>
      </vt:variant>
      <vt:variant>
        <vt:i4>5</vt:i4>
      </vt:variant>
      <vt:variant>
        <vt:lpwstr/>
      </vt:variant>
      <vt:variant>
        <vt:lpwstr>_Toc36552998</vt:lpwstr>
      </vt:variant>
      <vt:variant>
        <vt:i4>1703997</vt:i4>
      </vt:variant>
      <vt:variant>
        <vt:i4>20</vt:i4>
      </vt:variant>
      <vt:variant>
        <vt:i4>0</vt:i4>
      </vt:variant>
      <vt:variant>
        <vt:i4>5</vt:i4>
      </vt:variant>
      <vt:variant>
        <vt:lpwstr/>
      </vt:variant>
      <vt:variant>
        <vt:lpwstr>_Toc36552997</vt:lpwstr>
      </vt:variant>
      <vt:variant>
        <vt:i4>1769533</vt:i4>
      </vt:variant>
      <vt:variant>
        <vt:i4>14</vt:i4>
      </vt:variant>
      <vt:variant>
        <vt:i4>0</vt:i4>
      </vt:variant>
      <vt:variant>
        <vt:i4>5</vt:i4>
      </vt:variant>
      <vt:variant>
        <vt:lpwstr/>
      </vt:variant>
      <vt:variant>
        <vt:lpwstr>_Toc36552996</vt:lpwstr>
      </vt:variant>
      <vt:variant>
        <vt:i4>1572925</vt:i4>
      </vt:variant>
      <vt:variant>
        <vt:i4>8</vt:i4>
      </vt:variant>
      <vt:variant>
        <vt:i4>0</vt:i4>
      </vt:variant>
      <vt:variant>
        <vt:i4>5</vt:i4>
      </vt:variant>
      <vt:variant>
        <vt:lpwstr/>
      </vt:variant>
      <vt:variant>
        <vt:lpwstr>_Toc36552995</vt:lpwstr>
      </vt:variant>
      <vt:variant>
        <vt:i4>1638461</vt:i4>
      </vt:variant>
      <vt:variant>
        <vt:i4>2</vt:i4>
      </vt:variant>
      <vt:variant>
        <vt:i4>0</vt:i4>
      </vt:variant>
      <vt:variant>
        <vt:i4>5</vt:i4>
      </vt:variant>
      <vt:variant>
        <vt:lpwstr/>
      </vt:variant>
      <vt:variant>
        <vt:lpwstr>_Toc36552994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Functional Specification</dc:subject>
  <dc:creator/>
  <cp:keywords>MAS; FSD; GIPS</cp:keywords>
  <dc:description/>
  <cp:lastModifiedBy>Yichen GU from.TOPPAN (MAS)</cp:lastModifiedBy>
  <cp:revision>4529</cp:revision>
  <cp:lastPrinted>2011-12-16T05:38:00Z</cp:lastPrinted>
  <dcterms:created xsi:type="dcterms:W3CDTF">2025-11-17T02:50:00Z</dcterms:created>
  <dcterms:modified xsi:type="dcterms:W3CDTF">2026-01-16T10:43:00Z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ContentTypeId">
    <vt:lpwstr>0x0101003618E443DE96424ABE734F4442FBF2B30100639707F575319647A6D308C510BCB483</vt:lpwstr>
  </property>
  <property fmtid="{D5CDD505-2E9C-101B-9397-08002B2CF9AE}" pid="4" name="Order">
    <vt:r8>4400</vt:r8>
  </property>
  <property fmtid="{D5CDD505-2E9C-101B-9397-08002B2CF9AE}" pid="5" name="kfb1d384101645d79dfb3e1eb6303efc">
    <vt:lpwstr>Grey|778f26c3-9f41-4f7d-b9d4-2a8b7f55c521</vt:lpwstr>
  </property>
  <property fmtid="{D5CDD505-2E9C-101B-9397-08002B2CF9AE}" pid="6" name="Projects">
    <vt:lpwstr/>
  </property>
  <property fmtid="{D5CDD505-2E9C-101B-9397-08002B2CF9AE}" pid="7" name="Title0">
    <vt:lpwstr>MAS - GIPS</vt:lpwstr>
  </property>
  <property fmtid="{D5CDD505-2E9C-101B-9397-08002B2CF9AE}" pid="8" name="xd_ProgID">
    <vt:lpwstr/>
  </property>
  <property fmtid="{D5CDD505-2E9C-101B-9397-08002B2CF9AE}" pid="9" name="Geographical">
    <vt:lpwstr/>
  </property>
  <property fmtid="{D5CDD505-2E9C-101B-9397-08002B2CF9AE}" pid="10" name="o1bc9418e5f14cc08546fd3687d4faf2">
    <vt:lpwstr>ITD-PMO ＆ Business Partners Unit|27ff17e4-cf27-4f7b-89cc-992740645f64</vt:lpwstr>
  </property>
  <property fmtid="{D5CDD505-2E9C-101B-9397-08002B2CF9AE}" pid="11" name="TemplateUrl">
    <vt:lpwstr/>
  </property>
  <property fmtid="{D5CDD505-2E9C-101B-9397-08002B2CF9AE}" pid="12" name="Subjects">
    <vt:lpwstr/>
  </property>
  <property fmtid="{D5CDD505-2E9C-101B-9397-08002B2CF9AE}" pid="13" name="Events">
    <vt:lpwstr/>
  </property>
  <property fmtid="{D5CDD505-2E9C-101B-9397-08002B2CF9AE}" pid="14" name="Organisations">
    <vt:lpwstr/>
  </property>
  <property fmtid="{D5CDD505-2E9C-101B-9397-08002B2CF9AE}" pid="15" name="Business Functions">
    <vt:lpwstr>5;#Monetary and Domestic Markets Management|2a7d5b88-6bf1-45f1-86e4-16940b278451</vt:lpwstr>
  </property>
  <property fmtid="{D5CDD505-2E9C-101B-9397-08002B2CF9AE}" pid="16" name="Divisions">
    <vt:lpwstr>91;#ITD-PMO ＆ Business Partners Unit|27ff17e4-cf27-4f7b-89cc-992740645f64</vt:lpwstr>
  </property>
  <property fmtid="{D5CDD505-2E9C-101B-9397-08002B2CF9AE}" pid="17" name="Document Type">
    <vt:lpwstr>2;#Reference Materials|3f315016-5303-4a8c-924f-0d81ba7cd31b</vt:lpwstr>
  </property>
  <property fmtid="{D5CDD505-2E9C-101B-9397-08002B2CF9AE}" pid="18" name="Security Classification">
    <vt:lpwstr>6;#Restricted|86c47f45-3406-42c4-a9a0-f1318f859c90</vt:lpwstr>
  </property>
  <property fmtid="{D5CDD505-2E9C-101B-9397-08002B2CF9AE}" pid="19" name="_dlc_DocIdItemGuid">
    <vt:lpwstr>84d18c2e-eb48-4da1-a87d-4df3f8f60bac</vt:lpwstr>
  </property>
  <property fmtid="{D5CDD505-2E9C-101B-9397-08002B2CF9AE}" pid="20" name="CTG_x0020_Classification">
    <vt:lpwstr/>
  </property>
  <property fmtid="{D5CDD505-2E9C-101B-9397-08002B2CF9AE}" pid="21" name="Title is sensitive">
    <vt:bool>false</vt:bool>
  </property>
  <property fmtid="{D5CDD505-2E9C-101B-9397-08002B2CF9AE}" pid="22" name="Remarks">
    <vt:lpwstr/>
  </property>
  <property fmtid="{D5CDD505-2E9C-101B-9397-08002B2CF9AE}" pid="23" name="IconOverlay">
    <vt:lpwstr/>
  </property>
  <property fmtid="{D5CDD505-2E9C-101B-9397-08002B2CF9AE}" pid="24" name="CTG Classification">
    <vt:lpwstr>14;#Grey|778f26c3-9f41-4f7d-b9d4-2a8b7f55c521</vt:lpwstr>
  </property>
  <property fmtid="{D5CDD505-2E9C-101B-9397-08002B2CF9AE}" pid="25" name="MSIP_Label_54803508-8490-4252-b331-d9b72689e942_Enabled">
    <vt:lpwstr>true</vt:lpwstr>
  </property>
  <property fmtid="{D5CDD505-2E9C-101B-9397-08002B2CF9AE}" pid="26" name="MSIP_Label_54803508-8490-4252-b331-d9b72689e942_SetDate">
    <vt:lpwstr>2025-10-13T10:06:56Z</vt:lpwstr>
  </property>
  <property fmtid="{D5CDD505-2E9C-101B-9397-08002B2CF9AE}" pid="27" name="MSIP_Label_54803508-8490-4252-b331-d9b72689e942_Method">
    <vt:lpwstr>Privileged</vt:lpwstr>
  </property>
  <property fmtid="{D5CDD505-2E9C-101B-9397-08002B2CF9AE}" pid="28" name="MSIP_Label_54803508-8490-4252-b331-d9b72689e942_Name">
    <vt:lpwstr>Non Sensitive_0</vt:lpwstr>
  </property>
  <property fmtid="{D5CDD505-2E9C-101B-9397-08002B2CF9AE}" pid="29" name="MSIP_Label_54803508-8490-4252-b331-d9b72689e942_SiteId">
    <vt:lpwstr>0b11c524-9a1c-4e1b-84cb-6336aefc2243</vt:lpwstr>
  </property>
  <property fmtid="{D5CDD505-2E9C-101B-9397-08002B2CF9AE}" pid="30" name="MSIP_Label_54803508-8490-4252-b331-d9b72689e942_ActionId">
    <vt:lpwstr>442e769f-34d2-4780-8060-c3eeb02c87c7</vt:lpwstr>
  </property>
  <property fmtid="{D5CDD505-2E9C-101B-9397-08002B2CF9AE}" pid="31" name="MSIP_Label_54803508-8490-4252-b331-d9b72689e942_ContentBits">
    <vt:lpwstr>0</vt:lpwstr>
  </property>
  <property fmtid="{D5CDD505-2E9C-101B-9397-08002B2CF9AE}" pid="32" name="MSIP_Label_54803508-8490-4252-b331-d9b72689e942_Tag">
    <vt:lpwstr>10, 0, 1, 1</vt:lpwstr>
  </property>
</Properties>
</file>