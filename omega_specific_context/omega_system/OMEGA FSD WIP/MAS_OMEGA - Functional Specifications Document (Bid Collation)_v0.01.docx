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02F7" w14:textId="77777777" w:rsidR="00622A7F" w:rsidRPr="007C7C7F" w:rsidRDefault="00622A7F" w:rsidP="003F1708">
      <w:bookmarkStart w:id="0" w:name="_Hlk215670226"/>
      <w:bookmarkEnd w:id="0"/>
    </w:p>
    <w:p w14:paraId="4B01B580" w14:textId="77777777" w:rsidR="00622A7F" w:rsidRPr="007C7C7F" w:rsidRDefault="00622A7F" w:rsidP="003F1708"/>
    <w:p w14:paraId="69D65569" w14:textId="77777777" w:rsidR="00622A7F" w:rsidRPr="007C7C7F" w:rsidRDefault="00622A7F" w:rsidP="003F1708"/>
    <w:p w14:paraId="79487354" w14:textId="77777777" w:rsidR="00622A7F" w:rsidRPr="007C7C7F" w:rsidRDefault="00622A7F" w:rsidP="003F1708"/>
    <w:p w14:paraId="29DC91D9" w14:textId="77777777" w:rsidR="00622A7F" w:rsidRPr="007C7C7F" w:rsidRDefault="00622A7F" w:rsidP="003F1708"/>
    <w:p w14:paraId="16418BAA" w14:textId="77777777" w:rsidR="00622A7F" w:rsidRPr="007C7C7F" w:rsidRDefault="00622A7F" w:rsidP="003F1708"/>
    <w:p w14:paraId="1862FCEE" w14:textId="77777777" w:rsidR="00622A7F" w:rsidRPr="007C7C7F" w:rsidRDefault="00622A7F" w:rsidP="003F1708"/>
    <w:p w14:paraId="6BC99A84" w14:textId="6AC1E25A" w:rsidR="00622A7F" w:rsidRPr="007C7C7F" w:rsidRDefault="00622A7F" w:rsidP="007C7C7F">
      <w:pPr>
        <w:pStyle w:val="Title"/>
      </w:pPr>
      <w:r w:rsidRPr="007C7C7F">
        <w:t>Functional Specification Document</w:t>
      </w:r>
    </w:p>
    <w:p w14:paraId="2DDEADF0" w14:textId="2B158EE2" w:rsidR="00622A7F" w:rsidRPr="007C7C7F" w:rsidRDefault="00622A7F" w:rsidP="007C7C7F">
      <w:pPr>
        <w:pStyle w:val="Subtitle"/>
      </w:pPr>
      <w:r w:rsidRPr="007C7C7F">
        <w:t>OMEGA – Open Market Execution Gateway</w:t>
      </w:r>
    </w:p>
    <w:p w14:paraId="34CC5DD5" w14:textId="44FB7717" w:rsidR="00622A7F" w:rsidRPr="007C7C7F" w:rsidRDefault="00BE0A90" w:rsidP="007C7C7F">
      <w:pPr>
        <w:pStyle w:val="Subtitle"/>
      </w:pPr>
      <w:r>
        <w:t>Bid Collation</w:t>
      </w:r>
    </w:p>
    <w:p w14:paraId="58441432" w14:textId="6CDCE443" w:rsidR="00622A7F" w:rsidRPr="007C7C7F" w:rsidRDefault="00622A7F" w:rsidP="00622A7F">
      <w:pPr>
        <w:pStyle w:val="Subtitle"/>
        <w:sectPr w:rsidR="00622A7F" w:rsidRPr="007C7C7F" w:rsidSect="000D68BA">
          <w:headerReference w:type="default" r:id="rId13"/>
          <w:footerReference w:type="default" r:id="rId14"/>
          <w:pgSz w:w="12240" w:h="15840"/>
          <w:pgMar w:top="1440" w:right="720" w:bottom="1440" w:left="720" w:header="720" w:footer="720" w:gutter="0"/>
          <w:cols w:space="720"/>
          <w:docGrid w:linePitch="360"/>
        </w:sectPr>
      </w:pPr>
      <w:r w:rsidRPr="007C7C7F">
        <w:t>v0.0</w:t>
      </w:r>
      <w:r w:rsidR="003753D3">
        <w:t>1</w:t>
      </w:r>
    </w:p>
    <w:p w14:paraId="32894D98" w14:textId="77777777" w:rsidR="000D68BA" w:rsidRPr="007C7C7F" w:rsidRDefault="000D68BA" w:rsidP="003F1708"/>
    <w:p w14:paraId="1247050B" w14:textId="2FE6564B" w:rsidR="000D68BA" w:rsidRPr="007C7C7F" w:rsidRDefault="000D68BA" w:rsidP="003F1708">
      <w:pPr>
        <w:rPr>
          <w:b/>
          <w:bCs/>
          <w:sz w:val="28"/>
          <w:szCs w:val="28"/>
        </w:rPr>
      </w:pPr>
      <w:r w:rsidRPr="007C7C7F">
        <w:rPr>
          <w:b/>
          <w:bCs/>
          <w:sz w:val="28"/>
          <w:szCs w:val="28"/>
        </w:rPr>
        <w:t>Document Control</w:t>
      </w:r>
    </w:p>
    <w:p w14:paraId="16D674EA" w14:textId="77777777" w:rsidR="000D68BA" w:rsidRPr="007C7C7F" w:rsidRDefault="000D68BA" w:rsidP="003F1708">
      <w:pPr>
        <w:rPr>
          <w:b/>
          <w:bCs/>
        </w:rPr>
      </w:pPr>
      <w:r w:rsidRPr="007C7C7F">
        <w:rPr>
          <w:b/>
          <w:bCs/>
        </w:rPr>
        <w:t xml:space="preserve">Revision History </w:t>
      </w:r>
    </w:p>
    <w:tbl>
      <w:tblPr>
        <w:tblStyle w:val="TableGrid"/>
        <w:tblW w:w="0" w:type="auto"/>
        <w:tblLook w:val="04A0" w:firstRow="1" w:lastRow="0" w:firstColumn="1" w:lastColumn="0" w:noHBand="0" w:noVBand="1"/>
      </w:tblPr>
      <w:tblGrid>
        <w:gridCol w:w="1271"/>
        <w:gridCol w:w="1559"/>
        <w:gridCol w:w="4722"/>
        <w:gridCol w:w="2518"/>
      </w:tblGrid>
      <w:tr w:rsidR="000D68BA" w:rsidRPr="007C7C7F" w14:paraId="72431DAB" w14:textId="77777777" w:rsidTr="005E04BE">
        <w:tc>
          <w:tcPr>
            <w:tcW w:w="1271" w:type="dxa"/>
            <w:shd w:val="clear" w:color="auto" w:fill="E7E6E6" w:themeFill="background2"/>
          </w:tcPr>
          <w:p w14:paraId="4F746050" w14:textId="0E6915A1" w:rsidR="000D68BA" w:rsidRPr="007C7C7F" w:rsidRDefault="000D68BA" w:rsidP="00EB4795">
            <w:pPr>
              <w:rPr>
                <w:b/>
                <w:bCs/>
              </w:rPr>
            </w:pPr>
            <w:r w:rsidRPr="007C7C7F">
              <w:rPr>
                <w:b/>
                <w:bCs/>
              </w:rPr>
              <w:t>Revision #</w:t>
            </w:r>
          </w:p>
        </w:tc>
        <w:tc>
          <w:tcPr>
            <w:tcW w:w="1559" w:type="dxa"/>
            <w:shd w:val="clear" w:color="auto" w:fill="E7E6E6" w:themeFill="background2"/>
          </w:tcPr>
          <w:p w14:paraId="3E9FCB6F" w14:textId="205E8575" w:rsidR="000D68BA" w:rsidRPr="007C7C7F" w:rsidRDefault="000D68BA" w:rsidP="00EB4795">
            <w:pPr>
              <w:rPr>
                <w:b/>
                <w:bCs/>
              </w:rPr>
            </w:pPr>
            <w:r w:rsidRPr="007C7C7F">
              <w:rPr>
                <w:b/>
                <w:bCs/>
              </w:rPr>
              <w:t>Release Date</w:t>
            </w:r>
          </w:p>
        </w:tc>
        <w:tc>
          <w:tcPr>
            <w:tcW w:w="4722" w:type="dxa"/>
            <w:shd w:val="clear" w:color="auto" w:fill="E7E6E6" w:themeFill="background2"/>
          </w:tcPr>
          <w:p w14:paraId="134C2A28" w14:textId="04D18932" w:rsidR="000D68BA" w:rsidRPr="007C7C7F" w:rsidRDefault="000D68BA" w:rsidP="00EB4795">
            <w:pPr>
              <w:rPr>
                <w:b/>
                <w:bCs/>
              </w:rPr>
            </w:pPr>
            <w:r w:rsidRPr="007C7C7F">
              <w:rPr>
                <w:b/>
                <w:bCs/>
              </w:rPr>
              <w:t>Summary of Changes</w:t>
            </w:r>
          </w:p>
        </w:tc>
        <w:tc>
          <w:tcPr>
            <w:tcW w:w="2518" w:type="dxa"/>
            <w:shd w:val="clear" w:color="auto" w:fill="E7E6E6" w:themeFill="background2"/>
          </w:tcPr>
          <w:p w14:paraId="6BFA0949" w14:textId="73F07149" w:rsidR="000D68BA" w:rsidRPr="007C7C7F" w:rsidRDefault="000D68BA" w:rsidP="00EB4795">
            <w:pPr>
              <w:rPr>
                <w:b/>
                <w:bCs/>
              </w:rPr>
            </w:pPr>
            <w:r w:rsidRPr="007C7C7F">
              <w:rPr>
                <w:b/>
                <w:bCs/>
              </w:rPr>
              <w:t>Author</w:t>
            </w:r>
          </w:p>
        </w:tc>
      </w:tr>
      <w:tr w:rsidR="000D68BA" w:rsidRPr="007C7C7F" w14:paraId="461AA73F" w14:textId="77777777" w:rsidTr="005E04BE">
        <w:tc>
          <w:tcPr>
            <w:tcW w:w="1271" w:type="dxa"/>
          </w:tcPr>
          <w:p w14:paraId="13D6158C" w14:textId="7EE45D6A" w:rsidR="000D68BA" w:rsidRPr="007C7C7F" w:rsidRDefault="000D68BA" w:rsidP="003F1708">
            <w:r w:rsidRPr="007C7C7F">
              <w:t>0.01</w:t>
            </w:r>
          </w:p>
        </w:tc>
        <w:tc>
          <w:tcPr>
            <w:tcW w:w="1559" w:type="dxa"/>
          </w:tcPr>
          <w:p w14:paraId="1705490B" w14:textId="0790B46E" w:rsidR="000D68BA" w:rsidRPr="007C7C7F" w:rsidRDefault="00BE0A90" w:rsidP="003F1708">
            <w:r>
              <w:t>12</w:t>
            </w:r>
            <w:r w:rsidR="000D68BA" w:rsidRPr="007C7C7F">
              <w:t xml:space="preserve"> </w:t>
            </w:r>
            <w:r w:rsidR="003753D3">
              <w:t>Dec</w:t>
            </w:r>
            <w:r w:rsidR="000D68BA" w:rsidRPr="007C7C7F">
              <w:t xml:space="preserve"> 2025</w:t>
            </w:r>
          </w:p>
        </w:tc>
        <w:tc>
          <w:tcPr>
            <w:tcW w:w="4722" w:type="dxa"/>
          </w:tcPr>
          <w:p w14:paraId="40CFF2C7" w14:textId="56A4D025" w:rsidR="000D68BA" w:rsidRPr="007C7C7F" w:rsidRDefault="000D68BA" w:rsidP="003F1708">
            <w:r w:rsidRPr="007C7C7F">
              <w:t>Initial draft.</w:t>
            </w:r>
          </w:p>
        </w:tc>
        <w:tc>
          <w:tcPr>
            <w:tcW w:w="2518" w:type="dxa"/>
          </w:tcPr>
          <w:p w14:paraId="04A19696" w14:textId="38429F50" w:rsidR="000D68BA" w:rsidRPr="007C7C7F" w:rsidRDefault="000D68BA" w:rsidP="003F1708">
            <w:r w:rsidRPr="007C7C7F">
              <w:t>Eugene Cheong</w:t>
            </w:r>
          </w:p>
        </w:tc>
      </w:tr>
      <w:tr w:rsidR="000D68BA" w:rsidRPr="007C7C7F" w14:paraId="16BB0631" w14:textId="77777777" w:rsidTr="005E04BE">
        <w:tc>
          <w:tcPr>
            <w:tcW w:w="1271" w:type="dxa"/>
          </w:tcPr>
          <w:p w14:paraId="60C8C7C0" w14:textId="50E2FB42" w:rsidR="000D68BA" w:rsidRPr="007C7C7F" w:rsidRDefault="000D68BA" w:rsidP="003F1708"/>
        </w:tc>
        <w:tc>
          <w:tcPr>
            <w:tcW w:w="1559" w:type="dxa"/>
          </w:tcPr>
          <w:p w14:paraId="11A4015F" w14:textId="0E6196CD" w:rsidR="000D68BA" w:rsidRPr="007C7C7F" w:rsidRDefault="000D68BA" w:rsidP="003F1708"/>
        </w:tc>
        <w:tc>
          <w:tcPr>
            <w:tcW w:w="4722" w:type="dxa"/>
          </w:tcPr>
          <w:p w14:paraId="5BD54D36" w14:textId="3D4154DE" w:rsidR="000D68BA" w:rsidRPr="007C7C7F" w:rsidRDefault="000D68BA" w:rsidP="003F1708"/>
        </w:tc>
        <w:tc>
          <w:tcPr>
            <w:tcW w:w="2518" w:type="dxa"/>
          </w:tcPr>
          <w:p w14:paraId="20FFF732" w14:textId="7BE28CD2" w:rsidR="000D68BA" w:rsidRPr="007C7C7F" w:rsidRDefault="000D68BA" w:rsidP="003F1708"/>
        </w:tc>
      </w:tr>
      <w:tr w:rsidR="000D68BA" w:rsidRPr="007C7C7F" w14:paraId="63BCD27E" w14:textId="77777777" w:rsidTr="005E04BE">
        <w:tc>
          <w:tcPr>
            <w:tcW w:w="1271" w:type="dxa"/>
          </w:tcPr>
          <w:p w14:paraId="078F02EB" w14:textId="70B86952" w:rsidR="000D68BA" w:rsidRPr="007C7C7F" w:rsidRDefault="000D68BA" w:rsidP="003F1708"/>
        </w:tc>
        <w:tc>
          <w:tcPr>
            <w:tcW w:w="1559" w:type="dxa"/>
          </w:tcPr>
          <w:p w14:paraId="146F9B7C" w14:textId="6287042F" w:rsidR="000D68BA" w:rsidRPr="007C7C7F" w:rsidRDefault="000D68BA" w:rsidP="003F1708"/>
        </w:tc>
        <w:tc>
          <w:tcPr>
            <w:tcW w:w="4722" w:type="dxa"/>
          </w:tcPr>
          <w:p w14:paraId="18AC9AAC" w14:textId="2B8D3069" w:rsidR="000D68BA" w:rsidRPr="007C7C7F" w:rsidRDefault="000D68BA" w:rsidP="003F1708"/>
        </w:tc>
        <w:tc>
          <w:tcPr>
            <w:tcW w:w="2518" w:type="dxa"/>
          </w:tcPr>
          <w:p w14:paraId="30B67BEC" w14:textId="2ECDE314" w:rsidR="000D68BA" w:rsidRPr="007C7C7F" w:rsidRDefault="000D68BA" w:rsidP="003F1708"/>
        </w:tc>
      </w:tr>
    </w:tbl>
    <w:p w14:paraId="75FC9491" w14:textId="77777777" w:rsidR="000D68BA" w:rsidRPr="007C7C7F" w:rsidRDefault="000D68BA" w:rsidP="003F1708"/>
    <w:tbl>
      <w:tblPr>
        <w:tblStyle w:val="TableGrid"/>
        <w:tblW w:w="0" w:type="auto"/>
        <w:tblLook w:val="04A0" w:firstRow="1" w:lastRow="0" w:firstColumn="1" w:lastColumn="0" w:noHBand="0" w:noVBand="1"/>
      </w:tblPr>
      <w:tblGrid>
        <w:gridCol w:w="4957"/>
        <w:gridCol w:w="2551"/>
        <w:gridCol w:w="2552"/>
      </w:tblGrid>
      <w:tr w:rsidR="000D68BA" w:rsidRPr="007C7C7F" w14:paraId="765F3345" w14:textId="77777777" w:rsidTr="000D68BA">
        <w:tc>
          <w:tcPr>
            <w:tcW w:w="4957" w:type="dxa"/>
            <w:shd w:val="clear" w:color="auto" w:fill="E7E6E6" w:themeFill="background2"/>
          </w:tcPr>
          <w:p w14:paraId="0C9EBAD9" w14:textId="47FC9A15" w:rsidR="000D68BA" w:rsidRPr="007C7C7F" w:rsidRDefault="000D68BA" w:rsidP="00EB4795">
            <w:pPr>
              <w:rPr>
                <w:b/>
                <w:bCs/>
              </w:rPr>
            </w:pPr>
            <w:r w:rsidRPr="007C7C7F">
              <w:rPr>
                <w:b/>
                <w:bCs/>
              </w:rPr>
              <w:t>Reviewer Name (Designation)</w:t>
            </w:r>
          </w:p>
        </w:tc>
        <w:tc>
          <w:tcPr>
            <w:tcW w:w="2551" w:type="dxa"/>
            <w:shd w:val="clear" w:color="auto" w:fill="E7E6E6" w:themeFill="background2"/>
          </w:tcPr>
          <w:p w14:paraId="4072C2F7" w14:textId="488E63C3" w:rsidR="000D68BA" w:rsidRPr="007C7C7F" w:rsidRDefault="000D68BA" w:rsidP="00EB4795">
            <w:pPr>
              <w:rPr>
                <w:b/>
                <w:bCs/>
              </w:rPr>
            </w:pPr>
            <w:r w:rsidRPr="007C7C7F">
              <w:rPr>
                <w:b/>
                <w:bCs/>
              </w:rPr>
              <w:t>Reviewed Version #</w:t>
            </w:r>
          </w:p>
        </w:tc>
        <w:tc>
          <w:tcPr>
            <w:tcW w:w="2552" w:type="dxa"/>
            <w:shd w:val="clear" w:color="auto" w:fill="E7E6E6" w:themeFill="background2"/>
          </w:tcPr>
          <w:p w14:paraId="0DAE570C" w14:textId="18516421" w:rsidR="000D68BA" w:rsidRPr="007C7C7F" w:rsidRDefault="000D68BA" w:rsidP="00EB4795">
            <w:pPr>
              <w:rPr>
                <w:b/>
                <w:bCs/>
              </w:rPr>
            </w:pPr>
            <w:r w:rsidRPr="007C7C7F">
              <w:rPr>
                <w:b/>
                <w:bCs/>
              </w:rPr>
              <w:t>Date</w:t>
            </w:r>
          </w:p>
        </w:tc>
      </w:tr>
      <w:tr w:rsidR="000D68BA" w:rsidRPr="007C7C7F" w14:paraId="7463AEDC" w14:textId="77777777" w:rsidTr="000D68BA">
        <w:tc>
          <w:tcPr>
            <w:tcW w:w="4957" w:type="dxa"/>
          </w:tcPr>
          <w:p w14:paraId="3D3ED02F" w14:textId="178AC2D6" w:rsidR="000D68BA" w:rsidRPr="007C7C7F" w:rsidRDefault="000D68BA" w:rsidP="00FC312D"/>
        </w:tc>
        <w:tc>
          <w:tcPr>
            <w:tcW w:w="2551" w:type="dxa"/>
          </w:tcPr>
          <w:p w14:paraId="2DC56721" w14:textId="4657209B" w:rsidR="000D68BA" w:rsidRPr="007C7C7F" w:rsidRDefault="000D68BA" w:rsidP="00FC312D"/>
        </w:tc>
        <w:tc>
          <w:tcPr>
            <w:tcW w:w="2552" w:type="dxa"/>
          </w:tcPr>
          <w:p w14:paraId="09121E7B" w14:textId="3068FA4D" w:rsidR="000D68BA" w:rsidRPr="007C7C7F" w:rsidRDefault="000D68BA" w:rsidP="00FC312D"/>
        </w:tc>
      </w:tr>
      <w:tr w:rsidR="000D68BA" w:rsidRPr="007C7C7F" w14:paraId="4DBFE0FD" w14:textId="77777777" w:rsidTr="000D68BA">
        <w:tc>
          <w:tcPr>
            <w:tcW w:w="4957" w:type="dxa"/>
          </w:tcPr>
          <w:p w14:paraId="2F381BD8" w14:textId="725FD815" w:rsidR="000D68BA" w:rsidRPr="007C7C7F" w:rsidRDefault="000D68BA" w:rsidP="00FC312D"/>
        </w:tc>
        <w:tc>
          <w:tcPr>
            <w:tcW w:w="2551" w:type="dxa"/>
          </w:tcPr>
          <w:p w14:paraId="1690F2EE" w14:textId="4CFF1F47" w:rsidR="000D68BA" w:rsidRPr="007C7C7F" w:rsidRDefault="000D68BA" w:rsidP="00FC312D"/>
        </w:tc>
        <w:tc>
          <w:tcPr>
            <w:tcW w:w="2552" w:type="dxa"/>
          </w:tcPr>
          <w:p w14:paraId="51C4568C" w14:textId="41614E21" w:rsidR="000D68BA" w:rsidRPr="007C7C7F" w:rsidRDefault="000D68BA" w:rsidP="00FC312D"/>
        </w:tc>
      </w:tr>
      <w:tr w:rsidR="000D68BA" w:rsidRPr="007C7C7F" w14:paraId="362DDC19" w14:textId="77777777" w:rsidTr="000D68BA">
        <w:tc>
          <w:tcPr>
            <w:tcW w:w="4957" w:type="dxa"/>
          </w:tcPr>
          <w:p w14:paraId="55273AD3" w14:textId="46617E1A" w:rsidR="000D68BA" w:rsidRPr="007C7C7F" w:rsidRDefault="000D68BA" w:rsidP="00FC312D"/>
        </w:tc>
        <w:tc>
          <w:tcPr>
            <w:tcW w:w="2551" w:type="dxa"/>
          </w:tcPr>
          <w:p w14:paraId="5D08A697" w14:textId="0B2FDDED" w:rsidR="000D68BA" w:rsidRPr="007C7C7F" w:rsidRDefault="000D68BA" w:rsidP="00FC312D"/>
        </w:tc>
        <w:tc>
          <w:tcPr>
            <w:tcW w:w="2552" w:type="dxa"/>
          </w:tcPr>
          <w:p w14:paraId="2FEBC4F3" w14:textId="61F1900B" w:rsidR="000D68BA" w:rsidRPr="007C7C7F" w:rsidRDefault="000D68BA" w:rsidP="00FC312D"/>
        </w:tc>
      </w:tr>
    </w:tbl>
    <w:p w14:paraId="5556474D" w14:textId="6BEBD3B6" w:rsidR="00622A7F" w:rsidRPr="007C7C7F" w:rsidRDefault="00622A7F" w:rsidP="003F1708"/>
    <w:tbl>
      <w:tblPr>
        <w:tblStyle w:val="TableGrid"/>
        <w:tblW w:w="0" w:type="auto"/>
        <w:tblLook w:val="04A0" w:firstRow="1" w:lastRow="0" w:firstColumn="1" w:lastColumn="0" w:noHBand="0" w:noVBand="1"/>
      </w:tblPr>
      <w:tblGrid>
        <w:gridCol w:w="4957"/>
        <w:gridCol w:w="2551"/>
        <w:gridCol w:w="2552"/>
      </w:tblGrid>
      <w:tr w:rsidR="000D68BA" w:rsidRPr="007C7C7F" w14:paraId="13835393" w14:textId="77777777" w:rsidTr="00FC312D">
        <w:tc>
          <w:tcPr>
            <w:tcW w:w="4957" w:type="dxa"/>
            <w:shd w:val="clear" w:color="auto" w:fill="E7E6E6" w:themeFill="background2"/>
          </w:tcPr>
          <w:p w14:paraId="518BFBF8" w14:textId="0C994942" w:rsidR="000D68BA" w:rsidRPr="007C7C7F" w:rsidRDefault="000D68BA" w:rsidP="00EB4795">
            <w:pPr>
              <w:rPr>
                <w:b/>
                <w:bCs/>
              </w:rPr>
            </w:pPr>
            <w:r w:rsidRPr="007C7C7F">
              <w:rPr>
                <w:b/>
                <w:bCs/>
              </w:rPr>
              <w:t>Approver Name (Designation)</w:t>
            </w:r>
          </w:p>
        </w:tc>
        <w:tc>
          <w:tcPr>
            <w:tcW w:w="2551" w:type="dxa"/>
            <w:shd w:val="clear" w:color="auto" w:fill="E7E6E6" w:themeFill="background2"/>
          </w:tcPr>
          <w:p w14:paraId="024E4778" w14:textId="0FA5D59C" w:rsidR="000D68BA" w:rsidRPr="007C7C7F" w:rsidRDefault="000D68BA" w:rsidP="00EB4795">
            <w:pPr>
              <w:rPr>
                <w:b/>
                <w:bCs/>
              </w:rPr>
            </w:pPr>
            <w:r w:rsidRPr="007C7C7F">
              <w:rPr>
                <w:b/>
                <w:bCs/>
              </w:rPr>
              <w:t>Approved Version #</w:t>
            </w:r>
          </w:p>
        </w:tc>
        <w:tc>
          <w:tcPr>
            <w:tcW w:w="2552" w:type="dxa"/>
            <w:shd w:val="clear" w:color="auto" w:fill="E7E6E6" w:themeFill="background2"/>
          </w:tcPr>
          <w:p w14:paraId="10186910" w14:textId="77777777" w:rsidR="000D68BA" w:rsidRPr="007C7C7F" w:rsidRDefault="000D68BA" w:rsidP="00EB4795">
            <w:pPr>
              <w:rPr>
                <w:b/>
                <w:bCs/>
              </w:rPr>
            </w:pPr>
            <w:r w:rsidRPr="007C7C7F">
              <w:rPr>
                <w:b/>
                <w:bCs/>
              </w:rPr>
              <w:t>Date</w:t>
            </w:r>
          </w:p>
        </w:tc>
      </w:tr>
      <w:tr w:rsidR="000D68BA" w:rsidRPr="007C7C7F" w14:paraId="09BD0A29" w14:textId="77777777" w:rsidTr="00FC312D">
        <w:tc>
          <w:tcPr>
            <w:tcW w:w="4957" w:type="dxa"/>
          </w:tcPr>
          <w:p w14:paraId="3029E0D5" w14:textId="77777777" w:rsidR="000D68BA" w:rsidRPr="007C7C7F" w:rsidRDefault="000D68BA" w:rsidP="00FC312D"/>
        </w:tc>
        <w:tc>
          <w:tcPr>
            <w:tcW w:w="2551" w:type="dxa"/>
          </w:tcPr>
          <w:p w14:paraId="51A30838" w14:textId="77777777" w:rsidR="000D68BA" w:rsidRPr="007C7C7F" w:rsidRDefault="000D68BA" w:rsidP="00FC312D"/>
        </w:tc>
        <w:tc>
          <w:tcPr>
            <w:tcW w:w="2552" w:type="dxa"/>
          </w:tcPr>
          <w:p w14:paraId="767F3910" w14:textId="77777777" w:rsidR="000D68BA" w:rsidRPr="007C7C7F" w:rsidRDefault="000D68BA" w:rsidP="00FC312D"/>
        </w:tc>
      </w:tr>
      <w:tr w:rsidR="000D68BA" w:rsidRPr="007C7C7F" w14:paraId="1F514F59" w14:textId="77777777" w:rsidTr="00FC312D">
        <w:tc>
          <w:tcPr>
            <w:tcW w:w="4957" w:type="dxa"/>
          </w:tcPr>
          <w:p w14:paraId="343B7760" w14:textId="77777777" w:rsidR="000D68BA" w:rsidRPr="007C7C7F" w:rsidRDefault="000D68BA" w:rsidP="00FC312D"/>
        </w:tc>
        <w:tc>
          <w:tcPr>
            <w:tcW w:w="2551" w:type="dxa"/>
          </w:tcPr>
          <w:p w14:paraId="685F655B" w14:textId="77777777" w:rsidR="000D68BA" w:rsidRPr="007C7C7F" w:rsidRDefault="000D68BA" w:rsidP="00FC312D"/>
        </w:tc>
        <w:tc>
          <w:tcPr>
            <w:tcW w:w="2552" w:type="dxa"/>
          </w:tcPr>
          <w:p w14:paraId="2EC038D7" w14:textId="77777777" w:rsidR="000D68BA" w:rsidRPr="007C7C7F" w:rsidRDefault="000D68BA" w:rsidP="00FC312D"/>
        </w:tc>
      </w:tr>
      <w:tr w:rsidR="000D68BA" w:rsidRPr="007C7C7F" w14:paraId="29A18347" w14:textId="77777777" w:rsidTr="00FC312D">
        <w:tc>
          <w:tcPr>
            <w:tcW w:w="4957" w:type="dxa"/>
          </w:tcPr>
          <w:p w14:paraId="0D5DC880" w14:textId="77777777" w:rsidR="000D68BA" w:rsidRPr="007C7C7F" w:rsidRDefault="000D68BA" w:rsidP="00FC312D"/>
        </w:tc>
        <w:tc>
          <w:tcPr>
            <w:tcW w:w="2551" w:type="dxa"/>
          </w:tcPr>
          <w:p w14:paraId="61E18EB2" w14:textId="77777777" w:rsidR="000D68BA" w:rsidRPr="007C7C7F" w:rsidRDefault="000D68BA" w:rsidP="00FC312D"/>
        </w:tc>
        <w:tc>
          <w:tcPr>
            <w:tcW w:w="2552" w:type="dxa"/>
          </w:tcPr>
          <w:p w14:paraId="252C2559" w14:textId="77777777" w:rsidR="000D68BA" w:rsidRPr="007C7C7F" w:rsidRDefault="000D68BA" w:rsidP="00FC312D"/>
        </w:tc>
      </w:tr>
    </w:tbl>
    <w:p w14:paraId="35E29C1E" w14:textId="690A15D8" w:rsidR="000D68BA" w:rsidRPr="007C7C7F" w:rsidRDefault="000D68BA" w:rsidP="003F1708"/>
    <w:p w14:paraId="42F4E945" w14:textId="77777777" w:rsidR="000D68BA" w:rsidRPr="007C7C7F" w:rsidRDefault="000D68BA" w:rsidP="003F1708">
      <w:r w:rsidRPr="007C7C7F">
        <w:br w:type="page"/>
      </w:r>
    </w:p>
    <w:sdt>
      <w:sdtPr>
        <w:rPr>
          <w:rFonts w:asciiTheme="minorHAnsi" w:eastAsiaTheme="minorHAnsi" w:hAnsiTheme="minorHAnsi" w:cstheme="minorBidi"/>
          <w:b w:val="0"/>
          <w:color w:val="auto"/>
          <w:sz w:val="22"/>
          <w:szCs w:val="22"/>
          <w:lang w:val="en-SG"/>
        </w:rPr>
        <w:id w:val="1241068920"/>
        <w:docPartObj>
          <w:docPartGallery w:val="Table of Contents"/>
          <w:docPartUnique/>
        </w:docPartObj>
      </w:sdtPr>
      <w:sdtEndPr>
        <w:rPr>
          <w:bCs/>
        </w:rPr>
      </w:sdtEndPr>
      <w:sdtContent>
        <w:p w14:paraId="77195678" w14:textId="1743F43A" w:rsidR="000D68BA" w:rsidRPr="007C7C7F" w:rsidRDefault="000D68BA">
          <w:pPr>
            <w:pStyle w:val="TOCHeading"/>
            <w:rPr>
              <w:lang w:val="en-SG"/>
            </w:rPr>
          </w:pPr>
          <w:r w:rsidRPr="007C7C7F">
            <w:rPr>
              <w:lang w:val="en-SG"/>
            </w:rPr>
            <w:t>Table of Contents</w:t>
          </w:r>
        </w:p>
        <w:p w14:paraId="1B63275C" w14:textId="51D54E8A" w:rsidR="00BA56EE" w:rsidRDefault="000D68BA">
          <w:pPr>
            <w:pStyle w:val="TOC1"/>
            <w:rPr>
              <w:rFonts w:eastAsiaTheme="minorEastAsia"/>
              <w:noProof/>
              <w:kern w:val="2"/>
              <w:sz w:val="24"/>
              <w:szCs w:val="24"/>
              <w:lang w:eastAsia="en-SG"/>
              <w14:ligatures w14:val="standardContextual"/>
            </w:rPr>
          </w:pPr>
          <w:r w:rsidRPr="007C7C7F">
            <w:fldChar w:fldCharType="begin"/>
          </w:r>
          <w:r w:rsidRPr="007C7C7F">
            <w:instrText xml:space="preserve"> TOC \o "1-3" \h \z \u </w:instrText>
          </w:r>
          <w:r w:rsidRPr="007C7C7F">
            <w:fldChar w:fldCharType="separate"/>
          </w:r>
          <w:hyperlink w:anchor="_Toc216817607" w:history="1">
            <w:r w:rsidR="00BA56EE" w:rsidRPr="009C4BC3">
              <w:rPr>
                <w:rStyle w:val="Hyperlink"/>
                <w:noProof/>
              </w:rPr>
              <w:t>1</w:t>
            </w:r>
            <w:r w:rsidR="00BA56EE">
              <w:rPr>
                <w:rFonts w:eastAsiaTheme="minorEastAsia"/>
                <w:noProof/>
                <w:kern w:val="2"/>
                <w:sz w:val="24"/>
                <w:szCs w:val="24"/>
                <w:lang w:eastAsia="en-SG"/>
                <w14:ligatures w14:val="standardContextual"/>
              </w:rPr>
              <w:tab/>
            </w:r>
            <w:r w:rsidR="00BA56EE" w:rsidRPr="009C4BC3">
              <w:rPr>
                <w:rStyle w:val="Hyperlink"/>
                <w:noProof/>
              </w:rPr>
              <w:t>Introduction</w:t>
            </w:r>
            <w:r w:rsidR="00BA56EE">
              <w:rPr>
                <w:noProof/>
                <w:webHidden/>
              </w:rPr>
              <w:tab/>
            </w:r>
            <w:r w:rsidR="00BA56EE">
              <w:rPr>
                <w:noProof/>
                <w:webHidden/>
              </w:rPr>
              <w:fldChar w:fldCharType="begin"/>
            </w:r>
            <w:r w:rsidR="00BA56EE">
              <w:rPr>
                <w:noProof/>
                <w:webHidden/>
              </w:rPr>
              <w:instrText xml:space="preserve"> PAGEREF _Toc216817607 \h </w:instrText>
            </w:r>
            <w:r w:rsidR="00BA56EE">
              <w:rPr>
                <w:noProof/>
                <w:webHidden/>
              </w:rPr>
            </w:r>
            <w:r w:rsidR="00BA56EE">
              <w:rPr>
                <w:noProof/>
                <w:webHidden/>
              </w:rPr>
              <w:fldChar w:fldCharType="separate"/>
            </w:r>
            <w:r w:rsidR="00BA56EE">
              <w:rPr>
                <w:noProof/>
                <w:webHidden/>
              </w:rPr>
              <w:t>6</w:t>
            </w:r>
            <w:r w:rsidR="00BA56EE">
              <w:rPr>
                <w:noProof/>
                <w:webHidden/>
              </w:rPr>
              <w:fldChar w:fldCharType="end"/>
            </w:r>
          </w:hyperlink>
        </w:p>
        <w:p w14:paraId="45E9A50D" w14:textId="5F911313"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08" w:history="1">
            <w:r w:rsidRPr="009C4BC3">
              <w:rPr>
                <w:rStyle w:val="Hyperlink"/>
                <w:noProof/>
              </w:rPr>
              <w:t>1.1</w:t>
            </w:r>
            <w:r>
              <w:rPr>
                <w:rFonts w:eastAsiaTheme="minorEastAsia"/>
                <w:noProof/>
                <w:kern w:val="2"/>
                <w:sz w:val="24"/>
                <w:szCs w:val="24"/>
                <w:lang w:eastAsia="en-SG"/>
                <w14:ligatures w14:val="standardContextual"/>
              </w:rPr>
              <w:tab/>
            </w:r>
            <w:r w:rsidRPr="009C4BC3">
              <w:rPr>
                <w:rStyle w:val="Hyperlink"/>
                <w:noProof/>
              </w:rPr>
              <w:t>Purpose of Document</w:t>
            </w:r>
            <w:r>
              <w:rPr>
                <w:noProof/>
                <w:webHidden/>
              </w:rPr>
              <w:tab/>
            </w:r>
            <w:r>
              <w:rPr>
                <w:noProof/>
                <w:webHidden/>
              </w:rPr>
              <w:fldChar w:fldCharType="begin"/>
            </w:r>
            <w:r>
              <w:rPr>
                <w:noProof/>
                <w:webHidden/>
              </w:rPr>
              <w:instrText xml:space="preserve"> PAGEREF _Toc216817608 \h </w:instrText>
            </w:r>
            <w:r>
              <w:rPr>
                <w:noProof/>
                <w:webHidden/>
              </w:rPr>
            </w:r>
            <w:r>
              <w:rPr>
                <w:noProof/>
                <w:webHidden/>
              </w:rPr>
              <w:fldChar w:fldCharType="separate"/>
            </w:r>
            <w:r>
              <w:rPr>
                <w:noProof/>
                <w:webHidden/>
              </w:rPr>
              <w:t>6</w:t>
            </w:r>
            <w:r>
              <w:rPr>
                <w:noProof/>
                <w:webHidden/>
              </w:rPr>
              <w:fldChar w:fldCharType="end"/>
            </w:r>
          </w:hyperlink>
        </w:p>
        <w:p w14:paraId="2F6DC4A5" w14:textId="15435F2E"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09" w:history="1">
            <w:r w:rsidRPr="009C4BC3">
              <w:rPr>
                <w:rStyle w:val="Hyperlink"/>
                <w:noProof/>
              </w:rPr>
              <w:t>1.2</w:t>
            </w:r>
            <w:r>
              <w:rPr>
                <w:rFonts w:eastAsiaTheme="minorEastAsia"/>
                <w:noProof/>
                <w:kern w:val="2"/>
                <w:sz w:val="24"/>
                <w:szCs w:val="24"/>
                <w:lang w:eastAsia="en-SG"/>
                <w14:ligatures w14:val="standardContextual"/>
              </w:rPr>
              <w:tab/>
            </w:r>
            <w:r w:rsidRPr="009C4BC3">
              <w:rPr>
                <w:rStyle w:val="Hyperlink"/>
                <w:noProof/>
              </w:rPr>
              <w:t>Scope</w:t>
            </w:r>
            <w:r>
              <w:rPr>
                <w:noProof/>
                <w:webHidden/>
              </w:rPr>
              <w:tab/>
            </w:r>
            <w:r>
              <w:rPr>
                <w:noProof/>
                <w:webHidden/>
              </w:rPr>
              <w:fldChar w:fldCharType="begin"/>
            </w:r>
            <w:r>
              <w:rPr>
                <w:noProof/>
                <w:webHidden/>
              </w:rPr>
              <w:instrText xml:space="preserve"> PAGEREF _Toc216817609 \h </w:instrText>
            </w:r>
            <w:r>
              <w:rPr>
                <w:noProof/>
                <w:webHidden/>
              </w:rPr>
            </w:r>
            <w:r>
              <w:rPr>
                <w:noProof/>
                <w:webHidden/>
              </w:rPr>
              <w:fldChar w:fldCharType="separate"/>
            </w:r>
            <w:r>
              <w:rPr>
                <w:noProof/>
                <w:webHidden/>
              </w:rPr>
              <w:t>6</w:t>
            </w:r>
            <w:r>
              <w:rPr>
                <w:noProof/>
                <w:webHidden/>
              </w:rPr>
              <w:fldChar w:fldCharType="end"/>
            </w:r>
          </w:hyperlink>
        </w:p>
        <w:p w14:paraId="211DB2BA" w14:textId="2D00ED20"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0" w:history="1">
            <w:r w:rsidRPr="009C4BC3">
              <w:rPr>
                <w:rStyle w:val="Hyperlink"/>
                <w:noProof/>
              </w:rPr>
              <w:t>1.3</w:t>
            </w:r>
            <w:r>
              <w:rPr>
                <w:rFonts w:eastAsiaTheme="minorEastAsia"/>
                <w:noProof/>
                <w:kern w:val="2"/>
                <w:sz w:val="24"/>
                <w:szCs w:val="24"/>
                <w:lang w:eastAsia="en-SG"/>
                <w14:ligatures w14:val="standardContextual"/>
              </w:rPr>
              <w:tab/>
            </w:r>
            <w:r w:rsidRPr="009C4BC3">
              <w:rPr>
                <w:rStyle w:val="Hyperlink"/>
                <w:noProof/>
              </w:rPr>
              <w:t>Definitions, Acronyms and Abbreviations</w:t>
            </w:r>
            <w:r>
              <w:rPr>
                <w:noProof/>
                <w:webHidden/>
              </w:rPr>
              <w:tab/>
            </w:r>
            <w:r>
              <w:rPr>
                <w:noProof/>
                <w:webHidden/>
              </w:rPr>
              <w:fldChar w:fldCharType="begin"/>
            </w:r>
            <w:r>
              <w:rPr>
                <w:noProof/>
                <w:webHidden/>
              </w:rPr>
              <w:instrText xml:space="preserve"> PAGEREF _Toc216817610 \h </w:instrText>
            </w:r>
            <w:r>
              <w:rPr>
                <w:noProof/>
                <w:webHidden/>
              </w:rPr>
            </w:r>
            <w:r>
              <w:rPr>
                <w:noProof/>
                <w:webHidden/>
              </w:rPr>
              <w:fldChar w:fldCharType="separate"/>
            </w:r>
            <w:r>
              <w:rPr>
                <w:noProof/>
                <w:webHidden/>
              </w:rPr>
              <w:t>6</w:t>
            </w:r>
            <w:r>
              <w:rPr>
                <w:noProof/>
                <w:webHidden/>
              </w:rPr>
              <w:fldChar w:fldCharType="end"/>
            </w:r>
          </w:hyperlink>
        </w:p>
        <w:p w14:paraId="0B5E59AC" w14:textId="627FDD87"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1" w:history="1">
            <w:r w:rsidRPr="009C4BC3">
              <w:rPr>
                <w:rStyle w:val="Hyperlink"/>
                <w:noProof/>
              </w:rPr>
              <w:t>1.4</w:t>
            </w:r>
            <w:r>
              <w:rPr>
                <w:rFonts w:eastAsiaTheme="minorEastAsia"/>
                <w:noProof/>
                <w:kern w:val="2"/>
                <w:sz w:val="24"/>
                <w:szCs w:val="24"/>
                <w:lang w:eastAsia="en-SG"/>
                <w14:ligatures w14:val="standardContextual"/>
              </w:rPr>
              <w:tab/>
            </w:r>
            <w:r w:rsidRPr="009C4BC3">
              <w:rPr>
                <w:rStyle w:val="Hyperlink"/>
                <w:noProof/>
              </w:rPr>
              <w:t>Reference</w:t>
            </w:r>
            <w:r>
              <w:rPr>
                <w:noProof/>
                <w:webHidden/>
              </w:rPr>
              <w:tab/>
            </w:r>
            <w:r>
              <w:rPr>
                <w:noProof/>
                <w:webHidden/>
              </w:rPr>
              <w:fldChar w:fldCharType="begin"/>
            </w:r>
            <w:r>
              <w:rPr>
                <w:noProof/>
                <w:webHidden/>
              </w:rPr>
              <w:instrText xml:space="preserve"> PAGEREF _Toc216817611 \h </w:instrText>
            </w:r>
            <w:r>
              <w:rPr>
                <w:noProof/>
                <w:webHidden/>
              </w:rPr>
            </w:r>
            <w:r>
              <w:rPr>
                <w:noProof/>
                <w:webHidden/>
              </w:rPr>
              <w:fldChar w:fldCharType="separate"/>
            </w:r>
            <w:r>
              <w:rPr>
                <w:noProof/>
                <w:webHidden/>
              </w:rPr>
              <w:t>6</w:t>
            </w:r>
            <w:r>
              <w:rPr>
                <w:noProof/>
                <w:webHidden/>
              </w:rPr>
              <w:fldChar w:fldCharType="end"/>
            </w:r>
          </w:hyperlink>
        </w:p>
        <w:p w14:paraId="3DA2D5A1" w14:textId="00E61FB0" w:rsidR="00BA56EE" w:rsidRDefault="00BA56EE">
          <w:pPr>
            <w:pStyle w:val="TOC1"/>
            <w:rPr>
              <w:rFonts w:eastAsiaTheme="minorEastAsia"/>
              <w:noProof/>
              <w:kern w:val="2"/>
              <w:sz w:val="24"/>
              <w:szCs w:val="24"/>
              <w:lang w:eastAsia="en-SG"/>
              <w14:ligatures w14:val="standardContextual"/>
            </w:rPr>
          </w:pPr>
          <w:hyperlink w:anchor="_Toc216817612" w:history="1">
            <w:r w:rsidRPr="009C4BC3">
              <w:rPr>
                <w:rStyle w:val="Hyperlink"/>
                <w:noProof/>
              </w:rPr>
              <w:t>2</w:t>
            </w:r>
            <w:r>
              <w:rPr>
                <w:rFonts w:eastAsiaTheme="minorEastAsia"/>
                <w:noProof/>
                <w:kern w:val="2"/>
                <w:sz w:val="24"/>
                <w:szCs w:val="24"/>
                <w:lang w:eastAsia="en-SG"/>
                <w14:ligatures w14:val="standardContextual"/>
              </w:rPr>
              <w:tab/>
            </w:r>
            <w:r w:rsidRPr="009C4BC3">
              <w:rPr>
                <w:rStyle w:val="Hyperlink"/>
                <w:noProof/>
              </w:rPr>
              <w:t>Functional Requirements</w:t>
            </w:r>
            <w:r>
              <w:rPr>
                <w:noProof/>
                <w:webHidden/>
              </w:rPr>
              <w:tab/>
            </w:r>
            <w:r>
              <w:rPr>
                <w:noProof/>
                <w:webHidden/>
              </w:rPr>
              <w:fldChar w:fldCharType="begin"/>
            </w:r>
            <w:r>
              <w:rPr>
                <w:noProof/>
                <w:webHidden/>
              </w:rPr>
              <w:instrText xml:space="preserve"> PAGEREF _Toc216817612 \h </w:instrText>
            </w:r>
            <w:r>
              <w:rPr>
                <w:noProof/>
                <w:webHidden/>
              </w:rPr>
            </w:r>
            <w:r>
              <w:rPr>
                <w:noProof/>
                <w:webHidden/>
              </w:rPr>
              <w:fldChar w:fldCharType="separate"/>
            </w:r>
            <w:r>
              <w:rPr>
                <w:noProof/>
                <w:webHidden/>
              </w:rPr>
              <w:t>7</w:t>
            </w:r>
            <w:r>
              <w:rPr>
                <w:noProof/>
                <w:webHidden/>
              </w:rPr>
              <w:fldChar w:fldCharType="end"/>
            </w:r>
          </w:hyperlink>
        </w:p>
        <w:p w14:paraId="2AEA5988" w14:textId="008C685B"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3" w:history="1">
            <w:r w:rsidRPr="009C4BC3">
              <w:rPr>
                <w:rStyle w:val="Hyperlink"/>
                <w:noProof/>
              </w:rPr>
              <w:t>2.1</w:t>
            </w:r>
            <w:r>
              <w:rPr>
                <w:rFonts w:eastAsiaTheme="minorEastAsia"/>
                <w:noProof/>
                <w:kern w:val="2"/>
                <w:sz w:val="24"/>
                <w:szCs w:val="24"/>
                <w:lang w:eastAsia="en-SG"/>
                <w14:ligatures w14:val="standardContextual"/>
              </w:rPr>
              <w:tab/>
            </w:r>
            <w:r w:rsidRPr="009C4BC3">
              <w:rPr>
                <w:rStyle w:val="Hyperlink"/>
                <w:noProof/>
              </w:rPr>
              <w:t>Purpose of Module</w:t>
            </w:r>
            <w:r>
              <w:rPr>
                <w:noProof/>
                <w:webHidden/>
              </w:rPr>
              <w:tab/>
            </w:r>
            <w:r>
              <w:rPr>
                <w:noProof/>
                <w:webHidden/>
              </w:rPr>
              <w:fldChar w:fldCharType="begin"/>
            </w:r>
            <w:r>
              <w:rPr>
                <w:noProof/>
                <w:webHidden/>
              </w:rPr>
              <w:instrText xml:space="preserve"> PAGEREF _Toc216817613 \h </w:instrText>
            </w:r>
            <w:r>
              <w:rPr>
                <w:noProof/>
                <w:webHidden/>
              </w:rPr>
            </w:r>
            <w:r>
              <w:rPr>
                <w:noProof/>
                <w:webHidden/>
              </w:rPr>
              <w:fldChar w:fldCharType="separate"/>
            </w:r>
            <w:r>
              <w:rPr>
                <w:noProof/>
                <w:webHidden/>
              </w:rPr>
              <w:t>7</w:t>
            </w:r>
            <w:r>
              <w:rPr>
                <w:noProof/>
                <w:webHidden/>
              </w:rPr>
              <w:fldChar w:fldCharType="end"/>
            </w:r>
          </w:hyperlink>
        </w:p>
        <w:p w14:paraId="7B797A4A" w14:textId="0C32C73C"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4" w:history="1">
            <w:r w:rsidRPr="009C4BC3">
              <w:rPr>
                <w:rStyle w:val="Hyperlink"/>
                <w:noProof/>
              </w:rPr>
              <w:t>2.2</w:t>
            </w:r>
            <w:r>
              <w:rPr>
                <w:rFonts w:eastAsiaTheme="minorEastAsia"/>
                <w:noProof/>
                <w:kern w:val="2"/>
                <w:sz w:val="24"/>
                <w:szCs w:val="24"/>
                <w:lang w:eastAsia="en-SG"/>
                <w14:ligatures w14:val="standardContextual"/>
              </w:rPr>
              <w:tab/>
            </w:r>
            <w:r w:rsidRPr="009C4BC3">
              <w:rPr>
                <w:rStyle w:val="Hyperlink"/>
                <w:noProof/>
              </w:rPr>
              <w:t>Actors</w:t>
            </w:r>
            <w:r>
              <w:rPr>
                <w:noProof/>
                <w:webHidden/>
              </w:rPr>
              <w:tab/>
            </w:r>
            <w:r>
              <w:rPr>
                <w:noProof/>
                <w:webHidden/>
              </w:rPr>
              <w:fldChar w:fldCharType="begin"/>
            </w:r>
            <w:r>
              <w:rPr>
                <w:noProof/>
                <w:webHidden/>
              </w:rPr>
              <w:instrText xml:space="preserve"> PAGEREF _Toc216817614 \h </w:instrText>
            </w:r>
            <w:r>
              <w:rPr>
                <w:noProof/>
                <w:webHidden/>
              </w:rPr>
            </w:r>
            <w:r>
              <w:rPr>
                <w:noProof/>
                <w:webHidden/>
              </w:rPr>
              <w:fldChar w:fldCharType="separate"/>
            </w:r>
            <w:r>
              <w:rPr>
                <w:noProof/>
                <w:webHidden/>
              </w:rPr>
              <w:t>7</w:t>
            </w:r>
            <w:r>
              <w:rPr>
                <w:noProof/>
                <w:webHidden/>
              </w:rPr>
              <w:fldChar w:fldCharType="end"/>
            </w:r>
          </w:hyperlink>
        </w:p>
        <w:p w14:paraId="7E555873" w14:textId="33D6FD4D"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5" w:history="1">
            <w:r w:rsidRPr="009C4BC3">
              <w:rPr>
                <w:rStyle w:val="Hyperlink"/>
                <w:noProof/>
              </w:rPr>
              <w:t>2.3</w:t>
            </w:r>
            <w:r>
              <w:rPr>
                <w:rFonts w:eastAsiaTheme="minorEastAsia"/>
                <w:noProof/>
                <w:kern w:val="2"/>
                <w:sz w:val="24"/>
                <w:szCs w:val="24"/>
                <w:lang w:eastAsia="en-SG"/>
                <w14:ligatures w14:val="standardContextual"/>
              </w:rPr>
              <w:tab/>
            </w:r>
            <w:r w:rsidRPr="009C4BC3">
              <w:rPr>
                <w:rStyle w:val="Hyperlink"/>
                <w:noProof/>
              </w:rPr>
              <w:t>Process Diagrams</w:t>
            </w:r>
            <w:r>
              <w:rPr>
                <w:noProof/>
                <w:webHidden/>
              </w:rPr>
              <w:tab/>
            </w:r>
            <w:r>
              <w:rPr>
                <w:noProof/>
                <w:webHidden/>
              </w:rPr>
              <w:fldChar w:fldCharType="begin"/>
            </w:r>
            <w:r>
              <w:rPr>
                <w:noProof/>
                <w:webHidden/>
              </w:rPr>
              <w:instrText xml:space="preserve"> PAGEREF _Toc216817615 \h </w:instrText>
            </w:r>
            <w:r>
              <w:rPr>
                <w:noProof/>
                <w:webHidden/>
              </w:rPr>
            </w:r>
            <w:r>
              <w:rPr>
                <w:noProof/>
                <w:webHidden/>
              </w:rPr>
              <w:fldChar w:fldCharType="separate"/>
            </w:r>
            <w:r>
              <w:rPr>
                <w:noProof/>
                <w:webHidden/>
              </w:rPr>
              <w:t>7</w:t>
            </w:r>
            <w:r>
              <w:rPr>
                <w:noProof/>
                <w:webHidden/>
              </w:rPr>
              <w:fldChar w:fldCharType="end"/>
            </w:r>
          </w:hyperlink>
        </w:p>
        <w:p w14:paraId="2B2F1F73" w14:textId="403E8585"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6" w:history="1">
            <w:r w:rsidRPr="009C4BC3">
              <w:rPr>
                <w:rStyle w:val="Hyperlink"/>
                <w:noProof/>
              </w:rPr>
              <w:t>2.4</w:t>
            </w:r>
            <w:r>
              <w:rPr>
                <w:rFonts w:eastAsiaTheme="minorEastAsia"/>
                <w:noProof/>
                <w:kern w:val="2"/>
                <w:sz w:val="24"/>
                <w:szCs w:val="24"/>
                <w:lang w:eastAsia="en-SG"/>
                <w14:ligatures w14:val="standardContextual"/>
              </w:rPr>
              <w:tab/>
            </w:r>
            <w:r w:rsidRPr="009C4BC3">
              <w:rPr>
                <w:rStyle w:val="Hyperlink"/>
                <w:noProof/>
              </w:rPr>
              <w:t>BPMN Workflow</w:t>
            </w:r>
            <w:r>
              <w:rPr>
                <w:noProof/>
                <w:webHidden/>
              </w:rPr>
              <w:tab/>
            </w:r>
            <w:r>
              <w:rPr>
                <w:noProof/>
                <w:webHidden/>
              </w:rPr>
              <w:fldChar w:fldCharType="begin"/>
            </w:r>
            <w:r>
              <w:rPr>
                <w:noProof/>
                <w:webHidden/>
              </w:rPr>
              <w:instrText xml:space="preserve"> PAGEREF _Toc216817616 \h </w:instrText>
            </w:r>
            <w:r>
              <w:rPr>
                <w:noProof/>
                <w:webHidden/>
              </w:rPr>
            </w:r>
            <w:r>
              <w:rPr>
                <w:noProof/>
                <w:webHidden/>
              </w:rPr>
              <w:fldChar w:fldCharType="separate"/>
            </w:r>
            <w:r>
              <w:rPr>
                <w:noProof/>
                <w:webHidden/>
              </w:rPr>
              <w:t>8</w:t>
            </w:r>
            <w:r>
              <w:rPr>
                <w:noProof/>
                <w:webHidden/>
              </w:rPr>
              <w:fldChar w:fldCharType="end"/>
            </w:r>
          </w:hyperlink>
        </w:p>
        <w:p w14:paraId="49D6595E" w14:textId="290F7867"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7" w:history="1">
            <w:r w:rsidRPr="009C4BC3">
              <w:rPr>
                <w:rStyle w:val="Hyperlink"/>
                <w:noProof/>
              </w:rPr>
              <w:t>2.5</w:t>
            </w:r>
            <w:r>
              <w:rPr>
                <w:rFonts w:eastAsiaTheme="minorEastAsia"/>
                <w:noProof/>
                <w:kern w:val="2"/>
                <w:sz w:val="24"/>
                <w:szCs w:val="24"/>
                <w:lang w:eastAsia="en-SG"/>
                <w14:ligatures w14:val="standardContextual"/>
              </w:rPr>
              <w:tab/>
            </w:r>
            <w:r w:rsidRPr="009C4BC3">
              <w:rPr>
                <w:rStyle w:val="Hyperlink"/>
                <w:noProof/>
              </w:rPr>
              <w:t>State Transition Diagram</w:t>
            </w:r>
            <w:r>
              <w:rPr>
                <w:noProof/>
                <w:webHidden/>
              </w:rPr>
              <w:tab/>
            </w:r>
            <w:r>
              <w:rPr>
                <w:noProof/>
                <w:webHidden/>
              </w:rPr>
              <w:fldChar w:fldCharType="begin"/>
            </w:r>
            <w:r>
              <w:rPr>
                <w:noProof/>
                <w:webHidden/>
              </w:rPr>
              <w:instrText xml:space="preserve"> PAGEREF _Toc216817617 \h </w:instrText>
            </w:r>
            <w:r>
              <w:rPr>
                <w:noProof/>
                <w:webHidden/>
              </w:rPr>
            </w:r>
            <w:r>
              <w:rPr>
                <w:noProof/>
                <w:webHidden/>
              </w:rPr>
              <w:fldChar w:fldCharType="separate"/>
            </w:r>
            <w:r>
              <w:rPr>
                <w:noProof/>
                <w:webHidden/>
              </w:rPr>
              <w:t>8</w:t>
            </w:r>
            <w:r>
              <w:rPr>
                <w:noProof/>
                <w:webHidden/>
              </w:rPr>
              <w:fldChar w:fldCharType="end"/>
            </w:r>
          </w:hyperlink>
        </w:p>
        <w:p w14:paraId="3F2F35C7" w14:textId="5438FD74"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8" w:history="1">
            <w:r w:rsidRPr="009C4BC3">
              <w:rPr>
                <w:rStyle w:val="Hyperlink"/>
                <w:noProof/>
              </w:rPr>
              <w:t>2.6</w:t>
            </w:r>
            <w:r>
              <w:rPr>
                <w:rFonts w:eastAsiaTheme="minorEastAsia"/>
                <w:noProof/>
                <w:kern w:val="2"/>
                <w:sz w:val="24"/>
                <w:szCs w:val="24"/>
                <w:lang w:eastAsia="en-SG"/>
                <w14:ligatures w14:val="standardContextual"/>
              </w:rPr>
              <w:tab/>
            </w:r>
            <w:r w:rsidRPr="009C4BC3">
              <w:rPr>
                <w:rStyle w:val="Hyperlink"/>
                <w:noProof/>
              </w:rPr>
              <w:t>Use Cases</w:t>
            </w:r>
            <w:r>
              <w:rPr>
                <w:noProof/>
                <w:webHidden/>
              </w:rPr>
              <w:tab/>
            </w:r>
            <w:r>
              <w:rPr>
                <w:noProof/>
                <w:webHidden/>
              </w:rPr>
              <w:fldChar w:fldCharType="begin"/>
            </w:r>
            <w:r>
              <w:rPr>
                <w:noProof/>
                <w:webHidden/>
              </w:rPr>
              <w:instrText xml:space="preserve"> PAGEREF _Toc216817618 \h </w:instrText>
            </w:r>
            <w:r>
              <w:rPr>
                <w:noProof/>
                <w:webHidden/>
              </w:rPr>
            </w:r>
            <w:r>
              <w:rPr>
                <w:noProof/>
                <w:webHidden/>
              </w:rPr>
              <w:fldChar w:fldCharType="separate"/>
            </w:r>
            <w:r>
              <w:rPr>
                <w:noProof/>
                <w:webHidden/>
              </w:rPr>
              <w:t>8</w:t>
            </w:r>
            <w:r>
              <w:rPr>
                <w:noProof/>
                <w:webHidden/>
              </w:rPr>
              <w:fldChar w:fldCharType="end"/>
            </w:r>
          </w:hyperlink>
        </w:p>
        <w:p w14:paraId="112EE9D7" w14:textId="6B997EC5"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19" w:history="1">
            <w:r w:rsidRPr="009C4BC3">
              <w:rPr>
                <w:rStyle w:val="Hyperlink"/>
                <w:noProof/>
              </w:rPr>
              <w:t>2.7</w:t>
            </w:r>
            <w:r>
              <w:rPr>
                <w:rFonts w:eastAsiaTheme="minorEastAsia"/>
                <w:noProof/>
                <w:kern w:val="2"/>
                <w:sz w:val="24"/>
                <w:szCs w:val="24"/>
                <w:lang w:eastAsia="en-SG"/>
                <w14:ligatures w14:val="standardContextual"/>
              </w:rPr>
              <w:tab/>
            </w:r>
            <w:r w:rsidRPr="009C4BC3">
              <w:rPr>
                <w:rStyle w:val="Hyperlink"/>
                <w:noProof/>
              </w:rPr>
              <w:t>View Bids</w:t>
            </w:r>
            <w:r>
              <w:rPr>
                <w:noProof/>
                <w:webHidden/>
              </w:rPr>
              <w:tab/>
            </w:r>
            <w:r>
              <w:rPr>
                <w:noProof/>
                <w:webHidden/>
              </w:rPr>
              <w:fldChar w:fldCharType="begin"/>
            </w:r>
            <w:r>
              <w:rPr>
                <w:noProof/>
                <w:webHidden/>
              </w:rPr>
              <w:instrText xml:space="preserve"> PAGEREF _Toc216817619 \h </w:instrText>
            </w:r>
            <w:r>
              <w:rPr>
                <w:noProof/>
                <w:webHidden/>
              </w:rPr>
            </w:r>
            <w:r>
              <w:rPr>
                <w:noProof/>
                <w:webHidden/>
              </w:rPr>
              <w:fldChar w:fldCharType="separate"/>
            </w:r>
            <w:r>
              <w:rPr>
                <w:noProof/>
                <w:webHidden/>
              </w:rPr>
              <w:t>9</w:t>
            </w:r>
            <w:r>
              <w:rPr>
                <w:noProof/>
                <w:webHidden/>
              </w:rPr>
              <w:fldChar w:fldCharType="end"/>
            </w:r>
          </w:hyperlink>
        </w:p>
        <w:p w14:paraId="4FCD88B7" w14:textId="18FE7514"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0" w:history="1">
            <w:r w:rsidRPr="009C4BC3">
              <w:rPr>
                <w:rStyle w:val="Hyperlink"/>
                <w:noProof/>
              </w:rPr>
              <w:t>2.7.1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_Toc216817620 \h </w:instrText>
            </w:r>
            <w:r>
              <w:rPr>
                <w:noProof/>
                <w:webHidden/>
              </w:rPr>
            </w:r>
            <w:r>
              <w:rPr>
                <w:noProof/>
                <w:webHidden/>
              </w:rPr>
              <w:fldChar w:fldCharType="separate"/>
            </w:r>
            <w:r>
              <w:rPr>
                <w:noProof/>
                <w:webHidden/>
              </w:rPr>
              <w:t>9</w:t>
            </w:r>
            <w:r>
              <w:rPr>
                <w:noProof/>
                <w:webHidden/>
              </w:rPr>
              <w:fldChar w:fldCharType="end"/>
            </w:r>
          </w:hyperlink>
        </w:p>
        <w:p w14:paraId="1B02A362" w14:textId="0B965026"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1" w:history="1">
            <w:r w:rsidRPr="009C4BC3">
              <w:rPr>
                <w:rStyle w:val="Hyperlink"/>
                <w:noProof/>
              </w:rPr>
              <w:t>2.7.2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_Toc216817621 \h </w:instrText>
            </w:r>
            <w:r>
              <w:rPr>
                <w:noProof/>
                <w:webHidden/>
              </w:rPr>
            </w:r>
            <w:r>
              <w:rPr>
                <w:noProof/>
                <w:webHidden/>
              </w:rPr>
              <w:fldChar w:fldCharType="separate"/>
            </w:r>
            <w:r>
              <w:rPr>
                <w:noProof/>
                <w:webHidden/>
              </w:rPr>
              <w:t>9</w:t>
            </w:r>
            <w:r>
              <w:rPr>
                <w:noProof/>
                <w:webHidden/>
              </w:rPr>
              <w:fldChar w:fldCharType="end"/>
            </w:r>
          </w:hyperlink>
        </w:p>
        <w:p w14:paraId="4F42A458" w14:textId="6C24307C"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2" w:history="1">
            <w:r w:rsidRPr="009C4BC3">
              <w:rPr>
                <w:rStyle w:val="Hyperlink"/>
                <w:noProof/>
              </w:rPr>
              <w:t>2.7.3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_Toc216817622 \h </w:instrText>
            </w:r>
            <w:r>
              <w:rPr>
                <w:noProof/>
                <w:webHidden/>
              </w:rPr>
            </w:r>
            <w:r>
              <w:rPr>
                <w:noProof/>
                <w:webHidden/>
              </w:rPr>
              <w:fldChar w:fldCharType="separate"/>
            </w:r>
            <w:r>
              <w:rPr>
                <w:noProof/>
                <w:webHidden/>
              </w:rPr>
              <w:t>9</w:t>
            </w:r>
            <w:r>
              <w:rPr>
                <w:noProof/>
                <w:webHidden/>
              </w:rPr>
              <w:fldChar w:fldCharType="end"/>
            </w:r>
          </w:hyperlink>
        </w:p>
        <w:p w14:paraId="4AA79138" w14:textId="11992744"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3" w:history="1">
            <w:r w:rsidRPr="009C4BC3">
              <w:rPr>
                <w:rStyle w:val="Hyperlink"/>
                <w:noProof/>
              </w:rPr>
              <w:t>2.7.4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_Toc216817623 \h </w:instrText>
            </w:r>
            <w:r>
              <w:rPr>
                <w:noProof/>
                <w:webHidden/>
              </w:rPr>
            </w:r>
            <w:r>
              <w:rPr>
                <w:noProof/>
                <w:webHidden/>
              </w:rPr>
              <w:fldChar w:fldCharType="separate"/>
            </w:r>
            <w:r>
              <w:rPr>
                <w:noProof/>
                <w:webHidden/>
              </w:rPr>
              <w:t>10</w:t>
            </w:r>
            <w:r>
              <w:rPr>
                <w:noProof/>
                <w:webHidden/>
              </w:rPr>
              <w:fldChar w:fldCharType="end"/>
            </w:r>
          </w:hyperlink>
        </w:p>
        <w:p w14:paraId="197AF59A" w14:textId="52F118C6"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4" w:history="1">
            <w:r w:rsidRPr="009C4BC3">
              <w:rPr>
                <w:rStyle w:val="Hyperlink"/>
                <w:noProof/>
              </w:rPr>
              <w:t>2.7.5</w:t>
            </w:r>
            <w:r>
              <w:rPr>
                <w:rFonts w:eastAsiaTheme="minorEastAsia"/>
                <w:noProof/>
                <w:kern w:val="2"/>
                <w:sz w:val="24"/>
                <w:szCs w:val="24"/>
                <w:lang w:eastAsia="en-SG"/>
                <w14:ligatures w14:val="standardContextual"/>
              </w:rPr>
              <w:tab/>
            </w:r>
            <w:r w:rsidRPr="009C4BC3">
              <w:rPr>
                <w:rStyle w:val="Hyperlink"/>
                <w:noProof/>
              </w:rPr>
              <w:t>Bid Management Listing Page</w:t>
            </w:r>
            <w:r>
              <w:rPr>
                <w:noProof/>
                <w:webHidden/>
              </w:rPr>
              <w:tab/>
            </w:r>
            <w:r>
              <w:rPr>
                <w:noProof/>
                <w:webHidden/>
              </w:rPr>
              <w:fldChar w:fldCharType="begin"/>
            </w:r>
            <w:r>
              <w:rPr>
                <w:noProof/>
                <w:webHidden/>
              </w:rPr>
              <w:instrText xml:space="preserve"> PAGEREF _Toc216817624 \h </w:instrText>
            </w:r>
            <w:r>
              <w:rPr>
                <w:noProof/>
                <w:webHidden/>
              </w:rPr>
            </w:r>
            <w:r>
              <w:rPr>
                <w:noProof/>
                <w:webHidden/>
              </w:rPr>
              <w:fldChar w:fldCharType="separate"/>
            </w:r>
            <w:r>
              <w:rPr>
                <w:noProof/>
                <w:webHidden/>
              </w:rPr>
              <w:t>10</w:t>
            </w:r>
            <w:r>
              <w:rPr>
                <w:noProof/>
                <w:webHidden/>
              </w:rPr>
              <w:fldChar w:fldCharType="end"/>
            </w:r>
          </w:hyperlink>
        </w:p>
        <w:p w14:paraId="1D2CC9C6" w14:textId="4E0E2F5E"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5" w:history="1">
            <w:r w:rsidRPr="009C4BC3">
              <w:rPr>
                <w:rStyle w:val="Hyperlink"/>
                <w:noProof/>
              </w:rPr>
              <w:t>2.7.6</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_Toc216817625 \h </w:instrText>
            </w:r>
            <w:r>
              <w:rPr>
                <w:noProof/>
                <w:webHidden/>
              </w:rPr>
            </w:r>
            <w:r>
              <w:rPr>
                <w:noProof/>
                <w:webHidden/>
              </w:rPr>
              <w:fldChar w:fldCharType="separate"/>
            </w:r>
            <w:r>
              <w:rPr>
                <w:noProof/>
                <w:webHidden/>
              </w:rPr>
              <w:t>12</w:t>
            </w:r>
            <w:r>
              <w:rPr>
                <w:noProof/>
                <w:webHidden/>
              </w:rPr>
              <w:fldChar w:fldCharType="end"/>
            </w:r>
          </w:hyperlink>
        </w:p>
        <w:p w14:paraId="5A456694" w14:textId="497EB0B9"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26" w:history="1">
            <w:r w:rsidRPr="009C4BC3">
              <w:rPr>
                <w:rStyle w:val="Hyperlink"/>
                <w:noProof/>
              </w:rPr>
              <w:t>2.8</w:t>
            </w:r>
            <w:r>
              <w:rPr>
                <w:rFonts w:eastAsiaTheme="minorEastAsia"/>
                <w:noProof/>
                <w:kern w:val="2"/>
                <w:sz w:val="24"/>
                <w:szCs w:val="24"/>
                <w:lang w:eastAsia="en-SG"/>
                <w14:ligatures w14:val="standardContextual"/>
              </w:rPr>
              <w:tab/>
            </w:r>
            <w:r w:rsidRPr="009C4BC3">
              <w:rPr>
                <w:rStyle w:val="Hyperlink"/>
                <w:noProof/>
              </w:rPr>
              <w:t>Create Bid</w:t>
            </w:r>
            <w:r>
              <w:rPr>
                <w:noProof/>
                <w:webHidden/>
              </w:rPr>
              <w:tab/>
            </w:r>
            <w:r>
              <w:rPr>
                <w:noProof/>
                <w:webHidden/>
              </w:rPr>
              <w:fldChar w:fldCharType="begin"/>
            </w:r>
            <w:r>
              <w:rPr>
                <w:noProof/>
                <w:webHidden/>
              </w:rPr>
              <w:instrText xml:space="preserve"> PAGEREF _Toc216817626 \h </w:instrText>
            </w:r>
            <w:r>
              <w:rPr>
                <w:noProof/>
                <w:webHidden/>
              </w:rPr>
            </w:r>
            <w:r>
              <w:rPr>
                <w:noProof/>
                <w:webHidden/>
              </w:rPr>
              <w:fldChar w:fldCharType="separate"/>
            </w:r>
            <w:r>
              <w:rPr>
                <w:noProof/>
                <w:webHidden/>
              </w:rPr>
              <w:t>15</w:t>
            </w:r>
            <w:r>
              <w:rPr>
                <w:noProof/>
                <w:webHidden/>
              </w:rPr>
              <w:fldChar w:fldCharType="end"/>
            </w:r>
          </w:hyperlink>
        </w:p>
        <w:p w14:paraId="337D17B4" w14:textId="0D2B3C55"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7" w:history="1">
            <w:r w:rsidRPr="009C4BC3">
              <w:rPr>
                <w:rStyle w:val="Hyperlink"/>
                <w:noProof/>
              </w:rPr>
              <w:t>2.8.1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_Toc216817627 \h </w:instrText>
            </w:r>
            <w:r>
              <w:rPr>
                <w:noProof/>
                <w:webHidden/>
              </w:rPr>
            </w:r>
            <w:r>
              <w:rPr>
                <w:noProof/>
                <w:webHidden/>
              </w:rPr>
              <w:fldChar w:fldCharType="separate"/>
            </w:r>
            <w:r>
              <w:rPr>
                <w:noProof/>
                <w:webHidden/>
              </w:rPr>
              <w:t>15</w:t>
            </w:r>
            <w:r>
              <w:rPr>
                <w:noProof/>
                <w:webHidden/>
              </w:rPr>
              <w:fldChar w:fldCharType="end"/>
            </w:r>
          </w:hyperlink>
        </w:p>
        <w:p w14:paraId="6103295C" w14:textId="42EB0190"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8" w:history="1">
            <w:r w:rsidRPr="009C4BC3">
              <w:rPr>
                <w:rStyle w:val="Hyperlink"/>
                <w:noProof/>
              </w:rPr>
              <w:t>2.8.2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_Toc216817628 \h </w:instrText>
            </w:r>
            <w:r>
              <w:rPr>
                <w:noProof/>
                <w:webHidden/>
              </w:rPr>
            </w:r>
            <w:r>
              <w:rPr>
                <w:noProof/>
                <w:webHidden/>
              </w:rPr>
              <w:fldChar w:fldCharType="separate"/>
            </w:r>
            <w:r>
              <w:rPr>
                <w:noProof/>
                <w:webHidden/>
              </w:rPr>
              <w:t>15</w:t>
            </w:r>
            <w:r>
              <w:rPr>
                <w:noProof/>
                <w:webHidden/>
              </w:rPr>
              <w:fldChar w:fldCharType="end"/>
            </w:r>
          </w:hyperlink>
        </w:p>
        <w:p w14:paraId="51568783" w14:textId="5CBC023E"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29" w:history="1">
            <w:r w:rsidRPr="009C4BC3">
              <w:rPr>
                <w:rStyle w:val="Hyperlink"/>
                <w:noProof/>
              </w:rPr>
              <w:t>2.8.3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_Toc216817629 \h </w:instrText>
            </w:r>
            <w:r>
              <w:rPr>
                <w:noProof/>
                <w:webHidden/>
              </w:rPr>
            </w:r>
            <w:r>
              <w:rPr>
                <w:noProof/>
                <w:webHidden/>
              </w:rPr>
              <w:fldChar w:fldCharType="separate"/>
            </w:r>
            <w:r>
              <w:rPr>
                <w:noProof/>
                <w:webHidden/>
              </w:rPr>
              <w:t>15</w:t>
            </w:r>
            <w:r>
              <w:rPr>
                <w:noProof/>
                <w:webHidden/>
              </w:rPr>
              <w:fldChar w:fldCharType="end"/>
            </w:r>
          </w:hyperlink>
        </w:p>
        <w:p w14:paraId="7F99854D" w14:textId="5983A5B4"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0" w:history="1">
            <w:r w:rsidRPr="009C4BC3">
              <w:rPr>
                <w:rStyle w:val="Hyperlink"/>
                <w:noProof/>
              </w:rPr>
              <w:t>2.8.4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_Toc216817630 \h </w:instrText>
            </w:r>
            <w:r>
              <w:rPr>
                <w:noProof/>
                <w:webHidden/>
              </w:rPr>
            </w:r>
            <w:r>
              <w:rPr>
                <w:noProof/>
                <w:webHidden/>
              </w:rPr>
              <w:fldChar w:fldCharType="separate"/>
            </w:r>
            <w:r>
              <w:rPr>
                <w:noProof/>
                <w:webHidden/>
              </w:rPr>
              <w:t>15</w:t>
            </w:r>
            <w:r>
              <w:rPr>
                <w:noProof/>
                <w:webHidden/>
              </w:rPr>
              <w:fldChar w:fldCharType="end"/>
            </w:r>
          </w:hyperlink>
        </w:p>
        <w:p w14:paraId="3F9BDD93" w14:textId="75C50056"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1" w:history="1">
            <w:r w:rsidRPr="009C4BC3">
              <w:rPr>
                <w:rStyle w:val="Hyperlink"/>
                <w:noProof/>
              </w:rPr>
              <w:t>2.8.5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_Toc216817631 \h </w:instrText>
            </w:r>
            <w:r>
              <w:rPr>
                <w:noProof/>
                <w:webHidden/>
              </w:rPr>
            </w:r>
            <w:r>
              <w:rPr>
                <w:noProof/>
                <w:webHidden/>
              </w:rPr>
              <w:fldChar w:fldCharType="separate"/>
            </w:r>
            <w:r>
              <w:rPr>
                <w:noProof/>
                <w:webHidden/>
              </w:rPr>
              <w:t>16</w:t>
            </w:r>
            <w:r>
              <w:rPr>
                <w:noProof/>
                <w:webHidden/>
              </w:rPr>
              <w:fldChar w:fldCharType="end"/>
            </w:r>
          </w:hyperlink>
        </w:p>
        <w:p w14:paraId="59901AF4" w14:textId="320453AF"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2" w:history="1">
            <w:r w:rsidRPr="009C4BC3">
              <w:rPr>
                <w:rStyle w:val="Hyperlink"/>
                <w:noProof/>
              </w:rPr>
              <w:t>2.8.6</w:t>
            </w:r>
            <w:r>
              <w:rPr>
                <w:rFonts w:eastAsiaTheme="minorEastAsia"/>
                <w:noProof/>
                <w:kern w:val="2"/>
                <w:sz w:val="24"/>
                <w:szCs w:val="24"/>
                <w:lang w:eastAsia="en-SG"/>
                <w14:ligatures w14:val="standardContextual"/>
              </w:rPr>
              <w:tab/>
            </w:r>
            <w:r w:rsidRPr="009C4BC3">
              <w:rPr>
                <w:rStyle w:val="Hyperlink"/>
                <w:noProof/>
              </w:rPr>
              <w:t>Upload File Modal</w:t>
            </w:r>
            <w:r>
              <w:rPr>
                <w:noProof/>
                <w:webHidden/>
              </w:rPr>
              <w:tab/>
            </w:r>
            <w:r>
              <w:rPr>
                <w:noProof/>
                <w:webHidden/>
              </w:rPr>
              <w:fldChar w:fldCharType="begin"/>
            </w:r>
            <w:r>
              <w:rPr>
                <w:noProof/>
                <w:webHidden/>
              </w:rPr>
              <w:instrText xml:space="preserve"> PAGEREF _Toc216817632 \h </w:instrText>
            </w:r>
            <w:r>
              <w:rPr>
                <w:noProof/>
                <w:webHidden/>
              </w:rPr>
            </w:r>
            <w:r>
              <w:rPr>
                <w:noProof/>
                <w:webHidden/>
              </w:rPr>
              <w:fldChar w:fldCharType="separate"/>
            </w:r>
            <w:r>
              <w:rPr>
                <w:noProof/>
                <w:webHidden/>
              </w:rPr>
              <w:t>16</w:t>
            </w:r>
            <w:r>
              <w:rPr>
                <w:noProof/>
                <w:webHidden/>
              </w:rPr>
              <w:fldChar w:fldCharType="end"/>
            </w:r>
          </w:hyperlink>
        </w:p>
        <w:p w14:paraId="0866F895" w14:textId="28626AF7"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3" w:history="1">
            <w:r w:rsidRPr="009C4BC3">
              <w:rPr>
                <w:rStyle w:val="Hyperlink"/>
                <w:noProof/>
              </w:rPr>
              <w:t>2.8.7</w:t>
            </w:r>
            <w:r>
              <w:rPr>
                <w:rFonts w:eastAsiaTheme="minorEastAsia"/>
                <w:noProof/>
                <w:kern w:val="2"/>
                <w:sz w:val="24"/>
                <w:szCs w:val="24"/>
                <w:lang w:eastAsia="en-SG"/>
                <w14:ligatures w14:val="standardContextual"/>
              </w:rPr>
              <w:tab/>
            </w:r>
            <w:r w:rsidRPr="009C4BC3">
              <w:rPr>
                <w:rStyle w:val="Hyperlink"/>
                <w:noProof/>
              </w:rPr>
              <w:t>Upload File Confirmation Prompt</w:t>
            </w:r>
            <w:r>
              <w:rPr>
                <w:noProof/>
                <w:webHidden/>
              </w:rPr>
              <w:tab/>
            </w:r>
            <w:r>
              <w:rPr>
                <w:noProof/>
                <w:webHidden/>
              </w:rPr>
              <w:fldChar w:fldCharType="begin"/>
            </w:r>
            <w:r>
              <w:rPr>
                <w:noProof/>
                <w:webHidden/>
              </w:rPr>
              <w:instrText xml:space="preserve"> PAGEREF _Toc216817633 \h </w:instrText>
            </w:r>
            <w:r>
              <w:rPr>
                <w:noProof/>
                <w:webHidden/>
              </w:rPr>
            </w:r>
            <w:r>
              <w:rPr>
                <w:noProof/>
                <w:webHidden/>
              </w:rPr>
              <w:fldChar w:fldCharType="separate"/>
            </w:r>
            <w:r>
              <w:rPr>
                <w:noProof/>
                <w:webHidden/>
              </w:rPr>
              <w:t>17</w:t>
            </w:r>
            <w:r>
              <w:rPr>
                <w:noProof/>
                <w:webHidden/>
              </w:rPr>
              <w:fldChar w:fldCharType="end"/>
            </w:r>
          </w:hyperlink>
        </w:p>
        <w:p w14:paraId="715B1BDB" w14:textId="5661780A"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4" w:history="1">
            <w:r w:rsidRPr="009C4BC3">
              <w:rPr>
                <w:rStyle w:val="Hyperlink"/>
                <w:noProof/>
              </w:rPr>
              <w:t>2.8.8</w:t>
            </w:r>
            <w:r>
              <w:rPr>
                <w:rFonts w:eastAsiaTheme="minorEastAsia"/>
                <w:noProof/>
                <w:kern w:val="2"/>
                <w:sz w:val="24"/>
                <w:szCs w:val="24"/>
                <w:lang w:eastAsia="en-SG"/>
                <w14:ligatures w14:val="standardContextual"/>
              </w:rPr>
              <w:tab/>
            </w:r>
            <w:r w:rsidRPr="009C4BC3">
              <w:rPr>
                <w:rStyle w:val="Hyperlink"/>
                <w:noProof/>
              </w:rPr>
              <w:t>Create Bid Modal</w:t>
            </w:r>
            <w:r>
              <w:rPr>
                <w:noProof/>
                <w:webHidden/>
              </w:rPr>
              <w:tab/>
            </w:r>
            <w:r>
              <w:rPr>
                <w:noProof/>
                <w:webHidden/>
              </w:rPr>
              <w:fldChar w:fldCharType="begin"/>
            </w:r>
            <w:r>
              <w:rPr>
                <w:noProof/>
                <w:webHidden/>
              </w:rPr>
              <w:instrText xml:space="preserve"> PAGEREF _Toc216817634 \h </w:instrText>
            </w:r>
            <w:r>
              <w:rPr>
                <w:noProof/>
                <w:webHidden/>
              </w:rPr>
            </w:r>
            <w:r>
              <w:rPr>
                <w:noProof/>
                <w:webHidden/>
              </w:rPr>
              <w:fldChar w:fldCharType="separate"/>
            </w:r>
            <w:r>
              <w:rPr>
                <w:noProof/>
                <w:webHidden/>
              </w:rPr>
              <w:t>18</w:t>
            </w:r>
            <w:r>
              <w:rPr>
                <w:noProof/>
                <w:webHidden/>
              </w:rPr>
              <w:fldChar w:fldCharType="end"/>
            </w:r>
          </w:hyperlink>
        </w:p>
        <w:p w14:paraId="4F489572" w14:textId="603785CD"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5" w:history="1">
            <w:r w:rsidRPr="009C4BC3">
              <w:rPr>
                <w:rStyle w:val="Hyperlink"/>
                <w:noProof/>
              </w:rPr>
              <w:t>2.8.9</w:t>
            </w:r>
            <w:r>
              <w:rPr>
                <w:rFonts w:eastAsiaTheme="minorEastAsia"/>
                <w:noProof/>
                <w:kern w:val="2"/>
                <w:sz w:val="24"/>
                <w:szCs w:val="24"/>
                <w:lang w:eastAsia="en-SG"/>
                <w14:ligatures w14:val="standardContextual"/>
              </w:rPr>
              <w:tab/>
            </w:r>
            <w:r w:rsidRPr="009C4BC3">
              <w:rPr>
                <w:rStyle w:val="Hyperlink"/>
                <w:noProof/>
              </w:rPr>
              <w:t>Create Bid Confirmation Prompt</w:t>
            </w:r>
            <w:r>
              <w:rPr>
                <w:noProof/>
                <w:webHidden/>
              </w:rPr>
              <w:tab/>
            </w:r>
            <w:r>
              <w:rPr>
                <w:noProof/>
                <w:webHidden/>
              </w:rPr>
              <w:fldChar w:fldCharType="begin"/>
            </w:r>
            <w:r>
              <w:rPr>
                <w:noProof/>
                <w:webHidden/>
              </w:rPr>
              <w:instrText xml:space="preserve"> PAGEREF _Toc216817635 \h </w:instrText>
            </w:r>
            <w:r>
              <w:rPr>
                <w:noProof/>
                <w:webHidden/>
              </w:rPr>
            </w:r>
            <w:r>
              <w:rPr>
                <w:noProof/>
                <w:webHidden/>
              </w:rPr>
              <w:fldChar w:fldCharType="separate"/>
            </w:r>
            <w:r>
              <w:rPr>
                <w:noProof/>
                <w:webHidden/>
              </w:rPr>
              <w:t>20</w:t>
            </w:r>
            <w:r>
              <w:rPr>
                <w:noProof/>
                <w:webHidden/>
              </w:rPr>
              <w:fldChar w:fldCharType="end"/>
            </w:r>
          </w:hyperlink>
        </w:p>
        <w:p w14:paraId="2E9A1E0B" w14:textId="370AB298"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36" w:history="1">
            <w:r w:rsidRPr="009C4BC3">
              <w:rPr>
                <w:rStyle w:val="Hyperlink"/>
                <w:noProof/>
              </w:rPr>
              <w:t>2.9</w:t>
            </w:r>
            <w:r>
              <w:rPr>
                <w:rFonts w:eastAsiaTheme="minorEastAsia"/>
                <w:noProof/>
                <w:kern w:val="2"/>
                <w:sz w:val="24"/>
                <w:szCs w:val="24"/>
                <w:lang w:eastAsia="en-SG"/>
                <w14:ligatures w14:val="standardContextual"/>
              </w:rPr>
              <w:tab/>
            </w:r>
            <w:r w:rsidRPr="009C4BC3">
              <w:rPr>
                <w:rStyle w:val="Hyperlink"/>
                <w:noProof/>
              </w:rPr>
              <w:t>Update Bid</w:t>
            </w:r>
            <w:r>
              <w:rPr>
                <w:noProof/>
                <w:webHidden/>
              </w:rPr>
              <w:tab/>
            </w:r>
            <w:r>
              <w:rPr>
                <w:noProof/>
                <w:webHidden/>
              </w:rPr>
              <w:fldChar w:fldCharType="begin"/>
            </w:r>
            <w:r>
              <w:rPr>
                <w:noProof/>
                <w:webHidden/>
              </w:rPr>
              <w:instrText xml:space="preserve"> PAGEREF _Toc216817636 \h </w:instrText>
            </w:r>
            <w:r>
              <w:rPr>
                <w:noProof/>
                <w:webHidden/>
              </w:rPr>
            </w:r>
            <w:r>
              <w:rPr>
                <w:noProof/>
                <w:webHidden/>
              </w:rPr>
              <w:fldChar w:fldCharType="separate"/>
            </w:r>
            <w:r>
              <w:rPr>
                <w:noProof/>
                <w:webHidden/>
              </w:rPr>
              <w:t>21</w:t>
            </w:r>
            <w:r>
              <w:rPr>
                <w:noProof/>
                <w:webHidden/>
              </w:rPr>
              <w:fldChar w:fldCharType="end"/>
            </w:r>
          </w:hyperlink>
        </w:p>
        <w:p w14:paraId="697F477D" w14:textId="2C3A8A2C"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7" w:history="1">
            <w:r w:rsidRPr="009C4BC3">
              <w:rPr>
                <w:rStyle w:val="Hyperlink"/>
                <w:noProof/>
              </w:rPr>
              <w:t>2.9.1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_Toc216817637 \h </w:instrText>
            </w:r>
            <w:r>
              <w:rPr>
                <w:noProof/>
                <w:webHidden/>
              </w:rPr>
            </w:r>
            <w:r>
              <w:rPr>
                <w:noProof/>
                <w:webHidden/>
              </w:rPr>
              <w:fldChar w:fldCharType="separate"/>
            </w:r>
            <w:r>
              <w:rPr>
                <w:noProof/>
                <w:webHidden/>
              </w:rPr>
              <w:t>21</w:t>
            </w:r>
            <w:r>
              <w:rPr>
                <w:noProof/>
                <w:webHidden/>
              </w:rPr>
              <w:fldChar w:fldCharType="end"/>
            </w:r>
          </w:hyperlink>
        </w:p>
        <w:p w14:paraId="52E668CA" w14:textId="3C1FD439"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8" w:history="1">
            <w:r w:rsidRPr="009C4BC3">
              <w:rPr>
                <w:rStyle w:val="Hyperlink"/>
                <w:noProof/>
              </w:rPr>
              <w:t>2.9.2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_Toc216817638 \h </w:instrText>
            </w:r>
            <w:r>
              <w:rPr>
                <w:noProof/>
                <w:webHidden/>
              </w:rPr>
            </w:r>
            <w:r>
              <w:rPr>
                <w:noProof/>
                <w:webHidden/>
              </w:rPr>
              <w:fldChar w:fldCharType="separate"/>
            </w:r>
            <w:r>
              <w:rPr>
                <w:noProof/>
                <w:webHidden/>
              </w:rPr>
              <w:t>21</w:t>
            </w:r>
            <w:r>
              <w:rPr>
                <w:noProof/>
                <w:webHidden/>
              </w:rPr>
              <w:fldChar w:fldCharType="end"/>
            </w:r>
          </w:hyperlink>
        </w:p>
        <w:p w14:paraId="6C4EFA2D" w14:textId="7BDC7B96"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39" w:history="1">
            <w:r w:rsidRPr="009C4BC3">
              <w:rPr>
                <w:rStyle w:val="Hyperlink"/>
                <w:noProof/>
              </w:rPr>
              <w:t>2.9.3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_Toc216817639 \h </w:instrText>
            </w:r>
            <w:r>
              <w:rPr>
                <w:noProof/>
                <w:webHidden/>
              </w:rPr>
            </w:r>
            <w:r>
              <w:rPr>
                <w:noProof/>
                <w:webHidden/>
              </w:rPr>
              <w:fldChar w:fldCharType="separate"/>
            </w:r>
            <w:r>
              <w:rPr>
                <w:noProof/>
                <w:webHidden/>
              </w:rPr>
              <w:t>22</w:t>
            </w:r>
            <w:r>
              <w:rPr>
                <w:noProof/>
                <w:webHidden/>
              </w:rPr>
              <w:fldChar w:fldCharType="end"/>
            </w:r>
          </w:hyperlink>
        </w:p>
        <w:p w14:paraId="2CE086A9" w14:textId="03CB092E"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40" w:history="1">
            <w:r w:rsidRPr="009C4BC3">
              <w:rPr>
                <w:rStyle w:val="Hyperlink"/>
                <w:noProof/>
              </w:rPr>
              <w:t>2.9.4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_Toc216817640 \h </w:instrText>
            </w:r>
            <w:r>
              <w:rPr>
                <w:noProof/>
                <w:webHidden/>
              </w:rPr>
            </w:r>
            <w:r>
              <w:rPr>
                <w:noProof/>
                <w:webHidden/>
              </w:rPr>
              <w:fldChar w:fldCharType="separate"/>
            </w:r>
            <w:r>
              <w:rPr>
                <w:noProof/>
                <w:webHidden/>
              </w:rPr>
              <w:t>22</w:t>
            </w:r>
            <w:r>
              <w:rPr>
                <w:noProof/>
                <w:webHidden/>
              </w:rPr>
              <w:fldChar w:fldCharType="end"/>
            </w:r>
          </w:hyperlink>
        </w:p>
        <w:p w14:paraId="3C9AD40A" w14:textId="6E280AC2"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41" w:history="1">
            <w:r w:rsidRPr="009C4BC3">
              <w:rPr>
                <w:rStyle w:val="Hyperlink"/>
                <w:noProof/>
              </w:rPr>
              <w:t>2.9.5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_Toc216817641 \h </w:instrText>
            </w:r>
            <w:r>
              <w:rPr>
                <w:noProof/>
                <w:webHidden/>
              </w:rPr>
            </w:r>
            <w:r>
              <w:rPr>
                <w:noProof/>
                <w:webHidden/>
              </w:rPr>
              <w:fldChar w:fldCharType="separate"/>
            </w:r>
            <w:r>
              <w:rPr>
                <w:noProof/>
                <w:webHidden/>
              </w:rPr>
              <w:t>22</w:t>
            </w:r>
            <w:r>
              <w:rPr>
                <w:noProof/>
                <w:webHidden/>
              </w:rPr>
              <w:fldChar w:fldCharType="end"/>
            </w:r>
          </w:hyperlink>
        </w:p>
        <w:p w14:paraId="1AC56AE3" w14:textId="37BFCD7C"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42" w:history="1">
            <w:r w:rsidRPr="009C4BC3">
              <w:rPr>
                <w:rStyle w:val="Hyperlink"/>
                <w:noProof/>
              </w:rPr>
              <w:t>2.9.6</w:t>
            </w:r>
            <w:r>
              <w:rPr>
                <w:rFonts w:eastAsiaTheme="minorEastAsia"/>
                <w:noProof/>
                <w:kern w:val="2"/>
                <w:sz w:val="24"/>
                <w:szCs w:val="24"/>
                <w:lang w:eastAsia="en-SG"/>
                <w14:ligatures w14:val="standardContextual"/>
              </w:rPr>
              <w:tab/>
            </w:r>
            <w:r w:rsidRPr="009C4BC3">
              <w:rPr>
                <w:rStyle w:val="Hyperlink"/>
                <w:noProof/>
              </w:rPr>
              <w:t>Update Bid Modal</w:t>
            </w:r>
            <w:r>
              <w:rPr>
                <w:noProof/>
                <w:webHidden/>
              </w:rPr>
              <w:tab/>
            </w:r>
            <w:r>
              <w:rPr>
                <w:noProof/>
                <w:webHidden/>
              </w:rPr>
              <w:fldChar w:fldCharType="begin"/>
            </w:r>
            <w:r>
              <w:rPr>
                <w:noProof/>
                <w:webHidden/>
              </w:rPr>
              <w:instrText xml:space="preserve"> PAGEREF _Toc216817642 \h </w:instrText>
            </w:r>
            <w:r>
              <w:rPr>
                <w:noProof/>
                <w:webHidden/>
              </w:rPr>
            </w:r>
            <w:r>
              <w:rPr>
                <w:noProof/>
                <w:webHidden/>
              </w:rPr>
              <w:fldChar w:fldCharType="separate"/>
            </w:r>
            <w:r>
              <w:rPr>
                <w:noProof/>
                <w:webHidden/>
              </w:rPr>
              <w:t>22</w:t>
            </w:r>
            <w:r>
              <w:rPr>
                <w:noProof/>
                <w:webHidden/>
              </w:rPr>
              <w:fldChar w:fldCharType="end"/>
            </w:r>
          </w:hyperlink>
        </w:p>
        <w:p w14:paraId="22A2457B" w14:textId="6F5B099D" w:rsidR="00BA56EE" w:rsidRDefault="00BA56EE">
          <w:pPr>
            <w:pStyle w:val="TOC3"/>
            <w:tabs>
              <w:tab w:val="left" w:pos="1200"/>
              <w:tab w:val="right" w:leader="dot" w:pos="10790"/>
            </w:tabs>
            <w:rPr>
              <w:rFonts w:eastAsiaTheme="minorEastAsia"/>
              <w:noProof/>
              <w:kern w:val="2"/>
              <w:sz w:val="24"/>
              <w:szCs w:val="24"/>
              <w:lang w:eastAsia="en-SG"/>
              <w14:ligatures w14:val="standardContextual"/>
            </w:rPr>
          </w:pPr>
          <w:hyperlink w:anchor="_Toc216817643" w:history="1">
            <w:r w:rsidRPr="009C4BC3">
              <w:rPr>
                <w:rStyle w:val="Hyperlink"/>
                <w:noProof/>
              </w:rPr>
              <w:t>2.9.7</w:t>
            </w:r>
            <w:r>
              <w:rPr>
                <w:rFonts w:eastAsiaTheme="minorEastAsia"/>
                <w:noProof/>
                <w:kern w:val="2"/>
                <w:sz w:val="24"/>
                <w:szCs w:val="24"/>
                <w:lang w:eastAsia="en-SG"/>
                <w14:ligatures w14:val="standardContextual"/>
              </w:rPr>
              <w:tab/>
            </w:r>
            <w:r w:rsidRPr="009C4BC3">
              <w:rPr>
                <w:rStyle w:val="Hyperlink"/>
                <w:noProof/>
              </w:rPr>
              <w:t>Update Bid Confirmation Prompt</w:t>
            </w:r>
            <w:r>
              <w:rPr>
                <w:noProof/>
                <w:webHidden/>
              </w:rPr>
              <w:tab/>
            </w:r>
            <w:r>
              <w:rPr>
                <w:noProof/>
                <w:webHidden/>
              </w:rPr>
              <w:fldChar w:fldCharType="begin"/>
            </w:r>
            <w:r>
              <w:rPr>
                <w:noProof/>
                <w:webHidden/>
              </w:rPr>
              <w:instrText xml:space="preserve"> PAGEREF _Toc216817643 \h </w:instrText>
            </w:r>
            <w:r>
              <w:rPr>
                <w:noProof/>
                <w:webHidden/>
              </w:rPr>
            </w:r>
            <w:r>
              <w:rPr>
                <w:noProof/>
                <w:webHidden/>
              </w:rPr>
              <w:fldChar w:fldCharType="separate"/>
            </w:r>
            <w:r>
              <w:rPr>
                <w:noProof/>
                <w:webHidden/>
              </w:rPr>
              <w:t>25</w:t>
            </w:r>
            <w:r>
              <w:rPr>
                <w:noProof/>
                <w:webHidden/>
              </w:rPr>
              <w:fldChar w:fldCharType="end"/>
            </w:r>
          </w:hyperlink>
        </w:p>
        <w:p w14:paraId="4650504E" w14:textId="3C480B92"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44" w:history="1">
            <w:r w:rsidRPr="009C4BC3">
              <w:rPr>
                <w:rStyle w:val="Hyperlink"/>
                <w:noProof/>
              </w:rPr>
              <w:t>2.10</w:t>
            </w:r>
            <w:r>
              <w:rPr>
                <w:rFonts w:eastAsiaTheme="minorEastAsia"/>
                <w:noProof/>
                <w:kern w:val="2"/>
                <w:sz w:val="24"/>
                <w:szCs w:val="24"/>
                <w:lang w:eastAsia="en-SG"/>
                <w14:ligatures w14:val="standardContextual"/>
              </w:rPr>
              <w:tab/>
            </w:r>
            <w:r w:rsidRPr="009C4BC3">
              <w:rPr>
                <w:rStyle w:val="Hyperlink"/>
                <w:noProof/>
              </w:rPr>
              <w:t>Delete Bid</w:t>
            </w:r>
            <w:r>
              <w:rPr>
                <w:noProof/>
                <w:webHidden/>
              </w:rPr>
              <w:tab/>
            </w:r>
            <w:r>
              <w:rPr>
                <w:noProof/>
                <w:webHidden/>
              </w:rPr>
              <w:fldChar w:fldCharType="begin"/>
            </w:r>
            <w:r>
              <w:rPr>
                <w:noProof/>
                <w:webHidden/>
              </w:rPr>
              <w:instrText xml:space="preserve"> PAGEREF _Toc216817644 \h </w:instrText>
            </w:r>
            <w:r>
              <w:rPr>
                <w:noProof/>
                <w:webHidden/>
              </w:rPr>
            </w:r>
            <w:r>
              <w:rPr>
                <w:noProof/>
                <w:webHidden/>
              </w:rPr>
              <w:fldChar w:fldCharType="separate"/>
            </w:r>
            <w:r>
              <w:rPr>
                <w:noProof/>
                <w:webHidden/>
              </w:rPr>
              <w:t>25</w:t>
            </w:r>
            <w:r>
              <w:rPr>
                <w:noProof/>
                <w:webHidden/>
              </w:rPr>
              <w:fldChar w:fldCharType="end"/>
            </w:r>
          </w:hyperlink>
        </w:p>
        <w:p w14:paraId="1225AB43" w14:textId="54718871"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45" w:history="1">
            <w:r w:rsidRPr="009C4BC3">
              <w:rPr>
                <w:rStyle w:val="Hyperlink"/>
                <w:noProof/>
              </w:rPr>
              <w:t>2.10.1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_Toc216817645 \h </w:instrText>
            </w:r>
            <w:r>
              <w:rPr>
                <w:noProof/>
                <w:webHidden/>
              </w:rPr>
            </w:r>
            <w:r>
              <w:rPr>
                <w:noProof/>
                <w:webHidden/>
              </w:rPr>
              <w:fldChar w:fldCharType="separate"/>
            </w:r>
            <w:r>
              <w:rPr>
                <w:noProof/>
                <w:webHidden/>
              </w:rPr>
              <w:t>25</w:t>
            </w:r>
            <w:r>
              <w:rPr>
                <w:noProof/>
                <w:webHidden/>
              </w:rPr>
              <w:fldChar w:fldCharType="end"/>
            </w:r>
          </w:hyperlink>
        </w:p>
        <w:p w14:paraId="4A27E488" w14:textId="76A9D318"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46" w:history="1">
            <w:r w:rsidRPr="009C4BC3">
              <w:rPr>
                <w:rStyle w:val="Hyperlink"/>
                <w:noProof/>
              </w:rPr>
              <w:t>2.10.2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_Toc216817646 \h </w:instrText>
            </w:r>
            <w:r>
              <w:rPr>
                <w:noProof/>
                <w:webHidden/>
              </w:rPr>
            </w:r>
            <w:r>
              <w:rPr>
                <w:noProof/>
                <w:webHidden/>
              </w:rPr>
              <w:fldChar w:fldCharType="separate"/>
            </w:r>
            <w:r>
              <w:rPr>
                <w:noProof/>
                <w:webHidden/>
              </w:rPr>
              <w:t>25</w:t>
            </w:r>
            <w:r>
              <w:rPr>
                <w:noProof/>
                <w:webHidden/>
              </w:rPr>
              <w:fldChar w:fldCharType="end"/>
            </w:r>
          </w:hyperlink>
        </w:p>
        <w:p w14:paraId="77772246" w14:textId="5CD455DC"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47" w:history="1">
            <w:r w:rsidRPr="009C4BC3">
              <w:rPr>
                <w:rStyle w:val="Hyperlink"/>
                <w:noProof/>
              </w:rPr>
              <w:t>2.10.3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_Toc216817647 \h </w:instrText>
            </w:r>
            <w:r>
              <w:rPr>
                <w:noProof/>
                <w:webHidden/>
              </w:rPr>
            </w:r>
            <w:r>
              <w:rPr>
                <w:noProof/>
                <w:webHidden/>
              </w:rPr>
              <w:fldChar w:fldCharType="separate"/>
            </w:r>
            <w:r>
              <w:rPr>
                <w:noProof/>
                <w:webHidden/>
              </w:rPr>
              <w:t>26</w:t>
            </w:r>
            <w:r>
              <w:rPr>
                <w:noProof/>
                <w:webHidden/>
              </w:rPr>
              <w:fldChar w:fldCharType="end"/>
            </w:r>
          </w:hyperlink>
        </w:p>
        <w:p w14:paraId="306AD4B6" w14:textId="5C350781"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48" w:history="1">
            <w:r w:rsidRPr="009C4BC3">
              <w:rPr>
                <w:rStyle w:val="Hyperlink"/>
                <w:noProof/>
              </w:rPr>
              <w:t>2.10.4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_Toc216817648 \h </w:instrText>
            </w:r>
            <w:r>
              <w:rPr>
                <w:noProof/>
                <w:webHidden/>
              </w:rPr>
            </w:r>
            <w:r>
              <w:rPr>
                <w:noProof/>
                <w:webHidden/>
              </w:rPr>
              <w:fldChar w:fldCharType="separate"/>
            </w:r>
            <w:r>
              <w:rPr>
                <w:noProof/>
                <w:webHidden/>
              </w:rPr>
              <w:t>26</w:t>
            </w:r>
            <w:r>
              <w:rPr>
                <w:noProof/>
                <w:webHidden/>
              </w:rPr>
              <w:fldChar w:fldCharType="end"/>
            </w:r>
          </w:hyperlink>
        </w:p>
        <w:p w14:paraId="0D6F1892" w14:textId="04F517FA"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49" w:history="1">
            <w:r w:rsidRPr="009C4BC3">
              <w:rPr>
                <w:rStyle w:val="Hyperlink"/>
                <w:noProof/>
              </w:rPr>
              <w:t>2.10.5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_Toc216817649 \h </w:instrText>
            </w:r>
            <w:r>
              <w:rPr>
                <w:noProof/>
                <w:webHidden/>
              </w:rPr>
            </w:r>
            <w:r>
              <w:rPr>
                <w:noProof/>
                <w:webHidden/>
              </w:rPr>
              <w:fldChar w:fldCharType="separate"/>
            </w:r>
            <w:r>
              <w:rPr>
                <w:noProof/>
                <w:webHidden/>
              </w:rPr>
              <w:t>26</w:t>
            </w:r>
            <w:r>
              <w:rPr>
                <w:noProof/>
                <w:webHidden/>
              </w:rPr>
              <w:fldChar w:fldCharType="end"/>
            </w:r>
          </w:hyperlink>
        </w:p>
        <w:p w14:paraId="7A0E5354" w14:textId="6C2B9AF9"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0" w:history="1">
            <w:r w:rsidRPr="009C4BC3">
              <w:rPr>
                <w:rStyle w:val="Hyperlink"/>
                <w:noProof/>
              </w:rPr>
              <w:t>2.10.6</w:t>
            </w:r>
            <w:r>
              <w:rPr>
                <w:rFonts w:eastAsiaTheme="minorEastAsia"/>
                <w:noProof/>
                <w:kern w:val="2"/>
                <w:sz w:val="24"/>
                <w:szCs w:val="24"/>
                <w:lang w:eastAsia="en-SG"/>
                <w14:ligatures w14:val="standardContextual"/>
              </w:rPr>
              <w:tab/>
            </w:r>
            <w:r w:rsidRPr="009C4BC3">
              <w:rPr>
                <w:rStyle w:val="Hyperlink"/>
                <w:noProof/>
              </w:rPr>
              <w:t>Delete Bid Modal</w:t>
            </w:r>
            <w:r>
              <w:rPr>
                <w:noProof/>
                <w:webHidden/>
              </w:rPr>
              <w:tab/>
            </w:r>
            <w:r>
              <w:rPr>
                <w:noProof/>
                <w:webHidden/>
              </w:rPr>
              <w:fldChar w:fldCharType="begin"/>
            </w:r>
            <w:r>
              <w:rPr>
                <w:noProof/>
                <w:webHidden/>
              </w:rPr>
              <w:instrText xml:space="preserve"> PAGEREF _Toc216817650 \h </w:instrText>
            </w:r>
            <w:r>
              <w:rPr>
                <w:noProof/>
                <w:webHidden/>
              </w:rPr>
            </w:r>
            <w:r>
              <w:rPr>
                <w:noProof/>
                <w:webHidden/>
              </w:rPr>
              <w:fldChar w:fldCharType="separate"/>
            </w:r>
            <w:r>
              <w:rPr>
                <w:noProof/>
                <w:webHidden/>
              </w:rPr>
              <w:t>26</w:t>
            </w:r>
            <w:r>
              <w:rPr>
                <w:noProof/>
                <w:webHidden/>
              </w:rPr>
              <w:fldChar w:fldCharType="end"/>
            </w:r>
          </w:hyperlink>
        </w:p>
        <w:p w14:paraId="129FC9DC" w14:textId="747E15B7"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1" w:history="1">
            <w:r w:rsidRPr="009C4BC3">
              <w:rPr>
                <w:rStyle w:val="Hyperlink"/>
                <w:noProof/>
              </w:rPr>
              <w:t>2.10.7</w:t>
            </w:r>
            <w:r>
              <w:rPr>
                <w:rFonts w:eastAsiaTheme="minorEastAsia"/>
                <w:noProof/>
                <w:kern w:val="2"/>
                <w:sz w:val="24"/>
                <w:szCs w:val="24"/>
                <w:lang w:eastAsia="en-SG"/>
                <w14:ligatures w14:val="standardContextual"/>
              </w:rPr>
              <w:tab/>
            </w:r>
            <w:r w:rsidRPr="009C4BC3">
              <w:rPr>
                <w:rStyle w:val="Hyperlink"/>
                <w:noProof/>
              </w:rPr>
              <w:t>Delete Bid Confirmation Prompt</w:t>
            </w:r>
            <w:r>
              <w:rPr>
                <w:noProof/>
                <w:webHidden/>
              </w:rPr>
              <w:tab/>
            </w:r>
            <w:r>
              <w:rPr>
                <w:noProof/>
                <w:webHidden/>
              </w:rPr>
              <w:fldChar w:fldCharType="begin"/>
            </w:r>
            <w:r>
              <w:rPr>
                <w:noProof/>
                <w:webHidden/>
              </w:rPr>
              <w:instrText xml:space="preserve"> PAGEREF _Toc216817651 \h </w:instrText>
            </w:r>
            <w:r>
              <w:rPr>
                <w:noProof/>
                <w:webHidden/>
              </w:rPr>
            </w:r>
            <w:r>
              <w:rPr>
                <w:noProof/>
                <w:webHidden/>
              </w:rPr>
              <w:fldChar w:fldCharType="separate"/>
            </w:r>
            <w:r>
              <w:rPr>
                <w:noProof/>
                <w:webHidden/>
              </w:rPr>
              <w:t>27</w:t>
            </w:r>
            <w:r>
              <w:rPr>
                <w:noProof/>
                <w:webHidden/>
              </w:rPr>
              <w:fldChar w:fldCharType="end"/>
            </w:r>
          </w:hyperlink>
        </w:p>
        <w:p w14:paraId="170FB8A4" w14:textId="2D80C53A"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52" w:history="1">
            <w:r w:rsidRPr="009C4BC3">
              <w:rPr>
                <w:rStyle w:val="Hyperlink"/>
                <w:noProof/>
              </w:rPr>
              <w:t>2.11</w:t>
            </w:r>
            <w:r>
              <w:rPr>
                <w:rFonts w:eastAsiaTheme="minorEastAsia"/>
                <w:noProof/>
                <w:kern w:val="2"/>
                <w:sz w:val="24"/>
                <w:szCs w:val="24"/>
                <w:lang w:eastAsia="en-SG"/>
                <w14:ligatures w14:val="standardContextual"/>
              </w:rPr>
              <w:tab/>
            </w:r>
            <w:r w:rsidRPr="009C4BC3">
              <w:rPr>
                <w:rStyle w:val="Hyperlink"/>
                <w:noProof/>
              </w:rPr>
              <w:t>Withdraw Bid Approval Request</w:t>
            </w:r>
            <w:r>
              <w:rPr>
                <w:noProof/>
                <w:webHidden/>
              </w:rPr>
              <w:tab/>
            </w:r>
            <w:r>
              <w:rPr>
                <w:noProof/>
                <w:webHidden/>
              </w:rPr>
              <w:fldChar w:fldCharType="begin"/>
            </w:r>
            <w:r>
              <w:rPr>
                <w:noProof/>
                <w:webHidden/>
              </w:rPr>
              <w:instrText xml:space="preserve"> PAGEREF _Toc216817652 \h </w:instrText>
            </w:r>
            <w:r>
              <w:rPr>
                <w:noProof/>
                <w:webHidden/>
              </w:rPr>
            </w:r>
            <w:r>
              <w:rPr>
                <w:noProof/>
                <w:webHidden/>
              </w:rPr>
              <w:fldChar w:fldCharType="separate"/>
            </w:r>
            <w:r>
              <w:rPr>
                <w:noProof/>
                <w:webHidden/>
              </w:rPr>
              <w:t>28</w:t>
            </w:r>
            <w:r>
              <w:rPr>
                <w:noProof/>
                <w:webHidden/>
              </w:rPr>
              <w:fldChar w:fldCharType="end"/>
            </w:r>
          </w:hyperlink>
        </w:p>
        <w:p w14:paraId="512B3C80" w14:textId="677B5450"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3" w:history="1">
            <w:r w:rsidRPr="009C4BC3">
              <w:rPr>
                <w:rStyle w:val="Hyperlink"/>
                <w:noProof/>
              </w:rPr>
              <w:t>2.11.1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_Toc216817653 \h </w:instrText>
            </w:r>
            <w:r>
              <w:rPr>
                <w:noProof/>
                <w:webHidden/>
              </w:rPr>
            </w:r>
            <w:r>
              <w:rPr>
                <w:noProof/>
                <w:webHidden/>
              </w:rPr>
              <w:fldChar w:fldCharType="separate"/>
            </w:r>
            <w:r>
              <w:rPr>
                <w:noProof/>
                <w:webHidden/>
              </w:rPr>
              <w:t>28</w:t>
            </w:r>
            <w:r>
              <w:rPr>
                <w:noProof/>
                <w:webHidden/>
              </w:rPr>
              <w:fldChar w:fldCharType="end"/>
            </w:r>
          </w:hyperlink>
        </w:p>
        <w:p w14:paraId="02BCDAF0" w14:textId="1C0E7EE0"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4" w:history="1">
            <w:r w:rsidRPr="009C4BC3">
              <w:rPr>
                <w:rStyle w:val="Hyperlink"/>
                <w:noProof/>
              </w:rPr>
              <w:t>2.11.2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_Toc216817654 \h </w:instrText>
            </w:r>
            <w:r>
              <w:rPr>
                <w:noProof/>
                <w:webHidden/>
              </w:rPr>
            </w:r>
            <w:r>
              <w:rPr>
                <w:noProof/>
                <w:webHidden/>
              </w:rPr>
              <w:fldChar w:fldCharType="separate"/>
            </w:r>
            <w:r>
              <w:rPr>
                <w:noProof/>
                <w:webHidden/>
              </w:rPr>
              <w:t>28</w:t>
            </w:r>
            <w:r>
              <w:rPr>
                <w:noProof/>
                <w:webHidden/>
              </w:rPr>
              <w:fldChar w:fldCharType="end"/>
            </w:r>
          </w:hyperlink>
        </w:p>
        <w:p w14:paraId="2227D3E6" w14:textId="19B119E0"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5" w:history="1">
            <w:r w:rsidRPr="009C4BC3">
              <w:rPr>
                <w:rStyle w:val="Hyperlink"/>
                <w:noProof/>
              </w:rPr>
              <w:t>2.11.3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_Toc216817655 \h </w:instrText>
            </w:r>
            <w:r>
              <w:rPr>
                <w:noProof/>
                <w:webHidden/>
              </w:rPr>
            </w:r>
            <w:r>
              <w:rPr>
                <w:noProof/>
                <w:webHidden/>
              </w:rPr>
              <w:fldChar w:fldCharType="separate"/>
            </w:r>
            <w:r>
              <w:rPr>
                <w:noProof/>
                <w:webHidden/>
              </w:rPr>
              <w:t>28</w:t>
            </w:r>
            <w:r>
              <w:rPr>
                <w:noProof/>
                <w:webHidden/>
              </w:rPr>
              <w:fldChar w:fldCharType="end"/>
            </w:r>
          </w:hyperlink>
        </w:p>
        <w:p w14:paraId="6CF8E690" w14:textId="6C1A0BEA"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6" w:history="1">
            <w:r w:rsidRPr="009C4BC3">
              <w:rPr>
                <w:rStyle w:val="Hyperlink"/>
                <w:noProof/>
              </w:rPr>
              <w:t>2.11.4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_Toc216817656 \h </w:instrText>
            </w:r>
            <w:r>
              <w:rPr>
                <w:noProof/>
                <w:webHidden/>
              </w:rPr>
            </w:r>
            <w:r>
              <w:rPr>
                <w:noProof/>
                <w:webHidden/>
              </w:rPr>
              <w:fldChar w:fldCharType="separate"/>
            </w:r>
            <w:r>
              <w:rPr>
                <w:noProof/>
                <w:webHidden/>
              </w:rPr>
              <w:t>28</w:t>
            </w:r>
            <w:r>
              <w:rPr>
                <w:noProof/>
                <w:webHidden/>
              </w:rPr>
              <w:fldChar w:fldCharType="end"/>
            </w:r>
          </w:hyperlink>
        </w:p>
        <w:p w14:paraId="23B20226" w14:textId="6DE7B642"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7" w:history="1">
            <w:r w:rsidRPr="009C4BC3">
              <w:rPr>
                <w:rStyle w:val="Hyperlink"/>
                <w:noProof/>
              </w:rPr>
              <w:t>2.11.5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_Toc216817657 \h </w:instrText>
            </w:r>
            <w:r>
              <w:rPr>
                <w:noProof/>
                <w:webHidden/>
              </w:rPr>
            </w:r>
            <w:r>
              <w:rPr>
                <w:noProof/>
                <w:webHidden/>
              </w:rPr>
              <w:fldChar w:fldCharType="separate"/>
            </w:r>
            <w:r>
              <w:rPr>
                <w:noProof/>
                <w:webHidden/>
              </w:rPr>
              <w:t>28</w:t>
            </w:r>
            <w:r>
              <w:rPr>
                <w:noProof/>
                <w:webHidden/>
              </w:rPr>
              <w:fldChar w:fldCharType="end"/>
            </w:r>
          </w:hyperlink>
        </w:p>
        <w:p w14:paraId="7F092B91" w14:textId="7C2FAB8F"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58" w:history="1">
            <w:r w:rsidRPr="009C4BC3">
              <w:rPr>
                <w:rStyle w:val="Hyperlink"/>
                <w:noProof/>
              </w:rPr>
              <w:t>2.11.6</w:t>
            </w:r>
            <w:r>
              <w:rPr>
                <w:rFonts w:eastAsiaTheme="minorEastAsia"/>
                <w:noProof/>
                <w:kern w:val="2"/>
                <w:sz w:val="24"/>
                <w:szCs w:val="24"/>
                <w:lang w:eastAsia="en-SG"/>
                <w14:ligatures w14:val="standardContextual"/>
              </w:rPr>
              <w:tab/>
            </w:r>
            <w:r w:rsidRPr="009C4BC3">
              <w:rPr>
                <w:rStyle w:val="Hyperlink"/>
                <w:noProof/>
              </w:rPr>
              <w:t>Withdraw Bid Modal</w:t>
            </w:r>
            <w:r>
              <w:rPr>
                <w:noProof/>
                <w:webHidden/>
              </w:rPr>
              <w:tab/>
            </w:r>
            <w:r>
              <w:rPr>
                <w:noProof/>
                <w:webHidden/>
              </w:rPr>
              <w:fldChar w:fldCharType="begin"/>
            </w:r>
            <w:r>
              <w:rPr>
                <w:noProof/>
                <w:webHidden/>
              </w:rPr>
              <w:instrText xml:space="preserve"> PAGEREF _Toc216817658 \h </w:instrText>
            </w:r>
            <w:r>
              <w:rPr>
                <w:noProof/>
                <w:webHidden/>
              </w:rPr>
            </w:r>
            <w:r>
              <w:rPr>
                <w:noProof/>
                <w:webHidden/>
              </w:rPr>
              <w:fldChar w:fldCharType="separate"/>
            </w:r>
            <w:r>
              <w:rPr>
                <w:noProof/>
                <w:webHidden/>
              </w:rPr>
              <w:t>29</w:t>
            </w:r>
            <w:r>
              <w:rPr>
                <w:noProof/>
                <w:webHidden/>
              </w:rPr>
              <w:fldChar w:fldCharType="end"/>
            </w:r>
          </w:hyperlink>
        </w:p>
        <w:p w14:paraId="1DD9499F" w14:textId="59756FD9"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59" w:history="1">
            <w:r w:rsidRPr="009C4BC3">
              <w:rPr>
                <w:rStyle w:val="Hyperlink"/>
                <w:noProof/>
              </w:rPr>
              <w:t>2.12</w:t>
            </w:r>
            <w:r>
              <w:rPr>
                <w:rFonts w:eastAsiaTheme="minorEastAsia"/>
                <w:noProof/>
                <w:kern w:val="2"/>
                <w:sz w:val="24"/>
                <w:szCs w:val="24"/>
                <w:lang w:eastAsia="en-SG"/>
                <w14:ligatures w14:val="standardContextual"/>
              </w:rPr>
              <w:tab/>
            </w:r>
            <w:r w:rsidRPr="009C4BC3">
              <w:rPr>
                <w:rStyle w:val="Hyperlink"/>
                <w:noProof/>
              </w:rPr>
              <w:t>Approve/Reject Bids</w:t>
            </w:r>
            <w:r>
              <w:rPr>
                <w:noProof/>
                <w:webHidden/>
              </w:rPr>
              <w:tab/>
            </w:r>
            <w:r>
              <w:rPr>
                <w:noProof/>
                <w:webHidden/>
              </w:rPr>
              <w:fldChar w:fldCharType="begin"/>
            </w:r>
            <w:r>
              <w:rPr>
                <w:noProof/>
                <w:webHidden/>
              </w:rPr>
              <w:instrText xml:space="preserve"> PAGEREF _Toc216817659 \h </w:instrText>
            </w:r>
            <w:r>
              <w:rPr>
                <w:noProof/>
                <w:webHidden/>
              </w:rPr>
            </w:r>
            <w:r>
              <w:rPr>
                <w:noProof/>
                <w:webHidden/>
              </w:rPr>
              <w:fldChar w:fldCharType="separate"/>
            </w:r>
            <w:r>
              <w:rPr>
                <w:noProof/>
                <w:webHidden/>
              </w:rPr>
              <w:t>29</w:t>
            </w:r>
            <w:r>
              <w:rPr>
                <w:noProof/>
                <w:webHidden/>
              </w:rPr>
              <w:fldChar w:fldCharType="end"/>
            </w:r>
          </w:hyperlink>
        </w:p>
        <w:p w14:paraId="33EA1AA0" w14:textId="773B8AF9"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0" w:history="1">
            <w:r w:rsidRPr="009C4BC3">
              <w:rPr>
                <w:rStyle w:val="Hyperlink"/>
                <w:noProof/>
              </w:rPr>
              <w:t>2.12.1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_Toc216817660 \h </w:instrText>
            </w:r>
            <w:r>
              <w:rPr>
                <w:noProof/>
                <w:webHidden/>
              </w:rPr>
            </w:r>
            <w:r>
              <w:rPr>
                <w:noProof/>
                <w:webHidden/>
              </w:rPr>
              <w:fldChar w:fldCharType="separate"/>
            </w:r>
            <w:r>
              <w:rPr>
                <w:noProof/>
                <w:webHidden/>
              </w:rPr>
              <w:t>29</w:t>
            </w:r>
            <w:r>
              <w:rPr>
                <w:noProof/>
                <w:webHidden/>
              </w:rPr>
              <w:fldChar w:fldCharType="end"/>
            </w:r>
          </w:hyperlink>
        </w:p>
        <w:p w14:paraId="370C3901" w14:textId="7BE8FAD5"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1" w:history="1">
            <w:r w:rsidRPr="009C4BC3">
              <w:rPr>
                <w:rStyle w:val="Hyperlink"/>
                <w:noProof/>
              </w:rPr>
              <w:t>2.12.2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_Toc216817661 \h </w:instrText>
            </w:r>
            <w:r>
              <w:rPr>
                <w:noProof/>
                <w:webHidden/>
              </w:rPr>
            </w:r>
            <w:r>
              <w:rPr>
                <w:noProof/>
                <w:webHidden/>
              </w:rPr>
              <w:fldChar w:fldCharType="separate"/>
            </w:r>
            <w:r>
              <w:rPr>
                <w:noProof/>
                <w:webHidden/>
              </w:rPr>
              <w:t>29</w:t>
            </w:r>
            <w:r>
              <w:rPr>
                <w:noProof/>
                <w:webHidden/>
              </w:rPr>
              <w:fldChar w:fldCharType="end"/>
            </w:r>
          </w:hyperlink>
        </w:p>
        <w:p w14:paraId="6AF39CC6" w14:textId="7478FE99"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2" w:history="1">
            <w:r w:rsidRPr="009C4BC3">
              <w:rPr>
                <w:rStyle w:val="Hyperlink"/>
                <w:noProof/>
              </w:rPr>
              <w:t>2.12.3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_Toc216817662 \h </w:instrText>
            </w:r>
            <w:r>
              <w:rPr>
                <w:noProof/>
                <w:webHidden/>
              </w:rPr>
            </w:r>
            <w:r>
              <w:rPr>
                <w:noProof/>
                <w:webHidden/>
              </w:rPr>
              <w:fldChar w:fldCharType="separate"/>
            </w:r>
            <w:r>
              <w:rPr>
                <w:noProof/>
                <w:webHidden/>
              </w:rPr>
              <w:t>30</w:t>
            </w:r>
            <w:r>
              <w:rPr>
                <w:noProof/>
                <w:webHidden/>
              </w:rPr>
              <w:fldChar w:fldCharType="end"/>
            </w:r>
          </w:hyperlink>
        </w:p>
        <w:p w14:paraId="1ED247BA" w14:textId="112E42E9"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3" w:history="1">
            <w:r w:rsidRPr="009C4BC3">
              <w:rPr>
                <w:rStyle w:val="Hyperlink"/>
                <w:noProof/>
              </w:rPr>
              <w:t>2.12.4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_Toc216817663 \h </w:instrText>
            </w:r>
            <w:r>
              <w:rPr>
                <w:noProof/>
                <w:webHidden/>
              </w:rPr>
            </w:r>
            <w:r>
              <w:rPr>
                <w:noProof/>
                <w:webHidden/>
              </w:rPr>
              <w:fldChar w:fldCharType="separate"/>
            </w:r>
            <w:r>
              <w:rPr>
                <w:noProof/>
                <w:webHidden/>
              </w:rPr>
              <w:t>30</w:t>
            </w:r>
            <w:r>
              <w:rPr>
                <w:noProof/>
                <w:webHidden/>
              </w:rPr>
              <w:fldChar w:fldCharType="end"/>
            </w:r>
          </w:hyperlink>
        </w:p>
        <w:p w14:paraId="04165E5A" w14:textId="6F92C6C9"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4" w:history="1">
            <w:r w:rsidRPr="009C4BC3">
              <w:rPr>
                <w:rStyle w:val="Hyperlink"/>
                <w:noProof/>
              </w:rPr>
              <w:t>2.12.5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_Toc216817664 \h </w:instrText>
            </w:r>
            <w:r>
              <w:rPr>
                <w:noProof/>
                <w:webHidden/>
              </w:rPr>
            </w:r>
            <w:r>
              <w:rPr>
                <w:noProof/>
                <w:webHidden/>
              </w:rPr>
              <w:fldChar w:fldCharType="separate"/>
            </w:r>
            <w:r>
              <w:rPr>
                <w:noProof/>
                <w:webHidden/>
              </w:rPr>
              <w:t>30</w:t>
            </w:r>
            <w:r>
              <w:rPr>
                <w:noProof/>
                <w:webHidden/>
              </w:rPr>
              <w:fldChar w:fldCharType="end"/>
            </w:r>
          </w:hyperlink>
        </w:p>
        <w:p w14:paraId="692E4383" w14:textId="0C4A28FC"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5" w:history="1">
            <w:r w:rsidRPr="009C4BC3">
              <w:rPr>
                <w:rStyle w:val="Hyperlink"/>
                <w:noProof/>
              </w:rPr>
              <w:t>2.12.6</w:t>
            </w:r>
            <w:r>
              <w:rPr>
                <w:rFonts w:eastAsiaTheme="minorEastAsia"/>
                <w:noProof/>
                <w:kern w:val="2"/>
                <w:sz w:val="24"/>
                <w:szCs w:val="24"/>
                <w:lang w:eastAsia="en-SG"/>
                <w14:ligatures w14:val="standardContextual"/>
              </w:rPr>
              <w:tab/>
            </w:r>
            <w:r w:rsidRPr="009C4BC3">
              <w:rPr>
                <w:rStyle w:val="Hyperlink"/>
                <w:noProof/>
              </w:rPr>
              <w:t>Review Bid Modal</w:t>
            </w:r>
            <w:r>
              <w:rPr>
                <w:noProof/>
                <w:webHidden/>
              </w:rPr>
              <w:tab/>
            </w:r>
            <w:r>
              <w:rPr>
                <w:noProof/>
                <w:webHidden/>
              </w:rPr>
              <w:fldChar w:fldCharType="begin"/>
            </w:r>
            <w:r>
              <w:rPr>
                <w:noProof/>
                <w:webHidden/>
              </w:rPr>
              <w:instrText xml:space="preserve"> PAGEREF _Toc216817665 \h </w:instrText>
            </w:r>
            <w:r>
              <w:rPr>
                <w:noProof/>
                <w:webHidden/>
              </w:rPr>
            </w:r>
            <w:r>
              <w:rPr>
                <w:noProof/>
                <w:webHidden/>
              </w:rPr>
              <w:fldChar w:fldCharType="separate"/>
            </w:r>
            <w:r>
              <w:rPr>
                <w:noProof/>
                <w:webHidden/>
              </w:rPr>
              <w:t>31</w:t>
            </w:r>
            <w:r>
              <w:rPr>
                <w:noProof/>
                <w:webHidden/>
              </w:rPr>
              <w:fldChar w:fldCharType="end"/>
            </w:r>
          </w:hyperlink>
        </w:p>
        <w:p w14:paraId="2EE0E7DC" w14:textId="36F3E4AE"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6" w:history="1">
            <w:r w:rsidRPr="009C4BC3">
              <w:rPr>
                <w:rStyle w:val="Hyperlink"/>
                <w:noProof/>
              </w:rPr>
              <w:t>2.12.7</w:t>
            </w:r>
            <w:r>
              <w:rPr>
                <w:rFonts w:eastAsiaTheme="minorEastAsia"/>
                <w:noProof/>
                <w:kern w:val="2"/>
                <w:sz w:val="24"/>
                <w:szCs w:val="24"/>
                <w:lang w:eastAsia="en-SG"/>
                <w14:ligatures w14:val="standardContextual"/>
              </w:rPr>
              <w:tab/>
            </w:r>
            <w:r w:rsidRPr="009C4BC3">
              <w:rPr>
                <w:rStyle w:val="Hyperlink"/>
                <w:noProof/>
              </w:rPr>
              <w:t>Review Bid Confirmation Prompt</w:t>
            </w:r>
            <w:r>
              <w:rPr>
                <w:noProof/>
                <w:webHidden/>
              </w:rPr>
              <w:tab/>
            </w:r>
            <w:r>
              <w:rPr>
                <w:noProof/>
                <w:webHidden/>
              </w:rPr>
              <w:fldChar w:fldCharType="begin"/>
            </w:r>
            <w:r>
              <w:rPr>
                <w:noProof/>
                <w:webHidden/>
              </w:rPr>
              <w:instrText xml:space="preserve"> PAGEREF _Toc216817666 \h </w:instrText>
            </w:r>
            <w:r>
              <w:rPr>
                <w:noProof/>
                <w:webHidden/>
              </w:rPr>
            </w:r>
            <w:r>
              <w:rPr>
                <w:noProof/>
                <w:webHidden/>
              </w:rPr>
              <w:fldChar w:fldCharType="separate"/>
            </w:r>
            <w:r>
              <w:rPr>
                <w:noProof/>
                <w:webHidden/>
              </w:rPr>
              <w:t>32</w:t>
            </w:r>
            <w:r>
              <w:rPr>
                <w:noProof/>
                <w:webHidden/>
              </w:rPr>
              <w:fldChar w:fldCharType="end"/>
            </w:r>
          </w:hyperlink>
        </w:p>
        <w:p w14:paraId="052BB2A6" w14:textId="1113174F"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67" w:history="1">
            <w:r w:rsidRPr="009C4BC3">
              <w:rPr>
                <w:rStyle w:val="Hyperlink"/>
                <w:noProof/>
              </w:rPr>
              <w:t>2.13</w:t>
            </w:r>
            <w:r>
              <w:rPr>
                <w:rFonts w:eastAsiaTheme="minorEastAsia"/>
                <w:noProof/>
                <w:kern w:val="2"/>
                <w:sz w:val="24"/>
                <w:szCs w:val="24"/>
                <w:lang w:eastAsia="en-SG"/>
                <w14:ligatures w14:val="standardContextual"/>
              </w:rPr>
              <w:tab/>
            </w:r>
            <w:r w:rsidRPr="009C4BC3">
              <w:rPr>
                <w:rStyle w:val="Hyperlink"/>
                <w:noProof/>
              </w:rPr>
              <w:t>Download Bid File Template</w:t>
            </w:r>
            <w:r>
              <w:rPr>
                <w:noProof/>
                <w:webHidden/>
              </w:rPr>
              <w:tab/>
            </w:r>
            <w:r>
              <w:rPr>
                <w:noProof/>
                <w:webHidden/>
              </w:rPr>
              <w:fldChar w:fldCharType="begin"/>
            </w:r>
            <w:r>
              <w:rPr>
                <w:noProof/>
                <w:webHidden/>
              </w:rPr>
              <w:instrText xml:space="preserve"> PAGEREF _Toc216817667 \h </w:instrText>
            </w:r>
            <w:r>
              <w:rPr>
                <w:noProof/>
                <w:webHidden/>
              </w:rPr>
            </w:r>
            <w:r>
              <w:rPr>
                <w:noProof/>
                <w:webHidden/>
              </w:rPr>
              <w:fldChar w:fldCharType="separate"/>
            </w:r>
            <w:r>
              <w:rPr>
                <w:noProof/>
                <w:webHidden/>
              </w:rPr>
              <w:t>33</w:t>
            </w:r>
            <w:r>
              <w:rPr>
                <w:noProof/>
                <w:webHidden/>
              </w:rPr>
              <w:fldChar w:fldCharType="end"/>
            </w:r>
          </w:hyperlink>
        </w:p>
        <w:p w14:paraId="787147F8" w14:textId="43F298AB"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8" w:history="1">
            <w:r w:rsidRPr="009C4BC3">
              <w:rPr>
                <w:rStyle w:val="Hyperlink"/>
                <w:noProof/>
              </w:rPr>
              <w:t>2.13.1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_Toc216817668 \h </w:instrText>
            </w:r>
            <w:r>
              <w:rPr>
                <w:noProof/>
                <w:webHidden/>
              </w:rPr>
            </w:r>
            <w:r>
              <w:rPr>
                <w:noProof/>
                <w:webHidden/>
              </w:rPr>
              <w:fldChar w:fldCharType="separate"/>
            </w:r>
            <w:r>
              <w:rPr>
                <w:noProof/>
                <w:webHidden/>
              </w:rPr>
              <w:t>33</w:t>
            </w:r>
            <w:r>
              <w:rPr>
                <w:noProof/>
                <w:webHidden/>
              </w:rPr>
              <w:fldChar w:fldCharType="end"/>
            </w:r>
          </w:hyperlink>
        </w:p>
        <w:p w14:paraId="2CE2E1BE" w14:textId="0C8A9CBF"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69" w:history="1">
            <w:r w:rsidRPr="009C4BC3">
              <w:rPr>
                <w:rStyle w:val="Hyperlink"/>
                <w:noProof/>
              </w:rPr>
              <w:t>2.13.2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_Toc216817669 \h </w:instrText>
            </w:r>
            <w:r>
              <w:rPr>
                <w:noProof/>
                <w:webHidden/>
              </w:rPr>
            </w:r>
            <w:r>
              <w:rPr>
                <w:noProof/>
                <w:webHidden/>
              </w:rPr>
              <w:fldChar w:fldCharType="separate"/>
            </w:r>
            <w:r>
              <w:rPr>
                <w:noProof/>
                <w:webHidden/>
              </w:rPr>
              <w:t>33</w:t>
            </w:r>
            <w:r>
              <w:rPr>
                <w:noProof/>
                <w:webHidden/>
              </w:rPr>
              <w:fldChar w:fldCharType="end"/>
            </w:r>
          </w:hyperlink>
        </w:p>
        <w:p w14:paraId="16FAF830" w14:textId="2D51B67A"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0" w:history="1">
            <w:r w:rsidRPr="009C4BC3">
              <w:rPr>
                <w:rStyle w:val="Hyperlink"/>
                <w:noProof/>
              </w:rPr>
              <w:t>2.13.3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_Toc216817670 \h </w:instrText>
            </w:r>
            <w:r>
              <w:rPr>
                <w:noProof/>
                <w:webHidden/>
              </w:rPr>
            </w:r>
            <w:r>
              <w:rPr>
                <w:noProof/>
                <w:webHidden/>
              </w:rPr>
              <w:fldChar w:fldCharType="separate"/>
            </w:r>
            <w:r>
              <w:rPr>
                <w:noProof/>
                <w:webHidden/>
              </w:rPr>
              <w:t>33</w:t>
            </w:r>
            <w:r>
              <w:rPr>
                <w:noProof/>
                <w:webHidden/>
              </w:rPr>
              <w:fldChar w:fldCharType="end"/>
            </w:r>
          </w:hyperlink>
        </w:p>
        <w:p w14:paraId="35100BD3" w14:textId="439B9D1B"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1" w:history="1">
            <w:r w:rsidRPr="009C4BC3">
              <w:rPr>
                <w:rStyle w:val="Hyperlink"/>
                <w:noProof/>
              </w:rPr>
              <w:t>2.13.4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_Toc216817671 \h </w:instrText>
            </w:r>
            <w:r>
              <w:rPr>
                <w:noProof/>
                <w:webHidden/>
              </w:rPr>
            </w:r>
            <w:r>
              <w:rPr>
                <w:noProof/>
                <w:webHidden/>
              </w:rPr>
              <w:fldChar w:fldCharType="separate"/>
            </w:r>
            <w:r>
              <w:rPr>
                <w:noProof/>
                <w:webHidden/>
              </w:rPr>
              <w:t>33</w:t>
            </w:r>
            <w:r>
              <w:rPr>
                <w:noProof/>
                <w:webHidden/>
              </w:rPr>
              <w:fldChar w:fldCharType="end"/>
            </w:r>
          </w:hyperlink>
        </w:p>
        <w:p w14:paraId="43A274F2" w14:textId="0D5E27FB"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2" w:history="1">
            <w:r w:rsidRPr="009C4BC3">
              <w:rPr>
                <w:rStyle w:val="Hyperlink"/>
                <w:noProof/>
              </w:rPr>
              <w:t>2.13.5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_Toc216817672 \h </w:instrText>
            </w:r>
            <w:r>
              <w:rPr>
                <w:noProof/>
                <w:webHidden/>
              </w:rPr>
            </w:r>
            <w:r>
              <w:rPr>
                <w:noProof/>
                <w:webHidden/>
              </w:rPr>
              <w:fldChar w:fldCharType="separate"/>
            </w:r>
            <w:r>
              <w:rPr>
                <w:noProof/>
                <w:webHidden/>
              </w:rPr>
              <w:t>33</w:t>
            </w:r>
            <w:r>
              <w:rPr>
                <w:noProof/>
                <w:webHidden/>
              </w:rPr>
              <w:fldChar w:fldCharType="end"/>
            </w:r>
          </w:hyperlink>
        </w:p>
        <w:p w14:paraId="4A6D32D8" w14:textId="0EF394D8"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3" w:history="1">
            <w:r w:rsidRPr="009C4BC3">
              <w:rPr>
                <w:rStyle w:val="Hyperlink"/>
                <w:noProof/>
              </w:rPr>
              <w:t>2.13.6</w:t>
            </w:r>
            <w:r>
              <w:rPr>
                <w:rFonts w:eastAsiaTheme="minorEastAsia"/>
                <w:noProof/>
                <w:kern w:val="2"/>
                <w:sz w:val="24"/>
                <w:szCs w:val="24"/>
                <w:lang w:eastAsia="en-SG"/>
                <w14:ligatures w14:val="standardContextual"/>
              </w:rPr>
              <w:tab/>
            </w:r>
            <w:r w:rsidRPr="009C4BC3">
              <w:rPr>
                <w:rStyle w:val="Hyperlink"/>
                <w:noProof/>
              </w:rPr>
              <w:t>Template Files</w:t>
            </w:r>
            <w:r>
              <w:rPr>
                <w:noProof/>
                <w:webHidden/>
              </w:rPr>
              <w:tab/>
            </w:r>
            <w:r>
              <w:rPr>
                <w:noProof/>
                <w:webHidden/>
              </w:rPr>
              <w:fldChar w:fldCharType="begin"/>
            </w:r>
            <w:r>
              <w:rPr>
                <w:noProof/>
                <w:webHidden/>
              </w:rPr>
              <w:instrText xml:space="preserve"> PAGEREF _Toc216817673 \h </w:instrText>
            </w:r>
            <w:r>
              <w:rPr>
                <w:noProof/>
                <w:webHidden/>
              </w:rPr>
            </w:r>
            <w:r>
              <w:rPr>
                <w:noProof/>
                <w:webHidden/>
              </w:rPr>
              <w:fldChar w:fldCharType="separate"/>
            </w:r>
            <w:r>
              <w:rPr>
                <w:noProof/>
                <w:webHidden/>
              </w:rPr>
              <w:t>34</w:t>
            </w:r>
            <w:r>
              <w:rPr>
                <w:noProof/>
                <w:webHidden/>
              </w:rPr>
              <w:fldChar w:fldCharType="end"/>
            </w:r>
          </w:hyperlink>
        </w:p>
        <w:p w14:paraId="5A445485" w14:textId="2C3CCCB0" w:rsidR="00BA56EE" w:rsidRDefault="00BA56EE">
          <w:pPr>
            <w:pStyle w:val="TOC2"/>
            <w:tabs>
              <w:tab w:val="left" w:pos="960"/>
              <w:tab w:val="right" w:leader="dot" w:pos="10790"/>
            </w:tabs>
            <w:rPr>
              <w:rFonts w:eastAsiaTheme="minorEastAsia"/>
              <w:noProof/>
              <w:kern w:val="2"/>
              <w:sz w:val="24"/>
              <w:szCs w:val="24"/>
              <w:lang w:eastAsia="en-SG"/>
              <w14:ligatures w14:val="standardContextual"/>
            </w:rPr>
          </w:pPr>
          <w:hyperlink w:anchor="_Toc216817674" w:history="1">
            <w:r w:rsidRPr="009C4BC3">
              <w:rPr>
                <w:rStyle w:val="Hyperlink"/>
                <w:noProof/>
              </w:rPr>
              <w:t>2.14</w:t>
            </w:r>
            <w:r>
              <w:rPr>
                <w:rFonts w:eastAsiaTheme="minorEastAsia"/>
                <w:noProof/>
                <w:kern w:val="2"/>
                <w:sz w:val="24"/>
                <w:szCs w:val="24"/>
                <w:lang w:eastAsia="en-SG"/>
                <w14:ligatures w14:val="standardContextual"/>
              </w:rPr>
              <w:tab/>
            </w:r>
            <w:r w:rsidRPr="009C4BC3">
              <w:rPr>
                <w:rStyle w:val="Hyperlink"/>
                <w:noProof/>
              </w:rPr>
              <w:t>Export Bids</w:t>
            </w:r>
            <w:r>
              <w:rPr>
                <w:noProof/>
                <w:webHidden/>
              </w:rPr>
              <w:tab/>
            </w:r>
            <w:r>
              <w:rPr>
                <w:noProof/>
                <w:webHidden/>
              </w:rPr>
              <w:fldChar w:fldCharType="begin"/>
            </w:r>
            <w:r>
              <w:rPr>
                <w:noProof/>
                <w:webHidden/>
              </w:rPr>
              <w:instrText xml:space="preserve"> PAGEREF _Toc216817674 \h </w:instrText>
            </w:r>
            <w:r>
              <w:rPr>
                <w:noProof/>
                <w:webHidden/>
              </w:rPr>
            </w:r>
            <w:r>
              <w:rPr>
                <w:noProof/>
                <w:webHidden/>
              </w:rPr>
              <w:fldChar w:fldCharType="separate"/>
            </w:r>
            <w:r>
              <w:rPr>
                <w:noProof/>
                <w:webHidden/>
              </w:rPr>
              <w:t>34</w:t>
            </w:r>
            <w:r>
              <w:rPr>
                <w:noProof/>
                <w:webHidden/>
              </w:rPr>
              <w:fldChar w:fldCharType="end"/>
            </w:r>
          </w:hyperlink>
        </w:p>
        <w:p w14:paraId="0A6B5A2C" w14:textId="1886FB07"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5" w:history="1">
            <w:r w:rsidRPr="009C4BC3">
              <w:rPr>
                <w:rStyle w:val="Hyperlink"/>
                <w:noProof/>
              </w:rPr>
              <w:t>2.14.1</w:t>
            </w:r>
            <w:r>
              <w:rPr>
                <w:rFonts w:eastAsiaTheme="minorEastAsia"/>
                <w:noProof/>
                <w:kern w:val="2"/>
                <w:sz w:val="24"/>
                <w:szCs w:val="24"/>
                <w:lang w:eastAsia="en-SG"/>
                <w14:ligatures w14:val="standardContextual"/>
              </w:rPr>
              <w:tab/>
            </w:r>
            <w:r w:rsidRPr="009C4BC3">
              <w:rPr>
                <w:rStyle w:val="Hyperlink"/>
                <w:noProof/>
              </w:rPr>
              <w:t>Description</w:t>
            </w:r>
            <w:r>
              <w:rPr>
                <w:noProof/>
                <w:webHidden/>
              </w:rPr>
              <w:tab/>
            </w:r>
            <w:r>
              <w:rPr>
                <w:noProof/>
                <w:webHidden/>
              </w:rPr>
              <w:fldChar w:fldCharType="begin"/>
            </w:r>
            <w:r>
              <w:rPr>
                <w:noProof/>
                <w:webHidden/>
              </w:rPr>
              <w:instrText xml:space="preserve"> PAGEREF _Toc216817675 \h </w:instrText>
            </w:r>
            <w:r>
              <w:rPr>
                <w:noProof/>
                <w:webHidden/>
              </w:rPr>
            </w:r>
            <w:r>
              <w:rPr>
                <w:noProof/>
                <w:webHidden/>
              </w:rPr>
              <w:fldChar w:fldCharType="separate"/>
            </w:r>
            <w:r>
              <w:rPr>
                <w:noProof/>
                <w:webHidden/>
              </w:rPr>
              <w:t>34</w:t>
            </w:r>
            <w:r>
              <w:rPr>
                <w:noProof/>
                <w:webHidden/>
              </w:rPr>
              <w:fldChar w:fldCharType="end"/>
            </w:r>
          </w:hyperlink>
        </w:p>
        <w:p w14:paraId="536EF405" w14:textId="27356BBB"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6" w:history="1">
            <w:r w:rsidRPr="009C4BC3">
              <w:rPr>
                <w:rStyle w:val="Hyperlink"/>
                <w:noProof/>
              </w:rPr>
              <w:t>2.14.2</w:t>
            </w:r>
            <w:r>
              <w:rPr>
                <w:rFonts w:eastAsiaTheme="minorEastAsia"/>
                <w:noProof/>
                <w:kern w:val="2"/>
                <w:sz w:val="24"/>
                <w:szCs w:val="24"/>
                <w:lang w:eastAsia="en-SG"/>
                <w14:ligatures w14:val="standardContextual"/>
              </w:rPr>
              <w:tab/>
            </w:r>
            <w:r w:rsidRPr="009C4BC3">
              <w:rPr>
                <w:rStyle w:val="Hyperlink"/>
                <w:noProof/>
              </w:rPr>
              <w:t>Preconditions</w:t>
            </w:r>
            <w:r>
              <w:rPr>
                <w:noProof/>
                <w:webHidden/>
              </w:rPr>
              <w:tab/>
            </w:r>
            <w:r>
              <w:rPr>
                <w:noProof/>
                <w:webHidden/>
              </w:rPr>
              <w:fldChar w:fldCharType="begin"/>
            </w:r>
            <w:r>
              <w:rPr>
                <w:noProof/>
                <w:webHidden/>
              </w:rPr>
              <w:instrText xml:space="preserve"> PAGEREF _Toc216817676 \h </w:instrText>
            </w:r>
            <w:r>
              <w:rPr>
                <w:noProof/>
                <w:webHidden/>
              </w:rPr>
            </w:r>
            <w:r>
              <w:rPr>
                <w:noProof/>
                <w:webHidden/>
              </w:rPr>
              <w:fldChar w:fldCharType="separate"/>
            </w:r>
            <w:r>
              <w:rPr>
                <w:noProof/>
                <w:webHidden/>
              </w:rPr>
              <w:t>34</w:t>
            </w:r>
            <w:r>
              <w:rPr>
                <w:noProof/>
                <w:webHidden/>
              </w:rPr>
              <w:fldChar w:fldCharType="end"/>
            </w:r>
          </w:hyperlink>
        </w:p>
        <w:p w14:paraId="629439D5" w14:textId="18134358"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7" w:history="1">
            <w:r w:rsidRPr="009C4BC3">
              <w:rPr>
                <w:rStyle w:val="Hyperlink"/>
                <w:noProof/>
              </w:rPr>
              <w:t>2.14.3</w:t>
            </w:r>
            <w:r>
              <w:rPr>
                <w:rFonts w:eastAsiaTheme="minorEastAsia"/>
                <w:noProof/>
                <w:kern w:val="2"/>
                <w:sz w:val="24"/>
                <w:szCs w:val="24"/>
                <w:lang w:eastAsia="en-SG"/>
                <w14:ligatures w14:val="standardContextual"/>
              </w:rPr>
              <w:tab/>
            </w:r>
            <w:r w:rsidRPr="009C4BC3">
              <w:rPr>
                <w:rStyle w:val="Hyperlink"/>
                <w:noProof/>
              </w:rPr>
              <w:t>Business Requirements</w:t>
            </w:r>
            <w:r>
              <w:rPr>
                <w:noProof/>
                <w:webHidden/>
              </w:rPr>
              <w:tab/>
            </w:r>
            <w:r>
              <w:rPr>
                <w:noProof/>
                <w:webHidden/>
              </w:rPr>
              <w:fldChar w:fldCharType="begin"/>
            </w:r>
            <w:r>
              <w:rPr>
                <w:noProof/>
                <w:webHidden/>
              </w:rPr>
              <w:instrText xml:space="preserve"> PAGEREF _Toc216817677 \h </w:instrText>
            </w:r>
            <w:r>
              <w:rPr>
                <w:noProof/>
                <w:webHidden/>
              </w:rPr>
            </w:r>
            <w:r>
              <w:rPr>
                <w:noProof/>
                <w:webHidden/>
              </w:rPr>
              <w:fldChar w:fldCharType="separate"/>
            </w:r>
            <w:r>
              <w:rPr>
                <w:noProof/>
                <w:webHidden/>
              </w:rPr>
              <w:t>34</w:t>
            </w:r>
            <w:r>
              <w:rPr>
                <w:noProof/>
                <w:webHidden/>
              </w:rPr>
              <w:fldChar w:fldCharType="end"/>
            </w:r>
          </w:hyperlink>
        </w:p>
        <w:p w14:paraId="6B7B8E4C" w14:textId="6C4045DF"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8" w:history="1">
            <w:r w:rsidRPr="009C4BC3">
              <w:rPr>
                <w:rStyle w:val="Hyperlink"/>
                <w:noProof/>
              </w:rPr>
              <w:t>2.14.4</w:t>
            </w:r>
            <w:r>
              <w:rPr>
                <w:rFonts w:eastAsiaTheme="minorEastAsia"/>
                <w:noProof/>
                <w:kern w:val="2"/>
                <w:sz w:val="24"/>
                <w:szCs w:val="24"/>
                <w:lang w:eastAsia="en-SG"/>
                <w14:ligatures w14:val="standardContextual"/>
              </w:rPr>
              <w:tab/>
            </w:r>
            <w:r w:rsidRPr="009C4BC3">
              <w:rPr>
                <w:rStyle w:val="Hyperlink"/>
                <w:noProof/>
              </w:rPr>
              <w:t>Post Conditions</w:t>
            </w:r>
            <w:r>
              <w:rPr>
                <w:noProof/>
                <w:webHidden/>
              </w:rPr>
              <w:tab/>
            </w:r>
            <w:r>
              <w:rPr>
                <w:noProof/>
                <w:webHidden/>
              </w:rPr>
              <w:fldChar w:fldCharType="begin"/>
            </w:r>
            <w:r>
              <w:rPr>
                <w:noProof/>
                <w:webHidden/>
              </w:rPr>
              <w:instrText xml:space="preserve"> PAGEREF _Toc216817678 \h </w:instrText>
            </w:r>
            <w:r>
              <w:rPr>
                <w:noProof/>
                <w:webHidden/>
              </w:rPr>
            </w:r>
            <w:r>
              <w:rPr>
                <w:noProof/>
                <w:webHidden/>
              </w:rPr>
              <w:fldChar w:fldCharType="separate"/>
            </w:r>
            <w:r>
              <w:rPr>
                <w:noProof/>
                <w:webHidden/>
              </w:rPr>
              <w:t>34</w:t>
            </w:r>
            <w:r>
              <w:rPr>
                <w:noProof/>
                <w:webHidden/>
              </w:rPr>
              <w:fldChar w:fldCharType="end"/>
            </w:r>
          </w:hyperlink>
        </w:p>
        <w:p w14:paraId="7E0EE55A" w14:textId="48108032"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79" w:history="1">
            <w:r w:rsidRPr="009C4BC3">
              <w:rPr>
                <w:rStyle w:val="Hyperlink"/>
                <w:noProof/>
              </w:rPr>
              <w:t>2.14.5</w:t>
            </w:r>
            <w:r>
              <w:rPr>
                <w:rFonts w:eastAsiaTheme="minorEastAsia"/>
                <w:noProof/>
                <w:kern w:val="2"/>
                <w:sz w:val="24"/>
                <w:szCs w:val="24"/>
                <w:lang w:eastAsia="en-SG"/>
                <w14:ligatures w14:val="standardContextual"/>
              </w:rPr>
              <w:tab/>
            </w:r>
            <w:r w:rsidRPr="009C4BC3">
              <w:rPr>
                <w:rStyle w:val="Hyperlink"/>
                <w:noProof/>
              </w:rPr>
              <w:t>Bid Details page</w:t>
            </w:r>
            <w:r>
              <w:rPr>
                <w:noProof/>
                <w:webHidden/>
              </w:rPr>
              <w:tab/>
            </w:r>
            <w:r>
              <w:rPr>
                <w:noProof/>
                <w:webHidden/>
              </w:rPr>
              <w:fldChar w:fldCharType="begin"/>
            </w:r>
            <w:r>
              <w:rPr>
                <w:noProof/>
                <w:webHidden/>
              </w:rPr>
              <w:instrText xml:space="preserve"> PAGEREF _Toc216817679 \h </w:instrText>
            </w:r>
            <w:r>
              <w:rPr>
                <w:noProof/>
                <w:webHidden/>
              </w:rPr>
            </w:r>
            <w:r>
              <w:rPr>
                <w:noProof/>
                <w:webHidden/>
              </w:rPr>
              <w:fldChar w:fldCharType="separate"/>
            </w:r>
            <w:r>
              <w:rPr>
                <w:noProof/>
                <w:webHidden/>
              </w:rPr>
              <w:t>34</w:t>
            </w:r>
            <w:r>
              <w:rPr>
                <w:noProof/>
                <w:webHidden/>
              </w:rPr>
              <w:fldChar w:fldCharType="end"/>
            </w:r>
          </w:hyperlink>
        </w:p>
        <w:p w14:paraId="1C81B5B1" w14:textId="3CA19142" w:rsidR="00BA56EE" w:rsidRDefault="00BA56EE">
          <w:pPr>
            <w:pStyle w:val="TOC3"/>
            <w:tabs>
              <w:tab w:val="left" w:pos="1440"/>
              <w:tab w:val="right" w:leader="dot" w:pos="10790"/>
            </w:tabs>
            <w:rPr>
              <w:rFonts w:eastAsiaTheme="minorEastAsia"/>
              <w:noProof/>
              <w:kern w:val="2"/>
              <w:sz w:val="24"/>
              <w:szCs w:val="24"/>
              <w:lang w:eastAsia="en-SG"/>
              <w14:ligatures w14:val="standardContextual"/>
            </w:rPr>
          </w:pPr>
          <w:hyperlink w:anchor="_Toc216817680" w:history="1">
            <w:r w:rsidRPr="009C4BC3">
              <w:rPr>
                <w:rStyle w:val="Hyperlink"/>
                <w:noProof/>
              </w:rPr>
              <w:t>2.14.6</w:t>
            </w:r>
            <w:r>
              <w:rPr>
                <w:rFonts w:eastAsiaTheme="minorEastAsia"/>
                <w:noProof/>
                <w:kern w:val="2"/>
                <w:sz w:val="24"/>
                <w:szCs w:val="24"/>
                <w:lang w:eastAsia="en-SG"/>
                <w14:ligatures w14:val="standardContextual"/>
              </w:rPr>
              <w:tab/>
            </w:r>
            <w:r w:rsidRPr="009C4BC3">
              <w:rPr>
                <w:rStyle w:val="Hyperlink"/>
                <w:noProof/>
              </w:rPr>
              <w:t>Sample Files</w:t>
            </w:r>
            <w:r>
              <w:rPr>
                <w:noProof/>
                <w:webHidden/>
              </w:rPr>
              <w:tab/>
            </w:r>
            <w:r>
              <w:rPr>
                <w:noProof/>
                <w:webHidden/>
              </w:rPr>
              <w:fldChar w:fldCharType="begin"/>
            </w:r>
            <w:r>
              <w:rPr>
                <w:noProof/>
                <w:webHidden/>
              </w:rPr>
              <w:instrText xml:space="preserve"> PAGEREF _Toc216817680 \h </w:instrText>
            </w:r>
            <w:r>
              <w:rPr>
                <w:noProof/>
                <w:webHidden/>
              </w:rPr>
            </w:r>
            <w:r>
              <w:rPr>
                <w:noProof/>
                <w:webHidden/>
              </w:rPr>
              <w:fldChar w:fldCharType="separate"/>
            </w:r>
            <w:r>
              <w:rPr>
                <w:noProof/>
                <w:webHidden/>
              </w:rPr>
              <w:t>35</w:t>
            </w:r>
            <w:r>
              <w:rPr>
                <w:noProof/>
                <w:webHidden/>
              </w:rPr>
              <w:fldChar w:fldCharType="end"/>
            </w:r>
          </w:hyperlink>
        </w:p>
        <w:p w14:paraId="2217275E" w14:textId="372414DA" w:rsidR="000D68BA" w:rsidRPr="005616F1" w:rsidRDefault="000D68BA" w:rsidP="003F1708">
          <w:pPr>
            <w:rPr>
              <w:b/>
              <w:bCs/>
            </w:rPr>
          </w:pPr>
          <w:r w:rsidRPr="007C7C7F">
            <w:rPr>
              <w:b/>
              <w:bCs/>
            </w:rPr>
            <w:fldChar w:fldCharType="end"/>
          </w:r>
        </w:p>
      </w:sdtContent>
    </w:sdt>
    <w:p w14:paraId="00862EDD" w14:textId="77777777" w:rsidR="005616F1" w:rsidRDefault="005616F1" w:rsidP="003F1708"/>
    <w:p w14:paraId="119E271B" w14:textId="77777777" w:rsidR="005616F1" w:rsidRDefault="005616F1" w:rsidP="003F1708">
      <w:pPr>
        <w:spacing w:before="0" w:after="0" w:line="240" w:lineRule="auto"/>
      </w:pPr>
      <w:r>
        <w:br w:type="page"/>
      </w:r>
    </w:p>
    <w:p w14:paraId="010981B8" w14:textId="181C4432" w:rsidR="000D68BA" w:rsidRPr="007C7C7F" w:rsidRDefault="000D68BA" w:rsidP="007C7C7F">
      <w:pPr>
        <w:pStyle w:val="Heading1"/>
      </w:pPr>
      <w:bookmarkStart w:id="1" w:name="_Toc216817607"/>
      <w:r w:rsidRPr="007C7C7F">
        <w:lastRenderedPageBreak/>
        <w:t>Introduction</w:t>
      </w:r>
      <w:bookmarkEnd w:id="1"/>
    </w:p>
    <w:p w14:paraId="74BBE1EC" w14:textId="69C62695" w:rsidR="000D68BA" w:rsidRPr="007C7C7F" w:rsidRDefault="007C7C7F" w:rsidP="007C7C7F">
      <w:pPr>
        <w:pStyle w:val="Heading2"/>
        <w:rPr>
          <w:lang w:val="en-SG"/>
        </w:rPr>
      </w:pPr>
      <w:bookmarkStart w:id="2" w:name="_Toc216817608"/>
      <w:r w:rsidRPr="007C7C7F">
        <w:rPr>
          <w:lang w:val="en-SG"/>
        </w:rPr>
        <w:t>Purpose of Document</w:t>
      </w:r>
      <w:bookmarkEnd w:id="2"/>
    </w:p>
    <w:p w14:paraId="080EB4AB" w14:textId="77777777" w:rsidR="007C7C7F" w:rsidRPr="007C7C7F" w:rsidRDefault="007C7C7F" w:rsidP="003F1708">
      <w:r w:rsidRPr="007C7C7F">
        <w:t>This Functional Specification Document is used to clearly define the intended functionality of OMEGA.</w:t>
      </w:r>
    </w:p>
    <w:p w14:paraId="3735CC0E" w14:textId="77777777" w:rsidR="007C7C7F" w:rsidRPr="007C7C7F" w:rsidRDefault="007C7C7F" w:rsidP="003F1708">
      <w:r w:rsidRPr="007C7C7F">
        <w:t>OMEGA is a platform that supports MAS’ central banking functions related to market operations and benchmark administration. OMEGA aims to improve business efficiency by leveraging on technology and design thinking, minimising manual intervention, re-engineering business processes and improving system resiliency.</w:t>
      </w:r>
    </w:p>
    <w:p w14:paraId="6E2627ED" w14:textId="40C30E2A" w:rsidR="007C7C7F" w:rsidRDefault="007C7C7F" w:rsidP="003F1708">
      <w:r w:rsidRPr="007C7C7F">
        <w:t xml:space="preserve">OMEGA consists of several modules. This document outlines the functionality of the </w:t>
      </w:r>
      <w:r w:rsidR="003753D3">
        <w:t>Bonds and Bills</w:t>
      </w:r>
      <w:r w:rsidRPr="007C7C7F">
        <w:t xml:space="preserve"> module, focusing on features, functions, and behaviour</w:t>
      </w:r>
      <w:r w:rsidR="003753D3">
        <w:t xml:space="preserve"> specifically for </w:t>
      </w:r>
      <w:commentRangeStart w:id="3"/>
      <w:r w:rsidR="00BF287F">
        <w:rPr>
          <w:b/>
          <w:bCs/>
        </w:rPr>
        <w:t>bid collation</w:t>
      </w:r>
      <w:ins w:id="4" w:author="Han Xie CHAI (MAS)" w:date="2025-12-17T12:09:00Z" w16du:dateUtc="2025-12-17T04:09:00Z">
        <w:r w:rsidR="00672821">
          <w:rPr>
            <w:b/>
            <w:bCs/>
          </w:rPr>
          <w:t xml:space="preserve"> for internal users</w:t>
        </w:r>
      </w:ins>
      <w:commentRangeEnd w:id="3"/>
      <w:r w:rsidR="00D5716E">
        <w:rPr>
          <w:rStyle w:val="CommentReference"/>
        </w:rPr>
        <w:commentReference w:id="3"/>
      </w:r>
      <w:r w:rsidRPr="007C7C7F">
        <w:t>, without detailing how these functionalities will be technically implemented. It aims to:</w:t>
      </w:r>
    </w:p>
    <w:p w14:paraId="1383ACD2" w14:textId="287597EC" w:rsidR="007C7C7F" w:rsidRDefault="007C7C7F" w:rsidP="003F1708">
      <w:pPr>
        <w:pStyle w:val="ListParagraph"/>
      </w:pPr>
      <w:r>
        <w:t xml:space="preserve">Establish a </w:t>
      </w:r>
      <w:r w:rsidRPr="007C7C7F">
        <w:t>shared understanding</w:t>
      </w:r>
      <w:r>
        <w:t xml:space="preserve"> of the system's functional scope</w:t>
      </w:r>
      <w:ins w:id="5" w:author="Han Xie CHAI (MAS)" w:date="2026-01-08T10:02:00Z" w16du:dateUtc="2026-01-08T02:02:00Z">
        <w:r w:rsidR="00234049">
          <w:t>;</w:t>
        </w:r>
      </w:ins>
      <w:del w:id="6" w:author="Han Xie CHAI (MAS)" w:date="2026-01-08T10:02:00Z" w16du:dateUtc="2026-01-08T02:02:00Z">
        <w:r w:rsidDel="00234049">
          <w:delText>.</w:delText>
        </w:r>
      </w:del>
    </w:p>
    <w:p w14:paraId="3D89B0AF" w14:textId="3CD9DAD2" w:rsidR="007C7C7F" w:rsidRDefault="007C7C7F" w:rsidP="003F1708">
      <w:pPr>
        <w:pStyle w:val="ListParagraph"/>
      </w:pPr>
      <w:r>
        <w:t>Provide a clear and unambiguous description of each functional requirement</w:t>
      </w:r>
      <w:ins w:id="7" w:author="Han Xie CHAI (MAS)" w:date="2026-01-08T10:02:00Z" w16du:dateUtc="2026-01-08T02:02:00Z">
        <w:r w:rsidR="00234049">
          <w:t>;</w:t>
        </w:r>
      </w:ins>
      <w:del w:id="8" w:author="Han Xie CHAI (MAS)" w:date="2026-01-08T10:02:00Z" w16du:dateUtc="2026-01-08T02:02:00Z">
        <w:r w:rsidDel="00234049">
          <w:delText>.</w:delText>
        </w:r>
      </w:del>
    </w:p>
    <w:p w14:paraId="664BEC7C" w14:textId="131E6933" w:rsidR="007C7C7F" w:rsidRDefault="007C7C7F" w:rsidP="003F1708">
      <w:pPr>
        <w:pStyle w:val="ListParagraph"/>
      </w:pPr>
      <w:r>
        <w:t>Ensure that the developed system meets the identified business needs and user expectations</w:t>
      </w:r>
      <w:del w:id="9" w:author="Han Xie CHAI (MAS)" w:date="2026-01-08T10:02:00Z" w16du:dateUtc="2026-01-08T02:02:00Z">
        <w:r w:rsidDel="00234049">
          <w:delText>.</w:delText>
        </w:r>
      </w:del>
      <w:ins w:id="10" w:author="Han Xie CHAI (MAS)" w:date="2026-01-08T10:02:00Z" w16du:dateUtc="2026-01-08T02:02:00Z">
        <w:r w:rsidR="00234049">
          <w:t>;</w:t>
        </w:r>
      </w:ins>
    </w:p>
    <w:p w14:paraId="09BC32C2" w14:textId="219A23FB" w:rsidR="007C7C7F" w:rsidRDefault="007C7C7F" w:rsidP="003F1708">
      <w:pPr>
        <w:pStyle w:val="ListParagraph"/>
      </w:pPr>
      <w:r>
        <w:t>Facilitate effective communication and collaboration among all project stakeholders</w:t>
      </w:r>
      <w:ins w:id="11" w:author="Han Xie CHAI (MAS)" w:date="2026-01-08T10:02:00Z" w16du:dateUtc="2026-01-08T02:02:00Z">
        <w:r w:rsidR="00234049">
          <w:t>;</w:t>
        </w:r>
      </w:ins>
      <w:del w:id="12" w:author="Han Xie CHAI (MAS)" w:date="2026-01-08T10:02:00Z" w16du:dateUtc="2026-01-08T02:02:00Z">
        <w:r w:rsidDel="00234049">
          <w:delText>.</w:delText>
        </w:r>
      </w:del>
    </w:p>
    <w:p w14:paraId="13F3EA8F" w14:textId="7FC106C7" w:rsidR="007C7C7F" w:rsidRDefault="007C7C7F" w:rsidP="003F1708">
      <w:pPr>
        <w:pStyle w:val="ListParagraph"/>
      </w:pPr>
      <w:r>
        <w:t>Serve as a baseline for system development, testing, and implementation</w:t>
      </w:r>
      <w:ins w:id="13" w:author="Han Xie CHAI (MAS)" w:date="2026-01-08T10:02:00Z" w16du:dateUtc="2026-01-08T02:02:00Z">
        <w:r w:rsidR="00234049">
          <w:t>; and</w:t>
        </w:r>
      </w:ins>
      <w:del w:id="14" w:author="Han Xie CHAI (MAS)" w:date="2026-01-08T10:02:00Z" w16du:dateUtc="2026-01-08T02:02:00Z">
        <w:r w:rsidDel="00234049">
          <w:delText>.</w:delText>
        </w:r>
      </w:del>
    </w:p>
    <w:p w14:paraId="30A11F0A" w14:textId="475DDC96" w:rsidR="007C7C7F" w:rsidRDefault="007C7C7F" w:rsidP="003F1708">
      <w:pPr>
        <w:pStyle w:val="ListParagraph"/>
      </w:pPr>
      <w:r>
        <w:t>Manage and control changes to the system's functionality through a defined change management process.</w:t>
      </w:r>
    </w:p>
    <w:p w14:paraId="31BA9098" w14:textId="7E6A9F13" w:rsidR="007C7C7F" w:rsidRDefault="007C7C7F" w:rsidP="009B2D23">
      <w:pPr>
        <w:pStyle w:val="Heading2"/>
        <w:jc w:val="both"/>
      </w:pPr>
      <w:bookmarkStart w:id="15" w:name="_Toc216817609"/>
      <w:r>
        <w:t>Scope</w:t>
      </w:r>
      <w:bookmarkEnd w:id="15"/>
    </w:p>
    <w:p w14:paraId="1B64B6A7" w14:textId="68C713BE" w:rsidR="007C7C7F" w:rsidRDefault="007C7C7F" w:rsidP="003F1708">
      <w:pPr>
        <w:rPr>
          <w:lang w:val="en-US"/>
        </w:rPr>
      </w:pPr>
      <w:r w:rsidRPr="007C7C7F">
        <w:rPr>
          <w:lang w:val="en-US"/>
        </w:rPr>
        <w:t xml:space="preserve">The </w:t>
      </w:r>
      <w:r w:rsidR="003753D3">
        <w:rPr>
          <w:lang w:val="en-US"/>
        </w:rPr>
        <w:t>Bonds and Bills</w:t>
      </w:r>
      <w:r w:rsidRPr="007C7C7F">
        <w:rPr>
          <w:lang w:val="en-US"/>
        </w:rPr>
        <w:t xml:space="preserve"> module allows </w:t>
      </w:r>
      <w:commentRangeStart w:id="16"/>
      <w:r w:rsidRPr="007C7C7F">
        <w:rPr>
          <w:lang w:val="en-US"/>
        </w:rPr>
        <w:t xml:space="preserve">MAS internal users </w:t>
      </w:r>
      <w:commentRangeEnd w:id="16"/>
      <w:r w:rsidR="00255FA4">
        <w:rPr>
          <w:rStyle w:val="CommentReference"/>
        </w:rPr>
        <w:commentReference w:id="16"/>
      </w:r>
      <w:r w:rsidRPr="007C7C7F">
        <w:rPr>
          <w:lang w:val="en-US"/>
        </w:rPr>
        <w:t>to perform the following functionalities:</w:t>
      </w:r>
    </w:p>
    <w:p w14:paraId="05D583D7" w14:textId="77777777" w:rsidR="00535E6A" w:rsidRPr="003753D3" w:rsidRDefault="00535E6A" w:rsidP="00535E6A">
      <w:pPr>
        <w:pStyle w:val="ListParagraph"/>
        <w:rPr>
          <w:ins w:id="17" w:author="Han Xie CHAI (MAS)" w:date="2026-01-08T10:19:00Z" w16du:dateUtc="2026-01-08T02:19:00Z"/>
          <w:lang w:val="en-US"/>
        </w:rPr>
      </w:pPr>
      <w:ins w:id="18" w:author="Han Xie CHAI (MAS)" w:date="2026-01-08T10:19:00Z" w16du:dateUtc="2026-01-08T02:19:00Z">
        <w:r>
          <w:rPr>
            <w:lang w:val="en-US"/>
          </w:rPr>
          <w:t>View bids;</w:t>
        </w:r>
      </w:ins>
    </w:p>
    <w:p w14:paraId="7051C215" w14:textId="6B2F9589" w:rsidR="00AA0939" w:rsidRDefault="00AA0939" w:rsidP="003753D3">
      <w:pPr>
        <w:pStyle w:val="ListParagraph"/>
        <w:rPr>
          <w:lang w:val="en-US"/>
        </w:rPr>
      </w:pPr>
      <w:r>
        <w:rPr>
          <w:lang w:val="en-US"/>
        </w:rPr>
        <w:t>Create bids</w:t>
      </w:r>
      <w:ins w:id="19" w:author="Akila BALAKRISHNAN from.OPTIMUM (MAS)" w:date="2025-12-19T14:13:00Z" w16du:dateUtc="2025-12-19T06:13:00Z">
        <w:r w:rsidR="00353237">
          <w:rPr>
            <w:lang w:val="en-US"/>
          </w:rPr>
          <w:t xml:space="preserve"> on behalf of </w:t>
        </w:r>
      </w:ins>
      <w:ins w:id="20" w:author="Akila BALAKRISHNAN from.OPTIMUM (MAS)" w:date="2025-12-30T10:03:00Z" w16du:dateUtc="2025-12-30T02:03:00Z">
        <w:r w:rsidR="00A40216">
          <w:rPr>
            <w:lang w:val="en-US"/>
          </w:rPr>
          <w:t>FI</w:t>
        </w:r>
      </w:ins>
      <w:ins w:id="21" w:author="Akila BALAKRISHNAN from.OPTIMUM (MAS)" w:date="2025-12-19T14:13:00Z" w16du:dateUtc="2025-12-19T06:13:00Z">
        <w:r w:rsidR="00353237">
          <w:rPr>
            <w:lang w:val="en-US"/>
          </w:rPr>
          <w:t>s and MAS</w:t>
        </w:r>
      </w:ins>
      <w:ins w:id="22" w:author="Han Xie CHAI (MAS)" w:date="2026-01-08T10:03:00Z" w16du:dateUtc="2026-01-08T02:03:00Z">
        <w:r w:rsidR="00234049">
          <w:rPr>
            <w:lang w:val="en-US"/>
          </w:rPr>
          <w:t>;</w:t>
        </w:r>
      </w:ins>
    </w:p>
    <w:p w14:paraId="41C094A3" w14:textId="6010920C" w:rsidR="003753D3" w:rsidRPr="003753D3" w:rsidRDefault="003753D3" w:rsidP="003753D3">
      <w:pPr>
        <w:pStyle w:val="ListParagraph"/>
        <w:rPr>
          <w:lang w:val="en-US"/>
        </w:rPr>
      </w:pPr>
      <w:r w:rsidRPr="003753D3">
        <w:rPr>
          <w:lang w:val="en-US"/>
        </w:rPr>
        <w:t xml:space="preserve">Update </w:t>
      </w:r>
      <w:r w:rsidR="00AA0939">
        <w:rPr>
          <w:lang w:val="en-US"/>
        </w:rPr>
        <w:t>bids</w:t>
      </w:r>
      <w:ins w:id="23" w:author="Akila BALAKRISHNAN from.OPTIMUM (MAS)" w:date="2025-12-19T14:13:00Z" w16du:dateUtc="2025-12-19T06:13:00Z">
        <w:r w:rsidR="00353237">
          <w:rPr>
            <w:lang w:val="en-US"/>
          </w:rPr>
          <w:t xml:space="preserve"> on behalf of </w:t>
        </w:r>
      </w:ins>
      <w:ins w:id="24" w:author="Akila BALAKRISHNAN from.OPTIMUM (MAS)" w:date="2025-12-30T10:03:00Z" w16du:dateUtc="2025-12-30T02:03:00Z">
        <w:r w:rsidR="00A40216">
          <w:rPr>
            <w:lang w:val="en-US"/>
          </w:rPr>
          <w:t>FI</w:t>
        </w:r>
      </w:ins>
      <w:ins w:id="25" w:author="Akila BALAKRISHNAN from.OPTIMUM (MAS)" w:date="2025-12-19T14:13:00Z" w16du:dateUtc="2025-12-19T06:13:00Z">
        <w:r w:rsidR="00353237">
          <w:rPr>
            <w:lang w:val="en-US"/>
          </w:rPr>
          <w:t>s and MAS</w:t>
        </w:r>
      </w:ins>
      <w:ins w:id="26" w:author="Han Xie CHAI (MAS)" w:date="2026-01-08T10:03:00Z" w16du:dateUtc="2026-01-08T02:03:00Z">
        <w:r w:rsidR="00234049">
          <w:rPr>
            <w:lang w:val="en-US"/>
          </w:rPr>
          <w:t>;</w:t>
        </w:r>
      </w:ins>
    </w:p>
    <w:p w14:paraId="00A0379D" w14:textId="5AF7B3D1" w:rsidR="00C63A96" w:rsidRDefault="00C63A96" w:rsidP="00C63A96">
      <w:pPr>
        <w:pStyle w:val="ListParagraph"/>
        <w:rPr>
          <w:ins w:id="27" w:author="Sophia TAN (MAS)" w:date="2026-01-06T10:56:00Z" w16du:dateUtc="2026-01-06T02:56:00Z"/>
          <w:lang w:val="en-US"/>
        </w:rPr>
      </w:pPr>
      <w:moveToRangeStart w:id="28" w:author="Sophia TAN (MAS)" w:date="2026-01-06T10:56:00Z" w:name="move218589420"/>
      <w:moveTo w:id="29" w:author="Sophia TAN (MAS)" w:date="2026-01-06T10:56:00Z" w16du:dateUtc="2026-01-06T02:56:00Z">
        <w:r>
          <w:rPr>
            <w:lang w:val="en-US"/>
          </w:rPr>
          <w:t>Delete bids on behalf of FIs and MAS</w:t>
        </w:r>
      </w:moveTo>
      <w:ins w:id="30" w:author="Han Xie CHAI (MAS)" w:date="2026-01-08T10:03:00Z" w16du:dateUtc="2026-01-08T02:03:00Z">
        <w:r w:rsidR="00234049">
          <w:rPr>
            <w:lang w:val="en-US"/>
          </w:rPr>
          <w:t>;</w:t>
        </w:r>
      </w:ins>
    </w:p>
    <w:p w14:paraId="7EADC37E" w14:textId="2094A70A" w:rsidR="00C63A96" w:rsidRPr="003753D3" w:rsidDel="00535E6A" w:rsidRDefault="003C3C0F" w:rsidP="00C63A96">
      <w:pPr>
        <w:pStyle w:val="ListParagraph"/>
        <w:rPr>
          <w:del w:id="31" w:author="Han Xie CHAI (MAS)" w:date="2026-01-08T10:19:00Z" w16du:dateUtc="2026-01-08T02:19:00Z"/>
          <w:moveTo w:id="32" w:author="Sophia TAN (MAS)" w:date="2026-01-06T10:56:00Z" w16du:dateUtc="2026-01-06T02:56:00Z"/>
          <w:lang w:val="en-US"/>
        </w:rPr>
      </w:pPr>
      <w:ins w:id="33" w:author="Sophia TAN (MAS)" w:date="2026-01-06T15:38:00Z" w16du:dateUtc="2026-01-06T07:38:00Z">
        <w:del w:id="34" w:author="Han Xie CHAI (MAS)" w:date="2026-01-08T10:19:00Z" w16du:dateUtc="2026-01-08T02:19:00Z">
          <w:r w:rsidDel="00535E6A">
            <w:rPr>
              <w:lang w:val="en-US"/>
            </w:rPr>
            <w:delText>View</w:delText>
          </w:r>
        </w:del>
      </w:ins>
      <w:ins w:id="35" w:author="Sophia TAN (MAS)" w:date="2026-01-06T10:57:00Z" w16du:dateUtc="2026-01-06T02:57:00Z">
        <w:del w:id="36" w:author="Han Xie CHAI (MAS)" w:date="2026-01-08T10:19:00Z" w16du:dateUtc="2026-01-08T02:19:00Z">
          <w:r w:rsidR="00C63A96" w:rsidDel="00535E6A">
            <w:rPr>
              <w:lang w:val="en-US"/>
            </w:rPr>
            <w:delText xml:space="preserve"> bids</w:delText>
          </w:r>
        </w:del>
      </w:ins>
    </w:p>
    <w:moveToRangeEnd w:id="28"/>
    <w:p w14:paraId="14131912" w14:textId="57EF9745" w:rsidR="003753D3" w:rsidRDefault="003753D3" w:rsidP="003753D3">
      <w:pPr>
        <w:pStyle w:val="ListParagraph"/>
        <w:rPr>
          <w:lang w:val="en-US"/>
        </w:rPr>
      </w:pPr>
      <w:r w:rsidRPr="003753D3">
        <w:rPr>
          <w:lang w:val="en-US"/>
        </w:rPr>
        <w:t xml:space="preserve">Submit </w:t>
      </w:r>
      <w:r w:rsidR="00AA0939">
        <w:rPr>
          <w:lang w:val="en-US"/>
        </w:rPr>
        <w:t>new</w:t>
      </w:r>
      <w:ins w:id="37" w:author="Sophia TAN (MAS)" w:date="2026-01-06T10:56:00Z" w16du:dateUtc="2026-01-06T02:56:00Z">
        <w:r w:rsidR="00C63A96">
          <w:rPr>
            <w:lang w:val="en-US"/>
          </w:rPr>
          <w:t>/</w:t>
        </w:r>
      </w:ins>
      <w:del w:id="38" w:author="Sophia TAN (MAS)" w:date="2026-01-06T10:56:00Z" w16du:dateUtc="2026-01-06T02:56:00Z">
        <w:r w:rsidR="00AA0939" w:rsidDel="00C63A96">
          <w:rPr>
            <w:lang w:val="en-US"/>
          </w:rPr>
          <w:delText xml:space="preserve"> bids or </w:delText>
        </w:r>
      </w:del>
      <w:r w:rsidR="00AA0939">
        <w:rPr>
          <w:lang w:val="en-US"/>
        </w:rPr>
        <w:t>updated</w:t>
      </w:r>
      <w:ins w:id="39" w:author="Sophia TAN (MAS)" w:date="2026-01-06T10:56:00Z" w16du:dateUtc="2026-01-06T02:56:00Z">
        <w:r w:rsidR="00C63A96">
          <w:rPr>
            <w:lang w:val="en-US"/>
          </w:rPr>
          <w:t>/deleted</w:t>
        </w:r>
      </w:ins>
      <w:r w:rsidR="00AA0939">
        <w:rPr>
          <w:lang w:val="en-US"/>
        </w:rPr>
        <w:t xml:space="preserve"> bids</w:t>
      </w:r>
      <w:r w:rsidRPr="003753D3">
        <w:rPr>
          <w:lang w:val="en-US"/>
        </w:rPr>
        <w:t xml:space="preserve"> for approval</w:t>
      </w:r>
      <w:r w:rsidR="00AA0939">
        <w:rPr>
          <w:lang w:val="en-US"/>
        </w:rPr>
        <w:t>,</w:t>
      </w:r>
      <w:r w:rsidRPr="003753D3">
        <w:rPr>
          <w:lang w:val="en-US"/>
        </w:rPr>
        <w:t xml:space="preserve"> or withdraw </w:t>
      </w:r>
      <w:r w:rsidR="00AA0939">
        <w:rPr>
          <w:lang w:val="en-US"/>
        </w:rPr>
        <w:t>them</w:t>
      </w:r>
      <w:r w:rsidRPr="003753D3">
        <w:rPr>
          <w:lang w:val="en-US"/>
        </w:rPr>
        <w:t xml:space="preserve"> from approval</w:t>
      </w:r>
      <w:ins w:id="40" w:author="Han Xie CHAI (MAS)" w:date="2026-01-08T10:04:00Z" w16du:dateUtc="2026-01-08T02:04:00Z">
        <w:r w:rsidR="00234049">
          <w:rPr>
            <w:lang w:val="en-US"/>
          </w:rPr>
          <w:t>;</w:t>
        </w:r>
      </w:ins>
    </w:p>
    <w:p w14:paraId="604A7F09" w14:textId="6B038207" w:rsidR="00CE11F3" w:rsidRPr="003753D3" w:rsidDel="00C63A96" w:rsidRDefault="00CE11F3" w:rsidP="003753D3">
      <w:pPr>
        <w:pStyle w:val="ListParagraph"/>
        <w:rPr>
          <w:moveFrom w:id="41" w:author="Sophia TAN (MAS)" w:date="2026-01-06T10:56:00Z" w16du:dateUtc="2026-01-06T02:56:00Z"/>
          <w:lang w:val="en-US"/>
        </w:rPr>
      </w:pPr>
      <w:moveFromRangeStart w:id="42" w:author="Sophia TAN (MAS)" w:date="2026-01-06T10:56:00Z" w:name="move218589420"/>
      <w:moveFrom w:id="43" w:author="Sophia TAN (MAS)" w:date="2026-01-06T10:56:00Z" w16du:dateUtc="2026-01-06T02:56:00Z">
        <w:r w:rsidDel="00C63A96">
          <w:rPr>
            <w:lang w:val="en-US"/>
          </w:rPr>
          <w:t>Delete bids</w:t>
        </w:r>
        <w:ins w:id="44" w:author="Akila BALAKRISHNAN from.OPTIMUM (MAS)" w:date="2025-12-19T14:14:00Z" w16du:dateUtc="2025-12-19T06:14:00Z">
          <w:r w:rsidR="00353237" w:rsidDel="00C63A96">
            <w:rPr>
              <w:lang w:val="en-US"/>
            </w:rPr>
            <w:t xml:space="preserve"> on behalf of </w:t>
          </w:r>
        </w:ins>
        <w:ins w:id="45" w:author="Akila BALAKRISHNAN from.OPTIMUM (MAS)" w:date="2025-12-30T10:04:00Z" w16du:dateUtc="2025-12-30T02:04:00Z">
          <w:r w:rsidR="00A40216" w:rsidDel="00C63A96">
            <w:rPr>
              <w:lang w:val="en-US"/>
            </w:rPr>
            <w:t>FI</w:t>
          </w:r>
        </w:ins>
        <w:ins w:id="46" w:author="Akila BALAKRISHNAN from.OPTIMUM (MAS)" w:date="2025-12-19T14:14:00Z" w16du:dateUtc="2025-12-19T06:14:00Z">
          <w:r w:rsidR="00353237" w:rsidDel="00C63A96">
            <w:rPr>
              <w:lang w:val="en-US"/>
            </w:rPr>
            <w:t>s and MAS</w:t>
          </w:r>
        </w:ins>
      </w:moveFrom>
    </w:p>
    <w:moveFromRangeEnd w:id="42"/>
    <w:p w14:paraId="3BB57193" w14:textId="7E2C7FB6" w:rsidR="003753D3" w:rsidRPr="003753D3" w:rsidRDefault="003753D3" w:rsidP="003753D3">
      <w:pPr>
        <w:pStyle w:val="ListParagraph"/>
        <w:rPr>
          <w:lang w:val="en-US"/>
        </w:rPr>
      </w:pPr>
      <w:r w:rsidRPr="003753D3">
        <w:rPr>
          <w:lang w:val="en-US"/>
        </w:rPr>
        <w:t>Approve</w:t>
      </w:r>
      <w:r w:rsidR="00CE11F3">
        <w:rPr>
          <w:lang w:val="en-US"/>
        </w:rPr>
        <w:t xml:space="preserve"> or reject new/updated</w:t>
      </w:r>
      <w:ins w:id="47" w:author="Sophia TAN (MAS)" w:date="2026-01-06T10:56:00Z" w16du:dateUtc="2026-01-06T02:56:00Z">
        <w:r w:rsidR="00C63A96">
          <w:rPr>
            <w:lang w:val="en-US"/>
          </w:rPr>
          <w:t>/deleted</w:t>
        </w:r>
      </w:ins>
      <w:r w:rsidRPr="003753D3">
        <w:rPr>
          <w:lang w:val="en-US"/>
        </w:rPr>
        <w:t xml:space="preserve"> </w:t>
      </w:r>
      <w:r w:rsidR="00AA0939">
        <w:rPr>
          <w:lang w:val="en-US"/>
        </w:rPr>
        <w:t>bids</w:t>
      </w:r>
      <w:r w:rsidRPr="003753D3">
        <w:rPr>
          <w:lang w:val="en-US"/>
        </w:rPr>
        <w:t xml:space="preserve"> as part of the maker-checker process</w:t>
      </w:r>
      <w:ins w:id="48" w:author="Han Xie CHAI (MAS)" w:date="2026-01-08T10:04:00Z" w16du:dateUtc="2026-01-08T02:04:00Z">
        <w:r w:rsidR="00234049">
          <w:rPr>
            <w:lang w:val="en-US"/>
          </w:rPr>
          <w:t>;</w:t>
        </w:r>
      </w:ins>
    </w:p>
    <w:p w14:paraId="012E3C58" w14:textId="5DC7D52F" w:rsidR="00CE11F3" w:rsidRDefault="00AA0939" w:rsidP="00CE11F3">
      <w:pPr>
        <w:pStyle w:val="ListParagraph"/>
        <w:rPr>
          <w:lang w:val="en-US"/>
        </w:rPr>
      </w:pPr>
      <w:r>
        <w:rPr>
          <w:lang w:val="en-US"/>
        </w:rPr>
        <w:t xml:space="preserve">Download bid file templates </w:t>
      </w:r>
      <w:ins w:id="49" w:author="Akila BALAKRISHNAN from.OPTIMUM (MAS)" w:date="2025-12-19T14:14:00Z" w16du:dateUtc="2025-12-19T06:14:00Z">
        <w:r w:rsidR="00353237">
          <w:rPr>
            <w:lang w:val="en-US"/>
          </w:rPr>
          <w:t xml:space="preserve">to share with </w:t>
        </w:r>
      </w:ins>
      <w:ins w:id="50" w:author="Akila BALAKRISHNAN from.OPTIMUM (MAS)" w:date="2025-12-30T10:04:00Z" w16du:dateUtc="2025-12-30T02:04:00Z">
        <w:r w:rsidR="00A40216">
          <w:rPr>
            <w:lang w:val="en-US"/>
          </w:rPr>
          <w:t>FI</w:t>
        </w:r>
      </w:ins>
      <w:ins w:id="51" w:author="Akila BALAKRISHNAN from.OPTIMUM (MAS)" w:date="2025-12-19T14:14:00Z" w16du:dateUtc="2025-12-19T06:14:00Z">
        <w:r w:rsidR="00353237">
          <w:rPr>
            <w:lang w:val="en-US"/>
          </w:rPr>
          <w:t xml:space="preserve">s </w:t>
        </w:r>
      </w:ins>
      <w:r>
        <w:rPr>
          <w:lang w:val="en-US"/>
        </w:rPr>
        <w:t xml:space="preserve">which can be later uploaded </w:t>
      </w:r>
      <w:ins w:id="52" w:author="Sophia TAN (MAS)" w:date="2026-01-06T11:01:00Z" w16du:dateUtc="2026-01-06T03:01:00Z">
        <w:r w:rsidR="008056B2">
          <w:rPr>
            <w:lang w:val="en-US"/>
          </w:rPr>
          <w:t xml:space="preserve">by MAS </w:t>
        </w:r>
      </w:ins>
      <w:ins w:id="53" w:author="Sophia TAN (MAS)" w:date="2026-01-06T11:02:00Z" w16du:dateUtc="2026-01-06T03:02:00Z">
        <w:r w:rsidR="006B3354">
          <w:rPr>
            <w:lang w:val="en-US"/>
          </w:rPr>
          <w:t>on behalf of FIs or by F</w:t>
        </w:r>
      </w:ins>
      <w:ins w:id="54" w:author="Sophia TAN (MAS)" w:date="2026-01-06T11:03:00Z" w16du:dateUtc="2026-01-06T03:03:00Z">
        <w:r w:rsidR="00933929">
          <w:rPr>
            <w:lang w:val="en-US"/>
          </w:rPr>
          <w:t>I</w:t>
        </w:r>
      </w:ins>
      <w:ins w:id="55" w:author="Sophia TAN (MAS)" w:date="2026-01-06T11:02:00Z" w16du:dateUtc="2026-01-06T03:02:00Z">
        <w:r w:rsidR="006B3354">
          <w:rPr>
            <w:lang w:val="en-US"/>
          </w:rPr>
          <w:t>s</w:t>
        </w:r>
      </w:ins>
      <w:ins w:id="56" w:author="Sophia TAN (MAS)" w:date="2026-01-06T11:10:00Z" w16du:dateUtc="2026-01-06T03:10:00Z">
        <w:r w:rsidR="00FC29AA">
          <w:rPr>
            <w:lang w:val="en-US"/>
          </w:rPr>
          <w:t>,</w:t>
        </w:r>
      </w:ins>
      <w:ins w:id="57" w:author="Sophia TAN (MAS)" w:date="2026-01-06T11:02:00Z" w16du:dateUtc="2026-01-06T03:02:00Z">
        <w:r w:rsidR="006B3354">
          <w:rPr>
            <w:lang w:val="en-US"/>
          </w:rPr>
          <w:t xml:space="preserve"> </w:t>
        </w:r>
      </w:ins>
      <w:r>
        <w:rPr>
          <w:lang w:val="en-US"/>
        </w:rPr>
        <w:t>to create new bids</w:t>
      </w:r>
      <w:ins w:id="58" w:author="Han Xie CHAI (MAS)" w:date="2026-01-08T10:04:00Z" w16du:dateUtc="2026-01-08T02:04:00Z">
        <w:r w:rsidR="00234049">
          <w:rPr>
            <w:lang w:val="en-US"/>
          </w:rPr>
          <w:t>; and</w:t>
        </w:r>
      </w:ins>
    </w:p>
    <w:p w14:paraId="181A794E" w14:textId="52158ECE" w:rsidR="005B7B41" w:rsidRPr="00CE11F3" w:rsidRDefault="005B7B41" w:rsidP="00CE11F3">
      <w:pPr>
        <w:pStyle w:val="ListParagraph"/>
        <w:rPr>
          <w:lang w:val="en-US"/>
        </w:rPr>
      </w:pPr>
      <w:r>
        <w:rPr>
          <w:lang w:val="en-US"/>
        </w:rPr>
        <w:t>Export bids</w:t>
      </w:r>
      <w:del w:id="59" w:author="Jasmine WL TEO (MAS)" w:date="2025-12-26T14:32:00Z" w16du:dateUtc="2025-12-26T06:32:00Z">
        <w:r>
          <w:rPr>
            <w:lang w:val="en-US"/>
          </w:rPr>
          <w:delText>.</w:delText>
        </w:r>
      </w:del>
    </w:p>
    <w:p w14:paraId="1A048A79" w14:textId="6DDFAF83" w:rsidR="000D68BA" w:rsidRDefault="007C7C7F" w:rsidP="007C7C7F">
      <w:pPr>
        <w:pStyle w:val="Heading2"/>
      </w:pPr>
      <w:bookmarkStart w:id="60" w:name="_Toc216817610"/>
      <w:r>
        <w:t>Definitions, Acronyms and Abbreviations</w:t>
      </w:r>
      <w:bookmarkEnd w:id="60"/>
    </w:p>
    <w:tbl>
      <w:tblPr>
        <w:tblStyle w:val="TableGrid"/>
        <w:tblW w:w="0" w:type="auto"/>
        <w:tblLook w:val="04A0" w:firstRow="1" w:lastRow="0" w:firstColumn="1" w:lastColumn="0" w:noHBand="0" w:noVBand="1"/>
      </w:tblPr>
      <w:tblGrid>
        <w:gridCol w:w="1579"/>
        <w:gridCol w:w="8789"/>
      </w:tblGrid>
      <w:tr w:rsidR="007C7C7F" w:rsidRPr="007C7C7F" w14:paraId="0F758C2F" w14:textId="77777777" w:rsidTr="005E04BE">
        <w:tc>
          <w:tcPr>
            <w:tcW w:w="1579" w:type="dxa"/>
            <w:shd w:val="clear" w:color="auto" w:fill="E7E6E6" w:themeFill="background2"/>
          </w:tcPr>
          <w:p w14:paraId="73F2DE42" w14:textId="603A6A29" w:rsidR="007C7C7F" w:rsidRPr="007C7C7F" w:rsidRDefault="007C7C7F" w:rsidP="007C7C7F">
            <w:pPr>
              <w:pStyle w:val="NoSpacing"/>
              <w:jc w:val="center"/>
              <w:rPr>
                <w:b/>
                <w:bCs/>
              </w:rPr>
            </w:pPr>
            <w:r w:rsidRPr="007C7C7F">
              <w:rPr>
                <w:b/>
                <w:bCs/>
              </w:rPr>
              <w:t>Acronym</w:t>
            </w:r>
          </w:p>
        </w:tc>
        <w:tc>
          <w:tcPr>
            <w:tcW w:w="8789" w:type="dxa"/>
            <w:shd w:val="clear" w:color="auto" w:fill="E7E6E6" w:themeFill="background2"/>
          </w:tcPr>
          <w:p w14:paraId="47458203" w14:textId="68F984C3" w:rsidR="007C7C7F" w:rsidRPr="007C7C7F" w:rsidRDefault="007C7C7F" w:rsidP="007C7C7F">
            <w:pPr>
              <w:pStyle w:val="NoSpacing"/>
              <w:jc w:val="center"/>
              <w:rPr>
                <w:b/>
                <w:bCs/>
              </w:rPr>
            </w:pPr>
            <w:r w:rsidRPr="007C7C7F">
              <w:rPr>
                <w:b/>
                <w:bCs/>
              </w:rPr>
              <w:t>Description</w:t>
            </w:r>
          </w:p>
        </w:tc>
      </w:tr>
      <w:tr w:rsidR="00A40B86" w:rsidRPr="007C7C7F" w14:paraId="0189D8A9" w14:textId="77777777" w:rsidTr="005E04BE">
        <w:tc>
          <w:tcPr>
            <w:tcW w:w="1579" w:type="dxa"/>
          </w:tcPr>
          <w:p w14:paraId="27A38CD8" w14:textId="32D957E2" w:rsidR="00A40B86" w:rsidRPr="002923FD" w:rsidRDefault="00A40B86" w:rsidP="00A40B86">
            <w:pPr>
              <w:pStyle w:val="NoSpacing"/>
              <w:rPr>
                <w:rFonts w:cstheme="minorHAnsi"/>
                <w:iCs/>
              </w:rPr>
            </w:pPr>
            <w:r>
              <w:rPr>
                <w:rFonts w:cstheme="minorHAnsi"/>
                <w:iCs/>
              </w:rPr>
              <w:t>BPMN</w:t>
            </w:r>
          </w:p>
        </w:tc>
        <w:tc>
          <w:tcPr>
            <w:tcW w:w="8789" w:type="dxa"/>
          </w:tcPr>
          <w:p w14:paraId="485F0D30" w14:textId="570D59E8" w:rsidR="00A40B86" w:rsidRPr="002923FD" w:rsidRDefault="00A40B86" w:rsidP="00A40B86">
            <w:pPr>
              <w:pStyle w:val="NoSpacing"/>
              <w:rPr>
                <w:rFonts w:cstheme="minorHAnsi"/>
                <w:iCs/>
              </w:rPr>
            </w:pPr>
            <w:r>
              <w:rPr>
                <w:rFonts w:cstheme="minorHAnsi"/>
                <w:iCs/>
              </w:rPr>
              <w:t>Business Process Model and Notation</w:t>
            </w:r>
          </w:p>
        </w:tc>
      </w:tr>
      <w:tr w:rsidR="00A40B86" w:rsidRPr="007C7C7F" w14:paraId="2A0134A0" w14:textId="77777777" w:rsidTr="005E04BE">
        <w:tc>
          <w:tcPr>
            <w:tcW w:w="1579" w:type="dxa"/>
          </w:tcPr>
          <w:p w14:paraId="01BBD8EB" w14:textId="363F0D32" w:rsidR="00A40B86" w:rsidRPr="007C7C7F" w:rsidRDefault="00A40B86" w:rsidP="00A40B86">
            <w:pPr>
              <w:pStyle w:val="NoSpacing"/>
            </w:pPr>
            <w:r>
              <w:rPr>
                <w:rFonts w:cstheme="minorHAnsi"/>
                <w:iCs/>
              </w:rPr>
              <w:t>CDP</w:t>
            </w:r>
          </w:p>
        </w:tc>
        <w:tc>
          <w:tcPr>
            <w:tcW w:w="8789" w:type="dxa"/>
          </w:tcPr>
          <w:p w14:paraId="1E7D54FD" w14:textId="2BEA10EE" w:rsidR="00A40B86" w:rsidRPr="007C7C7F" w:rsidRDefault="00A40B86" w:rsidP="00A40B86">
            <w:pPr>
              <w:pStyle w:val="NoSpacing"/>
            </w:pPr>
            <w:r w:rsidRPr="005C0FB2">
              <w:rPr>
                <w:rFonts w:cstheme="minorHAnsi"/>
                <w:iCs/>
              </w:rPr>
              <w:t>Central Depository Pte Limited</w:t>
            </w:r>
          </w:p>
        </w:tc>
      </w:tr>
      <w:tr w:rsidR="00A40B86" w:rsidRPr="007C7C7F" w14:paraId="097E65B8" w14:textId="77777777" w:rsidTr="005E04BE">
        <w:tc>
          <w:tcPr>
            <w:tcW w:w="1579" w:type="dxa"/>
          </w:tcPr>
          <w:p w14:paraId="0B4CAA08" w14:textId="4D98452A" w:rsidR="00A40B86" w:rsidRPr="007C7C7F" w:rsidRDefault="00A40B86" w:rsidP="00A40B86">
            <w:pPr>
              <w:pStyle w:val="NoSpacing"/>
            </w:pPr>
            <w:r>
              <w:rPr>
                <w:rFonts w:cstheme="minorHAnsi"/>
                <w:iCs/>
              </w:rPr>
              <w:t>FI</w:t>
            </w:r>
          </w:p>
        </w:tc>
        <w:tc>
          <w:tcPr>
            <w:tcW w:w="8789" w:type="dxa"/>
          </w:tcPr>
          <w:p w14:paraId="1723A876" w14:textId="65A239C4" w:rsidR="00A40B86" w:rsidRPr="007C7C7F" w:rsidRDefault="00A40B86" w:rsidP="00A40B86">
            <w:pPr>
              <w:pStyle w:val="NoSpacing"/>
            </w:pPr>
            <w:r>
              <w:rPr>
                <w:rFonts w:cstheme="minorHAnsi"/>
                <w:iCs/>
              </w:rPr>
              <w:t>Financial Institution</w:t>
            </w:r>
          </w:p>
        </w:tc>
      </w:tr>
      <w:tr w:rsidR="00A40B86" w:rsidRPr="007C7C7F" w14:paraId="234EC23F" w14:textId="77777777" w:rsidTr="005E04BE">
        <w:tc>
          <w:tcPr>
            <w:tcW w:w="1579" w:type="dxa"/>
          </w:tcPr>
          <w:p w14:paraId="5AAB7815" w14:textId="70D22C05" w:rsidR="00A40B86" w:rsidRPr="007C7C7F" w:rsidRDefault="00A40B86" w:rsidP="00A40B86">
            <w:pPr>
              <w:pStyle w:val="NoSpacing"/>
            </w:pPr>
            <w:r w:rsidRPr="002923FD">
              <w:rPr>
                <w:rFonts w:cstheme="minorHAnsi"/>
                <w:iCs/>
              </w:rPr>
              <w:t>MAS</w:t>
            </w:r>
          </w:p>
        </w:tc>
        <w:tc>
          <w:tcPr>
            <w:tcW w:w="8789" w:type="dxa"/>
          </w:tcPr>
          <w:p w14:paraId="7F2AAD7E" w14:textId="49EFC130" w:rsidR="00A40B86" w:rsidRPr="007C7C7F" w:rsidRDefault="00A40B86" w:rsidP="00A40B86">
            <w:pPr>
              <w:pStyle w:val="NoSpacing"/>
              <w:keepNext/>
            </w:pPr>
            <w:r w:rsidRPr="002923FD">
              <w:rPr>
                <w:rFonts w:cstheme="minorHAnsi"/>
                <w:iCs/>
              </w:rPr>
              <w:t>Monetary Authority of Singapore</w:t>
            </w:r>
          </w:p>
        </w:tc>
      </w:tr>
      <w:tr w:rsidR="00A40B86" w:rsidRPr="007C7C7F" w14:paraId="6A64512F" w14:textId="77777777" w:rsidTr="005E04BE">
        <w:tc>
          <w:tcPr>
            <w:tcW w:w="1579" w:type="dxa"/>
          </w:tcPr>
          <w:p w14:paraId="1EC6239D" w14:textId="2A706DB1" w:rsidR="00A40B86" w:rsidRPr="002923FD" w:rsidRDefault="00A40B86" w:rsidP="00A40B86">
            <w:pPr>
              <w:pStyle w:val="NoSpacing"/>
              <w:rPr>
                <w:rFonts w:cstheme="minorHAnsi"/>
                <w:iCs/>
              </w:rPr>
            </w:pPr>
            <w:r w:rsidRPr="002923FD">
              <w:rPr>
                <w:rFonts w:cstheme="minorHAnsi"/>
                <w:iCs/>
              </w:rPr>
              <w:t>OMEGA</w:t>
            </w:r>
          </w:p>
        </w:tc>
        <w:tc>
          <w:tcPr>
            <w:tcW w:w="8789" w:type="dxa"/>
          </w:tcPr>
          <w:p w14:paraId="32510CC9" w14:textId="362CDE51" w:rsidR="00A40B86" w:rsidRPr="002923FD" w:rsidRDefault="00A40B86" w:rsidP="00A40B86">
            <w:pPr>
              <w:pStyle w:val="NoSpacing"/>
              <w:keepNext/>
              <w:rPr>
                <w:rFonts w:cstheme="minorHAnsi"/>
                <w:iCs/>
              </w:rPr>
            </w:pPr>
            <w:r w:rsidRPr="002923FD">
              <w:rPr>
                <w:rFonts w:cstheme="minorHAnsi"/>
                <w:iCs/>
              </w:rPr>
              <w:t>Open Market Execution Gateway</w:t>
            </w:r>
          </w:p>
        </w:tc>
      </w:tr>
      <w:tr w:rsidR="00A40B86" w:rsidRPr="007C7C7F" w14:paraId="28298065" w14:textId="77777777" w:rsidTr="005E04BE">
        <w:tc>
          <w:tcPr>
            <w:tcW w:w="1579" w:type="dxa"/>
          </w:tcPr>
          <w:p w14:paraId="57FD7AF8" w14:textId="72599A0C" w:rsidR="00A40B86" w:rsidRPr="002923FD" w:rsidRDefault="00A40B86" w:rsidP="00A40B86">
            <w:pPr>
              <w:pStyle w:val="NoSpacing"/>
              <w:rPr>
                <w:rFonts w:cstheme="minorHAnsi"/>
                <w:iCs/>
              </w:rPr>
            </w:pPr>
            <w:commentRangeStart w:id="61"/>
            <w:r w:rsidRPr="002923FD">
              <w:rPr>
                <w:rFonts w:cstheme="minorHAnsi"/>
                <w:iCs/>
              </w:rPr>
              <w:t>PD</w:t>
            </w:r>
            <w:commentRangeEnd w:id="61"/>
            <w:r w:rsidR="00DD5EFA">
              <w:rPr>
                <w:rStyle w:val="CommentReference"/>
              </w:rPr>
              <w:commentReference w:id="61"/>
            </w:r>
          </w:p>
        </w:tc>
        <w:tc>
          <w:tcPr>
            <w:tcW w:w="8789" w:type="dxa"/>
          </w:tcPr>
          <w:p w14:paraId="326357BB" w14:textId="7277A948" w:rsidR="00A40B86" w:rsidRPr="002923FD" w:rsidRDefault="00A40B86" w:rsidP="00A40B86">
            <w:pPr>
              <w:pStyle w:val="NoSpacing"/>
              <w:keepNext/>
              <w:rPr>
                <w:rFonts w:cstheme="minorHAnsi"/>
                <w:iCs/>
              </w:rPr>
            </w:pPr>
            <w:r w:rsidRPr="002923FD">
              <w:rPr>
                <w:rFonts w:cstheme="minorHAnsi"/>
                <w:iCs/>
              </w:rPr>
              <w:t>Primary Dealer</w:t>
            </w:r>
          </w:p>
        </w:tc>
      </w:tr>
      <w:tr w:rsidR="00A40B86" w:rsidRPr="007C7C7F" w14:paraId="477D2167" w14:textId="77777777" w:rsidTr="005E04BE">
        <w:tc>
          <w:tcPr>
            <w:tcW w:w="1579" w:type="dxa"/>
          </w:tcPr>
          <w:p w14:paraId="655ED6CF" w14:textId="02CA785B" w:rsidR="00A40B86" w:rsidRPr="002923FD" w:rsidRDefault="00A40B86" w:rsidP="00A40B86">
            <w:pPr>
              <w:pStyle w:val="NoSpacing"/>
              <w:rPr>
                <w:rFonts w:cstheme="minorHAnsi"/>
                <w:iCs/>
              </w:rPr>
            </w:pPr>
            <w:r>
              <w:rPr>
                <w:rFonts w:cstheme="minorHAnsi"/>
                <w:iCs/>
              </w:rPr>
              <w:t>SGS</w:t>
            </w:r>
          </w:p>
        </w:tc>
        <w:tc>
          <w:tcPr>
            <w:tcW w:w="8789" w:type="dxa"/>
          </w:tcPr>
          <w:p w14:paraId="0263BE03" w14:textId="2C77E2FF" w:rsidR="00A40B86" w:rsidRPr="002923FD" w:rsidRDefault="00A40B86" w:rsidP="00A40B86">
            <w:pPr>
              <w:pStyle w:val="NoSpacing"/>
              <w:keepNext/>
              <w:rPr>
                <w:rFonts w:cstheme="minorHAnsi"/>
                <w:iCs/>
              </w:rPr>
            </w:pPr>
            <w:r>
              <w:rPr>
                <w:rFonts w:cstheme="minorHAnsi"/>
                <w:iCs/>
              </w:rPr>
              <w:t>Singapore Government Securities</w:t>
            </w:r>
          </w:p>
        </w:tc>
      </w:tr>
      <w:tr w:rsidR="00A40B86" w:rsidRPr="007C7C7F" w14:paraId="25FB2C85" w14:textId="77777777" w:rsidTr="005E04BE">
        <w:tc>
          <w:tcPr>
            <w:tcW w:w="1579" w:type="dxa"/>
          </w:tcPr>
          <w:p w14:paraId="26773B9F" w14:textId="0E4C235D" w:rsidR="00A40B86" w:rsidRPr="002923FD" w:rsidRDefault="00A40B86" w:rsidP="00A40B86">
            <w:pPr>
              <w:pStyle w:val="NoSpacing"/>
              <w:rPr>
                <w:rFonts w:cstheme="minorHAnsi"/>
                <w:iCs/>
              </w:rPr>
            </w:pPr>
            <w:r>
              <w:rPr>
                <w:rFonts w:cstheme="minorHAnsi"/>
                <w:iCs/>
              </w:rPr>
              <w:t>SSB</w:t>
            </w:r>
          </w:p>
        </w:tc>
        <w:tc>
          <w:tcPr>
            <w:tcW w:w="8789" w:type="dxa"/>
          </w:tcPr>
          <w:p w14:paraId="47370D04" w14:textId="19F55F49" w:rsidR="00A40B86" w:rsidRPr="002923FD" w:rsidRDefault="00A40B86" w:rsidP="00A40B86">
            <w:pPr>
              <w:pStyle w:val="NoSpacing"/>
              <w:keepNext/>
              <w:rPr>
                <w:rFonts w:cstheme="minorHAnsi"/>
                <w:iCs/>
              </w:rPr>
            </w:pPr>
            <w:r>
              <w:rPr>
                <w:rFonts w:cstheme="minorHAnsi"/>
                <w:iCs/>
              </w:rPr>
              <w:t>Singapore Savings Bonds</w:t>
            </w:r>
          </w:p>
        </w:tc>
      </w:tr>
    </w:tbl>
    <w:p w14:paraId="4699EEAF" w14:textId="4CBA6035" w:rsidR="007C7C7F" w:rsidRDefault="007C7C7F" w:rsidP="007C7C7F">
      <w:pPr>
        <w:pStyle w:val="Caption"/>
      </w:pPr>
      <w:r>
        <w:t xml:space="preserve">Table </w:t>
      </w:r>
      <w:r>
        <w:fldChar w:fldCharType="begin"/>
      </w:r>
      <w:r>
        <w:instrText xml:space="preserve"> SEQ Table \* ARABIC </w:instrText>
      </w:r>
      <w:r>
        <w:fldChar w:fldCharType="separate"/>
      </w:r>
      <w:r w:rsidR="00736FA2">
        <w:rPr>
          <w:noProof/>
        </w:rPr>
        <w:t>1</w:t>
      </w:r>
      <w:r>
        <w:fldChar w:fldCharType="end"/>
      </w:r>
      <w:r>
        <w:t>: Acronyms used in document</w:t>
      </w:r>
    </w:p>
    <w:p w14:paraId="5E7C422F" w14:textId="48DB22F1" w:rsidR="006B2F47" w:rsidRPr="003B6568" w:rsidRDefault="006B2F47" w:rsidP="006B2F47">
      <w:pPr>
        <w:pStyle w:val="Heading2"/>
      </w:pPr>
      <w:bookmarkStart w:id="62" w:name="_Toc216817611"/>
      <w:r w:rsidRPr="003B6568">
        <w:lastRenderedPageBreak/>
        <w:t>Reference</w:t>
      </w:r>
      <w:bookmarkEnd w:id="62"/>
    </w:p>
    <w:p w14:paraId="6003ED4C" w14:textId="77777777" w:rsidR="006B2F47" w:rsidRDefault="006B2F47" w:rsidP="003F1708">
      <w:r>
        <w:t>The following documents are referenced throughout this functional specification and should be consulted for additional context, detailed requirements, and technical information that supports the functional requirements described in this document.</w:t>
      </w:r>
    </w:p>
    <w:p w14:paraId="43DDE4D4" w14:textId="293E508D" w:rsidR="003104C8" w:rsidRDefault="00DA7DBB" w:rsidP="00837962">
      <w:pPr>
        <w:pStyle w:val="NumberedList"/>
      </w:pPr>
      <w:r w:rsidRPr="00DA7DBB">
        <w:t>MAS_OMEGA – Functional Specifications Document (</w:t>
      </w:r>
      <w:r>
        <w:t>Announcement</w:t>
      </w:r>
      <w:r w:rsidRPr="00DA7DBB">
        <w:t>).docx</w:t>
      </w:r>
    </w:p>
    <w:p w14:paraId="11BAD81D" w14:textId="41623DBA" w:rsidR="00DA7DBB" w:rsidRDefault="00DA7DBB" w:rsidP="00837962">
      <w:pPr>
        <w:pStyle w:val="NumberedList"/>
      </w:pPr>
      <w:r w:rsidRPr="00DA7DBB">
        <w:t>MAS_OMEGA – Functional Specifications Document (</w:t>
      </w:r>
      <w:r>
        <w:t>Administration</w:t>
      </w:r>
      <w:r w:rsidRPr="00DA7DBB">
        <w:t>).docx</w:t>
      </w:r>
    </w:p>
    <w:p w14:paraId="0E2521EF" w14:textId="55E4EB26" w:rsidR="0020508E" w:rsidRDefault="0020508E" w:rsidP="00837962">
      <w:pPr>
        <w:pStyle w:val="NumberedList"/>
      </w:pPr>
      <w:r w:rsidRPr="0020508E">
        <w:t>MAS_OMEGA – Functional Specifications Document (External Users).docx</w:t>
      </w:r>
    </w:p>
    <w:p w14:paraId="5889A242" w14:textId="248F21BD" w:rsidR="003B6568" w:rsidRDefault="003B6568" w:rsidP="003B6568">
      <w:pPr>
        <w:pStyle w:val="NumberedList"/>
      </w:pPr>
      <w:r w:rsidRPr="0020508E">
        <w:t>MAS_OMEGA – Functional Specifications Document (</w:t>
      </w:r>
      <w:r>
        <w:t>Allotment</w:t>
      </w:r>
      <w:r w:rsidRPr="0020508E">
        <w:t>).docx</w:t>
      </w:r>
    </w:p>
    <w:p w14:paraId="68EC9B75" w14:textId="2F2BCD4F" w:rsidR="003B6568" w:rsidRDefault="003B6568" w:rsidP="003B6568">
      <w:pPr>
        <w:pStyle w:val="NumberedList"/>
      </w:pPr>
      <w:r w:rsidRPr="00DA7DBB">
        <w:t>MAS_OMEGA – Functional Specifications Document (</w:t>
      </w:r>
      <w:r>
        <w:t>Common Functions</w:t>
      </w:r>
      <w:r w:rsidRPr="00DA7DBB">
        <w:t>).docx</w:t>
      </w:r>
    </w:p>
    <w:p w14:paraId="04D3FDAD" w14:textId="77777777" w:rsidR="00E950BF" w:rsidRDefault="00E950BF" w:rsidP="00E950BF">
      <w:pPr>
        <w:pStyle w:val="NumberedList"/>
      </w:pPr>
      <w:r>
        <w:t>MAS_OMEGA – Additional Information (Error Messages).xlsx – This file contains a list of validations in each module and their corresponding error messages.</w:t>
      </w:r>
    </w:p>
    <w:p w14:paraId="02E7772F" w14:textId="48819215" w:rsidR="00E950BF" w:rsidRDefault="00E950BF" w:rsidP="00E950BF">
      <w:pPr>
        <w:pStyle w:val="NumberedList"/>
      </w:pPr>
      <w:r>
        <w:t>MAS_OMEGA – Additional Information (System Notifications and Emails).xlsx – This file contains a list of system notifications and emails in each module and their corresponding content.</w:t>
      </w:r>
    </w:p>
    <w:p w14:paraId="047D0D33" w14:textId="39E0E808" w:rsidR="006B2F47" w:rsidRDefault="006B2F47" w:rsidP="006B2F47">
      <w:pPr>
        <w:pStyle w:val="Heading1"/>
      </w:pPr>
      <w:bookmarkStart w:id="63" w:name="_Toc216817612"/>
      <w:r>
        <w:t>Functional Requirements</w:t>
      </w:r>
      <w:bookmarkEnd w:id="63"/>
    </w:p>
    <w:p w14:paraId="3FC64F51" w14:textId="024072DC" w:rsidR="006B2F47" w:rsidRPr="006B2F47" w:rsidRDefault="006B2F47" w:rsidP="006B2F47">
      <w:pPr>
        <w:pStyle w:val="Heading2"/>
      </w:pPr>
      <w:bookmarkStart w:id="64" w:name="_Toc216817613"/>
      <w:r>
        <w:t>Purpose of Module</w:t>
      </w:r>
      <w:bookmarkEnd w:id="64"/>
    </w:p>
    <w:p w14:paraId="436A2F51" w14:textId="5F907F0A" w:rsidR="0097281C" w:rsidRDefault="006B2F47" w:rsidP="003F1708">
      <w:r w:rsidRPr="006B2F47">
        <w:rPr>
          <w:lang w:val="en-US"/>
        </w:rPr>
        <w:t xml:space="preserve">MAS internal users can manage </w:t>
      </w:r>
      <w:r w:rsidR="00AA0939">
        <w:rPr>
          <w:lang w:val="en-US"/>
        </w:rPr>
        <w:t>bids</w:t>
      </w:r>
      <w:ins w:id="65" w:author="Akila BALAKRISHNAN from.OPTIMUM (MAS)" w:date="2025-12-19T14:15:00Z" w16du:dateUtc="2025-12-19T06:15:00Z">
        <w:r w:rsidR="00AC6E43">
          <w:rPr>
            <w:lang w:val="en-US"/>
          </w:rPr>
          <w:t xml:space="preserve"> on behalf of </w:t>
        </w:r>
      </w:ins>
      <w:ins w:id="66" w:author="Akila BALAKRISHNAN from.OPTIMUM (MAS)" w:date="2025-12-30T10:04:00Z" w16du:dateUtc="2025-12-30T02:04:00Z">
        <w:r w:rsidR="00A40216">
          <w:rPr>
            <w:lang w:val="en-US"/>
          </w:rPr>
          <w:t>FI</w:t>
        </w:r>
      </w:ins>
      <w:ins w:id="67" w:author="Akila BALAKRISHNAN from.OPTIMUM (MAS)" w:date="2025-12-19T14:15:00Z" w16du:dateUtc="2025-12-19T06:15:00Z">
        <w:r w:rsidR="00AC6E43">
          <w:rPr>
            <w:lang w:val="en-US"/>
          </w:rPr>
          <w:t>s and MAS</w:t>
        </w:r>
      </w:ins>
      <w:r w:rsidRPr="006B2F47">
        <w:rPr>
          <w:lang w:val="en-US"/>
        </w:rPr>
        <w:t>.</w:t>
      </w:r>
    </w:p>
    <w:p w14:paraId="7C3DE29B" w14:textId="27E71580" w:rsidR="006B2F47" w:rsidRDefault="0097281C" w:rsidP="003F1708">
      <w:pPr>
        <w:rPr>
          <w:lang w:val="en-US"/>
        </w:rPr>
      </w:pPr>
      <w:r w:rsidRPr="0097281C">
        <w:rPr>
          <w:lang w:val="en-US"/>
        </w:rPr>
        <w:t xml:space="preserve">OMEGA contains inbound interfaces from </w:t>
      </w:r>
      <w:ins w:id="68" w:author="Akila BALAKRISHNAN from.OPTIMUM (MAS)" w:date="2025-12-30T10:04:00Z" w16du:dateUtc="2025-12-30T02:04:00Z">
        <w:r w:rsidR="00A40216">
          <w:rPr>
            <w:lang w:val="en-US"/>
          </w:rPr>
          <w:t xml:space="preserve">Retail </w:t>
        </w:r>
      </w:ins>
      <w:r>
        <w:rPr>
          <w:lang w:val="en-US"/>
        </w:rPr>
        <w:t xml:space="preserve">PDs </w:t>
      </w:r>
      <w:r w:rsidRPr="0097281C">
        <w:rPr>
          <w:lang w:val="en-US"/>
        </w:rPr>
        <w:t xml:space="preserve">to receive the </w:t>
      </w:r>
      <w:r>
        <w:rPr>
          <w:lang w:val="en-US"/>
        </w:rPr>
        <w:t>retail bid batch files</w:t>
      </w:r>
      <w:r w:rsidRPr="0097281C">
        <w:rPr>
          <w:lang w:val="en-US"/>
        </w:rPr>
        <w:t>. In addition, notifications in the form of emails and/or system notifications are available.</w:t>
      </w:r>
    </w:p>
    <w:p w14:paraId="5A90CFD1" w14:textId="77777777" w:rsidR="00C17932" w:rsidRDefault="00C17932" w:rsidP="00C17932">
      <w:pPr>
        <w:pStyle w:val="Heading2"/>
      </w:pPr>
      <w:bookmarkStart w:id="69" w:name="_Toc216817614"/>
      <w:commentRangeStart w:id="70"/>
      <w:r>
        <w:t>Actors</w:t>
      </w:r>
      <w:commentRangeEnd w:id="70"/>
      <w:r>
        <w:rPr>
          <w:rStyle w:val="CommentReference"/>
          <w:rFonts w:asciiTheme="minorHAnsi" w:eastAsiaTheme="minorHAnsi" w:hAnsiTheme="minorHAnsi" w:cstheme="minorBidi"/>
          <w:b w:val="0"/>
          <w:smallCaps w:val="0"/>
          <w:lang w:val="en-SG"/>
        </w:rPr>
        <w:commentReference w:id="70"/>
      </w:r>
      <w:bookmarkEnd w:id="69"/>
    </w:p>
    <w:p w14:paraId="008167C3" w14:textId="77777777" w:rsidR="00C17932" w:rsidRDefault="00C17932" w:rsidP="00C17932">
      <w:pPr>
        <w:rPr>
          <w:lang w:val="en-US"/>
        </w:rPr>
      </w:pPr>
      <w:r>
        <w:rPr>
          <w:lang w:val="en-US"/>
        </w:rPr>
        <w:t>The actors identified for this module are as follows:</w:t>
      </w:r>
    </w:p>
    <w:tbl>
      <w:tblPr>
        <w:tblStyle w:val="TableGrid"/>
        <w:tblW w:w="0" w:type="auto"/>
        <w:tblLook w:val="04A0" w:firstRow="1" w:lastRow="0" w:firstColumn="1" w:lastColumn="0" w:noHBand="0" w:noVBand="1"/>
      </w:tblPr>
      <w:tblGrid>
        <w:gridCol w:w="2547"/>
        <w:gridCol w:w="7821"/>
      </w:tblGrid>
      <w:tr w:rsidR="00C17932" w:rsidRPr="007C7C7F" w14:paraId="420ED960" w14:textId="77777777" w:rsidTr="00367814">
        <w:tc>
          <w:tcPr>
            <w:tcW w:w="2547" w:type="dxa"/>
            <w:shd w:val="clear" w:color="auto" w:fill="E7E6E6" w:themeFill="background2"/>
          </w:tcPr>
          <w:p w14:paraId="7F76475A" w14:textId="77777777" w:rsidR="00C17932" w:rsidRPr="007C7C7F" w:rsidRDefault="00C17932" w:rsidP="00367814">
            <w:pPr>
              <w:pStyle w:val="NoSpacing"/>
              <w:jc w:val="center"/>
              <w:rPr>
                <w:b/>
                <w:bCs/>
              </w:rPr>
            </w:pPr>
            <w:r w:rsidRPr="007C7C7F">
              <w:rPr>
                <w:b/>
                <w:bCs/>
              </w:rPr>
              <w:t>A</w:t>
            </w:r>
            <w:r>
              <w:rPr>
                <w:b/>
                <w:bCs/>
              </w:rPr>
              <w:t>ctors</w:t>
            </w:r>
          </w:p>
        </w:tc>
        <w:tc>
          <w:tcPr>
            <w:tcW w:w="7821" w:type="dxa"/>
            <w:shd w:val="clear" w:color="auto" w:fill="E7E6E6" w:themeFill="background2"/>
          </w:tcPr>
          <w:p w14:paraId="779C4BA4" w14:textId="77777777" w:rsidR="00C17932" w:rsidRPr="007C7C7F" w:rsidRDefault="00C17932" w:rsidP="00367814">
            <w:pPr>
              <w:pStyle w:val="NoSpacing"/>
              <w:jc w:val="center"/>
              <w:rPr>
                <w:b/>
                <w:bCs/>
              </w:rPr>
            </w:pPr>
            <w:r w:rsidRPr="007C7C7F">
              <w:rPr>
                <w:b/>
                <w:bCs/>
              </w:rPr>
              <w:t>Description</w:t>
            </w:r>
          </w:p>
        </w:tc>
      </w:tr>
      <w:tr w:rsidR="00C17932" w:rsidRPr="007C7C7F" w14:paraId="607D953D" w14:textId="77777777" w:rsidTr="00367814">
        <w:tc>
          <w:tcPr>
            <w:tcW w:w="2547" w:type="dxa"/>
          </w:tcPr>
          <w:p w14:paraId="4EB60906" w14:textId="582E6839" w:rsidR="00C17932" w:rsidRPr="007C7C7F" w:rsidRDefault="00F34637" w:rsidP="00367814">
            <w:pPr>
              <w:pStyle w:val="NoSpacing"/>
            </w:pPr>
            <w:r>
              <w:t>Bid Collation</w:t>
            </w:r>
            <w:r w:rsidR="00C17932" w:rsidRPr="00901608">
              <w:t xml:space="preserve"> Maker</w:t>
            </w:r>
          </w:p>
        </w:tc>
        <w:tc>
          <w:tcPr>
            <w:tcW w:w="7821" w:type="dxa"/>
          </w:tcPr>
          <w:p w14:paraId="3884FA28" w14:textId="7C119A89" w:rsidR="00C17932" w:rsidRPr="007C7C7F" w:rsidRDefault="00C17932" w:rsidP="00367814">
            <w:pPr>
              <w:pStyle w:val="NoSpacing"/>
            </w:pPr>
            <w:r w:rsidRPr="00901608">
              <w:t xml:space="preserve">The entity responsible for </w:t>
            </w:r>
            <w:r>
              <w:t xml:space="preserve">viewing and </w:t>
            </w:r>
            <w:r w:rsidRPr="00901608">
              <w:t xml:space="preserve">managing </w:t>
            </w:r>
            <w:r>
              <w:t xml:space="preserve">bids </w:t>
            </w:r>
            <w:r w:rsidRPr="00901608">
              <w:t>by creating</w:t>
            </w:r>
            <w:r>
              <w:t>,</w:t>
            </w:r>
            <w:r w:rsidRPr="00901608">
              <w:t xml:space="preserve"> updating</w:t>
            </w:r>
            <w:r>
              <w:t>, and deleting</w:t>
            </w:r>
            <w:r w:rsidRPr="00901608">
              <w:t xml:space="preserve"> them</w:t>
            </w:r>
            <w:ins w:id="71" w:author="Akila BALAKRISHNAN from.OPTIMUM (MAS)" w:date="2025-12-19T14:16:00Z" w16du:dateUtc="2025-12-19T06:16:00Z">
              <w:r w:rsidR="000D052A">
                <w:t xml:space="preserve"> </w:t>
              </w:r>
              <w:r w:rsidR="000D052A">
                <w:rPr>
                  <w:lang w:val="en-US"/>
                </w:rPr>
                <w:t xml:space="preserve">on behalf of </w:t>
              </w:r>
            </w:ins>
            <w:ins w:id="72" w:author="Akila BALAKRISHNAN from.OPTIMUM (MAS)" w:date="2025-12-30T10:04:00Z" w16du:dateUtc="2025-12-30T02:04:00Z">
              <w:r w:rsidR="00A40216">
                <w:rPr>
                  <w:lang w:val="en-US"/>
                </w:rPr>
                <w:t>FI</w:t>
              </w:r>
            </w:ins>
            <w:ins w:id="73" w:author="Akila BALAKRISHNAN from.OPTIMUM (MAS)" w:date="2025-12-19T14:16:00Z" w16du:dateUtc="2025-12-19T06:16:00Z">
              <w:r w:rsidR="000D052A">
                <w:rPr>
                  <w:lang w:val="en-US"/>
                </w:rPr>
                <w:t>s and MAS</w:t>
              </w:r>
            </w:ins>
            <w:r w:rsidRPr="00901608">
              <w:t>.</w:t>
            </w:r>
          </w:p>
        </w:tc>
      </w:tr>
      <w:tr w:rsidR="00C17932" w:rsidRPr="007C7C7F" w14:paraId="23F86E47" w14:textId="77777777" w:rsidTr="00367814">
        <w:tc>
          <w:tcPr>
            <w:tcW w:w="2547" w:type="dxa"/>
          </w:tcPr>
          <w:p w14:paraId="4CD334A7" w14:textId="372D3A91" w:rsidR="00C17932" w:rsidRPr="007C7C7F" w:rsidRDefault="00F34637" w:rsidP="00367814">
            <w:pPr>
              <w:pStyle w:val="NoSpacing"/>
            </w:pPr>
            <w:r>
              <w:t>Bid Collation</w:t>
            </w:r>
            <w:r w:rsidR="00C17932" w:rsidRPr="00901608">
              <w:t xml:space="preserve"> Checker</w:t>
            </w:r>
          </w:p>
        </w:tc>
        <w:tc>
          <w:tcPr>
            <w:tcW w:w="7821" w:type="dxa"/>
          </w:tcPr>
          <w:p w14:paraId="5D97CF4C" w14:textId="77777777" w:rsidR="00C17932" w:rsidRPr="007C7C7F" w:rsidRDefault="00C17932" w:rsidP="00367814">
            <w:pPr>
              <w:pStyle w:val="NoSpacing"/>
            </w:pPr>
            <w:r w:rsidRPr="00901608">
              <w:t xml:space="preserve">The entity responsible for approving the </w:t>
            </w:r>
            <w:r>
              <w:t xml:space="preserve">creation, </w:t>
            </w:r>
            <w:r w:rsidRPr="00901608">
              <w:t>update,</w:t>
            </w:r>
            <w:r>
              <w:t xml:space="preserve"> and deletion</w:t>
            </w:r>
            <w:r w:rsidRPr="00901608">
              <w:t xml:space="preserve"> of </w:t>
            </w:r>
            <w:r>
              <w:t>bids.</w:t>
            </w:r>
          </w:p>
        </w:tc>
      </w:tr>
      <w:tr w:rsidR="00C17932" w:rsidRPr="007C7C7F" w14:paraId="55052FF7" w14:textId="77777777" w:rsidTr="00367814">
        <w:tc>
          <w:tcPr>
            <w:tcW w:w="2547" w:type="dxa"/>
          </w:tcPr>
          <w:p w14:paraId="0CAB6134" w14:textId="1176503D" w:rsidR="00C17932" w:rsidRPr="007C7C7F" w:rsidRDefault="00F34637" w:rsidP="00367814">
            <w:pPr>
              <w:pStyle w:val="NoSpacing"/>
            </w:pPr>
            <w:r>
              <w:t>Bid Collation</w:t>
            </w:r>
            <w:r w:rsidR="00C17932" w:rsidRPr="00901608">
              <w:t xml:space="preserve"> Viewer</w:t>
            </w:r>
          </w:p>
        </w:tc>
        <w:tc>
          <w:tcPr>
            <w:tcW w:w="7821" w:type="dxa"/>
          </w:tcPr>
          <w:p w14:paraId="25BCBF57" w14:textId="2F444AC2" w:rsidR="00C17932" w:rsidRPr="007C7C7F" w:rsidRDefault="00C17932" w:rsidP="00367814">
            <w:pPr>
              <w:pStyle w:val="NoSpacing"/>
            </w:pPr>
            <w:r w:rsidRPr="00901608">
              <w:t xml:space="preserve">The entity who is allowed to </w:t>
            </w:r>
            <w:ins w:id="74" w:author="Sophia TAN (MAS)" w:date="2026-01-06T11:15:00Z" w16du:dateUtc="2026-01-06T03:15:00Z">
              <w:r w:rsidR="00E05D6E">
                <w:t xml:space="preserve">only </w:t>
              </w:r>
            </w:ins>
            <w:r w:rsidRPr="00901608">
              <w:t xml:space="preserve">view </w:t>
            </w:r>
            <w:ins w:id="75" w:author="Sophia TAN (MAS)" w:date="2026-01-06T15:50:00Z" w16du:dateUtc="2026-01-06T07:50:00Z">
              <w:r w:rsidR="0067413A">
                <w:t xml:space="preserve">and filter </w:t>
              </w:r>
            </w:ins>
            <w:r>
              <w:t>bids</w:t>
            </w:r>
            <w:r w:rsidRPr="00901608">
              <w:t xml:space="preserve"> but not allowed to manage </w:t>
            </w:r>
            <w:del w:id="76" w:author="Sophia TAN (MAS)" w:date="2026-01-06T11:16:00Z" w16du:dateUtc="2026-01-06T03:16:00Z">
              <w:r w:rsidRPr="00901608" w:rsidDel="00E05D6E">
                <w:delText>them n</w:delText>
              </w:r>
            </w:del>
            <w:r w:rsidRPr="00901608">
              <w:t>or approve them</w:t>
            </w:r>
            <w:del w:id="77" w:author="Sophia TAN (MAS)" w:date="2026-01-06T11:16:00Z" w16du:dateUtc="2026-01-06T03:16:00Z">
              <w:r w:rsidRPr="00901608" w:rsidDel="00E05D6E">
                <w:delText xml:space="preserve"> </w:delText>
              </w:r>
              <w:r w:rsidDel="00E05D6E">
                <w:delText>to be collated for allotment</w:delText>
              </w:r>
            </w:del>
            <w:r w:rsidRPr="00901608">
              <w:t>.</w:t>
            </w:r>
          </w:p>
        </w:tc>
      </w:tr>
    </w:tbl>
    <w:p w14:paraId="653F59D9" w14:textId="2979B1D6" w:rsidR="00C17932" w:rsidRPr="00C17932" w:rsidRDefault="00C17932" w:rsidP="00C17932">
      <w:pPr>
        <w:pStyle w:val="Caption"/>
      </w:pPr>
      <w:r>
        <w:t xml:space="preserve">Table </w:t>
      </w:r>
      <w:r>
        <w:fldChar w:fldCharType="begin"/>
      </w:r>
      <w:r>
        <w:instrText xml:space="preserve"> SEQ Table \* ARABIC </w:instrText>
      </w:r>
      <w:r>
        <w:fldChar w:fldCharType="separate"/>
      </w:r>
      <w:r w:rsidR="00736FA2">
        <w:rPr>
          <w:noProof/>
        </w:rPr>
        <w:t>2</w:t>
      </w:r>
      <w:r>
        <w:fldChar w:fldCharType="end"/>
      </w:r>
      <w:r>
        <w:t>: Actors of module</w:t>
      </w:r>
    </w:p>
    <w:p w14:paraId="1CFDC834" w14:textId="52768EBC" w:rsidR="006B2F47" w:rsidRDefault="006B2F47" w:rsidP="006B2F47">
      <w:pPr>
        <w:pStyle w:val="Heading2"/>
      </w:pPr>
      <w:bookmarkStart w:id="78" w:name="_Toc216817615"/>
      <w:r>
        <w:t>Process Diagram</w:t>
      </w:r>
      <w:r w:rsidR="009F3006">
        <w:t>s</w:t>
      </w:r>
      <w:bookmarkEnd w:id="78"/>
    </w:p>
    <w:p w14:paraId="51E0B823" w14:textId="760AE174" w:rsidR="006B2F47" w:rsidRDefault="006B2F47" w:rsidP="003F1708">
      <w:r w:rsidRPr="0059518B">
        <w:t xml:space="preserve">The </w:t>
      </w:r>
      <w:r w:rsidR="009F3006">
        <w:t xml:space="preserve">figure </w:t>
      </w:r>
      <w:r>
        <w:t xml:space="preserve">below </w:t>
      </w:r>
      <w:r w:rsidR="009F3006">
        <w:t>shows</w:t>
      </w:r>
      <w:r>
        <w:t xml:space="preserve"> the high-level activities when </w:t>
      </w:r>
      <w:r w:rsidR="00566605">
        <w:t>a bidding window is open:</w:t>
      </w:r>
    </w:p>
    <w:p w14:paraId="3504F341" w14:textId="4E37A254" w:rsidR="006B2F47" w:rsidRDefault="005B7B41" w:rsidP="00270FB4">
      <w:pPr>
        <w:jc w:val="center"/>
      </w:pPr>
      <w:commentRangeStart w:id="79"/>
      <w:commentRangeStart w:id="80"/>
      <w:commentRangeStart w:id="81"/>
      <w:r>
        <w:rPr>
          <w:noProof/>
        </w:rPr>
        <w:lastRenderedPageBreak/>
        <w:drawing>
          <wp:inline distT="0" distB="0" distL="0" distR="0" wp14:anchorId="2262E80B" wp14:editId="27418576">
            <wp:extent cx="4756068" cy="1928850"/>
            <wp:effectExtent l="0" t="0" r="6985" b="0"/>
            <wp:docPr id="303185528" name="Picture 1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5528" name="Picture 14" descr="A diagram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661" cy="1931930"/>
                    </a:xfrm>
                    <a:prstGeom prst="rect">
                      <a:avLst/>
                    </a:prstGeom>
                    <a:noFill/>
                    <a:ln>
                      <a:noFill/>
                    </a:ln>
                  </pic:spPr>
                </pic:pic>
              </a:graphicData>
            </a:graphic>
          </wp:inline>
        </w:drawing>
      </w:r>
      <w:commentRangeEnd w:id="79"/>
      <w:r w:rsidR="00D86465">
        <w:rPr>
          <w:rStyle w:val="CommentReference"/>
        </w:rPr>
        <w:commentReference w:id="79"/>
      </w:r>
      <w:commentRangeEnd w:id="80"/>
      <w:r w:rsidR="00131B5E">
        <w:rPr>
          <w:rStyle w:val="CommentReference"/>
        </w:rPr>
        <w:commentReference w:id="80"/>
      </w:r>
      <w:commentRangeEnd w:id="81"/>
      <w:r w:rsidR="00DD5EFA">
        <w:rPr>
          <w:rStyle w:val="CommentReference"/>
        </w:rPr>
        <w:commentReference w:id="81"/>
      </w:r>
    </w:p>
    <w:p w14:paraId="19F4C49B" w14:textId="575333E9" w:rsidR="006B2F47" w:rsidRDefault="006B2F47" w:rsidP="006B2F47">
      <w:pPr>
        <w:pStyle w:val="Caption"/>
      </w:pPr>
      <w:bookmarkStart w:id="82" w:name="_Ref214721715"/>
      <w:bookmarkStart w:id="83" w:name="_Ref214721719"/>
      <w:r w:rsidRPr="00411560">
        <w:t xml:space="preserve">Figure </w:t>
      </w:r>
      <w:r w:rsidRPr="00411560">
        <w:fldChar w:fldCharType="begin"/>
      </w:r>
      <w:r w:rsidRPr="00411560">
        <w:instrText xml:space="preserve"> SEQ Figure \* ARABIC </w:instrText>
      </w:r>
      <w:r w:rsidRPr="00411560">
        <w:fldChar w:fldCharType="separate"/>
      </w:r>
      <w:r w:rsidR="00736FA2">
        <w:rPr>
          <w:noProof/>
        </w:rPr>
        <w:t>1</w:t>
      </w:r>
      <w:r w:rsidRPr="00411560">
        <w:fldChar w:fldCharType="end"/>
      </w:r>
      <w:bookmarkEnd w:id="82"/>
      <w:r>
        <w:t>:</w:t>
      </w:r>
      <w:r w:rsidRPr="00411560">
        <w:t xml:space="preserve"> </w:t>
      </w:r>
      <w:bookmarkEnd w:id="83"/>
      <w:r w:rsidR="000F21DA">
        <w:t>Overview of bid collation</w:t>
      </w:r>
    </w:p>
    <w:p w14:paraId="0FA4E202" w14:textId="39B900CF" w:rsidR="00F97E6C" w:rsidRDefault="00DA7DBB" w:rsidP="003C7EDD">
      <w:commentRangeStart w:id="84"/>
      <w:r>
        <w:t xml:space="preserve">When the announcement for an </w:t>
      </w:r>
      <w:commentRangeStart w:id="85"/>
      <w:r>
        <w:t>auction or a mini-auction</w:t>
      </w:r>
      <w:commentRangeEnd w:id="85"/>
      <w:r w:rsidR="003B5F83">
        <w:rPr>
          <w:rStyle w:val="CommentReference"/>
        </w:rPr>
        <w:commentReference w:id="85"/>
      </w:r>
      <w:r>
        <w:t xml:space="preserve"> is published to the MAS website,</w:t>
      </w:r>
      <w:ins w:id="86" w:author="Sophia TAN (MAS)" w:date="2026-01-06T11:21:00Z" w16du:dateUtc="2026-01-06T03:21:00Z">
        <w:r w:rsidR="00F657D5">
          <w:t xml:space="preserve"> i.e. </w:t>
        </w:r>
      </w:ins>
      <w:ins w:id="87" w:author="Sophia TAN (MAS)" w:date="2026-01-06T11:24:00Z" w16du:dateUtc="2026-01-06T03:24:00Z">
        <w:r w:rsidR="00F657D5">
          <w:t xml:space="preserve">completion of </w:t>
        </w:r>
      </w:ins>
      <w:ins w:id="88" w:author="Sophia TAN (MAS)" w:date="2026-01-06T11:21:00Z" w16du:dateUtc="2026-01-06T03:21:00Z">
        <w:r w:rsidR="00F657D5">
          <w:t>announcement workflow</w:t>
        </w:r>
      </w:ins>
      <w:ins w:id="89" w:author="Sophia TAN (MAS)" w:date="2026-01-06T11:22:00Z" w16du:dateUtc="2026-01-06T03:22:00Z">
        <w:r w:rsidR="00F657D5">
          <w:t>,</w:t>
        </w:r>
      </w:ins>
      <w:r>
        <w:t xml:space="preserve"> the bidding window for </w:t>
      </w:r>
      <w:r w:rsidR="006E117F">
        <w:t xml:space="preserve">the </w:t>
      </w:r>
      <w:r>
        <w:t>issuance is opened</w:t>
      </w:r>
      <w:commentRangeEnd w:id="84"/>
      <w:r w:rsidR="00951D8F">
        <w:rPr>
          <w:rStyle w:val="CommentReference"/>
        </w:rPr>
        <w:commentReference w:id="84"/>
      </w:r>
      <w:r>
        <w:t>.</w:t>
      </w:r>
      <w:r w:rsidR="00F97E6C">
        <w:t xml:space="preserve"> </w:t>
      </w:r>
      <w:r>
        <w:t xml:space="preserve">For more information on the announcement publication process, refer to </w:t>
      </w:r>
      <w:r w:rsidRPr="00DA7DBB">
        <w:rPr>
          <w:i/>
          <w:iCs/>
        </w:rPr>
        <w:t>MAS_OMEGA – Functional Specifications Document (Announcement)</w:t>
      </w:r>
      <w:r>
        <w:t>.</w:t>
      </w:r>
    </w:p>
    <w:p w14:paraId="5B30539E" w14:textId="2F4BC516" w:rsidR="00DD5EFA" w:rsidRDefault="00DD5EFA" w:rsidP="00DD5EFA">
      <w:pPr>
        <w:rPr>
          <w:ins w:id="90" w:author="Han Xie CHAI (MAS)" w:date="2026-01-08T11:32:00Z" w16du:dateUtc="2026-01-08T03:32:00Z"/>
        </w:rPr>
      </w:pPr>
      <w:ins w:id="91" w:author="Han Xie CHAI (MAS)" w:date="2026-01-08T11:32:00Z" w16du:dateUtc="2026-01-08T03:32:00Z">
        <w:r>
          <w:t xml:space="preserve">When the bidding window for an issuance is open, new bids can be submitted. Existing bids can also be amended or deleted by both internal and external users. This document contains information related to bid collation for internal users only. For external users, refer to </w:t>
        </w:r>
        <w:r w:rsidRPr="00C96648">
          <w:rPr>
            <w:i/>
            <w:iCs/>
          </w:rPr>
          <w:t>MAS_OMEGA – Functional Specifications Document (</w:t>
        </w:r>
        <w:r>
          <w:rPr>
            <w:i/>
            <w:iCs/>
          </w:rPr>
          <w:t>External Users</w:t>
        </w:r>
        <w:r w:rsidRPr="00C96648">
          <w:rPr>
            <w:i/>
            <w:iCs/>
          </w:rPr>
          <w:t>)</w:t>
        </w:r>
        <w:r>
          <w:t>.</w:t>
        </w:r>
      </w:ins>
    </w:p>
    <w:p w14:paraId="37BB7C29" w14:textId="003A8959" w:rsidR="00DA7DBB" w:rsidRPr="00DA7DBB" w:rsidRDefault="00F97E6C" w:rsidP="003C7EDD">
      <w:r>
        <w:t xml:space="preserve">The bidding window is </w:t>
      </w:r>
      <w:del w:id="92" w:author="Jasmine WL TEO (MAS)" w:date="2025-12-23T17:21:00Z" w16du:dateUtc="2025-12-23T09:21:00Z">
        <w:r>
          <w:delText xml:space="preserve">initially </w:delText>
        </w:r>
      </w:del>
      <w:r>
        <w:t xml:space="preserve">scheduled to close </w:t>
      </w:r>
      <w:del w:id="93" w:author="Sophia TAN (MAS)" w:date="2026-01-06T11:24:00Z" w16du:dateUtc="2026-01-06T03:24:00Z">
        <w:r w:rsidDel="000E7773">
          <w:delText xml:space="preserve">on </w:delText>
        </w:r>
      </w:del>
      <w:ins w:id="94" w:author="Sophia TAN (MAS)" w:date="2026-01-06T11:24:00Z" w16du:dateUtc="2026-01-06T03:24:00Z">
        <w:r w:rsidR="000E7773">
          <w:t xml:space="preserve">at </w:t>
        </w:r>
      </w:ins>
      <w:r>
        <w:t xml:space="preserve">the closing time </w:t>
      </w:r>
      <w:del w:id="95" w:author="Sophia TAN (MAS)" w:date="2026-01-06T11:24:00Z" w16du:dateUtc="2026-01-06T03:24:00Z">
        <w:r w:rsidDel="000E7773">
          <w:delText xml:space="preserve">of </w:delText>
        </w:r>
      </w:del>
      <w:ins w:id="96" w:author="Sophia TAN (MAS)" w:date="2026-01-06T11:24:00Z" w16du:dateUtc="2026-01-06T03:24:00Z">
        <w:r w:rsidR="000E7773">
          <w:t xml:space="preserve">on </w:t>
        </w:r>
      </w:ins>
      <w:r>
        <w:t xml:space="preserve">the auction date. </w:t>
      </w:r>
      <w:commentRangeStart w:id="97"/>
      <w:r w:rsidR="00DA7DBB">
        <w:t xml:space="preserve">The closing time is a configurable parameter that is </w:t>
      </w:r>
      <w:r>
        <w:t>set</w:t>
      </w:r>
      <w:r w:rsidR="00DA7DBB">
        <w:t xml:space="preserve"> for the issuance upon the first approval of the </w:t>
      </w:r>
      <w:r>
        <w:t xml:space="preserve">corresponding </w:t>
      </w:r>
      <w:r w:rsidR="00DA7DBB">
        <w:t>announcement</w:t>
      </w:r>
      <w:commentRangeEnd w:id="97"/>
      <w:r w:rsidR="000E7773">
        <w:rPr>
          <w:rStyle w:val="CommentReference"/>
        </w:rPr>
        <w:commentReference w:id="97"/>
      </w:r>
      <w:r w:rsidR="00DA7DBB">
        <w:t xml:space="preserve">. For more information on managing this parameter, refer to </w:t>
      </w:r>
      <w:r w:rsidR="00DA7DBB" w:rsidRPr="00C96648">
        <w:rPr>
          <w:i/>
          <w:iCs/>
        </w:rPr>
        <w:t>MAS_OMEGA – Functional Specifications Document (</w:t>
      </w:r>
      <w:r w:rsidR="00DA7DBB">
        <w:rPr>
          <w:i/>
          <w:iCs/>
        </w:rPr>
        <w:t>Administration</w:t>
      </w:r>
      <w:r w:rsidR="00DA7DBB" w:rsidRPr="00C96648">
        <w:rPr>
          <w:i/>
          <w:iCs/>
        </w:rPr>
        <w:t>)</w:t>
      </w:r>
      <w:r w:rsidR="00DA7DBB">
        <w:t>.</w:t>
      </w:r>
    </w:p>
    <w:p w14:paraId="24904EBE" w14:textId="33826F67" w:rsidR="0020508E" w:rsidDel="00DD5EFA" w:rsidRDefault="0020508E" w:rsidP="0020508E">
      <w:pPr>
        <w:rPr>
          <w:del w:id="98" w:author="Han Xie CHAI (MAS)" w:date="2026-01-08T11:32:00Z" w16du:dateUtc="2026-01-08T03:32:00Z"/>
        </w:rPr>
      </w:pPr>
      <w:del w:id="99" w:author="Han Xie CHAI (MAS)" w:date="2026-01-08T11:32:00Z" w16du:dateUtc="2026-01-08T03:32:00Z">
        <w:r w:rsidDel="00DD5EFA">
          <w:delText xml:space="preserve">When the bidding window for an issuance is open, new bids can be submitted. Existing bids can also be amended or deleted by both internal and external users. The </w:delText>
        </w:r>
      </w:del>
      <w:ins w:id="100" w:author="Sophia TAN (MAS)" w:date="2026-01-06T11:28:00Z" w16du:dateUtc="2026-01-06T03:28:00Z">
        <w:del w:id="101" w:author="Han Xie CHAI (MAS)" w:date="2026-01-08T11:32:00Z" w16du:dateUtc="2026-01-08T03:32:00Z">
          <w:r w:rsidR="009669A1" w:rsidDel="00DD5EFA">
            <w:delText xml:space="preserve">main </w:delText>
          </w:r>
        </w:del>
      </w:ins>
      <w:del w:id="102" w:author="Han Xie CHAI (MAS)" w:date="2026-01-08T11:32:00Z" w16du:dateUtc="2026-01-08T03:32:00Z">
        <w:r w:rsidDel="00DD5EFA">
          <w:delText xml:space="preserve">difference between the two groups of users is that internal users will be able to manage bids even after the bidding window is </w:delText>
        </w:r>
      </w:del>
      <w:ins w:id="103" w:author="Sophia TAN (MAS)" w:date="2026-01-06T11:28:00Z" w16du:dateUtc="2026-01-06T03:28:00Z">
        <w:del w:id="104" w:author="Han Xie CHAI (MAS)" w:date="2026-01-08T11:32:00Z" w16du:dateUtc="2026-01-08T03:32:00Z">
          <w:r w:rsidR="009669A1" w:rsidDel="00DD5EFA">
            <w:delText xml:space="preserve">has </w:delText>
          </w:r>
        </w:del>
      </w:ins>
      <w:del w:id="105" w:author="Han Xie CHAI (MAS)" w:date="2026-01-08T11:32:00Z" w16du:dateUtc="2026-01-08T03:32:00Z">
        <w:r w:rsidDel="00DD5EFA">
          <w:delText>closed.</w:delText>
        </w:r>
        <w:r w:rsidR="00F97E6C" w:rsidDel="00DD5EFA">
          <w:delText xml:space="preserve"> </w:delText>
        </w:r>
        <w:r w:rsidDel="00DD5EFA">
          <w:delText>This document contains information related to bid collation for internal users</w:delText>
        </w:r>
      </w:del>
      <w:ins w:id="106" w:author="Sophia TAN (MAS)" w:date="2026-01-06T11:28:00Z" w16du:dateUtc="2026-01-06T03:28:00Z">
        <w:del w:id="107" w:author="Han Xie CHAI (MAS)" w:date="2026-01-08T11:32:00Z" w16du:dateUtc="2026-01-08T03:32:00Z">
          <w:r w:rsidR="009669A1" w:rsidDel="00DD5EFA">
            <w:delText xml:space="preserve"> only</w:delText>
          </w:r>
        </w:del>
      </w:ins>
      <w:del w:id="108" w:author="Han Xie CHAI (MAS)" w:date="2026-01-08T11:32:00Z" w16du:dateUtc="2026-01-08T03:32:00Z">
        <w:r w:rsidDel="00DD5EFA">
          <w:delText xml:space="preserve">. For </w:delText>
        </w:r>
        <w:r w:rsidR="00C679BB" w:rsidDel="00DD5EFA">
          <w:delText xml:space="preserve">the </w:delText>
        </w:r>
        <w:r w:rsidDel="00DD5EFA">
          <w:delText xml:space="preserve">external users, refer to </w:delText>
        </w:r>
        <w:r w:rsidRPr="00C96648" w:rsidDel="00DD5EFA">
          <w:rPr>
            <w:i/>
            <w:iCs/>
          </w:rPr>
          <w:delText>MAS_OMEGA – Functional Specifications Document (</w:delText>
        </w:r>
        <w:r w:rsidDel="00DD5EFA">
          <w:rPr>
            <w:i/>
            <w:iCs/>
          </w:rPr>
          <w:delText>External Users</w:delText>
        </w:r>
        <w:r w:rsidRPr="00C96648" w:rsidDel="00DD5EFA">
          <w:rPr>
            <w:i/>
            <w:iCs/>
          </w:rPr>
          <w:delText>)</w:delText>
        </w:r>
        <w:r w:rsidDel="00DD5EFA">
          <w:delText>.</w:delText>
        </w:r>
      </w:del>
    </w:p>
    <w:p w14:paraId="790A4A3F" w14:textId="6546F6D9" w:rsidR="0020508E" w:rsidRPr="00DA7DBB" w:rsidRDefault="00B36C55" w:rsidP="0020508E">
      <w:del w:id="109" w:author="Han Xie CHAI (MAS)" w:date="2026-01-08T11:34:00Z" w16du:dateUtc="2026-01-08T03:34:00Z">
        <w:r w:rsidDel="00DD5EFA">
          <w:delText xml:space="preserve">When </w:delText>
        </w:r>
      </w:del>
      <w:ins w:id="110" w:author="Han Xie CHAI (MAS)" w:date="2026-01-08T11:34:00Z" w16du:dateUtc="2026-01-08T03:34:00Z">
        <w:r w:rsidR="00DD5EFA">
          <w:t xml:space="preserve">After </w:t>
        </w:r>
      </w:ins>
      <w:r>
        <w:t>the bidding window</w:t>
      </w:r>
      <w:r w:rsidR="00F97E6C">
        <w:t xml:space="preserve"> closes, the next step is </w:t>
      </w:r>
      <w:ins w:id="111" w:author="Sophia TAN (MAS)" w:date="2026-01-06T11:32:00Z" w16du:dateUtc="2026-01-06T03:32:00Z">
        <w:r w:rsidR="004C12BF">
          <w:t xml:space="preserve">for OMEGA </w:t>
        </w:r>
      </w:ins>
      <w:r w:rsidR="00F97E6C">
        <w:t>to run the allotment process</w:t>
      </w:r>
      <w:ins w:id="112" w:author="Sophia TAN (MAS)" w:date="2026-01-06T11:32:00Z" w16du:dateUtc="2026-01-06T03:32:00Z">
        <w:r w:rsidR="004C12BF">
          <w:t xml:space="preserve"> at the specified time</w:t>
        </w:r>
      </w:ins>
      <w:r w:rsidR="00F97E6C">
        <w:t>.</w:t>
      </w:r>
      <w:ins w:id="113" w:author="Han Xie CHAI (MAS)" w:date="2026-01-08T11:35:00Z" w16du:dateUtc="2026-01-08T03:35:00Z">
        <w:r w:rsidR="00DD5EFA">
          <w:t xml:space="preserve"> </w:t>
        </w:r>
        <w:commentRangeStart w:id="114"/>
        <w:r w:rsidR="00DD5EFA">
          <w:t>Only internal users can manage bids after the bidding window has closed.</w:t>
        </w:r>
      </w:ins>
      <w:r w:rsidR="00F97E6C">
        <w:t xml:space="preserve"> </w:t>
      </w:r>
      <w:commentRangeEnd w:id="114"/>
      <w:r w:rsidR="00DD5EFA">
        <w:rPr>
          <w:rStyle w:val="CommentReference"/>
        </w:rPr>
        <w:commentReference w:id="114"/>
      </w:r>
      <w:del w:id="115" w:author="Sophia TAN (MAS)" w:date="2026-01-06T11:33:00Z" w16du:dateUtc="2026-01-06T03:33:00Z">
        <w:r w:rsidR="00F97E6C" w:rsidDel="004C12BF">
          <w:delText>In addition,</w:delText>
        </w:r>
      </w:del>
      <w:ins w:id="116" w:author="Han Xie CHAI (MAS)" w:date="2026-01-08T11:36:00Z" w16du:dateUtc="2026-01-08T03:36:00Z">
        <w:r w:rsidR="00DD5EFA">
          <w:t>Internal users can</w:t>
        </w:r>
      </w:ins>
      <w:ins w:id="117" w:author="Sophia TAN (MAS)" w:date="2026-01-06T11:34:00Z" w16du:dateUtc="2026-01-06T03:34:00Z">
        <w:del w:id="118" w:author="Han Xie CHAI (MAS)" w:date="2026-01-08T11:36:00Z" w16du:dateUtc="2026-01-08T03:36:00Z">
          <w:r w:rsidR="004C12BF" w:rsidDel="00DD5EFA">
            <w:delText>OMEGA has the ability to</w:delText>
          </w:r>
        </w:del>
      </w:ins>
      <w:ins w:id="119" w:author="Han Xie CHAI (MAS)" w:date="2026-01-08T11:36:00Z" w16du:dateUtc="2026-01-08T03:36:00Z">
        <w:r w:rsidR="00DD5EFA">
          <w:t xml:space="preserve"> also</w:t>
        </w:r>
      </w:ins>
      <w:ins w:id="120" w:author="Sophia TAN (MAS)" w:date="2026-01-06T11:34:00Z" w16du:dateUtc="2026-01-06T03:34:00Z">
        <w:r w:rsidR="004C12BF">
          <w:t xml:space="preserve"> </w:t>
        </w:r>
      </w:ins>
      <w:ins w:id="121" w:author="Sophia TAN (MAS)" w:date="2026-01-06T16:04:00Z" w16du:dateUtc="2026-01-06T08:04:00Z">
        <w:r w:rsidR="00845273">
          <w:t>update</w:t>
        </w:r>
      </w:ins>
      <w:r w:rsidR="00F97E6C">
        <w:t xml:space="preserve"> t</w:t>
      </w:r>
      <w:r w:rsidR="0020508E">
        <w:t>he bidding window</w:t>
      </w:r>
      <w:ins w:id="122" w:author="Sophia TAN (MAS)" w:date="2026-01-06T11:34:00Z" w16du:dateUtc="2026-01-06T03:34:00Z">
        <w:r w:rsidR="004C12BF">
          <w:t xml:space="preserve"> (even after the window has closed)</w:t>
        </w:r>
      </w:ins>
      <w:r w:rsidR="0020508E">
        <w:t xml:space="preserve"> </w:t>
      </w:r>
      <w:del w:id="123" w:author="Sophia TAN (MAS)" w:date="2026-01-06T11:34:00Z" w16du:dateUtc="2026-01-06T03:34:00Z">
        <w:r w:rsidR="0020508E" w:rsidDel="004C12BF">
          <w:delText xml:space="preserve">can be extended </w:delText>
        </w:r>
      </w:del>
      <w:r w:rsidR="00E1519E">
        <w:t xml:space="preserve">to a later time </w:t>
      </w:r>
      <w:ins w:id="124" w:author="Sophia TAN (MAS)" w:date="2026-01-06T11:35:00Z" w16du:dateUtc="2026-01-06T03:35:00Z">
        <w:r w:rsidR="004C12BF">
          <w:t>with</w:t>
        </w:r>
      </w:ins>
      <w:r w:rsidR="00E1519E">
        <w:t>in the same day</w:t>
      </w:r>
      <w:ins w:id="125" w:author="Sophia TAN (MAS)" w:date="2026-01-06T11:35:00Z" w16du:dateUtc="2026-01-06T03:35:00Z">
        <w:r w:rsidR="004C12BF">
          <w:t>,</w:t>
        </w:r>
      </w:ins>
      <w:ins w:id="126" w:author="Akila BALAKRISHNAN from.OPTIMUM (MAS)" w:date="2025-12-22T10:20:00Z" w16du:dateUtc="2025-12-22T02:20:00Z">
        <w:r w:rsidR="006729D9">
          <w:t xml:space="preserve"> for </w:t>
        </w:r>
        <w:del w:id="127" w:author="Sophia TAN (MAS)" w:date="2026-01-06T11:35:00Z" w16du:dateUtc="2026-01-06T03:35:00Z">
          <w:r w:rsidR="006729D9" w:rsidDel="004C12BF">
            <w:delText xml:space="preserve">the </w:delText>
          </w:r>
        </w:del>
        <w:r w:rsidR="006729D9">
          <w:t>external users to submit new bids or amend existing bids</w:t>
        </w:r>
      </w:ins>
      <w:r w:rsidR="00E1519E">
        <w:t>. The</w:t>
      </w:r>
      <w:r w:rsidR="00F97E6C">
        <w:t>se processes and</w:t>
      </w:r>
      <w:r w:rsidR="00E1519E">
        <w:t xml:space="preserve"> use case</w:t>
      </w:r>
      <w:r w:rsidR="00F97E6C">
        <w:t>s</w:t>
      </w:r>
      <w:r w:rsidR="00E1519E">
        <w:t xml:space="preserve"> </w:t>
      </w:r>
      <w:r w:rsidR="00F97E6C">
        <w:t>are</w:t>
      </w:r>
      <w:r w:rsidR="00E1519E">
        <w:t xml:space="preserve"> documented in </w:t>
      </w:r>
      <w:r w:rsidR="00E1519E" w:rsidRPr="00E1519E">
        <w:rPr>
          <w:i/>
          <w:iCs/>
        </w:rPr>
        <w:t>MAS_OMEGA – Functional Specifications Document (Allotment)</w:t>
      </w:r>
      <w:r w:rsidR="00E1519E">
        <w:t>.</w:t>
      </w:r>
    </w:p>
    <w:p w14:paraId="36221818" w14:textId="11E9B4E0" w:rsidR="009F3006" w:rsidRDefault="009F3006" w:rsidP="009F3006">
      <w:pPr>
        <w:pStyle w:val="Heading2"/>
      </w:pPr>
      <w:bookmarkStart w:id="128" w:name="_Toc216817616"/>
      <w:r>
        <w:t>BPMN Workflow</w:t>
      </w:r>
      <w:bookmarkEnd w:id="128"/>
    </w:p>
    <w:p w14:paraId="01B86152" w14:textId="036426A8" w:rsidR="009F3006" w:rsidRPr="009F3006" w:rsidRDefault="005B7B41" w:rsidP="002B6E98">
      <w:pPr>
        <w:spacing w:before="0" w:after="0"/>
        <w:jc w:val="center"/>
        <w:rPr>
          <w:lang w:val="en-US"/>
        </w:rPr>
      </w:pPr>
      <w:r>
        <w:rPr>
          <w:noProof/>
        </w:rPr>
        <w:drawing>
          <wp:inline distT="0" distB="0" distL="0" distR="0" wp14:anchorId="2536894C" wp14:editId="1233F42E">
            <wp:extent cx="5302332" cy="2513698"/>
            <wp:effectExtent l="0" t="0" r="0" b="1270"/>
            <wp:docPr id="1878956749"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6749" name="Picture 15" descr="A diagram of a flowch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3971" cy="2514475"/>
                    </a:xfrm>
                    <a:prstGeom prst="rect">
                      <a:avLst/>
                    </a:prstGeom>
                    <a:noFill/>
                    <a:ln>
                      <a:noFill/>
                    </a:ln>
                  </pic:spPr>
                </pic:pic>
              </a:graphicData>
            </a:graphic>
          </wp:inline>
        </w:drawing>
      </w:r>
    </w:p>
    <w:p w14:paraId="03367C11" w14:textId="280095DA" w:rsidR="009F3006" w:rsidRDefault="009F3006" w:rsidP="009F3006">
      <w:pPr>
        <w:pStyle w:val="Caption"/>
      </w:pPr>
      <w:r w:rsidRPr="00411560">
        <w:lastRenderedPageBreak/>
        <w:t xml:space="preserve">Figure </w:t>
      </w:r>
      <w:r w:rsidRPr="00411560">
        <w:fldChar w:fldCharType="begin"/>
      </w:r>
      <w:r w:rsidRPr="00411560">
        <w:instrText xml:space="preserve"> SEQ Figure \* ARABIC </w:instrText>
      </w:r>
      <w:r w:rsidRPr="00411560">
        <w:fldChar w:fldCharType="separate"/>
      </w:r>
      <w:r w:rsidR="00736FA2">
        <w:rPr>
          <w:noProof/>
        </w:rPr>
        <w:t>2</w:t>
      </w:r>
      <w:r w:rsidRPr="00411560">
        <w:fldChar w:fldCharType="end"/>
      </w:r>
      <w:r>
        <w:t>:</w:t>
      </w:r>
      <w:r w:rsidRPr="00411560">
        <w:t xml:space="preserve"> </w:t>
      </w:r>
      <w:r>
        <w:t xml:space="preserve">BPMN workflow for </w:t>
      </w:r>
      <w:r w:rsidR="000B4211">
        <w:t>bids</w:t>
      </w:r>
    </w:p>
    <w:p w14:paraId="19D68A6A" w14:textId="6B857495" w:rsidR="009F3006" w:rsidRPr="009F3006" w:rsidRDefault="009F3006" w:rsidP="003F1708">
      <w:r>
        <w:t>In this module,</w:t>
      </w:r>
    </w:p>
    <w:p w14:paraId="5C425AB6" w14:textId="5ED57FDA" w:rsidR="009F3006" w:rsidRPr="009F3006" w:rsidRDefault="009F3006" w:rsidP="003F1708">
      <w:pPr>
        <w:pStyle w:val="NumberedList"/>
        <w:numPr>
          <w:ilvl w:val="0"/>
          <w:numId w:val="29"/>
        </w:numPr>
        <w:ind w:hanging="436"/>
        <w:rPr>
          <w:lang w:val="en-US"/>
        </w:rPr>
      </w:pPr>
      <w:r w:rsidRPr="009F3006">
        <w:rPr>
          <w:lang w:val="en-US"/>
        </w:rPr>
        <w:t xml:space="preserve">An instance of the BPMN workflow above is created when a </w:t>
      </w:r>
      <w:del w:id="129" w:author="Han Xie CHAI (MAS)" w:date="2026-01-08T11:37:00Z" w16du:dateUtc="2026-01-08T03:37:00Z">
        <w:r w:rsidRPr="009F3006" w:rsidDel="00DD5EFA">
          <w:rPr>
            <w:lang w:val="en-US"/>
          </w:rPr>
          <w:delText>m</w:delText>
        </w:r>
      </w:del>
      <w:ins w:id="130" w:author="Han Xie CHAI (MAS)" w:date="2026-01-08T11:37:00Z" w16du:dateUtc="2026-01-08T03:37:00Z">
        <w:r w:rsidR="00DD5EFA">
          <w:rPr>
            <w:lang w:val="en-US"/>
          </w:rPr>
          <w:t>M</w:t>
        </w:r>
      </w:ins>
      <w:r w:rsidRPr="009F3006">
        <w:rPr>
          <w:lang w:val="en-US"/>
        </w:rPr>
        <w:t xml:space="preserve">aker </w:t>
      </w:r>
      <w:r w:rsidR="00F97E6C">
        <w:rPr>
          <w:lang w:val="en-US"/>
        </w:rPr>
        <w:t>creates, updates, or deletes</w:t>
      </w:r>
      <w:r w:rsidR="00270FB4">
        <w:rPr>
          <w:lang w:val="en-US"/>
        </w:rPr>
        <w:t xml:space="preserve"> </w:t>
      </w:r>
      <w:r w:rsidR="00F97E6C">
        <w:rPr>
          <w:lang w:val="en-US"/>
        </w:rPr>
        <w:t xml:space="preserve">bids and </w:t>
      </w:r>
      <w:r w:rsidRPr="009F3006">
        <w:rPr>
          <w:lang w:val="en-US"/>
        </w:rPr>
        <w:t xml:space="preserve">submits </w:t>
      </w:r>
      <w:r w:rsidR="00270FB4">
        <w:rPr>
          <w:lang w:val="en-US"/>
        </w:rPr>
        <w:t xml:space="preserve">it </w:t>
      </w:r>
      <w:r w:rsidRPr="009F3006">
        <w:rPr>
          <w:lang w:val="en-US"/>
        </w:rPr>
        <w:t>for approval.</w:t>
      </w:r>
    </w:p>
    <w:p w14:paraId="789EDD58" w14:textId="52D4D555" w:rsidR="009F3006" w:rsidRPr="009F3006" w:rsidRDefault="009F3006" w:rsidP="003F1708">
      <w:pPr>
        <w:pStyle w:val="NumberedList"/>
        <w:ind w:hanging="436"/>
        <w:rPr>
          <w:lang w:val="en-US"/>
        </w:rPr>
      </w:pPr>
      <w:r w:rsidRPr="009F3006">
        <w:rPr>
          <w:lang w:val="en-US"/>
        </w:rPr>
        <w:t xml:space="preserve">When </w:t>
      </w:r>
      <w:ins w:id="131" w:author="Han Xie CHAI (MAS)" w:date="2026-01-08T11:38:00Z" w16du:dateUtc="2026-01-08T03:38:00Z">
        <w:r w:rsidR="00DD5EFA">
          <w:rPr>
            <w:lang w:val="en-US"/>
          </w:rPr>
          <w:t>new/amended/deleted</w:t>
        </w:r>
      </w:ins>
      <w:del w:id="132" w:author="Han Xie CHAI (MAS)" w:date="2026-01-08T11:38:00Z" w16du:dateUtc="2026-01-08T03:38:00Z">
        <w:r w:rsidR="00F97E6C" w:rsidDel="00DD5EFA">
          <w:rPr>
            <w:lang w:val="en-US"/>
          </w:rPr>
          <w:delText>changes to</w:delText>
        </w:r>
      </w:del>
      <w:r w:rsidR="00F97E6C">
        <w:rPr>
          <w:lang w:val="en-US"/>
        </w:rPr>
        <w:t xml:space="preserve"> bids</w:t>
      </w:r>
      <w:r w:rsidRPr="009F3006">
        <w:rPr>
          <w:lang w:val="en-US"/>
        </w:rPr>
        <w:t xml:space="preserve"> </w:t>
      </w:r>
      <w:ins w:id="133" w:author="Han Xie CHAI (MAS)" w:date="2026-01-08T11:38:00Z" w16du:dateUtc="2026-01-08T03:38:00Z">
        <w:r w:rsidR="00DD5EFA">
          <w:rPr>
            <w:lang w:val="en-US"/>
          </w:rPr>
          <w:t xml:space="preserve">are </w:t>
        </w:r>
      </w:ins>
      <w:r w:rsidRPr="009F3006">
        <w:rPr>
          <w:lang w:val="en-US"/>
        </w:rPr>
        <w:t>submitted</w:t>
      </w:r>
      <w:r w:rsidR="00270FB4">
        <w:rPr>
          <w:lang w:val="en-US"/>
        </w:rPr>
        <w:t xml:space="preserve"> for approval</w:t>
      </w:r>
      <w:r w:rsidRPr="009F3006">
        <w:rPr>
          <w:lang w:val="en-US"/>
        </w:rPr>
        <w:t xml:space="preserve">, OMEGA </w:t>
      </w:r>
      <w:del w:id="134" w:author="Han Xie CHAI (MAS)" w:date="2026-01-08T11:38:00Z" w16du:dateUtc="2026-01-08T03:38:00Z">
        <w:r w:rsidRPr="009F3006" w:rsidDel="00DD5EFA">
          <w:rPr>
            <w:lang w:val="en-US"/>
          </w:rPr>
          <w:delText xml:space="preserve">will </w:delText>
        </w:r>
      </w:del>
      <w:commentRangeStart w:id="135"/>
      <w:r w:rsidRPr="009F3006">
        <w:rPr>
          <w:lang w:val="en-US"/>
        </w:rPr>
        <w:t>notif</w:t>
      </w:r>
      <w:ins w:id="136" w:author="Han Xie CHAI (MAS)" w:date="2026-01-08T11:38:00Z" w16du:dateUtc="2026-01-08T03:38:00Z">
        <w:r w:rsidR="00DD5EFA">
          <w:rPr>
            <w:lang w:val="en-US"/>
          </w:rPr>
          <w:t>ies</w:t>
        </w:r>
      </w:ins>
      <w:del w:id="137" w:author="Han Xie CHAI (MAS)" w:date="2026-01-08T11:38:00Z" w16du:dateUtc="2026-01-08T03:38:00Z">
        <w:r w:rsidRPr="009F3006" w:rsidDel="00DD5EFA">
          <w:rPr>
            <w:lang w:val="en-US"/>
          </w:rPr>
          <w:delText>y</w:delText>
        </w:r>
      </w:del>
      <w:r w:rsidRPr="009F3006">
        <w:rPr>
          <w:lang w:val="en-US"/>
        </w:rPr>
        <w:t xml:space="preserve"> </w:t>
      </w:r>
      <w:commentRangeEnd w:id="135"/>
      <w:r w:rsidR="00607207">
        <w:rPr>
          <w:rStyle w:val="CommentReference"/>
        </w:rPr>
        <w:commentReference w:id="135"/>
      </w:r>
      <w:r w:rsidRPr="009F3006">
        <w:rPr>
          <w:lang w:val="en-US"/>
        </w:rPr>
        <w:t xml:space="preserve">the </w:t>
      </w:r>
      <w:ins w:id="138" w:author="Han Xie CHAI (MAS)" w:date="2026-01-08T11:39:00Z" w16du:dateUtc="2026-01-08T03:39:00Z">
        <w:r w:rsidR="00DD5EFA">
          <w:rPr>
            <w:lang w:val="en-US"/>
          </w:rPr>
          <w:t>C</w:t>
        </w:r>
      </w:ins>
      <w:del w:id="139" w:author="Han Xie CHAI (MAS)" w:date="2026-01-08T11:39:00Z" w16du:dateUtc="2026-01-08T03:39:00Z">
        <w:r w:rsidRPr="009F3006" w:rsidDel="00DD5EFA">
          <w:rPr>
            <w:lang w:val="en-US"/>
          </w:rPr>
          <w:delText>c</w:delText>
        </w:r>
      </w:del>
      <w:r w:rsidRPr="009F3006">
        <w:rPr>
          <w:lang w:val="en-US"/>
        </w:rPr>
        <w:t>heckers of the approval request that is pending their review.</w:t>
      </w:r>
    </w:p>
    <w:p w14:paraId="019E7906" w14:textId="3278F884" w:rsidR="009F3006" w:rsidRPr="009F3006" w:rsidRDefault="009F3006" w:rsidP="003F1708">
      <w:pPr>
        <w:pStyle w:val="NumberedList"/>
        <w:ind w:hanging="436"/>
        <w:rPr>
          <w:lang w:val="en-US"/>
        </w:rPr>
      </w:pPr>
      <w:r w:rsidRPr="009F3006">
        <w:rPr>
          <w:lang w:val="en-US"/>
        </w:rPr>
        <w:t xml:space="preserve">The </w:t>
      </w:r>
      <w:del w:id="140" w:author="Han Xie CHAI (MAS)" w:date="2026-01-08T11:39:00Z" w16du:dateUtc="2026-01-08T03:39:00Z">
        <w:r w:rsidRPr="009F3006" w:rsidDel="00DD5EFA">
          <w:rPr>
            <w:lang w:val="en-US"/>
          </w:rPr>
          <w:delText>c</w:delText>
        </w:r>
      </w:del>
      <w:ins w:id="141" w:author="Han Xie CHAI (MAS)" w:date="2026-01-08T11:39:00Z" w16du:dateUtc="2026-01-08T03:39:00Z">
        <w:r w:rsidR="00DD5EFA">
          <w:rPr>
            <w:lang w:val="en-US"/>
          </w:rPr>
          <w:t>C</w:t>
        </w:r>
      </w:ins>
      <w:r w:rsidRPr="009F3006">
        <w:rPr>
          <w:lang w:val="en-US"/>
        </w:rPr>
        <w:t xml:space="preserve">hecker reviews the </w:t>
      </w:r>
      <w:r w:rsidR="00F97E6C">
        <w:rPr>
          <w:lang w:val="en-US"/>
        </w:rPr>
        <w:t xml:space="preserve">bid </w:t>
      </w:r>
      <w:r w:rsidRPr="009F3006">
        <w:rPr>
          <w:lang w:val="en-US"/>
        </w:rPr>
        <w:t>approval request with the option to approve or reject the request.</w:t>
      </w:r>
    </w:p>
    <w:p w14:paraId="37959EFE" w14:textId="7DD349DF" w:rsidR="009F3006" w:rsidRPr="009F3006" w:rsidRDefault="009F3006" w:rsidP="003F1708">
      <w:pPr>
        <w:pStyle w:val="NumberedList"/>
        <w:ind w:hanging="436"/>
        <w:rPr>
          <w:lang w:val="en-US"/>
        </w:rPr>
      </w:pPr>
      <w:r w:rsidRPr="009F3006">
        <w:rPr>
          <w:lang w:val="en-US"/>
        </w:rPr>
        <w:t xml:space="preserve">When approved, the </w:t>
      </w:r>
      <w:ins w:id="142" w:author="Han Xie CHAI (MAS)" w:date="2026-01-08T11:39:00Z" w16du:dateUtc="2026-01-08T03:39:00Z">
        <w:r w:rsidR="00DD5EFA">
          <w:rPr>
            <w:lang w:val="en-US"/>
          </w:rPr>
          <w:t>M</w:t>
        </w:r>
      </w:ins>
      <w:del w:id="143" w:author="Han Xie CHAI (MAS)" w:date="2026-01-08T11:39:00Z" w16du:dateUtc="2026-01-08T03:39:00Z">
        <w:r w:rsidRPr="009F3006" w:rsidDel="00DD5EFA">
          <w:rPr>
            <w:lang w:val="en-US"/>
          </w:rPr>
          <w:delText>m</w:delText>
        </w:r>
      </w:del>
      <w:r w:rsidRPr="009F3006">
        <w:rPr>
          <w:lang w:val="en-US"/>
        </w:rPr>
        <w:t xml:space="preserve">akers and the </w:t>
      </w:r>
      <w:del w:id="144" w:author="Han Xie CHAI (MAS)" w:date="2026-01-08T11:39:00Z" w16du:dateUtc="2026-01-08T03:39:00Z">
        <w:r w:rsidRPr="009F3006" w:rsidDel="00DD5EFA">
          <w:rPr>
            <w:lang w:val="en-US"/>
          </w:rPr>
          <w:delText>c</w:delText>
        </w:r>
      </w:del>
      <w:ins w:id="145" w:author="Han Xie CHAI (MAS)" w:date="2026-01-08T11:39:00Z" w16du:dateUtc="2026-01-08T03:39:00Z">
        <w:r w:rsidR="00DD5EFA">
          <w:rPr>
            <w:lang w:val="en-US"/>
          </w:rPr>
          <w:t>C</w:t>
        </w:r>
      </w:ins>
      <w:r w:rsidRPr="009F3006">
        <w:rPr>
          <w:lang w:val="en-US"/>
        </w:rPr>
        <w:t xml:space="preserve">heckers </w:t>
      </w:r>
      <w:del w:id="146" w:author="Han Xie CHAI (MAS)" w:date="2026-01-08T11:39:00Z" w16du:dateUtc="2026-01-08T03:39:00Z">
        <w:r w:rsidRPr="009F3006" w:rsidDel="00DD5EFA">
          <w:rPr>
            <w:lang w:val="en-US"/>
          </w:rPr>
          <w:delText xml:space="preserve">will </w:delText>
        </w:r>
      </w:del>
      <w:ins w:id="147" w:author="Han Xie CHAI (MAS)" w:date="2026-01-08T11:39:00Z" w16du:dateUtc="2026-01-08T03:39:00Z">
        <w:r w:rsidR="00DD5EFA">
          <w:rPr>
            <w:lang w:val="en-US"/>
          </w:rPr>
          <w:t>are</w:t>
        </w:r>
      </w:ins>
      <w:del w:id="148" w:author="Han Xie CHAI (MAS)" w:date="2026-01-08T11:39:00Z" w16du:dateUtc="2026-01-08T03:39:00Z">
        <w:r w:rsidRPr="009F3006" w:rsidDel="00DD5EFA">
          <w:rPr>
            <w:lang w:val="en-US"/>
          </w:rPr>
          <w:delText>be</w:delText>
        </w:r>
      </w:del>
      <w:r w:rsidRPr="009F3006">
        <w:rPr>
          <w:lang w:val="en-US"/>
        </w:rPr>
        <w:t xml:space="preserve"> notified of the approved request, and OMEGA will </w:t>
      </w:r>
      <w:r w:rsidR="00C679BB">
        <w:rPr>
          <w:lang w:val="en-US"/>
        </w:rPr>
        <w:t xml:space="preserve">insert, </w:t>
      </w:r>
      <w:r w:rsidRPr="009F3006">
        <w:rPr>
          <w:lang w:val="en-US"/>
        </w:rPr>
        <w:t>update</w:t>
      </w:r>
      <w:r w:rsidR="00C679BB">
        <w:rPr>
          <w:lang w:val="en-US"/>
        </w:rPr>
        <w:t>, or delete</w:t>
      </w:r>
      <w:r w:rsidRPr="009F3006">
        <w:rPr>
          <w:lang w:val="en-US"/>
        </w:rPr>
        <w:t xml:space="preserve"> the </w:t>
      </w:r>
      <w:r w:rsidR="00C679BB">
        <w:rPr>
          <w:lang w:val="en-US"/>
        </w:rPr>
        <w:t>bid details based on the type of request</w:t>
      </w:r>
      <w:r w:rsidRPr="009F3006">
        <w:rPr>
          <w:lang w:val="en-US"/>
        </w:rPr>
        <w:t>.</w:t>
      </w:r>
    </w:p>
    <w:p w14:paraId="3F9EC30F" w14:textId="0FD3B6C1" w:rsidR="009F3006" w:rsidRDefault="009F3006" w:rsidP="003F1708">
      <w:pPr>
        <w:pStyle w:val="NumberedList"/>
        <w:ind w:hanging="436"/>
        <w:rPr>
          <w:lang w:val="en-US"/>
        </w:rPr>
      </w:pPr>
      <w:r w:rsidRPr="009F3006">
        <w:rPr>
          <w:lang w:val="en-US"/>
        </w:rPr>
        <w:t xml:space="preserve">When the request is rejected, the </w:t>
      </w:r>
      <w:ins w:id="149" w:author="Han Xie CHAI (MAS)" w:date="2026-01-08T11:39:00Z" w16du:dateUtc="2026-01-08T03:39:00Z">
        <w:r w:rsidR="00DD5EFA">
          <w:rPr>
            <w:lang w:val="en-US"/>
          </w:rPr>
          <w:t>M</w:t>
        </w:r>
      </w:ins>
      <w:del w:id="150" w:author="Han Xie CHAI (MAS)" w:date="2026-01-08T11:39:00Z" w16du:dateUtc="2026-01-08T03:39:00Z">
        <w:r w:rsidRPr="009F3006" w:rsidDel="00DD5EFA">
          <w:rPr>
            <w:lang w:val="en-US"/>
          </w:rPr>
          <w:delText>m</w:delText>
        </w:r>
      </w:del>
      <w:r w:rsidRPr="009F3006">
        <w:rPr>
          <w:lang w:val="en-US"/>
        </w:rPr>
        <w:t xml:space="preserve">akers and the </w:t>
      </w:r>
      <w:ins w:id="151" w:author="Han Xie CHAI (MAS)" w:date="2026-01-08T11:39:00Z" w16du:dateUtc="2026-01-08T03:39:00Z">
        <w:r w:rsidR="00DD5EFA">
          <w:rPr>
            <w:lang w:val="en-US"/>
          </w:rPr>
          <w:t>C</w:t>
        </w:r>
      </w:ins>
      <w:del w:id="152" w:author="Han Xie CHAI (MAS)" w:date="2026-01-08T11:39:00Z" w16du:dateUtc="2026-01-08T03:39:00Z">
        <w:r w:rsidRPr="009F3006" w:rsidDel="00DD5EFA">
          <w:rPr>
            <w:lang w:val="en-US"/>
          </w:rPr>
          <w:delText>c</w:delText>
        </w:r>
      </w:del>
      <w:r w:rsidRPr="009F3006">
        <w:rPr>
          <w:lang w:val="en-US"/>
        </w:rPr>
        <w:t xml:space="preserve">heckers </w:t>
      </w:r>
      <w:del w:id="153" w:author="Han Xie CHAI (MAS)" w:date="2026-01-08T11:39:00Z" w16du:dateUtc="2026-01-08T03:39:00Z">
        <w:r w:rsidRPr="009F3006" w:rsidDel="00DD5EFA">
          <w:rPr>
            <w:lang w:val="en-US"/>
          </w:rPr>
          <w:delText>will be</w:delText>
        </w:r>
      </w:del>
      <w:ins w:id="154" w:author="Han Xie CHAI (MAS)" w:date="2026-01-08T11:39:00Z" w16du:dateUtc="2026-01-08T03:39:00Z">
        <w:r w:rsidR="00DD5EFA">
          <w:rPr>
            <w:lang w:val="en-US"/>
          </w:rPr>
          <w:t>are</w:t>
        </w:r>
      </w:ins>
      <w:r w:rsidRPr="009F3006">
        <w:rPr>
          <w:lang w:val="en-US"/>
        </w:rPr>
        <w:t xml:space="preserve"> notified of the rejected request, and </w:t>
      </w:r>
      <w:r w:rsidR="00C679BB">
        <w:rPr>
          <w:lang w:val="en-US"/>
        </w:rPr>
        <w:t>no changes to the existing bids are made</w:t>
      </w:r>
      <w:r w:rsidRPr="009F3006">
        <w:rPr>
          <w:lang w:val="en-US"/>
        </w:rPr>
        <w:t>.</w:t>
      </w:r>
    </w:p>
    <w:p w14:paraId="1DC7BFEB" w14:textId="77777777" w:rsidR="009F3006" w:rsidRDefault="009F3006" w:rsidP="009F3006">
      <w:pPr>
        <w:pStyle w:val="NumberedList"/>
        <w:numPr>
          <w:ilvl w:val="0"/>
          <w:numId w:val="0"/>
        </w:numPr>
        <w:rPr>
          <w:lang w:val="en-US"/>
        </w:rPr>
      </w:pPr>
    </w:p>
    <w:p w14:paraId="773700D0" w14:textId="65D703FA" w:rsidR="009F3006" w:rsidRDefault="009F3006" w:rsidP="009F3006">
      <w:pPr>
        <w:pStyle w:val="Heading2"/>
      </w:pPr>
      <w:bookmarkStart w:id="155" w:name="_Ref215583037"/>
      <w:bookmarkStart w:id="156" w:name="_Ref215583039"/>
      <w:bookmarkStart w:id="157" w:name="_Toc216817617"/>
      <w:r>
        <w:t>State Transition Diagram</w:t>
      </w:r>
      <w:bookmarkEnd w:id="155"/>
      <w:bookmarkEnd w:id="156"/>
      <w:bookmarkEnd w:id="157"/>
    </w:p>
    <w:p w14:paraId="773EAD94" w14:textId="4C8CBF43" w:rsidR="009F3006" w:rsidRPr="009F3006" w:rsidRDefault="009F3006" w:rsidP="003F1708">
      <w:pPr>
        <w:rPr>
          <w:lang w:val="en-US"/>
        </w:rPr>
      </w:pPr>
      <w:commentRangeStart w:id="158"/>
      <w:commentRangeStart w:id="159"/>
      <w:commentRangeStart w:id="160"/>
      <w:commentRangeStart w:id="161"/>
      <w:r w:rsidRPr="009F3006">
        <w:rPr>
          <w:lang w:val="en-US"/>
        </w:rPr>
        <w:t xml:space="preserve">The </w:t>
      </w:r>
      <w:r>
        <w:rPr>
          <w:lang w:val="en-US"/>
        </w:rPr>
        <w:t>figure</w:t>
      </w:r>
      <w:r w:rsidRPr="009F3006">
        <w:rPr>
          <w:lang w:val="en-US"/>
        </w:rPr>
        <w:t xml:space="preserve"> below shows the possible status transitions</w:t>
      </w:r>
      <w:r>
        <w:rPr>
          <w:lang w:val="en-US"/>
        </w:rPr>
        <w:t xml:space="preserve"> that a</w:t>
      </w:r>
      <w:r w:rsidR="000B4211">
        <w:rPr>
          <w:lang w:val="en-US"/>
        </w:rPr>
        <w:t xml:space="preserve"> bidding window </w:t>
      </w:r>
      <w:r>
        <w:rPr>
          <w:lang w:val="en-US"/>
        </w:rPr>
        <w:t>may undergo</w:t>
      </w:r>
      <w:r w:rsidRPr="009F3006">
        <w:rPr>
          <w:lang w:val="en-US"/>
        </w:rPr>
        <w:t>, and the conditions required to trigger these transitions.</w:t>
      </w:r>
    </w:p>
    <w:p w14:paraId="3A96083E" w14:textId="26470560" w:rsidR="009F3006" w:rsidRDefault="005B7B41" w:rsidP="00D0435F">
      <w:pPr>
        <w:spacing w:before="0" w:after="0" w:line="240" w:lineRule="auto"/>
        <w:jc w:val="center"/>
        <w:rPr>
          <w:lang w:val="en-US"/>
        </w:rPr>
      </w:pPr>
      <w:r>
        <w:rPr>
          <w:noProof/>
          <w:lang w:val="en-US"/>
        </w:rPr>
        <w:drawing>
          <wp:inline distT="0" distB="0" distL="0" distR="0" wp14:anchorId="5E51772C" wp14:editId="0DA60C98">
            <wp:extent cx="4488815" cy="760095"/>
            <wp:effectExtent l="0" t="0" r="6985" b="1905"/>
            <wp:docPr id="5183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8815" cy="760095"/>
                    </a:xfrm>
                    <a:prstGeom prst="rect">
                      <a:avLst/>
                    </a:prstGeom>
                    <a:noFill/>
                    <a:ln>
                      <a:noFill/>
                    </a:ln>
                  </pic:spPr>
                </pic:pic>
              </a:graphicData>
            </a:graphic>
          </wp:inline>
        </w:drawing>
      </w:r>
    </w:p>
    <w:p w14:paraId="61B4423C" w14:textId="1F3A0366" w:rsidR="009F3006" w:rsidRDefault="009F3006" w:rsidP="009F3006">
      <w:pPr>
        <w:pStyle w:val="Caption"/>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3</w:t>
      </w:r>
      <w:r w:rsidRPr="00411560">
        <w:fldChar w:fldCharType="end"/>
      </w:r>
      <w:r>
        <w:t>:</w:t>
      </w:r>
      <w:r w:rsidRPr="00411560">
        <w:t xml:space="preserve"> </w:t>
      </w:r>
      <w:r>
        <w:t>State transition diagram</w:t>
      </w:r>
      <w:r w:rsidR="00F01E71">
        <w:t xml:space="preserve"> for bidding windows</w:t>
      </w:r>
    </w:p>
    <w:p w14:paraId="6664BF63" w14:textId="231D360E" w:rsidR="000F21DA" w:rsidRDefault="000F21DA" w:rsidP="000F21DA">
      <w:r>
        <w:t>There are only two statuses: Open or Closed. It is not required to differentiate whether a bidding window is open because of an extension or a reopening.</w:t>
      </w:r>
      <w:commentRangeEnd w:id="158"/>
      <w:r w:rsidR="007C0E6C">
        <w:rPr>
          <w:rStyle w:val="CommentReference"/>
        </w:rPr>
        <w:commentReference w:id="158"/>
      </w:r>
      <w:commentRangeEnd w:id="159"/>
      <w:r w:rsidR="00BE17D4">
        <w:rPr>
          <w:rStyle w:val="CommentReference"/>
        </w:rPr>
        <w:commentReference w:id="159"/>
      </w:r>
      <w:commentRangeEnd w:id="160"/>
      <w:r w:rsidR="005A608B">
        <w:rPr>
          <w:rStyle w:val="CommentReference"/>
        </w:rPr>
        <w:commentReference w:id="160"/>
      </w:r>
      <w:commentRangeEnd w:id="161"/>
      <w:r w:rsidR="00E63999">
        <w:rPr>
          <w:rStyle w:val="CommentReference"/>
        </w:rPr>
        <w:commentReference w:id="161"/>
      </w:r>
    </w:p>
    <w:p w14:paraId="135AB127" w14:textId="3FD76FC0" w:rsidR="000F21DA" w:rsidRDefault="000F21DA" w:rsidP="000F21DA">
      <w:r>
        <w:t>In addition to the status of a bidding window, bids have their own statuses. The figure below shows the possible status transitions that a bid may undergo, and the conditions required to trigger these transitions.</w:t>
      </w:r>
    </w:p>
    <w:p w14:paraId="7DBE3832" w14:textId="1F5DCD76" w:rsidR="005B7B41" w:rsidRDefault="005B7B41" w:rsidP="000F21DA">
      <w:commentRangeStart w:id="162"/>
      <w:commentRangeStart w:id="163"/>
      <w:commentRangeStart w:id="164"/>
      <w:commentRangeStart w:id="165"/>
      <w:r>
        <w:rPr>
          <w:noProof/>
          <w:lang w:val="en-US"/>
        </w:rPr>
        <w:lastRenderedPageBreak/>
        <w:drawing>
          <wp:inline distT="0" distB="0" distL="0" distR="0" wp14:anchorId="3CD038E7" wp14:editId="2515F888">
            <wp:extent cx="6852285" cy="3122930"/>
            <wp:effectExtent l="0" t="0" r="5715" b="1270"/>
            <wp:docPr id="79460244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02444" name="Picture 2" descr="A diagram of a proces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2285" cy="3122930"/>
                    </a:xfrm>
                    <a:prstGeom prst="rect">
                      <a:avLst/>
                    </a:prstGeom>
                    <a:noFill/>
                    <a:ln>
                      <a:noFill/>
                    </a:ln>
                  </pic:spPr>
                </pic:pic>
              </a:graphicData>
            </a:graphic>
          </wp:inline>
        </w:drawing>
      </w:r>
      <w:commentRangeEnd w:id="162"/>
      <w:commentRangeEnd w:id="164"/>
      <w:commentRangeEnd w:id="165"/>
      <w:r w:rsidR="00D12946">
        <w:rPr>
          <w:rStyle w:val="CommentReference"/>
        </w:rPr>
        <w:commentReference w:id="162"/>
      </w:r>
      <w:commentRangeEnd w:id="163"/>
      <w:r w:rsidR="005A608B">
        <w:rPr>
          <w:rStyle w:val="CommentReference"/>
        </w:rPr>
        <w:commentReference w:id="163"/>
      </w:r>
      <w:r w:rsidR="00747185">
        <w:rPr>
          <w:rStyle w:val="CommentReference"/>
        </w:rPr>
        <w:commentReference w:id="164"/>
      </w:r>
      <w:r w:rsidR="009461D5">
        <w:rPr>
          <w:rStyle w:val="CommentReference"/>
        </w:rPr>
        <w:commentReference w:id="165"/>
      </w:r>
    </w:p>
    <w:p w14:paraId="6DCAFBED" w14:textId="61CCFA87" w:rsidR="00F01E71" w:rsidRDefault="00F01E71" w:rsidP="00F01E71">
      <w:pPr>
        <w:pStyle w:val="Caption"/>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4</w:t>
      </w:r>
      <w:r w:rsidRPr="00411560">
        <w:fldChar w:fldCharType="end"/>
      </w:r>
      <w:r>
        <w:t>:</w:t>
      </w:r>
      <w:r w:rsidRPr="00411560">
        <w:t xml:space="preserve"> </w:t>
      </w:r>
      <w:r>
        <w:t>State transition diagram for bids</w:t>
      </w:r>
    </w:p>
    <w:p w14:paraId="376A401C" w14:textId="77777777" w:rsidR="00F01E71" w:rsidRPr="000F21DA" w:rsidRDefault="00F01E71" w:rsidP="000F21DA"/>
    <w:p w14:paraId="7B540798" w14:textId="68FDFDA1" w:rsidR="009F3006" w:rsidRDefault="00D50758" w:rsidP="00D50758">
      <w:pPr>
        <w:pStyle w:val="Heading2"/>
      </w:pPr>
      <w:bookmarkStart w:id="166" w:name="_Toc216817618"/>
      <w:r>
        <w:t>Use Cases</w:t>
      </w:r>
      <w:bookmarkEnd w:id="166"/>
    </w:p>
    <w:p w14:paraId="00008E9D" w14:textId="77777777" w:rsidR="00906E13" w:rsidRDefault="00906E13" w:rsidP="000E39F4">
      <w:pPr>
        <w:spacing w:before="0" w:after="0" w:line="240" w:lineRule="auto"/>
        <w:jc w:val="center"/>
        <w:rPr>
          <w:lang w:val="en-US"/>
        </w:rPr>
      </w:pPr>
    </w:p>
    <w:p w14:paraId="2D4B82FF" w14:textId="34DC3C42" w:rsidR="00D50758" w:rsidRDefault="00906E13" w:rsidP="000E39F4">
      <w:pPr>
        <w:spacing w:before="0" w:after="0" w:line="240" w:lineRule="auto"/>
        <w:jc w:val="center"/>
        <w:rPr>
          <w:lang w:val="en-US"/>
        </w:rPr>
      </w:pPr>
      <w:commentRangeStart w:id="167"/>
      <w:r w:rsidRPr="00906E13">
        <w:rPr>
          <w:noProof/>
          <w:lang w:val="en-US"/>
        </w:rPr>
        <w:drawing>
          <wp:inline distT="0" distB="0" distL="0" distR="0" wp14:anchorId="483F1266" wp14:editId="2FD260E7">
            <wp:extent cx="4583610" cy="2449830"/>
            <wp:effectExtent l="0" t="0" r="7620" b="7620"/>
            <wp:docPr id="16119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62018" name=""/>
                    <pic:cNvPicPr/>
                  </pic:nvPicPr>
                  <pic:blipFill rotWithShape="1">
                    <a:blip r:embed="rId23"/>
                    <a:srcRect t="2279"/>
                    <a:stretch>
                      <a:fillRect/>
                    </a:stretch>
                  </pic:blipFill>
                  <pic:spPr bwMode="auto">
                    <a:xfrm>
                      <a:off x="0" y="0"/>
                      <a:ext cx="4588674" cy="2452537"/>
                    </a:xfrm>
                    <a:prstGeom prst="rect">
                      <a:avLst/>
                    </a:prstGeom>
                    <a:ln>
                      <a:noFill/>
                    </a:ln>
                    <a:extLst>
                      <a:ext uri="{53640926-AAD7-44D8-BBD7-CCE9431645EC}">
                        <a14:shadowObscured xmlns:a14="http://schemas.microsoft.com/office/drawing/2010/main"/>
                      </a:ext>
                    </a:extLst>
                  </pic:spPr>
                </pic:pic>
              </a:graphicData>
            </a:graphic>
          </wp:inline>
        </w:drawing>
      </w:r>
      <w:commentRangeEnd w:id="167"/>
      <w:r w:rsidR="00B14E20">
        <w:rPr>
          <w:rStyle w:val="CommentReference"/>
        </w:rPr>
        <w:commentReference w:id="167"/>
      </w:r>
    </w:p>
    <w:p w14:paraId="36E16B36" w14:textId="43587831" w:rsidR="00D50758" w:rsidRDefault="00D50758" w:rsidP="00D50758">
      <w:pPr>
        <w:pStyle w:val="Caption"/>
      </w:pPr>
      <w:commentRangeStart w:id="168"/>
      <w:r w:rsidRPr="00411560">
        <w:t xml:space="preserve">Figure </w:t>
      </w:r>
      <w:r w:rsidRPr="00411560">
        <w:fldChar w:fldCharType="begin"/>
      </w:r>
      <w:r w:rsidRPr="00411560">
        <w:instrText xml:space="preserve"> SEQ Figure \* ARABIC </w:instrText>
      </w:r>
      <w:r w:rsidRPr="00411560">
        <w:fldChar w:fldCharType="separate"/>
      </w:r>
      <w:r w:rsidR="00736FA2">
        <w:rPr>
          <w:noProof/>
        </w:rPr>
        <w:t>5</w:t>
      </w:r>
      <w:r w:rsidRPr="00411560">
        <w:fldChar w:fldCharType="end"/>
      </w:r>
      <w:r>
        <w:t>:</w:t>
      </w:r>
      <w:r w:rsidRPr="00411560">
        <w:t xml:space="preserve"> </w:t>
      </w:r>
      <w:r>
        <w:t>Use case diagram</w:t>
      </w:r>
      <w:commentRangeEnd w:id="168"/>
      <w:r w:rsidR="0069153D">
        <w:rPr>
          <w:rStyle w:val="CommentReference"/>
          <w:b w:val="0"/>
          <w:iCs w:val="0"/>
        </w:rPr>
        <w:commentReference w:id="168"/>
      </w:r>
    </w:p>
    <w:p w14:paraId="026CE4C4" w14:textId="316CF98F" w:rsidR="00D50758" w:rsidRDefault="00D50758" w:rsidP="003F1708">
      <w:pPr>
        <w:rPr>
          <w:lang w:val="en-US"/>
        </w:rPr>
      </w:pPr>
      <w:r>
        <w:rPr>
          <w:lang w:val="en-US"/>
        </w:rPr>
        <w:t>The use cases covered within this module are:</w:t>
      </w:r>
    </w:p>
    <w:p w14:paraId="722630BA" w14:textId="2225BB87" w:rsidR="00D50758" w:rsidRDefault="00F34637" w:rsidP="00D50758">
      <w:pPr>
        <w:pStyle w:val="ListParagraph"/>
        <w:rPr>
          <w:lang w:val="en-US"/>
        </w:rPr>
      </w:pPr>
      <w:r>
        <w:rPr>
          <w:lang w:val="en-US"/>
        </w:rPr>
        <w:t>View Bid</w:t>
      </w:r>
      <w:r w:rsidR="00906E13">
        <w:rPr>
          <w:lang w:val="en-US"/>
        </w:rPr>
        <w:t>s</w:t>
      </w:r>
    </w:p>
    <w:p w14:paraId="6D782ADB" w14:textId="3962D51A" w:rsidR="00F34637" w:rsidRDefault="00F34637" w:rsidP="00D50758">
      <w:pPr>
        <w:pStyle w:val="ListParagraph"/>
        <w:rPr>
          <w:lang w:val="en-US"/>
        </w:rPr>
      </w:pPr>
      <w:r>
        <w:rPr>
          <w:lang w:val="en-US"/>
        </w:rPr>
        <w:t>Create Bid</w:t>
      </w:r>
    </w:p>
    <w:p w14:paraId="30B18CDD" w14:textId="307593FF" w:rsidR="00D0435F" w:rsidRDefault="00D0435F" w:rsidP="00D50758">
      <w:pPr>
        <w:pStyle w:val="ListParagraph"/>
        <w:rPr>
          <w:lang w:val="en-US"/>
        </w:rPr>
      </w:pPr>
      <w:r>
        <w:rPr>
          <w:lang w:val="en-US"/>
        </w:rPr>
        <w:t xml:space="preserve">Update </w:t>
      </w:r>
      <w:r w:rsidR="00F34637">
        <w:rPr>
          <w:lang w:val="en-US"/>
        </w:rPr>
        <w:t>Bid</w:t>
      </w:r>
    </w:p>
    <w:p w14:paraId="68618AB7" w14:textId="1A7F33F1" w:rsidR="00F34637" w:rsidRDefault="00F34637" w:rsidP="00D50758">
      <w:pPr>
        <w:pStyle w:val="ListParagraph"/>
        <w:rPr>
          <w:lang w:val="en-US"/>
        </w:rPr>
      </w:pPr>
      <w:r>
        <w:rPr>
          <w:lang w:val="en-US"/>
        </w:rPr>
        <w:t>Delete Bid</w:t>
      </w:r>
    </w:p>
    <w:p w14:paraId="28D34463" w14:textId="08984352" w:rsidR="00D0435F" w:rsidRDefault="00D0435F" w:rsidP="00D50758">
      <w:pPr>
        <w:pStyle w:val="ListParagraph"/>
        <w:rPr>
          <w:lang w:val="en-US"/>
        </w:rPr>
      </w:pPr>
      <w:r>
        <w:rPr>
          <w:lang w:val="en-US"/>
        </w:rPr>
        <w:lastRenderedPageBreak/>
        <w:t xml:space="preserve">Withdraw </w:t>
      </w:r>
      <w:r w:rsidR="00F34637">
        <w:rPr>
          <w:lang w:val="en-US"/>
        </w:rPr>
        <w:t xml:space="preserve">Bid </w:t>
      </w:r>
      <w:r>
        <w:rPr>
          <w:lang w:val="en-US"/>
        </w:rPr>
        <w:t>Approval Request</w:t>
      </w:r>
    </w:p>
    <w:p w14:paraId="4EF01C4F" w14:textId="7DAEB126" w:rsidR="00D0435F" w:rsidRDefault="00D0435F" w:rsidP="00D50758">
      <w:pPr>
        <w:pStyle w:val="ListParagraph"/>
        <w:rPr>
          <w:lang w:val="en-US"/>
        </w:rPr>
      </w:pPr>
      <w:r>
        <w:rPr>
          <w:lang w:val="en-US"/>
        </w:rPr>
        <w:t xml:space="preserve">Approve/Reject </w:t>
      </w:r>
      <w:r w:rsidR="00F34637">
        <w:rPr>
          <w:lang w:val="en-US"/>
        </w:rPr>
        <w:t>Bid</w:t>
      </w:r>
      <w:r w:rsidR="0045221C">
        <w:rPr>
          <w:lang w:val="en-US"/>
        </w:rPr>
        <w:t xml:space="preserve"> Approval Request</w:t>
      </w:r>
    </w:p>
    <w:p w14:paraId="123C2490" w14:textId="256A3499" w:rsidR="00D0435F" w:rsidRDefault="00F34637" w:rsidP="00D0435F">
      <w:pPr>
        <w:pStyle w:val="ListParagraph"/>
        <w:rPr>
          <w:lang w:val="en-US"/>
        </w:rPr>
      </w:pPr>
      <w:r>
        <w:rPr>
          <w:lang w:val="en-US"/>
        </w:rPr>
        <w:t>Download Bid File Template</w:t>
      </w:r>
    </w:p>
    <w:p w14:paraId="23D0D12C" w14:textId="50E79B59" w:rsidR="00A84C6B" w:rsidRPr="00D0435F" w:rsidRDefault="00A84C6B" w:rsidP="00D0435F">
      <w:pPr>
        <w:pStyle w:val="ListParagraph"/>
        <w:rPr>
          <w:lang w:val="en-US"/>
        </w:rPr>
      </w:pPr>
      <w:r>
        <w:rPr>
          <w:lang w:val="en-US"/>
        </w:rPr>
        <w:t>Export Bids</w:t>
      </w:r>
    </w:p>
    <w:p w14:paraId="6CC8E20B" w14:textId="1C97E803" w:rsidR="00D50758" w:rsidRDefault="00D50758" w:rsidP="00D50758">
      <w:pPr>
        <w:pStyle w:val="Heading2"/>
      </w:pPr>
      <w:bookmarkStart w:id="169" w:name="_Ref215561721"/>
      <w:bookmarkStart w:id="170" w:name="_Ref215561724"/>
      <w:bookmarkStart w:id="171" w:name="_Toc216817619"/>
      <w:r>
        <w:t xml:space="preserve">View </w:t>
      </w:r>
      <w:bookmarkEnd w:id="169"/>
      <w:bookmarkEnd w:id="170"/>
      <w:r w:rsidR="00F34637">
        <w:t>Bid</w:t>
      </w:r>
      <w:r w:rsidR="00906E13">
        <w:t>s</w:t>
      </w:r>
      <w:bookmarkEnd w:id="171"/>
    </w:p>
    <w:p w14:paraId="244970E1" w14:textId="44903D1B" w:rsidR="00D50758" w:rsidRPr="00D50758" w:rsidRDefault="00D50758" w:rsidP="00D50758">
      <w:pPr>
        <w:pStyle w:val="Heading3"/>
      </w:pPr>
      <w:bookmarkStart w:id="172" w:name="_Toc216817620"/>
      <w:r>
        <w:t>Description</w:t>
      </w:r>
      <w:bookmarkEnd w:id="172"/>
    </w:p>
    <w:p w14:paraId="17313BB0" w14:textId="6C62F04B" w:rsidR="00D50758" w:rsidRDefault="00D50758" w:rsidP="003F1708">
      <w:pPr>
        <w:rPr>
          <w:lang w:val="en-US"/>
        </w:rPr>
      </w:pPr>
      <w:r w:rsidRPr="00D50758">
        <w:rPr>
          <w:lang w:val="en-US"/>
        </w:rPr>
        <w:t xml:space="preserve">This use case enables users to </w:t>
      </w:r>
      <w:commentRangeStart w:id="173"/>
      <w:r w:rsidRPr="00D50758">
        <w:rPr>
          <w:lang w:val="en-US"/>
        </w:rPr>
        <w:t xml:space="preserve">view and filter </w:t>
      </w:r>
      <w:r w:rsidR="007B6AC6">
        <w:rPr>
          <w:lang w:val="en-US"/>
        </w:rPr>
        <w:t>bids</w:t>
      </w:r>
      <w:r w:rsidRPr="00D50758">
        <w:rPr>
          <w:lang w:val="en-US"/>
        </w:rPr>
        <w:t>.</w:t>
      </w:r>
      <w:r w:rsidR="0031290C">
        <w:rPr>
          <w:lang w:val="en-US"/>
        </w:rPr>
        <w:t xml:space="preserve"> </w:t>
      </w:r>
      <w:commentRangeEnd w:id="173"/>
      <w:r w:rsidR="007C0E6C">
        <w:rPr>
          <w:rStyle w:val="CommentReference"/>
        </w:rPr>
        <w:commentReference w:id="173"/>
      </w:r>
    </w:p>
    <w:p w14:paraId="759E6BFB" w14:textId="2347A722" w:rsidR="00D50758" w:rsidRDefault="00D50758" w:rsidP="00D50758">
      <w:pPr>
        <w:pStyle w:val="Heading3"/>
      </w:pPr>
      <w:bookmarkStart w:id="174" w:name="_Toc216817621"/>
      <w:r>
        <w:t>Preconditions</w:t>
      </w:r>
      <w:bookmarkEnd w:id="174"/>
    </w:p>
    <w:p w14:paraId="1611E09B" w14:textId="72CEE9B0" w:rsidR="00D50758" w:rsidRDefault="00D50758" w:rsidP="00D50758">
      <w:pPr>
        <w:pStyle w:val="ListParagraph"/>
      </w:pPr>
      <w:r>
        <w:t>User logs in to the Intranet Portal.</w:t>
      </w:r>
    </w:p>
    <w:p w14:paraId="2441DD54" w14:textId="57C02241" w:rsidR="00D50758" w:rsidRDefault="00D50758" w:rsidP="00D50758">
      <w:pPr>
        <w:pStyle w:val="ListParagraph"/>
      </w:pPr>
      <w:r>
        <w:t xml:space="preserve">User accesses the </w:t>
      </w:r>
      <w:r w:rsidR="007B6AC6">
        <w:t>Bid Management</w:t>
      </w:r>
      <w:r>
        <w:t xml:space="preserve"> Listing </w:t>
      </w:r>
      <w:r w:rsidR="00D0435F">
        <w:t>P</w:t>
      </w:r>
      <w:r>
        <w:t>age.</w:t>
      </w:r>
    </w:p>
    <w:p w14:paraId="7C7FE3AB" w14:textId="36440C76" w:rsidR="00D50758" w:rsidRDefault="00D50758" w:rsidP="00D50758">
      <w:pPr>
        <w:pStyle w:val="Heading3"/>
      </w:pPr>
      <w:bookmarkStart w:id="175" w:name="_Toc216817622"/>
      <w:r>
        <w:t>Business Requirements</w:t>
      </w:r>
      <w:bookmarkEnd w:id="175"/>
    </w:p>
    <w:p w14:paraId="514E1A52" w14:textId="68FEB357" w:rsidR="00D50758" w:rsidRPr="0068320A" w:rsidRDefault="00D50758" w:rsidP="0068320A">
      <w:pPr>
        <w:pStyle w:val="ListParagraph"/>
        <w:rPr>
          <w:b/>
          <w:bCs/>
        </w:rPr>
      </w:pPr>
      <w:commentRangeStart w:id="176"/>
      <w:r w:rsidRPr="0068320A">
        <w:rPr>
          <w:b/>
          <w:bCs/>
        </w:rPr>
        <w:t xml:space="preserve">Role-based </w:t>
      </w:r>
      <w:commentRangeStart w:id="177"/>
      <w:r w:rsidRPr="0068320A">
        <w:rPr>
          <w:b/>
          <w:bCs/>
        </w:rPr>
        <w:t xml:space="preserve">Access </w:t>
      </w:r>
      <w:commentRangeEnd w:id="177"/>
      <w:r w:rsidR="00380001">
        <w:rPr>
          <w:rStyle w:val="CommentReference"/>
        </w:rPr>
        <w:commentReference w:id="177"/>
      </w:r>
      <w:r w:rsidRPr="0068320A">
        <w:rPr>
          <w:b/>
          <w:bCs/>
        </w:rPr>
        <w:t>Control</w:t>
      </w:r>
      <w:commentRangeEnd w:id="176"/>
      <w:r w:rsidR="0067413A">
        <w:rPr>
          <w:rStyle w:val="CommentReference"/>
        </w:rPr>
        <w:commentReference w:id="176"/>
      </w:r>
      <w:r w:rsidRPr="0068320A">
        <w:rPr>
          <w:b/>
          <w:bCs/>
        </w:rPr>
        <w:t xml:space="preserve">: </w:t>
      </w:r>
    </w:p>
    <w:p w14:paraId="3C5497BA" w14:textId="52F56ADA" w:rsidR="00D50758" w:rsidRDefault="007B6AC6" w:rsidP="0068320A">
      <w:pPr>
        <w:pStyle w:val="ListParagraph"/>
        <w:numPr>
          <w:ilvl w:val="1"/>
          <w:numId w:val="27"/>
        </w:numPr>
        <w:ind w:left="1276" w:hanging="425"/>
      </w:pPr>
      <w:r>
        <w:t>Bid Collation</w:t>
      </w:r>
      <w:r w:rsidR="00D0435F">
        <w:t xml:space="preserve"> </w:t>
      </w:r>
      <w:r w:rsidR="00D50758">
        <w:t>Maker</w:t>
      </w:r>
      <w:r w:rsidR="00F43ADB">
        <w:t xml:space="preserve"> – </w:t>
      </w:r>
      <w:commentRangeStart w:id="178"/>
      <w:del w:id="179" w:author="Han Xie CHAI (MAS)" w:date="2026-01-08T11:54:00Z" w16du:dateUtc="2026-01-08T03:54:00Z">
        <w:r w:rsidR="00F43ADB" w:rsidDel="00BE4B80">
          <w:delText xml:space="preserve">will </w:delText>
        </w:r>
      </w:del>
      <w:ins w:id="180" w:author="Han Xie CHAI (MAS)" w:date="2026-01-08T11:54:00Z" w16du:dateUtc="2026-01-08T03:54:00Z">
        <w:r w:rsidR="00BE4B80">
          <w:t xml:space="preserve">is </w:t>
        </w:r>
      </w:ins>
      <w:r w:rsidR="00F43ADB">
        <w:t>not</w:t>
      </w:r>
      <w:ins w:id="181" w:author="Han Xie CHAI (MAS)" w:date="2026-01-09T07:44:00Z" w16du:dateUtc="2026-01-08T23:44:00Z">
        <w:r w:rsidR="00BE17D4">
          <w:t xml:space="preserve"> </w:t>
        </w:r>
      </w:ins>
      <w:del w:id="182" w:author="Han Xie CHAI (MAS)" w:date="2026-01-08T11:54:00Z" w16du:dateUtc="2026-01-08T03:54:00Z">
        <w:r w:rsidR="00F43ADB" w:rsidDel="00BE4B80">
          <w:delText xml:space="preserve"> be </w:delText>
        </w:r>
      </w:del>
      <w:r w:rsidR="00F43ADB">
        <w:t xml:space="preserve">able to see </w:t>
      </w:r>
      <w:commentRangeEnd w:id="178"/>
      <w:r w:rsidR="00021522">
        <w:rPr>
          <w:rStyle w:val="CommentReference"/>
        </w:rPr>
        <w:commentReference w:id="178"/>
      </w:r>
      <w:r w:rsidR="00F43ADB">
        <w:t xml:space="preserve">the Pending Approvals </w:t>
      </w:r>
      <w:r w:rsidR="00693203">
        <w:t>A</w:t>
      </w:r>
      <w:r w:rsidR="00F43ADB">
        <w:t xml:space="preserve">ccordion in the Bid Details </w:t>
      </w:r>
      <w:r w:rsidR="00693203">
        <w:t>P</w:t>
      </w:r>
      <w:r w:rsidR="00F43ADB">
        <w:t>age.</w:t>
      </w:r>
    </w:p>
    <w:p w14:paraId="563D7F4D" w14:textId="3E1EF2EF" w:rsidR="00A07787" w:rsidRDefault="007B6AC6" w:rsidP="0068320A">
      <w:pPr>
        <w:pStyle w:val="ListParagraph"/>
        <w:numPr>
          <w:ilvl w:val="1"/>
          <w:numId w:val="27"/>
        </w:numPr>
        <w:ind w:left="1276" w:hanging="425"/>
      </w:pPr>
      <w:r>
        <w:t xml:space="preserve">Bid Collation </w:t>
      </w:r>
      <w:r w:rsidR="00D50758">
        <w:t>Checker</w:t>
      </w:r>
      <w:r w:rsidR="00AB0C37">
        <w:t xml:space="preserve"> – </w:t>
      </w:r>
      <w:del w:id="183" w:author="Han Xie CHAI (MAS)" w:date="2026-01-08T11:55:00Z" w16du:dateUtc="2026-01-08T03:55:00Z">
        <w:r w:rsidR="00AB0C37" w:rsidDel="00BE4B80">
          <w:delText xml:space="preserve">will </w:delText>
        </w:r>
      </w:del>
      <w:ins w:id="184" w:author="Han Xie CHAI (MAS)" w:date="2026-01-08T11:55:00Z" w16du:dateUtc="2026-01-08T03:55:00Z">
        <w:r w:rsidR="00BE4B80">
          <w:t xml:space="preserve">is </w:t>
        </w:r>
      </w:ins>
      <w:r w:rsidR="00AB0C37">
        <w:t>not</w:t>
      </w:r>
      <w:del w:id="185" w:author="Han Xie CHAI (MAS)" w:date="2026-01-08T11:55:00Z" w16du:dateUtc="2026-01-08T03:55:00Z">
        <w:r w:rsidR="00AB0C37" w:rsidDel="00BE4B80">
          <w:delText xml:space="preserve"> be</w:delText>
        </w:r>
      </w:del>
      <w:r w:rsidR="00AB0C37">
        <w:t xml:space="preserve"> able to see the actions Create bid</w:t>
      </w:r>
      <w:del w:id="186" w:author="Han Xie CHAI (MAS)" w:date="2026-01-08T11:56:00Z" w16du:dateUtc="2026-01-08T03:56:00Z">
        <w:r w:rsidR="00AB0C37" w:rsidDel="00BE4B80">
          <w:delText>(s)</w:delText>
        </w:r>
      </w:del>
      <w:r w:rsidR="00AB0C37">
        <w:t>, Update bid, Delete bid, File upload and Download template(s) in the Bid details page.</w:t>
      </w:r>
    </w:p>
    <w:p w14:paraId="2A6ED2E8" w14:textId="3E6B99ED" w:rsidR="0072387B" w:rsidRPr="00F43ADB" w:rsidRDefault="007B6AC6" w:rsidP="00F43ADB">
      <w:pPr>
        <w:pStyle w:val="ListParagraph"/>
        <w:numPr>
          <w:ilvl w:val="1"/>
          <w:numId w:val="27"/>
        </w:numPr>
        <w:ind w:left="1276" w:hanging="425"/>
      </w:pPr>
      <w:r>
        <w:t xml:space="preserve">Bid Collation </w:t>
      </w:r>
      <w:r w:rsidR="00D50758">
        <w:t>Viewer</w:t>
      </w:r>
      <w:r w:rsidR="00AB0C37">
        <w:t xml:space="preserve"> – </w:t>
      </w:r>
      <w:ins w:id="187" w:author="Han Xie CHAI (MAS)" w:date="2026-01-08T11:55:00Z" w16du:dateUtc="2026-01-08T03:55:00Z">
        <w:r w:rsidR="00BE4B80">
          <w:t>is</w:t>
        </w:r>
      </w:ins>
      <w:del w:id="188" w:author="Han Xie CHAI (MAS)" w:date="2026-01-08T11:55:00Z" w16du:dateUtc="2026-01-08T03:55:00Z">
        <w:r w:rsidR="00AB0C37" w:rsidDel="00BE4B80">
          <w:delText>will</w:delText>
        </w:r>
      </w:del>
      <w:r w:rsidR="00AB0C37">
        <w:t xml:space="preserve"> not</w:t>
      </w:r>
      <w:del w:id="189" w:author="Han Xie CHAI (MAS)" w:date="2026-01-08T11:55:00Z" w16du:dateUtc="2026-01-08T03:55:00Z">
        <w:r w:rsidR="00AB0C37" w:rsidDel="00BE4B80">
          <w:delText xml:space="preserve"> be</w:delText>
        </w:r>
      </w:del>
      <w:r w:rsidR="00AB0C37">
        <w:t xml:space="preserve"> able to see the actions Create bid</w:t>
      </w:r>
      <w:del w:id="190" w:author="Han Xie CHAI (MAS)" w:date="2026-01-08T11:56:00Z" w16du:dateUtc="2026-01-08T03:56:00Z">
        <w:r w:rsidR="00AB0C37" w:rsidDel="00BE4B80">
          <w:delText>(s)</w:delText>
        </w:r>
      </w:del>
      <w:r w:rsidR="00AB0C37">
        <w:t>, Update b</w:t>
      </w:r>
      <w:ins w:id="191" w:author="Sharmaine TAN (MAS)" w:date="2025-12-24T15:44:00Z" w16du:dateUtc="2025-12-24T07:44:00Z">
        <w:r w:rsidR="00636E26">
          <w:t>i</w:t>
        </w:r>
      </w:ins>
      <w:del w:id="192" w:author="Sharmaine TAN (MAS)" w:date="2025-12-24T14:35:00Z" w16du:dateUtc="2025-12-24T06:35:00Z">
        <w:r w:rsidR="00AB0C37" w:rsidDel="00A90B0C">
          <w:delText>i</w:delText>
        </w:r>
      </w:del>
      <w:r w:rsidR="00AB0C37">
        <w:t>d, Delete bid, File upload and Download template</w:t>
      </w:r>
      <w:del w:id="193" w:author="Han Xie CHAI (MAS)" w:date="2026-01-08T11:56:00Z" w16du:dateUtc="2026-01-08T03:56:00Z">
        <w:r w:rsidR="00AB0C37" w:rsidDel="00BE4B80">
          <w:delText>(s)</w:delText>
        </w:r>
      </w:del>
      <w:r w:rsidR="00AB0C37">
        <w:t xml:space="preserve"> in the Bid details page.</w:t>
      </w:r>
      <w:r w:rsidR="00F43ADB">
        <w:t xml:space="preserve"> Will not be able to see the Pending Approvals </w:t>
      </w:r>
      <w:r w:rsidR="00D1426C">
        <w:t>A</w:t>
      </w:r>
      <w:r w:rsidR="00F43ADB">
        <w:t>ccordion in the Bid Details page.</w:t>
      </w:r>
    </w:p>
    <w:p w14:paraId="33A98C8F" w14:textId="22E90DFA" w:rsidR="0068320A" w:rsidRDefault="0068320A" w:rsidP="0068320A">
      <w:pPr>
        <w:pStyle w:val="Heading3"/>
      </w:pPr>
      <w:bookmarkStart w:id="194" w:name="_Toc216817623"/>
      <w:r>
        <w:t>Post Conditions</w:t>
      </w:r>
      <w:bookmarkEnd w:id="194"/>
    </w:p>
    <w:p w14:paraId="1BF8EB90" w14:textId="047C90D2" w:rsidR="0068320A" w:rsidRDefault="0068320A" w:rsidP="0068320A">
      <w:pPr>
        <w:pStyle w:val="ListParagraph"/>
      </w:pPr>
      <w:r w:rsidRPr="0068320A">
        <w:t xml:space="preserve">User views the </w:t>
      </w:r>
      <w:r w:rsidR="007B6AC6">
        <w:t>bids</w:t>
      </w:r>
      <w:r w:rsidRPr="0068320A">
        <w:t xml:space="preserve"> for a particular </w:t>
      </w:r>
      <w:r w:rsidR="00D0435F">
        <w:t>issuance</w:t>
      </w:r>
      <w:r w:rsidR="00AB0C37">
        <w:t xml:space="preserve"> </w:t>
      </w:r>
      <w:r w:rsidR="00612673">
        <w:t>that w</w:t>
      </w:r>
      <w:ins w:id="195" w:author="Han Xie CHAI (MAS)" w:date="2026-01-08T11:56:00Z" w16du:dateUtc="2026-01-08T03:56:00Z">
        <w:r w:rsidR="00BE4B80">
          <w:t>as</w:t>
        </w:r>
      </w:ins>
      <w:del w:id="196" w:author="Han Xie CHAI (MAS)" w:date="2026-01-08T11:56:00Z" w16du:dateUtc="2026-01-08T03:56:00Z">
        <w:r w:rsidR="00612673" w:rsidDel="00BE4B80">
          <w:delText>ere</w:delText>
        </w:r>
      </w:del>
      <w:r w:rsidR="00612673">
        <w:t xml:space="preserve"> </w:t>
      </w:r>
      <w:r w:rsidR="00AB0C37">
        <w:t>submitted via manual entry or file upload</w:t>
      </w:r>
      <w:r>
        <w:t>.</w:t>
      </w:r>
    </w:p>
    <w:p w14:paraId="754E0C26" w14:textId="6CFD0AAE" w:rsidR="0068320A" w:rsidRPr="0068320A" w:rsidRDefault="007B6AC6" w:rsidP="006162CB">
      <w:pPr>
        <w:pStyle w:val="Heading3"/>
      </w:pPr>
      <w:bookmarkStart w:id="197" w:name="_Toc216817624"/>
      <w:r>
        <w:t xml:space="preserve">Bid Management </w:t>
      </w:r>
      <w:r w:rsidR="0068320A">
        <w:t xml:space="preserve">Listing </w:t>
      </w:r>
      <w:r w:rsidR="00D0435F">
        <w:t>P</w:t>
      </w:r>
      <w:r w:rsidR="0068320A">
        <w:t>age</w:t>
      </w:r>
      <w:bookmarkEnd w:id="197"/>
      <w:ins w:id="198" w:author="Sharmaine TAN (MAS)" w:date="2025-12-24T15:51:00Z" w16du:dateUtc="2025-12-24T07:51:00Z">
        <w:r w:rsidR="00636E26">
          <w:t xml:space="preserve"> </w:t>
        </w:r>
      </w:ins>
    </w:p>
    <w:p w14:paraId="3593DD74" w14:textId="7F00A7D1" w:rsidR="0068320A" w:rsidRDefault="0068320A" w:rsidP="003F1708">
      <w:r>
        <w:t xml:space="preserve">The </w:t>
      </w:r>
      <w:r w:rsidR="007B6AC6">
        <w:t>Bid Management</w:t>
      </w:r>
      <w:r>
        <w:t xml:space="preserve"> </w:t>
      </w:r>
      <w:r w:rsidR="00D0435F">
        <w:t>P</w:t>
      </w:r>
      <w:r>
        <w:t>age contains the following screen elements:</w:t>
      </w:r>
    </w:p>
    <w:p w14:paraId="0D1DC64B" w14:textId="5E8CC902" w:rsidR="0068320A" w:rsidRDefault="0068320A" w:rsidP="0068320A">
      <w:pPr>
        <w:pStyle w:val="ListParagraph"/>
      </w:pPr>
      <w:r>
        <w:t>Page Header</w:t>
      </w:r>
    </w:p>
    <w:p w14:paraId="4A4CEEE8" w14:textId="5A084A6F" w:rsidR="0068320A" w:rsidRDefault="0068320A" w:rsidP="0068320A">
      <w:pPr>
        <w:pStyle w:val="ListParagraph"/>
      </w:pPr>
      <w:r>
        <w:t>Data Table Action Bar</w:t>
      </w:r>
    </w:p>
    <w:p w14:paraId="047614F3" w14:textId="0B1C7612" w:rsidR="0068320A" w:rsidRDefault="0068320A" w:rsidP="0068320A">
      <w:pPr>
        <w:pStyle w:val="ListParagraph"/>
      </w:pPr>
      <w:r>
        <w:t>Filter Drawer</w:t>
      </w:r>
    </w:p>
    <w:p w14:paraId="316FD782" w14:textId="41A36CF9" w:rsidR="0068320A" w:rsidRDefault="0068320A" w:rsidP="0068320A">
      <w:pPr>
        <w:pStyle w:val="ListParagraph"/>
      </w:pPr>
      <w:r>
        <w:t>Data Table</w:t>
      </w:r>
    </w:p>
    <w:p w14:paraId="58E7E9D5" w14:textId="2391B39A" w:rsidR="00A07787" w:rsidRDefault="00A07787" w:rsidP="000E39F4">
      <w:pPr>
        <w:ind w:left="284"/>
      </w:pPr>
      <w:commentRangeStart w:id="199"/>
      <w:commentRangeStart w:id="200"/>
      <w:commentRangeStart w:id="201"/>
      <w:r w:rsidRPr="00A07787">
        <w:rPr>
          <w:b/>
          <w:bCs/>
        </w:rPr>
        <w:t>Default Sorting:</w:t>
      </w:r>
      <w:r>
        <w:t xml:space="preserve"> </w:t>
      </w:r>
      <w:commentRangeEnd w:id="199"/>
      <w:r w:rsidR="00FE1E3B">
        <w:rPr>
          <w:rStyle w:val="CommentReference"/>
        </w:rPr>
        <w:commentReference w:id="199"/>
      </w:r>
      <w:commentRangeEnd w:id="200"/>
      <w:r w:rsidR="00970124">
        <w:rPr>
          <w:rStyle w:val="CommentReference"/>
        </w:rPr>
        <w:commentReference w:id="200"/>
      </w:r>
      <w:commentRangeEnd w:id="201"/>
      <w:r w:rsidR="00E63999">
        <w:rPr>
          <w:rStyle w:val="CommentReference"/>
        </w:rPr>
        <w:commentReference w:id="201"/>
      </w:r>
      <w:r>
        <w:t xml:space="preserve">(1) </w:t>
      </w:r>
      <w:r w:rsidR="00A30D0B">
        <w:t>descending</w:t>
      </w:r>
      <w:r>
        <w:t xml:space="preserve"> order of </w:t>
      </w:r>
      <w:r w:rsidR="00765E37">
        <w:t>pending approvals</w:t>
      </w:r>
      <w:r>
        <w:t xml:space="preserve">, </w:t>
      </w:r>
      <w:r w:rsidR="007B6AC6">
        <w:t xml:space="preserve">then </w:t>
      </w:r>
      <w:r>
        <w:t xml:space="preserve">(2) </w:t>
      </w:r>
      <w:r w:rsidR="007B6AC6">
        <w:t>descending</w:t>
      </w:r>
      <w:r>
        <w:t xml:space="preserve"> order of </w:t>
      </w:r>
      <w:r w:rsidR="007B6AC6">
        <w:t>bid submission end</w:t>
      </w:r>
      <w:r>
        <w:t>.</w:t>
      </w:r>
    </w:p>
    <w:p w14:paraId="540275E8" w14:textId="2DCABDC8" w:rsidR="00A07787" w:rsidRDefault="00A07787" w:rsidP="000E39F4">
      <w:pPr>
        <w:ind w:left="284"/>
      </w:pPr>
      <w:commentRangeStart w:id="202"/>
      <w:commentRangeStart w:id="203"/>
      <w:r w:rsidRPr="000E39F4">
        <w:rPr>
          <w:b/>
          <w:bCs/>
        </w:rPr>
        <w:t>Default Filter:</w:t>
      </w:r>
      <w:r>
        <w:t xml:space="preserve"> </w:t>
      </w:r>
      <w:commentRangeEnd w:id="202"/>
      <w:r w:rsidR="00327A01">
        <w:rPr>
          <w:rStyle w:val="CommentReference"/>
        </w:rPr>
        <w:commentReference w:id="202"/>
      </w:r>
      <w:commentRangeEnd w:id="203"/>
      <w:r w:rsidR="00BF4A16">
        <w:rPr>
          <w:rStyle w:val="CommentReference"/>
        </w:rPr>
        <w:commentReference w:id="203"/>
      </w:r>
      <w:r w:rsidR="00A30D0B">
        <w:t>Only show records whose</w:t>
      </w:r>
      <w:r w:rsidR="0045221C">
        <w:t xml:space="preserve"> </w:t>
      </w:r>
      <w:commentRangeStart w:id="204"/>
      <w:r w:rsidR="0045221C">
        <w:t>auction status is open</w:t>
      </w:r>
      <w:commentRangeEnd w:id="204"/>
      <w:r w:rsidR="007C0E6C">
        <w:rPr>
          <w:rStyle w:val="CommentReference"/>
        </w:rPr>
        <w:commentReference w:id="204"/>
      </w:r>
      <w:r>
        <w:t>.</w:t>
      </w:r>
    </w:p>
    <w:p w14:paraId="2B48CD84" w14:textId="15C63C63" w:rsidR="00E75852" w:rsidRPr="0072387B" w:rsidRDefault="00E75852" w:rsidP="00E75852">
      <w:commentRangeStart w:id="205"/>
      <w:commentRangeStart w:id="206"/>
      <w:del w:id="207" w:author="Han Xie CHAI (MAS)" w:date="2026-01-08T12:00:00Z" w16du:dateUtc="2026-01-08T04:00:00Z">
        <w:r w:rsidDel="00BE4B80">
          <w:delText xml:space="preserve">Only </w:delText>
        </w:r>
      </w:del>
      <w:ins w:id="208" w:author="Han Xie CHAI (MAS)" w:date="2026-01-08T12:00:00Z" w16du:dateUtc="2026-01-08T04:00:00Z">
        <w:r w:rsidR="00BE4B80">
          <w:t xml:space="preserve">All </w:t>
        </w:r>
      </w:ins>
      <w:del w:id="209" w:author="Han Xie CHAI (MAS)" w:date="2026-01-08T12:00:00Z" w16du:dateUtc="2026-01-08T04:00:00Z">
        <w:r w:rsidDel="00BE4B80">
          <w:delText xml:space="preserve">the </w:delText>
        </w:r>
      </w:del>
      <w:r>
        <w:t xml:space="preserve">bids </w:t>
      </w:r>
      <w:ins w:id="210" w:author="Han Xie CHAI (MAS)" w:date="2026-01-08T12:00:00Z" w16du:dateUtc="2026-01-08T04:00:00Z">
        <w:r w:rsidR="00BE4B80">
          <w:t xml:space="preserve">(i.e. </w:t>
        </w:r>
      </w:ins>
      <w:r>
        <w:t>created via manual entry</w:t>
      </w:r>
      <w:ins w:id="211" w:author="Han Xie CHAI (MAS)" w:date="2026-01-08T12:00:00Z" w16du:dateUtc="2026-01-08T04:00:00Z">
        <w:r w:rsidR="00BE4B80">
          <w:t>,</w:t>
        </w:r>
      </w:ins>
      <w:r>
        <w:t xml:space="preserve"> </w:t>
      </w:r>
      <w:del w:id="212" w:author="Han Xie CHAI (MAS)" w:date="2026-01-08T12:00:00Z" w16du:dateUtc="2026-01-08T04:00:00Z">
        <w:r w:rsidDel="00BE4B80">
          <w:delText xml:space="preserve">or </w:delText>
        </w:r>
      </w:del>
      <w:r>
        <w:t>file uploade</w:t>
      </w:r>
      <w:del w:id="213" w:author="Han Xie CHAI (MAS)" w:date="2026-01-08T12:00:00Z" w16du:dateUtc="2026-01-08T04:00:00Z">
        <w:r w:rsidDel="00BE4B80">
          <w:delText>d</w:delText>
        </w:r>
      </w:del>
      <w:ins w:id="214" w:author="Han Xie CHAI (MAS)" w:date="2026-01-08T12:00:00Z" w16du:dateUtc="2026-01-08T04:00:00Z">
        <w:r w:rsidR="00BE4B80">
          <w:t>, or interface files)</w:t>
        </w:r>
      </w:ins>
      <w:r>
        <w:t xml:space="preserve"> can be viewed.</w:t>
      </w:r>
      <w:del w:id="215" w:author="Han Xie CHAI (MAS)" w:date="2026-01-08T12:00:00Z" w16du:dateUtc="2026-01-08T04:00:00Z">
        <w:r w:rsidDel="00BE4B80">
          <w:delText xml:space="preserve"> Bids created from the interface files are not viewed in the pages listed in this use case.</w:delText>
        </w:r>
      </w:del>
      <w:commentRangeEnd w:id="205"/>
      <w:r w:rsidR="00647F12">
        <w:rPr>
          <w:rStyle w:val="CommentReference"/>
        </w:rPr>
        <w:commentReference w:id="205"/>
      </w:r>
      <w:commentRangeEnd w:id="206"/>
      <w:r w:rsidR="007C0E6C">
        <w:rPr>
          <w:rStyle w:val="CommentReference"/>
        </w:rPr>
        <w:commentReference w:id="206"/>
      </w:r>
    </w:p>
    <w:p w14:paraId="218B774F" w14:textId="7B1D4726" w:rsidR="0068320A" w:rsidRDefault="0068320A" w:rsidP="006162CB">
      <w:pPr>
        <w:pStyle w:val="Heading4"/>
      </w:pPr>
      <w:bookmarkStart w:id="216" w:name="_Ref215225337"/>
      <w:r>
        <w:lastRenderedPageBreak/>
        <w:t>Wireframe</w:t>
      </w:r>
      <w:bookmarkEnd w:id="216"/>
    </w:p>
    <w:p w14:paraId="6651867D" w14:textId="6C9FED9F" w:rsidR="0068320A" w:rsidRPr="0068320A" w:rsidRDefault="005B7B41" w:rsidP="000E39F4">
      <w:pPr>
        <w:spacing w:before="0" w:after="0"/>
        <w:jc w:val="center"/>
      </w:pPr>
      <w:r>
        <w:rPr>
          <w:noProof/>
        </w:rPr>
        <w:drawing>
          <wp:inline distT="0" distB="0" distL="0" distR="0" wp14:anchorId="4E6BF116" wp14:editId="53804E0F">
            <wp:extent cx="6858000" cy="2921635"/>
            <wp:effectExtent l="0" t="0" r="0" b="0"/>
            <wp:docPr id="3621046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04666" name="Picture 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2921635"/>
                    </a:xfrm>
                    <a:prstGeom prst="rect">
                      <a:avLst/>
                    </a:prstGeom>
                    <a:noFill/>
                    <a:ln>
                      <a:noFill/>
                    </a:ln>
                  </pic:spPr>
                </pic:pic>
              </a:graphicData>
            </a:graphic>
          </wp:inline>
        </w:drawing>
      </w:r>
    </w:p>
    <w:p w14:paraId="7274B601" w14:textId="47AE5BF3" w:rsidR="0068320A" w:rsidRDefault="0068320A" w:rsidP="0068320A">
      <w:pPr>
        <w:pStyle w:val="Caption"/>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6</w:t>
      </w:r>
      <w:r w:rsidRPr="00411560">
        <w:fldChar w:fldCharType="end"/>
      </w:r>
      <w:r>
        <w:t>:</w:t>
      </w:r>
      <w:r w:rsidRPr="00411560">
        <w:t xml:space="preserve"> </w:t>
      </w:r>
      <w:commentRangeStart w:id="217"/>
      <w:commentRangeStart w:id="218"/>
      <w:r w:rsidR="007B6AC6">
        <w:t>Bid Management Listing</w:t>
      </w:r>
      <w:r>
        <w:t xml:space="preserve"> </w:t>
      </w:r>
      <w:r w:rsidR="007D7B67">
        <w:t>P</w:t>
      </w:r>
      <w:r>
        <w:t>age</w:t>
      </w:r>
      <w:commentRangeEnd w:id="217"/>
      <w:r w:rsidR="00407207">
        <w:rPr>
          <w:rStyle w:val="CommentReference"/>
          <w:b w:val="0"/>
          <w:iCs w:val="0"/>
        </w:rPr>
        <w:commentReference w:id="217"/>
      </w:r>
      <w:commentRangeEnd w:id="218"/>
      <w:r w:rsidR="00316ECA">
        <w:rPr>
          <w:rStyle w:val="CommentReference"/>
          <w:b w:val="0"/>
          <w:iCs w:val="0"/>
        </w:rPr>
        <w:commentReference w:id="218"/>
      </w:r>
    </w:p>
    <w:p w14:paraId="23E104D7" w14:textId="77777777" w:rsidR="005B7B41" w:rsidRDefault="005B7B41" w:rsidP="005B7B41">
      <w:pPr>
        <w:pStyle w:val="Caption"/>
      </w:pPr>
      <w:r>
        <w:rPr>
          <w:noProof/>
        </w:rPr>
        <w:drawing>
          <wp:inline distT="0" distB="0" distL="0" distR="0" wp14:anchorId="08131520" wp14:editId="278925EA">
            <wp:extent cx="1800171" cy="3259777"/>
            <wp:effectExtent l="0" t="0" r="0" b="0"/>
            <wp:docPr id="311737687"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7687" name="Picture 4" descr="A screenshot of a computer scree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4823" cy="3268200"/>
                    </a:xfrm>
                    <a:prstGeom prst="rect">
                      <a:avLst/>
                    </a:prstGeom>
                    <a:noFill/>
                    <a:ln>
                      <a:noFill/>
                    </a:ln>
                  </pic:spPr>
                </pic:pic>
              </a:graphicData>
            </a:graphic>
          </wp:inline>
        </w:drawing>
      </w:r>
      <w:r w:rsidRPr="005B7B41">
        <w:t xml:space="preserve"> </w:t>
      </w:r>
    </w:p>
    <w:p w14:paraId="4C22C6A3" w14:textId="55698D20" w:rsidR="005B7B41" w:rsidRDefault="005B7B41" w:rsidP="005B7B41">
      <w:pPr>
        <w:pStyle w:val="Caption"/>
      </w:pPr>
      <w:r w:rsidRPr="00411560">
        <w:t xml:space="preserve">Figure </w:t>
      </w:r>
      <w:r w:rsidRPr="00411560">
        <w:fldChar w:fldCharType="begin"/>
      </w:r>
      <w:r w:rsidRPr="00411560">
        <w:instrText xml:space="preserve"> SEQ Figure \* ARABIC </w:instrText>
      </w:r>
      <w:r w:rsidRPr="00411560">
        <w:fldChar w:fldCharType="separate"/>
      </w:r>
      <w:r>
        <w:rPr>
          <w:noProof/>
        </w:rPr>
        <w:t>6</w:t>
      </w:r>
      <w:r w:rsidRPr="00411560">
        <w:fldChar w:fldCharType="end"/>
      </w:r>
      <w:r>
        <w:t>:</w:t>
      </w:r>
      <w:r w:rsidRPr="00411560">
        <w:t xml:space="preserve"> </w:t>
      </w:r>
      <w:r>
        <w:t>Bid Management Listing Page – Filter Drawer</w:t>
      </w:r>
    </w:p>
    <w:p w14:paraId="6EDE2183" w14:textId="6D2B3B0C" w:rsidR="005B7B41" w:rsidRPr="005B7B41" w:rsidRDefault="005B7B41" w:rsidP="005B7B41">
      <w:pPr>
        <w:jc w:val="center"/>
      </w:pPr>
    </w:p>
    <w:p w14:paraId="39ABE210" w14:textId="7922D223" w:rsidR="007D7B67" w:rsidRDefault="007D7B67" w:rsidP="006162CB">
      <w:pPr>
        <w:pStyle w:val="Heading4"/>
      </w:pPr>
      <w:r>
        <w:lastRenderedPageBreak/>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FDAADE1" w14:textId="4DCDEBA7" w:rsidTr="007D7B67">
        <w:tc>
          <w:tcPr>
            <w:tcW w:w="562" w:type="dxa"/>
            <w:shd w:val="clear" w:color="auto" w:fill="E7E6E6" w:themeFill="background2"/>
          </w:tcPr>
          <w:p w14:paraId="7640B582" w14:textId="0DA41185" w:rsidR="007D7B67" w:rsidRPr="007D7B67" w:rsidRDefault="007D7B67" w:rsidP="007D7B67">
            <w:pPr>
              <w:pStyle w:val="NoSpacing"/>
              <w:jc w:val="center"/>
              <w:rPr>
                <w:b/>
                <w:bCs/>
              </w:rPr>
            </w:pPr>
            <w:r w:rsidRPr="007D7B67">
              <w:rPr>
                <w:rFonts w:cstheme="minorHAnsi"/>
                <w:b/>
                <w:bCs/>
              </w:rPr>
              <w:t>S/N</w:t>
            </w:r>
          </w:p>
        </w:tc>
        <w:tc>
          <w:tcPr>
            <w:tcW w:w="2248" w:type="dxa"/>
            <w:shd w:val="clear" w:color="auto" w:fill="E7E6E6" w:themeFill="background2"/>
          </w:tcPr>
          <w:p w14:paraId="2B8030BE" w14:textId="7D832E85" w:rsidR="007D7B67" w:rsidRPr="007D7B67" w:rsidRDefault="007D7B67" w:rsidP="007D7B67">
            <w:pPr>
              <w:pStyle w:val="NoSpacing"/>
              <w:jc w:val="center"/>
              <w:rPr>
                <w:b/>
                <w:bCs/>
              </w:rPr>
            </w:pPr>
            <w:r w:rsidRPr="007D7B67">
              <w:rPr>
                <w:rFonts w:cstheme="minorHAnsi"/>
                <w:b/>
                <w:bCs/>
              </w:rPr>
              <w:t>Name</w:t>
            </w:r>
          </w:p>
        </w:tc>
        <w:tc>
          <w:tcPr>
            <w:tcW w:w="1701" w:type="dxa"/>
            <w:shd w:val="clear" w:color="auto" w:fill="E7E6E6" w:themeFill="background2"/>
          </w:tcPr>
          <w:p w14:paraId="4B106F72" w14:textId="77777777" w:rsidR="007D7B67" w:rsidRPr="007D7B67" w:rsidRDefault="007D7B67" w:rsidP="007D7B67">
            <w:pPr>
              <w:pStyle w:val="TableHeading"/>
              <w:jc w:val="center"/>
              <w:rPr>
                <w:rFonts w:asciiTheme="minorHAnsi" w:hAnsiTheme="minorHAnsi" w:cstheme="minorHAnsi"/>
                <w:bCs/>
              </w:rPr>
            </w:pPr>
            <w:r w:rsidRPr="007D7B67">
              <w:rPr>
                <w:rFonts w:asciiTheme="minorHAnsi" w:hAnsiTheme="minorHAnsi" w:cstheme="minorHAnsi"/>
                <w:bCs/>
              </w:rPr>
              <w:t>Type</w:t>
            </w:r>
          </w:p>
          <w:p w14:paraId="248F3606" w14:textId="5090440D" w:rsidR="007D7B67" w:rsidRPr="007D7B67" w:rsidRDefault="007D7B67" w:rsidP="007D7B67">
            <w:pPr>
              <w:pStyle w:val="NoSpacing"/>
              <w:jc w:val="center"/>
              <w:rPr>
                <w:b/>
                <w:bCs/>
              </w:rPr>
            </w:pPr>
            <w:r w:rsidRPr="007D7B67">
              <w:rPr>
                <w:rFonts w:cstheme="minorHAnsi"/>
                <w:b/>
                <w:bCs/>
              </w:rPr>
              <w:t>(Max Length)</w:t>
            </w:r>
          </w:p>
        </w:tc>
        <w:tc>
          <w:tcPr>
            <w:tcW w:w="2147" w:type="dxa"/>
            <w:shd w:val="clear" w:color="auto" w:fill="E7E6E6" w:themeFill="background2"/>
          </w:tcPr>
          <w:p w14:paraId="354E6C57" w14:textId="137BD3BD" w:rsidR="007D7B67" w:rsidRPr="007D7B67" w:rsidRDefault="007D7B67" w:rsidP="007D7B67">
            <w:pPr>
              <w:pStyle w:val="NoSpacing"/>
              <w:jc w:val="center"/>
              <w:rPr>
                <w:b/>
                <w:bCs/>
              </w:rPr>
            </w:pPr>
            <w:commentRangeStart w:id="219"/>
            <w:r w:rsidRPr="007D7B67">
              <w:rPr>
                <w:rFonts w:cstheme="minorHAnsi"/>
                <w:b/>
                <w:bCs/>
              </w:rPr>
              <w:t>Validation Rules</w:t>
            </w:r>
            <w:commentRangeEnd w:id="219"/>
            <w:r w:rsidR="00173553">
              <w:rPr>
                <w:rStyle w:val="CommentReference"/>
              </w:rPr>
              <w:commentReference w:id="219"/>
            </w:r>
          </w:p>
        </w:tc>
        <w:tc>
          <w:tcPr>
            <w:tcW w:w="3685" w:type="dxa"/>
            <w:shd w:val="clear" w:color="auto" w:fill="E7E6E6" w:themeFill="background2"/>
          </w:tcPr>
          <w:p w14:paraId="6FD647D2" w14:textId="718A0591" w:rsidR="007D7B67" w:rsidRPr="007D7B67" w:rsidRDefault="007D7B67" w:rsidP="007D7B67">
            <w:pPr>
              <w:pStyle w:val="NoSpacing"/>
              <w:jc w:val="center"/>
              <w:rPr>
                <w:rFonts w:cstheme="minorHAnsi"/>
                <w:b/>
                <w:bCs/>
              </w:rPr>
            </w:pPr>
            <w:r>
              <w:rPr>
                <w:rFonts w:cstheme="minorHAnsi"/>
                <w:b/>
                <w:bCs/>
              </w:rPr>
              <w:t>Remarks</w:t>
            </w:r>
          </w:p>
        </w:tc>
      </w:tr>
      <w:tr w:rsidR="007D7B67" w:rsidRPr="007C7C7F" w14:paraId="4A64B8E2" w14:textId="0A8E418C" w:rsidTr="007D7B67">
        <w:tc>
          <w:tcPr>
            <w:tcW w:w="562" w:type="dxa"/>
          </w:tcPr>
          <w:p w14:paraId="334D8E2B" w14:textId="163D9CDE" w:rsidR="007D7B67" w:rsidRPr="007C7C7F" w:rsidRDefault="007D7B67" w:rsidP="007D7B67">
            <w:pPr>
              <w:pStyle w:val="NoSpacing"/>
            </w:pPr>
            <w:r>
              <w:rPr>
                <w:rFonts w:cstheme="minorHAnsi"/>
              </w:rPr>
              <w:t>1</w:t>
            </w:r>
          </w:p>
        </w:tc>
        <w:tc>
          <w:tcPr>
            <w:tcW w:w="2248" w:type="dxa"/>
          </w:tcPr>
          <w:p w14:paraId="4153E428" w14:textId="4290B8A0" w:rsidR="007D7B67" w:rsidRPr="007C7C7F" w:rsidRDefault="007D7B67" w:rsidP="007D7B67">
            <w:pPr>
              <w:pStyle w:val="NoSpacing"/>
            </w:pPr>
            <w:commentRangeStart w:id="220"/>
            <w:r>
              <w:rPr>
                <w:rFonts w:cstheme="minorHAnsi"/>
              </w:rPr>
              <w:t>Home</w:t>
            </w:r>
            <w:commentRangeEnd w:id="220"/>
            <w:r w:rsidR="000B2A04">
              <w:rPr>
                <w:rStyle w:val="CommentReference"/>
              </w:rPr>
              <w:commentReference w:id="220"/>
            </w:r>
            <w:r>
              <w:rPr>
                <w:rFonts w:cstheme="minorHAnsi"/>
              </w:rPr>
              <w:t xml:space="preserve"> / </w:t>
            </w:r>
            <w:r w:rsidR="007B6AC6">
              <w:rPr>
                <w:rFonts w:cstheme="minorHAnsi"/>
              </w:rPr>
              <w:t xml:space="preserve">Manage </w:t>
            </w:r>
            <w:r w:rsidR="00651EE7">
              <w:rPr>
                <w:rFonts w:cstheme="minorHAnsi"/>
              </w:rPr>
              <w:t>b</w:t>
            </w:r>
            <w:r w:rsidR="007B6AC6">
              <w:rPr>
                <w:rFonts w:cstheme="minorHAnsi"/>
              </w:rPr>
              <w:t>ids</w:t>
            </w:r>
            <w:r>
              <w:rPr>
                <w:rFonts w:cstheme="minorHAnsi"/>
              </w:rPr>
              <w:t xml:space="preserve"> /</w:t>
            </w:r>
          </w:p>
        </w:tc>
        <w:tc>
          <w:tcPr>
            <w:tcW w:w="1701" w:type="dxa"/>
          </w:tcPr>
          <w:p w14:paraId="2D7235D3" w14:textId="3DB75DCD" w:rsidR="007D7B67" w:rsidRPr="00901608" w:rsidRDefault="007D7B67" w:rsidP="007D7B67">
            <w:pPr>
              <w:pStyle w:val="NoSpacing"/>
            </w:pPr>
            <w:r>
              <w:t>Breadcrumb</w:t>
            </w:r>
          </w:p>
        </w:tc>
        <w:tc>
          <w:tcPr>
            <w:tcW w:w="2147" w:type="dxa"/>
          </w:tcPr>
          <w:p w14:paraId="1E191A83" w14:textId="77777777" w:rsidR="007D7B67" w:rsidRPr="00901608" w:rsidRDefault="007D7B67" w:rsidP="007D7B67">
            <w:pPr>
              <w:pStyle w:val="NoSpacing"/>
            </w:pPr>
          </w:p>
        </w:tc>
        <w:tc>
          <w:tcPr>
            <w:tcW w:w="3685" w:type="dxa"/>
          </w:tcPr>
          <w:p w14:paraId="0E754DE3" w14:textId="77777777" w:rsidR="007D7B67" w:rsidRPr="00901608" w:rsidRDefault="007D7B67" w:rsidP="007D7B67">
            <w:pPr>
              <w:pStyle w:val="NoSpacing"/>
            </w:pPr>
          </w:p>
        </w:tc>
      </w:tr>
      <w:tr w:rsidR="007D7B67" w:rsidRPr="007C7C7F" w14:paraId="1DE42352" w14:textId="4539AF84" w:rsidTr="007D7B67">
        <w:tc>
          <w:tcPr>
            <w:tcW w:w="562" w:type="dxa"/>
          </w:tcPr>
          <w:p w14:paraId="15159497" w14:textId="32777F9E" w:rsidR="007D7B67" w:rsidRPr="007C7C7F" w:rsidRDefault="007D7B67" w:rsidP="007D7B67">
            <w:pPr>
              <w:pStyle w:val="NoSpacing"/>
            </w:pPr>
            <w:r>
              <w:rPr>
                <w:rFonts w:cstheme="minorHAnsi"/>
              </w:rPr>
              <w:t>2</w:t>
            </w:r>
          </w:p>
        </w:tc>
        <w:tc>
          <w:tcPr>
            <w:tcW w:w="2248" w:type="dxa"/>
          </w:tcPr>
          <w:p w14:paraId="77F21A34" w14:textId="7AC1858F" w:rsidR="007D7B67" w:rsidRPr="007C7C7F" w:rsidRDefault="007B6AC6" w:rsidP="007D7B67">
            <w:pPr>
              <w:pStyle w:val="NoSpacing"/>
            </w:pPr>
            <w:r>
              <w:rPr>
                <w:rFonts w:cstheme="minorHAnsi"/>
              </w:rPr>
              <w:t>Manage bids</w:t>
            </w:r>
          </w:p>
        </w:tc>
        <w:tc>
          <w:tcPr>
            <w:tcW w:w="1701" w:type="dxa"/>
          </w:tcPr>
          <w:p w14:paraId="1D8AF7F8" w14:textId="1F10F040" w:rsidR="007D7B67" w:rsidRPr="00901608" w:rsidRDefault="007D7B67" w:rsidP="007D7B67">
            <w:pPr>
              <w:pStyle w:val="NoSpacing"/>
            </w:pPr>
            <w:r w:rsidRPr="002923FD">
              <w:rPr>
                <w:rFonts w:cstheme="minorHAnsi"/>
              </w:rPr>
              <w:t xml:space="preserve">Page </w:t>
            </w:r>
            <w:r w:rsidR="00A051FF">
              <w:rPr>
                <w:rFonts w:cstheme="minorHAnsi"/>
              </w:rPr>
              <w:t>T</w:t>
            </w:r>
            <w:r w:rsidRPr="002923FD">
              <w:rPr>
                <w:rFonts w:cstheme="minorHAnsi"/>
              </w:rPr>
              <w:t>itle</w:t>
            </w:r>
          </w:p>
        </w:tc>
        <w:tc>
          <w:tcPr>
            <w:tcW w:w="2147" w:type="dxa"/>
          </w:tcPr>
          <w:p w14:paraId="55F41F13" w14:textId="77777777" w:rsidR="007D7B67" w:rsidRPr="00901608" w:rsidRDefault="007D7B67" w:rsidP="007D7B67">
            <w:pPr>
              <w:pStyle w:val="NoSpacing"/>
            </w:pPr>
          </w:p>
        </w:tc>
        <w:tc>
          <w:tcPr>
            <w:tcW w:w="3685" w:type="dxa"/>
          </w:tcPr>
          <w:p w14:paraId="510F41AE" w14:textId="77777777" w:rsidR="007D7B67" w:rsidRPr="00901608" w:rsidRDefault="007D7B67" w:rsidP="007D7B67">
            <w:pPr>
              <w:pStyle w:val="NoSpacing"/>
            </w:pPr>
          </w:p>
        </w:tc>
      </w:tr>
    </w:tbl>
    <w:p w14:paraId="6EBD7BBB" w14:textId="6959EA01" w:rsidR="007D7B67" w:rsidRPr="007D7B67" w:rsidRDefault="007D7B67" w:rsidP="007D7B67">
      <w:pPr>
        <w:pStyle w:val="Caption"/>
      </w:pPr>
      <w:r>
        <w:t xml:space="preserve">Table </w:t>
      </w:r>
      <w:r>
        <w:fldChar w:fldCharType="begin"/>
      </w:r>
      <w:r>
        <w:instrText xml:space="preserve"> SEQ Table \* ARABIC </w:instrText>
      </w:r>
      <w:r>
        <w:fldChar w:fldCharType="separate"/>
      </w:r>
      <w:r w:rsidR="00736FA2">
        <w:rPr>
          <w:noProof/>
        </w:rPr>
        <w:t>3</w:t>
      </w:r>
      <w:r>
        <w:fldChar w:fldCharType="end"/>
      </w:r>
      <w:r w:rsidR="00F43972">
        <w:t>:</w:t>
      </w:r>
      <w:r>
        <w:t xml:space="preserve"> Page Header Screen Elements</w:t>
      </w:r>
    </w:p>
    <w:p w14:paraId="24C19891" w14:textId="585AD9CE" w:rsidR="007D7B67" w:rsidRDefault="007D7B67" w:rsidP="006162CB">
      <w:pPr>
        <w:pStyle w:val="Heading4"/>
      </w:pPr>
      <w:r>
        <w:t>Data Table Action Bar</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1F1BC90" w14:textId="77777777" w:rsidTr="00FC312D">
        <w:tc>
          <w:tcPr>
            <w:tcW w:w="562" w:type="dxa"/>
            <w:shd w:val="clear" w:color="auto" w:fill="E7E6E6" w:themeFill="background2"/>
          </w:tcPr>
          <w:p w14:paraId="1327504B"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663FF87A" w14:textId="77777777"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3F2C591B"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3633328"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2FAE50E9"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4D62CA25" w14:textId="77777777" w:rsidR="007D7B67" w:rsidRPr="007D7B67" w:rsidRDefault="007D7B67" w:rsidP="00FC312D">
            <w:pPr>
              <w:pStyle w:val="NoSpacing"/>
              <w:jc w:val="center"/>
              <w:rPr>
                <w:rFonts w:cstheme="minorHAnsi"/>
                <w:b/>
                <w:bCs/>
              </w:rPr>
            </w:pPr>
            <w:r>
              <w:rPr>
                <w:rFonts w:cstheme="minorHAnsi"/>
                <w:b/>
                <w:bCs/>
              </w:rPr>
              <w:t>Remarks</w:t>
            </w:r>
          </w:p>
        </w:tc>
      </w:tr>
      <w:tr w:rsidR="00A051FF" w:rsidRPr="007C7C7F" w14:paraId="6AAAF5C9" w14:textId="77777777" w:rsidTr="00FC312D">
        <w:tc>
          <w:tcPr>
            <w:tcW w:w="562" w:type="dxa"/>
          </w:tcPr>
          <w:p w14:paraId="6A0CC2B0" w14:textId="3BA40D31" w:rsidR="00A051FF" w:rsidRDefault="00A051FF" w:rsidP="00A051FF">
            <w:pPr>
              <w:pStyle w:val="NoSpacing"/>
              <w:rPr>
                <w:rFonts w:cstheme="minorHAnsi"/>
              </w:rPr>
            </w:pPr>
            <w:r>
              <w:rPr>
                <w:rFonts w:cstheme="minorHAnsi"/>
              </w:rPr>
              <w:t>1</w:t>
            </w:r>
          </w:p>
        </w:tc>
        <w:tc>
          <w:tcPr>
            <w:tcW w:w="2248" w:type="dxa"/>
          </w:tcPr>
          <w:p w14:paraId="0695CE4E" w14:textId="5C5752EA" w:rsidR="00A051FF" w:rsidRDefault="007C0E6C" w:rsidP="00A051FF">
            <w:pPr>
              <w:pStyle w:val="NoSpacing"/>
              <w:rPr>
                <w:rFonts w:cstheme="minorHAnsi"/>
              </w:rPr>
            </w:pPr>
            <w:ins w:id="221" w:author="Jasmine WL TEO (MAS)" w:date="2025-12-23T17:38:00Z" w16du:dateUtc="2025-12-23T09:38:00Z">
              <w:r>
                <w:rPr>
                  <w:rFonts w:cstheme="minorHAnsi"/>
                </w:rPr>
                <w:t xml:space="preserve">Auction Date </w:t>
              </w:r>
            </w:ins>
            <w:r w:rsidR="00A051FF">
              <w:rPr>
                <w:rFonts w:cstheme="minorHAnsi"/>
              </w:rPr>
              <w:t>From</w:t>
            </w:r>
          </w:p>
        </w:tc>
        <w:tc>
          <w:tcPr>
            <w:tcW w:w="1701" w:type="dxa"/>
          </w:tcPr>
          <w:p w14:paraId="3C183D2F" w14:textId="320B3650" w:rsidR="00A051FF" w:rsidRPr="002923FD" w:rsidRDefault="00A051FF" w:rsidP="00A051FF">
            <w:pPr>
              <w:pStyle w:val="NoSpacing"/>
              <w:rPr>
                <w:rFonts w:cstheme="minorHAnsi"/>
              </w:rPr>
            </w:pPr>
            <w:r>
              <w:rPr>
                <w:rFonts w:cstheme="minorHAnsi"/>
              </w:rPr>
              <w:t>Date Picker</w:t>
            </w:r>
          </w:p>
        </w:tc>
        <w:tc>
          <w:tcPr>
            <w:tcW w:w="2147" w:type="dxa"/>
          </w:tcPr>
          <w:p w14:paraId="08F00C6B" w14:textId="77777777" w:rsidR="00A051FF" w:rsidRPr="00901608" w:rsidRDefault="00A051FF" w:rsidP="00A051FF">
            <w:pPr>
              <w:pStyle w:val="NoSpacing"/>
            </w:pPr>
          </w:p>
        </w:tc>
        <w:tc>
          <w:tcPr>
            <w:tcW w:w="3685" w:type="dxa"/>
          </w:tcPr>
          <w:p w14:paraId="7C191E43" w14:textId="784345C0" w:rsidR="00A051FF" w:rsidRDefault="00693203" w:rsidP="00A051FF">
            <w:pPr>
              <w:pStyle w:val="NoSpacing"/>
            </w:pPr>
            <w:r>
              <w:t>Filters using the Auction date.</w:t>
            </w:r>
            <w:ins w:id="222" w:author="Han Xie CHAI (MAS)" w:date="2026-01-08T12:09:00Z" w16du:dateUtc="2026-01-08T04:09:00Z">
              <w:r w:rsidR="00316ECA">
                <w:t xml:space="preserve"> The date selected is inclusive.</w:t>
              </w:r>
            </w:ins>
          </w:p>
        </w:tc>
      </w:tr>
      <w:tr w:rsidR="00A051FF" w:rsidRPr="007C7C7F" w14:paraId="13479E72" w14:textId="77777777" w:rsidTr="00FC312D">
        <w:tc>
          <w:tcPr>
            <w:tcW w:w="562" w:type="dxa"/>
          </w:tcPr>
          <w:p w14:paraId="699BAFDC" w14:textId="1F9ADD3B" w:rsidR="00A051FF" w:rsidRDefault="00A051FF" w:rsidP="00A051FF">
            <w:pPr>
              <w:pStyle w:val="NoSpacing"/>
              <w:rPr>
                <w:rFonts w:cstheme="minorHAnsi"/>
              </w:rPr>
            </w:pPr>
            <w:r>
              <w:rPr>
                <w:rFonts w:cstheme="minorHAnsi"/>
              </w:rPr>
              <w:t>2</w:t>
            </w:r>
          </w:p>
        </w:tc>
        <w:tc>
          <w:tcPr>
            <w:tcW w:w="2248" w:type="dxa"/>
          </w:tcPr>
          <w:p w14:paraId="14B67B9E" w14:textId="4A4A7E6E" w:rsidR="00A051FF" w:rsidRDefault="00A051FF" w:rsidP="00A051FF">
            <w:pPr>
              <w:pStyle w:val="NoSpacing"/>
              <w:rPr>
                <w:rFonts w:cstheme="minorHAnsi"/>
              </w:rPr>
            </w:pPr>
            <w:r>
              <w:rPr>
                <w:rFonts w:cstheme="minorHAnsi"/>
              </w:rPr>
              <w:t>To</w:t>
            </w:r>
          </w:p>
        </w:tc>
        <w:tc>
          <w:tcPr>
            <w:tcW w:w="1701" w:type="dxa"/>
          </w:tcPr>
          <w:p w14:paraId="37B11711" w14:textId="7C7F8C4A" w:rsidR="00A051FF" w:rsidRPr="002923FD" w:rsidRDefault="00A051FF" w:rsidP="00A051FF">
            <w:pPr>
              <w:pStyle w:val="NoSpacing"/>
              <w:rPr>
                <w:rFonts w:cstheme="minorHAnsi"/>
              </w:rPr>
            </w:pPr>
            <w:r>
              <w:rPr>
                <w:rFonts w:cstheme="minorHAnsi"/>
              </w:rPr>
              <w:t>Date Picker</w:t>
            </w:r>
          </w:p>
        </w:tc>
        <w:tc>
          <w:tcPr>
            <w:tcW w:w="2147" w:type="dxa"/>
          </w:tcPr>
          <w:p w14:paraId="1FCEC9A2" w14:textId="77777777" w:rsidR="00A051FF" w:rsidRPr="00901608" w:rsidRDefault="00A051FF" w:rsidP="00A051FF">
            <w:pPr>
              <w:pStyle w:val="NoSpacing"/>
            </w:pPr>
          </w:p>
        </w:tc>
        <w:tc>
          <w:tcPr>
            <w:tcW w:w="3685" w:type="dxa"/>
          </w:tcPr>
          <w:p w14:paraId="5B1A1940" w14:textId="72779BEA" w:rsidR="00A051FF" w:rsidRDefault="00736FA2" w:rsidP="00A051FF">
            <w:pPr>
              <w:pStyle w:val="NoSpacing"/>
            </w:pPr>
            <w:r>
              <w:t>Filters</w:t>
            </w:r>
            <w:r w:rsidR="00693203">
              <w:t xml:space="preserve"> using</w:t>
            </w:r>
            <w:r>
              <w:t xml:space="preserve"> the </w:t>
            </w:r>
            <w:r w:rsidR="00693203">
              <w:t>A</w:t>
            </w:r>
            <w:r>
              <w:t>uction date</w:t>
            </w:r>
            <w:r w:rsidR="00693203">
              <w:t>.</w:t>
            </w:r>
            <w:ins w:id="223" w:author="Han Xie CHAI (MAS)" w:date="2026-01-08T12:10:00Z" w16du:dateUtc="2026-01-08T04:10:00Z">
              <w:r w:rsidR="00316ECA">
                <w:t xml:space="preserve"> The date selected is inclusive.</w:t>
              </w:r>
            </w:ins>
            <w:r w:rsidR="00693203">
              <w:t xml:space="preserve"> </w:t>
            </w:r>
            <w:commentRangeStart w:id="224"/>
            <w:commentRangeStart w:id="225"/>
            <w:r w:rsidR="00693203">
              <w:t>Maximum value is the current date</w:t>
            </w:r>
            <w:commentRangeEnd w:id="224"/>
            <w:r w:rsidR="00272F5A">
              <w:rPr>
                <w:rStyle w:val="CommentReference"/>
              </w:rPr>
              <w:commentReference w:id="224"/>
            </w:r>
            <w:commentRangeEnd w:id="225"/>
            <w:r w:rsidR="0072554B">
              <w:rPr>
                <w:rStyle w:val="CommentReference"/>
              </w:rPr>
              <w:commentReference w:id="225"/>
            </w:r>
            <w:r w:rsidR="00693203">
              <w:t>.</w:t>
            </w:r>
          </w:p>
        </w:tc>
      </w:tr>
      <w:tr w:rsidR="00A051FF" w:rsidRPr="007C7C7F" w14:paraId="562AA843" w14:textId="77777777" w:rsidTr="00FC312D">
        <w:tc>
          <w:tcPr>
            <w:tcW w:w="562" w:type="dxa"/>
          </w:tcPr>
          <w:p w14:paraId="11DBD953" w14:textId="11412842" w:rsidR="00A051FF" w:rsidRPr="007C7C7F" w:rsidRDefault="00A051FF" w:rsidP="00A051FF">
            <w:pPr>
              <w:pStyle w:val="NoSpacing"/>
            </w:pPr>
            <w:r>
              <w:t>3</w:t>
            </w:r>
          </w:p>
        </w:tc>
        <w:tc>
          <w:tcPr>
            <w:tcW w:w="2248" w:type="dxa"/>
          </w:tcPr>
          <w:p w14:paraId="3A2D060A" w14:textId="10E0DEC6" w:rsidR="00A051FF" w:rsidRPr="007C7C7F" w:rsidRDefault="00A051FF" w:rsidP="00A051FF">
            <w:pPr>
              <w:pStyle w:val="NoSpacing"/>
            </w:pPr>
            <w:r>
              <w:t>Auction status</w:t>
            </w:r>
          </w:p>
        </w:tc>
        <w:tc>
          <w:tcPr>
            <w:tcW w:w="1701" w:type="dxa"/>
          </w:tcPr>
          <w:p w14:paraId="6C4D9302" w14:textId="380480B6" w:rsidR="00A051FF" w:rsidRPr="00901608" w:rsidRDefault="00693203" w:rsidP="00A051FF">
            <w:pPr>
              <w:pStyle w:val="NoSpacing"/>
            </w:pPr>
            <w:r>
              <w:t>Multiselect Dropdown</w:t>
            </w:r>
          </w:p>
        </w:tc>
        <w:tc>
          <w:tcPr>
            <w:tcW w:w="2147" w:type="dxa"/>
          </w:tcPr>
          <w:p w14:paraId="770DAAB6" w14:textId="77777777" w:rsidR="00A051FF" w:rsidRPr="00901608" w:rsidRDefault="00A051FF" w:rsidP="00A051FF">
            <w:pPr>
              <w:pStyle w:val="NoSpacing"/>
            </w:pPr>
          </w:p>
        </w:tc>
        <w:tc>
          <w:tcPr>
            <w:tcW w:w="3685" w:type="dxa"/>
          </w:tcPr>
          <w:p w14:paraId="625AF30A" w14:textId="4F19CDF8" w:rsidR="00693203" w:rsidRPr="00693203" w:rsidRDefault="00693203" w:rsidP="00693203">
            <w:pPr>
              <w:pStyle w:val="NoSpacing"/>
            </w:pPr>
            <w:r>
              <w:t xml:space="preserve">Refer to </w:t>
            </w:r>
            <w:r w:rsidRPr="00E1519E">
              <w:rPr>
                <w:i/>
                <w:iCs/>
              </w:rPr>
              <w:t>MAS_OMEGA – Functional Specifications Document (Allotment)</w:t>
            </w:r>
            <w:r>
              <w:rPr>
                <w:i/>
                <w:iCs/>
              </w:rPr>
              <w:t>.docx</w:t>
            </w:r>
            <w:r>
              <w:t xml:space="preserve"> for a list of available options.</w:t>
            </w:r>
          </w:p>
        </w:tc>
      </w:tr>
      <w:tr w:rsidR="00A051FF" w:rsidRPr="007C7C7F" w14:paraId="7F303877" w14:textId="77777777" w:rsidTr="00FC312D">
        <w:tc>
          <w:tcPr>
            <w:tcW w:w="562" w:type="dxa"/>
          </w:tcPr>
          <w:p w14:paraId="2FCFF8B7" w14:textId="77F3167F" w:rsidR="00A051FF" w:rsidRDefault="00A051FF" w:rsidP="00A051FF">
            <w:pPr>
              <w:pStyle w:val="NoSpacing"/>
            </w:pPr>
            <w:r>
              <w:t>4</w:t>
            </w:r>
          </w:p>
        </w:tc>
        <w:tc>
          <w:tcPr>
            <w:tcW w:w="2248" w:type="dxa"/>
          </w:tcPr>
          <w:p w14:paraId="58854DD6" w14:textId="02052E07" w:rsidR="00A051FF" w:rsidRDefault="00A051FF" w:rsidP="00A051FF">
            <w:pPr>
              <w:pStyle w:val="NoSpacing"/>
            </w:pPr>
            <w:r>
              <w:t>Security type</w:t>
            </w:r>
          </w:p>
        </w:tc>
        <w:tc>
          <w:tcPr>
            <w:tcW w:w="1701" w:type="dxa"/>
          </w:tcPr>
          <w:p w14:paraId="0D07DDEB" w14:textId="5C214F57" w:rsidR="00A051FF" w:rsidRPr="00901608" w:rsidRDefault="00693203" w:rsidP="00A051FF">
            <w:pPr>
              <w:pStyle w:val="NoSpacing"/>
            </w:pPr>
            <w:r>
              <w:t xml:space="preserve">Multiselect </w:t>
            </w:r>
            <w:r w:rsidR="00A051FF">
              <w:t>Dropdown</w:t>
            </w:r>
          </w:p>
        </w:tc>
        <w:tc>
          <w:tcPr>
            <w:tcW w:w="2147" w:type="dxa"/>
          </w:tcPr>
          <w:p w14:paraId="01D92551" w14:textId="77777777" w:rsidR="00A051FF" w:rsidRPr="00901608" w:rsidRDefault="00A051FF" w:rsidP="00A051FF">
            <w:pPr>
              <w:pStyle w:val="NoSpacing"/>
            </w:pPr>
          </w:p>
        </w:tc>
        <w:tc>
          <w:tcPr>
            <w:tcW w:w="3685" w:type="dxa"/>
          </w:tcPr>
          <w:p w14:paraId="00033FDE" w14:textId="77777777" w:rsidR="00693203" w:rsidRDefault="00693203" w:rsidP="00693203">
            <w:pPr>
              <w:pStyle w:val="NoSpacing"/>
            </w:pPr>
            <w:r>
              <w:t>Options available are:</w:t>
            </w:r>
          </w:p>
          <w:p w14:paraId="17B5E252" w14:textId="77777777" w:rsidR="00693203" w:rsidRDefault="00693203" w:rsidP="00693203">
            <w:pPr>
              <w:pStyle w:val="ListParagraph"/>
            </w:pPr>
            <w:r>
              <w:t>SGS Bonds</w:t>
            </w:r>
          </w:p>
          <w:p w14:paraId="37B81FE2" w14:textId="77777777" w:rsidR="00693203" w:rsidRDefault="00693203" w:rsidP="00693203">
            <w:pPr>
              <w:pStyle w:val="ListParagraph"/>
            </w:pPr>
            <w:r>
              <w:t>MAS Bills</w:t>
            </w:r>
          </w:p>
          <w:p w14:paraId="2DABFC54" w14:textId="77777777" w:rsidR="00693203" w:rsidRDefault="00693203" w:rsidP="00693203">
            <w:pPr>
              <w:pStyle w:val="ListParagraph"/>
            </w:pPr>
            <w:r>
              <w:t>T-Bills</w:t>
            </w:r>
          </w:p>
          <w:p w14:paraId="39FBEECB" w14:textId="77777777" w:rsidR="00693203" w:rsidRDefault="00693203" w:rsidP="00693203">
            <w:pPr>
              <w:pStyle w:val="ListParagraph"/>
            </w:pPr>
            <w:r>
              <w:t>SSBs</w:t>
            </w:r>
          </w:p>
          <w:p w14:paraId="1104B824" w14:textId="77777777" w:rsidR="00693203" w:rsidRDefault="00693203" w:rsidP="00693203">
            <w:pPr>
              <w:pStyle w:val="ListParagraph"/>
            </w:pPr>
            <w:r>
              <w:t>CMTBs</w:t>
            </w:r>
          </w:p>
          <w:p w14:paraId="02793699" w14:textId="7D19011C" w:rsidR="00A051FF" w:rsidRPr="00901608" w:rsidRDefault="00693203" w:rsidP="00693203">
            <w:pPr>
              <w:spacing w:line="240" w:lineRule="auto"/>
            </w:pPr>
            <w:r>
              <w:t>Additional options are available based on the name when new security types are created.</w:t>
            </w:r>
          </w:p>
        </w:tc>
      </w:tr>
    </w:tbl>
    <w:p w14:paraId="290193D3" w14:textId="0BBDED2F" w:rsidR="007D7B67" w:rsidRPr="007D7B67" w:rsidRDefault="007D7B67" w:rsidP="007D7B67">
      <w:pPr>
        <w:pStyle w:val="Caption"/>
      </w:pPr>
      <w:r>
        <w:t xml:space="preserve">Table </w:t>
      </w:r>
      <w:r>
        <w:fldChar w:fldCharType="begin"/>
      </w:r>
      <w:r>
        <w:instrText xml:space="preserve"> SEQ Table \* ARABIC </w:instrText>
      </w:r>
      <w:r>
        <w:fldChar w:fldCharType="separate"/>
      </w:r>
      <w:r w:rsidR="00736FA2">
        <w:rPr>
          <w:noProof/>
        </w:rPr>
        <w:t>4</w:t>
      </w:r>
      <w:r>
        <w:fldChar w:fldCharType="end"/>
      </w:r>
      <w:r w:rsidR="00F43972">
        <w:t>:</w:t>
      </w:r>
      <w:r>
        <w:t xml:space="preserve"> Data Table Action Bar Screen Elements</w:t>
      </w:r>
    </w:p>
    <w:p w14:paraId="506BF150" w14:textId="3B95F06E" w:rsidR="007D7B67" w:rsidRDefault="007D7B67" w:rsidP="006162CB">
      <w:pPr>
        <w:pStyle w:val="Heading4"/>
      </w:pPr>
      <w:r>
        <w:t>Filter Drawer</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7469DFFF" w14:textId="77777777" w:rsidTr="00FC312D">
        <w:tc>
          <w:tcPr>
            <w:tcW w:w="562" w:type="dxa"/>
            <w:shd w:val="clear" w:color="auto" w:fill="E7E6E6" w:themeFill="background2"/>
          </w:tcPr>
          <w:p w14:paraId="6BCFA7AB"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186036CC" w14:textId="77777777"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3E22E456"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5B9E81DF"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6AE91E8D"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0C45FF90" w14:textId="77777777" w:rsidR="007D7B67" w:rsidRPr="007D7B67" w:rsidRDefault="007D7B67" w:rsidP="00FC312D">
            <w:pPr>
              <w:pStyle w:val="NoSpacing"/>
              <w:jc w:val="center"/>
              <w:rPr>
                <w:rFonts w:cstheme="minorHAnsi"/>
                <w:b/>
                <w:bCs/>
              </w:rPr>
            </w:pPr>
            <w:r>
              <w:rPr>
                <w:rFonts w:cstheme="minorHAnsi"/>
                <w:b/>
                <w:bCs/>
              </w:rPr>
              <w:t>Remarks</w:t>
            </w:r>
          </w:p>
        </w:tc>
      </w:tr>
      <w:tr w:rsidR="00A051FF" w:rsidRPr="007C7C7F" w14:paraId="5D798E56" w14:textId="77777777" w:rsidTr="00FC312D">
        <w:tc>
          <w:tcPr>
            <w:tcW w:w="562" w:type="dxa"/>
          </w:tcPr>
          <w:p w14:paraId="1CC32BAE" w14:textId="77777777" w:rsidR="00A051FF" w:rsidRPr="007C7C7F" w:rsidRDefault="00A051FF" w:rsidP="00A051FF">
            <w:pPr>
              <w:pStyle w:val="NoSpacing"/>
            </w:pPr>
            <w:r>
              <w:rPr>
                <w:rFonts w:cstheme="minorHAnsi"/>
              </w:rPr>
              <w:t>1</w:t>
            </w:r>
          </w:p>
        </w:tc>
        <w:tc>
          <w:tcPr>
            <w:tcW w:w="2248" w:type="dxa"/>
          </w:tcPr>
          <w:p w14:paraId="066F7760" w14:textId="7EDA74B0" w:rsidR="00A051FF" w:rsidRPr="007C7C7F" w:rsidRDefault="00693203" w:rsidP="00A051FF">
            <w:pPr>
              <w:pStyle w:val="NoSpacing"/>
            </w:pPr>
            <w:r>
              <w:t>Auction date</w:t>
            </w:r>
          </w:p>
        </w:tc>
        <w:tc>
          <w:tcPr>
            <w:tcW w:w="1701" w:type="dxa"/>
          </w:tcPr>
          <w:p w14:paraId="7D434416" w14:textId="5431A08A" w:rsidR="00A051FF" w:rsidRPr="00901608" w:rsidRDefault="00A051FF" w:rsidP="00A051FF">
            <w:pPr>
              <w:pStyle w:val="NoSpacing"/>
            </w:pPr>
            <w:r>
              <w:rPr>
                <w:rFonts w:cstheme="minorHAnsi"/>
              </w:rPr>
              <w:t xml:space="preserve">Date </w:t>
            </w:r>
            <w:r w:rsidR="00693203">
              <w:rPr>
                <w:rFonts w:cstheme="minorHAnsi"/>
              </w:rPr>
              <w:t xml:space="preserve">Range </w:t>
            </w:r>
            <w:r>
              <w:rPr>
                <w:rFonts w:cstheme="minorHAnsi"/>
              </w:rPr>
              <w:t>Picker</w:t>
            </w:r>
          </w:p>
        </w:tc>
        <w:tc>
          <w:tcPr>
            <w:tcW w:w="2147" w:type="dxa"/>
          </w:tcPr>
          <w:p w14:paraId="1897F243" w14:textId="77777777" w:rsidR="00A051FF" w:rsidRPr="00901608" w:rsidRDefault="00A051FF" w:rsidP="00A051FF">
            <w:pPr>
              <w:pStyle w:val="NoSpacing"/>
            </w:pPr>
          </w:p>
        </w:tc>
        <w:tc>
          <w:tcPr>
            <w:tcW w:w="3685" w:type="dxa"/>
          </w:tcPr>
          <w:p w14:paraId="1835A7F8" w14:textId="7DA59F15" w:rsidR="00A051FF" w:rsidRPr="00901608" w:rsidRDefault="00693203" w:rsidP="00A051FF">
            <w:pPr>
              <w:pStyle w:val="NoSpacing"/>
            </w:pPr>
            <w:r>
              <w:t>Filters using the Auction date.</w:t>
            </w:r>
            <w:ins w:id="226" w:author="Han Xie CHAI (MAS)" w:date="2026-01-08T12:10:00Z" w16du:dateUtc="2026-01-08T04:10:00Z">
              <w:r w:rsidR="00316ECA">
                <w:t xml:space="preserve"> The date selected is inclusive.</w:t>
              </w:r>
            </w:ins>
            <w:r>
              <w:t xml:space="preserve"> </w:t>
            </w:r>
            <w:commentRangeStart w:id="227"/>
            <w:r>
              <w:t>Maximum value of the To date field is the current date.</w:t>
            </w:r>
            <w:commentRangeEnd w:id="227"/>
            <w:r w:rsidR="00272F5A">
              <w:rPr>
                <w:rStyle w:val="CommentReference"/>
              </w:rPr>
              <w:commentReference w:id="227"/>
            </w:r>
          </w:p>
        </w:tc>
      </w:tr>
      <w:tr w:rsidR="00A051FF" w:rsidRPr="007C7C7F" w14:paraId="57F6669C" w14:textId="77777777" w:rsidTr="00FC312D">
        <w:tc>
          <w:tcPr>
            <w:tcW w:w="562" w:type="dxa"/>
          </w:tcPr>
          <w:p w14:paraId="030C590C" w14:textId="69D9494C" w:rsidR="00A051FF" w:rsidRDefault="00693203" w:rsidP="00A051FF">
            <w:pPr>
              <w:pStyle w:val="NoSpacing"/>
              <w:rPr>
                <w:rFonts w:cstheme="minorHAnsi"/>
              </w:rPr>
            </w:pPr>
            <w:r>
              <w:rPr>
                <w:rFonts w:cstheme="minorHAnsi"/>
              </w:rPr>
              <w:t>2</w:t>
            </w:r>
          </w:p>
        </w:tc>
        <w:tc>
          <w:tcPr>
            <w:tcW w:w="2248" w:type="dxa"/>
          </w:tcPr>
          <w:p w14:paraId="0BC0DE48" w14:textId="4478B7F8" w:rsidR="00A051FF" w:rsidRDefault="00A051FF" w:rsidP="00A051FF">
            <w:pPr>
              <w:pStyle w:val="NoSpacing"/>
              <w:rPr>
                <w:rFonts w:cstheme="minorHAnsi"/>
              </w:rPr>
            </w:pPr>
            <w:r>
              <w:rPr>
                <w:rFonts w:cstheme="minorHAnsi"/>
              </w:rPr>
              <w:t>Auction status</w:t>
            </w:r>
          </w:p>
        </w:tc>
        <w:tc>
          <w:tcPr>
            <w:tcW w:w="1701" w:type="dxa"/>
          </w:tcPr>
          <w:p w14:paraId="011C1720" w14:textId="488C7ED6" w:rsidR="00A051FF" w:rsidRPr="002923FD" w:rsidRDefault="00693203" w:rsidP="00A051FF">
            <w:pPr>
              <w:pStyle w:val="NoSpacing"/>
              <w:rPr>
                <w:rFonts w:cstheme="minorHAnsi"/>
              </w:rPr>
            </w:pPr>
            <w:r>
              <w:t>Checkbox</w:t>
            </w:r>
          </w:p>
        </w:tc>
        <w:tc>
          <w:tcPr>
            <w:tcW w:w="2147" w:type="dxa"/>
          </w:tcPr>
          <w:p w14:paraId="2DAFDC1E" w14:textId="77777777" w:rsidR="00A051FF" w:rsidRPr="00901608" w:rsidRDefault="00A051FF" w:rsidP="00A051FF">
            <w:pPr>
              <w:pStyle w:val="NoSpacing"/>
            </w:pPr>
          </w:p>
        </w:tc>
        <w:tc>
          <w:tcPr>
            <w:tcW w:w="3685" w:type="dxa"/>
          </w:tcPr>
          <w:p w14:paraId="4E9C29A4" w14:textId="69B5C4E3" w:rsidR="00A051FF" w:rsidRPr="00901608" w:rsidRDefault="00693203" w:rsidP="00A051FF">
            <w:pPr>
              <w:pStyle w:val="NoSpacing"/>
            </w:pPr>
            <w:r>
              <w:t xml:space="preserve">Refer to </w:t>
            </w:r>
            <w:r w:rsidRPr="00E1519E">
              <w:rPr>
                <w:i/>
                <w:iCs/>
              </w:rPr>
              <w:t>MAS_OMEGA – Functional Specifications Document (Allotment)</w:t>
            </w:r>
            <w:r>
              <w:rPr>
                <w:i/>
                <w:iCs/>
              </w:rPr>
              <w:t>.docx</w:t>
            </w:r>
            <w:r>
              <w:t xml:space="preserve"> for a list of available options.</w:t>
            </w:r>
          </w:p>
        </w:tc>
      </w:tr>
      <w:tr w:rsidR="00A051FF" w:rsidRPr="007C7C7F" w14:paraId="430BCE8E" w14:textId="77777777" w:rsidTr="00FC312D">
        <w:tc>
          <w:tcPr>
            <w:tcW w:w="562" w:type="dxa"/>
          </w:tcPr>
          <w:p w14:paraId="385C15C8" w14:textId="0D7BB949" w:rsidR="00A051FF" w:rsidRDefault="00693203" w:rsidP="00A051FF">
            <w:pPr>
              <w:pStyle w:val="NoSpacing"/>
              <w:rPr>
                <w:rFonts w:cstheme="minorHAnsi"/>
              </w:rPr>
            </w:pPr>
            <w:r>
              <w:rPr>
                <w:rFonts w:cstheme="minorHAnsi"/>
              </w:rPr>
              <w:t>3</w:t>
            </w:r>
          </w:p>
        </w:tc>
        <w:tc>
          <w:tcPr>
            <w:tcW w:w="2248" w:type="dxa"/>
          </w:tcPr>
          <w:p w14:paraId="3FBC6E40" w14:textId="0382B92D" w:rsidR="00A051FF" w:rsidRDefault="00A051FF" w:rsidP="00A051FF">
            <w:pPr>
              <w:pStyle w:val="NoSpacing"/>
              <w:rPr>
                <w:rFonts w:cstheme="minorHAnsi"/>
              </w:rPr>
            </w:pPr>
            <w:r>
              <w:rPr>
                <w:rFonts w:cstheme="minorHAnsi"/>
              </w:rPr>
              <w:t>Security type</w:t>
            </w:r>
          </w:p>
        </w:tc>
        <w:tc>
          <w:tcPr>
            <w:tcW w:w="1701" w:type="dxa"/>
          </w:tcPr>
          <w:p w14:paraId="3ADE69DD" w14:textId="265BBB2A" w:rsidR="00A051FF" w:rsidRPr="002923FD" w:rsidRDefault="00693203" w:rsidP="00A051FF">
            <w:pPr>
              <w:pStyle w:val="NoSpacing"/>
              <w:rPr>
                <w:rFonts w:cstheme="minorHAnsi"/>
              </w:rPr>
            </w:pPr>
            <w:r>
              <w:t>Checkbox</w:t>
            </w:r>
          </w:p>
        </w:tc>
        <w:tc>
          <w:tcPr>
            <w:tcW w:w="2147" w:type="dxa"/>
          </w:tcPr>
          <w:p w14:paraId="01900A3F" w14:textId="77777777" w:rsidR="00A051FF" w:rsidRPr="00901608" w:rsidRDefault="00A051FF" w:rsidP="00A051FF">
            <w:pPr>
              <w:pStyle w:val="NoSpacing"/>
            </w:pPr>
          </w:p>
        </w:tc>
        <w:tc>
          <w:tcPr>
            <w:tcW w:w="3685" w:type="dxa"/>
          </w:tcPr>
          <w:p w14:paraId="4FD1B1AA" w14:textId="77777777" w:rsidR="00693203" w:rsidRDefault="00693203" w:rsidP="00693203">
            <w:pPr>
              <w:pStyle w:val="NoSpacing"/>
            </w:pPr>
            <w:r>
              <w:t>Options available are:</w:t>
            </w:r>
          </w:p>
          <w:p w14:paraId="3A99A970" w14:textId="4E5D996A" w:rsidR="00693203" w:rsidRDefault="00693203" w:rsidP="00693203">
            <w:pPr>
              <w:pStyle w:val="ListParagraph"/>
            </w:pPr>
            <w:r>
              <w:lastRenderedPageBreak/>
              <w:t>SGS Bonds</w:t>
            </w:r>
          </w:p>
          <w:p w14:paraId="34060FFF" w14:textId="3243075C" w:rsidR="00693203" w:rsidRDefault="00693203" w:rsidP="00693203">
            <w:pPr>
              <w:pStyle w:val="ListParagraph"/>
            </w:pPr>
            <w:r>
              <w:t>MAS Bills</w:t>
            </w:r>
          </w:p>
          <w:p w14:paraId="67A06919" w14:textId="507E2F9C" w:rsidR="00693203" w:rsidRDefault="00693203" w:rsidP="00693203">
            <w:pPr>
              <w:pStyle w:val="ListParagraph"/>
            </w:pPr>
            <w:r>
              <w:t>T-Bills</w:t>
            </w:r>
          </w:p>
          <w:p w14:paraId="0FECDE85" w14:textId="13F54FB0" w:rsidR="00693203" w:rsidRDefault="00693203" w:rsidP="00693203">
            <w:pPr>
              <w:pStyle w:val="ListParagraph"/>
            </w:pPr>
            <w:r>
              <w:t>SSBs</w:t>
            </w:r>
          </w:p>
          <w:p w14:paraId="0D214027" w14:textId="44FEC883" w:rsidR="00693203" w:rsidRDefault="00693203" w:rsidP="00693203">
            <w:pPr>
              <w:pStyle w:val="ListParagraph"/>
            </w:pPr>
            <w:r>
              <w:t>CMTBs</w:t>
            </w:r>
          </w:p>
          <w:p w14:paraId="0DE5C6E4" w14:textId="4FA6D59C" w:rsidR="00A051FF" w:rsidRPr="00901608" w:rsidRDefault="00693203" w:rsidP="00693203">
            <w:pPr>
              <w:pStyle w:val="NoSpacing"/>
            </w:pPr>
            <w:r>
              <w:t>Additional options are available based on the name when new security types are created.</w:t>
            </w:r>
          </w:p>
        </w:tc>
      </w:tr>
    </w:tbl>
    <w:p w14:paraId="7014A509" w14:textId="055C78EA" w:rsidR="00F70B95" w:rsidRDefault="00F70B95" w:rsidP="00F70B95">
      <w:pPr>
        <w:pStyle w:val="Caption"/>
      </w:pPr>
      <w:r>
        <w:lastRenderedPageBreak/>
        <w:t xml:space="preserve">Table </w:t>
      </w:r>
      <w:r>
        <w:fldChar w:fldCharType="begin"/>
      </w:r>
      <w:r>
        <w:instrText xml:space="preserve"> SEQ Table \* ARABIC </w:instrText>
      </w:r>
      <w:r>
        <w:fldChar w:fldCharType="separate"/>
      </w:r>
      <w:r w:rsidR="00736FA2">
        <w:rPr>
          <w:noProof/>
        </w:rPr>
        <w:t>5</w:t>
      </w:r>
      <w:r>
        <w:fldChar w:fldCharType="end"/>
      </w:r>
      <w:r w:rsidR="00F43972">
        <w:t>:</w:t>
      </w:r>
      <w:r>
        <w:t xml:space="preserve"> Filter Drawer Screen Elements</w:t>
      </w:r>
    </w:p>
    <w:p w14:paraId="563E0961" w14:textId="4821A706" w:rsidR="00C96648" w:rsidRPr="00C96648" w:rsidRDefault="00C96648" w:rsidP="003F1708">
      <w:r>
        <w:t xml:space="preserve">Refer to </w:t>
      </w:r>
      <w:r w:rsidRPr="00C96648">
        <w:rPr>
          <w:i/>
          <w:iCs/>
        </w:rPr>
        <w:t>MAS_OMEGA – Functional Specifications Document (Common Functions)</w:t>
      </w:r>
      <w:r w:rsidR="00A721A9">
        <w:rPr>
          <w:i/>
          <w:iCs/>
        </w:rPr>
        <w:t>.docx</w:t>
      </w:r>
      <w:r>
        <w:t xml:space="preserve"> for the common screen elements and functionalities used in the Filter Drawer.</w:t>
      </w:r>
    </w:p>
    <w:p w14:paraId="5BE1C98E" w14:textId="1FDAC8D0" w:rsidR="007D7B67" w:rsidRPr="007D7B67" w:rsidRDefault="007D7B67" w:rsidP="006162CB">
      <w:pPr>
        <w:pStyle w:val="Heading4"/>
      </w:pPr>
      <w:commentRangeStart w:id="228"/>
      <w:commentRangeStart w:id="229"/>
      <w:r>
        <w:t>Data Table</w:t>
      </w:r>
      <w:commentRangeEnd w:id="228"/>
      <w:r w:rsidR="00CE08C4">
        <w:rPr>
          <w:rStyle w:val="CommentReference"/>
          <w:rFonts w:eastAsiaTheme="minorHAnsi" w:cstheme="minorBidi"/>
          <w:b w:val="0"/>
          <w:iCs w:val="0"/>
        </w:rPr>
        <w:commentReference w:id="228"/>
      </w:r>
      <w:commentRangeEnd w:id="229"/>
      <w:r w:rsidR="00CC2F15">
        <w:rPr>
          <w:rStyle w:val="CommentReference"/>
          <w:rFonts w:eastAsiaTheme="minorHAnsi" w:cstheme="minorBidi"/>
          <w:b w:val="0"/>
          <w:iCs w:val="0"/>
        </w:rPr>
        <w:commentReference w:id="229"/>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AAE3810" w14:textId="77777777" w:rsidTr="00FC312D">
        <w:tc>
          <w:tcPr>
            <w:tcW w:w="562" w:type="dxa"/>
            <w:shd w:val="clear" w:color="auto" w:fill="E7E6E6" w:themeFill="background2"/>
          </w:tcPr>
          <w:p w14:paraId="1FAB52FE"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0A9B9984" w14:textId="66063785"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0E5D1C1F"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50C8976"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6D02302F"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07FF5D62" w14:textId="77777777" w:rsidR="007D7B67" w:rsidRPr="007D7B67" w:rsidRDefault="007D7B67" w:rsidP="00FC312D">
            <w:pPr>
              <w:pStyle w:val="NoSpacing"/>
              <w:jc w:val="center"/>
              <w:rPr>
                <w:rFonts w:cstheme="minorHAnsi"/>
                <w:b/>
                <w:bCs/>
              </w:rPr>
            </w:pPr>
            <w:r>
              <w:rPr>
                <w:rFonts w:cstheme="minorHAnsi"/>
                <w:b/>
                <w:bCs/>
              </w:rPr>
              <w:t>Remarks</w:t>
            </w:r>
          </w:p>
        </w:tc>
      </w:tr>
      <w:tr w:rsidR="007D7B67" w:rsidRPr="007C7C7F" w14:paraId="66BA10BE" w14:textId="77777777" w:rsidTr="00FC312D">
        <w:tc>
          <w:tcPr>
            <w:tcW w:w="562" w:type="dxa"/>
          </w:tcPr>
          <w:p w14:paraId="38A9B83F" w14:textId="77777777" w:rsidR="007D7B67" w:rsidRPr="007C7C7F" w:rsidRDefault="007D7B67" w:rsidP="007D7B67">
            <w:pPr>
              <w:pStyle w:val="NoSpacing"/>
            </w:pPr>
            <w:r>
              <w:rPr>
                <w:rFonts w:cstheme="minorHAnsi"/>
              </w:rPr>
              <w:t>1</w:t>
            </w:r>
          </w:p>
        </w:tc>
        <w:tc>
          <w:tcPr>
            <w:tcW w:w="2248" w:type="dxa"/>
          </w:tcPr>
          <w:p w14:paraId="620E1B15" w14:textId="114EDCD0" w:rsidR="007D7B67" w:rsidRPr="007C7C7F" w:rsidRDefault="00A81BEC" w:rsidP="007D7B67">
            <w:pPr>
              <w:pStyle w:val="NoSpacing"/>
            </w:pPr>
            <w:r>
              <w:t>Issue code</w:t>
            </w:r>
          </w:p>
        </w:tc>
        <w:tc>
          <w:tcPr>
            <w:tcW w:w="1701" w:type="dxa"/>
          </w:tcPr>
          <w:p w14:paraId="5231D86F" w14:textId="21B10BE3" w:rsidR="007D7B67" w:rsidRPr="00901608" w:rsidRDefault="00A81BEC" w:rsidP="007D7B67">
            <w:pPr>
              <w:pStyle w:val="NoSpacing"/>
            </w:pPr>
            <w:r>
              <w:t>Label</w:t>
            </w:r>
            <w:r w:rsidR="00681DEE">
              <w:t xml:space="preserve"> (with hyperlink)</w:t>
            </w:r>
          </w:p>
        </w:tc>
        <w:tc>
          <w:tcPr>
            <w:tcW w:w="2147" w:type="dxa"/>
          </w:tcPr>
          <w:p w14:paraId="5D48F210" w14:textId="77777777" w:rsidR="007D7B67" w:rsidRPr="00901608" w:rsidRDefault="007D7B67" w:rsidP="007D7B67">
            <w:pPr>
              <w:pStyle w:val="NoSpacing"/>
            </w:pPr>
          </w:p>
        </w:tc>
        <w:tc>
          <w:tcPr>
            <w:tcW w:w="3685" w:type="dxa"/>
          </w:tcPr>
          <w:p w14:paraId="00F2FAD2" w14:textId="77777777" w:rsidR="00AC1F73" w:rsidRDefault="00AC1F73" w:rsidP="00AC1F73">
            <w:pPr>
              <w:pStyle w:val="NoSpacing"/>
            </w:pPr>
            <w:r>
              <w:t>Displays the issue code for the issuance.</w:t>
            </w:r>
          </w:p>
          <w:p w14:paraId="18DCDB58" w14:textId="77777777" w:rsidR="00AC1F73" w:rsidRDefault="00AC1F73" w:rsidP="007D7B67">
            <w:pPr>
              <w:pStyle w:val="NoSpacing"/>
            </w:pPr>
          </w:p>
          <w:p w14:paraId="1835E5B5" w14:textId="65928649" w:rsidR="007D7B67" w:rsidRPr="00901608" w:rsidRDefault="00681DEE" w:rsidP="007D7B67">
            <w:pPr>
              <w:pStyle w:val="NoSpacing"/>
            </w:pPr>
            <w:r w:rsidRPr="00681DEE">
              <w:t xml:space="preserve">Clicking on the hyperlink </w:t>
            </w:r>
            <w:del w:id="230" w:author="Han Xie CHAI (MAS)" w:date="2026-01-08T12:14:00Z" w16du:dateUtc="2026-01-08T04:14:00Z">
              <w:r w:rsidRPr="00681DEE" w:rsidDel="00316ECA">
                <w:delText xml:space="preserve">will </w:delText>
              </w:r>
            </w:del>
            <w:r w:rsidRPr="00681DEE">
              <w:t>navigate</w:t>
            </w:r>
            <w:ins w:id="231" w:author="Han Xie CHAI (MAS)" w:date="2026-01-08T12:14:00Z" w16du:dateUtc="2026-01-08T04:14:00Z">
              <w:r w:rsidR="00316ECA">
                <w:t>s</w:t>
              </w:r>
            </w:ins>
            <w:r w:rsidRPr="00681DEE">
              <w:t xml:space="preserve"> the user to the </w:t>
            </w:r>
            <w:r>
              <w:t>Bid</w:t>
            </w:r>
            <w:r w:rsidRPr="00681DEE">
              <w:t xml:space="preserve"> Details Page based on the issue code and issue date of the row.</w:t>
            </w:r>
          </w:p>
        </w:tc>
      </w:tr>
      <w:tr w:rsidR="00A81BEC" w:rsidRPr="007C7C7F" w14:paraId="2BA0D0E1" w14:textId="77777777" w:rsidTr="00FC312D">
        <w:tc>
          <w:tcPr>
            <w:tcW w:w="562" w:type="dxa"/>
          </w:tcPr>
          <w:p w14:paraId="0B212783" w14:textId="77777777" w:rsidR="00A81BEC" w:rsidRPr="007C7C7F" w:rsidRDefault="00A81BEC" w:rsidP="00A81BEC">
            <w:pPr>
              <w:pStyle w:val="NoSpacing"/>
            </w:pPr>
            <w:r>
              <w:rPr>
                <w:rFonts w:cstheme="minorHAnsi"/>
              </w:rPr>
              <w:t>2</w:t>
            </w:r>
          </w:p>
        </w:tc>
        <w:tc>
          <w:tcPr>
            <w:tcW w:w="2248" w:type="dxa"/>
          </w:tcPr>
          <w:p w14:paraId="11F581F1" w14:textId="7050FA4F" w:rsidR="00A81BEC" w:rsidRPr="007C7C7F" w:rsidRDefault="00A81BEC" w:rsidP="00A81BEC">
            <w:pPr>
              <w:pStyle w:val="NoSpacing"/>
            </w:pPr>
            <w:r>
              <w:t>ISIN code</w:t>
            </w:r>
          </w:p>
        </w:tc>
        <w:tc>
          <w:tcPr>
            <w:tcW w:w="1701" w:type="dxa"/>
          </w:tcPr>
          <w:p w14:paraId="1286BA9E" w14:textId="524C4B2A" w:rsidR="00A81BEC" w:rsidRPr="00901608" w:rsidRDefault="00A81BEC" w:rsidP="00A81BEC">
            <w:pPr>
              <w:pStyle w:val="NoSpacing"/>
            </w:pPr>
            <w:r>
              <w:t>Label</w:t>
            </w:r>
          </w:p>
        </w:tc>
        <w:tc>
          <w:tcPr>
            <w:tcW w:w="2147" w:type="dxa"/>
          </w:tcPr>
          <w:p w14:paraId="55B1FE7D" w14:textId="77777777" w:rsidR="00A81BEC" w:rsidRPr="00901608" w:rsidRDefault="00A81BEC" w:rsidP="00A81BEC">
            <w:pPr>
              <w:pStyle w:val="NoSpacing"/>
            </w:pPr>
          </w:p>
        </w:tc>
        <w:tc>
          <w:tcPr>
            <w:tcW w:w="3685" w:type="dxa"/>
          </w:tcPr>
          <w:p w14:paraId="7EB61DC3" w14:textId="0729A74C" w:rsidR="00A81BEC" w:rsidRPr="00901608" w:rsidRDefault="00AC1F73" w:rsidP="00A81BEC">
            <w:pPr>
              <w:pStyle w:val="NoSpacing"/>
            </w:pPr>
            <w:r>
              <w:t>Displays the ISIN code for the security being issued.</w:t>
            </w:r>
          </w:p>
        </w:tc>
      </w:tr>
      <w:tr w:rsidR="00A81BEC" w:rsidRPr="007C7C7F" w14:paraId="78379DA2" w14:textId="77777777" w:rsidTr="00FC312D">
        <w:tc>
          <w:tcPr>
            <w:tcW w:w="562" w:type="dxa"/>
          </w:tcPr>
          <w:p w14:paraId="537A1823" w14:textId="77777777" w:rsidR="00A81BEC" w:rsidRDefault="00A81BEC" w:rsidP="00A81BEC">
            <w:pPr>
              <w:pStyle w:val="NoSpacing"/>
              <w:rPr>
                <w:rFonts w:cstheme="minorHAnsi"/>
              </w:rPr>
            </w:pPr>
            <w:r>
              <w:rPr>
                <w:rFonts w:cstheme="minorHAnsi"/>
              </w:rPr>
              <w:t>3</w:t>
            </w:r>
          </w:p>
        </w:tc>
        <w:tc>
          <w:tcPr>
            <w:tcW w:w="2248" w:type="dxa"/>
          </w:tcPr>
          <w:p w14:paraId="0DFCCCBC" w14:textId="08E023F5" w:rsidR="00A81BEC" w:rsidRDefault="00681DEE" w:rsidP="00A81BEC">
            <w:pPr>
              <w:pStyle w:val="NoSpacing"/>
              <w:rPr>
                <w:rFonts w:cstheme="minorHAnsi"/>
              </w:rPr>
            </w:pPr>
            <w:r>
              <w:rPr>
                <w:rFonts w:cstheme="minorHAnsi"/>
              </w:rPr>
              <w:t>Tenor</w:t>
            </w:r>
          </w:p>
        </w:tc>
        <w:tc>
          <w:tcPr>
            <w:tcW w:w="1701" w:type="dxa"/>
          </w:tcPr>
          <w:p w14:paraId="36470FDB" w14:textId="53EC7182" w:rsidR="00A81BEC" w:rsidRPr="002923FD" w:rsidRDefault="00A81BEC" w:rsidP="00A81BEC">
            <w:pPr>
              <w:pStyle w:val="NoSpacing"/>
              <w:rPr>
                <w:rFonts w:cstheme="minorHAnsi"/>
              </w:rPr>
            </w:pPr>
            <w:r>
              <w:t>Label</w:t>
            </w:r>
          </w:p>
        </w:tc>
        <w:tc>
          <w:tcPr>
            <w:tcW w:w="2147" w:type="dxa"/>
          </w:tcPr>
          <w:p w14:paraId="5F3809F1" w14:textId="77777777" w:rsidR="00A81BEC" w:rsidRPr="00901608" w:rsidRDefault="00A81BEC" w:rsidP="00A81BEC">
            <w:pPr>
              <w:pStyle w:val="NoSpacing"/>
            </w:pPr>
          </w:p>
        </w:tc>
        <w:tc>
          <w:tcPr>
            <w:tcW w:w="3685" w:type="dxa"/>
          </w:tcPr>
          <w:p w14:paraId="048CE80A" w14:textId="6B514E0E" w:rsidR="00AC1F73" w:rsidRDefault="00AC1F73" w:rsidP="00AC1F73">
            <w:pPr>
              <w:pStyle w:val="NoSpacing"/>
            </w:pPr>
            <w:r>
              <w:t xml:space="preserve">Displays the </w:t>
            </w:r>
            <w:del w:id="232" w:author="Akila BALAKRISHNAN from.OPTIMUM (MAS)" w:date="2025-12-22T10:47:00Z" w16du:dateUtc="2025-12-22T02:47:00Z">
              <w:r w:rsidDel="00272F5A">
                <w:delText>issue code for</w:delText>
              </w:r>
            </w:del>
            <w:ins w:id="233" w:author="Akila BALAKRISHNAN from.OPTIMUM (MAS)" w:date="2025-12-22T10:47:00Z" w16du:dateUtc="2025-12-22T02:47:00Z">
              <w:r w:rsidR="00272F5A">
                <w:t>Tenor of</w:t>
              </w:r>
            </w:ins>
            <w:r>
              <w:t xml:space="preserve"> the issuance.</w:t>
            </w:r>
          </w:p>
          <w:p w14:paraId="3D5996F8" w14:textId="77777777" w:rsidR="00A81BEC" w:rsidRDefault="00A81BEC" w:rsidP="00A81BEC">
            <w:pPr>
              <w:pStyle w:val="NoSpacing"/>
            </w:pPr>
          </w:p>
          <w:p w14:paraId="62DDF61D" w14:textId="6135997C" w:rsidR="00AC1F73" w:rsidRPr="00901608" w:rsidRDefault="00AC1F73" w:rsidP="00A81BEC">
            <w:pPr>
              <w:pStyle w:val="NoSpacing"/>
            </w:pPr>
            <w:commentRangeStart w:id="234"/>
            <w:r>
              <w:t>Options available depends on the tenors available for the security type.</w:t>
            </w:r>
            <w:commentRangeEnd w:id="234"/>
            <w:r w:rsidR="00272F5A">
              <w:rPr>
                <w:rStyle w:val="CommentReference"/>
              </w:rPr>
              <w:commentReference w:id="234"/>
            </w:r>
          </w:p>
        </w:tc>
      </w:tr>
      <w:tr w:rsidR="00A81BEC" w:rsidRPr="007C7C7F" w14:paraId="43765505" w14:textId="77777777" w:rsidTr="00FC312D">
        <w:tc>
          <w:tcPr>
            <w:tcW w:w="562" w:type="dxa"/>
          </w:tcPr>
          <w:p w14:paraId="637BB656" w14:textId="2716FB4C" w:rsidR="00A81BEC" w:rsidRDefault="00A81BEC" w:rsidP="00A81BEC">
            <w:pPr>
              <w:pStyle w:val="NoSpacing"/>
              <w:rPr>
                <w:rFonts w:cstheme="minorHAnsi"/>
              </w:rPr>
            </w:pPr>
            <w:r>
              <w:rPr>
                <w:rFonts w:cstheme="minorHAnsi"/>
              </w:rPr>
              <w:t>4</w:t>
            </w:r>
          </w:p>
        </w:tc>
        <w:tc>
          <w:tcPr>
            <w:tcW w:w="2248" w:type="dxa"/>
          </w:tcPr>
          <w:p w14:paraId="1C0EEF04" w14:textId="1319705B" w:rsidR="00A81BEC" w:rsidRDefault="00681DEE" w:rsidP="00A81BEC">
            <w:pPr>
              <w:pStyle w:val="NoSpacing"/>
              <w:rPr>
                <w:rFonts w:cstheme="minorHAnsi"/>
              </w:rPr>
            </w:pPr>
            <w:r>
              <w:rPr>
                <w:rFonts w:cstheme="minorHAnsi"/>
              </w:rPr>
              <w:t>Security type</w:t>
            </w:r>
          </w:p>
        </w:tc>
        <w:tc>
          <w:tcPr>
            <w:tcW w:w="1701" w:type="dxa"/>
          </w:tcPr>
          <w:p w14:paraId="03F42F5E" w14:textId="30CB6D9B" w:rsidR="00A81BEC" w:rsidRPr="00BE0D71" w:rsidRDefault="00A81BEC" w:rsidP="00A81BEC">
            <w:pPr>
              <w:pStyle w:val="NoSpacing"/>
            </w:pPr>
            <w:r>
              <w:t>Label</w:t>
            </w:r>
          </w:p>
        </w:tc>
        <w:tc>
          <w:tcPr>
            <w:tcW w:w="2147" w:type="dxa"/>
          </w:tcPr>
          <w:p w14:paraId="49C9E47E" w14:textId="77777777" w:rsidR="00A81BEC" w:rsidRPr="00901608" w:rsidRDefault="00A81BEC" w:rsidP="00A81BEC">
            <w:pPr>
              <w:pStyle w:val="NoSpacing"/>
            </w:pPr>
          </w:p>
        </w:tc>
        <w:tc>
          <w:tcPr>
            <w:tcW w:w="3685" w:type="dxa"/>
          </w:tcPr>
          <w:p w14:paraId="614F8A37" w14:textId="52B45404" w:rsidR="00A81BEC" w:rsidRPr="00901608" w:rsidRDefault="00AC1F73" w:rsidP="00A81BEC">
            <w:pPr>
              <w:pStyle w:val="NoSpacing"/>
            </w:pPr>
            <w:r>
              <w:t>Displays the security type for the issuance.</w:t>
            </w:r>
          </w:p>
        </w:tc>
      </w:tr>
      <w:tr w:rsidR="00A81BEC" w:rsidRPr="007C7C7F" w14:paraId="7F76CD24" w14:textId="77777777" w:rsidTr="00FC312D">
        <w:tc>
          <w:tcPr>
            <w:tcW w:w="562" w:type="dxa"/>
          </w:tcPr>
          <w:p w14:paraId="39DFC5E6" w14:textId="37B3639C" w:rsidR="00A81BEC" w:rsidRDefault="00A81BEC" w:rsidP="00A81BEC">
            <w:pPr>
              <w:pStyle w:val="NoSpacing"/>
              <w:rPr>
                <w:rFonts w:cstheme="minorHAnsi"/>
              </w:rPr>
            </w:pPr>
            <w:r>
              <w:rPr>
                <w:rFonts w:cstheme="minorHAnsi"/>
              </w:rPr>
              <w:t>5</w:t>
            </w:r>
          </w:p>
        </w:tc>
        <w:tc>
          <w:tcPr>
            <w:tcW w:w="2248" w:type="dxa"/>
          </w:tcPr>
          <w:p w14:paraId="58B7CCAA" w14:textId="301F4DF9" w:rsidR="00A81BEC" w:rsidRDefault="00681DEE" w:rsidP="00A81BEC">
            <w:pPr>
              <w:pStyle w:val="NoSpacing"/>
              <w:rPr>
                <w:rFonts w:cstheme="minorHAnsi"/>
              </w:rPr>
            </w:pPr>
            <w:r>
              <w:rPr>
                <w:rFonts w:cstheme="minorHAnsi"/>
              </w:rPr>
              <w:t>Auction date</w:t>
            </w:r>
          </w:p>
        </w:tc>
        <w:tc>
          <w:tcPr>
            <w:tcW w:w="1701" w:type="dxa"/>
          </w:tcPr>
          <w:p w14:paraId="1E3373DF" w14:textId="0738A3EF" w:rsidR="00A81BEC" w:rsidRPr="00BE0D71" w:rsidRDefault="00A81BEC" w:rsidP="00A81BEC">
            <w:pPr>
              <w:pStyle w:val="NoSpacing"/>
            </w:pPr>
            <w:r>
              <w:t>Label</w:t>
            </w:r>
          </w:p>
        </w:tc>
        <w:tc>
          <w:tcPr>
            <w:tcW w:w="2147" w:type="dxa"/>
          </w:tcPr>
          <w:p w14:paraId="36F0EAE2" w14:textId="77777777" w:rsidR="00A81BEC" w:rsidRPr="00901608" w:rsidRDefault="00A81BEC" w:rsidP="00A81BEC">
            <w:pPr>
              <w:pStyle w:val="NoSpacing"/>
            </w:pPr>
          </w:p>
        </w:tc>
        <w:tc>
          <w:tcPr>
            <w:tcW w:w="3685" w:type="dxa"/>
          </w:tcPr>
          <w:p w14:paraId="536FB4C5" w14:textId="13A708EB" w:rsidR="00A81BEC" w:rsidRPr="00901608" w:rsidRDefault="00AC1F73" w:rsidP="00A81BEC">
            <w:pPr>
              <w:pStyle w:val="NoSpacing"/>
            </w:pPr>
            <w:r>
              <w:t>Displays the auction date for the issuance.</w:t>
            </w:r>
          </w:p>
        </w:tc>
      </w:tr>
      <w:tr w:rsidR="00A81BEC" w:rsidRPr="007C7C7F" w14:paraId="020116DD" w14:textId="77777777" w:rsidTr="00FC312D">
        <w:tc>
          <w:tcPr>
            <w:tcW w:w="562" w:type="dxa"/>
          </w:tcPr>
          <w:p w14:paraId="3067D454" w14:textId="780118B5" w:rsidR="00A81BEC" w:rsidRDefault="00A81BEC" w:rsidP="00A81BEC">
            <w:pPr>
              <w:pStyle w:val="NoSpacing"/>
              <w:rPr>
                <w:rFonts w:cstheme="minorHAnsi"/>
              </w:rPr>
            </w:pPr>
            <w:r>
              <w:rPr>
                <w:rFonts w:cstheme="minorHAnsi"/>
              </w:rPr>
              <w:t>6</w:t>
            </w:r>
          </w:p>
        </w:tc>
        <w:tc>
          <w:tcPr>
            <w:tcW w:w="2248" w:type="dxa"/>
          </w:tcPr>
          <w:p w14:paraId="1A497794" w14:textId="5E478350" w:rsidR="00A81BEC" w:rsidRPr="002923FD" w:rsidRDefault="00681DEE" w:rsidP="00A81BEC">
            <w:pPr>
              <w:pStyle w:val="NoSpacing"/>
              <w:rPr>
                <w:rFonts w:cstheme="minorHAnsi"/>
                <w:color w:val="000000"/>
              </w:rPr>
            </w:pPr>
            <w:r>
              <w:rPr>
                <w:rFonts w:cstheme="minorHAnsi"/>
                <w:color w:val="000000"/>
              </w:rPr>
              <w:t>Issue size</w:t>
            </w:r>
          </w:p>
        </w:tc>
        <w:tc>
          <w:tcPr>
            <w:tcW w:w="1701" w:type="dxa"/>
          </w:tcPr>
          <w:p w14:paraId="0F7D332C" w14:textId="22F5CC63" w:rsidR="00A81BEC" w:rsidRPr="002923FD" w:rsidRDefault="00A81BEC" w:rsidP="00A81BEC">
            <w:pPr>
              <w:pStyle w:val="NoSpacing"/>
              <w:rPr>
                <w:rFonts w:cstheme="minorHAnsi"/>
                <w:color w:val="000000"/>
              </w:rPr>
            </w:pPr>
            <w:r>
              <w:t>Label</w:t>
            </w:r>
          </w:p>
        </w:tc>
        <w:tc>
          <w:tcPr>
            <w:tcW w:w="2147" w:type="dxa"/>
          </w:tcPr>
          <w:p w14:paraId="5120E09F" w14:textId="77777777" w:rsidR="00A81BEC" w:rsidRPr="00901608" w:rsidRDefault="00A81BEC" w:rsidP="00A81BEC">
            <w:pPr>
              <w:pStyle w:val="NoSpacing"/>
            </w:pPr>
          </w:p>
        </w:tc>
        <w:tc>
          <w:tcPr>
            <w:tcW w:w="3685" w:type="dxa"/>
          </w:tcPr>
          <w:p w14:paraId="75561218" w14:textId="252591F7" w:rsidR="00A81BEC" w:rsidRDefault="00AC1F73" w:rsidP="00A81BEC">
            <w:pPr>
              <w:pStyle w:val="NoSpacing"/>
            </w:pPr>
            <w:r>
              <w:t>Displays the issue size for the issuance.</w:t>
            </w:r>
          </w:p>
        </w:tc>
      </w:tr>
      <w:tr w:rsidR="00A81BEC" w:rsidRPr="007C7C7F" w14:paraId="53F86B1F" w14:textId="77777777" w:rsidTr="00FC312D">
        <w:tc>
          <w:tcPr>
            <w:tcW w:w="562" w:type="dxa"/>
          </w:tcPr>
          <w:p w14:paraId="1F7B5CB1" w14:textId="5D1DCB11" w:rsidR="00A81BEC" w:rsidRDefault="00A81BEC" w:rsidP="00A81BEC">
            <w:pPr>
              <w:pStyle w:val="NoSpacing"/>
              <w:rPr>
                <w:rFonts w:cstheme="minorHAnsi"/>
              </w:rPr>
            </w:pPr>
            <w:r>
              <w:rPr>
                <w:rFonts w:cstheme="minorHAnsi"/>
              </w:rPr>
              <w:t>7</w:t>
            </w:r>
          </w:p>
        </w:tc>
        <w:tc>
          <w:tcPr>
            <w:tcW w:w="2248" w:type="dxa"/>
          </w:tcPr>
          <w:p w14:paraId="5A9FBC1B" w14:textId="5A20588E" w:rsidR="00A81BEC" w:rsidRPr="002923FD" w:rsidRDefault="00681DEE" w:rsidP="00A81BEC">
            <w:pPr>
              <w:pStyle w:val="NoSpacing"/>
              <w:rPr>
                <w:rFonts w:cstheme="minorHAnsi"/>
                <w:color w:val="000000"/>
              </w:rPr>
            </w:pPr>
            <w:r>
              <w:rPr>
                <w:rFonts w:cstheme="minorHAnsi"/>
                <w:color w:val="000000"/>
              </w:rPr>
              <w:t>Auction status</w:t>
            </w:r>
          </w:p>
        </w:tc>
        <w:tc>
          <w:tcPr>
            <w:tcW w:w="1701" w:type="dxa"/>
          </w:tcPr>
          <w:p w14:paraId="3D002E6D" w14:textId="4AAEAD28" w:rsidR="00A81BEC" w:rsidRPr="002923FD" w:rsidRDefault="00A81BEC" w:rsidP="00A81BEC">
            <w:pPr>
              <w:pStyle w:val="NoSpacing"/>
              <w:rPr>
                <w:rFonts w:cstheme="minorHAnsi"/>
                <w:color w:val="000000"/>
              </w:rPr>
            </w:pPr>
            <w:r>
              <w:t>Label</w:t>
            </w:r>
          </w:p>
        </w:tc>
        <w:tc>
          <w:tcPr>
            <w:tcW w:w="2147" w:type="dxa"/>
          </w:tcPr>
          <w:p w14:paraId="4B01E48A" w14:textId="77777777" w:rsidR="00A81BEC" w:rsidRPr="00901608" w:rsidRDefault="00A81BEC" w:rsidP="00A81BEC">
            <w:pPr>
              <w:pStyle w:val="NoSpacing"/>
            </w:pPr>
          </w:p>
        </w:tc>
        <w:tc>
          <w:tcPr>
            <w:tcW w:w="3685" w:type="dxa"/>
          </w:tcPr>
          <w:p w14:paraId="610E630E" w14:textId="0BAD0473" w:rsidR="00A81BEC" w:rsidRDefault="00681DEE" w:rsidP="00A81BEC">
            <w:pPr>
              <w:pStyle w:val="NoSpacing"/>
            </w:pPr>
            <w:commentRangeStart w:id="235"/>
            <w:r>
              <w:t xml:space="preserve">Displays the </w:t>
            </w:r>
            <w:r w:rsidR="00A051FF">
              <w:t>status</w:t>
            </w:r>
            <w:r>
              <w:t xml:space="preserve"> of the </w:t>
            </w:r>
            <w:r w:rsidR="00AC1F73">
              <w:t>auction for the issuance</w:t>
            </w:r>
            <w:r>
              <w:t>. Options available are:</w:t>
            </w:r>
          </w:p>
          <w:p w14:paraId="0248BC52" w14:textId="77777777" w:rsidR="00681DEE" w:rsidRDefault="00AC1F73" w:rsidP="00A81BEC">
            <w:pPr>
              <w:pStyle w:val="NoSpacing"/>
            </w:pPr>
            <w:r>
              <w:t>- Open</w:t>
            </w:r>
          </w:p>
          <w:p w14:paraId="750D9C6A" w14:textId="77777777" w:rsidR="00AC1F73" w:rsidRDefault="00AC1F73" w:rsidP="00A81BEC">
            <w:pPr>
              <w:pStyle w:val="NoSpacing"/>
            </w:pPr>
            <w:r>
              <w:t>- Closed</w:t>
            </w:r>
          </w:p>
          <w:p w14:paraId="6C72626E" w14:textId="4A5D82A0" w:rsidR="00AC1F73" w:rsidRDefault="00AC1F73" w:rsidP="00A81BEC">
            <w:pPr>
              <w:pStyle w:val="NoSpacing"/>
            </w:pPr>
            <w:r>
              <w:t>- In progress</w:t>
            </w:r>
          </w:p>
          <w:p w14:paraId="22A94CEA" w14:textId="5E2BE7E9" w:rsidR="00AC1F73" w:rsidRDefault="00AC1F73" w:rsidP="00A81BEC">
            <w:pPr>
              <w:pStyle w:val="NoSpacing"/>
            </w:pPr>
            <w:r>
              <w:t>- Results published</w:t>
            </w:r>
            <w:commentRangeEnd w:id="235"/>
            <w:r w:rsidR="005C1101">
              <w:rPr>
                <w:rStyle w:val="CommentReference"/>
              </w:rPr>
              <w:commentReference w:id="235"/>
            </w:r>
          </w:p>
        </w:tc>
      </w:tr>
      <w:tr w:rsidR="00A81BEC" w:rsidRPr="007C7C7F" w14:paraId="24FDBA20" w14:textId="77777777" w:rsidTr="00FC312D">
        <w:tc>
          <w:tcPr>
            <w:tcW w:w="562" w:type="dxa"/>
          </w:tcPr>
          <w:p w14:paraId="66B41A7D" w14:textId="5B0439FE" w:rsidR="00A81BEC" w:rsidRDefault="00A81BEC" w:rsidP="00A81BEC">
            <w:pPr>
              <w:pStyle w:val="NoSpacing"/>
              <w:rPr>
                <w:rFonts w:cstheme="minorHAnsi"/>
              </w:rPr>
            </w:pPr>
            <w:r>
              <w:rPr>
                <w:rFonts w:cstheme="minorHAnsi"/>
              </w:rPr>
              <w:t>8</w:t>
            </w:r>
          </w:p>
        </w:tc>
        <w:tc>
          <w:tcPr>
            <w:tcW w:w="2248" w:type="dxa"/>
          </w:tcPr>
          <w:p w14:paraId="26691E07" w14:textId="60B435EF" w:rsidR="00A81BEC" w:rsidRPr="002923FD" w:rsidRDefault="00681DEE" w:rsidP="00A81BEC">
            <w:pPr>
              <w:pStyle w:val="NoSpacing"/>
              <w:rPr>
                <w:rFonts w:cstheme="minorHAnsi"/>
                <w:color w:val="000000"/>
              </w:rPr>
            </w:pPr>
            <w:r>
              <w:rPr>
                <w:rFonts w:cstheme="minorHAnsi"/>
                <w:color w:val="000000"/>
              </w:rPr>
              <w:t>Pending approvals</w:t>
            </w:r>
          </w:p>
        </w:tc>
        <w:tc>
          <w:tcPr>
            <w:tcW w:w="1701" w:type="dxa"/>
          </w:tcPr>
          <w:p w14:paraId="29B1CC9C" w14:textId="2A35C467" w:rsidR="00A81BEC" w:rsidRPr="002923FD" w:rsidRDefault="00A81BEC" w:rsidP="00A81BEC">
            <w:pPr>
              <w:pStyle w:val="NoSpacing"/>
              <w:rPr>
                <w:rFonts w:cstheme="minorHAnsi"/>
                <w:color w:val="000000"/>
              </w:rPr>
            </w:pPr>
            <w:r>
              <w:t>Label</w:t>
            </w:r>
          </w:p>
        </w:tc>
        <w:tc>
          <w:tcPr>
            <w:tcW w:w="2147" w:type="dxa"/>
          </w:tcPr>
          <w:p w14:paraId="25033CE3" w14:textId="77777777" w:rsidR="00A81BEC" w:rsidRPr="00901608" w:rsidRDefault="00A81BEC" w:rsidP="00A81BEC">
            <w:pPr>
              <w:pStyle w:val="NoSpacing"/>
            </w:pPr>
          </w:p>
        </w:tc>
        <w:tc>
          <w:tcPr>
            <w:tcW w:w="3685" w:type="dxa"/>
          </w:tcPr>
          <w:p w14:paraId="08439D7F" w14:textId="5BCCD0BE" w:rsidR="00A81BEC" w:rsidRDefault="00681DEE" w:rsidP="00A81BEC">
            <w:pPr>
              <w:pStyle w:val="NoSpacing"/>
            </w:pPr>
            <w:commentRangeStart w:id="236"/>
            <w:commentRangeStart w:id="237"/>
            <w:r>
              <w:t>Displays the number of actions pending for the checker to review.</w:t>
            </w:r>
            <w:commentRangeEnd w:id="236"/>
            <w:r w:rsidR="00943B27">
              <w:rPr>
                <w:rStyle w:val="CommentReference"/>
              </w:rPr>
              <w:commentReference w:id="236"/>
            </w:r>
            <w:commentRangeEnd w:id="237"/>
            <w:r w:rsidR="002B437C">
              <w:rPr>
                <w:rStyle w:val="CommentReference"/>
              </w:rPr>
              <w:commentReference w:id="237"/>
            </w:r>
          </w:p>
        </w:tc>
      </w:tr>
      <w:tr w:rsidR="00A81BEC" w:rsidRPr="007C7C7F" w14:paraId="46895CC7" w14:textId="77777777" w:rsidTr="00FC312D">
        <w:tc>
          <w:tcPr>
            <w:tcW w:w="562" w:type="dxa"/>
          </w:tcPr>
          <w:p w14:paraId="6A9595D2" w14:textId="4C31B7EA" w:rsidR="00A81BEC" w:rsidRDefault="00A81BEC" w:rsidP="00A81BEC">
            <w:pPr>
              <w:pStyle w:val="NoSpacing"/>
              <w:rPr>
                <w:rFonts w:cstheme="minorHAnsi"/>
              </w:rPr>
            </w:pPr>
            <w:r>
              <w:rPr>
                <w:rFonts w:cstheme="minorHAnsi"/>
              </w:rPr>
              <w:t>9</w:t>
            </w:r>
          </w:p>
        </w:tc>
        <w:tc>
          <w:tcPr>
            <w:tcW w:w="2248" w:type="dxa"/>
          </w:tcPr>
          <w:p w14:paraId="07A199F2" w14:textId="744F27AA" w:rsidR="00A81BEC" w:rsidRPr="002923FD" w:rsidRDefault="00681DEE" w:rsidP="00A81BEC">
            <w:pPr>
              <w:pStyle w:val="NoSpacing"/>
              <w:rPr>
                <w:rFonts w:cstheme="minorHAnsi"/>
                <w:color w:val="000000"/>
              </w:rPr>
            </w:pPr>
            <w:r>
              <w:rPr>
                <w:rFonts w:cstheme="minorHAnsi"/>
                <w:color w:val="000000"/>
              </w:rPr>
              <w:t>Issue date</w:t>
            </w:r>
          </w:p>
        </w:tc>
        <w:tc>
          <w:tcPr>
            <w:tcW w:w="1701" w:type="dxa"/>
          </w:tcPr>
          <w:p w14:paraId="5D9B87AB" w14:textId="6BBC7A55" w:rsidR="00A81BEC" w:rsidRPr="002923FD" w:rsidRDefault="00A81BEC" w:rsidP="00A81BEC">
            <w:pPr>
              <w:pStyle w:val="NoSpacing"/>
              <w:rPr>
                <w:rFonts w:cstheme="minorHAnsi"/>
                <w:color w:val="000000"/>
              </w:rPr>
            </w:pPr>
            <w:r>
              <w:t>Label</w:t>
            </w:r>
          </w:p>
        </w:tc>
        <w:tc>
          <w:tcPr>
            <w:tcW w:w="2147" w:type="dxa"/>
          </w:tcPr>
          <w:p w14:paraId="32B09226" w14:textId="77777777" w:rsidR="00A81BEC" w:rsidRPr="00901608" w:rsidRDefault="00A81BEC" w:rsidP="00A81BEC">
            <w:pPr>
              <w:pStyle w:val="NoSpacing"/>
            </w:pPr>
          </w:p>
        </w:tc>
        <w:tc>
          <w:tcPr>
            <w:tcW w:w="3685" w:type="dxa"/>
          </w:tcPr>
          <w:p w14:paraId="3AE38C47" w14:textId="2B9D2619" w:rsidR="00A81BEC" w:rsidRDefault="00AC1F73" w:rsidP="00A81BEC">
            <w:pPr>
              <w:pStyle w:val="NoSpacing"/>
            </w:pPr>
            <w:r>
              <w:t>Displays the issue date for the issuance.</w:t>
            </w:r>
          </w:p>
        </w:tc>
      </w:tr>
      <w:tr w:rsidR="00681DEE" w:rsidRPr="007C7C7F" w14:paraId="31CC7E98" w14:textId="77777777" w:rsidTr="00FC312D">
        <w:tc>
          <w:tcPr>
            <w:tcW w:w="562" w:type="dxa"/>
          </w:tcPr>
          <w:p w14:paraId="7032207D" w14:textId="6D1E699C" w:rsidR="00681DEE" w:rsidRDefault="00681DEE" w:rsidP="00A81BEC">
            <w:pPr>
              <w:pStyle w:val="NoSpacing"/>
              <w:rPr>
                <w:rFonts w:cstheme="minorHAnsi"/>
              </w:rPr>
            </w:pPr>
            <w:r>
              <w:rPr>
                <w:rFonts w:cstheme="minorHAnsi"/>
              </w:rPr>
              <w:lastRenderedPageBreak/>
              <w:t>10</w:t>
            </w:r>
          </w:p>
        </w:tc>
        <w:tc>
          <w:tcPr>
            <w:tcW w:w="2248" w:type="dxa"/>
          </w:tcPr>
          <w:p w14:paraId="4E15468F" w14:textId="04B8632C" w:rsidR="00681DEE" w:rsidRDefault="00681DEE" w:rsidP="00A81BEC">
            <w:pPr>
              <w:pStyle w:val="NoSpacing"/>
              <w:rPr>
                <w:rFonts w:cstheme="minorHAnsi"/>
                <w:color w:val="000000"/>
              </w:rPr>
            </w:pPr>
            <w:r>
              <w:rPr>
                <w:rFonts w:cstheme="minorHAnsi"/>
                <w:color w:val="000000"/>
              </w:rPr>
              <w:t>Maturity date</w:t>
            </w:r>
          </w:p>
        </w:tc>
        <w:tc>
          <w:tcPr>
            <w:tcW w:w="1701" w:type="dxa"/>
          </w:tcPr>
          <w:p w14:paraId="2140AC33" w14:textId="01FDA971" w:rsidR="00681DEE" w:rsidRDefault="00681DEE" w:rsidP="00A81BEC">
            <w:pPr>
              <w:pStyle w:val="NoSpacing"/>
            </w:pPr>
            <w:r>
              <w:t>Label</w:t>
            </w:r>
          </w:p>
        </w:tc>
        <w:tc>
          <w:tcPr>
            <w:tcW w:w="2147" w:type="dxa"/>
          </w:tcPr>
          <w:p w14:paraId="491AE89C" w14:textId="77777777" w:rsidR="00681DEE" w:rsidRPr="00901608" w:rsidRDefault="00681DEE" w:rsidP="00A81BEC">
            <w:pPr>
              <w:pStyle w:val="NoSpacing"/>
            </w:pPr>
          </w:p>
        </w:tc>
        <w:tc>
          <w:tcPr>
            <w:tcW w:w="3685" w:type="dxa"/>
          </w:tcPr>
          <w:p w14:paraId="285A7879" w14:textId="44ECDC63" w:rsidR="00681DEE" w:rsidRDefault="00AC1F73" w:rsidP="00A81BEC">
            <w:pPr>
              <w:pStyle w:val="NoSpacing"/>
            </w:pPr>
            <w:r>
              <w:t>Displays the maturity date for the issuance.</w:t>
            </w:r>
          </w:p>
        </w:tc>
      </w:tr>
      <w:tr w:rsidR="00681DEE" w:rsidRPr="007C7C7F" w14:paraId="39981142" w14:textId="77777777" w:rsidTr="00FC312D">
        <w:tc>
          <w:tcPr>
            <w:tcW w:w="562" w:type="dxa"/>
          </w:tcPr>
          <w:p w14:paraId="49E13960" w14:textId="52F6EC1F" w:rsidR="00681DEE" w:rsidRDefault="00681DEE" w:rsidP="00A81BEC">
            <w:pPr>
              <w:pStyle w:val="NoSpacing"/>
              <w:rPr>
                <w:rFonts w:cstheme="minorHAnsi"/>
              </w:rPr>
            </w:pPr>
            <w:r>
              <w:rPr>
                <w:rFonts w:cstheme="minorHAnsi"/>
              </w:rPr>
              <w:t>11</w:t>
            </w:r>
          </w:p>
        </w:tc>
        <w:tc>
          <w:tcPr>
            <w:tcW w:w="2248" w:type="dxa"/>
          </w:tcPr>
          <w:p w14:paraId="6062F156" w14:textId="006F71D1" w:rsidR="00681DEE" w:rsidRDefault="00681DEE" w:rsidP="00A81BEC">
            <w:pPr>
              <w:pStyle w:val="NoSpacing"/>
              <w:rPr>
                <w:rFonts w:cstheme="minorHAnsi"/>
                <w:color w:val="000000"/>
              </w:rPr>
            </w:pPr>
            <w:r>
              <w:rPr>
                <w:rFonts w:cstheme="minorHAnsi"/>
                <w:color w:val="000000"/>
              </w:rPr>
              <w:t>Bid submission end</w:t>
            </w:r>
          </w:p>
        </w:tc>
        <w:tc>
          <w:tcPr>
            <w:tcW w:w="1701" w:type="dxa"/>
          </w:tcPr>
          <w:p w14:paraId="4ED16BCC" w14:textId="52F29CF3" w:rsidR="00681DEE" w:rsidRDefault="00681DEE" w:rsidP="00A81BEC">
            <w:pPr>
              <w:pStyle w:val="NoSpacing"/>
            </w:pPr>
            <w:r>
              <w:t>Label</w:t>
            </w:r>
          </w:p>
        </w:tc>
        <w:tc>
          <w:tcPr>
            <w:tcW w:w="2147" w:type="dxa"/>
          </w:tcPr>
          <w:p w14:paraId="53215F1A" w14:textId="77777777" w:rsidR="00681DEE" w:rsidRPr="00901608" w:rsidRDefault="00681DEE" w:rsidP="00A81BEC">
            <w:pPr>
              <w:pStyle w:val="NoSpacing"/>
            </w:pPr>
          </w:p>
        </w:tc>
        <w:tc>
          <w:tcPr>
            <w:tcW w:w="3685" w:type="dxa"/>
          </w:tcPr>
          <w:p w14:paraId="424A5B29" w14:textId="322EA407" w:rsidR="00681DEE" w:rsidRDefault="00681DEE" w:rsidP="00A81BEC">
            <w:pPr>
              <w:pStyle w:val="NoSpacing"/>
            </w:pPr>
            <w:r>
              <w:t xml:space="preserve">Displays the </w:t>
            </w:r>
            <w:ins w:id="238" w:author="Sophia TAN (MAS)" w:date="2026-01-07T10:14:00Z" w16du:dateUtc="2026-01-07T02:14:00Z">
              <w:r w:rsidR="002B437C">
                <w:t xml:space="preserve">ending </w:t>
              </w:r>
            </w:ins>
            <w:r>
              <w:t xml:space="preserve">date and time which </w:t>
            </w:r>
            <w:r w:rsidR="00AC1F73">
              <w:t>external</w:t>
            </w:r>
            <w:r>
              <w:t xml:space="preserve"> users </w:t>
            </w:r>
            <w:r w:rsidR="00AC1F73">
              <w:t>can</w:t>
            </w:r>
            <w:r>
              <w:t xml:space="preserve"> </w:t>
            </w:r>
            <w:r w:rsidR="00AC1F73">
              <w:t>manage</w:t>
            </w:r>
            <w:r>
              <w:t xml:space="preserve"> bids for the issuance</w:t>
            </w:r>
            <w:ins w:id="239" w:author="Han Xie CHAI (MAS)" w:date="2026-01-08T12:19:00Z" w16du:dateUtc="2026-01-08T04:19:00Z">
              <w:r w:rsidR="00B33CA0">
                <w:t xml:space="preserve"> until</w:t>
              </w:r>
            </w:ins>
            <w:r>
              <w:t xml:space="preserve">. </w:t>
            </w:r>
          </w:p>
        </w:tc>
      </w:tr>
    </w:tbl>
    <w:p w14:paraId="5761A8C6" w14:textId="237A4B47" w:rsidR="00F70B95" w:rsidRPr="007D7B67" w:rsidRDefault="00F70B95" w:rsidP="00F70B95">
      <w:pPr>
        <w:pStyle w:val="Caption"/>
      </w:pPr>
      <w:r>
        <w:t xml:space="preserve">Table </w:t>
      </w:r>
      <w:r>
        <w:fldChar w:fldCharType="begin"/>
      </w:r>
      <w:r>
        <w:instrText xml:space="preserve"> SEQ Table \* ARABIC </w:instrText>
      </w:r>
      <w:r>
        <w:fldChar w:fldCharType="separate"/>
      </w:r>
      <w:r w:rsidR="00736FA2">
        <w:rPr>
          <w:noProof/>
        </w:rPr>
        <w:t>6</w:t>
      </w:r>
      <w:r>
        <w:fldChar w:fldCharType="end"/>
      </w:r>
      <w:r w:rsidR="00F43972">
        <w:t>:</w:t>
      </w:r>
      <w:r>
        <w:t xml:space="preserve"> Data Table Screen Elements</w:t>
      </w:r>
    </w:p>
    <w:p w14:paraId="361D065A" w14:textId="3A0A7238" w:rsidR="00F70B95" w:rsidRPr="0068320A" w:rsidRDefault="00DB2637" w:rsidP="006162CB">
      <w:pPr>
        <w:pStyle w:val="Heading3"/>
      </w:pPr>
      <w:bookmarkStart w:id="240" w:name="_Toc216817625"/>
      <w:commentRangeStart w:id="241"/>
      <w:r>
        <w:t>Bid</w:t>
      </w:r>
      <w:r w:rsidR="00F70B95">
        <w:t xml:space="preserve"> Details </w:t>
      </w:r>
      <w:r w:rsidR="00B8721F">
        <w:t>P</w:t>
      </w:r>
      <w:r w:rsidR="00F70B95">
        <w:t>age</w:t>
      </w:r>
      <w:bookmarkEnd w:id="240"/>
      <w:commentRangeEnd w:id="241"/>
      <w:r w:rsidR="00175AE2">
        <w:rPr>
          <w:rStyle w:val="CommentReference"/>
          <w:rFonts w:asciiTheme="minorHAnsi" w:eastAsiaTheme="minorHAnsi" w:hAnsiTheme="minorHAnsi" w:cstheme="minorBidi"/>
          <w:b w:val="0"/>
          <w:smallCaps w:val="0"/>
        </w:rPr>
        <w:commentReference w:id="241"/>
      </w:r>
    </w:p>
    <w:p w14:paraId="12897A46" w14:textId="7340CEF2" w:rsidR="00F70B95" w:rsidRDefault="00F70B95" w:rsidP="003F1708">
      <w:r>
        <w:t xml:space="preserve">The </w:t>
      </w:r>
      <w:r w:rsidR="00DB2637">
        <w:t>Bid</w:t>
      </w:r>
      <w:r>
        <w:t xml:space="preserve"> Details </w:t>
      </w:r>
      <w:r w:rsidR="00B8721F">
        <w:t>P</w:t>
      </w:r>
      <w:r>
        <w:t>age contains the following screen elements:</w:t>
      </w:r>
    </w:p>
    <w:p w14:paraId="16B6F085" w14:textId="77777777" w:rsidR="00F70B95" w:rsidRPr="00F70B95" w:rsidRDefault="00F70B95" w:rsidP="00F70B95">
      <w:pPr>
        <w:pStyle w:val="ListParagraph"/>
      </w:pPr>
      <w:r w:rsidRPr="00F70B95">
        <w:t>Page Header</w:t>
      </w:r>
    </w:p>
    <w:p w14:paraId="0335D9D0" w14:textId="49FCFF7E" w:rsidR="00F70B95" w:rsidRDefault="00651EE7" w:rsidP="00F70B95">
      <w:pPr>
        <w:pStyle w:val="ListParagraph"/>
      </w:pPr>
      <w:commentRangeStart w:id="242"/>
      <w:r>
        <w:t>Pending Approvals</w:t>
      </w:r>
      <w:r w:rsidR="00A84C6B">
        <w:t xml:space="preserve"> Accordion</w:t>
      </w:r>
      <w:r w:rsidR="00EE3139">
        <w:t xml:space="preserve"> (for institutional bids)</w:t>
      </w:r>
    </w:p>
    <w:p w14:paraId="014DCF4C" w14:textId="08123EBF" w:rsidR="00DB2637" w:rsidRDefault="00DB2637" w:rsidP="00DB2637">
      <w:pPr>
        <w:pStyle w:val="ListParagraph"/>
      </w:pPr>
      <w:r>
        <w:t>Data Table Action Header (for institutional bids)</w:t>
      </w:r>
    </w:p>
    <w:p w14:paraId="0069355D" w14:textId="682F8247" w:rsidR="00F70B95" w:rsidRDefault="00DB2637" w:rsidP="00F70B95">
      <w:pPr>
        <w:pStyle w:val="ListParagraph"/>
      </w:pPr>
      <w:r>
        <w:t>Data Table (for institutional bids)</w:t>
      </w:r>
    </w:p>
    <w:p w14:paraId="7AC32782" w14:textId="25A535DD" w:rsidR="00EE3139" w:rsidRDefault="00EE3139" w:rsidP="00EE3139">
      <w:pPr>
        <w:pStyle w:val="ListParagraph"/>
      </w:pPr>
      <w:r>
        <w:t>Pending Approvals Accordion (for retail bids)</w:t>
      </w:r>
    </w:p>
    <w:p w14:paraId="28DD65D5" w14:textId="74C17A7D" w:rsidR="00DB2637" w:rsidRDefault="00DB2637" w:rsidP="00F70B95">
      <w:pPr>
        <w:pStyle w:val="ListParagraph"/>
      </w:pPr>
      <w:r>
        <w:t>Data Table Action Header (for retail bids)</w:t>
      </w:r>
    </w:p>
    <w:p w14:paraId="7044E21D" w14:textId="79942810" w:rsidR="00DB2637" w:rsidRDefault="00DB2637" w:rsidP="00F70B95">
      <w:pPr>
        <w:pStyle w:val="ListParagraph"/>
      </w:pPr>
      <w:r>
        <w:t>Data Table (for retail bids)</w:t>
      </w:r>
      <w:commentRangeEnd w:id="242"/>
      <w:r w:rsidR="00146264">
        <w:rPr>
          <w:rStyle w:val="CommentReference"/>
        </w:rPr>
        <w:commentReference w:id="242"/>
      </w:r>
    </w:p>
    <w:p w14:paraId="15E7D804" w14:textId="140ADE2B" w:rsidR="00EE3139" w:rsidRDefault="00EE3139" w:rsidP="00F70B95">
      <w:pPr>
        <w:pStyle w:val="ListParagraph"/>
      </w:pPr>
      <w:r>
        <w:t>Action Button Row</w:t>
      </w:r>
    </w:p>
    <w:p w14:paraId="2A481E4E" w14:textId="11C68F6E" w:rsidR="00691BEB" w:rsidRPr="0068320A" w:rsidRDefault="00F70B95" w:rsidP="006162CB">
      <w:pPr>
        <w:pStyle w:val="Heading4"/>
      </w:pPr>
      <w:bookmarkStart w:id="243" w:name="_Ref215243926"/>
      <w:r>
        <w:t>Wireframe</w:t>
      </w:r>
      <w:bookmarkEnd w:id="243"/>
    </w:p>
    <w:p w14:paraId="7CAB01EE" w14:textId="77777777" w:rsidR="005B7B41" w:rsidRDefault="005B7B41" w:rsidP="008F5EF9">
      <w:pPr>
        <w:pStyle w:val="Caption"/>
        <w:rPr>
          <w:noProof/>
        </w:rPr>
      </w:pPr>
      <w:commentRangeStart w:id="244"/>
      <w:r>
        <w:rPr>
          <w:noProof/>
        </w:rPr>
        <w:drawing>
          <wp:inline distT="0" distB="0" distL="0" distR="0" wp14:anchorId="600E0550" wp14:editId="2D339BA8">
            <wp:extent cx="6858000" cy="3616960"/>
            <wp:effectExtent l="0" t="0" r="0" b="2540"/>
            <wp:docPr id="12918234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23491" name="Picture 5"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616960"/>
                    </a:xfrm>
                    <a:prstGeom prst="rect">
                      <a:avLst/>
                    </a:prstGeom>
                    <a:noFill/>
                    <a:ln>
                      <a:noFill/>
                    </a:ln>
                  </pic:spPr>
                </pic:pic>
              </a:graphicData>
            </a:graphic>
          </wp:inline>
        </w:drawing>
      </w:r>
      <w:commentRangeEnd w:id="244"/>
      <w:r w:rsidR="00C312BB">
        <w:rPr>
          <w:rStyle w:val="CommentReference"/>
          <w:b w:val="0"/>
          <w:iCs w:val="0"/>
        </w:rPr>
        <w:commentReference w:id="244"/>
      </w:r>
      <w:r w:rsidR="00B8721F" w:rsidRPr="00F2792D">
        <w:rPr>
          <w:noProof/>
        </w:rPr>
        <w:t xml:space="preserve">   </w:t>
      </w:r>
    </w:p>
    <w:p w14:paraId="4C83D622" w14:textId="77777777" w:rsidR="005B7B41" w:rsidRDefault="005B7B41" w:rsidP="008F5EF9">
      <w:pPr>
        <w:pStyle w:val="Caption"/>
      </w:pPr>
      <w:r>
        <w:rPr>
          <w:noProof/>
        </w:rPr>
        <w:lastRenderedPageBreak/>
        <w:drawing>
          <wp:inline distT="0" distB="0" distL="0" distR="0" wp14:anchorId="6740A429" wp14:editId="79A2D759">
            <wp:extent cx="6803304" cy="1887220"/>
            <wp:effectExtent l="0" t="0" r="0" b="0"/>
            <wp:docPr id="9101731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73160" name="Picture 6" descr="A screenshot of a computer&#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779" t="2155"/>
                    <a:stretch>
                      <a:fillRect/>
                    </a:stretch>
                  </pic:blipFill>
                  <pic:spPr bwMode="auto">
                    <a:xfrm>
                      <a:off x="0" y="0"/>
                      <a:ext cx="6804551" cy="1887566"/>
                    </a:xfrm>
                    <a:prstGeom prst="rect">
                      <a:avLst/>
                    </a:prstGeom>
                    <a:noFill/>
                    <a:ln>
                      <a:noFill/>
                    </a:ln>
                    <a:extLst>
                      <a:ext uri="{53640926-AAD7-44D8-BBD7-CCE9431645EC}">
                        <a14:shadowObscured xmlns:a14="http://schemas.microsoft.com/office/drawing/2010/main"/>
                      </a:ext>
                    </a:extLst>
                  </pic:spPr>
                </pic:pic>
              </a:graphicData>
            </a:graphic>
          </wp:inline>
        </w:drawing>
      </w:r>
      <w:r w:rsidRPr="005B7B41">
        <w:t xml:space="preserve"> </w:t>
      </w:r>
    </w:p>
    <w:p w14:paraId="78BAB85B" w14:textId="2EFE6E6C" w:rsidR="005B7B41" w:rsidRDefault="005B7B41" w:rsidP="005B7B41">
      <w:pPr>
        <w:pStyle w:val="Caption"/>
      </w:pPr>
      <w:r w:rsidRPr="00411560">
        <w:t xml:space="preserve">Figure </w:t>
      </w:r>
      <w:r w:rsidRPr="00411560">
        <w:fldChar w:fldCharType="begin"/>
      </w:r>
      <w:r w:rsidRPr="00411560">
        <w:instrText xml:space="preserve"> SEQ Figure \* ARABIC </w:instrText>
      </w:r>
      <w:r w:rsidRPr="00411560">
        <w:fldChar w:fldCharType="separate"/>
      </w:r>
      <w:r>
        <w:rPr>
          <w:noProof/>
        </w:rPr>
        <w:t>6</w:t>
      </w:r>
      <w:r w:rsidRPr="00411560">
        <w:fldChar w:fldCharType="end"/>
      </w:r>
      <w:r>
        <w:t>:</w:t>
      </w:r>
      <w:r w:rsidRPr="00411560">
        <w:t xml:space="preserve"> </w:t>
      </w:r>
      <w:r>
        <w:t>Bid Details Page – with Institutional Bids</w:t>
      </w:r>
    </w:p>
    <w:p w14:paraId="5D490FDB" w14:textId="0F4E5E49" w:rsidR="00174209" w:rsidRDefault="005B7B41" w:rsidP="008F5EF9">
      <w:pPr>
        <w:pStyle w:val="Caption"/>
        <w:rPr>
          <w:noProof/>
        </w:rPr>
      </w:pPr>
      <w:commentRangeStart w:id="245"/>
      <w:commentRangeStart w:id="246"/>
      <w:commentRangeStart w:id="247"/>
      <w:r>
        <w:rPr>
          <w:noProof/>
        </w:rPr>
        <w:drawing>
          <wp:inline distT="0" distB="0" distL="0" distR="0" wp14:anchorId="0D6B9863" wp14:editId="40AC522F">
            <wp:extent cx="6858000" cy="3538855"/>
            <wp:effectExtent l="0" t="0" r="0" b="4445"/>
            <wp:docPr id="123569293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2936" name="Picture 7"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538855"/>
                    </a:xfrm>
                    <a:prstGeom prst="rect">
                      <a:avLst/>
                    </a:prstGeom>
                    <a:noFill/>
                    <a:ln>
                      <a:noFill/>
                    </a:ln>
                  </pic:spPr>
                </pic:pic>
              </a:graphicData>
            </a:graphic>
          </wp:inline>
        </w:drawing>
      </w:r>
      <w:commentRangeEnd w:id="245"/>
      <w:commentRangeEnd w:id="247"/>
      <w:r w:rsidR="00943B27">
        <w:rPr>
          <w:rStyle w:val="CommentReference"/>
          <w:b w:val="0"/>
          <w:iCs w:val="0"/>
        </w:rPr>
        <w:commentReference w:id="245"/>
      </w:r>
      <w:commentRangeEnd w:id="246"/>
      <w:r w:rsidR="00BF287D">
        <w:rPr>
          <w:rStyle w:val="CommentReference"/>
          <w:b w:val="0"/>
          <w:iCs w:val="0"/>
        </w:rPr>
        <w:commentReference w:id="246"/>
      </w:r>
      <w:r w:rsidR="00A20FD4">
        <w:rPr>
          <w:rStyle w:val="CommentReference"/>
          <w:b w:val="0"/>
          <w:iCs w:val="0"/>
        </w:rPr>
        <w:commentReference w:id="247"/>
      </w:r>
    </w:p>
    <w:p w14:paraId="5C871961" w14:textId="602CF463" w:rsidR="00F70B95" w:rsidRDefault="00F70B95" w:rsidP="008F5EF9">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7</w:t>
      </w:r>
      <w:r w:rsidRPr="00411560">
        <w:fldChar w:fldCharType="end"/>
      </w:r>
      <w:r>
        <w:t>:</w:t>
      </w:r>
      <w:r w:rsidRPr="00411560">
        <w:t xml:space="preserve"> </w:t>
      </w:r>
      <w:r w:rsidR="00950530">
        <w:t>Bid</w:t>
      </w:r>
      <w:r w:rsidR="00B5499B">
        <w:t xml:space="preserve"> Details</w:t>
      </w:r>
      <w:r>
        <w:t xml:space="preserve"> Page</w:t>
      </w:r>
      <w:r w:rsidR="005B7B41">
        <w:t xml:space="preserve"> – Retail bids</w:t>
      </w:r>
    </w:p>
    <w:p w14:paraId="45E593A7" w14:textId="3BE366B3" w:rsidR="00F70B95" w:rsidRDefault="00F70B95" w:rsidP="006162CB">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F70B95" w:rsidRPr="007C7C7F" w14:paraId="0A5F867E" w14:textId="77777777" w:rsidTr="00FC312D">
        <w:tc>
          <w:tcPr>
            <w:tcW w:w="562" w:type="dxa"/>
            <w:shd w:val="clear" w:color="auto" w:fill="E7E6E6" w:themeFill="background2"/>
          </w:tcPr>
          <w:p w14:paraId="135E3959" w14:textId="77777777" w:rsidR="00F70B95" w:rsidRPr="007D7B67" w:rsidRDefault="00F70B95" w:rsidP="00FC312D">
            <w:pPr>
              <w:pStyle w:val="NoSpacing"/>
              <w:jc w:val="center"/>
              <w:rPr>
                <w:b/>
                <w:bCs/>
              </w:rPr>
            </w:pPr>
            <w:r w:rsidRPr="007D7B67">
              <w:rPr>
                <w:rFonts w:cstheme="minorHAnsi"/>
                <w:b/>
                <w:bCs/>
              </w:rPr>
              <w:t>S/N</w:t>
            </w:r>
          </w:p>
        </w:tc>
        <w:tc>
          <w:tcPr>
            <w:tcW w:w="2248" w:type="dxa"/>
            <w:shd w:val="clear" w:color="auto" w:fill="E7E6E6" w:themeFill="background2"/>
          </w:tcPr>
          <w:p w14:paraId="20CAD058" w14:textId="77777777" w:rsidR="00F70B95" w:rsidRPr="007D7B67" w:rsidRDefault="00F70B95" w:rsidP="00FC312D">
            <w:pPr>
              <w:pStyle w:val="NoSpacing"/>
              <w:jc w:val="center"/>
              <w:rPr>
                <w:b/>
                <w:bCs/>
              </w:rPr>
            </w:pPr>
            <w:r w:rsidRPr="007D7B67">
              <w:rPr>
                <w:rFonts w:cstheme="minorHAnsi"/>
                <w:b/>
                <w:bCs/>
              </w:rPr>
              <w:t>Name</w:t>
            </w:r>
          </w:p>
        </w:tc>
        <w:tc>
          <w:tcPr>
            <w:tcW w:w="1701" w:type="dxa"/>
            <w:shd w:val="clear" w:color="auto" w:fill="E7E6E6" w:themeFill="background2"/>
          </w:tcPr>
          <w:p w14:paraId="1FA77E9C" w14:textId="77777777" w:rsidR="00F70B95" w:rsidRPr="007D7B67" w:rsidRDefault="00F70B95"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77B0FAD0" w14:textId="77777777" w:rsidR="00F70B95" w:rsidRPr="007D7B67" w:rsidRDefault="00F70B95"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5B92FD17" w14:textId="77777777" w:rsidR="00F70B95" w:rsidRPr="007D7B67" w:rsidRDefault="00F70B95"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31043B31" w14:textId="77777777" w:rsidR="00F70B95" w:rsidRPr="007D7B67" w:rsidRDefault="00F70B95" w:rsidP="00FC312D">
            <w:pPr>
              <w:pStyle w:val="NoSpacing"/>
              <w:jc w:val="center"/>
              <w:rPr>
                <w:rFonts w:cstheme="minorHAnsi"/>
                <w:b/>
                <w:bCs/>
              </w:rPr>
            </w:pPr>
            <w:r>
              <w:rPr>
                <w:rFonts w:cstheme="minorHAnsi"/>
                <w:b/>
                <w:bCs/>
              </w:rPr>
              <w:t>Remarks</w:t>
            </w:r>
          </w:p>
        </w:tc>
      </w:tr>
      <w:tr w:rsidR="00F70B95" w:rsidRPr="007C7C7F" w14:paraId="3B99025B" w14:textId="77777777" w:rsidTr="00FC312D">
        <w:tc>
          <w:tcPr>
            <w:tcW w:w="562" w:type="dxa"/>
          </w:tcPr>
          <w:p w14:paraId="0DB75263" w14:textId="77777777" w:rsidR="00F70B95" w:rsidRPr="007C7C7F" w:rsidRDefault="00F70B95" w:rsidP="00F43ADB">
            <w:pPr>
              <w:pStyle w:val="NoSpacing"/>
            </w:pPr>
            <w:r>
              <w:t>1</w:t>
            </w:r>
          </w:p>
        </w:tc>
        <w:tc>
          <w:tcPr>
            <w:tcW w:w="2248" w:type="dxa"/>
          </w:tcPr>
          <w:p w14:paraId="4CE065CC" w14:textId="1B5AF7B6" w:rsidR="00F70B95" w:rsidRPr="00DB2637" w:rsidRDefault="00651EE7" w:rsidP="00F43ADB">
            <w:pPr>
              <w:pStyle w:val="NoSpacing"/>
            </w:pPr>
            <w:r>
              <w:t>Home / Manage bids / View &amp; submit bids</w:t>
            </w:r>
          </w:p>
        </w:tc>
        <w:tc>
          <w:tcPr>
            <w:tcW w:w="1701" w:type="dxa"/>
          </w:tcPr>
          <w:p w14:paraId="57AE2809" w14:textId="29B7F8D9" w:rsidR="00F70B95" w:rsidRPr="00901608" w:rsidRDefault="00651EE7" w:rsidP="00F43ADB">
            <w:pPr>
              <w:pStyle w:val="NoSpacing"/>
            </w:pPr>
            <w:r>
              <w:t>Breadcrumb</w:t>
            </w:r>
          </w:p>
        </w:tc>
        <w:tc>
          <w:tcPr>
            <w:tcW w:w="2147" w:type="dxa"/>
          </w:tcPr>
          <w:p w14:paraId="4F42D4CF" w14:textId="77777777" w:rsidR="00F70B95" w:rsidRPr="00901608" w:rsidRDefault="00F70B95" w:rsidP="00F43ADB">
            <w:pPr>
              <w:pStyle w:val="NoSpacing"/>
            </w:pPr>
          </w:p>
        </w:tc>
        <w:tc>
          <w:tcPr>
            <w:tcW w:w="3685" w:type="dxa"/>
          </w:tcPr>
          <w:p w14:paraId="51EAE67C" w14:textId="3D84FF74" w:rsidR="00F70B95" w:rsidRPr="00901608" w:rsidRDefault="00F70B95" w:rsidP="00F43ADB">
            <w:pPr>
              <w:pStyle w:val="NoSpacing"/>
            </w:pPr>
          </w:p>
        </w:tc>
      </w:tr>
      <w:tr w:rsidR="00F70B95" w:rsidRPr="007C7C7F" w14:paraId="30AE9618" w14:textId="77777777" w:rsidTr="00FC312D">
        <w:tc>
          <w:tcPr>
            <w:tcW w:w="562" w:type="dxa"/>
          </w:tcPr>
          <w:p w14:paraId="77FC38B1" w14:textId="77777777" w:rsidR="00F70B95" w:rsidRPr="007C7C7F" w:rsidRDefault="00F70B95" w:rsidP="00F43ADB">
            <w:pPr>
              <w:pStyle w:val="NoSpacing"/>
            </w:pPr>
            <w:r>
              <w:t>2</w:t>
            </w:r>
          </w:p>
        </w:tc>
        <w:tc>
          <w:tcPr>
            <w:tcW w:w="2248" w:type="dxa"/>
          </w:tcPr>
          <w:p w14:paraId="2217E420" w14:textId="65C9F771" w:rsidR="00F70B95" w:rsidRPr="00F43ADB" w:rsidRDefault="00BE10AD" w:rsidP="00F43ADB">
            <w:pPr>
              <w:pStyle w:val="NoSpacing"/>
              <w:rPr>
                <w:i/>
                <w:iCs/>
              </w:rPr>
            </w:pPr>
            <w:ins w:id="248" w:author="Jasmine WL TEO (MAS)" w:date="2025-12-23T18:11:00Z" w16du:dateUtc="2025-12-23T10:11:00Z">
              <w:r>
                <w:t>Issue code</w:t>
              </w:r>
            </w:ins>
            <w:ins w:id="249" w:author="Jasmine WL TEO (MAS)" w:date="2025-12-26T14:54:00Z" w16du:dateUtc="2025-12-26T06:54:00Z">
              <w:r w:rsidR="00DA005B">
                <w:t xml:space="preserve"> .</w:t>
              </w:r>
            </w:ins>
            <w:ins w:id="250" w:author="Jasmine WL TEO (MAS)" w:date="2025-12-23T18:11:00Z" w16du:dateUtc="2025-12-23T10:11:00Z">
              <w:r>
                <w:t xml:space="preserve"> Tenor</w:t>
              </w:r>
            </w:ins>
            <w:ins w:id="251" w:author="Jasmine WL TEO (MAS)" w:date="2025-12-26T14:54:00Z" w16du:dateUtc="2025-12-26T06:54:00Z">
              <w:r w:rsidR="00DA005B">
                <w:t xml:space="preserve"> .</w:t>
              </w:r>
            </w:ins>
            <w:ins w:id="252" w:author="Jasmine WL TEO (MAS)" w:date="2025-12-23T18:11:00Z" w16du:dateUtc="2025-12-23T10:11:00Z">
              <w:r>
                <w:t xml:space="preserve"> Security type</w:t>
              </w:r>
            </w:ins>
            <w:ins w:id="253" w:author="Jasmine WL TEO (MAS)" w:date="2025-12-26T14:52:00Z" w16du:dateUtc="2025-12-26T06:52:00Z">
              <w:r w:rsidR="00D851EB">
                <w:t xml:space="preserve"> </w:t>
              </w:r>
            </w:ins>
            <w:ins w:id="254" w:author="Jasmine WL TEO (MAS)" w:date="2025-12-23T18:11:00Z" w16du:dateUtc="2025-12-23T10:11:00Z">
              <w:r>
                <w:t xml:space="preserve"> New/reopen</w:t>
              </w:r>
            </w:ins>
            <w:ins w:id="255" w:author="Jasmine WL TEO (MAS)" w:date="2025-12-26T14:52:00Z" w16du:dateUtc="2025-12-26T06:52:00Z">
              <w:r w:rsidR="00D851EB">
                <w:t xml:space="preserve"> . SubType (if applicable)</w:t>
              </w:r>
            </w:ins>
            <w:del w:id="256" w:author="Jasmine WL TEO (MAS)" w:date="2025-12-23T18:11:00Z" w16du:dateUtc="2025-12-23T10:11:00Z">
              <w:r w:rsidR="00651EE7" w:rsidRPr="00F43ADB" w:rsidDel="00BE10AD">
                <w:rPr>
                  <w:i/>
                  <w:iCs/>
                </w:rPr>
                <w:delText>*Refer to remarks</w:delText>
              </w:r>
            </w:del>
          </w:p>
        </w:tc>
        <w:tc>
          <w:tcPr>
            <w:tcW w:w="1701" w:type="dxa"/>
          </w:tcPr>
          <w:p w14:paraId="099762FD" w14:textId="162C93B5" w:rsidR="00F70B95" w:rsidRPr="00901608" w:rsidRDefault="00651EE7" w:rsidP="00F43ADB">
            <w:pPr>
              <w:pStyle w:val="NoSpacing"/>
            </w:pPr>
            <w:r>
              <w:t>Page title</w:t>
            </w:r>
          </w:p>
        </w:tc>
        <w:tc>
          <w:tcPr>
            <w:tcW w:w="2147" w:type="dxa"/>
          </w:tcPr>
          <w:p w14:paraId="0FBD42B4" w14:textId="77777777" w:rsidR="00F70B95" w:rsidRPr="00901608" w:rsidRDefault="00F70B95" w:rsidP="00F43ADB">
            <w:pPr>
              <w:pStyle w:val="NoSpacing"/>
            </w:pPr>
          </w:p>
        </w:tc>
        <w:tc>
          <w:tcPr>
            <w:tcW w:w="3685" w:type="dxa"/>
          </w:tcPr>
          <w:p w14:paraId="6AB4AF1B" w14:textId="37616996" w:rsidR="00F43ADB" w:rsidRPr="00901608" w:rsidRDefault="00F43ADB" w:rsidP="00F43ADB">
            <w:pPr>
              <w:pStyle w:val="NoSpacing"/>
            </w:pPr>
            <w:del w:id="257" w:author="Jasmine WL TEO (MAS)" w:date="2025-12-26T14:53:00Z" w16du:dateUtc="2025-12-26T06:53:00Z">
              <w:r w:rsidRPr="00F43ADB">
                <w:delText xml:space="preserve">Displays the </w:delText>
              </w:r>
              <w:r>
                <w:delText xml:space="preserve">Issue code, Tenor, Security type, New/reopen, </w:delText>
              </w:r>
            </w:del>
            <w:r>
              <w:t xml:space="preserve">e.g. </w:t>
            </w:r>
            <w:r w:rsidRPr="00F43ADB">
              <w:t>"</w:t>
            </w:r>
            <w:r>
              <w:t xml:space="preserve">MD25147Z </w:t>
            </w:r>
            <w:r w:rsidRPr="00F43ADB">
              <w:t xml:space="preserve">· </w:t>
            </w:r>
            <w:r>
              <w:t>4-week</w:t>
            </w:r>
            <w:r w:rsidRPr="00F43ADB">
              <w:t xml:space="preserve"> · </w:t>
            </w:r>
            <w:r>
              <w:t>MAS Bills (New)</w:t>
            </w:r>
            <w:r w:rsidRPr="00F43ADB">
              <w:t>".</w:t>
            </w:r>
          </w:p>
        </w:tc>
      </w:tr>
      <w:tr w:rsidR="00B87F52" w:rsidRPr="007C7C7F" w14:paraId="221E05FC" w14:textId="77777777" w:rsidTr="00FC312D">
        <w:tc>
          <w:tcPr>
            <w:tcW w:w="562" w:type="dxa"/>
          </w:tcPr>
          <w:p w14:paraId="346508BE" w14:textId="74D84BD7" w:rsidR="00B87F52" w:rsidRDefault="00B87F52" w:rsidP="00F43ADB">
            <w:pPr>
              <w:pStyle w:val="NoSpacing"/>
            </w:pPr>
            <w:r>
              <w:lastRenderedPageBreak/>
              <w:t>3</w:t>
            </w:r>
          </w:p>
        </w:tc>
        <w:tc>
          <w:tcPr>
            <w:tcW w:w="2248" w:type="dxa"/>
          </w:tcPr>
          <w:p w14:paraId="230D2270" w14:textId="1E385E35" w:rsidR="00B87F52" w:rsidRPr="00B87F52" w:rsidRDefault="00651EE7" w:rsidP="00F43ADB">
            <w:pPr>
              <w:pStyle w:val="NoSpacing"/>
            </w:pPr>
            <w:r>
              <w:t>Auction status</w:t>
            </w:r>
          </w:p>
        </w:tc>
        <w:tc>
          <w:tcPr>
            <w:tcW w:w="1701" w:type="dxa"/>
          </w:tcPr>
          <w:p w14:paraId="49EEEC1E" w14:textId="0FC19AC5" w:rsidR="00B87F52" w:rsidRDefault="00651EE7" w:rsidP="00F43ADB">
            <w:pPr>
              <w:pStyle w:val="NoSpacing"/>
            </w:pPr>
            <w:r>
              <w:t>Status indicator</w:t>
            </w:r>
          </w:p>
        </w:tc>
        <w:tc>
          <w:tcPr>
            <w:tcW w:w="2147" w:type="dxa"/>
          </w:tcPr>
          <w:p w14:paraId="6DE51509" w14:textId="77777777" w:rsidR="00B87F52" w:rsidRPr="00901608" w:rsidRDefault="00B87F52" w:rsidP="00F43ADB">
            <w:pPr>
              <w:pStyle w:val="NoSpacing"/>
            </w:pPr>
          </w:p>
        </w:tc>
        <w:tc>
          <w:tcPr>
            <w:tcW w:w="3685" w:type="dxa"/>
          </w:tcPr>
          <w:p w14:paraId="0864E7D2" w14:textId="7E1AC5F7" w:rsidR="000561A6" w:rsidRPr="002923FD" w:rsidRDefault="00F43ADB" w:rsidP="00F43ADB">
            <w:pPr>
              <w:pStyle w:val="NoSpacing"/>
            </w:pPr>
            <w:r>
              <w:t>Displays the status for the auction.</w:t>
            </w:r>
          </w:p>
        </w:tc>
      </w:tr>
      <w:tr w:rsidR="00651EE7" w:rsidRPr="007C7C7F" w14:paraId="265FFD77" w14:textId="77777777" w:rsidTr="00FC312D">
        <w:tc>
          <w:tcPr>
            <w:tcW w:w="562" w:type="dxa"/>
          </w:tcPr>
          <w:p w14:paraId="370927C3" w14:textId="4B8B7B99" w:rsidR="00651EE7" w:rsidRDefault="00651EE7" w:rsidP="00F43ADB">
            <w:pPr>
              <w:pStyle w:val="NoSpacing"/>
            </w:pPr>
            <w:r>
              <w:t>4</w:t>
            </w:r>
          </w:p>
        </w:tc>
        <w:tc>
          <w:tcPr>
            <w:tcW w:w="2248" w:type="dxa"/>
          </w:tcPr>
          <w:p w14:paraId="7547417F" w14:textId="232E67B2" w:rsidR="00651EE7" w:rsidRPr="00F43ADB" w:rsidRDefault="00BE10AD" w:rsidP="00F43ADB">
            <w:pPr>
              <w:pStyle w:val="NoSpacing"/>
              <w:rPr>
                <w:i/>
                <w:iCs/>
              </w:rPr>
            </w:pPr>
            <w:ins w:id="258" w:author="Jasmine WL TEO (MAS)" w:date="2025-12-23T18:12:00Z" w16du:dateUtc="2025-12-23T10:12:00Z">
              <w:r>
                <w:t>Remaining time for bids submission.</w:t>
              </w:r>
            </w:ins>
            <w:del w:id="259" w:author="Jasmine WL TEO (MAS)" w:date="2025-12-23T18:12:00Z" w16du:dateUtc="2025-12-23T10:12:00Z">
              <w:r w:rsidR="00651EE7" w:rsidRPr="00F43ADB" w:rsidDel="00BE10AD">
                <w:rPr>
                  <w:i/>
                  <w:iCs/>
                </w:rPr>
                <w:delText>*Refer to remarks</w:delText>
              </w:r>
            </w:del>
          </w:p>
        </w:tc>
        <w:tc>
          <w:tcPr>
            <w:tcW w:w="1701" w:type="dxa"/>
          </w:tcPr>
          <w:p w14:paraId="49A8A749" w14:textId="093C0FBC" w:rsidR="00651EE7" w:rsidRDefault="00651EE7" w:rsidP="00F43ADB">
            <w:pPr>
              <w:pStyle w:val="NoSpacing"/>
            </w:pPr>
            <w:r>
              <w:t>Countdown timer</w:t>
            </w:r>
          </w:p>
        </w:tc>
        <w:tc>
          <w:tcPr>
            <w:tcW w:w="2147" w:type="dxa"/>
          </w:tcPr>
          <w:p w14:paraId="662688FD" w14:textId="77777777" w:rsidR="00651EE7" w:rsidRPr="00901608" w:rsidRDefault="00651EE7" w:rsidP="00F43ADB">
            <w:pPr>
              <w:pStyle w:val="NoSpacing"/>
            </w:pPr>
          </w:p>
        </w:tc>
        <w:tc>
          <w:tcPr>
            <w:tcW w:w="3685" w:type="dxa"/>
          </w:tcPr>
          <w:p w14:paraId="6F623A35" w14:textId="6429989A" w:rsidR="00651EE7" w:rsidRPr="002923FD" w:rsidRDefault="003E4F87" w:rsidP="00F43ADB">
            <w:pPr>
              <w:pStyle w:val="NoSpacing"/>
            </w:pPr>
            <w:r>
              <w:t>Displays the remaining time from current date</w:t>
            </w:r>
            <w:r w:rsidR="00F43ADB">
              <w:t>t</w:t>
            </w:r>
            <w:r>
              <w:t>ime to the bid submission end time.</w:t>
            </w:r>
          </w:p>
        </w:tc>
      </w:tr>
      <w:tr w:rsidR="00F43ADB" w:rsidRPr="007C7C7F" w14:paraId="1C1A5BD3" w14:textId="77777777" w:rsidTr="00FC312D">
        <w:tc>
          <w:tcPr>
            <w:tcW w:w="562" w:type="dxa"/>
          </w:tcPr>
          <w:p w14:paraId="5966E1F7" w14:textId="3A4163D4" w:rsidR="00F43ADB" w:rsidRDefault="00F43ADB" w:rsidP="00F43ADB">
            <w:pPr>
              <w:pStyle w:val="NoSpacing"/>
            </w:pPr>
            <w:r>
              <w:t>5</w:t>
            </w:r>
          </w:p>
        </w:tc>
        <w:tc>
          <w:tcPr>
            <w:tcW w:w="2248" w:type="dxa"/>
          </w:tcPr>
          <w:p w14:paraId="5AF7AFB3" w14:textId="24790A6A" w:rsidR="00F43ADB" w:rsidRPr="00F43ADB" w:rsidRDefault="00F43ADB" w:rsidP="00F43ADB">
            <w:pPr>
              <w:pStyle w:val="NoSpacing"/>
            </w:pPr>
            <w:r>
              <w:t xml:space="preserve">Download </w:t>
            </w:r>
            <w:commentRangeStart w:id="260"/>
            <w:r>
              <w:t>t</w:t>
            </w:r>
            <w:commentRangeEnd w:id="260"/>
            <w:r w:rsidR="004404A5">
              <w:rPr>
                <w:rStyle w:val="CommentReference"/>
              </w:rPr>
              <w:commentReference w:id="260"/>
            </w:r>
            <w:r>
              <w:t>emplate(s)</w:t>
            </w:r>
          </w:p>
        </w:tc>
        <w:tc>
          <w:tcPr>
            <w:tcW w:w="1701" w:type="dxa"/>
          </w:tcPr>
          <w:p w14:paraId="6B1C403D" w14:textId="23DD1B63" w:rsidR="00F43ADB" w:rsidRDefault="00F43ADB" w:rsidP="00F43ADB">
            <w:pPr>
              <w:pStyle w:val="NoSpacing"/>
            </w:pPr>
            <w:r>
              <w:t>Tertiary button with dropdown</w:t>
            </w:r>
          </w:p>
        </w:tc>
        <w:tc>
          <w:tcPr>
            <w:tcW w:w="2147" w:type="dxa"/>
          </w:tcPr>
          <w:p w14:paraId="35D958AD" w14:textId="77777777" w:rsidR="00F43ADB" w:rsidRPr="00901608" w:rsidRDefault="00F43ADB" w:rsidP="00F43ADB">
            <w:pPr>
              <w:pStyle w:val="NoSpacing"/>
            </w:pPr>
          </w:p>
        </w:tc>
        <w:tc>
          <w:tcPr>
            <w:tcW w:w="3685" w:type="dxa"/>
          </w:tcPr>
          <w:p w14:paraId="6E2BA9B4" w14:textId="4B8FE5A1" w:rsidR="00F43ADB" w:rsidRDefault="00F43ADB" w:rsidP="00F43ADB">
            <w:pPr>
              <w:pStyle w:val="NoSpacing"/>
            </w:pPr>
            <w:r>
              <w:t xml:space="preserve">Refer to </w:t>
            </w:r>
            <w:r w:rsidR="00AF03A1">
              <w:fldChar w:fldCharType="begin"/>
            </w:r>
            <w:r w:rsidR="00AF03A1">
              <w:instrText xml:space="preserve"> REF _Ref216431450 \r \h </w:instrText>
            </w:r>
            <w:r w:rsidR="00AF03A1">
              <w:fldChar w:fldCharType="separate"/>
            </w:r>
            <w:r w:rsidR="00736FA2">
              <w:t>2.13</w:t>
            </w:r>
            <w:r w:rsidR="00AF03A1">
              <w:fldChar w:fldCharType="end"/>
            </w:r>
            <w:r w:rsidR="00AF03A1">
              <w:t xml:space="preserve"> </w:t>
            </w:r>
            <w:r w:rsidR="00AF03A1">
              <w:fldChar w:fldCharType="begin"/>
            </w:r>
            <w:r w:rsidR="00AF03A1">
              <w:instrText xml:space="preserve"> REF _Ref216431450 \h </w:instrText>
            </w:r>
            <w:r w:rsidR="00AF03A1">
              <w:fldChar w:fldCharType="separate"/>
            </w:r>
            <w:r w:rsidR="00736FA2">
              <w:t>Download Bid File Template</w:t>
            </w:r>
            <w:r w:rsidR="00AF03A1">
              <w:fldChar w:fldCharType="end"/>
            </w:r>
            <w:r w:rsidR="00AF03A1">
              <w:t>.</w:t>
            </w:r>
          </w:p>
        </w:tc>
      </w:tr>
      <w:tr w:rsidR="003E4F87" w:rsidRPr="007C7C7F" w14:paraId="179D7461" w14:textId="77777777" w:rsidTr="00FC312D">
        <w:tc>
          <w:tcPr>
            <w:tcW w:w="562" w:type="dxa"/>
          </w:tcPr>
          <w:p w14:paraId="4729CB6A" w14:textId="766510D8" w:rsidR="003E4F87" w:rsidRDefault="00F43ADB" w:rsidP="00F43ADB">
            <w:pPr>
              <w:pStyle w:val="NoSpacing"/>
            </w:pPr>
            <w:r>
              <w:t>6</w:t>
            </w:r>
          </w:p>
        </w:tc>
        <w:tc>
          <w:tcPr>
            <w:tcW w:w="2248" w:type="dxa"/>
          </w:tcPr>
          <w:p w14:paraId="296D847D" w14:textId="7C0937DC" w:rsidR="003E4F87" w:rsidRDefault="003E4F87" w:rsidP="00F43ADB">
            <w:pPr>
              <w:pStyle w:val="NoSpacing"/>
            </w:pPr>
            <w:r>
              <w:t xml:space="preserve">ISIN </w:t>
            </w:r>
            <w:commentRangeStart w:id="261"/>
            <w:r>
              <w:t>code</w:t>
            </w:r>
            <w:commentRangeEnd w:id="261"/>
            <w:r w:rsidR="004404A5">
              <w:rPr>
                <w:rStyle w:val="CommentReference"/>
              </w:rPr>
              <w:commentReference w:id="261"/>
            </w:r>
          </w:p>
        </w:tc>
        <w:tc>
          <w:tcPr>
            <w:tcW w:w="1701" w:type="dxa"/>
          </w:tcPr>
          <w:p w14:paraId="69808739" w14:textId="5678F543" w:rsidR="003E4F87" w:rsidRDefault="00F43ADB" w:rsidP="00F43ADB">
            <w:pPr>
              <w:pStyle w:val="NoSpacing"/>
            </w:pPr>
            <w:r>
              <w:t>Label</w:t>
            </w:r>
          </w:p>
        </w:tc>
        <w:tc>
          <w:tcPr>
            <w:tcW w:w="2147" w:type="dxa"/>
          </w:tcPr>
          <w:p w14:paraId="02D0916B" w14:textId="77777777" w:rsidR="003E4F87" w:rsidRPr="00901608" w:rsidRDefault="003E4F87" w:rsidP="00F43ADB">
            <w:pPr>
              <w:pStyle w:val="NoSpacing"/>
            </w:pPr>
          </w:p>
        </w:tc>
        <w:tc>
          <w:tcPr>
            <w:tcW w:w="3685" w:type="dxa"/>
          </w:tcPr>
          <w:p w14:paraId="16676514" w14:textId="77777777" w:rsidR="003E4F87" w:rsidRDefault="003E4F87" w:rsidP="00F43ADB">
            <w:pPr>
              <w:pStyle w:val="NoSpacing"/>
            </w:pPr>
          </w:p>
        </w:tc>
      </w:tr>
      <w:tr w:rsidR="00C312BB" w:rsidRPr="007C7C7F" w14:paraId="48A163F9" w14:textId="77777777" w:rsidTr="00FC312D">
        <w:trPr>
          <w:ins w:id="262" w:author="Akila BALAKRISHNAN from.OPTIMUM (MAS)" w:date="2025-12-30T12:06:00Z"/>
        </w:trPr>
        <w:tc>
          <w:tcPr>
            <w:tcW w:w="562" w:type="dxa"/>
          </w:tcPr>
          <w:p w14:paraId="1CF872C8" w14:textId="3C15E28E" w:rsidR="00C312BB" w:rsidRDefault="00C312BB" w:rsidP="00C312BB">
            <w:pPr>
              <w:pStyle w:val="NoSpacing"/>
              <w:rPr>
                <w:ins w:id="263" w:author="Akila BALAKRISHNAN from.OPTIMUM (MAS)" w:date="2025-12-30T12:06:00Z" w16du:dateUtc="2025-12-30T04:06:00Z"/>
              </w:rPr>
            </w:pPr>
            <w:ins w:id="264" w:author="Akila BALAKRISHNAN from.OPTIMUM (MAS)" w:date="2025-12-30T12:06:00Z" w16du:dateUtc="2025-12-30T04:06:00Z">
              <w:r>
                <w:t>7</w:t>
              </w:r>
            </w:ins>
          </w:p>
        </w:tc>
        <w:tc>
          <w:tcPr>
            <w:tcW w:w="2248" w:type="dxa"/>
          </w:tcPr>
          <w:p w14:paraId="025819CF" w14:textId="2E591B53" w:rsidR="00C312BB" w:rsidRDefault="00C312BB" w:rsidP="00C312BB">
            <w:pPr>
              <w:pStyle w:val="NoSpacing"/>
              <w:rPr>
                <w:ins w:id="265" w:author="Akila BALAKRISHNAN from.OPTIMUM (MAS)" w:date="2025-12-30T12:06:00Z" w16du:dateUtc="2025-12-30T04:06:00Z"/>
              </w:rPr>
            </w:pPr>
            <w:commentRangeStart w:id="266"/>
            <w:commentRangeStart w:id="267"/>
            <w:ins w:id="268" w:author="Akila BALAKRISHNAN from.OPTIMUM (MAS)" w:date="2025-12-30T12:06:00Z" w16du:dateUtc="2025-12-30T04:06:00Z">
              <w:r>
                <w:t>Auction date</w:t>
              </w:r>
            </w:ins>
            <w:commentRangeEnd w:id="266"/>
            <w:ins w:id="269" w:author="Akila BALAKRISHNAN from.OPTIMUM (MAS)" w:date="2025-12-30T12:07:00Z" w16du:dateUtc="2025-12-30T04:07:00Z">
              <w:r>
                <w:rPr>
                  <w:rStyle w:val="CommentReference"/>
                </w:rPr>
                <w:commentReference w:id="266"/>
              </w:r>
            </w:ins>
            <w:commentRangeEnd w:id="267"/>
            <w:r w:rsidR="004404A5">
              <w:rPr>
                <w:rStyle w:val="CommentReference"/>
              </w:rPr>
              <w:commentReference w:id="267"/>
            </w:r>
          </w:p>
        </w:tc>
        <w:tc>
          <w:tcPr>
            <w:tcW w:w="1701" w:type="dxa"/>
          </w:tcPr>
          <w:p w14:paraId="08E2C1B1" w14:textId="5844FE9B" w:rsidR="00C312BB" w:rsidRDefault="00C312BB" w:rsidP="00C312BB">
            <w:pPr>
              <w:pStyle w:val="NoSpacing"/>
              <w:rPr>
                <w:ins w:id="270" w:author="Akila BALAKRISHNAN from.OPTIMUM (MAS)" w:date="2025-12-30T12:06:00Z" w16du:dateUtc="2025-12-30T04:06:00Z"/>
              </w:rPr>
            </w:pPr>
            <w:ins w:id="271" w:author="Akila BALAKRISHNAN from.OPTIMUM (MAS)" w:date="2025-12-30T12:06:00Z" w16du:dateUtc="2025-12-30T04:06:00Z">
              <w:r>
                <w:t>Label</w:t>
              </w:r>
            </w:ins>
          </w:p>
        </w:tc>
        <w:tc>
          <w:tcPr>
            <w:tcW w:w="2147" w:type="dxa"/>
          </w:tcPr>
          <w:p w14:paraId="7E2D4C36" w14:textId="77777777" w:rsidR="00C312BB" w:rsidRPr="00901608" w:rsidRDefault="00C312BB" w:rsidP="00C312BB">
            <w:pPr>
              <w:pStyle w:val="NoSpacing"/>
              <w:rPr>
                <w:ins w:id="272" w:author="Akila BALAKRISHNAN from.OPTIMUM (MAS)" w:date="2025-12-30T12:06:00Z" w16du:dateUtc="2025-12-30T04:06:00Z"/>
              </w:rPr>
            </w:pPr>
          </w:p>
        </w:tc>
        <w:tc>
          <w:tcPr>
            <w:tcW w:w="3685" w:type="dxa"/>
          </w:tcPr>
          <w:p w14:paraId="2AD1AB32" w14:textId="5F54322D" w:rsidR="00C312BB" w:rsidRDefault="00C312BB" w:rsidP="00C312BB">
            <w:pPr>
              <w:pStyle w:val="NoSpacing"/>
              <w:rPr>
                <w:ins w:id="273" w:author="Akila BALAKRISHNAN from.OPTIMUM (MAS)" w:date="2025-12-30T12:06:00Z" w16du:dateUtc="2025-12-30T04:06:00Z"/>
              </w:rPr>
            </w:pPr>
          </w:p>
        </w:tc>
      </w:tr>
      <w:tr w:rsidR="00C312BB" w:rsidRPr="007C7C7F" w14:paraId="5771678B" w14:textId="77777777" w:rsidTr="00FC312D">
        <w:trPr>
          <w:ins w:id="274" w:author="Akila BALAKRISHNAN from.OPTIMUM (MAS)" w:date="2025-12-22T10:51:00Z"/>
        </w:trPr>
        <w:tc>
          <w:tcPr>
            <w:tcW w:w="562" w:type="dxa"/>
          </w:tcPr>
          <w:p w14:paraId="27F89FBA" w14:textId="6F17242C" w:rsidR="00C312BB" w:rsidRDefault="00C312BB" w:rsidP="00C312BB">
            <w:pPr>
              <w:pStyle w:val="NoSpacing"/>
              <w:rPr>
                <w:ins w:id="275" w:author="Akila BALAKRISHNAN from.OPTIMUM (MAS)" w:date="2025-12-22T10:51:00Z" w16du:dateUtc="2025-12-22T02:51:00Z"/>
              </w:rPr>
            </w:pPr>
            <w:ins w:id="276" w:author="Akila BALAKRISHNAN from.OPTIMUM (MAS)" w:date="2025-12-30T12:06:00Z" w16du:dateUtc="2025-12-30T04:06:00Z">
              <w:r>
                <w:t>8</w:t>
              </w:r>
            </w:ins>
          </w:p>
        </w:tc>
        <w:tc>
          <w:tcPr>
            <w:tcW w:w="2248" w:type="dxa"/>
          </w:tcPr>
          <w:p w14:paraId="08146782" w14:textId="5F94F08B" w:rsidR="00C312BB" w:rsidRDefault="00C312BB" w:rsidP="00C312BB">
            <w:pPr>
              <w:pStyle w:val="NoSpacing"/>
              <w:rPr>
                <w:ins w:id="277" w:author="Akila BALAKRISHNAN from.OPTIMUM (MAS)" w:date="2025-12-22T10:51:00Z" w16du:dateUtc="2025-12-22T02:51:00Z"/>
              </w:rPr>
            </w:pPr>
            <w:ins w:id="278" w:author="Akila BALAKRISHNAN from.OPTIMUM (MAS)" w:date="2025-12-22T10:51:00Z" w16du:dateUtc="2025-12-22T02:51:00Z">
              <w:r>
                <w:t>Issue date</w:t>
              </w:r>
            </w:ins>
          </w:p>
        </w:tc>
        <w:tc>
          <w:tcPr>
            <w:tcW w:w="1701" w:type="dxa"/>
          </w:tcPr>
          <w:p w14:paraId="11D39DE7" w14:textId="6BFDC55F" w:rsidR="00C312BB" w:rsidRDefault="00C312BB" w:rsidP="00C312BB">
            <w:pPr>
              <w:pStyle w:val="NoSpacing"/>
              <w:rPr>
                <w:ins w:id="279" w:author="Akila BALAKRISHNAN from.OPTIMUM (MAS)" w:date="2025-12-22T10:51:00Z" w16du:dateUtc="2025-12-22T02:51:00Z"/>
              </w:rPr>
            </w:pPr>
            <w:ins w:id="280" w:author="Akila BALAKRISHNAN from.OPTIMUM (MAS)" w:date="2025-12-22T10:51:00Z" w16du:dateUtc="2025-12-22T02:51:00Z">
              <w:r>
                <w:t>Label</w:t>
              </w:r>
            </w:ins>
          </w:p>
        </w:tc>
        <w:tc>
          <w:tcPr>
            <w:tcW w:w="2147" w:type="dxa"/>
          </w:tcPr>
          <w:p w14:paraId="7E5D58D1" w14:textId="77777777" w:rsidR="00C312BB" w:rsidRPr="00901608" w:rsidRDefault="00C312BB" w:rsidP="00C312BB">
            <w:pPr>
              <w:pStyle w:val="NoSpacing"/>
              <w:rPr>
                <w:ins w:id="281" w:author="Akila BALAKRISHNAN from.OPTIMUM (MAS)" w:date="2025-12-22T10:51:00Z" w16du:dateUtc="2025-12-22T02:51:00Z"/>
              </w:rPr>
            </w:pPr>
          </w:p>
        </w:tc>
        <w:tc>
          <w:tcPr>
            <w:tcW w:w="3685" w:type="dxa"/>
          </w:tcPr>
          <w:p w14:paraId="5E254914" w14:textId="1156E730" w:rsidR="00C312BB" w:rsidRDefault="00C312BB" w:rsidP="00C312BB">
            <w:pPr>
              <w:pStyle w:val="NoSpacing"/>
              <w:rPr>
                <w:ins w:id="282" w:author="Akila BALAKRISHNAN from.OPTIMUM (MAS)" w:date="2025-12-22T10:51:00Z" w16du:dateUtc="2025-12-22T02:51:00Z"/>
              </w:rPr>
            </w:pPr>
          </w:p>
        </w:tc>
      </w:tr>
      <w:tr w:rsidR="00C312BB" w:rsidRPr="007C7C7F" w14:paraId="2393045E" w14:textId="77777777" w:rsidTr="00FC312D">
        <w:tc>
          <w:tcPr>
            <w:tcW w:w="562" w:type="dxa"/>
          </w:tcPr>
          <w:p w14:paraId="0E867BFE" w14:textId="048FDE77" w:rsidR="00C312BB" w:rsidRDefault="00C312BB" w:rsidP="00C312BB">
            <w:pPr>
              <w:pStyle w:val="NoSpacing"/>
            </w:pPr>
            <w:ins w:id="283" w:author="Akila BALAKRISHNAN from.OPTIMUM (MAS)" w:date="2025-12-30T12:06:00Z" w16du:dateUtc="2025-12-30T04:06:00Z">
              <w:r>
                <w:t>9</w:t>
              </w:r>
            </w:ins>
            <w:del w:id="284" w:author="Akila BALAKRISHNAN from.OPTIMUM (MAS)" w:date="2025-12-22T10:51:00Z" w16du:dateUtc="2025-12-22T02:51:00Z">
              <w:r w:rsidDel="00533139">
                <w:delText>7</w:delText>
              </w:r>
            </w:del>
          </w:p>
        </w:tc>
        <w:tc>
          <w:tcPr>
            <w:tcW w:w="2248" w:type="dxa"/>
          </w:tcPr>
          <w:p w14:paraId="584F6F14" w14:textId="29C19E3D" w:rsidR="00C312BB" w:rsidRDefault="00C312BB" w:rsidP="00C312BB">
            <w:pPr>
              <w:pStyle w:val="NoSpacing"/>
            </w:pPr>
            <w:r>
              <w:t>Maturity date</w:t>
            </w:r>
          </w:p>
        </w:tc>
        <w:tc>
          <w:tcPr>
            <w:tcW w:w="1701" w:type="dxa"/>
          </w:tcPr>
          <w:p w14:paraId="7A6527C1" w14:textId="09A1CAC2" w:rsidR="00C312BB" w:rsidRDefault="00C312BB" w:rsidP="00C312BB">
            <w:pPr>
              <w:pStyle w:val="NoSpacing"/>
            </w:pPr>
            <w:r>
              <w:t>Label</w:t>
            </w:r>
          </w:p>
        </w:tc>
        <w:tc>
          <w:tcPr>
            <w:tcW w:w="2147" w:type="dxa"/>
          </w:tcPr>
          <w:p w14:paraId="15B320FC" w14:textId="77777777" w:rsidR="00C312BB" w:rsidRPr="00901608" w:rsidRDefault="00C312BB" w:rsidP="00C312BB">
            <w:pPr>
              <w:pStyle w:val="NoSpacing"/>
            </w:pPr>
          </w:p>
        </w:tc>
        <w:tc>
          <w:tcPr>
            <w:tcW w:w="3685" w:type="dxa"/>
          </w:tcPr>
          <w:p w14:paraId="14051F6B" w14:textId="77777777" w:rsidR="00C312BB" w:rsidRDefault="00C312BB" w:rsidP="00C312BB">
            <w:pPr>
              <w:pStyle w:val="NoSpacing"/>
            </w:pPr>
          </w:p>
        </w:tc>
      </w:tr>
      <w:tr w:rsidR="00C312BB" w:rsidRPr="007C7C7F" w14:paraId="6051925C" w14:textId="77777777" w:rsidTr="00FC312D">
        <w:tc>
          <w:tcPr>
            <w:tcW w:w="562" w:type="dxa"/>
          </w:tcPr>
          <w:p w14:paraId="5A1B6256" w14:textId="6DE2A98D" w:rsidR="00C312BB" w:rsidRDefault="00C312BB" w:rsidP="00C312BB">
            <w:pPr>
              <w:pStyle w:val="NoSpacing"/>
            </w:pPr>
            <w:ins w:id="285" w:author="Akila BALAKRISHNAN from.OPTIMUM (MAS)" w:date="2025-12-30T12:06:00Z" w16du:dateUtc="2025-12-30T04:06:00Z">
              <w:r>
                <w:t>10</w:t>
              </w:r>
            </w:ins>
            <w:del w:id="286" w:author="Akila BALAKRISHNAN from.OPTIMUM (MAS)" w:date="2025-12-22T10:51:00Z" w16du:dateUtc="2025-12-22T02:51:00Z">
              <w:r w:rsidDel="00533139">
                <w:delText>8</w:delText>
              </w:r>
            </w:del>
          </w:p>
        </w:tc>
        <w:tc>
          <w:tcPr>
            <w:tcW w:w="2248" w:type="dxa"/>
          </w:tcPr>
          <w:p w14:paraId="6798756D" w14:textId="2B92B5E0" w:rsidR="00C312BB" w:rsidRDefault="00C312BB" w:rsidP="00C312BB">
            <w:pPr>
              <w:pStyle w:val="NoSpacing"/>
            </w:pPr>
            <w:r>
              <w:t>Issue size</w:t>
            </w:r>
          </w:p>
        </w:tc>
        <w:tc>
          <w:tcPr>
            <w:tcW w:w="1701" w:type="dxa"/>
          </w:tcPr>
          <w:p w14:paraId="5EDDBDEC" w14:textId="14BB1B58" w:rsidR="00C312BB" w:rsidRDefault="00C312BB" w:rsidP="00C312BB">
            <w:pPr>
              <w:pStyle w:val="NoSpacing"/>
            </w:pPr>
            <w:r>
              <w:t>Label</w:t>
            </w:r>
          </w:p>
        </w:tc>
        <w:tc>
          <w:tcPr>
            <w:tcW w:w="2147" w:type="dxa"/>
          </w:tcPr>
          <w:p w14:paraId="7BCBF314" w14:textId="77777777" w:rsidR="00C312BB" w:rsidRPr="00901608" w:rsidRDefault="00C312BB" w:rsidP="00C312BB">
            <w:pPr>
              <w:pStyle w:val="NoSpacing"/>
            </w:pPr>
          </w:p>
        </w:tc>
        <w:tc>
          <w:tcPr>
            <w:tcW w:w="3685" w:type="dxa"/>
          </w:tcPr>
          <w:p w14:paraId="5A393921" w14:textId="77777777" w:rsidR="00C312BB" w:rsidRDefault="00C312BB" w:rsidP="00C312BB">
            <w:pPr>
              <w:pStyle w:val="NoSpacing"/>
            </w:pPr>
          </w:p>
        </w:tc>
      </w:tr>
      <w:tr w:rsidR="00C312BB" w:rsidRPr="007C7C7F" w14:paraId="2B908118" w14:textId="77777777" w:rsidTr="00FC312D">
        <w:tc>
          <w:tcPr>
            <w:tcW w:w="562" w:type="dxa"/>
          </w:tcPr>
          <w:p w14:paraId="3468B86D" w14:textId="295EB4A3" w:rsidR="00C312BB" w:rsidRDefault="00C312BB" w:rsidP="00C312BB">
            <w:pPr>
              <w:pStyle w:val="NoSpacing"/>
            </w:pPr>
            <w:del w:id="287" w:author="Akila BALAKRISHNAN from.OPTIMUM (MAS)" w:date="2025-12-22T10:51:00Z" w16du:dateUtc="2025-12-22T02:51:00Z">
              <w:r w:rsidDel="00533139">
                <w:delText>9</w:delText>
              </w:r>
            </w:del>
            <w:ins w:id="288" w:author="Akila BALAKRISHNAN from.OPTIMUM (MAS)" w:date="2025-12-22T10:51:00Z" w16du:dateUtc="2025-12-22T02:51:00Z">
              <w:r>
                <w:t>1</w:t>
              </w:r>
            </w:ins>
            <w:ins w:id="289" w:author="Akila BALAKRISHNAN from.OPTIMUM (MAS)" w:date="2025-12-30T12:06:00Z" w16du:dateUtc="2025-12-30T04:06:00Z">
              <w:r>
                <w:t>1</w:t>
              </w:r>
            </w:ins>
          </w:p>
        </w:tc>
        <w:tc>
          <w:tcPr>
            <w:tcW w:w="2248" w:type="dxa"/>
          </w:tcPr>
          <w:p w14:paraId="307801BE" w14:textId="346D7752" w:rsidR="00C312BB" w:rsidRDefault="00C312BB" w:rsidP="00C312BB">
            <w:pPr>
              <w:pStyle w:val="NoSpacing"/>
            </w:pPr>
            <w:commentRangeStart w:id="290"/>
            <w:commentRangeStart w:id="291"/>
            <w:r>
              <w:t>Total amount applied</w:t>
            </w:r>
            <w:commentRangeEnd w:id="290"/>
            <w:r>
              <w:rPr>
                <w:rStyle w:val="CommentReference"/>
              </w:rPr>
              <w:commentReference w:id="290"/>
            </w:r>
            <w:commentRangeEnd w:id="291"/>
            <w:r>
              <w:rPr>
                <w:rStyle w:val="CommentReference"/>
              </w:rPr>
              <w:commentReference w:id="291"/>
            </w:r>
          </w:p>
        </w:tc>
        <w:tc>
          <w:tcPr>
            <w:tcW w:w="1701" w:type="dxa"/>
          </w:tcPr>
          <w:p w14:paraId="06E7AF31" w14:textId="5631AAE9" w:rsidR="00C312BB" w:rsidRDefault="00C312BB" w:rsidP="00C312BB">
            <w:pPr>
              <w:pStyle w:val="NoSpacing"/>
            </w:pPr>
            <w:r>
              <w:t>Label</w:t>
            </w:r>
          </w:p>
        </w:tc>
        <w:tc>
          <w:tcPr>
            <w:tcW w:w="2147" w:type="dxa"/>
          </w:tcPr>
          <w:p w14:paraId="0138A420" w14:textId="77777777" w:rsidR="00C312BB" w:rsidRPr="00901608" w:rsidRDefault="00C312BB" w:rsidP="00C312BB">
            <w:pPr>
              <w:pStyle w:val="NoSpacing"/>
            </w:pPr>
          </w:p>
        </w:tc>
        <w:tc>
          <w:tcPr>
            <w:tcW w:w="3685" w:type="dxa"/>
          </w:tcPr>
          <w:p w14:paraId="74FD1160" w14:textId="77777777" w:rsidR="00C312BB" w:rsidRDefault="00C312BB" w:rsidP="00C312BB">
            <w:pPr>
              <w:pStyle w:val="NoSpacing"/>
            </w:pPr>
          </w:p>
        </w:tc>
      </w:tr>
    </w:tbl>
    <w:p w14:paraId="538BC3CD" w14:textId="5CB77EBF" w:rsidR="00F70B95" w:rsidRPr="007D7B67" w:rsidRDefault="00F70B95" w:rsidP="00F70B95">
      <w:pPr>
        <w:pStyle w:val="Caption"/>
      </w:pPr>
      <w:r>
        <w:t xml:space="preserve">Table </w:t>
      </w:r>
      <w:r>
        <w:fldChar w:fldCharType="begin"/>
      </w:r>
      <w:r>
        <w:instrText xml:space="preserve"> SEQ Table \* ARABIC </w:instrText>
      </w:r>
      <w:r>
        <w:fldChar w:fldCharType="separate"/>
      </w:r>
      <w:r w:rsidR="00736FA2">
        <w:rPr>
          <w:noProof/>
        </w:rPr>
        <w:t>7</w:t>
      </w:r>
      <w:r>
        <w:fldChar w:fldCharType="end"/>
      </w:r>
      <w:r w:rsidR="00F43972">
        <w:t>:</w:t>
      </w:r>
      <w:r>
        <w:t xml:space="preserve"> Page Header Screen Elements</w:t>
      </w:r>
    </w:p>
    <w:p w14:paraId="1CD83016" w14:textId="2E801CF2" w:rsidR="00F70B95" w:rsidRDefault="00EE3139" w:rsidP="006162CB">
      <w:pPr>
        <w:pStyle w:val="Heading4"/>
      </w:pPr>
      <w:bookmarkStart w:id="292" w:name="_Ref216431671"/>
      <w:r>
        <w:t>P</w:t>
      </w:r>
      <w:r w:rsidR="00A84C6B">
        <w:t xml:space="preserve">ending </w:t>
      </w:r>
      <w:r>
        <w:t xml:space="preserve">Approvals </w:t>
      </w:r>
      <w:r w:rsidR="00A84C6B">
        <w:t>Accordion</w:t>
      </w:r>
      <w:r>
        <w:t xml:space="preserve"> (for institutional bids)</w:t>
      </w:r>
      <w:bookmarkEnd w:id="292"/>
    </w:p>
    <w:tbl>
      <w:tblPr>
        <w:tblStyle w:val="TableGrid"/>
        <w:tblW w:w="0" w:type="auto"/>
        <w:tblLook w:val="04A0" w:firstRow="1" w:lastRow="0" w:firstColumn="1" w:lastColumn="0" w:noHBand="0" w:noVBand="1"/>
      </w:tblPr>
      <w:tblGrid>
        <w:gridCol w:w="562"/>
        <w:gridCol w:w="2248"/>
        <w:gridCol w:w="1701"/>
        <w:gridCol w:w="2147"/>
        <w:gridCol w:w="3685"/>
      </w:tblGrid>
      <w:tr w:rsidR="00F70B95" w:rsidRPr="007C7C7F" w14:paraId="708A21A4" w14:textId="77777777" w:rsidTr="00FC312D">
        <w:tc>
          <w:tcPr>
            <w:tcW w:w="562" w:type="dxa"/>
            <w:shd w:val="clear" w:color="auto" w:fill="E7E6E6" w:themeFill="background2"/>
          </w:tcPr>
          <w:p w14:paraId="2CB989FE" w14:textId="77777777" w:rsidR="00F70B95" w:rsidRPr="007D7B67" w:rsidRDefault="00F70B95" w:rsidP="00FC312D">
            <w:pPr>
              <w:pStyle w:val="NoSpacing"/>
              <w:jc w:val="center"/>
              <w:rPr>
                <w:b/>
                <w:bCs/>
              </w:rPr>
            </w:pPr>
            <w:r w:rsidRPr="007D7B67">
              <w:rPr>
                <w:rFonts w:cstheme="minorHAnsi"/>
                <w:b/>
                <w:bCs/>
              </w:rPr>
              <w:t>S/N</w:t>
            </w:r>
          </w:p>
        </w:tc>
        <w:tc>
          <w:tcPr>
            <w:tcW w:w="2248" w:type="dxa"/>
            <w:shd w:val="clear" w:color="auto" w:fill="E7E6E6" w:themeFill="background2"/>
          </w:tcPr>
          <w:p w14:paraId="64EFB27B" w14:textId="77777777" w:rsidR="00F70B95" w:rsidRPr="007D7B67" w:rsidRDefault="00F70B95" w:rsidP="00FC312D">
            <w:pPr>
              <w:pStyle w:val="NoSpacing"/>
              <w:jc w:val="center"/>
              <w:rPr>
                <w:b/>
                <w:bCs/>
              </w:rPr>
            </w:pPr>
            <w:r w:rsidRPr="007D7B67">
              <w:rPr>
                <w:rFonts w:cstheme="minorHAnsi"/>
                <w:b/>
                <w:bCs/>
              </w:rPr>
              <w:t>Name</w:t>
            </w:r>
          </w:p>
        </w:tc>
        <w:tc>
          <w:tcPr>
            <w:tcW w:w="1701" w:type="dxa"/>
            <w:shd w:val="clear" w:color="auto" w:fill="E7E6E6" w:themeFill="background2"/>
          </w:tcPr>
          <w:p w14:paraId="5A9F1763" w14:textId="77777777" w:rsidR="00F70B95" w:rsidRPr="007D7B67" w:rsidRDefault="00F70B95"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45110BA" w14:textId="77777777" w:rsidR="00F70B95" w:rsidRPr="007D7B67" w:rsidRDefault="00F70B95"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54FB684A" w14:textId="77777777" w:rsidR="00F70B95" w:rsidRPr="007D7B67" w:rsidRDefault="00F70B95"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4BDCCBFA" w14:textId="77777777" w:rsidR="00F70B95" w:rsidRPr="007D7B67" w:rsidRDefault="00F70B95" w:rsidP="00FC312D">
            <w:pPr>
              <w:pStyle w:val="NoSpacing"/>
              <w:jc w:val="center"/>
              <w:rPr>
                <w:rFonts w:cstheme="minorHAnsi"/>
                <w:b/>
                <w:bCs/>
              </w:rPr>
            </w:pPr>
            <w:r>
              <w:rPr>
                <w:rFonts w:cstheme="minorHAnsi"/>
                <w:b/>
                <w:bCs/>
              </w:rPr>
              <w:t>Remarks</w:t>
            </w:r>
          </w:p>
        </w:tc>
      </w:tr>
      <w:tr w:rsidR="00F43ADB" w:rsidRPr="007C7C7F" w14:paraId="66F0A0A0" w14:textId="77777777" w:rsidTr="00FC312D">
        <w:tc>
          <w:tcPr>
            <w:tcW w:w="562" w:type="dxa"/>
          </w:tcPr>
          <w:p w14:paraId="7E397906" w14:textId="4334913F" w:rsidR="00F43ADB" w:rsidRPr="007C7C7F" w:rsidRDefault="00F43ADB" w:rsidP="00F43ADB">
            <w:pPr>
              <w:pStyle w:val="NoSpacing"/>
            </w:pPr>
            <w:r>
              <w:t>1</w:t>
            </w:r>
          </w:p>
        </w:tc>
        <w:tc>
          <w:tcPr>
            <w:tcW w:w="2248" w:type="dxa"/>
          </w:tcPr>
          <w:p w14:paraId="7DE4E379" w14:textId="66B49AA3" w:rsidR="00F43ADB" w:rsidRPr="007C7C7F" w:rsidRDefault="00F43ADB" w:rsidP="00F43ADB">
            <w:pPr>
              <w:pStyle w:val="NoSpacing"/>
            </w:pPr>
            <w:r>
              <w:t>Dealer code</w:t>
            </w:r>
          </w:p>
        </w:tc>
        <w:tc>
          <w:tcPr>
            <w:tcW w:w="1701" w:type="dxa"/>
          </w:tcPr>
          <w:p w14:paraId="50F78261" w14:textId="21C16F4E" w:rsidR="00F43ADB" w:rsidRPr="00901608" w:rsidRDefault="00F43ADB" w:rsidP="00F43ADB">
            <w:pPr>
              <w:pStyle w:val="NoSpacing"/>
            </w:pPr>
            <w:r>
              <w:t>Label</w:t>
            </w:r>
          </w:p>
        </w:tc>
        <w:tc>
          <w:tcPr>
            <w:tcW w:w="2147" w:type="dxa"/>
          </w:tcPr>
          <w:p w14:paraId="4251B2F5" w14:textId="583162E5" w:rsidR="00F43ADB" w:rsidRPr="00901608" w:rsidRDefault="00F43ADB" w:rsidP="00F43ADB">
            <w:pPr>
              <w:pStyle w:val="NoSpacing"/>
            </w:pPr>
          </w:p>
        </w:tc>
        <w:tc>
          <w:tcPr>
            <w:tcW w:w="3685" w:type="dxa"/>
          </w:tcPr>
          <w:p w14:paraId="1C363735" w14:textId="1799358C" w:rsidR="00F43ADB" w:rsidRPr="00901608" w:rsidRDefault="00F43ADB" w:rsidP="00F43ADB">
            <w:pPr>
              <w:pStyle w:val="NoSpacing"/>
            </w:pPr>
            <w:r>
              <w:t>Display the dealer code of the PD that the bid is submitted under.</w:t>
            </w:r>
          </w:p>
        </w:tc>
      </w:tr>
      <w:tr w:rsidR="00F43ADB" w:rsidRPr="007C7C7F" w14:paraId="4B09FF13" w14:textId="77777777" w:rsidTr="00FC312D">
        <w:tc>
          <w:tcPr>
            <w:tcW w:w="562" w:type="dxa"/>
          </w:tcPr>
          <w:p w14:paraId="384F190E" w14:textId="52B4FADF" w:rsidR="00F43ADB" w:rsidRPr="007C7C7F" w:rsidRDefault="00F43ADB" w:rsidP="00F43ADB">
            <w:pPr>
              <w:pStyle w:val="NoSpacing"/>
            </w:pPr>
            <w:r>
              <w:t>2</w:t>
            </w:r>
          </w:p>
        </w:tc>
        <w:tc>
          <w:tcPr>
            <w:tcW w:w="2248" w:type="dxa"/>
          </w:tcPr>
          <w:p w14:paraId="4D80FC63" w14:textId="4996AC16" w:rsidR="00F43ADB" w:rsidRPr="007C7C7F" w:rsidRDefault="00F43ADB" w:rsidP="00F43ADB">
            <w:pPr>
              <w:pStyle w:val="NoSpacing"/>
            </w:pPr>
            <w:r>
              <w:t>Submission method</w:t>
            </w:r>
          </w:p>
        </w:tc>
        <w:tc>
          <w:tcPr>
            <w:tcW w:w="1701" w:type="dxa"/>
          </w:tcPr>
          <w:p w14:paraId="685F34AF" w14:textId="14D7D130" w:rsidR="00F43ADB" w:rsidRPr="00901608" w:rsidRDefault="00F43ADB" w:rsidP="00F43ADB">
            <w:pPr>
              <w:pStyle w:val="NoSpacing"/>
            </w:pPr>
            <w:r>
              <w:t>Label</w:t>
            </w:r>
          </w:p>
        </w:tc>
        <w:tc>
          <w:tcPr>
            <w:tcW w:w="2147" w:type="dxa"/>
          </w:tcPr>
          <w:p w14:paraId="27750BCC" w14:textId="09E42F99" w:rsidR="00F43ADB" w:rsidRPr="00901608" w:rsidRDefault="00F43ADB" w:rsidP="00F43ADB">
            <w:pPr>
              <w:pStyle w:val="NoSpacing"/>
            </w:pPr>
          </w:p>
        </w:tc>
        <w:tc>
          <w:tcPr>
            <w:tcW w:w="3685" w:type="dxa"/>
          </w:tcPr>
          <w:p w14:paraId="43D84C73" w14:textId="77777777" w:rsidR="00F43ADB" w:rsidRDefault="00F43ADB" w:rsidP="00F43ADB">
            <w:pPr>
              <w:pStyle w:val="NoSpacing"/>
            </w:pPr>
            <w:r>
              <w:t>Display whether the approval requested was submitted via file upload or manual entry.</w:t>
            </w:r>
          </w:p>
          <w:p w14:paraId="1462149C" w14:textId="77777777" w:rsidR="00F43ADB" w:rsidRDefault="00F43ADB" w:rsidP="00F43ADB">
            <w:pPr>
              <w:pStyle w:val="NoSpacing"/>
            </w:pPr>
          </w:p>
          <w:p w14:paraId="1D0FCFDA" w14:textId="77777777" w:rsidR="00F43ADB" w:rsidRDefault="00F43ADB" w:rsidP="00F43ADB">
            <w:pPr>
              <w:pStyle w:val="NoSpacing"/>
            </w:pPr>
            <w:r>
              <w:t>Options available are:</w:t>
            </w:r>
          </w:p>
          <w:p w14:paraId="32D08613" w14:textId="6288C1EF" w:rsidR="00F43ADB" w:rsidRDefault="00F43ADB" w:rsidP="00F43ADB">
            <w:pPr>
              <w:pStyle w:val="NoSpacing"/>
              <w:numPr>
                <w:ilvl w:val="0"/>
                <w:numId w:val="44"/>
              </w:numPr>
            </w:pPr>
            <w:r>
              <w:t>Manual entry</w:t>
            </w:r>
          </w:p>
          <w:p w14:paraId="0382C69C" w14:textId="0B61EE9A" w:rsidR="00F43ADB" w:rsidRPr="00901608" w:rsidRDefault="00F43ADB" w:rsidP="00F43ADB">
            <w:pPr>
              <w:pStyle w:val="NoSpacing"/>
              <w:numPr>
                <w:ilvl w:val="0"/>
                <w:numId w:val="44"/>
              </w:numPr>
            </w:pPr>
            <w:r>
              <w:t>File upload</w:t>
            </w:r>
          </w:p>
        </w:tc>
      </w:tr>
      <w:tr w:rsidR="00F43ADB" w:rsidRPr="007C7C7F" w14:paraId="49ACDF46" w14:textId="77777777" w:rsidTr="00FC312D">
        <w:tc>
          <w:tcPr>
            <w:tcW w:w="562" w:type="dxa"/>
          </w:tcPr>
          <w:p w14:paraId="5DF2E002" w14:textId="040926D0" w:rsidR="00F43ADB" w:rsidRDefault="00F43ADB" w:rsidP="00F43ADB">
            <w:pPr>
              <w:pStyle w:val="NoSpacing"/>
              <w:rPr>
                <w:rFonts w:cstheme="minorHAnsi"/>
              </w:rPr>
            </w:pPr>
            <w:r>
              <w:rPr>
                <w:rFonts w:cstheme="minorHAnsi"/>
              </w:rPr>
              <w:t>3</w:t>
            </w:r>
          </w:p>
        </w:tc>
        <w:tc>
          <w:tcPr>
            <w:tcW w:w="2248" w:type="dxa"/>
          </w:tcPr>
          <w:p w14:paraId="49888F55" w14:textId="17DC07A3" w:rsidR="00F43ADB" w:rsidRPr="002923FD" w:rsidRDefault="00F43ADB" w:rsidP="00F43ADB">
            <w:pPr>
              <w:pStyle w:val="NoSpacing"/>
            </w:pPr>
            <w:r>
              <w:t>Submission type</w:t>
            </w:r>
          </w:p>
        </w:tc>
        <w:tc>
          <w:tcPr>
            <w:tcW w:w="1701" w:type="dxa"/>
          </w:tcPr>
          <w:p w14:paraId="16EF96AF" w14:textId="3680EDB6" w:rsidR="00F43ADB" w:rsidRPr="002923FD" w:rsidRDefault="00F43ADB" w:rsidP="00F43ADB">
            <w:pPr>
              <w:pStyle w:val="NoSpacing"/>
            </w:pPr>
            <w:r>
              <w:t>Label</w:t>
            </w:r>
          </w:p>
        </w:tc>
        <w:tc>
          <w:tcPr>
            <w:tcW w:w="2147" w:type="dxa"/>
          </w:tcPr>
          <w:p w14:paraId="00747325" w14:textId="0C2CFBD9" w:rsidR="00F43ADB" w:rsidRPr="002923FD" w:rsidRDefault="00F43ADB" w:rsidP="00F43ADB">
            <w:pPr>
              <w:pStyle w:val="NoSpacing"/>
            </w:pPr>
          </w:p>
        </w:tc>
        <w:tc>
          <w:tcPr>
            <w:tcW w:w="3685" w:type="dxa"/>
          </w:tcPr>
          <w:p w14:paraId="6AA4278B" w14:textId="77777777" w:rsidR="00F43ADB" w:rsidRDefault="00F43ADB" w:rsidP="00F43ADB">
            <w:pPr>
              <w:pStyle w:val="NoSpacing"/>
            </w:pPr>
            <w:r>
              <w:t>Display whether the request is for a new bid, for an update to an existing bid, or to delete a bid.</w:t>
            </w:r>
          </w:p>
          <w:p w14:paraId="7C221B0A" w14:textId="77777777" w:rsidR="00F43ADB" w:rsidRDefault="00F43ADB" w:rsidP="00F43ADB">
            <w:pPr>
              <w:pStyle w:val="NoSpacing"/>
            </w:pPr>
          </w:p>
          <w:p w14:paraId="641E588C" w14:textId="77777777" w:rsidR="00F43ADB" w:rsidRDefault="00F43ADB" w:rsidP="00F43ADB">
            <w:pPr>
              <w:pStyle w:val="NoSpacing"/>
            </w:pPr>
            <w:r>
              <w:t>Options available are:</w:t>
            </w:r>
          </w:p>
          <w:p w14:paraId="6F9CD592" w14:textId="77777777" w:rsidR="00F43ADB" w:rsidRDefault="00F43ADB" w:rsidP="00F43ADB">
            <w:pPr>
              <w:pStyle w:val="NoSpacing"/>
              <w:numPr>
                <w:ilvl w:val="0"/>
                <w:numId w:val="45"/>
              </w:numPr>
            </w:pPr>
            <w:r>
              <w:t>New</w:t>
            </w:r>
          </w:p>
          <w:p w14:paraId="14DC2A43" w14:textId="77777777" w:rsidR="00F43ADB" w:rsidRDefault="00F43ADB" w:rsidP="00F43ADB">
            <w:pPr>
              <w:pStyle w:val="NoSpacing"/>
              <w:numPr>
                <w:ilvl w:val="0"/>
                <w:numId w:val="45"/>
              </w:numPr>
            </w:pPr>
            <w:commentRangeStart w:id="293"/>
            <w:r>
              <w:t>Amendment</w:t>
            </w:r>
          </w:p>
          <w:p w14:paraId="0E72156E" w14:textId="59002226" w:rsidR="00F43ADB" w:rsidRDefault="00F43ADB" w:rsidP="00F43ADB">
            <w:pPr>
              <w:pStyle w:val="NoSpacing"/>
              <w:numPr>
                <w:ilvl w:val="0"/>
                <w:numId w:val="45"/>
              </w:numPr>
            </w:pPr>
            <w:r>
              <w:t>Delete</w:t>
            </w:r>
            <w:commentRangeEnd w:id="293"/>
            <w:r w:rsidR="00BE10AD">
              <w:rPr>
                <w:rStyle w:val="CommentReference"/>
              </w:rPr>
              <w:commentReference w:id="293"/>
            </w:r>
          </w:p>
        </w:tc>
      </w:tr>
      <w:tr w:rsidR="00F43ADB" w:rsidRPr="007C7C7F" w14:paraId="2F0509C2" w14:textId="77777777" w:rsidTr="00FC312D">
        <w:tc>
          <w:tcPr>
            <w:tcW w:w="562" w:type="dxa"/>
          </w:tcPr>
          <w:p w14:paraId="37D06B23" w14:textId="6F5422A1" w:rsidR="00F43ADB" w:rsidRDefault="00F43ADB" w:rsidP="00F43ADB">
            <w:pPr>
              <w:pStyle w:val="NoSpacing"/>
              <w:rPr>
                <w:rFonts w:cstheme="minorHAnsi"/>
              </w:rPr>
            </w:pPr>
            <w:r>
              <w:rPr>
                <w:rFonts w:cstheme="minorHAnsi"/>
              </w:rPr>
              <w:t>4</w:t>
            </w:r>
          </w:p>
        </w:tc>
        <w:tc>
          <w:tcPr>
            <w:tcW w:w="2248" w:type="dxa"/>
          </w:tcPr>
          <w:p w14:paraId="51AAFAA0" w14:textId="47618FBA" w:rsidR="00F43ADB" w:rsidRDefault="00F43ADB" w:rsidP="00F43ADB">
            <w:pPr>
              <w:pStyle w:val="NoSpacing"/>
            </w:pPr>
            <w:r>
              <w:t>Submitted by</w:t>
            </w:r>
          </w:p>
        </w:tc>
        <w:tc>
          <w:tcPr>
            <w:tcW w:w="1701" w:type="dxa"/>
          </w:tcPr>
          <w:p w14:paraId="275DAEF5" w14:textId="0B2C3FB4" w:rsidR="00F43ADB" w:rsidRDefault="00F43ADB" w:rsidP="00F43ADB">
            <w:pPr>
              <w:pStyle w:val="NoSpacing"/>
            </w:pPr>
            <w:r>
              <w:t>Label</w:t>
            </w:r>
          </w:p>
        </w:tc>
        <w:tc>
          <w:tcPr>
            <w:tcW w:w="2147" w:type="dxa"/>
          </w:tcPr>
          <w:p w14:paraId="500DB6E2" w14:textId="77777777" w:rsidR="00F43ADB" w:rsidRDefault="00F43ADB" w:rsidP="00F43ADB">
            <w:pPr>
              <w:pStyle w:val="NoSpacing"/>
            </w:pPr>
          </w:p>
        </w:tc>
        <w:tc>
          <w:tcPr>
            <w:tcW w:w="3685" w:type="dxa"/>
          </w:tcPr>
          <w:p w14:paraId="392DD9B0" w14:textId="2FD1FF77" w:rsidR="00F43ADB" w:rsidRDefault="00F43ADB" w:rsidP="00F43ADB">
            <w:pPr>
              <w:pStyle w:val="NoSpacing"/>
            </w:pPr>
            <w:r>
              <w:t xml:space="preserve">Display the name of the user who submitted the </w:t>
            </w:r>
            <w:r w:rsidR="00AF03A1">
              <w:t>approval request</w:t>
            </w:r>
            <w:r>
              <w:t>.</w:t>
            </w:r>
          </w:p>
        </w:tc>
      </w:tr>
      <w:tr w:rsidR="00F43ADB" w:rsidRPr="007C7C7F" w14:paraId="0F22DCD8" w14:textId="77777777" w:rsidTr="00FC312D">
        <w:tc>
          <w:tcPr>
            <w:tcW w:w="562" w:type="dxa"/>
          </w:tcPr>
          <w:p w14:paraId="694BCB38" w14:textId="77478AF4" w:rsidR="00F43ADB" w:rsidRDefault="00F43ADB" w:rsidP="00F43ADB">
            <w:pPr>
              <w:pStyle w:val="NoSpacing"/>
              <w:rPr>
                <w:rFonts w:cstheme="minorHAnsi"/>
              </w:rPr>
            </w:pPr>
            <w:r>
              <w:rPr>
                <w:rFonts w:cstheme="minorHAnsi"/>
              </w:rPr>
              <w:t>5</w:t>
            </w:r>
          </w:p>
        </w:tc>
        <w:tc>
          <w:tcPr>
            <w:tcW w:w="2248" w:type="dxa"/>
          </w:tcPr>
          <w:p w14:paraId="1BC023EC" w14:textId="01AEDE7C" w:rsidR="00F43ADB" w:rsidRPr="002923FD" w:rsidRDefault="00F43ADB" w:rsidP="00F43ADB">
            <w:pPr>
              <w:pStyle w:val="NoSpacing"/>
            </w:pPr>
            <w:r>
              <w:t>Remarks</w:t>
            </w:r>
          </w:p>
        </w:tc>
        <w:tc>
          <w:tcPr>
            <w:tcW w:w="1701" w:type="dxa"/>
          </w:tcPr>
          <w:p w14:paraId="352EE2E3" w14:textId="3B949509" w:rsidR="00F43ADB" w:rsidRPr="002923FD" w:rsidRDefault="00F43ADB" w:rsidP="00F43ADB">
            <w:pPr>
              <w:pStyle w:val="NoSpacing"/>
            </w:pPr>
            <w:r>
              <w:t>Label</w:t>
            </w:r>
          </w:p>
        </w:tc>
        <w:tc>
          <w:tcPr>
            <w:tcW w:w="2147" w:type="dxa"/>
          </w:tcPr>
          <w:p w14:paraId="62C2E33F" w14:textId="3DC32D5A" w:rsidR="00F43ADB" w:rsidRPr="002923FD" w:rsidRDefault="00F43ADB" w:rsidP="00F43ADB">
            <w:pPr>
              <w:pStyle w:val="NoSpacing"/>
            </w:pPr>
          </w:p>
        </w:tc>
        <w:tc>
          <w:tcPr>
            <w:tcW w:w="3685" w:type="dxa"/>
          </w:tcPr>
          <w:p w14:paraId="6994DE59" w14:textId="319F9402" w:rsidR="00F43ADB" w:rsidRDefault="00F43ADB" w:rsidP="00F43ADB">
            <w:pPr>
              <w:pStyle w:val="NoSpacing"/>
            </w:pPr>
            <w:r>
              <w:t>Display the remarks made by the user</w:t>
            </w:r>
            <w:r w:rsidR="00AF03A1">
              <w:t xml:space="preserve"> when submitting the approval request.</w:t>
            </w:r>
          </w:p>
        </w:tc>
      </w:tr>
      <w:tr w:rsidR="00F43ADB" w:rsidRPr="007C7C7F" w14:paraId="65E3605C" w14:textId="77777777" w:rsidTr="00FC312D">
        <w:tc>
          <w:tcPr>
            <w:tcW w:w="562" w:type="dxa"/>
          </w:tcPr>
          <w:p w14:paraId="60625972" w14:textId="5EF48C40" w:rsidR="00F43ADB" w:rsidRDefault="00F43ADB" w:rsidP="00F43ADB">
            <w:pPr>
              <w:pStyle w:val="NoSpacing"/>
              <w:rPr>
                <w:rFonts w:cstheme="minorHAnsi"/>
              </w:rPr>
            </w:pPr>
            <w:r>
              <w:rPr>
                <w:rFonts w:cstheme="minorHAnsi"/>
              </w:rPr>
              <w:t>6</w:t>
            </w:r>
          </w:p>
        </w:tc>
        <w:tc>
          <w:tcPr>
            <w:tcW w:w="2248" w:type="dxa"/>
          </w:tcPr>
          <w:p w14:paraId="380E5437" w14:textId="7BF5708B" w:rsidR="00F43ADB" w:rsidRDefault="00F43ADB" w:rsidP="00F43ADB">
            <w:pPr>
              <w:pStyle w:val="NoSpacing"/>
            </w:pPr>
            <w:r>
              <w:t>Review</w:t>
            </w:r>
          </w:p>
        </w:tc>
        <w:tc>
          <w:tcPr>
            <w:tcW w:w="1701" w:type="dxa"/>
          </w:tcPr>
          <w:p w14:paraId="18C187BE" w14:textId="195AB9A6" w:rsidR="00F43ADB" w:rsidRPr="002923FD" w:rsidRDefault="00F43ADB" w:rsidP="00F43ADB">
            <w:pPr>
              <w:pStyle w:val="NoSpacing"/>
            </w:pPr>
            <w:del w:id="294" w:author="Jasmine WL TEO (MAS)" w:date="2025-12-23T18:21:00Z" w16du:dateUtc="2025-12-23T10:21:00Z">
              <w:r>
                <w:delText>Label</w:delText>
              </w:r>
            </w:del>
            <w:ins w:id="295" w:author="Akila BALAKRISHNAN from.OPTIMUM (MAS)" w:date="2025-12-22T11:39:00Z" w16du:dateUtc="2025-12-22T03:39:00Z">
              <w:del w:id="296" w:author="Jasmine WL TEO (MAS)" w:date="2025-12-23T18:21:00Z" w16du:dateUtc="2025-12-23T10:21:00Z">
                <w:r w:rsidR="00DE262B">
                  <w:delText xml:space="preserve"> (with </w:delText>
                </w:r>
                <w:r w:rsidR="00DE262B" w:rsidDel="00D612DE">
                  <w:delText>h</w:delText>
                </w:r>
              </w:del>
            </w:ins>
            <w:ins w:id="297" w:author="Jasmine WL TEO (MAS)" w:date="2025-12-23T18:21:00Z" w16du:dateUtc="2025-12-23T10:21:00Z">
              <w:r w:rsidR="00D612DE">
                <w:t>H</w:t>
              </w:r>
            </w:ins>
            <w:ins w:id="298" w:author="Akila BALAKRISHNAN from.OPTIMUM (MAS)" w:date="2025-12-22T11:39:00Z" w16du:dateUtc="2025-12-22T03:39:00Z">
              <w:r w:rsidR="00DE262B">
                <w:t>yperlink</w:t>
              </w:r>
              <w:del w:id="299" w:author="Jasmine WL TEO (MAS)" w:date="2025-12-23T18:21:00Z" w16du:dateUtc="2025-12-23T10:21:00Z">
                <w:r w:rsidR="00DE262B">
                  <w:delText>)</w:delText>
                </w:r>
              </w:del>
            </w:ins>
          </w:p>
        </w:tc>
        <w:tc>
          <w:tcPr>
            <w:tcW w:w="2147" w:type="dxa"/>
          </w:tcPr>
          <w:p w14:paraId="53813B9F" w14:textId="77777777" w:rsidR="00F43ADB" w:rsidRPr="002923FD" w:rsidRDefault="00F43ADB" w:rsidP="00F43ADB">
            <w:pPr>
              <w:pStyle w:val="NoSpacing"/>
            </w:pPr>
          </w:p>
        </w:tc>
        <w:tc>
          <w:tcPr>
            <w:tcW w:w="3685" w:type="dxa"/>
          </w:tcPr>
          <w:p w14:paraId="1FD91410" w14:textId="4AF11AEA" w:rsidR="00F43ADB" w:rsidRDefault="00AF03A1" w:rsidP="00F43ADB">
            <w:pPr>
              <w:pStyle w:val="NoSpacing"/>
            </w:pPr>
            <w:r>
              <w:t xml:space="preserve">Refer to </w:t>
            </w:r>
            <w:r w:rsidR="005B7B41">
              <w:fldChar w:fldCharType="begin"/>
            </w:r>
            <w:r w:rsidR="005B7B41">
              <w:instrText xml:space="preserve"> REF _Ref216855194 \r \h </w:instrText>
            </w:r>
            <w:r w:rsidR="005B7B41">
              <w:fldChar w:fldCharType="separate"/>
            </w:r>
            <w:r w:rsidR="005B7B41">
              <w:t>2.12</w:t>
            </w:r>
            <w:r w:rsidR="005B7B41">
              <w:fldChar w:fldCharType="end"/>
            </w:r>
            <w:r w:rsidR="005B7B41">
              <w:t xml:space="preserve"> </w:t>
            </w:r>
            <w:r w:rsidR="005B7B41">
              <w:fldChar w:fldCharType="begin"/>
            </w:r>
            <w:r w:rsidR="005B7B41">
              <w:instrText xml:space="preserve"> REF _Ref216855196 \h </w:instrText>
            </w:r>
            <w:r w:rsidR="005B7B41">
              <w:fldChar w:fldCharType="separate"/>
            </w:r>
            <w:r w:rsidR="005B7B41">
              <w:t>Approve/Reject Bids</w:t>
            </w:r>
            <w:r w:rsidR="005B7B41">
              <w:fldChar w:fldCharType="end"/>
            </w:r>
            <w:r w:rsidR="005B7B41">
              <w:t>.</w:t>
            </w:r>
            <w:ins w:id="300" w:author="Han Xie CHAI (MAS)" w:date="2026-01-08T17:54:00Z" w16du:dateUtc="2026-01-08T09:54:00Z">
              <w:r w:rsidR="009C5137">
                <w:t xml:space="preserve"> Only for Checkers.</w:t>
              </w:r>
            </w:ins>
          </w:p>
        </w:tc>
      </w:tr>
      <w:tr w:rsidR="00F43ADB" w:rsidRPr="007C7C7F" w14:paraId="02AC1CEE" w14:textId="77777777" w:rsidTr="00FC312D">
        <w:tc>
          <w:tcPr>
            <w:tcW w:w="562" w:type="dxa"/>
          </w:tcPr>
          <w:p w14:paraId="01E3E788" w14:textId="57B6B65C" w:rsidR="00F43ADB" w:rsidRDefault="00F43ADB" w:rsidP="00F43ADB">
            <w:pPr>
              <w:pStyle w:val="NoSpacing"/>
              <w:rPr>
                <w:rFonts w:cstheme="minorHAnsi"/>
              </w:rPr>
            </w:pPr>
            <w:r>
              <w:rPr>
                <w:rFonts w:cstheme="minorHAnsi"/>
              </w:rPr>
              <w:t>7</w:t>
            </w:r>
          </w:p>
        </w:tc>
        <w:tc>
          <w:tcPr>
            <w:tcW w:w="2248" w:type="dxa"/>
          </w:tcPr>
          <w:p w14:paraId="1F35FF5C" w14:textId="230FDB1A" w:rsidR="00F43ADB" w:rsidRPr="002923FD" w:rsidRDefault="00F43ADB" w:rsidP="00F43ADB">
            <w:pPr>
              <w:pStyle w:val="NoSpacing"/>
            </w:pPr>
            <w:r>
              <w:t>Withdraw</w:t>
            </w:r>
          </w:p>
        </w:tc>
        <w:tc>
          <w:tcPr>
            <w:tcW w:w="1701" w:type="dxa"/>
          </w:tcPr>
          <w:p w14:paraId="759233AE" w14:textId="4721E4CF" w:rsidR="00F43ADB" w:rsidRPr="002923FD" w:rsidRDefault="00F43ADB" w:rsidP="00F43ADB">
            <w:pPr>
              <w:pStyle w:val="NoSpacing"/>
            </w:pPr>
            <w:del w:id="301" w:author="Jasmine WL TEO (MAS)" w:date="2025-12-23T18:21:00Z" w16du:dateUtc="2025-12-23T10:21:00Z">
              <w:r>
                <w:delText>Label</w:delText>
              </w:r>
            </w:del>
            <w:ins w:id="302" w:author="Akila BALAKRISHNAN from.OPTIMUM (MAS)" w:date="2025-12-22T11:39:00Z" w16du:dateUtc="2025-12-22T03:39:00Z">
              <w:del w:id="303" w:author="Jasmine WL TEO (MAS)" w:date="2025-12-23T18:21:00Z" w16du:dateUtc="2025-12-23T10:21:00Z">
                <w:r w:rsidR="00DE262B">
                  <w:delText xml:space="preserve"> (with </w:delText>
                </w:r>
                <w:r w:rsidR="00DE262B" w:rsidDel="00D612DE">
                  <w:delText>h</w:delText>
                </w:r>
              </w:del>
            </w:ins>
            <w:ins w:id="304" w:author="Jasmine WL TEO (MAS)" w:date="2025-12-23T18:21:00Z" w16du:dateUtc="2025-12-23T10:21:00Z">
              <w:r w:rsidR="00D612DE">
                <w:t>H</w:t>
              </w:r>
            </w:ins>
            <w:ins w:id="305" w:author="Akila BALAKRISHNAN from.OPTIMUM (MAS)" w:date="2025-12-22T11:39:00Z" w16du:dateUtc="2025-12-22T03:39:00Z">
              <w:r w:rsidR="00DE262B">
                <w:t>yperlink</w:t>
              </w:r>
              <w:del w:id="306" w:author="Jasmine WL TEO (MAS)" w:date="2025-12-23T18:21:00Z" w16du:dateUtc="2025-12-23T10:21:00Z">
                <w:r w:rsidR="00DE262B">
                  <w:delText>)</w:delText>
                </w:r>
              </w:del>
            </w:ins>
          </w:p>
        </w:tc>
        <w:tc>
          <w:tcPr>
            <w:tcW w:w="2147" w:type="dxa"/>
          </w:tcPr>
          <w:p w14:paraId="04D58117" w14:textId="590A73A3" w:rsidR="00F43ADB" w:rsidRPr="002923FD" w:rsidRDefault="00F43ADB" w:rsidP="00F43ADB">
            <w:pPr>
              <w:pStyle w:val="NoSpacing"/>
            </w:pPr>
          </w:p>
        </w:tc>
        <w:tc>
          <w:tcPr>
            <w:tcW w:w="3685" w:type="dxa"/>
          </w:tcPr>
          <w:p w14:paraId="0DC611F8" w14:textId="64FD6088" w:rsidR="00F43ADB" w:rsidRDefault="00AF03A1" w:rsidP="00F43ADB">
            <w:pPr>
              <w:pStyle w:val="NoSpacing"/>
            </w:pPr>
            <w:r>
              <w:t xml:space="preserve">Refer to </w:t>
            </w:r>
            <w:r>
              <w:fldChar w:fldCharType="begin"/>
            </w:r>
            <w:r>
              <w:instrText xml:space="preserve"> REF _Ref216431387 \r \h </w:instrText>
            </w:r>
            <w:r>
              <w:fldChar w:fldCharType="separate"/>
            </w:r>
            <w:r w:rsidR="00736FA2">
              <w:t>2.11</w:t>
            </w:r>
            <w:r>
              <w:fldChar w:fldCharType="end"/>
            </w:r>
            <w:r>
              <w:t xml:space="preserve"> </w:t>
            </w:r>
            <w:r>
              <w:fldChar w:fldCharType="begin"/>
            </w:r>
            <w:r>
              <w:instrText xml:space="preserve"> REF _Ref216431387 \h </w:instrText>
            </w:r>
            <w:r>
              <w:fldChar w:fldCharType="separate"/>
            </w:r>
            <w:r w:rsidR="00736FA2">
              <w:t>Withdraw Bid Approval Request</w:t>
            </w:r>
            <w:r>
              <w:fldChar w:fldCharType="end"/>
            </w:r>
            <w:ins w:id="307" w:author="Han Xie CHAI (MAS)" w:date="2026-01-08T17:54:00Z" w16du:dateUtc="2026-01-08T09:54:00Z">
              <w:r w:rsidR="009C5137">
                <w:t>. Only for Makers.</w:t>
              </w:r>
            </w:ins>
          </w:p>
        </w:tc>
      </w:tr>
    </w:tbl>
    <w:p w14:paraId="1E0D65E2" w14:textId="13D44117" w:rsidR="00B6631B" w:rsidRDefault="00F70B95" w:rsidP="00B5499B">
      <w:pPr>
        <w:pStyle w:val="Caption"/>
      </w:pPr>
      <w:r>
        <w:t xml:space="preserve">Table </w:t>
      </w:r>
      <w:r>
        <w:fldChar w:fldCharType="begin"/>
      </w:r>
      <w:r>
        <w:instrText xml:space="preserve"> SEQ Table \* ARABIC </w:instrText>
      </w:r>
      <w:r>
        <w:fldChar w:fldCharType="separate"/>
      </w:r>
      <w:r w:rsidR="00736FA2">
        <w:rPr>
          <w:noProof/>
        </w:rPr>
        <w:t>8</w:t>
      </w:r>
      <w:r>
        <w:fldChar w:fldCharType="end"/>
      </w:r>
      <w:r w:rsidR="00F43972">
        <w:t>:</w:t>
      </w:r>
      <w:r>
        <w:t xml:space="preserve"> </w:t>
      </w:r>
      <w:r w:rsidR="00EE3139">
        <w:t>Pending Approvals Accordion</w:t>
      </w:r>
      <w:r w:rsidR="00474AFC">
        <w:t xml:space="preserve"> Screen Elements</w:t>
      </w:r>
    </w:p>
    <w:p w14:paraId="0699FEBE" w14:textId="209594B7" w:rsidR="00EE3139" w:rsidRPr="00A20FD4" w:rsidRDefault="00EE3139" w:rsidP="00EE3139">
      <w:pPr>
        <w:pStyle w:val="Heading4"/>
      </w:pPr>
      <w:bookmarkStart w:id="308" w:name="_Ref216796072"/>
      <w:commentRangeStart w:id="309"/>
      <w:r w:rsidRPr="00A20FD4">
        <w:lastRenderedPageBreak/>
        <w:t>Data Table Action Header (for institutional bids)</w:t>
      </w:r>
      <w:bookmarkEnd w:id="308"/>
      <w:commentRangeEnd w:id="309"/>
      <w:r w:rsidR="009C5137">
        <w:rPr>
          <w:rStyle w:val="CommentReference"/>
          <w:rFonts w:eastAsiaTheme="minorHAnsi" w:cstheme="minorBidi"/>
          <w:b w:val="0"/>
          <w:iCs w:val="0"/>
        </w:rPr>
        <w:commentReference w:id="309"/>
      </w:r>
    </w:p>
    <w:tbl>
      <w:tblPr>
        <w:tblStyle w:val="TableGrid"/>
        <w:tblW w:w="0" w:type="auto"/>
        <w:tblLook w:val="04A0" w:firstRow="1" w:lastRow="0" w:firstColumn="1" w:lastColumn="0" w:noHBand="0" w:noVBand="1"/>
      </w:tblPr>
      <w:tblGrid>
        <w:gridCol w:w="562"/>
        <w:gridCol w:w="2248"/>
        <w:gridCol w:w="1701"/>
        <w:gridCol w:w="2147"/>
        <w:gridCol w:w="3685"/>
      </w:tblGrid>
      <w:tr w:rsidR="00EE3139" w:rsidRPr="007C7C7F" w14:paraId="2CEF84E5" w14:textId="77777777" w:rsidTr="00367814">
        <w:tc>
          <w:tcPr>
            <w:tcW w:w="562" w:type="dxa"/>
            <w:shd w:val="clear" w:color="auto" w:fill="E7E6E6" w:themeFill="background2"/>
          </w:tcPr>
          <w:p w14:paraId="5CCE7F76" w14:textId="77777777" w:rsidR="00EE3139" w:rsidRPr="007D7B67" w:rsidRDefault="00EE3139" w:rsidP="00367814">
            <w:pPr>
              <w:pStyle w:val="NoSpacing"/>
              <w:jc w:val="center"/>
              <w:rPr>
                <w:b/>
                <w:bCs/>
              </w:rPr>
            </w:pPr>
            <w:r w:rsidRPr="007D7B67">
              <w:rPr>
                <w:rFonts w:cstheme="minorHAnsi"/>
                <w:b/>
                <w:bCs/>
              </w:rPr>
              <w:t>S/N</w:t>
            </w:r>
          </w:p>
        </w:tc>
        <w:tc>
          <w:tcPr>
            <w:tcW w:w="2248" w:type="dxa"/>
            <w:shd w:val="clear" w:color="auto" w:fill="E7E6E6" w:themeFill="background2"/>
          </w:tcPr>
          <w:p w14:paraId="78FCCACA" w14:textId="77777777" w:rsidR="00EE3139" w:rsidRPr="007D7B67" w:rsidRDefault="00EE3139" w:rsidP="00367814">
            <w:pPr>
              <w:pStyle w:val="NoSpacing"/>
              <w:jc w:val="center"/>
              <w:rPr>
                <w:b/>
                <w:bCs/>
              </w:rPr>
            </w:pPr>
            <w:r w:rsidRPr="007D7B67">
              <w:rPr>
                <w:rFonts w:cstheme="minorHAnsi"/>
                <w:b/>
                <w:bCs/>
              </w:rPr>
              <w:t>Name</w:t>
            </w:r>
          </w:p>
        </w:tc>
        <w:tc>
          <w:tcPr>
            <w:tcW w:w="1701" w:type="dxa"/>
            <w:shd w:val="clear" w:color="auto" w:fill="E7E6E6" w:themeFill="background2"/>
          </w:tcPr>
          <w:p w14:paraId="14FC9EBF" w14:textId="77777777" w:rsidR="00EE3139" w:rsidRPr="007D7B67" w:rsidRDefault="00EE3139"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3A62C680" w14:textId="77777777" w:rsidR="00EE3139" w:rsidRPr="007D7B67" w:rsidRDefault="00EE3139"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7A65F06B" w14:textId="77777777" w:rsidR="00EE3139" w:rsidRPr="007D7B67" w:rsidRDefault="00EE3139"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33C5237F" w14:textId="77777777" w:rsidR="00EE3139" w:rsidRPr="007D7B67" w:rsidRDefault="00EE3139" w:rsidP="00367814">
            <w:pPr>
              <w:pStyle w:val="NoSpacing"/>
              <w:jc w:val="center"/>
              <w:rPr>
                <w:rFonts w:cstheme="minorHAnsi"/>
                <w:b/>
                <w:bCs/>
              </w:rPr>
            </w:pPr>
            <w:r>
              <w:rPr>
                <w:rFonts w:cstheme="minorHAnsi"/>
                <w:b/>
                <w:bCs/>
              </w:rPr>
              <w:t>Remarks</w:t>
            </w:r>
          </w:p>
        </w:tc>
      </w:tr>
      <w:tr w:rsidR="00EE3139" w:rsidRPr="007C7C7F" w14:paraId="16F93F79" w14:textId="77777777" w:rsidTr="00367814">
        <w:tc>
          <w:tcPr>
            <w:tcW w:w="562" w:type="dxa"/>
          </w:tcPr>
          <w:p w14:paraId="7BCA2326" w14:textId="77777777" w:rsidR="00EE3139" w:rsidRPr="007C7C7F" w:rsidRDefault="00EE3139" w:rsidP="00367814">
            <w:pPr>
              <w:pStyle w:val="NoSpacing"/>
            </w:pPr>
            <w:r>
              <w:t>1</w:t>
            </w:r>
          </w:p>
        </w:tc>
        <w:tc>
          <w:tcPr>
            <w:tcW w:w="2248" w:type="dxa"/>
          </w:tcPr>
          <w:p w14:paraId="14B36078" w14:textId="45F0E9AF" w:rsidR="00EE3139" w:rsidRPr="007C7C7F" w:rsidRDefault="00EE3139" w:rsidP="00367814">
            <w:pPr>
              <w:pStyle w:val="NoSpacing"/>
            </w:pPr>
            <w:commentRangeStart w:id="310"/>
            <w:r>
              <w:t>Bank ref no.</w:t>
            </w:r>
            <w:commentRangeEnd w:id="310"/>
            <w:r w:rsidR="00A20FD4">
              <w:rPr>
                <w:rStyle w:val="CommentReference"/>
              </w:rPr>
              <w:commentReference w:id="310"/>
            </w:r>
          </w:p>
        </w:tc>
        <w:tc>
          <w:tcPr>
            <w:tcW w:w="1701" w:type="dxa"/>
          </w:tcPr>
          <w:p w14:paraId="40889237" w14:textId="704666C7" w:rsidR="00EE3139" w:rsidRPr="00901608" w:rsidRDefault="00AF03A1" w:rsidP="00367814">
            <w:pPr>
              <w:pStyle w:val="NoSpacing"/>
            </w:pPr>
            <w:r>
              <w:t>Text (8)</w:t>
            </w:r>
          </w:p>
        </w:tc>
        <w:tc>
          <w:tcPr>
            <w:tcW w:w="2147" w:type="dxa"/>
          </w:tcPr>
          <w:p w14:paraId="525E31C7" w14:textId="77777777" w:rsidR="00EE3139" w:rsidRPr="00901608" w:rsidRDefault="00EE3139" w:rsidP="00367814">
            <w:pPr>
              <w:pStyle w:val="NoSpacing"/>
            </w:pPr>
          </w:p>
        </w:tc>
        <w:tc>
          <w:tcPr>
            <w:tcW w:w="3685" w:type="dxa"/>
          </w:tcPr>
          <w:p w14:paraId="02A88B6B" w14:textId="77777777" w:rsidR="00EE3139" w:rsidRPr="00901608" w:rsidRDefault="00EE3139" w:rsidP="00367814">
            <w:pPr>
              <w:pStyle w:val="NoSpacing"/>
            </w:pPr>
          </w:p>
        </w:tc>
      </w:tr>
      <w:tr w:rsidR="00EE3139" w:rsidRPr="007C7C7F" w14:paraId="134302EB" w14:textId="77777777" w:rsidTr="00367814">
        <w:tc>
          <w:tcPr>
            <w:tcW w:w="562" w:type="dxa"/>
          </w:tcPr>
          <w:p w14:paraId="7304AFE4" w14:textId="77777777" w:rsidR="00EE3139" w:rsidRPr="007C7C7F" w:rsidRDefault="00EE3139" w:rsidP="00367814">
            <w:pPr>
              <w:pStyle w:val="NoSpacing"/>
            </w:pPr>
            <w:r>
              <w:t>2</w:t>
            </w:r>
          </w:p>
        </w:tc>
        <w:tc>
          <w:tcPr>
            <w:tcW w:w="2248" w:type="dxa"/>
          </w:tcPr>
          <w:p w14:paraId="15DCB1BF" w14:textId="782153D3" w:rsidR="00EE3139" w:rsidRPr="007C7C7F" w:rsidRDefault="00EE3139" w:rsidP="00367814">
            <w:pPr>
              <w:pStyle w:val="NoSpacing"/>
            </w:pPr>
            <w:r>
              <w:t>Dealer code</w:t>
            </w:r>
          </w:p>
        </w:tc>
        <w:tc>
          <w:tcPr>
            <w:tcW w:w="1701" w:type="dxa"/>
          </w:tcPr>
          <w:p w14:paraId="4E9B9FDD" w14:textId="09F5D1E0" w:rsidR="00EE3139" w:rsidRPr="00901608" w:rsidRDefault="00AF03A1" w:rsidP="00367814">
            <w:pPr>
              <w:pStyle w:val="NoSpacing"/>
            </w:pPr>
            <w:r>
              <w:t>Multiselect Dropdown</w:t>
            </w:r>
          </w:p>
        </w:tc>
        <w:tc>
          <w:tcPr>
            <w:tcW w:w="2147" w:type="dxa"/>
          </w:tcPr>
          <w:p w14:paraId="4350B2F5" w14:textId="77777777" w:rsidR="00EE3139" w:rsidRPr="00901608" w:rsidRDefault="00EE3139" w:rsidP="00367814">
            <w:pPr>
              <w:pStyle w:val="NoSpacing"/>
            </w:pPr>
          </w:p>
        </w:tc>
        <w:tc>
          <w:tcPr>
            <w:tcW w:w="3685" w:type="dxa"/>
          </w:tcPr>
          <w:p w14:paraId="09EE3A66" w14:textId="0159E121" w:rsidR="00EE3139" w:rsidRPr="00901608" w:rsidRDefault="00612673" w:rsidP="00367814">
            <w:pPr>
              <w:pStyle w:val="NoSpacing"/>
            </w:pPr>
            <w:r>
              <w:t>Options available are based on the dealer code of each PD.</w:t>
            </w:r>
          </w:p>
        </w:tc>
      </w:tr>
    </w:tbl>
    <w:p w14:paraId="30FFFA5B" w14:textId="3C2586E3" w:rsidR="00EE3139" w:rsidRDefault="00EE3139" w:rsidP="00EE3139">
      <w:pPr>
        <w:pStyle w:val="Caption"/>
      </w:pPr>
      <w:r>
        <w:t xml:space="preserve">Table </w:t>
      </w:r>
      <w:r>
        <w:fldChar w:fldCharType="begin"/>
      </w:r>
      <w:r>
        <w:instrText xml:space="preserve"> SEQ Table \* ARABIC </w:instrText>
      </w:r>
      <w:r>
        <w:fldChar w:fldCharType="separate"/>
      </w:r>
      <w:r w:rsidR="00736FA2">
        <w:rPr>
          <w:noProof/>
        </w:rPr>
        <w:t>9</w:t>
      </w:r>
      <w:r>
        <w:fldChar w:fldCharType="end"/>
      </w:r>
      <w:r>
        <w:t>: Data Table Action Header Screen Elements</w:t>
      </w:r>
    </w:p>
    <w:p w14:paraId="7FF9C5A0" w14:textId="78DC18E4" w:rsidR="00EE3139" w:rsidRDefault="00EE3139" w:rsidP="00EE3139">
      <w:pPr>
        <w:pStyle w:val="Heading4"/>
      </w:pPr>
      <w:bookmarkStart w:id="311" w:name="_Ref216442362"/>
      <w:r>
        <w:t>Data Table (for institutional bids)</w:t>
      </w:r>
      <w:bookmarkEnd w:id="311"/>
    </w:p>
    <w:tbl>
      <w:tblPr>
        <w:tblStyle w:val="TableGrid"/>
        <w:tblW w:w="0" w:type="auto"/>
        <w:tblLook w:val="04A0" w:firstRow="1" w:lastRow="0" w:firstColumn="1" w:lastColumn="0" w:noHBand="0" w:noVBand="1"/>
      </w:tblPr>
      <w:tblGrid>
        <w:gridCol w:w="562"/>
        <w:gridCol w:w="2248"/>
        <w:gridCol w:w="1701"/>
        <w:gridCol w:w="2147"/>
        <w:gridCol w:w="3685"/>
      </w:tblGrid>
      <w:tr w:rsidR="00EE3139" w:rsidRPr="007C7C7F" w14:paraId="5D8E40B7" w14:textId="77777777" w:rsidTr="00367814">
        <w:tc>
          <w:tcPr>
            <w:tcW w:w="562" w:type="dxa"/>
            <w:shd w:val="clear" w:color="auto" w:fill="E7E6E6" w:themeFill="background2"/>
          </w:tcPr>
          <w:p w14:paraId="2C1F7932" w14:textId="77777777" w:rsidR="00EE3139" w:rsidRPr="007D7B67" w:rsidRDefault="00EE3139" w:rsidP="00367814">
            <w:pPr>
              <w:pStyle w:val="NoSpacing"/>
              <w:jc w:val="center"/>
              <w:rPr>
                <w:b/>
                <w:bCs/>
              </w:rPr>
            </w:pPr>
            <w:r w:rsidRPr="007D7B67">
              <w:rPr>
                <w:rFonts w:cstheme="minorHAnsi"/>
                <w:b/>
                <w:bCs/>
              </w:rPr>
              <w:t>S/N</w:t>
            </w:r>
          </w:p>
        </w:tc>
        <w:tc>
          <w:tcPr>
            <w:tcW w:w="2248" w:type="dxa"/>
            <w:shd w:val="clear" w:color="auto" w:fill="E7E6E6" w:themeFill="background2"/>
          </w:tcPr>
          <w:p w14:paraId="4E79468F" w14:textId="77777777" w:rsidR="00EE3139" w:rsidRPr="007D7B67" w:rsidRDefault="00EE3139" w:rsidP="00367814">
            <w:pPr>
              <w:pStyle w:val="NoSpacing"/>
              <w:jc w:val="center"/>
              <w:rPr>
                <w:b/>
                <w:bCs/>
              </w:rPr>
            </w:pPr>
            <w:r w:rsidRPr="007D7B67">
              <w:rPr>
                <w:rFonts w:cstheme="minorHAnsi"/>
                <w:b/>
                <w:bCs/>
              </w:rPr>
              <w:t>Name</w:t>
            </w:r>
          </w:p>
        </w:tc>
        <w:tc>
          <w:tcPr>
            <w:tcW w:w="1701" w:type="dxa"/>
            <w:shd w:val="clear" w:color="auto" w:fill="E7E6E6" w:themeFill="background2"/>
          </w:tcPr>
          <w:p w14:paraId="1D94BC29" w14:textId="77777777" w:rsidR="00EE3139" w:rsidRPr="007D7B67" w:rsidRDefault="00EE3139"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6E032D0F" w14:textId="77777777" w:rsidR="00EE3139" w:rsidRPr="007D7B67" w:rsidRDefault="00EE3139"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0AE4932F" w14:textId="77777777" w:rsidR="00EE3139" w:rsidRPr="007D7B67" w:rsidRDefault="00EE3139"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DEF39ED" w14:textId="77777777" w:rsidR="00EE3139" w:rsidRPr="007D7B67" w:rsidRDefault="00EE3139" w:rsidP="00367814">
            <w:pPr>
              <w:pStyle w:val="NoSpacing"/>
              <w:jc w:val="center"/>
              <w:rPr>
                <w:rFonts w:cstheme="minorHAnsi"/>
                <w:b/>
                <w:bCs/>
              </w:rPr>
            </w:pPr>
            <w:r>
              <w:rPr>
                <w:rFonts w:cstheme="minorHAnsi"/>
                <w:b/>
                <w:bCs/>
              </w:rPr>
              <w:t>Remarks</w:t>
            </w:r>
          </w:p>
        </w:tc>
      </w:tr>
      <w:tr w:rsidR="008F0841" w:rsidRPr="007C7C7F" w14:paraId="281905DF" w14:textId="77777777" w:rsidTr="00367814">
        <w:tc>
          <w:tcPr>
            <w:tcW w:w="562" w:type="dxa"/>
          </w:tcPr>
          <w:p w14:paraId="3555A3FE" w14:textId="77777777" w:rsidR="008F0841" w:rsidRPr="007C7C7F" w:rsidRDefault="008F0841" w:rsidP="008F0841">
            <w:pPr>
              <w:pStyle w:val="NoSpacing"/>
            </w:pPr>
            <w:r>
              <w:t>1</w:t>
            </w:r>
          </w:p>
        </w:tc>
        <w:tc>
          <w:tcPr>
            <w:tcW w:w="2248" w:type="dxa"/>
          </w:tcPr>
          <w:p w14:paraId="31811640" w14:textId="77777777" w:rsidR="008F0841" w:rsidRPr="007C7C7F" w:rsidRDefault="008F0841" w:rsidP="008F0841">
            <w:pPr>
              <w:pStyle w:val="NoSpacing"/>
            </w:pPr>
            <w:r>
              <w:t>Bank ref no.</w:t>
            </w:r>
          </w:p>
        </w:tc>
        <w:tc>
          <w:tcPr>
            <w:tcW w:w="1701" w:type="dxa"/>
          </w:tcPr>
          <w:p w14:paraId="403F59F6" w14:textId="0F80C083" w:rsidR="008F0841" w:rsidRPr="00901608" w:rsidRDefault="008F0841" w:rsidP="008F0841">
            <w:pPr>
              <w:pStyle w:val="NoSpacing"/>
            </w:pPr>
            <w:r w:rsidRPr="00763658">
              <w:t>Label</w:t>
            </w:r>
          </w:p>
        </w:tc>
        <w:tc>
          <w:tcPr>
            <w:tcW w:w="2147" w:type="dxa"/>
          </w:tcPr>
          <w:p w14:paraId="596AFB7F" w14:textId="77777777" w:rsidR="008F0841" w:rsidRPr="00901608" w:rsidRDefault="008F0841" w:rsidP="008F0841">
            <w:pPr>
              <w:pStyle w:val="NoSpacing"/>
            </w:pPr>
          </w:p>
        </w:tc>
        <w:tc>
          <w:tcPr>
            <w:tcW w:w="3685" w:type="dxa"/>
          </w:tcPr>
          <w:p w14:paraId="783F1BC3" w14:textId="77777777" w:rsidR="008F0841" w:rsidRPr="00901608" w:rsidRDefault="008F0841" w:rsidP="008F0841">
            <w:pPr>
              <w:pStyle w:val="NoSpacing"/>
            </w:pPr>
          </w:p>
        </w:tc>
      </w:tr>
      <w:tr w:rsidR="008F0841" w:rsidRPr="007C7C7F" w14:paraId="7DF782A6" w14:textId="77777777" w:rsidTr="00367814">
        <w:tc>
          <w:tcPr>
            <w:tcW w:w="562" w:type="dxa"/>
          </w:tcPr>
          <w:p w14:paraId="63030391" w14:textId="77777777" w:rsidR="008F0841" w:rsidRPr="007C7C7F" w:rsidRDefault="008F0841" w:rsidP="008F0841">
            <w:pPr>
              <w:pStyle w:val="NoSpacing"/>
            </w:pPr>
            <w:r>
              <w:t>2</w:t>
            </w:r>
          </w:p>
        </w:tc>
        <w:tc>
          <w:tcPr>
            <w:tcW w:w="2248" w:type="dxa"/>
          </w:tcPr>
          <w:p w14:paraId="05ACBD6D" w14:textId="77777777" w:rsidR="008F0841" w:rsidRPr="007C7C7F" w:rsidRDefault="008F0841" w:rsidP="008F0841">
            <w:pPr>
              <w:pStyle w:val="NoSpacing"/>
            </w:pPr>
            <w:r>
              <w:t>Dealer code</w:t>
            </w:r>
          </w:p>
        </w:tc>
        <w:tc>
          <w:tcPr>
            <w:tcW w:w="1701" w:type="dxa"/>
          </w:tcPr>
          <w:p w14:paraId="4EEBB9B7" w14:textId="3DFDAAEF" w:rsidR="008F0841" w:rsidRPr="00901608" w:rsidRDefault="008F0841" w:rsidP="008F0841">
            <w:pPr>
              <w:pStyle w:val="NoSpacing"/>
            </w:pPr>
            <w:r w:rsidRPr="00763658">
              <w:t>Label</w:t>
            </w:r>
          </w:p>
        </w:tc>
        <w:tc>
          <w:tcPr>
            <w:tcW w:w="2147" w:type="dxa"/>
          </w:tcPr>
          <w:p w14:paraId="44408762" w14:textId="77777777" w:rsidR="008F0841" w:rsidRPr="00901608" w:rsidRDefault="008F0841" w:rsidP="008F0841">
            <w:pPr>
              <w:pStyle w:val="NoSpacing"/>
            </w:pPr>
          </w:p>
        </w:tc>
        <w:tc>
          <w:tcPr>
            <w:tcW w:w="3685" w:type="dxa"/>
          </w:tcPr>
          <w:p w14:paraId="7A9695A3" w14:textId="0AB3EDE7" w:rsidR="008F0841" w:rsidRPr="00901608" w:rsidRDefault="008F0841" w:rsidP="008F0841">
            <w:pPr>
              <w:pStyle w:val="NoSpacing"/>
            </w:pPr>
          </w:p>
        </w:tc>
      </w:tr>
      <w:tr w:rsidR="00AB0C37" w:rsidRPr="007C7C7F" w14:paraId="665B9E9B" w14:textId="77777777" w:rsidTr="00367814">
        <w:tc>
          <w:tcPr>
            <w:tcW w:w="562" w:type="dxa"/>
          </w:tcPr>
          <w:p w14:paraId="2560B7B3" w14:textId="04ABC51C" w:rsidR="00AB0C37" w:rsidRDefault="00AB0C37" w:rsidP="00367814">
            <w:pPr>
              <w:pStyle w:val="NoSpacing"/>
            </w:pPr>
            <w:r>
              <w:t>3</w:t>
            </w:r>
          </w:p>
        </w:tc>
        <w:tc>
          <w:tcPr>
            <w:tcW w:w="2248" w:type="dxa"/>
          </w:tcPr>
          <w:p w14:paraId="0A7425C6" w14:textId="6EBCFBC1" w:rsidR="00AB0C37" w:rsidRDefault="00AB0C37" w:rsidP="00367814">
            <w:pPr>
              <w:pStyle w:val="NoSpacing"/>
            </w:pPr>
            <w:r>
              <w:t>Type of applicant</w:t>
            </w:r>
          </w:p>
        </w:tc>
        <w:tc>
          <w:tcPr>
            <w:tcW w:w="1701" w:type="dxa"/>
          </w:tcPr>
          <w:p w14:paraId="24D9C4F2" w14:textId="7A8C2C28" w:rsidR="00AB0C37" w:rsidRPr="00901608" w:rsidRDefault="008F0841" w:rsidP="00367814">
            <w:pPr>
              <w:pStyle w:val="NoSpacing"/>
            </w:pPr>
            <w:r>
              <w:t>Label</w:t>
            </w:r>
          </w:p>
        </w:tc>
        <w:tc>
          <w:tcPr>
            <w:tcW w:w="2147" w:type="dxa"/>
          </w:tcPr>
          <w:p w14:paraId="51652B3D" w14:textId="77777777" w:rsidR="00AB0C37" w:rsidRPr="00901608" w:rsidRDefault="00AB0C37" w:rsidP="00367814">
            <w:pPr>
              <w:pStyle w:val="NoSpacing"/>
            </w:pPr>
          </w:p>
        </w:tc>
        <w:tc>
          <w:tcPr>
            <w:tcW w:w="3685" w:type="dxa"/>
          </w:tcPr>
          <w:p w14:paraId="3138AD43" w14:textId="33BA76AF" w:rsidR="00612673" w:rsidRPr="00901608" w:rsidRDefault="00612673" w:rsidP="008F0841">
            <w:pPr>
              <w:pStyle w:val="NoSpacing"/>
            </w:pPr>
          </w:p>
        </w:tc>
      </w:tr>
      <w:tr w:rsidR="00AB0C37" w:rsidRPr="007C7C7F" w14:paraId="7C51A2B7" w14:textId="77777777" w:rsidTr="00367814">
        <w:tc>
          <w:tcPr>
            <w:tcW w:w="562" w:type="dxa"/>
          </w:tcPr>
          <w:p w14:paraId="63E09425" w14:textId="3D85F371" w:rsidR="00AB0C37" w:rsidRDefault="00AB0C37" w:rsidP="00367814">
            <w:pPr>
              <w:pStyle w:val="NoSpacing"/>
            </w:pPr>
            <w:r>
              <w:t>4</w:t>
            </w:r>
          </w:p>
        </w:tc>
        <w:tc>
          <w:tcPr>
            <w:tcW w:w="2248" w:type="dxa"/>
          </w:tcPr>
          <w:p w14:paraId="39A0489A" w14:textId="4040339A" w:rsidR="00AB0C37" w:rsidRDefault="00AB0C37" w:rsidP="00367814">
            <w:pPr>
              <w:pStyle w:val="NoSpacing"/>
            </w:pPr>
            <w:r>
              <w:t>Name</w:t>
            </w:r>
          </w:p>
        </w:tc>
        <w:tc>
          <w:tcPr>
            <w:tcW w:w="1701" w:type="dxa"/>
          </w:tcPr>
          <w:p w14:paraId="550E0AC5" w14:textId="01149760" w:rsidR="00AB0C37" w:rsidRPr="00901608" w:rsidRDefault="00CF79CD" w:rsidP="00367814">
            <w:pPr>
              <w:pStyle w:val="NoSpacing"/>
            </w:pPr>
            <w:r>
              <w:t>Label</w:t>
            </w:r>
          </w:p>
        </w:tc>
        <w:tc>
          <w:tcPr>
            <w:tcW w:w="2147" w:type="dxa"/>
          </w:tcPr>
          <w:p w14:paraId="16C004B5" w14:textId="77777777" w:rsidR="00AB0C37" w:rsidRPr="00901608" w:rsidRDefault="00AB0C37" w:rsidP="00367814">
            <w:pPr>
              <w:pStyle w:val="NoSpacing"/>
            </w:pPr>
          </w:p>
        </w:tc>
        <w:tc>
          <w:tcPr>
            <w:tcW w:w="3685" w:type="dxa"/>
          </w:tcPr>
          <w:p w14:paraId="5F813EC3" w14:textId="77777777" w:rsidR="00AB0C37" w:rsidRPr="00901608" w:rsidRDefault="00AB0C37" w:rsidP="00367814">
            <w:pPr>
              <w:pStyle w:val="NoSpacing"/>
            </w:pPr>
          </w:p>
        </w:tc>
      </w:tr>
      <w:tr w:rsidR="00AB0C37" w:rsidRPr="007C7C7F" w14:paraId="3C0E6A39" w14:textId="77777777" w:rsidTr="00367814">
        <w:tc>
          <w:tcPr>
            <w:tcW w:w="562" w:type="dxa"/>
          </w:tcPr>
          <w:p w14:paraId="043C41F6" w14:textId="56D90ED7" w:rsidR="00AB0C37" w:rsidRDefault="00AB0C37" w:rsidP="00367814">
            <w:pPr>
              <w:pStyle w:val="NoSpacing"/>
            </w:pPr>
            <w:r>
              <w:t>5</w:t>
            </w:r>
          </w:p>
        </w:tc>
        <w:tc>
          <w:tcPr>
            <w:tcW w:w="2248" w:type="dxa"/>
          </w:tcPr>
          <w:p w14:paraId="16BB1C03" w14:textId="4877CE59" w:rsidR="00AB0C37" w:rsidRDefault="00AB0C37" w:rsidP="00367814">
            <w:pPr>
              <w:pStyle w:val="NoSpacing"/>
            </w:pPr>
            <w:r>
              <w:t>Settlement bank code</w:t>
            </w:r>
          </w:p>
        </w:tc>
        <w:tc>
          <w:tcPr>
            <w:tcW w:w="1701" w:type="dxa"/>
          </w:tcPr>
          <w:p w14:paraId="232E67EC" w14:textId="0417B21A" w:rsidR="00AB0C37" w:rsidRPr="00901608" w:rsidRDefault="00CF79CD" w:rsidP="00367814">
            <w:pPr>
              <w:pStyle w:val="NoSpacing"/>
            </w:pPr>
            <w:r>
              <w:t>Label</w:t>
            </w:r>
          </w:p>
        </w:tc>
        <w:tc>
          <w:tcPr>
            <w:tcW w:w="2147" w:type="dxa"/>
          </w:tcPr>
          <w:p w14:paraId="4655917D" w14:textId="77777777" w:rsidR="00AB0C37" w:rsidRPr="00901608" w:rsidRDefault="00AB0C37" w:rsidP="00367814">
            <w:pPr>
              <w:pStyle w:val="NoSpacing"/>
            </w:pPr>
          </w:p>
        </w:tc>
        <w:tc>
          <w:tcPr>
            <w:tcW w:w="3685" w:type="dxa"/>
          </w:tcPr>
          <w:p w14:paraId="5BBB508F" w14:textId="77777777" w:rsidR="00AB0C37" w:rsidRPr="00901608" w:rsidRDefault="00AB0C37" w:rsidP="00367814">
            <w:pPr>
              <w:pStyle w:val="NoSpacing"/>
            </w:pPr>
          </w:p>
        </w:tc>
      </w:tr>
      <w:tr w:rsidR="00AB0C37" w:rsidRPr="007C7C7F" w14:paraId="66FD34BF" w14:textId="77777777" w:rsidTr="00367814">
        <w:tc>
          <w:tcPr>
            <w:tcW w:w="562" w:type="dxa"/>
          </w:tcPr>
          <w:p w14:paraId="100DD23E" w14:textId="601B314F" w:rsidR="00AB0C37" w:rsidRDefault="00AB0C37" w:rsidP="00367814">
            <w:pPr>
              <w:pStyle w:val="NoSpacing"/>
            </w:pPr>
            <w:r>
              <w:t>6</w:t>
            </w:r>
          </w:p>
        </w:tc>
        <w:tc>
          <w:tcPr>
            <w:tcW w:w="2248" w:type="dxa"/>
          </w:tcPr>
          <w:p w14:paraId="7D475D93" w14:textId="22D137E4" w:rsidR="00AB0C37" w:rsidRDefault="00AB0C37" w:rsidP="00367814">
            <w:pPr>
              <w:pStyle w:val="NoSpacing"/>
            </w:pPr>
            <w:r>
              <w:t>Custody code</w:t>
            </w:r>
          </w:p>
        </w:tc>
        <w:tc>
          <w:tcPr>
            <w:tcW w:w="1701" w:type="dxa"/>
          </w:tcPr>
          <w:p w14:paraId="35DDD46D" w14:textId="2090E6A3" w:rsidR="00AB0C37" w:rsidRPr="00901608" w:rsidRDefault="00CF79CD" w:rsidP="00367814">
            <w:pPr>
              <w:pStyle w:val="NoSpacing"/>
            </w:pPr>
            <w:r>
              <w:t>Label</w:t>
            </w:r>
          </w:p>
        </w:tc>
        <w:tc>
          <w:tcPr>
            <w:tcW w:w="2147" w:type="dxa"/>
          </w:tcPr>
          <w:p w14:paraId="1A2B358A" w14:textId="77777777" w:rsidR="00AB0C37" w:rsidRPr="00901608" w:rsidRDefault="00AB0C37" w:rsidP="00367814">
            <w:pPr>
              <w:pStyle w:val="NoSpacing"/>
            </w:pPr>
          </w:p>
        </w:tc>
        <w:tc>
          <w:tcPr>
            <w:tcW w:w="3685" w:type="dxa"/>
          </w:tcPr>
          <w:p w14:paraId="06B19DBE" w14:textId="77777777" w:rsidR="00AB0C37" w:rsidRPr="00901608" w:rsidRDefault="00AB0C37" w:rsidP="00367814">
            <w:pPr>
              <w:pStyle w:val="NoSpacing"/>
            </w:pPr>
          </w:p>
        </w:tc>
      </w:tr>
      <w:tr w:rsidR="00AB0C37" w:rsidRPr="007C7C7F" w14:paraId="72AAC1D2" w14:textId="77777777" w:rsidTr="00367814">
        <w:tc>
          <w:tcPr>
            <w:tcW w:w="562" w:type="dxa"/>
          </w:tcPr>
          <w:p w14:paraId="72B5C033" w14:textId="0E3F906C" w:rsidR="00AB0C37" w:rsidRDefault="00AB0C37" w:rsidP="00367814">
            <w:pPr>
              <w:pStyle w:val="NoSpacing"/>
            </w:pPr>
            <w:r>
              <w:t>7</w:t>
            </w:r>
          </w:p>
        </w:tc>
        <w:tc>
          <w:tcPr>
            <w:tcW w:w="2248" w:type="dxa"/>
          </w:tcPr>
          <w:p w14:paraId="419B4FAD" w14:textId="455A980B" w:rsidR="00AB0C37" w:rsidRDefault="00AB0C37" w:rsidP="00367814">
            <w:pPr>
              <w:pStyle w:val="NoSpacing"/>
            </w:pPr>
            <w:r>
              <w:t>Nominal amount ($)</w:t>
            </w:r>
          </w:p>
        </w:tc>
        <w:tc>
          <w:tcPr>
            <w:tcW w:w="1701" w:type="dxa"/>
          </w:tcPr>
          <w:p w14:paraId="7E4C7018" w14:textId="77C4E806" w:rsidR="00AB0C37" w:rsidRPr="00901608" w:rsidRDefault="00CF79CD" w:rsidP="00367814">
            <w:pPr>
              <w:pStyle w:val="NoSpacing"/>
            </w:pPr>
            <w:r>
              <w:t>Label</w:t>
            </w:r>
          </w:p>
        </w:tc>
        <w:tc>
          <w:tcPr>
            <w:tcW w:w="2147" w:type="dxa"/>
          </w:tcPr>
          <w:p w14:paraId="55753729" w14:textId="77777777" w:rsidR="00AB0C37" w:rsidRPr="00901608" w:rsidRDefault="00AB0C37" w:rsidP="00367814">
            <w:pPr>
              <w:pStyle w:val="NoSpacing"/>
            </w:pPr>
          </w:p>
        </w:tc>
        <w:tc>
          <w:tcPr>
            <w:tcW w:w="3685" w:type="dxa"/>
          </w:tcPr>
          <w:p w14:paraId="0CD21636" w14:textId="77777777" w:rsidR="00AB0C37" w:rsidRPr="00901608" w:rsidRDefault="00AB0C37" w:rsidP="00367814">
            <w:pPr>
              <w:pStyle w:val="NoSpacing"/>
            </w:pPr>
          </w:p>
        </w:tc>
      </w:tr>
      <w:tr w:rsidR="00AB0C37" w:rsidRPr="007C7C7F" w14:paraId="1F2033FA" w14:textId="77777777" w:rsidTr="00367814">
        <w:tc>
          <w:tcPr>
            <w:tcW w:w="562" w:type="dxa"/>
          </w:tcPr>
          <w:p w14:paraId="1BDA9BF0" w14:textId="37944837" w:rsidR="00AB0C37" w:rsidRDefault="00AB0C37" w:rsidP="00367814">
            <w:pPr>
              <w:pStyle w:val="NoSpacing"/>
            </w:pPr>
            <w:r>
              <w:t>8</w:t>
            </w:r>
          </w:p>
        </w:tc>
        <w:tc>
          <w:tcPr>
            <w:tcW w:w="2248" w:type="dxa"/>
          </w:tcPr>
          <w:p w14:paraId="2C9D0966" w14:textId="1CAAD727" w:rsidR="00AB0C37" w:rsidRDefault="00AB0C37" w:rsidP="00367814">
            <w:pPr>
              <w:pStyle w:val="NoSpacing"/>
            </w:pPr>
            <w:r>
              <w:t>Competitive</w:t>
            </w:r>
          </w:p>
        </w:tc>
        <w:tc>
          <w:tcPr>
            <w:tcW w:w="1701" w:type="dxa"/>
          </w:tcPr>
          <w:p w14:paraId="1F7E6546" w14:textId="012986D3" w:rsidR="00AB0C37" w:rsidRPr="00901608" w:rsidRDefault="00CF79CD" w:rsidP="00367814">
            <w:pPr>
              <w:pStyle w:val="NoSpacing"/>
            </w:pPr>
            <w:r>
              <w:t>Label</w:t>
            </w:r>
          </w:p>
        </w:tc>
        <w:tc>
          <w:tcPr>
            <w:tcW w:w="2147" w:type="dxa"/>
          </w:tcPr>
          <w:p w14:paraId="4EFFF264" w14:textId="77777777" w:rsidR="00AB0C37" w:rsidRPr="00901608" w:rsidRDefault="00AB0C37" w:rsidP="00367814">
            <w:pPr>
              <w:pStyle w:val="NoSpacing"/>
            </w:pPr>
          </w:p>
        </w:tc>
        <w:tc>
          <w:tcPr>
            <w:tcW w:w="3685" w:type="dxa"/>
          </w:tcPr>
          <w:p w14:paraId="3FC83C33" w14:textId="77777777" w:rsidR="00AB0C37" w:rsidRDefault="00CF79CD" w:rsidP="00367814">
            <w:pPr>
              <w:pStyle w:val="NoSpacing"/>
            </w:pPr>
            <w:r>
              <w:t>Options available are:</w:t>
            </w:r>
          </w:p>
          <w:p w14:paraId="41B3FAB5" w14:textId="77777777" w:rsidR="00CF79CD" w:rsidRDefault="00CF79CD" w:rsidP="00CF79CD">
            <w:pPr>
              <w:pStyle w:val="ListParagraph"/>
            </w:pPr>
            <w:r>
              <w:t>Yes</w:t>
            </w:r>
          </w:p>
          <w:p w14:paraId="4C02B680" w14:textId="45DED4C0" w:rsidR="00CF79CD" w:rsidRPr="00901608" w:rsidRDefault="00CF79CD" w:rsidP="00CF79CD">
            <w:pPr>
              <w:pStyle w:val="ListParagraph"/>
            </w:pPr>
            <w:r>
              <w:t>No</w:t>
            </w:r>
          </w:p>
        </w:tc>
      </w:tr>
      <w:tr w:rsidR="00AB0C37" w:rsidRPr="007C7C7F" w14:paraId="3796B2AB" w14:textId="77777777" w:rsidTr="00367814">
        <w:tc>
          <w:tcPr>
            <w:tcW w:w="562" w:type="dxa"/>
          </w:tcPr>
          <w:p w14:paraId="151112DB" w14:textId="4EA33CAC" w:rsidR="00AB0C37" w:rsidRDefault="00AB0C37" w:rsidP="00367814">
            <w:pPr>
              <w:pStyle w:val="NoSpacing"/>
            </w:pPr>
            <w:r>
              <w:t>9</w:t>
            </w:r>
          </w:p>
        </w:tc>
        <w:tc>
          <w:tcPr>
            <w:tcW w:w="2248" w:type="dxa"/>
          </w:tcPr>
          <w:p w14:paraId="4B0D1B8C" w14:textId="3B121AC3" w:rsidR="00AB0C37" w:rsidRDefault="00AB0C37" w:rsidP="00367814">
            <w:pPr>
              <w:pStyle w:val="NoSpacing"/>
            </w:pPr>
            <w:r>
              <w:t>Yield</w:t>
            </w:r>
            <w:ins w:id="312" w:author="Jasmine WL TEO (MAS)" w:date="2025-12-24T09:10:00Z" w16du:dateUtc="2025-12-24T01:10:00Z">
              <w:r w:rsidR="00A20FD4">
                <w:t xml:space="preserve"> (%)</w:t>
              </w:r>
            </w:ins>
          </w:p>
        </w:tc>
        <w:tc>
          <w:tcPr>
            <w:tcW w:w="1701" w:type="dxa"/>
          </w:tcPr>
          <w:p w14:paraId="50E6A858" w14:textId="6381DD98" w:rsidR="00AB0C37" w:rsidRPr="00901608" w:rsidRDefault="00CF79CD" w:rsidP="00367814">
            <w:pPr>
              <w:pStyle w:val="NoSpacing"/>
            </w:pPr>
            <w:r>
              <w:t>Label</w:t>
            </w:r>
          </w:p>
        </w:tc>
        <w:tc>
          <w:tcPr>
            <w:tcW w:w="2147" w:type="dxa"/>
          </w:tcPr>
          <w:p w14:paraId="3BD513AE" w14:textId="77777777" w:rsidR="00AB0C37" w:rsidRPr="00901608" w:rsidRDefault="00AB0C37" w:rsidP="00367814">
            <w:pPr>
              <w:pStyle w:val="NoSpacing"/>
            </w:pPr>
          </w:p>
        </w:tc>
        <w:tc>
          <w:tcPr>
            <w:tcW w:w="3685" w:type="dxa"/>
          </w:tcPr>
          <w:p w14:paraId="7860E0A3" w14:textId="2F7160B3" w:rsidR="00AB0C37" w:rsidRPr="00901608" w:rsidRDefault="00CF79CD" w:rsidP="00367814">
            <w:pPr>
              <w:pStyle w:val="NoSpacing"/>
            </w:pPr>
            <w:r>
              <w:t>Display this value if Competitive is “Yes”. Otherwise, display “-“.</w:t>
            </w:r>
          </w:p>
        </w:tc>
      </w:tr>
      <w:tr w:rsidR="00AB0C37" w:rsidRPr="007C7C7F" w14:paraId="09E7965F" w14:textId="77777777" w:rsidTr="00367814">
        <w:tc>
          <w:tcPr>
            <w:tcW w:w="562" w:type="dxa"/>
          </w:tcPr>
          <w:p w14:paraId="2B5121DD" w14:textId="3A405359" w:rsidR="00AB0C37" w:rsidRDefault="00AB0C37" w:rsidP="00367814">
            <w:pPr>
              <w:pStyle w:val="NoSpacing"/>
            </w:pPr>
            <w:r>
              <w:t>10</w:t>
            </w:r>
          </w:p>
        </w:tc>
        <w:tc>
          <w:tcPr>
            <w:tcW w:w="2248" w:type="dxa"/>
          </w:tcPr>
          <w:p w14:paraId="628CE9A9" w14:textId="03E9DB12" w:rsidR="00AB0C37" w:rsidRDefault="00AB0C37" w:rsidP="00367814">
            <w:pPr>
              <w:pStyle w:val="NoSpacing"/>
            </w:pPr>
            <w:commentRangeStart w:id="313"/>
            <w:r>
              <w:t>Submission date/time</w:t>
            </w:r>
          </w:p>
        </w:tc>
        <w:tc>
          <w:tcPr>
            <w:tcW w:w="1701" w:type="dxa"/>
          </w:tcPr>
          <w:p w14:paraId="52ECD215" w14:textId="78E29D7B" w:rsidR="00AB0C37" w:rsidRPr="00901608" w:rsidRDefault="00CF79CD" w:rsidP="00367814">
            <w:pPr>
              <w:pStyle w:val="NoSpacing"/>
            </w:pPr>
            <w:r>
              <w:t>Label</w:t>
            </w:r>
            <w:commentRangeEnd w:id="313"/>
            <w:r w:rsidR="00A20FD4">
              <w:rPr>
                <w:rStyle w:val="CommentReference"/>
              </w:rPr>
              <w:commentReference w:id="313"/>
            </w:r>
          </w:p>
        </w:tc>
        <w:tc>
          <w:tcPr>
            <w:tcW w:w="2147" w:type="dxa"/>
          </w:tcPr>
          <w:p w14:paraId="624459BA" w14:textId="77777777" w:rsidR="00AB0C37" w:rsidRPr="00901608" w:rsidRDefault="00AB0C37" w:rsidP="00367814">
            <w:pPr>
              <w:pStyle w:val="NoSpacing"/>
            </w:pPr>
          </w:p>
        </w:tc>
        <w:tc>
          <w:tcPr>
            <w:tcW w:w="3685" w:type="dxa"/>
          </w:tcPr>
          <w:p w14:paraId="73331633" w14:textId="77777777" w:rsidR="00AB0C37" w:rsidRPr="00901608" w:rsidRDefault="00AB0C37" w:rsidP="00367814">
            <w:pPr>
              <w:pStyle w:val="NoSpacing"/>
            </w:pPr>
          </w:p>
        </w:tc>
      </w:tr>
    </w:tbl>
    <w:p w14:paraId="1B5C2500" w14:textId="0FCFDDBC" w:rsidR="00EE3139" w:rsidRDefault="00EE3139" w:rsidP="00EE3139">
      <w:pPr>
        <w:pStyle w:val="Caption"/>
      </w:pPr>
      <w:r>
        <w:t xml:space="preserve">Table </w:t>
      </w:r>
      <w:r>
        <w:fldChar w:fldCharType="begin"/>
      </w:r>
      <w:r>
        <w:instrText xml:space="preserve"> SEQ Table \* ARABIC </w:instrText>
      </w:r>
      <w:r>
        <w:fldChar w:fldCharType="separate"/>
      </w:r>
      <w:r w:rsidR="00736FA2">
        <w:rPr>
          <w:noProof/>
        </w:rPr>
        <w:t>10</w:t>
      </w:r>
      <w:r>
        <w:fldChar w:fldCharType="end"/>
      </w:r>
      <w:r>
        <w:t>: Data Table Screen Elements</w:t>
      </w:r>
    </w:p>
    <w:p w14:paraId="00F090C9" w14:textId="243C05B7" w:rsidR="00AF03A1" w:rsidRDefault="00AF03A1" w:rsidP="00AF03A1">
      <w:pPr>
        <w:pStyle w:val="Heading4"/>
      </w:pPr>
      <w:r>
        <w:t>Pending Approvals Accordion (for retail bids)</w:t>
      </w:r>
    </w:p>
    <w:p w14:paraId="6D5A7FB7" w14:textId="4DB23906" w:rsidR="00AF03A1" w:rsidRPr="00AF03A1" w:rsidRDefault="00AF03A1" w:rsidP="00AF03A1">
      <w:r>
        <w:t xml:space="preserve">Refer to </w:t>
      </w:r>
      <w:r>
        <w:fldChar w:fldCharType="begin"/>
      </w:r>
      <w:r>
        <w:instrText xml:space="preserve"> REF _Ref216431671 \r \h </w:instrText>
      </w:r>
      <w:r>
        <w:fldChar w:fldCharType="separate"/>
      </w:r>
      <w:r w:rsidR="00736FA2">
        <w:t>2.7.6.3</w:t>
      </w:r>
      <w:r>
        <w:fldChar w:fldCharType="end"/>
      </w:r>
      <w:r>
        <w:t xml:space="preserve"> </w:t>
      </w:r>
      <w:r>
        <w:fldChar w:fldCharType="begin"/>
      </w:r>
      <w:r>
        <w:instrText xml:space="preserve"> REF _Ref216431671 \h </w:instrText>
      </w:r>
      <w:r>
        <w:fldChar w:fldCharType="separate"/>
      </w:r>
      <w:r w:rsidR="00736FA2">
        <w:t>Pending Approvals Accordion (for institutional bids)</w:t>
      </w:r>
      <w:r>
        <w:fldChar w:fldCharType="end"/>
      </w:r>
      <w:r>
        <w:t>.</w:t>
      </w:r>
    </w:p>
    <w:p w14:paraId="4BA0FA5E" w14:textId="1372DA57" w:rsidR="00AF03A1" w:rsidRDefault="00AF03A1" w:rsidP="00AF03A1">
      <w:pPr>
        <w:pStyle w:val="Heading4"/>
      </w:pPr>
      <w:r>
        <w:t>Data Table Action Header (for retail bids)</w:t>
      </w:r>
    </w:p>
    <w:p w14:paraId="070776B9" w14:textId="442FA505" w:rsidR="008F0841" w:rsidRPr="008F0841" w:rsidRDefault="008F0841" w:rsidP="008F0841">
      <w:r>
        <w:t xml:space="preserve">Refer to </w:t>
      </w:r>
      <w:r>
        <w:fldChar w:fldCharType="begin"/>
      </w:r>
      <w:r>
        <w:instrText xml:space="preserve"> REF _Ref216796072 \r \h </w:instrText>
      </w:r>
      <w:r>
        <w:fldChar w:fldCharType="separate"/>
      </w:r>
      <w:r w:rsidR="00736FA2">
        <w:t>2.7.6.4</w:t>
      </w:r>
      <w:r>
        <w:fldChar w:fldCharType="end"/>
      </w:r>
      <w:r>
        <w:t xml:space="preserve"> </w:t>
      </w:r>
      <w:r>
        <w:fldChar w:fldCharType="begin"/>
      </w:r>
      <w:r>
        <w:instrText xml:space="preserve"> REF _Ref216796072 \h </w:instrText>
      </w:r>
      <w:r>
        <w:fldChar w:fldCharType="separate"/>
      </w:r>
      <w:r w:rsidR="00736FA2">
        <w:t>Data Table Action Header (for institutional bids)</w:t>
      </w:r>
      <w:r>
        <w:fldChar w:fldCharType="end"/>
      </w:r>
      <w:r>
        <w:t>.</w:t>
      </w:r>
    </w:p>
    <w:p w14:paraId="7D840480" w14:textId="70D60484" w:rsidR="00AF03A1" w:rsidRDefault="00AF03A1" w:rsidP="00AF03A1">
      <w:pPr>
        <w:pStyle w:val="Heading4"/>
      </w:pPr>
      <w:bookmarkStart w:id="314" w:name="_Ref216442373"/>
      <w:r>
        <w:t>Data Table (for retail bids)</w:t>
      </w:r>
      <w:bookmarkEnd w:id="314"/>
    </w:p>
    <w:tbl>
      <w:tblPr>
        <w:tblStyle w:val="TableGrid"/>
        <w:tblW w:w="0" w:type="auto"/>
        <w:tblLook w:val="04A0" w:firstRow="1" w:lastRow="0" w:firstColumn="1" w:lastColumn="0" w:noHBand="0" w:noVBand="1"/>
      </w:tblPr>
      <w:tblGrid>
        <w:gridCol w:w="562"/>
        <w:gridCol w:w="2248"/>
        <w:gridCol w:w="1701"/>
        <w:gridCol w:w="2147"/>
        <w:gridCol w:w="3685"/>
      </w:tblGrid>
      <w:tr w:rsidR="00AF03A1" w:rsidRPr="007C7C7F" w14:paraId="25A0E846" w14:textId="77777777" w:rsidTr="00367814">
        <w:tc>
          <w:tcPr>
            <w:tcW w:w="562" w:type="dxa"/>
            <w:shd w:val="clear" w:color="auto" w:fill="E7E6E6" w:themeFill="background2"/>
          </w:tcPr>
          <w:p w14:paraId="4CADA0FA" w14:textId="77777777" w:rsidR="00AF03A1" w:rsidRPr="007D7B67" w:rsidRDefault="00AF03A1" w:rsidP="00367814">
            <w:pPr>
              <w:pStyle w:val="NoSpacing"/>
              <w:jc w:val="center"/>
              <w:rPr>
                <w:b/>
                <w:bCs/>
              </w:rPr>
            </w:pPr>
            <w:r w:rsidRPr="007D7B67">
              <w:rPr>
                <w:rFonts w:cstheme="minorHAnsi"/>
                <w:b/>
                <w:bCs/>
              </w:rPr>
              <w:t>S/N</w:t>
            </w:r>
          </w:p>
        </w:tc>
        <w:tc>
          <w:tcPr>
            <w:tcW w:w="2248" w:type="dxa"/>
            <w:shd w:val="clear" w:color="auto" w:fill="E7E6E6" w:themeFill="background2"/>
          </w:tcPr>
          <w:p w14:paraId="3C05880A" w14:textId="77777777" w:rsidR="00AF03A1" w:rsidRPr="007D7B67" w:rsidRDefault="00AF03A1" w:rsidP="00367814">
            <w:pPr>
              <w:pStyle w:val="NoSpacing"/>
              <w:jc w:val="center"/>
              <w:rPr>
                <w:b/>
                <w:bCs/>
              </w:rPr>
            </w:pPr>
            <w:r w:rsidRPr="007D7B67">
              <w:rPr>
                <w:rFonts w:cstheme="minorHAnsi"/>
                <w:b/>
                <w:bCs/>
              </w:rPr>
              <w:t>Name</w:t>
            </w:r>
          </w:p>
        </w:tc>
        <w:tc>
          <w:tcPr>
            <w:tcW w:w="1701" w:type="dxa"/>
            <w:shd w:val="clear" w:color="auto" w:fill="E7E6E6" w:themeFill="background2"/>
          </w:tcPr>
          <w:p w14:paraId="3B40ACB8" w14:textId="77777777" w:rsidR="00AF03A1" w:rsidRPr="007D7B67" w:rsidRDefault="00AF03A1"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3B2ED474" w14:textId="77777777" w:rsidR="00AF03A1" w:rsidRPr="007D7B67" w:rsidRDefault="00AF03A1"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0E99362B" w14:textId="77777777" w:rsidR="00AF03A1" w:rsidRPr="007D7B67" w:rsidRDefault="00AF03A1"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26BFC2CD" w14:textId="77777777" w:rsidR="00AF03A1" w:rsidRPr="007D7B67" w:rsidRDefault="00AF03A1" w:rsidP="00367814">
            <w:pPr>
              <w:pStyle w:val="NoSpacing"/>
              <w:jc w:val="center"/>
              <w:rPr>
                <w:rFonts w:cstheme="minorHAnsi"/>
                <w:b/>
                <w:bCs/>
              </w:rPr>
            </w:pPr>
            <w:r>
              <w:rPr>
                <w:rFonts w:cstheme="minorHAnsi"/>
                <w:b/>
                <w:bCs/>
              </w:rPr>
              <w:t>Remarks</w:t>
            </w:r>
          </w:p>
        </w:tc>
      </w:tr>
      <w:tr w:rsidR="00AF03A1" w:rsidRPr="007C7C7F" w14:paraId="162131C4" w14:textId="77777777" w:rsidTr="00367814">
        <w:tc>
          <w:tcPr>
            <w:tcW w:w="562" w:type="dxa"/>
          </w:tcPr>
          <w:p w14:paraId="28FB88F1" w14:textId="77777777" w:rsidR="00AF03A1" w:rsidRPr="007C7C7F" w:rsidRDefault="00AF03A1" w:rsidP="00AF03A1">
            <w:pPr>
              <w:pStyle w:val="NoSpacing"/>
            </w:pPr>
            <w:r>
              <w:t>1</w:t>
            </w:r>
          </w:p>
        </w:tc>
        <w:tc>
          <w:tcPr>
            <w:tcW w:w="2248" w:type="dxa"/>
          </w:tcPr>
          <w:p w14:paraId="54C15247" w14:textId="65A815AE" w:rsidR="00AF03A1" w:rsidRPr="007C7C7F" w:rsidRDefault="00AF03A1" w:rsidP="00AF03A1">
            <w:pPr>
              <w:pStyle w:val="NoSpacing"/>
            </w:pPr>
            <w:r>
              <w:t>Bank ref no.</w:t>
            </w:r>
          </w:p>
        </w:tc>
        <w:tc>
          <w:tcPr>
            <w:tcW w:w="1701" w:type="dxa"/>
          </w:tcPr>
          <w:p w14:paraId="177E47A3" w14:textId="54BA0391" w:rsidR="00AF03A1" w:rsidRPr="00901608" w:rsidRDefault="008F0841" w:rsidP="00AF03A1">
            <w:pPr>
              <w:pStyle w:val="NoSpacing"/>
            </w:pPr>
            <w:r>
              <w:t>Label</w:t>
            </w:r>
          </w:p>
        </w:tc>
        <w:tc>
          <w:tcPr>
            <w:tcW w:w="2147" w:type="dxa"/>
          </w:tcPr>
          <w:p w14:paraId="628EE386" w14:textId="77777777" w:rsidR="00AF03A1" w:rsidRPr="00901608" w:rsidRDefault="00AF03A1" w:rsidP="00AF03A1">
            <w:pPr>
              <w:pStyle w:val="NoSpacing"/>
            </w:pPr>
          </w:p>
        </w:tc>
        <w:tc>
          <w:tcPr>
            <w:tcW w:w="3685" w:type="dxa"/>
          </w:tcPr>
          <w:p w14:paraId="1EBB6512" w14:textId="77777777" w:rsidR="00AF03A1" w:rsidRPr="00901608" w:rsidRDefault="00AF03A1" w:rsidP="00AF03A1">
            <w:pPr>
              <w:pStyle w:val="NoSpacing"/>
            </w:pPr>
          </w:p>
        </w:tc>
      </w:tr>
      <w:tr w:rsidR="008F0841" w:rsidRPr="007C7C7F" w14:paraId="00C57EC9" w14:textId="77777777" w:rsidTr="00367814">
        <w:tc>
          <w:tcPr>
            <w:tcW w:w="562" w:type="dxa"/>
          </w:tcPr>
          <w:p w14:paraId="127EF7F5" w14:textId="77777777" w:rsidR="008F0841" w:rsidRPr="007C7C7F" w:rsidRDefault="008F0841" w:rsidP="008F0841">
            <w:pPr>
              <w:pStyle w:val="NoSpacing"/>
            </w:pPr>
            <w:r>
              <w:t>2</w:t>
            </w:r>
          </w:p>
        </w:tc>
        <w:tc>
          <w:tcPr>
            <w:tcW w:w="2248" w:type="dxa"/>
          </w:tcPr>
          <w:p w14:paraId="2BFB3DFC" w14:textId="7C549491" w:rsidR="008F0841" w:rsidRPr="007C7C7F" w:rsidRDefault="008F0841" w:rsidP="008F0841">
            <w:pPr>
              <w:pStyle w:val="NoSpacing"/>
            </w:pPr>
            <w:r>
              <w:t>Dealer code</w:t>
            </w:r>
          </w:p>
        </w:tc>
        <w:tc>
          <w:tcPr>
            <w:tcW w:w="1701" w:type="dxa"/>
          </w:tcPr>
          <w:p w14:paraId="6085A710" w14:textId="084E5DFF" w:rsidR="008F0841" w:rsidRPr="00901608" w:rsidRDefault="008F0841" w:rsidP="008F0841">
            <w:pPr>
              <w:pStyle w:val="NoSpacing"/>
            </w:pPr>
            <w:r w:rsidRPr="00474537">
              <w:t>Label</w:t>
            </w:r>
          </w:p>
        </w:tc>
        <w:tc>
          <w:tcPr>
            <w:tcW w:w="2147" w:type="dxa"/>
          </w:tcPr>
          <w:p w14:paraId="02670BB3" w14:textId="77777777" w:rsidR="008F0841" w:rsidRPr="00901608" w:rsidRDefault="008F0841" w:rsidP="008F0841">
            <w:pPr>
              <w:pStyle w:val="NoSpacing"/>
            </w:pPr>
          </w:p>
        </w:tc>
        <w:tc>
          <w:tcPr>
            <w:tcW w:w="3685" w:type="dxa"/>
          </w:tcPr>
          <w:p w14:paraId="4638814F" w14:textId="77777777" w:rsidR="008F0841" w:rsidRPr="00901608" w:rsidRDefault="008F0841" w:rsidP="008F0841">
            <w:pPr>
              <w:pStyle w:val="NoSpacing"/>
            </w:pPr>
          </w:p>
        </w:tc>
      </w:tr>
      <w:tr w:rsidR="008F0841" w:rsidRPr="007C7C7F" w14:paraId="61993AC0" w14:textId="77777777" w:rsidTr="00367814">
        <w:tc>
          <w:tcPr>
            <w:tcW w:w="562" w:type="dxa"/>
          </w:tcPr>
          <w:p w14:paraId="339D8949" w14:textId="77777777" w:rsidR="008F0841" w:rsidRDefault="008F0841" w:rsidP="008F0841">
            <w:pPr>
              <w:pStyle w:val="NoSpacing"/>
            </w:pPr>
            <w:bookmarkStart w:id="315" w:name="_Hlk216796660"/>
            <w:r>
              <w:t>3</w:t>
            </w:r>
          </w:p>
        </w:tc>
        <w:tc>
          <w:tcPr>
            <w:tcW w:w="2248" w:type="dxa"/>
          </w:tcPr>
          <w:p w14:paraId="3DA88C10" w14:textId="62B441E1" w:rsidR="008F0841" w:rsidRDefault="008F0841" w:rsidP="008F0841">
            <w:pPr>
              <w:pStyle w:val="NoSpacing"/>
            </w:pPr>
            <w:r>
              <w:t>NRIC/Passport no.</w:t>
            </w:r>
          </w:p>
        </w:tc>
        <w:tc>
          <w:tcPr>
            <w:tcW w:w="1701" w:type="dxa"/>
          </w:tcPr>
          <w:p w14:paraId="06121F4A" w14:textId="4178B150" w:rsidR="008F0841" w:rsidRPr="00901608" w:rsidRDefault="008F0841" w:rsidP="008F0841">
            <w:pPr>
              <w:pStyle w:val="NoSpacing"/>
            </w:pPr>
            <w:r w:rsidRPr="00474537">
              <w:t>Label</w:t>
            </w:r>
          </w:p>
        </w:tc>
        <w:tc>
          <w:tcPr>
            <w:tcW w:w="2147" w:type="dxa"/>
          </w:tcPr>
          <w:p w14:paraId="00471109" w14:textId="77777777" w:rsidR="008F0841" w:rsidRPr="00901608" w:rsidRDefault="008F0841" w:rsidP="008F0841">
            <w:pPr>
              <w:pStyle w:val="NoSpacing"/>
            </w:pPr>
          </w:p>
        </w:tc>
        <w:tc>
          <w:tcPr>
            <w:tcW w:w="3685" w:type="dxa"/>
          </w:tcPr>
          <w:p w14:paraId="41652DC2" w14:textId="77777777" w:rsidR="008F0841" w:rsidRPr="00901608" w:rsidRDefault="008F0841" w:rsidP="008F0841">
            <w:pPr>
              <w:pStyle w:val="NoSpacing"/>
            </w:pPr>
          </w:p>
        </w:tc>
      </w:tr>
      <w:tr w:rsidR="008F0841" w:rsidRPr="007C7C7F" w14:paraId="4D75F56A" w14:textId="77777777" w:rsidTr="00367814">
        <w:tc>
          <w:tcPr>
            <w:tcW w:w="562" w:type="dxa"/>
          </w:tcPr>
          <w:p w14:paraId="4E6FC6B8" w14:textId="77777777" w:rsidR="008F0841" w:rsidRDefault="008F0841" w:rsidP="008F0841">
            <w:pPr>
              <w:pStyle w:val="NoSpacing"/>
            </w:pPr>
            <w:r>
              <w:t>4</w:t>
            </w:r>
          </w:p>
        </w:tc>
        <w:tc>
          <w:tcPr>
            <w:tcW w:w="2248" w:type="dxa"/>
          </w:tcPr>
          <w:p w14:paraId="31275B0F" w14:textId="5674894F" w:rsidR="008F0841" w:rsidRDefault="008F0841" w:rsidP="008F0841">
            <w:pPr>
              <w:pStyle w:val="NoSpacing"/>
            </w:pPr>
            <w:commentRangeStart w:id="316"/>
            <w:del w:id="317" w:author="Akila BALAKRISHNAN from.OPTIMUM (MAS)" w:date="2025-12-30T19:03:00Z" w16du:dateUtc="2025-12-30T11:03:00Z">
              <w:r w:rsidDel="008B079E">
                <w:delText>Applicant n</w:delText>
              </w:r>
            </w:del>
            <w:ins w:id="318" w:author="Akila BALAKRISHNAN from.OPTIMUM (MAS)" w:date="2025-12-30T19:03:00Z" w16du:dateUtc="2025-12-30T11:03:00Z">
              <w:r w:rsidR="008B079E">
                <w:t>N</w:t>
              </w:r>
            </w:ins>
            <w:r>
              <w:t>ame</w:t>
            </w:r>
            <w:commentRangeEnd w:id="316"/>
            <w:r w:rsidR="001E25C1">
              <w:rPr>
                <w:rStyle w:val="CommentReference"/>
              </w:rPr>
              <w:commentReference w:id="316"/>
            </w:r>
          </w:p>
        </w:tc>
        <w:tc>
          <w:tcPr>
            <w:tcW w:w="1701" w:type="dxa"/>
          </w:tcPr>
          <w:p w14:paraId="4DDD1C99" w14:textId="4E37344F" w:rsidR="008F0841" w:rsidRPr="00901608" w:rsidRDefault="008F0841" w:rsidP="008F0841">
            <w:pPr>
              <w:pStyle w:val="NoSpacing"/>
            </w:pPr>
            <w:r w:rsidRPr="00474537">
              <w:t>Label</w:t>
            </w:r>
          </w:p>
        </w:tc>
        <w:tc>
          <w:tcPr>
            <w:tcW w:w="2147" w:type="dxa"/>
          </w:tcPr>
          <w:p w14:paraId="369F04BB" w14:textId="77777777" w:rsidR="008F0841" w:rsidRPr="00901608" w:rsidRDefault="008F0841" w:rsidP="008F0841">
            <w:pPr>
              <w:pStyle w:val="NoSpacing"/>
            </w:pPr>
          </w:p>
        </w:tc>
        <w:tc>
          <w:tcPr>
            <w:tcW w:w="3685" w:type="dxa"/>
          </w:tcPr>
          <w:p w14:paraId="0D854A09" w14:textId="77777777" w:rsidR="008F0841" w:rsidRPr="00901608" w:rsidRDefault="008F0841" w:rsidP="008F0841">
            <w:pPr>
              <w:pStyle w:val="NoSpacing"/>
            </w:pPr>
          </w:p>
        </w:tc>
      </w:tr>
      <w:tr w:rsidR="008F0841" w:rsidRPr="007C7C7F" w14:paraId="15C456A6" w14:textId="77777777" w:rsidTr="00367814">
        <w:tc>
          <w:tcPr>
            <w:tcW w:w="562" w:type="dxa"/>
          </w:tcPr>
          <w:p w14:paraId="4154BB8C" w14:textId="77777777" w:rsidR="008F0841" w:rsidRDefault="008F0841" w:rsidP="008F0841">
            <w:pPr>
              <w:pStyle w:val="NoSpacing"/>
            </w:pPr>
            <w:r>
              <w:t>5</w:t>
            </w:r>
          </w:p>
        </w:tc>
        <w:tc>
          <w:tcPr>
            <w:tcW w:w="2248" w:type="dxa"/>
          </w:tcPr>
          <w:p w14:paraId="6AABD41B" w14:textId="35D361E8" w:rsidR="008F0841" w:rsidRDefault="008F0841" w:rsidP="008F0841">
            <w:pPr>
              <w:pStyle w:val="NoSpacing"/>
            </w:pPr>
            <w:r>
              <w:t>Nationality</w:t>
            </w:r>
          </w:p>
        </w:tc>
        <w:tc>
          <w:tcPr>
            <w:tcW w:w="1701" w:type="dxa"/>
          </w:tcPr>
          <w:p w14:paraId="5CF4FF60" w14:textId="36DEAA45" w:rsidR="008F0841" w:rsidRPr="00901608" w:rsidRDefault="008F0841" w:rsidP="008F0841">
            <w:pPr>
              <w:pStyle w:val="NoSpacing"/>
            </w:pPr>
            <w:r w:rsidRPr="00474537">
              <w:t>Label</w:t>
            </w:r>
          </w:p>
        </w:tc>
        <w:tc>
          <w:tcPr>
            <w:tcW w:w="2147" w:type="dxa"/>
          </w:tcPr>
          <w:p w14:paraId="3DF5F179" w14:textId="77777777" w:rsidR="008F0841" w:rsidRPr="00901608" w:rsidRDefault="008F0841" w:rsidP="008F0841">
            <w:pPr>
              <w:pStyle w:val="NoSpacing"/>
            </w:pPr>
          </w:p>
        </w:tc>
        <w:tc>
          <w:tcPr>
            <w:tcW w:w="3685" w:type="dxa"/>
          </w:tcPr>
          <w:p w14:paraId="1F3D8281" w14:textId="77777777" w:rsidR="008F0841" w:rsidRPr="00901608" w:rsidRDefault="008F0841" w:rsidP="008F0841">
            <w:pPr>
              <w:pStyle w:val="NoSpacing"/>
            </w:pPr>
          </w:p>
        </w:tc>
      </w:tr>
      <w:tr w:rsidR="008F0841" w:rsidRPr="007C7C7F" w14:paraId="580E9CAC" w14:textId="77777777" w:rsidTr="00367814">
        <w:tc>
          <w:tcPr>
            <w:tcW w:w="562" w:type="dxa"/>
          </w:tcPr>
          <w:p w14:paraId="283CD23B" w14:textId="77777777" w:rsidR="008F0841" w:rsidRDefault="008F0841" w:rsidP="008F0841">
            <w:pPr>
              <w:pStyle w:val="NoSpacing"/>
            </w:pPr>
            <w:r>
              <w:t>6</w:t>
            </w:r>
          </w:p>
        </w:tc>
        <w:tc>
          <w:tcPr>
            <w:tcW w:w="2248" w:type="dxa"/>
          </w:tcPr>
          <w:p w14:paraId="4059F68D" w14:textId="7AB98727" w:rsidR="008F0841" w:rsidRDefault="008F0841" w:rsidP="008F0841">
            <w:pPr>
              <w:pStyle w:val="NoSpacing"/>
            </w:pPr>
            <w:r>
              <w:t>Application type</w:t>
            </w:r>
          </w:p>
        </w:tc>
        <w:tc>
          <w:tcPr>
            <w:tcW w:w="1701" w:type="dxa"/>
          </w:tcPr>
          <w:p w14:paraId="5654663F" w14:textId="1736DE4E" w:rsidR="008F0841" w:rsidRPr="00901608" w:rsidRDefault="008F0841" w:rsidP="008F0841">
            <w:pPr>
              <w:pStyle w:val="NoSpacing"/>
            </w:pPr>
            <w:r w:rsidRPr="00474537">
              <w:t>Label</w:t>
            </w:r>
          </w:p>
        </w:tc>
        <w:tc>
          <w:tcPr>
            <w:tcW w:w="2147" w:type="dxa"/>
          </w:tcPr>
          <w:p w14:paraId="7EE375B8" w14:textId="77777777" w:rsidR="008F0841" w:rsidRPr="00901608" w:rsidRDefault="008F0841" w:rsidP="008F0841">
            <w:pPr>
              <w:pStyle w:val="NoSpacing"/>
            </w:pPr>
          </w:p>
        </w:tc>
        <w:tc>
          <w:tcPr>
            <w:tcW w:w="3685" w:type="dxa"/>
          </w:tcPr>
          <w:p w14:paraId="77281731" w14:textId="77777777" w:rsidR="008F0841" w:rsidRPr="00901608" w:rsidRDefault="008F0841" w:rsidP="008F0841">
            <w:pPr>
              <w:pStyle w:val="NoSpacing"/>
            </w:pPr>
          </w:p>
        </w:tc>
      </w:tr>
      <w:tr w:rsidR="008F0841" w:rsidRPr="007C7C7F" w14:paraId="0476E83A" w14:textId="77777777" w:rsidTr="00367814">
        <w:tc>
          <w:tcPr>
            <w:tcW w:w="562" w:type="dxa"/>
          </w:tcPr>
          <w:p w14:paraId="439D65A6" w14:textId="77777777" w:rsidR="008F0841" w:rsidRDefault="008F0841" w:rsidP="008F0841">
            <w:pPr>
              <w:pStyle w:val="NoSpacing"/>
            </w:pPr>
            <w:r>
              <w:t>7</w:t>
            </w:r>
          </w:p>
        </w:tc>
        <w:tc>
          <w:tcPr>
            <w:tcW w:w="2248" w:type="dxa"/>
          </w:tcPr>
          <w:p w14:paraId="0851721E" w14:textId="3A3FAD91" w:rsidR="008F0841" w:rsidRDefault="008F0841" w:rsidP="008F0841">
            <w:pPr>
              <w:pStyle w:val="NoSpacing"/>
            </w:pPr>
            <w:r>
              <w:t>CDP account no.</w:t>
            </w:r>
          </w:p>
        </w:tc>
        <w:tc>
          <w:tcPr>
            <w:tcW w:w="1701" w:type="dxa"/>
          </w:tcPr>
          <w:p w14:paraId="37939016" w14:textId="2EFB0385" w:rsidR="008F0841" w:rsidRPr="00901608" w:rsidRDefault="008F0841" w:rsidP="008F0841">
            <w:pPr>
              <w:pStyle w:val="NoSpacing"/>
            </w:pPr>
            <w:r w:rsidRPr="00474537">
              <w:t>Label</w:t>
            </w:r>
          </w:p>
        </w:tc>
        <w:tc>
          <w:tcPr>
            <w:tcW w:w="2147" w:type="dxa"/>
          </w:tcPr>
          <w:p w14:paraId="330B75C2" w14:textId="77777777" w:rsidR="008F0841" w:rsidRPr="00901608" w:rsidRDefault="008F0841" w:rsidP="008F0841">
            <w:pPr>
              <w:pStyle w:val="NoSpacing"/>
            </w:pPr>
          </w:p>
        </w:tc>
        <w:tc>
          <w:tcPr>
            <w:tcW w:w="3685" w:type="dxa"/>
          </w:tcPr>
          <w:p w14:paraId="59B15E2E" w14:textId="77777777" w:rsidR="008F0841" w:rsidRPr="00901608" w:rsidRDefault="008F0841" w:rsidP="008F0841">
            <w:pPr>
              <w:pStyle w:val="NoSpacing"/>
            </w:pPr>
          </w:p>
        </w:tc>
      </w:tr>
      <w:tr w:rsidR="008F0841" w:rsidRPr="007C7C7F" w14:paraId="4BA4FB6B" w14:textId="77777777" w:rsidTr="00367814">
        <w:tc>
          <w:tcPr>
            <w:tcW w:w="562" w:type="dxa"/>
          </w:tcPr>
          <w:p w14:paraId="60B7A08E" w14:textId="77777777" w:rsidR="008F0841" w:rsidRDefault="008F0841" w:rsidP="008F0841">
            <w:pPr>
              <w:pStyle w:val="NoSpacing"/>
            </w:pPr>
            <w:r>
              <w:lastRenderedPageBreak/>
              <w:t>8</w:t>
            </w:r>
          </w:p>
        </w:tc>
        <w:tc>
          <w:tcPr>
            <w:tcW w:w="2248" w:type="dxa"/>
          </w:tcPr>
          <w:p w14:paraId="7F975D38" w14:textId="2563F1BD" w:rsidR="008F0841" w:rsidRDefault="008F0841" w:rsidP="008F0841">
            <w:pPr>
              <w:pStyle w:val="NoSpacing"/>
            </w:pPr>
            <w:r>
              <w:t>CPF/SRS account no.</w:t>
            </w:r>
          </w:p>
        </w:tc>
        <w:tc>
          <w:tcPr>
            <w:tcW w:w="1701" w:type="dxa"/>
          </w:tcPr>
          <w:p w14:paraId="6CE0344A" w14:textId="6EC2CD18" w:rsidR="008F0841" w:rsidRPr="00901608" w:rsidRDefault="008F0841" w:rsidP="008F0841">
            <w:pPr>
              <w:pStyle w:val="NoSpacing"/>
            </w:pPr>
            <w:r w:rsidRPr="00474537">
              <w:t>Label</w:t>
            </w:r>
          </w:p>
        </w:tc>
        <w:tc>
          <w:tcPr>
            <w:tcW w:w="2147" w:type="dxa"/>
          </w:tcPr>
          <w:p w14:paraId="7042D9F7" w14:textId="77777777" w:rsidR="008F0841" w:rsidRPr="00901608" w:rsidRDefault="008F0841" w:rsidP="008F0841">
            <w:pPr>
              <w:pStyle w:val="NoSpacing"/>
            </w:pPr>
          </w:p>
        </w:tc>
        <w:tc>
          <w:tcPr>
            <w:tcW w:w="3685" w:type="dxa"/>
          </w:tcPr>
          <w:p w14:paraId="4FB0C5E6" w14:textId="77777777" w:rsidR="008F0841" w:rsidRPr="00901608" w:rsidRDefault="008F0841" w:rsidP="008F0841">
            <w:pPr>
              <w:pStyle w:val="NoSpacing"/>
            </w:pPr>
          </w:p>
        </w:tc>
      </w:tr>
      <w:bookmarkEnd w:id="315"/>
      <w:tr w:rsidR="008F0841" w:rsidRPr="007C7C7F" w14:paraId="366AE7B3" w14:textId="77777777" w:rsidTr="00367814">
        <w:tc>
          <w:tcPr>
            <w:tcW w:w="562" w:type="dxa"/>
          </w:tcPr>
          <w:p w14:paraId="134E232C" w14:textId="77777777" w:rsidR="008F0841" w:rsidRDefault="008F0841" w:rsidP="008F0841">
            <w:pPr>
              <w:pStyle w:val="NoSpacing"/>
            </w:pPr>
            <w:r>
              <w:t>9</w:t>
            </w:r>
          </w:p>
        </w:tc>
        <w:tc>
          <w:tcPr>
            <w:tcW w:w="2248" w:type="dxa"/>
          </w:tcPr>
          <w:p w14:paraId="37A806A8" w14:textId="78D14272" w:rsidR="008F0841" w:rsidRDefault="008F0841" w:rsidP="008F0841">
            <w:pPr>
              <w:pStyle w:val="NoSpacing"/>
            </w:pPr>
            <w:r>
              <w:t>Nominal amount ($)</w:t>
            </w:r>
          </w:p>
        </w:tc>
        <w:tc>
          <w:tcPr>
            <w:tcW w:w="1701" w:type="dxa"/>
          </w:tcPr>
          <w:p w14:paraId="4414334C" w14:textId="4243125F" w:rsidR="008F0841" w:rsidRPr="00901608" w:rsidRDefault="008F0841" w:rsidP="008F0841">
            <w:pPr>
              <w:pStyle w:val="NoSpacing"/>
            </w:pPr>
            <w:r w:rsidRPr="00474537">
              <w:t>Label</w:t>
            </w:r>
          </w:p>
        </w:tc>
        <w:tc>
          <w:tcPr>
            <w:tcW w:w="2147" w:type="dxa"/>
          </w:tcPr>
          <w:p w14:paraId="5600C366" w14:textId="77777777" w:rsidR="008F0841" w:rsidRPr="00901608" w:rsidRDefault="008F0841" w:rsidP="008F0841">
            <w:pPr>
              <w:pStyle w:val="NoSpacing"/>
            </w:pPr>
          </w:p>
        </w:tc>
        <w:tc>
          <w:tcPr>
            <w:tcW w:w="3685" w:type="dxa"/>
          </w:tcPr>
          <w:p w14:paraId="76550342" w14:textId="77777777" w:rsidR="008F0841" w:rsidRPr="00901608" w:rsidRDefault="008F0841" w:rsidP="008F0841">
            <w:pPr>
              <w:pStyle w:val="NoSpacing"/>
            </w:pPr>
          </w:p>
        </w:tc>
      </w:tr>
      <w:tr w:rsidR="008F0841" w:rsidRPr="007C7C7F" w14:paraId="56940A7C" w14:textId="77777777" w:rsidTr="00367814">
        <w:tc>
          <w:tcPr>
            <w:tcW w:w="562" w:type="dxa"/>
          </w:tcPr>
          <w:p w14:paraId="3E478715" w14:textId="77777777" w:rsidR="008F0841" w:rsidRDefault="008F0841" w:rsidP="008F0841">
            <w:pPr>
              <w:pStyle w:val="NoSpacing"/>
            </w:pPr>
            <w:r>
              <w:t>10</w:t>
            </w:r>
          </w:p>
        </w:tc>
        <w:tc>
          <w:tcPr>
            <w:tcW w:w="2248" w:type="dxa"/>
          </w:tcPr>
          <w:p w14:paraId="59160E4A" w14:textId="3D6252A8" w:rsidR="008F0841" w:rsidRDefault="008F0841" w:rsidP="008F0841">
            <w:pPr>
              <w:pStyle w:val="NoSpacing"/>
            </w:pPr>
            <w:r>
              <w:t>Competitive</w:t>
            </w:r>
          </w:p>
        </w:tc>
        <w:tc>
          <w:tcPr>
            <w:tcW w:w="1701" w:type="dxa"/>
          </w:tcPr>
          <w:p w14:paraId="3E2F08AC" w14:textId="22249BB5" w:rsidR="008F0841" w:rsidRPr="00901608" w:rsidRDefault="008F0841" w:rsidP="008F0841">
            <w:pPr>
              <w:pStyle w:val="NoSpacing"/>
            </w:pPr>
            <w:r w:rsidRPr="00474537">
              <w:t>Label</w:t>
            </w:r>
          </w:p>
        </w:tc>
        <w:tc>
          <w:tcPr>
            <w:tcW w:w="2147" w:type="dxa"/>
          </w:tcPr>
          <w:p w14:paraId="2D6C7585" w14:textId="77777777" w:rsidR="008F0841" w:rsidRPr="00901608" w:rsidRDefault="008F0841" w:rsidP="008F0841">
            <w:pPr>
              <w:pStyle w:val="NoSpacing"/>
            </w:pPr>
          </w:p>
        </w:tc>
        <w:tc>
          <w:tcPr>
            <w:tcW w:w="3685" w:type="dxa"/>
          </w:tcPr>
          <w:p w14:paraId="34E52A49" w14:textId="77777777" w:rsidR="008F0841" w:rsidRPr="00901608" w:rsidRDefault="008F0841" w:rsidP="008F0841">
            <w:pPr>
              <w:pStyle w:val="NoSpacing"/>
            </w:pPr>
          </w:p>
        </w:tc>
      </w:tr>
      <w:tr w:rsidR="008F0841" w:rsidRPr="007C7C7F" w14:paraId="02548740" w14:textId="77777777" w:rsidTr="00367814">
        <w:tc>
          <w:tcPr>
            <w:tcW w:w="562" w:type="dxa"/>
          </w:tcPr>
          <w:p w14:paraId="296B4518" w14:textId="62272AA0" w:rsidR="008F0841" w:rsidRDefault="008F0841" w:rsidP="008F0841">
            <w:pPr>
              <w:pStyle w:val="NoSpacing"/>
            </w:pPr>
            <w:r>
              <w:t>11</w:t>
            </w:r>
          </w:p>
        </w:tc>
        <w:tc>
          <w:tcPr>
            <w:tcW w:w="2248" w:type="dxa"/>
          </w:tcPr>
          <w:p w14:paraId="134669EF" w14:textId="47B4FD6A" w:rsidR="008F0841" w:rsidRDefault="008F0841" w:rsidP="008F0841">
            <w:pPr>
              <w:pStyle w:val="NoSpacing"/>
            </w:pPr>
            <w:r>
              <w:t>Yield</w:t>
            </w:r>
            <w:ins w:id="319" w:author="Jasmine WL TEO (MAS)" w:date="2025-12-24T09:14:00Z" w16du:dateUtc="2025-12-24T01:14:00Z">
              <w:r w:rsidR="00A20FD4">
                <w:t xml:space="preserve"> (%)</w:t>
              </w:r>
            </w:ins>
          </w:p>
        </w:tc>
        <w:tc>
          <w:tcPr>
            <w:tcW w:w="1701" w:type="dxa"/>
          </w:tcPr>
          <w:p w14:paraId="0F5AC2DB" w14:textId="71763662" w:rsidR="008F0841" w:rsidRPr="00901608" w:rsidRDefault="008F0841" w:rsidP="008F0841">
            <w:pPr>
              <w:pStyle w:val="NoSpacing"/>
            </w:pPr>
            <w:r w:rsidRPr="00474537">
              <w:t>Label</w:t>
            </w:r>
          </w:p>
        </w:tc>
        <w:tc>
          <w:tcPr>
            <w:tcW w:w="2147" w:type="dxa"/>
          </w:tcPr>
          <w:p w14:paraId="27F1F48C" w14:textId="77777777" w:rsidR="008F0841" w:rsidRPr="00901608" w:rsidRDefault="008F0841" w:rsidP="008F0841">
            <w:pPr>
              <w:pStyle w:val="NoSpacing"/>
            </w:pPr>
          </w:p>
        </w:tc>
        <w:tc>
          <w:tcPr>
            <w:tcW w:w="3685" w:type="dxa"/>
          </w:tcPr>
          <w:p w14:paraId="083F600D" w14:textId="77777777" w:rsidR="008F0841" w:rsidRPr="00901608" w:rsidRDefault="008F0841" w:rsidP="008F0841">
            <w:pPr>
              <w:pStyle w:val="NoSpacing"/>
            </w:pPr>
          </w:p>
        </w:tc>
      </w:tr>
      <w:tr w:rsidR="008F0841" w:rsidRPr="007C7C7F" w14:paraId="2A0EDA9E" w14:textId="77777777" w:rsidTr="00367814">
        <w:tc>
          <w:tcPr>
            <w:tcW w:w="562" w:type="dxa"/>
          </w:tcPr>
          <w:p w14:paraId="1F4343A4" w14:textId="3A327C27" w:rsidR="008F0841" w:rsidRDefault="008F0841" w:rsidP="008F0841">
            <w:pPr>
              <w:pStyle w:val="NoSpacing"/>
            </w:pPr>
            <w:commentRangeStart w:id="320"/>
            <w:r>
              <w:t>12</w:t>
            </w:r>
          </w:p>
        </w:tc>
        <w:tc>
          <w:tcPr>
            <w:tcW w:w="2248" w:type="dxa"/>
          </w:tcPr>
          <w:p w14:paraId="7286A7F1" w14:textId="113D681B" w:rsidR="008F0841" w:rsidRDefault="008F0841" w:rsidP="008F0841">
            <w:pPr>
              <w:pStyle w:val="NoSpacing"/>
            </w:pPr>
            <w:r>
              <w:t>Submission date/time</w:t>
            </w:r>
          </w:p>
        </w:tc>
        <w:tc>
          <w:tcPr>
            <w:tcW w:w="1701" w:type="dxa"/>
          </w:tcPr>
          <w:p w14:paraId="32E5BFB0" w14:textId="5F114051" w:rsidR="008F0841" w:rsidRPr="00901608" w:rsidRDefault="008F0841" w:rsidP="008F0841">
            <w:pPr>
              <w:pStyle w:val="NoSpacing"/>
            </w:pPr>
            <w:r w:rsidRPr="00474537">
              <w:t>Label</w:t>
            </w:r>
            <w:commentRangeEnd w:id="320"/>
            <w:r w:rsidR="00A20FD4">
              <w:rPr>
                <w:rStyle w:val="CommentReference"/>
              </w:rPr>
              <w:commentReference w:id="320"/>
            </w:r>
          </w:p>
        </w:tc>
        <w:tc>
          <w:tcPr>
            <w:tcW w:w="2147" w:type="dxa"/>
          </w:tcPr>
          <w:p w14:paraId="32F79596" w14:textId="77777777" w:rsidR="008F0841" w:rsidRPr="00901608" w:rsidRDefault="008F0841" w:rsidP="008F0841">
            <w:pPr>
              <w:pStyle w:val="NoSpacing"/>
            </w:pPr>
          </w:p>
        </w:tc>
        <w:tc>
          <w:tcPr>
            <w:tcW w:w="3685" w:type="dxa"/>
          </w:tcPr>
          <w:p w14:paraId="5F325C61" w14:textId="209A9EC7" w:rsidR="008F0841" w:rsidRPr="00901608" w:rsidRDefault="008F0841" w:rsidP="008F0841">
            <w:pPr>
              <w:pStyle w:val="NoSpacing"/>
            </w:pPr>
          </w:p>
        </w:tc>
      </w:tr>
    </w:tbl>
    <w:p w14:paraId="1EC183F8" w14:textId="38875CA5" w:rsidR="00AF03A1" w:rsidRPr="00AF03A1" w:rsidRDefault="00AF03A1" w:rsidP="00AF03A1">
      <w:pPr>
        <w:pStyle w:val="Caption"/>
      </w:pPr>
      <w:r>
        <w:t xml:space="preserve">Table </w:t>
      </w:r>
      <w:r>
        <w:fldChar w:fldCharType="begin"/>
      </w:r>
      <w:r>
        <w:instrText xml:space="preserve"> SEQ Table \* ARABIC </w:instrText>
      </w:r>
      <w:r>
        <w:fldChar w:fldCharType="separate"/>
      </w:r>
      <w:r w:rsidR="00736FA2">
        <w:rPr>
          <w:noProof/>
        </w:rPr>
        <w:t>11</w:t>
      </w:r>
      <w:r>
        <w:fldChar w:fldCharType="end"/>
      </w:r>
      <w:r>
        <w:t>: Data Table Screen Elements</w:t>
      </w:r>
    </w:p>
    <w:p w14:paraId="39042CDE" w14:textId="084341A9" w:rsidR="00EE3139" w:rsidRDefault="00EE3139" w:rsidP="00EE3139">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EE3139" w:rsidRPr="007C7C7F" w14:paraId="5B1A9971" w14:textId="77777777" w:rsidTr="00367814">
        <w:tc>
          <w:tcPr>
            <w:tcW w:w="562" w:type="dxa"/>
            <w:shd w:val="clear" w:color="auto" w:fill="E7E6E6" w:themeFill="background2"/>
          </w:tcPr>
          <w:p w14:paraId="703A1F81" w14:textId="77777777" w:rsidR="00EE3139" w:rsidRPr="007D7B67" w:rsidRDefault="00EE3139" w:rsidP="00367814">
            <w:pPr>
              <w:pStyle w:val="NoSpacing"/>
              <w:jc w:val="center"/>
              <w:rPr>
                <w:b/>
                <w:bCs/>
              </w:rPr>
            </w:pPr>
            <w:r w:rsidRPr="007D7B67">
              <w:rPr>
                <w:rFonts w:cstheme="minorHAnsi"/>
                <w:b/>
                <w:bCs/>
              </w:rPr>
              <w:t>S/N</w:t>
            </w:r>
          </w:p>
        </w:tc>
        <w:tc>
          <w:tcPr>
            <w:tcW w:w="2248" w:type="dxa"/>
            <w:shd w:val="clear" w:color="auto" w:fill="E7E6E6" w:themeFill="background2"/>
          </w:tcPr>
          <w:p w14:paraId="00D7966C" w14:textId="77777777" w:rsidR="00EE3139" w:rsidRPr="007D7B67" w:rsidRDefault="00EE3139" w:rsidP="00367814">
            <w:pPr>
              <w:pStyle w:val="NoSpacing"/>
              <w:jc w:val="center"/>
              <w:rPr>
                <w:b/>
                <w:bCs/>
              </w:rPr>
            </w:pPr>
            <w:r w:rsidRPr="007D7B67">
              <w:rPr>
                <w:rFonts w:cstheme="minorHAnsi"/>
                <w:b/>
                <w:bCs/>
              </w:rPr>
              <w:t>Name</w:t>
            </w:r>
          </w:p>
        </w:tc>
        <w:tc>
          <w:tcPr>
            <w:tcW w:w="1701" w:type="dxa"/>
            <w:shd w:val="clear" w:color="auto" w:fill="E7E6E6" w:themeFill="background2"/>
          </w:tcPr>
          <w:p w14:paraId="69B258C4" w14:textId="77777777" w:rsidR="00EE3139" w:rsidRPr="007D7B67" w:rsidRDefault="00EE3139"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7A04457F" w14:textId="77777777" w:rsidR="00EE3139" w:rsidRPr="007D7B67" w:rsidRDefault="00EE3139"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10EB0CD4" w14:textId="77777777" w:rsidR="00EE3139" w:rsidRPr="007D7B67" w:rsidRDefault="00EE3139"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2457E5E0" w14:textId="77777777" w:rsidR="00EE3139" w:rsidRPr="007D7B67" w:rsidRDefault="00EE3139" w:rsidP="00367814">
            <w:pPr>
              <w:pStyle w:val="NoSpacing"/>
              <w:jc w:val="center"/>
              <w:rPr>
                <w:rFonts w:cstheme="minorHAnsi"/>
                <w:b/>
                <w:bCs/>
              </w:rPr>
            </w:pPr>
            <w:r>
              <w:rPr>
                <w:rFonts w:cstheme="minorHAnsi"/>
                <w:b/>
                <w:bCs/>
              </w:rPr>
              <w:t>Remarks</w:t>
            </w:r>
          </w:p>
        </w:tc>
      </w:tr>
      <w:tr w:rsidR="00EE3139" w:rsidRPr="007C7C7F" w14:paraId="62EC33E6" w14:textId="77777777" w:rsidTr="00367814">
        <w:tc>
          <w:tcPr>
            <w:tcW w:w="562" w:type="dxa"/>
          </w:tcPr>
          <w:p w14:paraId="267D6070" w14:textId="77777777" w:rsidR="00EE3139" w:rsidRPr="007C7C7F" w:rsidRDefault="00EE3139" w:rsidP="00367814">
            <w:pPr>
              <w:pStyle w:val="NoSpacing"/>
            </w:pPr>
            <w:r>
              <w:t>1</w:t>
            </w:r>
          </w:p>
        </w:tc>
        <w:tc>
          <w:tcPr>
            <w:tcW w:w="2248" w:type="dxa"/>
          </w:tcPr>
          <w:p w14:paraId="32E9811B" w14:textId="6431F219" w:rsidR="00EE3139" w:rsidRPr="007C7C7F" w:rsidRDefault="00EE3139" w:rsidP="00367814">
            <w:pPr>
              <w:pStyle w:val="NoSpacing"/>
            </w:pPr>
            <w:r>
              <w:t>Back</w:t>
            </w:r>
          </w:p>
        </w:tc>
        <w:tc>
          <w:tcPr>
            <w:tcW w:w="1701" w:type="dxa"/>
          </w:tcPr>
          <w:p w14:paraId="430AA92C" w14:textId="3FB11F9D" w:rsidR="00EE3139" w:rsidRPr="00901608" w:rsidRDefault="008D7245" w:rsidP="00367814">
            <w:pPr>
              <w:pStyle w:val="NoSpacing"/>
            </w:pPr>
            <w:r>
              <w:t>Tertiary button</w:t>
            </w:r>
          </w:p>
        </w:tc>
        <w:tc>
          <w:tcPr>
            <w:tcW w:w="2147" w:type="dxa"/>
          </w:tcPr>
          <w:p w14:paraId="0B08D7F3" w14:textId="77777777" w:rsidR="00EE3139" w:rsidRPr="00901608" w:rsidRDefault="00EE3139" w:rsidP="00367814">
            <w:pPr>
              <w:pStyle w:val="NoSpacing"/>
            </w:pPr>
          </w:p>
        </w:tc>
        <w:tc>
          <w:tcPr>
            <w:tcW w:w="3685" w:type="dxa"/>
          </w:tcPr>
          <w:p w14:paraId="6D514C62" w14:textId="37160762" w:rsidR="00EE3139" w:rsidRPr="00901608" w:rsidRDefault="00A20FD4" w:rsidP="00367814">
            <w:pPr>
              <w:pStyle w:val="NoSpacing"/>
            </w:pPr>
            <w:ins w:id="321" w:author="Jasmine WL TEO (MAS)" w:date="2025-12-24T09:16:00Z" w16du:dateUtc="2025-12-24T01:16:00Z">
              <w:r>
                <w:t>Redirect back to Manage Bids page, retaining the search filter and results.</w:t>
              </w:r>
            </w:ins>
          </w:p>
        </w:tc>
      </w:tr>
    </w:tbl>
    <w:p w14:paraId="3F2E7CD6" w14:textId="743492CD" w:rsidR="00EE3139" w:rsidRDefault="00EE3139" w:rsidP="00EE3139">
      <w:pPr>
        <w:pStyle w:val="Caption"/>
      </w:pPr>
      <w:r>
        <w:t xml:space="preserve">Table </w:t>
      </w:r>
      <w:r>
        <w:fldChar w:fldCharType="begin"/>
      </w:r>
      <w:r>
        <w:instrText xml:space="preserve"> SEQ Table \* ARABIC </w:instrText>
      </w:r>
      <w:r>
        <w:fldChar w:fldCharType="separate"/>
      </w:r>
      <w:r w:rsidR="00736FA2">
        <w:rPr>
          <w:noProof/>
        </w:rPr>
        <w:t>12</w:t>
      </w:r>
      <w:r>
        <w:fldChar w:fldCharType="end"/>
      </w:r>
      <w:r>
        <w:t xml:space="preserve">: </w:t>
      </w:r>
      <w:r w:rsidR="00AB0C37">
        <w:t xml:space="preserve">Action </w:t>
      </w:r>
      <w:r w:rsidR="00AF03A1">
        <w:t>B</w:t>
      </w:r>
      <w:r w:rsidR="00AB0C37">
        <w:t>utton Row</w:t>
      </w:r>
      <w:r>
        <w:t xml:space="preserve"> Screen Elements</w:t>
      </w:r>
    </w:p>
    <w:p w14:paraId="4D67E249" w14:textId="0A6BBF6C" w:rsidR="00DB2637" w:rsidRDefault="00DB2637" w:rsidP="00DB2637">
      <w:pPr>
        <w:pStyle w:val="Heading2"/>
      </w:pPr>
      <w:bookmarkStart w:id="322" w:name="_Toc216817626"/>
      <w:commentRangeStart w:id="323"/>
      <w:commentRangeStart w:id="324"/>
      <w:commentRangeStart w:id="325"/>
      <w:r>
        <w:t>Create</w:t>
      </w:r>
      <w:commentRangeEnd w:id="323"/>
      <w:r w:rsidR="00535C78">
        <w:rPr>
          <w:rStyle w:val="CommentReference"/>
          <w:rFonts w:asciiTheme="minorHAnsi" w:eastAsiaTheme="minorHAnsi" w:hAnsiTheme="minorHAnsi" w:cstheme="minorBidi"/>
          <w:b w:val="0"/>
          <w:smallCaps w:val="0"/>
          <w:lang w:val="en-SG"/>
        </w:rPr>
        <w:commentReference w:id="323"/>
      </w:r>
      <w:r>
        <w:t xml:space="preserve"> Bid</w:t>
      </w:r>
      <w:bookmarkEnd w:id="322"/>
      <w:commentRangeEnd w:id="324"/>
      <w:r w:rsidR="008857E0">
        <w:rPr>
          <w:rStyle w:val="CommentReference"/>
          <w:rFonts w:asciiTheme="minorHAnsi" w:eastAsiaTheme="minorHAnsi" w:hAnsiTheme="minorHAnsi" w:cstheme="minorBidi"/>
          <w:b w:val="0"/>
          <w:smallCaps w:val="0"/>
          <w:lang w:val="en-SG"/>
        </w:rPr>
        <w:commentReference w:id="324"/>
      </w:r>
      <w:commentRangeEnd w:id="325"/>
      <w:r w:rsidR="00BE17D4">
        <w:rPr>
          <w:rStyle w:val="CommentReference"/>
          <w:rFonts w:asciiTheme="minorHAnsi" w:eastAsiaTheme="minorHAnsi" w:hAnsiTheme="minorHAnsi" w:cstheme="minorBidi"/>
          <w:b w:val="0"/>
          <w:smallCaps w:val="0"/>
          <w:lang w:val="en-SG"/>
        </w:rPr>
        <w:commentReference w:id="325"/>
      </w:r>
    </w:p>
    <w:p w14:paraId="2560E410" w14:textId="77777777" w:rsidR="00DB2637" w:rsidRPr="00D50758" w:rsidRDefault="00DB2637" w:rsidP="00DB2637">
      <w:pPr>
        <w:pStyle w:val="Heading3"/>
      </w:pPr>
      <w:bookmarkStart w:id="326" w:name="_Toc216817627"/>
      <w:r>
        <w:t>Description</w:t>
      </w:r>
      <w:bookmarkEnd w:id="326"/>
    </w:p>
    <w:p w14:paraId="1119EF9D" w14:textId="17569D31" w:rsidR="00DB2637" w:rsidRPr="005F251E" w:rsidRDefault="00DB2637" w:rsidP="00DB2637">
      <w:r w:rsidRPr="002923FD">
        <w:t xml:space="preserve">This use case enables Makers to </w:t>
      </w:r>
      <w:commentRangeStart w:id="327"/>
      <w:r>
        <w:t xml:space="preserve">create bids </w:t>
      </w:r>
      <w:commentRangeEnd w:id="327"/>
      <w:r w:rsidR="001B2DF7">
        <w:rPr>
          <w:rStyle w:val="CommentReference"/>
        </w:rPr>
        <w:commentReference w:id="327"/>
      </w:r>
      <w:r>
        <w:t>for an issuance.</w:t>
      </w:r>
    </w:p>
    <w:p w14:paraId="2B0A1D8C" w14:textId="77777777" w:rsidR="00DB2637" w:rsidRDefault="00DB2637" w:rsidP="00DB2637">
      <w:pPr>
        <w:pStyle w:val="Heading3"/>
      </w:pPr>
      <w:bookmarkStart w:id="328" w:name="_Toc216817628"/>
      <w:r>
        <w:t>Preconditions</w:t>
      </w:r>
      <w:bookmarkEnd w:id="328"/>
    </w:p>
    <w:p w14:paraId="3E1C5096" w14:textId="77777777" w:rsidR="00DB2637" w:rsidRDefault="00DB2637" w:rsidP="00DB2637">
      <w:pPr>
        <w:pStyle w:val="ListParagraph"/>
      </w:pPr>
      <w:r>
        <w:t>User logs in to the Intranet Portal.</w:t>
      </w:r>
    </w:p>
    <w:p w14:paraId="5F4C6454" w14:textId="5810B94B" w:rsidR="00DB2637" w:rsidRDefault="00DB2637" w:rsidP="00DB2637">
      <w:pPr>
        <w:pStyle w:val="ListParagraph"/>
      </w:pPr>
      <w:r>
        <w:t>User accesses the Bid Details Page.</w:t>
      </w:r>
    </w:p>
    <w:p w14:paraId="10B1E28E" w14:textId="00E8165E" w:rsidR="00DB2637" w:rsidRDefault="00DB2637" w:rsidP="00DB2637">
      <w:pPr>
        <w:pStyle w:val="ListParagraph"/>
      </w:pPr>
      <w:r>
        <w:t>The result</w:t>
      </w:r>
      <w:del w:id="329" w:author="Han Xie CHAI (MAS)" w:date="2026-01-08T18:00:00Z" w16du:dateUtc="2026-01-08T10:00:00Z">
        <w:r w:rsidDel="009C5137">
          <w:delText>s</w:delText>
        </w:r>
      </w:del>
      <w:r>
        <w:t xml:space="preserve"> for the auction</w:t>
      </w:r>
      <w:r w:rsidR="00EE3F0C">
        <w:t>/allotment</w:t>
      </w:r>
      <w:r>
        <w:t xml:space="preserve"> </w:t>
      </w:r>
      <w:del w:id="330" w:author="Akila BALAKRISHNAN from.OPTIMUM (MAS)" w:date="2025-12-22T11:45:00Z" w16du:dateUtc="2025-12-22T03:45:00Z">
        <w:r w:rsidR="003147F9" w:rsidDel="00DE262B">
          <w:delText xml:space="preserve">are </w:delText>
        </w:r>
      </w:del>
      <w:ins w:id="331" w:author="Akila BALAKRISHNAN from.OPTIMUM (MAS)" w:date="2025-12-22T11:45:00Z" w16du:dateUtc="2025-12-22T03:45:00Z">
        <w:r w:rsidR="00DE262B">
          <w:t xml:space="preserve">is </w:t>
        </w:r>
      </w:ins>
      <w:r w:rsidR="003147F9">
        <w:t xml:space="preserve">not released or </w:t>
      </w:r>
      <w:del w:id="332" w:author="Akila BALAKRISHNAN from.OPTIMUM (MAS)" w:date="2025-12-22T11:45:00Z" w16du:dateUtc="2025-12-22T03:45:00Z">
        <w:r w:rsidR="003147F9" w:rsidDel="00DE262B">
          <w:delText xml:space="preserve">are </w:delText>
        </w:r>
      </w:del>
      <w:ins w:id="333" w:author="Akila BALAKRISHNAN from.OPTIMUM (MAS)" w:date="2025-12-22T11:45:00Z" w16du:dateUtc="2025-12-22T03:45:00Z">
        <w:r w:rsidR="00DE262B">
          <w:t xml:space="preserve">is </w:t>
        </w:r>
      </w:ins>
      <w:r w:rsidR="003147F9">
        <w:t>unpublished</w:t>
      </w:r>
      <w:r>
        <w:t>.</w:t>
      </w:r>
    </w:p>
    <w:p w14:paraId="134D149D" w14:textId="77777777" w:rsidR="00DB2637" w:rsidRDefault="00DB2637" w:rsidP="00DB2637">
      <w:pPr>
        <w:pStyle w:val="Heading3"/>
      </w:pPr>
      <w:bookmarkStart w:id="334" w:name="_Toc216817629"/>
      <w:r>
        <w:t>Business Requirements</w:t>
      </w:r>
      <w:bookmarkEnd w:id="334"/>
    </w:p>
    <w:p w14:paraId="0F1C9943" w14:textId="77777777" w:rsidR="00DB2637" w:rsidRPr="0068320A" w:rsidRDefault="00DB2637" w:rsidP="00DB2637">
      <w:pPr>
        <w:pStyle w:val="ListParagraph"/>
        <w:rPr>
          <w:b/>
          <w:bCs/>
        </w:rPr>
      </w:pPr>
      <w:r w:rsidRPr="0068320A">
        <w:rPr>
          <w:b/>
          <w:bCs/>
        </w:rPr>
        <w:t xml:space="preserve">Role-based Access Control: </w:t>
      </w:r>
    </w:p>
    <w:p w14:paraId="57306B17" w14:textId="1B4E0615" w:rsidR="00DB2637" w:rsidRDefault="0054189D" w:rsidP="00DB2637">
      <w:pPr>
        <w:pStyle w:val="ListParagraph"/>
        <w:numPr>
          <w:ilvl w:val="1"/>
          <w:numId w:val="27"/>
        </w:numPr>
        <w:ind w:left="1276" w:hanging="425"/>
      </w:pPr>
      <w:r>
        <w:t>Bid Collation</w:t>
      </w:r>
      <w:r w:rsidR="00DB2637">
        <w:t xml:space="preserve"> Maker</w:t>
      </w:r>
    </w:p>
    <w:p w14:paraId="2B0105FA" w14:textId="5892B1E0" w:rsidR="0054189D" w:rsidRDefault="0054189D" w:rsidP="0054189D">
      <w:pPr>
        <w:pStyle w:val="ListParagraph"/>
        <w:rPr>
          <w:ins w:id="335" w:author="Sophia TAN (MAS)" w:date="2026-01-09T14:50:00Z" w16du:dateUtc="2026-01-09T06:50:00Z"/>
        </w:rPr>
      </w:pPr>
      <w:r>
        <w:t xml:space="preserve">Makers are </w:t>
      </w:r>
      <w:del w:id="336" w:author="Sophia TAN (MAS)" w:date="2026-01-09T14:43:00Z" w16du:dateUtc="2026-01-09T06:43:00Z">
        <w:r w:rsidR="00EE3F0C" w:rsidDel="004D03A2">
          <w:delText xml:space="preserve">only </w:delText>
        </w:r>
      </w:del>
      <w:r>
        <w:t xml:space="preserve">able to </w:t>
      </w:r>
      <w:r w:rsidR="00EE3F0C">
        <w:t xml:space="preserve">create </w:t>
      </w:r>
      <w:r>
        <w:t xml:space="preserve">bids via </w:t>
      </w:r>
      <w:del w:id="337" w:author="Han Xie CHAI (MAS)" w:date="2026-01-08T18:00:00Z" w16du:dateUtc="2026-01-08T10:00:00Z">
        <w:r w:rsidDel="009C5137">
          <w:delText>the UI</w:delText>
        </w:r>
      </w:del>
      <w:ins w:id="338" w:author="Han Xie CHAI (MAS)" w:date="2026-01-08T18:00:00Z" w16du:dateUtc="2026-01-08T10:00:00Z">
        <w:r w:rsidR="009C5137">
          <w:t>manual entry</w:t>
        </w:r>
      </w:ins>
      <w:r w:rsidR="00EE3F0C">
        <w:t xml:space="preserve"> and via file upload</w:t>
      </w:r>
      <w:r w:rsidR="00624546">
        <w:t>.</w:t>
      </w:r>
      <w:r w:rsidR="0073645B">
        <w:t xml:space="preserve"> </w:t>
      </w:r>
      <w:ins w:id="339" w:author="Sophia TAN (MAS)" w:date="2026-01-09T14:47:00Z" w16du:dateUtc="2026-01-09T06:47:00Z">
        <w:r w:rsidR="004D03A2">
          <w:t>Partial acceptance of bids from the uploaded fi</w:t>
        </w:r>
      </w:ins>
      <w:ins w:id="340" w:author="Sophia TAN (MAS)" w:date="2026-01-09T14:48:00Z" w16du:dateUtc="2026-01-09T06:48:00Z">
        <w:r w:rsidR="004D03A2">
          <w:t xml:space="preserve">le will take place </w:t>
        </w:r>
      </w:ins>
      <w:del w:id="341" w:author="Sophia TAN (MAS)" w:date="2026-01-09T14:48:00Z" w16du:dateUtc="2026-01-09T06:48:00Z">
        <w:r w:rsidR="0073645B" w:rsidDel="004D03A2">
          <w:delText xml:space="preserve">Bids created </w:delText>
        </w:r>
      </w:del>
      <w:del w:id="342" w:author="Sophia TAN (MAS)" w:date="2026-01-09T14:45:00Z" w16du:dateUtc="2026-01-09T06:45:00Z">
        <w:r w:rsidR="0073645B" w:rsidDel="004D03A2">
          <w:delText xml:space="preserve">by the Bid Collation Maker </w:delText>
        </w:r>
      </w:del>
      <w:del w:id="343" w:author="Sophia TAN (MAS)" w:date="2026-01-09T14:48:00Z" w16du:dateUtc="2026-01-09T06:48:00Z">
        <w:r w:rsidR="0073645B" w:rsidDel="004D03A2">
          <w:delText>via file upload can be partially accepted</w:delText>
        </w:r>
        <w:r w:rsidR="00F01E71" w:rsidDel="004D03A2">
          <w:delText xml:space="preserve"> </w:delText>
        </w:r>
      </w:del>
      <w:r w:rsidR="00F01E71">
        <w:t>if there are errors for some of the bids</w:t>
      </w:r>
      <w:ins w:id="344" w:author="Sophia TAN (MAS)" w:date="2026-01-09T14:48:00Z" w16du:dateUtc="2026-01-09T06:48:00Z">
        <w:r w:rsidR="004D03A2">
          <w:t xml:space="preserve"> in the file</w:t>
        </w:r>
      </w:ins>
      <w:r w:rsidR="0073645B">
        <w:t>.</w:t>
      </w:r>
    </w:p>
    <w:p w14:paraId="0D7476B7" w14:textId="274442F8" w:rsidR="004D03A2" w:rsidRDefault="004D03A2" w:rsidP="0054189D">
      <w:pPr>
        <w:pStyle w:val="ListParagraph"/>
        <w:rPr>
          <w:ins w:id="345" w:author="Sophia TAN (MAS)" w:date="2026-01-09T15:27:00Z" w16du:dateUtc="2026-01-09T07:27:00Z"/>
        </w:rPr>
      </w:pPr>
      <w:ins w:id="346" w:author="Sophia TAN (MAS)" w:date="2026-01-09T14:50:00Z" w16du:dateUtc="2026-01-09T06:50:00Z">
        <w:r>
          <w:t>Error details</w:t>
        </w:r>
      </w:ins>
      <w:ins w:id="347" w:author="Sophia TAN (MAS)" w:date="2026-01-09T14:53:00Z" w16du:dateUtc="2026-01-09T06:53:00Z">
        <w:r w:rsidR="004B6178">
          <w:t xml:space="preserve"> from the uploaded file</w:t>
        </w:r>
      </w:ins>
      <w:ins w:id="348" w:author="Sophia TAN (MAS)" w:date="2026-01-09T14:50:00Z" w16du:dateUtc="2026-01-09T06:50:00Z">
        <w:r>
          <w:t xml:space="preserve"> will </w:t>
        </w:r>
      </w:ins>
      <w:ins w:id="349" w:author="Sophia TAN (MAS)" w:date="2026-01-09T14:51:00Z" w16du:dateUtc="2026-01-09T06:51:00Z">
        <w:r>
          <w:t xml:space="preserve">be reflected, and </w:t>
        </w:r>
      </w:ins>
      <w:ins w:id="350" w:author="Sophia TAN (MAS)" w:date="2026-01-09T14:50:00Z" w16du:dateUtc="2026-01-09T06:50:00Z">
        <w:r>
          <w:t>rows containing the error a</w:t>
        </w:r>
      </w:ins>
      <w:ins w:id="351" w:author="Sophia TAN (MAS)" w:date="2026-01-09T14:51:00Z" w16du:dateUtc="2026-01-09T06:51:00Z">
        <w:r>
          <w:t>nd the bank reference number shown.</w:t>
        </w:r>
      </w:ins>
    </w:p>
    <w:p w14:paraId="70AAF5F2" w14:textId="2CF628AA" w:rsidR="00EA7C28" w:rsidRDefault="00EA7C28" w:rsidP="0054189D">
      <w:pPr>
        <w:pStyle w:val="ListParagraph"/>
      </w:pPr>
      <w:ins w:id="352" w:author="Sophia TAN (MAS)" w:date="2026-01-09T15:27:00Z" w16du:dateUtc="2026-01-09T07:27:00Z">
        <w:r>
          <w:t>File upload will be for the purpose of inserting bids and not to update bids.</w:t>
        </w:r>
      </w:ins>
    </w:p>
    <w:p w14:paraId="5689FF11" w14:textId="77777777" w:rsidR="0059494E" w:rsidRDefault="0059494E" w:rsidP="0059494E">
      <w:pPr>
        <w:pStyle w:val="ListParagraph"/>
        <w:rPr>
          <w:ins w:id="353" w:author="Han Xie CHAI (MAS)" w:date="2026-01-09T07:58:00Z" w16du:dateUtc="2026-01-08T23:58:00Z"/>
        </w:rPr>
      </w:pPr>
      <w:ins w:id="354" w:author="Han Xie CHAI (MAS)" w:date="2026-01-09T07:58:00Z" w16du:dateUtc="2026-01-08T23:58:00Z">
        <w:r>
          <w:t>For each PD, no two bids can share the same bank reference number for the same issuance.</w:t>
        </w:r>
      </w:ins>
    </w:p>
    <w:p w14:paraId="18C65676" w14:textId="2533FD52" w:rsidR="00EE3F0C" w:rsidDel="0059494E" w:rsidRDefault="003147F9" w:rsidP="0054189D">
      <w:pPr>
        <w:pStyle w:val="ListParagraph"/>
        <w:rPr>
          <w:del w:id="355" w:author="Han Xie CHAI (MAS)" w:date="2026-01-09T07:58:00Z" w16du:dateUtc="2026-01-08T23:58:00Z"/>
        </w:rPr>
      </w:pPr>
      <w:del w:id="356" w:author="Han Xie CHAI (MAS)" w:date="2026-01-09T07:49:00Z" w16du:dateUtc="2026-01-08T23:49:00Z">
        <w:r w:rsidDel="00BE17D4">
          <w:delText>B</w:delText>
        </w:r>
      </w:del>
      <w:del w:id="357" w:author="Han Xie CHAI (MAS)" w:date="2026-01-09T07:58:00Z" w16du:dateUtc="2026-01-08T23:58:00Z">
        <w:r w:rsidR="00EE3F0C" w:rsidDel="0059494E">
          <w:delText>ids can</w:delText>
        </w:r>
        <w:r w:rsidDel="0059494E">
          <w:delText>not</w:delText>
        </w:r>
        <w:r w:rsidR="00EE3F0C" w:rsidDel="0059494E">
          <w:delText xml:space="preserve"> share the same bank reference number</w:delText>
        </w:r>
      </w:del>
      <w:del w:id="358" w:author="Han Xie CHAI (MAS)" w:date="2026-01-09T07:48:00Z" w16du:dateUtc="2026-01-08T23:48:00Z">
        <w:r w:rsidDel="00BE17D4">
          <w:delText xml:space="preserve"> for </w:delText>
        </w:r>
      </w:del>
      <w:del w:id="359" w:author="Han Xie CHAI (MAS)" w:date="2026-01-08T18:01:00Z" w16du:dateUtc="2026-01-08T10:01:00Z">
        <w:r w:rsidDel="009C5137">
          <w:delText xml:space="preserve">each </w:delText>
        </w:r>
      </w:del>
      <w:del w:id="360" w:author="Han Xie CHAI (MAS)" w:date="2026-01-09T07:48:00Z" w16du:dateUtc="2026-01-08T23:48:00Z">
        <w:r w:rsidDel="00BE17D4">
          <w:delText>PD</w:delText>
        </w:r>
      </w:del>
      <w:ins w:id="361" w:author="Jasmine WL TEO (MAS)" w:date="2025-12-24T09:18:00Z" w16du:dateUtc="2025-12-24T01:18:00Z">
        <w:del w:id="362" w:author="Han Xie CHAI (MAS)" w:date="2026-01-09T07:48:00Z" w16du:dateUtc="2026-01-08T23:48:00Z">
          <w:r w:rsidR="006F0022" w:rsidDel="00BE17D4">
            <w:delText xml:space="preserve"> and issue code</w:delText>
          </w:r>
        </w:del>
      </w:ins>
      <w:del w:id="363" w:author="Han Xie CHAI (MAS)" w:date="2026-01-09T07:58:00Z" w16du:dateUtc="2026-01-08T23:58:00Z">
        <w:r w:rsidR="00EE3F0C" w:rsidDel="0059494E">
          <w:delText>.</w:delText>
        </w:r>
      </w:del>
    </w:p>
    <w:p w14:paraId="4594C3F5" w14:textId="0EC92C54" w:rsidR="0073645B" w:rsidRDefault="00A84C6B" w:rsidP="0073645B">
      <w:pPr>
        <w:pStyle w:val="ListParagraph"/>
      </w:pPr>
      <w:r>
        <w:t>Makers can create bids even when the bidding window is closed.</w:t>
      </w:r>
    </w:p>
    <w:p w14:paraId="778943B1" w14:textId="77777777" w:rsidR="00DB2637" w:rsidRDefault="00DB2637" w:rsidP="00DB2637">
      <w:pPr>
        <w:pStyle w:val="Heading3"/>
      </w:pPr>
      <w:bookmarkStart w:id="364" w:name="_Ref216444489"/>
      <w:bookmarkStart w:id="365" w:name="_Toc216817630"/>
      <w:r>
        <w:t>Post Conditions</w:t>
      </w:r>
      <w:bookmarkEnd w:id="364"/>
      <w:bookmarkEnd w:id="365"/>
    </w:p>
    <w:p w14:paraId="67F6E48B" w14:textId="77777777" w:rsidR="00DB2637" w:rsidRDefault="00DB2637" w:rsidP="00DB2637">
      <w:pPr>
        <w:pStyle w:val="ListParagraph"/>
      </w:pPr>
      <w:r>
        <w:t xml:space="preserve">An instance of </w:t>
      </w:r>
      <w:r w:rsidRPr="00950530">
        <w:t>the BPMN workflow</w:t>
      </w:r>
      <w:r>
        <w:t xml:space="preserve"> is created.</w:t>
      </w:r>
    </w:p>
    <w:p w14:paraId="05AAA375" w14:textId="4F8CFC89" w:rsidR="00DB2637" w:rsidRDefault="0054189D" w:rsidP="00DB2637">
      <w:pPr>
        <w:pStyle w:val="ListParagraph"/>
      </w:pPr>
      <w:r>
        <w:t xml:space="preserve">The </w:t>
      </w:r>
      <w:r w:rsidR="00EE3F0C">
        <w:t>newly created</w:t>
      </w:r>
      <w:r>
        <w:t xml:space="preserve"> bid </w:t>
      </w:r>
      <w:del w:id="366" w:author="Han Xie CHAI (MAS)" w:date="2026-01-08T18:01:00Z" w16du:dateUtc="2026-01-08T10:01:00Z">
        <w:r w:rsidR="00EE3F0C" w:rsidDel="009C5137">
          <w:delText xml:space="preserve">will </w:delText>
        </w:r>
      </w:del>
      <w:r w:rsidR="00EE3F0C">
        <w:t>appear</w:t>
      </w:r>
      <w:ins w:id="367" w:author="Han Xie CHAI (MAS)" w:date="2026-01-08T18:01:00Z" w16du:dateUtc="2026-01-08T10:01:00Z">
        <w:r w:rsidR="009C5137">
          <w:t>s</w:t>
        </w:r>
      </w:ins>
      <w:r w:rsidR="00EE3F0C">
        <w:t xml:space="preserve"> in the </w:t>
      </w:r>
      <w:r w:rsidR="00765E37">
        <w:t>Pending Approvals</w:t>
      </w:r>
      <w:r w:rsidR="00EE3F0C">
        <w:t xml:space="preserve"> Accordion</w:t>
      </w:r>
      <w:r>
        <w:t xml:space="preserve"> </w:t>
      </w:r>
      <w:ins w:id="368" w:author="Akila BALAKRISHNAN from.OPTIMUM (MAS)" w:date="2025-12-22T11:46:00Z" w16du:dateUtc="2025-12-22T03:46:00Z">
        <w:r w:rsidR="00DE262B">
          <w:t xml:space="preserve">as </w:t>
        </w:r>
      </w:ins>
      <w:del w:id="369" w:author="Han Xie CHAI (MAS)" w:date="2026-01-08T18:01:00Z" w16du:dateUtc="2026-01-08T10:01:00Z">
        <w:r w:rsidDel="009C5137">
          <w:delText xml:space="preserve">submitted and </w:delText>
        </w:r>
      </w:del>
      <w:r>
        <w:t>awaiting approval.</w:t>
      </w:r>
    </w:p>
    <w:p w14:paraId="7E4D75C0" w14:textId="77777777" w:rsidR="00DB2637" w:rsidRDefault="00DB2637" w:rsidP="00DB2637">
      <w:pPr>
        <w:pStyle w:val="ListParagraph"/>
      </w:pPr>
      <w:r>
        <w:t>The event is added to the audit log and submission history.</w:t>
      </w:r>
    </w:p>
    <w:p w14:paraId="7CAB3411" w14:textId="70EA2D24" w:rsidR="00DB2637" w:rsidRDefault="00DB2637" w:rsidP="00DB2637">
      <w:pPr>
        <w:pStyle w:val="ListParagraph"/>
      </w:pPr>
      <w:r>
        <w:t xml:space="preserve">Emails and notifications are sent to the checkers to inform them of the </w:t>
      </w:r>
      <w:r w:rsidR="0054189D">
        <w:t>newly created bid</w:t>
      </w:r>
      <w:r>
        <w:t xml:space="preserve"> which was submitted for approval.</w:t>
      </w:r>
    </w:p>
    <w:p w14:paraId="4EF970FA" w14:textId="63365A50" w:rsidR="00DB2637" w:rsidRDefault="00DB2637" w:rsidP="00DB2637">
      <w:pPr>
        <w:pStyle w:val="ListParagraph"/>
      </w:pPr>
      <w:r>
        <w:t xml:space="preserve">User </w:t>
      </w:r>
      <w:r w:rsidR="0054189D">
        <w:t>stays in the Bid Details</w:t>
      </w:r>
      <w:r>
        <w:t xml:space="preserve"> Page.</w:t>
      </w:r>
    </w:p>
    <w:p w14:paraId="527009F3" w14:textId="0473B413" w:rsidR="00DB2637" w:rsidRDefault="00DB2637" w:rsidP="00DB2637">
      <w:pPr>
        <w:pStyle w:val="ListParagraph"/>
      </w:pPr>
      <w:r>
        <w:lastRenderedPageBreak/>
        <w:t xml:space="preserve">User views a temporary toast notification informing that the </w:t>
      </w:r>
      <w:r w:rsidR="0054189D">
        <w:t>bid creation</w:t>
      </w:r>
      <w:r>
        <w:t xml:space="preserve"> was successful.</w:t>
      </w:r>
    </w:p>
    <w:p w14:paraId="2F3A9508" w14:textId="7828AD7E" w:rsidR="00DB2637" w:rsidRDefault="0054189D" w:rsidP="00DB2637">
      <w:pPr>
        <w:pStyle w:val="Heading3"/>
      </w:pPr>
      <w:bookmarkStart w:id="370" w:name="_Ref216447367"/>
      <w:bookmarkStart w:id="371" w:name="_Ref216447369"/>
      <w:bookmarkStart w:id="372" w:name="_Toc216817631"/>
      <w:r>
        <w:t>Bid</w:t>
      </w:r>
      <w:r w:rsidR="00DB2637">
        <w:t xml:space="preserve"> Details Page</w:t>
      </w:r>
      <w:bookmarkEnd w:id="370"/>
      <w:bookmarkEnd w:id="371"/>
      <w:bookmarkEnd w:id="372"/>
    </w:p>
    <w:p w14:paraId="75742101" w14:textId="77E34DA4" w:rsidR="00DB2637" w:rsidRDefault="00DB2637" w:rsidP="00DB2637">
      <w:r>
        <w:t xml:space="preserve">In this use case, the </w:t>
      </w:r>
      <w:r w:rsidR="0054189D">
        <w:t>Bid</w:t>
      </w:r>
      <w:r>
        <w:t xml:space="preserve"> Details Page </w:t>
      </w:r>
      <w:del w:id="373" w:author="Han Xie CHAI (MAS)" w:date="2026-01-08T18:01:00Z" w16du:dateUtc="2026-01-08T10:01:00Z">
        <w:r w:rsidDel="009C5137">
          <w:delText xml:space="preserve">will </w:delText>
        </w:r>
      </w:del>
      <w:r>
        <w:t>contain</w:t>
      </w:r>
      <w:ins w:id="374" w:author="Han Xie CHAI (MAS)" w:date="2026-01-08T18:02:00Z" w16du:dateUtc="2026-01-08T10:02:00Z">
        <w:r w:rsidR="009C5137">
          <w:t>s</w:t>
        </w:r>
      </w:ins>
      <w:r>
        <w:t xml:space="preserve"> a "File upload" and a "</w:t>
      </w:r>
      <w:r w:rsidR="0054189D">
        <w:t>Create bid</w:t>
      </w:r>
      <w:r>
        <w:t xml:space="preserve">" button </w:t>
      </w:r>
      <w:r w:rsidR="0054189D">
        <w:t>in</w:t>
      </w:r>
      <w:r>
        <w:t xml:space="preserve"> the data table</w:t>
      </w:r>
      <w:r w:rsidR="0054189D">
        <w:t xml:space="preserve"> action header.</w:t>
      </w:r>
    </w:p>
    <w:p w14:paraId="0323200C" w14:textId="77777777" w:rsidR="00DB2637" w:rsidRDefault="00DB2637" w:rsidP="00DB2637">
      <w:pPr>
        <w:pStyle w:val="Heading4"/>
      </w:pPr>
      <w:r>
        <w:t>Wireframe</w:t>
      </w:r>
    </w:p>
    <w:p w14:paraId="7591296C" w14:textId="11997BDD" w:rsidR="00DB2637" w:rsidRDefault="00DB2637" w:rsidP="00DB2637">
      <w:r>
        <w:t xml:space="preserve">Refer to </w:t>
      </w:r>
      <w:r>
        <w:fldChar w:fldCharType="begin"/>
      </w:r>
      <w:r>
        <w:instrText xml:space="preserve"> REF _Ref215243926 \r \h </w:instrText>
      </w:r>
      <w:r>
        <w:fldChar w:fldCharType="separate"/>
      </w:r>
      <w:r w:rsidR="00736FA2">
        <w:t>2.7.6.1</w:t>
      </w:r>
      <w:r>
        <w:fldChar w:fldCharType="end"/>
      </w:r>
      <w:r>
        <w:t xml:space="preserve"> </w:t>
      </w:r>
      <w:r>
        <w:fldChar w:fldCharType="begin"/>
      </w:r>
      <w:r>
        <w:instrText xml:space="preserve"> REF _Ref215243926 \h </w:instrText>
      </w:r>
      <w:r>
        <w:fldChar w:fldCharType="separate"/>
      </w:r>
      <w:r w:rsidR="00736FA2">
        <w:t>Wireframe</w:t>
      </w:r>
      <w:r>
        <w:fldChar w:fldCharType="end"/>
      </w:r>
      <w:r>
        <w:t>.</w:t>
      </w:r>
    </w:p>
    <w:p w14:paraId="5CEF15DC" w14:textId="0440CA12" w:rsidR="00DB2637" w:rsidRDefault="0054189D" w:rsidP="00DB2637">
      <w:pPr>
        <w:pStyle w:val="Heading4"/>
      </w:pPr>
      <w:r>
        <w:t>Data Table Action Header</w:t>
      </w:r>
    </w:p>
    <w:tbl>
      <w:tblPr>
        <w:tblStyle w:val="TableGrid"/>
        <w:tblW w:w="0" w:type="auto"/>
        <w:tblLook w:val="04A0" w:firstRow="1" w:lastRow="0" w:firstColumn="1" w:lastColumn="0" w:noHBand="0" w:noVBand="1"/>
      </w:tblPr>
      <w:tblGrid>
        <w:gridCol w:w="562"/>
        <w:gridCol w:w="2248"/>
        <w:gridCol w:w="1701"/>
        <w:gridCol w:w="2147"/>
        <w:gridCol w:w="3685"/>
      </w:tblGrid>
      <w:tr w:rsidR="00DB2637" w:rsidRPr="007C7C7F" w14:paraId="019209AC" w14:textId="77777777" w:rsidTr="00367814">
        <w:tc>
          <w:tcPr>
            <w:tcW w:w="562" w:type="dxa"/>
            <w:shd w:val="clear" w:color="auto" w:fill="E7E6E6" w:themeFill="background2"/>
          </w:tcPr>
          <w:p w14:paraId="5B2692FB" w14:textId="77777777" w:rsidR="00DB2637" w:rsidRPr="007D7B67" w:rsidRDefault="00DB2637" w:rsidP="00367814">
            <w:pPr>
              <w:pStyle w:val="NoSpacing"/>
              <w:jc w:val="center"/>
              <w:rPr>
                <w:b/>
                <w:bCs/>
              </w:rPr>
            </w:pPr>
            <w:r w:rsidRPr="007D7B67">
              <w:rPr>
                <w:rFonts w:cstheme="minorHAnsi"/>
                <w:b/>
                <w:bCs/>
              </w:rPr>
              <w:t>S/N</w:t>
            </w:r>
          </w:p>
        </w:tc>
        <w:tc>
          <w:tcPr>
            <w:tcW w:w="2248" w:type="dxa"/>
            <w:shd w:val="clear" w:color="auto" w:fill="E7E6E6" w:themeFill="background2"/>
          </w:tcPr>
          <w:p w14:paraId="71E17CE6" w14:textId="77777777" w:rsidR="00DB2637" w:rsidRPr="007D7B67" w:rsidRDefault="00DB2637" w:rsidP="00367814">
            <w:pPr>
              <w:pStyle w:val="NoSpacing"/>
              <w:jc w:val="center"/>
              <w:rPr>
                <w:b/>
                <w:bCs/>
              </w:rPr>
            </w:pPr>
            <w:r w:rsidRPr="007D7B67">
              <w:rPr>
                <w:rFonts w:cstheme="minorHAnsi"/>
                <w:b/>
                <w:bCs/>
              </w:rPr>
              <w:t>Name</w:t>
            </w:r>
          </w:p>
        </w:tc>
        <w:tc>
          <w:tcPr>
            <w:tcW w:w="1701" w:type="dxa"/>
            <w:shd w:val="clear" w:color="auto" w:fill="E7E6E6" w:themeFill="background2"/>
          </w:tcPr>
          <w:p w14:paraId="72817BF6" w14:textId="77777777" w:rsidR="00DB2637" w:rsidRPr="007D7B67" w:rsidRDefault="00DB2637"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6C7D88AC" w14:textId="77777777" w:rsidR="00DB2637" w:rsidRPr="007D7B67" w:rsidRDefault="00DB2637"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26F11583" w14:textId="77777777" w:rsidR="00DB2637" w:rsidRPr="007D7B67" w:rsidRDefault="00DB2637"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09D31324" w14:textId="77777777" w:rsidR="00DB2637" w:rsidRPr="007D7B67" w:rsidRDefault="00DB2637" w:rsidP="00367814">
            <w:pPr>
              <w:pStyle w:val="NoSpacing"/>
              <w:jc w:val="center"/>
              <w:rPr>
                <w:rFonts w:cstheme="minorHAnsi"/>
                <w:b/>
                <w:bCs/>
              </w:rPr>
            </w:pPr>
            <w:r>
              <w:rPr>
                <w:rFonts w:cstheme="minorHAnsi"/>
                <w:b/>
                <w:bCs/>
              </w:rPr>
              <w:t>Remarks</w:t>
            </w:r>
          </w:p>
        </w:tc>
      </w:tr>
      <w:tr w:rsidR="00DB2637" w:rsidRPr="007C7C7F" w14:paraId="4641C853" w14:textId="77777777" w:rsidTr="00367814">
        <w:tc>
          <w:tcPr>
            <w:tcW w:w="562" w:type="dxa"/>
          </w:tcPr>
          <w:p w14:paraId="5A89CACC" w14:textId="77777777" w:rsidR="00DB2637" w:rsidRPr="007C7C7F" w:rsidRDefault="00DB2637" w:rsidP="00367814">
            <w:pPr>
              <w:pStyle w:val="NoSpacing"/>
            </w:pPr>
            <w:r>
              <w:rPr>
                <w:rFonts w:cstheme="minorHAnsi"/>
              </w:rPr>
              <w:t>1</w:t>
            </w:r>
          </w:p>
        </w:tc>
        <w:tc>
          <w:tcPr>
            <w:tcW w:w="2248" w:type="dxa"/>
          </w:tcPr>
          <w:p w14:paraId="7335E09B" w14:textId="77777777" w:rsidR="00DB2637" w:rsidRPr="00CE0D19" w:rsidRDefault="00DB2637" w:rsidP="00367814">
            <w:pPr>
              <w:pStyle w:val="NoSpacing"/>
              <w:jc w:val="left"/>
            </w:pPr>
            <w:r>
              <w:rPr>
                <w:rFonts w:cstheme="minorHAnsi"/>
              </w:rPr>
              <w:t>File upload</w:t>
            </w:r>
          </w:p>
        </w:tc>
        <w:tc>
          <w:tcPr>
            <w:tcW w:w="1701" w:type="dxa"/>
          </w:tcPr>
          <w:p w14:paraId="74F68035" w14:textId="77777777" w:rsidR="00DB2637" w:rsidRPr="00901608" w:rsidRDefault="00DB2637" w:rsidP="00367814">
            <w:pPr>
              <w:pStyle w:val="NoSpacing"/>
            </w:pPr>
            <w:r>
              <w:rPr>
                <w:rFonts w:cstheme="minorHAnsi"/>
              </w:rPr>
              <w:t>Tertiary button</w:t>
            </w:r>
          </w:p>
        </w:tc>
        <w:tc>
          <w:tcPr>
            <w:tcW w:w="2147" w:type="dxa"/>
          </w:tcPr>
          <w:p w14:paraId="2FA172A8" w14:textId="77777777" w:rsidR="00DB2637" w:rsidRPr="00901608" w:rsidRDefault="00DB2637" w:rsidP="00367814">
            <w:pPr>
              <w:pStyle w:val="NoSpacing"/>
            </w:pPr>
          </w:p>
        </w:tc>
        <w:tc>
          <w:tcPr>
            <w:tcW w:w="3685" w:type="dxa"/>
          </w:tcPr>
          <w:p w14:paraId="07724806" w14:textId="77777777" w:rsidR="00DB2637" w:rsidRPr="00901608" w:rsidRDefault="00DB2637" w:rsidP="00367814">
            <w:pPr>
              <w:pStyle w:val="NoSpacing"/>
            </w:pPr>
            <w:r>
              <w:t>Opens the upload file modal.</w:t>
            </w:r>
          </w:p>
        </w:tc>
      </w:tr>
      <w:tr w:rsidR="00DB2637" w:rsidRPr="007C7C7F" w14:paraId="3C7F3316" w14:textId="77777777" w:rsidTr="00367814">
        <w:tc>
          <w:tcPr>
            <w:tcW w:w="562" w:type="dxa"/>
          </w:tcPr>
          <w:p w14:paraId="64AEF031" w14:textId="77777777" w:rsidR="00DB2637" w:rsidRDefault="00DB2637" w:rsidP="00367814">
            <w:pPr>
              <w:pStyle w:val="NoSpacing"/>
              <w:rPr>
                <w:rFonts w:cstheme="minorHAnsi"/>
              </w:rPr>
            </w:pPr>
            <w:r>
              <w:rPr>
                <w:rFonts w:cstheme="minorHAnsi"/>
              </w:rPr>
              <w:t>2</w:t>
            </w:r>
          </w:p>
        </w:tc>
        <w:tc>
          <w:tcPr>
            <w:tcW w:w="2248" w:type="dxa"/>
          </w:tcPr>
          <w:p w14:paraId="2641720D" w14:textId="215E5151" w:rsidR="00DB2637" w:rsidRDefault="0054189D" w:rsidP="00367814">
            <w:pPr>
              <w:pStyle w:val="NoSpacing"/>
              <w:rPr>
                <w:rFonts w:cstheme="minorHAnsi"/>
              </w:rPr>
            </w:pPr>
            <w:r>
              <w:rPr>
                <w:rFonts w:cstheme="minorHAnsi"/>
              </w:rPr>
              <w:t>Create bid</w:t>
            </w:r>
          </w:p>
        </w:tc>
        <w:tc>
          <w:tcPr>
            <w:tcW w:w="1701" w:type="dxa"/>
          </w:tcPr>
          <w:p w14:paraId="37C125EE" w14:textId="77777777" w:rsidR="00DB2637" w:rsidRDefault="00DB2637" w:rsidP="00367814">
            <w:pPr>
              <w:pStyle w:val="NoSpacing"/>
              <w:rPr>
                <w:rFonts w:cstheme="minorHAnsi"/>
              </w:rPr>
            </w:pPr>
            <w:r>
              <w:rPr>
                <w:rFonts w:cstheme="minorHAnsi"/>
              </w:rPr>
              <w:t>Tertiary button</w:t>
            </w:r>
          </w:p>
        </w:tc>
        <w:tc>
          <w:tcPr>
            <w:tcW w:w="2147" w:type="dxa"/>
          </w:tcPr>
          <w:p w14:paraId="07D8E0B3" w14:textId="77777777" w:rsidR="00DB2637" w:rsidRPr="00901608" w:rsidRDefault="00DB2637" w:rsidP="00367814">
            <w:pPr>
              <w:pStyle w:val="NoSpacing"/>
            </w:pPr>
          </w:p>
        </w:tc>
        <w:tc>
          <w:tcPr>
            <w:tcW w:w="3685" w:type="dxa"/>
          </w:tcPr>
          <w:p w14:paraId="3C8B0658" w14:textId="3DE378A2" w:rsidR="00DB2637" w:rsidRDefault="0054189D" w:rsidP="00367814">
            <w:pPr>
              <w:pStyle w:val="NoSpacing"/>
            </w:pPr>
            <w:r>
              <w:t>Opens the create bid modal.</w:t>
            </w:r>
          </w:p>
        </w:tc>
      </w:tr>
    </w:tbl>
    <w:p w14:paraId="76D7BA04" w14:textId="608321F8" w:rsidR="00DB2637" w:rsidRPr="00474AFC" w:rsidRDefault="00DB2637" w:rsidP="00DB2637">
      <w:pPr>
        <w:pStyle w:val="Caption"/>
      </w:pPr>
      <w:r>
        <w:t xml:space="preserve">Table </w:t>
      </w:r>
      <w:r>
        <w:fldChar w:fldCharType="begin"/>
      </w:r>
      <w:r>
        <w:instrText xml:space="preserve"> SEQ Table \* ARABIC </w:instrText>
      </w:r>
      <w:r>
        <w:fldChar w:fldCharType="separate"/>
      </w:r>
      <w:r w:rsidR="00736FA2">
        <w:rPr>
          <w:noProof/>
        </w:rPr>
        <w:t>13</w:t>
      </w:r>
      <w:r>
        <w:fldChar w:fldCharType="end"/>
      </w:r>
      <w:r>
        <w:t xml:space="preserve">: </w:t>
      </w:r>
      <w:r w:rsidR="0054189D">
        <w:t>Data Table Action Header</w:t>
      </w:r>
      <w:r>
        <w:t xml:space="preserve"> Screen Elements</w:t>
      </w:r>
    </w:p>
    <w:p w14:paraId="090E7CBA" w14:textId="77777777" w:rsidR="00DB2637" w:rsidRDefault="00DB2637" w:rsidP="00DB2637">
      <w:pPr>
        <w:pStyle w:val="Heading3"/>
      </w:pPr>
      <w:bookmarkStart w:id="375" w:name="_Toc216817632"/>
      <w:r>
        <w:t>Upload File Modal</w:t>
      </w:r>
      <w:bookmarkEnd w:id="375"/>
    </w:p>
    <w:p w14:paraId="0BD38F2A" w14:textId="77777777" w:rsidR="00DB2637" w:rsidRDefault="00DB2637" w:rsidP="00DB2637">
      <w:pPr>
        <w:pStyle w:val="Heading4"/>
      </w:pPr>
      <w:r>
        <w:t>Wireframe</w:t>
      </w:r>
    </w:p>
    <w:p w14:paraId="48B8EEE4" w14:textId="77777777" w:rsidR="00925717" w:rsidRDefault="00925717" w:rsidP="00925717">
      <w:pPr>
        <w:spacing w:after="0"/>
        <w:jc w:val="center"/>
      </w:pPr>
      <w:r w:rsidRPr="00925717">
        <w:rPr>
          <w:noProof/>
        </w:rPr>
        <w:drawing>
          <wp:inline distT="0" distB="0" distL="0" distR="0" wp14:anchorId="1EF71681" wp14:editId="7864FEA9">
            <wp:extent cx="3191476" cy="1706033"/>
            <wp:effectExtent l="0" t="0" r="0" b="8890"/>
            <wp:docPr id="1651520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4882" name="Picture 1" descr="A screenshot of a computer&#10;&#10;AI-generated content may be incorrect."/>
                    <pic:cNvPicPr/>
                  </pic:nvPicPr>
                  <pic:blipFill rotWithShape="1">
                    <a:blip r:embed="rId29"/>
                    <a:srcRect b="25721"/>
                    <a:stretch>
                      <a:fillRect/>
                    </a:stretch>
                  </pic:blipFill>
                  <pic:spPr bwMode="auto">
                    <a:xfrm>
                      <a:off x="0" y="0"/>
                      <a:ext cx="3199734" cy="1710447"/>
                    </a:xfrm>
                    <a:prstGeom prst="rect">
                      <a:avLst/>
                    </a:prstGeom>
                    <a:ln>
                      <a:noFill/>
                    </a:ln>
                    <a:extLst>
                      <a:ext uri="{53640926-AAD7-44D8-BBD7-CCE9431645EC}">
                        <a14:shadowObscured xmlns:a14="http://schemas.microsoft.com/office/drawing/2010/main"/>
                      </a:ext>
                    </a:extLst>
                  </pic:spPr>
                </pic:pic>
              </a:graphicData>
            </a:graphic>
          </wp:inline>
        </w:drawing>
      </w:r>
    </w:p>
    <w:p w14:paraId="604D17A4" w14:textId="61E27BEC" w:rsidR="00615F68" w:rsidRPr="00615F68" w:rsidRDefault="00925717" w:rsidP="00925717">
      <w:pPr>
        <w:spacing w:before="0"/>
        <w:jc w:val="center"/>
      </w:pPr>
      <w:r w:rsidRPr="00925717">
        <w:rPr>
          <w:noProof/>
        </w:rPr>
        <w:drawing>
          <wp:inline distT="0" distB="0" distL="0" distR="0" wp14:anchorId="1F645BA6" wp14:editId="32E04C79">
            <wp:extent cx="3191476" cy="345228"/>
            <wp:effectExtent l="0" t="0" r="0" b="0"/>
            <wp:docPr id="766374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4882" name="Picture 1" descr="A screenshot of a computer&#10;&#10;AI-generated content may be incorrect."/>
                    <pic:cNvPicPr/>
                  </pic:nvPicPr>
                  <pic:blipFill rotWithShape="1">
                    <a:blip r:embed="rId29"/>
                    <a:srcRect t="84969"/>
                    <a:stretch>
                      <a:fillRect/>
                    </a:stretch>
                  </pic:blipFill>
                  <pic:spPr bwMode="auto">
                    <a:xfrm>
                      <a:off x="0" y="0"/>
                      <a:ext cx="3199734" cy="346121"/>
                    </a:xfrm>
                    <a:prstGeom prst="rect">
                      <a:avLst/>
                    </a:prstGeom>
                    <a:ln>
                      <a:noFill/>
                    </a:ln>
                    <a:extLst>
                      <a:ext uri="{53640926-AAD7-44D8-BBD7-CCE9431645EC}">
                        <a14:shadowObscured xmlns:a14="http://schemas.microsoft.com/office/drawing/2010/main"/>
                      </a:ext>
                    </a:extLst>
                  </pic:spPr>
                </pic:pic>
              </a:graphicData>
            </a:graphic>
          </wp:inline>
        </w:drawing>
      </w:r>
    </w:p>
    <w:p w14:paraId="6F0C9879" w14:textId="12416755" w:rsidR="00DB2637" w:rsidRDefault="00DB2637" w:rsidP="00DB2637">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8</w:t>
      </w:r>
      <w:r w:rsidRPr="00411560">
        <w:fldChar w:fldCharType="end"/>
      </w:r>
      <w:r>
        <w:t>:</w:t>
      </w:r>
      <w:r w:rsidRPr="00411560">
        <w:t xml:space="preserve"> </w:t>
      </w:r>
      <w:r>
        <w:t>Upload File Modal</w:t>
      </w:r>
    </w:p>
    <w:p w14:paraId="7764A144" w14:textId="77777777" w:rsidR="00DB2637" w:rsidRDefault="00DB2637" w:rsidP="00DB2637">
      <w:pPr>
        <w:pStyle w:val="Heading4"/>
      </w:pPr>
      <w:r>
        <w:t>Screen Elements</w:t>
      </w:r>
    </w:p>
    <w:tbl>
      <w:tblPr>
        <w:tblStyle w:val="TableGrid"/>
        <w:tblW w:w="0" w:type="auto"/>
        <w:tblLook w:val="04A0" w:firstRow="1" w:lastRow="0" w:firstColumn="1" w:lastColumn="0" w:noHBand="0" w:noVBand="1"/>
      </w:tblPr>
      <w:tblGrid>
        <w:gridCol w:w="562"/>
        <w:gridCol w:w="2248"/>
        <w:gridCol w:w="1758"/>
        <w:gridCol w:w="2147"/>
        <w:gridCol w:w="3685"/>
      </w:tblGrid>
      <w:tr w:rsidR="00DB2637" w:rsidRPr="007C7C7F" w14:paraId="379622A3" w14:textId="77777777" w:rsidTr="00367814">
        <w:tc>
          <w:tcPr>
            <w:tcW w:w="562" w:type="dxa"/>
            <w:shd w:val="clear" w:color="auto" w:fill="E7E6E6" w:themeFill="background2"/>
          </w:tcPr>
          <w:p w14:paraId="6A8B9AF2" w14:textId="77777777" w:rsidR="00DB2637" w:rsidRPr="007D7B67" w:rsidRDefault="00DB2637" w:rsidP="00367814">
            <w:pPr>
              <w:pStyle w:val="NoSpacing"/>
              <w:jc w:val="center"/>
              <w:rPr>
                <w:b/>
                <w:bCs/>
              </w:rPr>
            </w:pPr>
            <w:r w:rsidRPr="007D7B67">
              <w:rPr>
                <w:rFonts w:cstheme="minorHAnsi"/>
                <w:b/>
                <w:bCs/>
              </w:rPr>
              <w:t>S/N</w:t>
            </w:r>
          </w:p>
        </w:tc>
        <w:tc>
          <w:tcPr>
            <w:tcW w:w="2248" w:type="dxa"/>
            <w:shd w:val="clear" w:color="auto" w:fill="E7E6E6" w:themeFill="background2"/>
          </w:tcPr>
          <w:p w14:paraId="08C42FD3" w14:textId="77777777" w:rsidR="00DB2637" w:rsidRPr="007D7B67" w:rsidRDefault="00DB2637" w:rsidP="00367814">
            <w:pPr>
              <w:pStyle w:val="NoSpacing"/>
              <w:jc w:val="center"/>
              <w:rPr>
                <w:b/>
                <w:bCs/>
              </w:rPr>
            </w:pPr>
            <w:r w:rsidRPr="007D7B67">
              <w:rPr>
                <w:rFonts w:cstheme="minorHAnsi"/>
                <w:b/>
                <w:bCs/>
              </w:rPr>
              <w:t>Name</w:t>
            </w:r>
          </w:p>
        </w:tc>
        <w:tc>
          <w:tcPr>
            <w:tcW w:w="1701" w:type="dxa"/>
            <w:shd w:val="clear" w:color="auto" w:fill="E7E6E6" w:themeFill="background2"/>
          </w:tcPr>
          <w:p w14:paraId="696B796E" w14:textId="77777777" w:rsidR="00DB2637" w:rsidRPr="007D7B67" w:rsidRDefault="00DB2637"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5B1E719D" w14:textId="77777777" w:rsidR="00DB2637" w:rsidRPr="007D7B67" w:rsidRDefault="00DB2637"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39F96928" w14:textId="77777777" w:rsidR="00DB2637" w:rsidRPr="007D7B67" w:rsidRDefault="00DB2637"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3043E432" w14:textId="77777777" w:rsidR="00DB2637" w:rsidRPr="007D7B67" w:rsidRDefault="00DB2637" w:rsidP="00367814">
            <w:pPr>
              <w:pStyle w:val="NoSpacing"/>
              <w:jc w:val="center"/>
              <w:rPr>
                <w:rFonts w:cstheme="minorHAnsi"/>
                <w:b/>
                <w:bCs/>
              </w:rPr>
            </w:pPr>
            <w:r>
              <w:rPr>
                <w:rFonts w:cstheme="minorHAnsi"/>
                <w:b/>
                <w:bCs/>
              </w:rPr>
              <w:t>Remarks</w:t>
            </w:r>
          </w:p>
        </w:tc>
      </w:tr>
      <w:tr w:rsidR="00615F68" w:rsidRPr="007C7C7F" w14:paraId="2CA710C7" w14:textId="77777777" w:rsidTr="00367814">
        <w:tc>
          <w:tcPr>
            <w:tcW w:w="562" w:type="dxa"/>
          </w:tcPr>
          <w:p w14:paraId="15BBA434" w14:textId="77777777" w:rsidR="00615F68" w:rsidRPr="003B7248" w:rsidRDefault="00615F68" w:rsidP="00615F68">
            <w:pPr>
              <w:pStyle w:val="NoSpacing"/>
            </w:pPr>
            <w:r w:rsidRPr="003B7248">
              <w:t>1</w:t>
            </w:r>
          </w:p>
        </w:tc>
        <w:tc>
          <w:tcPr>
            <w:tcW w:w="2248" w:type="dxa"/>
          </w:tcPr>
          <w:p w14:paraId="5A972253" w14:textId="267BFEB3" w:rsidR="00615F68" w:rsidRPr="003B7248" w:rsidRDefault="00615F68" w:rsidP="00615F68">
            <w:pPr>
              <w:pStyle w:val="NoSpacing"/>
            </w:pPr>
            <w:r w:rsidRPr="00A059F6">
              <w:t>Upload file</w:t>
            </w:r>
          </w:p>
        </w:tc>
        <w:tc>
          <w:tcPr>
            <w:tcW w:w="1701" w:type="dxa"/>
          </w:tcPr>
          <w:p w14:paraId="730CB645" w14:textId="7DE6E23B" w:rsidR="00615F68" w:rsidRPr="003B7248" w:rsidRDefault="00615F68" w:rsidP="00615F68">
            <w:pPr>
              <w:pStyle w:val="NoSpacing"/>
            </w:pPr>
            <w:r w:rsidRPr="00A059F6">
              <w:t xml:space="preserve">File Upload </w:t>
            </w:r>
            <w:commentRangeStart w:id="376"/>
            <w:r w:rsidRPr="00A059F6">
              <w:t>Container</w:t>
            </w:r>
            <w:commentRangeEnd w:id="376"/>
            <w:r w:rsidR="00021522">
              <w:rPr>
                <w:rStyle w:val="CommentReference"/>
              </w:rPr>
              <w:commentReference w:id="376"/>
            </w:r>
          </w:p>
        </w:tc>
        <w:tc>
          <w:tcPr>
            <w:tcW w:w="2147" w:type="dxa"/>
          </w:tcPr>
          <w:p w14:paraId="49B97964" w14:textId="77777777" w:rsidR="00615F68" w:rsidRPr="003B7248" w:rsidRDefault="00615F68" w:rsidP="00615F68">
            <w:pPr>
              <w:pStyle w:val="NoSpacing"/>
            </w:pPr>
          </w:p>
        </w:tc>
        <w:tc>
          <w:tcPr>
            <w:tcW w:w="3685" w:type="dxa"/>
          </w:tcPr>
          <w:p w14:paraId="5AEFC81B" w14:textId="77777777" w:rsidR="00D30142" w:rsidRDefault="00D30142" w:rsidP="00615F68">
            <w:pPr>
              <w:pStyle w:val="NoSpacing"/>
              <w:rPr>
                <w:ins w:id="377" w:author="Sophia TAN (MAS)" w:date="2026-01-09T15:12:00Z" w16du:dateUtc="2026-01-09T07:12:00Z"/>
              </w:rPr>
            </w:pPr>
            <w:ins w:id="378" w:author="Sophia TAN (MAS)" w:date="2026-01-09T15:12:00Z" w16du:dateUtc="2026-01-09T07:12:00Z">
              <w:r>
                <w:t>Max file size is 1MB.</w:t>
              </w:r>
            </w:ins>
          </w:p>
          <w:p w14:paraId="6B72C2C6" w14:textId="59F0AED2" w:rsidR="00615F68" w:rsidRPr="003B7248" w:rsidRDefault="00D30142" w:rsidP="00615F68">
            <w:pPr>
              <w:pStyle w:val="NoSpacing"/>
            </w:pPr>
            <w:ins w:id="379" w:author="Sophia TAN (MAS)" w:date="2026-01-09T15:12:00Z" w16du:dateUtc="2026-01-09T07:12:00Z">
              <w:r>
                <w:t>Supported file type is .xlsx.</w:t>
              </w:r>
            </w:ins>
          </w:p>
        </w:tc>
      </w:tr>
      <w:tr w:rsidR="00DB2637" w:rsidRPr="007C7C7F" w14:paraId="497E125C" w14:textId="77777777" w:rsidTr="00367814">
        <w:tc>
          <w:tcPr>
            <w:tcW w:w="562" w:type="dxa"/>
          </w:tcPr>
          <w:p w14:paraId="203B7D09" w14:textId="77777777" w:rsidR="00DB2637" w:rsidRPr="003B7248" w:rsidRDefault="00DB2637" w:rsidP="00367814">
            <w:pPr>
              <w:pStyle w:val="NoSpacing"/>
            </w:pPr>
            <w:r w:rsidRPr="003B7248">
              <w:t>2</w:t>
            </w:r>
          </w:p>
        </w:tc>
        <w:tc>
          <w:tcPr>
            <w:tcW w:w="2248" w:type="dxa"/>
          </w:tcPr>
          <w:p w14:paraId="25387479" w14:textId="0D90AD8E" w:rsidR="00DB2637" w:rsidRPr="003B7248" w:rsidRDefault="002856DA" w:rsidP="00367814">
            <w:pPr>
              <w:pStyle w:val="NoSpacing"/>
            </w:pPr>
            <w:r>
              <w:t>Remarks (internal)</w:t>
            </w:r>
          </w:p>
        </w:tc>
        <w:tc>
          <w:tcPr>
            <w:tcW w:w="1701" w:type="dxa"/>
          </w:tcPr>
          <w:p w14:paraId="01D91443" w14:textId="32ECE35D" w:rsidR="00DB2637" w:rsidRPr="003B7248" w:rsidRDefault="00DB2637" w:rsidP="00367814">
            <w:pPr>
              <w:pStyle w:val="NoSpacing"/>
            </w:pPr>
          </w:p>
        </w:tc>
        <w:tc>
          <w:tcPr>
            <w:tcW w:w="2147" w:type="dxa"/>
          </w:tcPr>
          <w:p w14:paraId="7FEAFAB2" w14:textId="77777777" w:rsidR="00DB2637" w:rsidRPr="003B7248" w:rsidRDefault="00DB2637" w:rsidP="00367814">
            <w:pPr>
              <w:pStyle w:val="NoSpacing"/>
            </w:pPr>
          </w:p>
        </w:tc>
        <w:tc>
          <w:tcPr>
            <w:tcW w:w="3685" w:type="dxa"/>
          </w:tcPr>
          <w:p w14:paraId="74A06CE2" w14:textId="42034145" w:rsidR="00DB2637" w:rsidRPr="003B7248" w:rsidRDefault="002856DA" w:rsidP="00367814">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78124F" w:rsidRPr="007C7C7F" w14:paraId="47232B38" w14:textId="77777777" w:rsidTr="00367814">
        <w:tc>
          <w:tcPr>
            <w:tcW w:w="562" w:type="dxa"/>
          </w:tcPr>
          <w:p w14:paraId="052491C6" w14:textId="2B3DCD00" w:rsidR="0078124F" w:rsidRPr="003B7248" w:rsidRDefault="0078124F" w:rsidP="00367814">
            <w:pPr>
              <w:pStyle w:val="NoSpacing"/>
            </w:pPr>
            <w:r>
              <w:t>3</w:t>
            </w:r>
          </w:p>
        </w:tc>
        <w:tc>
          <w:tcPr>
            <w:tcW w:w="2248" w:type="dxa"/>
          </w:tcPr>
          <w:p w14:paraId="66F90642" w14:textId="5F80F33C" w:rsidR="0078124F" w:rsidRDefault="0078124F" w:rsidP="00367814">
            <w:pPr>
              <w:pStyle w:val="NoSpacing"/>
            </w:pPr>
            <w:r>
              <w:t>Next</w:t>
            </w:r>
          </w:p>
        </w:tc>
        <w:tc>
          <w:tcPr>
            <w:tcW w:w="1701" w:type="dxa"/>
          </w:tcPr>
          <w:p w14:paraId="7A720E0E" w14:textId="75826121" w:rsidR="0078124F" w:rsidRPr="003B7248" w:rsidRDefault="0078124F" w:rsidP="00367814">
            <w:pPr>
              <w:pStyle w:val="NoSpacing"/>
            </w:pPr>
            <w:r>
              <w:t>Primary Button</w:t>
            </w:r>
          </w:p>
        </w:tc>
        <w:tc>
          <w:tcPr>
            <w:tcW w:w="2147" w:type="dxa"/>
          </w:tcPr>
          <w:p w14:paraId="04922780" w14:textId="65EF2E5D" w:rsidR="0078124F" w:rsidRPr="003B7248" w:rsidRDefault="0078124F" w:rsidP="00367814">
            <w:pPr>
              <w:pStyle w:val="NoSpacing"/>
            </w:pPr>
          </w:p>
        </w:tc>
        <w:tc>
          <w:tcPr>
            <w:tcW w:w="3685" w:type="dxa"/>
          </w:tcPr>
          <w:p w14:paraId="76020914" w14:textId="7512A6D7" w:rsidR="0078124F" w:rsidRPr="002856DA" w:rsidRDefault="0078124F" w:rsidP="00367814">
            <w:pPr>
              <w:pStyle w:val="NoSpacing"/>
            </w:pPr>
            <w:r>
              <w:t>Displays the upload file confirmation prompt.</w:t>
            </w:r>
          </w:p>
        </w:tc>
      </w:tr>
    </w:tbl>
    <w:p w14:paraId="059CEB9B" w14:textId="421EF4F8" w:rsidR="00DB2637" w:rsidRDefault="00DB2637" w:rsidP="00DB2637">
      <w:pPr>
        <w:pStyle w:val="Caption"/>
      </w:pPr>
      <w:r>
        <w:t xml:space="preserve">Table </w:t>
      </w:r>
      <w:r>
        <w:fldChar w:fldCharType="begin"/>
      </w:r>
      <w:r>
        <w:instrText xml:space="preserve"> SEQ Table \* ARABIC </w:instrText>
      </w:r>
      <w:r>
        <w:fldChar w:fldCharType="separate"/>
      </w:r>
      <w:r w:rsidR="00736FA2">
        <w:rPr>
          <w:noProof/>
        </w:rPr>
        <w:t>14</w:t>
      </w:r>
      <w:r>
        <w:fldChar w:fldCharType="end"/>
      </w:r>
      <w:r>
        <w:t>: Upload File Modal Screen Elements</w:t>
      </w:r>
    </w:p>
    <w:p w14:paraId="131AF61B" w14:textId="698ED626" w:rsidR="0078124F" w:rsidRDefault="0078124F" w:rsidP="0078124F">
      <w:pPr>
        <w:pStyle w:val="Heading3"/>
      </w:pPr>
      <w:bookmarkStart w:id="380" w:name="_Toc216817633"/>
      <w:r>
        <w:lastRenderedPageBreak/>
        <w:t>Upload File Confirmation Prompt</w:t>
      </w:r>
      <w:bookmarkEnd w:id="380"/>
    </w:p>
    <w:p w14:paraId="0C602C0C" w14:textId="77777777" w:rsidR="0078124F" w:rsidRDefault="0078124F" w:rsidP="0078124F">
      <w:pPr>
        <w:pStyle w:val="Heading4"/>
      </w:pPr>
      <w:r>
        <w:t>Wireframe</w:t>
      </w:r>
    </w:p>
    <w:p w14:paraId="0D71C9AE" w14:textId="77777777" w:rsidR="00925717" w:rsidRDefault="00925717" w:rsidP="00F205C4">
      <w:pPr>
        <w:spacing w:after="0"/>
        <w:jc w:val="center"/>
      </w:pPr>
      <w:r w:rsidRPr="00925717">
        <w:rPr>
          <w:noProof/>
        </w:rPr>
        <w:drawing>
          <wp:inline distT="0" distB="0" distL="0" distR="0" wp14:anchorId="7FFDD917" wp14:editId="0B922FA0">
            <wp:extent cx="2666360" cy="135466"/>
            <wp:effectExtent l="0" t="0" r="1270" b="0"/>
            <wp:docPr id="220748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48443" name="Picture 1" descr="A screenshot of a computer&#10;&#10;AI-generated content may be incorrect."/>
                    <pic:cNvPicPr/>
                  </pic:nvPicPr>
                  <pic:blipFill rotWithShape="1">
                    <a:blip r:embed="rId30"/>
                    <a:srcRect t="1102" b="91844"/>
                    <a:stretch>
                      <a:fillRect/>
                    </a:stretch>
                  </pic:blipFill>
                  <pic:spPr bwMode="auto">
                    <a:xfrm>
                      <a:off x="0" y="0"/>
                      <a:ext cx="2671375" cy="135721"/>
                    </a:xfrm>
                    <a:prstGeom prst="rect">
                      <a:avLst/>
                    </a:prstGeom>
                    <a:ln>
                      <a:noFill/>
                    </a:ln>
                    <a:extLst>
                      <a:ext uri="{53640926-AAD7-44D8-BBD7-CCE9431645EC}">
                        <a14:shadowObscured xmlns:a14="http://schemas.microsoft.com/office/drawing/2010/main"/>
                      </a:ext>
                    </a:extLst>
                  </pic:spPr>
                </pic:pic>
              </a:graphicData>
            </a:graphic>
          </wp:inline>
        </w:drawing>
      </w:r>
    </w:p>
    <w:p w14:paraId="608691B6" w14:textId="44DA801E" w:rsidR="0078124F" w:rsidRPr="00615F68" w:rsidRDefault="00925717" w:rsidP="00F205C4">
      <w:pPr>
        <w:spacing w:before="0"/>
        <w:jc w:val="center"/>
      </w:pPr>
      <w:commentRangeStart w:id="381"/>
      <w:commentRangeStart w:id="382"/>
      <w:commentRangeStart w:id="383"/>
      <w:r w:rsidRPr="00925717">
        <w:rPr>
          <w:noProof/>
        </w:rPr>
        <w:drawing>
          <wp:inline distT="0" distB="0" distL="0" distR="0" wp14:anchorId="025E3B44" wp14:editId="10AFD712">
            <wp:extent cx="2666954" cy="1476375"/>
            <wp:effectExtent l="0" t="0" r="635" b="0"/>
            <wp:docPr id="597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497" name="Picture 1"/>
                    <pic:cNvPicPr/>
                  </pic:nvPicPr>
                  <pic:blipFill rotWithShape="1">
                    <a:blip r:embed="rId30"/>
                    <a:srcRect t="23141"/>
                    <a:stretch>
                      <a:fillRect/>
                    </a:stretch>
                  </pic:blipFill>
                  <pic:spPr bwMode="auto">
                    <a:xfrm>
                      <a:off x="0" y="0"/>
                      <a:ext cx="2671375" cy="1478822"/>
                    </a:xfrm>
                    <a:prstGeom prst="rect">
                      <a:avLst/>
                    </a:prstGeom>
                    <a:ln>
                      <a:noFill/>
                    </a:ln>
                    <a:extLst>
                      <a:ext uri="{53640926-AAD7-44D8-BBD7-CCE9431645EC}">
                        <a14:shadowObscured xmlns:a14="http://schemas.microsoft.com/office/drawing/2010/main"/>
                      </a:ext>
                    </a:extLst>
                  </pic:spPr>
                </pic:pic>
              </a:graphicData>
            </a:graphic>
          </wp:inline>
        </w:drawing>
      </w:r>
      <w:commentRangeEnd w:id="381"/>
      <w:commentRangeEnd w:id="382"/>
      <w:commentRangeEnd w:id="383"/>
      <w:r w:rsidR="006F0022">
        <w:rPr>
          <w:rStyle w:val="CommentReference"/>
        </w:rPr>
        <w:commentReference w:id="381"/>
      </w:r>
      <w:r w:rsidR="00142F57">
        <w:rPr>
          <w:rStyle w:val="CommentReference"/>
        </w:rPr>
        <w:commentReference w:id="382"/>
      </w:r>
      <w:r w:rsidR="00E570E0">
        <w:rPr>
          <w:rStyle w:val="CommentReference"/>
        </w:rPr>
        <w:commentReference w:id="383"/>
      </w:r>
    </w:p>
    <w:p w14:paraId="2590ECA7" w14:textId="0A448F79" w:rsidR="0078124F" w:rsidRDefault="0078124F" w:rsidP="0078124F">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9</w:t>
      </w:r>
      <w:r w:rsidRPr="00411560">
        <w:fldChar w:fldCharType="end"/>
      </w:r>
      <w:r>
        <w:t>:</w:t>
      </w:r>
      <w:r w:rsidRPr="00411560">
        <w:t xml:space="preserve"> </w:t>
      </w:r>
      <w:r>
        <w:t>Upload File Confirmation Prompt</w:t>
      </w:r>
    </w:p>
    <w:p w14:paraId="25FA51FD" w14:textId="77777777" w:rsidR="0078124F" w:rsidRDefault="0078124F" w:rsidP="0078124F">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78124F" w:rsidRPr="007C7C7F" w14:paraId="52F9BD67" w14:textId="77777777" w:rsidTr="00367814">
        <w:tc>
          <w:tcPr>
            <w:tcW w:w="562" w:type="dxa"/>
            <w:shd w:val="clear" w:color="auto" w:fill="E7E6E6" w:themeFill="background2"/>
          </w:tcPr>
          <w:p w14:paraId="0F282A29" w14:textId="77777777" w:rsidR="0078124F" w:rsidRPr="007D7B67" w:rsidRDefault="0078124F" w:rsidP="00367814">
            <w:pPr>
              <w:pStyle w:val="NoSpacing"/>
              <w:jc w:val="center"/>
              <w:rPr>
                <w:b/>
                <w:bCs/>
              </w:rPr>
            </w:pPr>
            <w:r w:rsidRPr="007D7B67">
              <w:rPr>
                <w:rFonts w:cstheme="minorHAnsi"/>
                <w:b/>
                <w:bCs/>
              </w:rPr>
              <w:t>S/N</w:t>
            </w:r>
          </w:p>
        </w:tc>
        <w:tc>
          <w:tcPr>
            <w:tcW w:w="2248" w:type="dxa"/>
            <w:shd w:val="clear" w:color="auto" w:fill="E7E6E6" w:themeFill="background2"/>
          </w:tcPr>
          <w:p w14:paraId="12E612CE" w14:textId="77777777" w:rsidR="0078124F" w:rsidRPr="007D7B67" w:rsidRDefault="0078124F" w:rsidP="00367814">
            <w:pPr>
              <w:pStyle w:val="NoSpacing"/>
              <w:jc w:val="center"/>
              <w:rPr>
                <w:b/>
                <w:bCs/>
              </w:rPr>
            </w:pPr>
            <w:r w:rsidRPr="007D7B67">
              <w:rPr>
                <w:rFonts w:cstheme="minorHAnsi"/>
                <w:b/>
                <w:bCs/>
              </w:rPr>
              <w:t>Name</w:t>
            </w:r>
          </w:p>
        </w:tc>
        <w:tc>
          <w:tcPr>
            <w:tcW w:w="1701" w:type="dxa"/>
            <w:shd w:val="clear" w:color="auto" w:fill="E7E6E6" w:themeFill="background2"/>
          </w:tcPr>
          <w:p w14:paraId="1F6C2D3F" w14:textId="77777777" w:rsidR="0078124F" w:rsidRPr="007D7B67" w:rsidRDefault="0078124F"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14109D82" w14:textId="77777777" w:rsidR="0078124F" w:rsidRPr="007D7B67" w:rsidRDefault="0078124F"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5C7752FA" w14:textId="77777777" w:rsidR="0078124F" w:rsidRPr="007D7B67" w:rsidRDefault="0078124F"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68B716FC" w14:textId="77777777" w:rsidR="0078124F" w:rsidRPr="007D7B67" w:rsidRDefault="0078124F" w:rsidP="00367814">
            <w:pPr>
              <w:pStyle w:val="NoSpacing"/>
              <w:jc w:val="center"/>
              <w:rPr>
                <w:rFonts w:cstheme="minorHAnsi"/>
                <w:b/>
                <w:bCs/>
              </w:rPr>
            </w:pPr>
            <w:r>
              <w:rPr>
                <w:rFonts w:cstheme="minorHAnsi"/>
                <w:b/>
                <w:bCs/>
              </w:rPr>
              <w:t>Remarks</w:t>
            </w:r>
          </w:p>
        </w:tc>
      </w:tr>
      <w:tr w:rsidR="0078124F" w:rsidRPr="007C7C7F" w14:paraId="79AF6B09" w14:textId="77777777" w:rsidTr="00367814">
        <w:tc>
          <w:tcPr>
            <w:tcW w:w="562" w:type="dxa"/>
          </w:tcPr>
          <w:p w14:paraId="51E3FBEC" w14:textId="77777777" w:rsidR="0078124F" w:rsidRPr="003B7248" w:rsidRDefault="0078124F" w:rsidP="00367814">
            <w:pPr>
              <w:pStyle w:val="NoSpacing"/>
            </w:pPr>
            <w:r w:rsidRPr="003B7248">
              <w:t>1</w:t>
            </w:r>
          </w:p>
        </w:tc>
        <w:tc>
          <w:tcPr>
            <w:tcW w:w="2248" w:type="dxa"/>
          </w:tcPr>
          <w:p w14:paraId="32446EF7" w14:textId="553B12B0" w:rsidR="0078124F" w:rsidRPr="003B7248" w:rsidRDefault="008F0841" w:rsidP="00367814">
            <w:pPr>
              <w:pStyle w:val="NoSpacing"/>
            </w:pPr>
            <w:r>
              <w:t>Rejected</w:t>
            </w:r>
            <w:r w:rsidR="0078124F">
              <w:t xml:space="preserve"> bids</w:t>
            </w:r>
          </w:p>
        </w:tc>
        <w:tc>
          <w:tcPr>
            <w:tcW w:w="1701" w:type="dxa"/>
          </w:tcPr>
          <w:p w14:paraId="0661D898" w14:textId="085B1536" w:rsidR="0078124F" w:rsidRPr="003B7248" w:rsidRDefault="0078124F" w:rsidP="00367814">
            <w:pPr>
              <w:pStyle w:val="NoSpacing"/>
            </w:pPr>
            <w:r>
              <w:t>Data table</w:t>
            </w:r>
          </w:p>
        </w:tc>
        <w:tc>
          <w:tcPr>
            <w:tcW w:w="2147" w:type="dxa"/>
          </w:tcPr>
          <w:p w14:paraId="72BEF10B" w14:textId="17AE3A3E" w:rsidR="0078124F" w:rsidRPr="003B7248" w:rsidRDefault="005C02BE" w:rsidP="00367814">
            <w:pPr>
              <w:pStyle w:val="NoSpacing"/>
            </w:pPr>
            <w:commentRangeStart w:id="384"/>
            <w:ins w:id="385" w:author="Sophia TAN (MAS)" w:date="2026-01-09T15:29:00Z" w16du:dateUtc="2026-01-09T07:29:00Z">
              <w:r>
                <w:t>Duplication check</w:t>
              </w:r>
            </w:ins>
            <w:ins w:id="386" w:author="Sophia TAN (MAS)" w:date="2026-01-09T15:30:00Z" w16du:dateUtc="2026-01-09T07:30:00Z">
              <w:r>
                <w:t xml:space="preserve"> based on bank reference number.</w:t>
              </w:r>
              <w:commentRangeEnd w:id="384"/>
              <w:r>
                <w:rPr>
                  <w:rStyle w:val="CommentReference"/>
                </w:rPr>
                <w:commentReference w:id="384"/>
              </w:r>
            </w:ins>
          </w:p>
        </w:tc>
        <w:tc>
          <w:tcPr>
            <w:tcW w:w="3685" w:type="dxa"/>
          </w:tcPr>
          <w:p w14:paraId="22322B2F" w14:textId="0D2C1B83" w:rsidR="0078124F" w:rsidRPr="003B7248" w:rsidRDefault="0078124F" w:rsidP="00367814">
            <w:pPr>
              <w:pStyle w:val="NoSpacing"/>
            </w:pPr>
            <w:commentRangeStart w:id="387"/>
            <w:r>
              <w:t xml:space="preserve">Shows the line number of </w:t>
            </w:r>
            <w:r w:rsidR="008F0841">
              <w:t>rejected</w:t>
            </w:r>
            <w:r>
              <w:t xml:space="preserve"> bids as well as the reason why the bid was invalid.</w:t>
            </w:r>
            <w:commentRangeEnd w:id="387"/>
            <w:r w:rsidR="005C02BE">
              <w:rPr>
                <w:rStyle w:val="CommentReference"/>
              </w:rPr>
              <w:commentReference w:id="387"/>
            </w:r>
          </w:p>
        </w:tc>
      </w:tr>
      <w:tr w:rsidR="0078124F" w:rsidRPr="007C7C7F" w14:paraId="749C5955" w14:textId="77777777" w:rsidTr="00367814">
        <w:tc>
          <w:tcPr>
            <w:tcW w:w="562" w:type="dxa"/>
          </w:tcPr>
          <w:p w14:paraId="59AA249D" w14:textId="77777777" w:rsidR="0078124F" w:rsidRPr="003B7248" w:rsidRDefault="0078124F" w:rsidP="00367814">
            <w:pPr>
              <w:pStyle w:val="NoSpacing"/>
            </w:pPr>
            <w:r w:rsidRPr="003B7248">
              <w:t>2</w:t>
            </w:r>
          </w:p>
        </w:tc>
        <w:tc>
          <w:tcPr>
            <w:tcW w:w="2248" w:type="dxa"/>
          </w:tcPr>
          <w:p w14:paraId="6F4B8E0C" w14:textId="77777777" w:rsidR="0078124F" w:rsidRPr="003B7248" w:rsidRDefault="0078124F" w:rsidP="00367814">
            <w:pPr>
              <w:pStyle w:val="NoSpacing"/>
            </w:pPr>
            <w:r>
              <w:t>Remarks (internal)</w:t>
            </w:r>
          </w:p>
        </w:tc>
        <w:tc>
          <w:tcPr>
            <w:tcW w:w="1701" w:type="dxa"/>
          </w:tcPr>
          <w:p w14:paraId="40955B98" w14:textId="77777777" w:rsidR="0078124F" w:rsidRPr="003B7248" w:rsidRDefault="0078124F" w:rsidP="00367814">
            <w:pPr>
              <w:pStyle w:val="NoSpacing"/>
            </w:pPr>
          </w:p>
        </w:tc>
        <w:tc>
          <w:tcPr>
            <w:tcW w:w="2147" w:type="dxa"/>
          </w:tcPr>
          <w:p w14:paraId="3CE7AC29" w14:textId="77777777" w:rsidR="0078124F" w:rsidRPr="003B7248" w:rsidRDefault="0078124F" w:rsidP="00367814">
            <w:pPr>
              <w:pStyle w:val="NoSpacing"/>
            </w:pPr>
          </w:p>
        </w:tc>
        <w:tc>
          <w:tcPr>
            <w:tcW w:w="3685" w:type="dxa"/>
          </w:tcPr>
          <w:p w14:paraId="1EC487D9" w14:textId="77777777" w:rsidR="0078124F" w:rsidRPr="003B7248" w:rsidRDefault="0078124F" w:rsidP="00367814">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78124F" w:rsidRPr="007C7C7F" w14:paraId="4BA5785F" w14:textId="77777777" w:rsidTr="00367814">
        <w:tc>
          <w:tcPr>
            <w:tcW w:w="562" w:type="dxa"/>
          </w:tcPr>
          <w:p w14:paraId="2D1C195A" w14:textId="77777777" w:rsidR="0078124F" w:rsidRPr="003B7248" w:rsidRDefault="0078124F" w:rsidP="00367814">
            <w:pPr>
              <w:pStyle w:val="NoSpacing"/>
            </w:pPr>
            <w:r>
              <w:t>3</w:t>
            </w:r>
          </w:p>
        </w:tc>
        <w:tc>
          <w:tcPr>
            <w:tcW w:w="2248" w:type="dxa"/>
          </w:tcPr>
          <w:p w14:paraId="2A0554C2" w14:textId="0C1D5ABC" w:rsidR="0078124F" w:rsidRDefault="0078124F" w:rsidP="00367814">
            <w:pPr>
              <w:pStyle w:val="NoSpacing"/>
            </w:pPr>
            <w:r>
              <w:t>Confirm</w:t>
            </w:r>
          </w:p>
        </w:tc>
        <w:tc>
          <w:tcPr>
            <w:tcW w:w="1701" w:type="dxa"/>
          </w:tcPr>
          <w:p w14:paraId="29915FC2" w14:textId="77777777" w:rsidR="0078124F" w:rsidRPr="003B7248" w:rsidRDefault="0078124F" w:rsidP="00367814">
            <w:pPr>
              <w:pStyle w:val="NoSpacing"/>
            </w:pPr>
            <w:r>
              <w:t>Primary Button</w:t>
            </w:r>
          </w:p>
        </w:tc>
        <w:tc>
          <w:tcPr>
            <w:tcW w:w="2147" w:type="dxa"/>
          </w:tcPr>
          <w:p w14:paraId="491361AE" w14:textId="77777777" w:rsidR="0078124F" w:rsidRPr="003B7248" w:rsidRDefault="0078124F" w:rsidP="00367814">
            <w:pPr>
              <w:pStyle w:val="NoSpacing"/>
            </w:pPr>
          </w:p>
        </w:tc>
        <w:tc>
          <w:tcPr>
            <w:tcW w:w="3685" w:type="dxa"/>
          </w:tcPr>
          <w:p w14:paraId="07971FA4" w14:textId="5AAFB245" w:rsidR="0078124F" w:rsidRPr="002856DA" w:rsidRDefault="00734F16" w:rsidP="00367814">
            <w:pPr>
              <w:pStyle w:val="NoSpacing"/>
            </w:pPr>
            <w:r>
              <w:t xml:space="preserve">Submits the bid for approval. Refer to </w:t>
            </w:r>
            <w:r w:rsidR="003A274A">
              <w:fldChar w:fldCharType="begin"/>
            </w:r>
            <w:r w:rsidR="003A274A">
              <w:instrText xml:space="preserve"> REF _Ref216444489 \r \h </w:instrText>
            </w:r>
            <w:r w:rsidR="003A274A">
              <w:fldChar w:fldCharType="separate"/>
            </w:r>
            <w:r w:rsidR="00736FA2">
              <w:t>2.8.4</w:t>
            </w:r>
            <w:r w:rsidR="003A274A">
              <w:fldChar w:fldCharType="end"/>
            </w:r>
            <w:r w:rsidR="003A274A">
              <w:t xml:space="preserve"> </w:t>
            </w:r>
            <w:r w:rsidR="003A274A">
              <w:fldChar w:fldCharType="begin"/>
            </w:r>
            <w:r w:rsidR="003A274A">
              <w:instrText xml:space="preserve"> REF _Ref216444489 \h </w:instrText>
            </w:r>
            <w:r w:rsidR="003A274A">
              <w:fldChar w:fldCharType="separate"/>
            </w:r>
            <w:r w:rsidR="00736FA2">
              <w:t>Post Conditions</w:t>
            </w:r>
            <w:r w:rsidR="003A274A">
              <w:fldChar w:fldCharType="end"/>
            </w:r>
            <w:r w:rsidR="003A274A">
              <w:t>.</w:t>
            </w:r>
          </w:p>
        </w:tc>
      </w:tr>
    </w:tbl>
    <w:p w14:paraId="2607AB48" w14:textId="188BB93B" w:rsidR="0078124F" w:rsidRPr="00474AFC" w:rsidRDefault="0078124F" w:rsidP="0078124F">
      <w:pPr>
        <w:pStyle w:val="Caption"/>
      </w:pPr>
      <w:r>
        <w:t xml:space="preserve">Table </w:t>
      </w:r>
      <w:r>
        <w:fldChar w:fldCharType="begin"/>
      </w:r>
      <w:r>
        <w:instrText xml:space="preserve"> SEQ Table \* ARABIC </w:instrText>
      </w:r>
      <w:r>
        <w:fldChar w:fldCharType="separate"/>
      </w:r>
      <w:r w:rsidR="00736FA2">
        <w:rPr>
          <w:noProof/>
        </w:rPr>
        <w:t>15</w:t>
      </w:r>
      <w:r>
        <w:fldChar w:fldCharType="end"/>
      </w:r>
      <w:r>
        <w:t>: Upload File Confirmation Prompt Screen Elements</w:t>
      </w:r>
    </w:p>
    <w:p w14:paraId="6256157C" w14:textId="6F5C893C" w:rsidR="00DB2637" w:rsidRDefault="0054189D" w:rsidP="00DB2637">
      <w:pPr>
        <w:pStyle w:val="Heading3"/>
      </w:pPr>
      <w:bookmarkStart w:id="388" w:name="_Toc216817634"/>
      <w:r>
        <w:t>Create Bid Modal</w:t>
      </w:r>
      <w:bookmarkEnd w:id="388"/>
    </w:p>
    <w:p w14:paraId="1B831B47" w14:textId="77777777" w:rsidR="00DB2637" w:rsidRDefault="00DB2637" w:rsidP="00DB2637">
      <w:pPr>
        <w:pStyle w:val="Heading4"/>
      </w:pPr>
      <w:r>
        <w:t>Wireframe</w:t>
      </w:r>
    </w:p>
    <w:p w14:paraId="042B3005" w14:textId="3C0D6545" w:rsidR="00F205C4" w:rsidRPr="00F205C4" w:rsidRDefault="00430F39" w:rsidP="00430F39">
      <w:pPr>
        <w:jc w:val="center"/>
      </w:pPr>
      <w:r w:rsidRPr="00430F39">
        <w:rPr>
          <w:noProof/>
        </w:rPr>
        <w:drawing>
          <wp:inline distT="0" distB="0" distL="0" distR="0" wp14:anchorId="68F2D2B1" wp14:editId="04885F84">
            <wp:extent cx="3128434" cy="2249073"/>
            <wp:effectExtent l="0" t="0" r="0" b="0"/>
            <wp:docPr id="2099223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23929" name="Picture 1" descr="A screenshot of a computer&#10;&#10;AI-generated content may be incorrect."/>
                    <pic:cNvPicPr/>
                  </pic:nvPicPr>
                  <pic:blipFill>
                    <a:blip r:embed="rId31"/>
                    <a:stretch>
                      <a:fillRect/>
                    </a:stretch>
                  </pic:blipFill>
                  <pic:spPr>
                    <a:xfrm>
                      <a:off x="0" y="0"/>
                      <a:ext cx="3136082" cy="2254571"/>
                    </a:xfrm>
                    <a:prstGeom prst="rect">
                      <a:avLst/>
                    </a:prstGeom>
                  </pic:spPr>
                </pic:pic>
              </a:graphicData>
            </a:graphic>
          </wp:inline>
        </w:drawing>
      </w:r>
    </w:p>
    <w:p w14:paraId="0FBA357C" w14:textId="42C25EBF" w:rsidR="00DB2637" w:rsidRDefault="00DB2637" w:rsidP="00DB2637">
      <w:pPr>
        <w:pStyle w:val="Caption"/>
        <w:rPr>
          <w:noProof/>
        </w:rPr>
      </w:pPr>
      <w:r w:rsidRPr="00411560">
        <w:lastRenderedPageBreak/>
        <w:t xml:space="preserve">Figure </w:t>
      </w:r>
      <w:r w:rsidRPr="00411560">
        <w:fldChar w:fldCharType="begin"/>
      </w:r>
      <w:r w:rsidRPr="00411560">
        <w:instrText xml:space="preserve"> SEQ Figure \* ARABIC </w:instrText>
      </w:r>
      <w:r w:rsidRPr="00411560">
        <w:fldChar w:fldCharType="separate"/>
      </w:r>
      <w:r w:rsidR="00736FA2">
        <w:rPr>
          <w:noProof/>
        </w:rPr>
        <w:t>10</w:t>
      </w:r>
      <w:r w:rsidRPr="00411560">
        <w:fldChar w:fldCharType="end"/>
      </w:r>
      <w:r>
        <w:t>:</w:t>
      </w:r>
      <w:r w:rsidRPr="00411560">
        <w:t xml:space="preserve"> </w:t>
      </w:r>
      <w:commentRangeStart w:id="389"/>
      <w:r w:rsidR="00EE3F0C">
        <w:t>Create Bid Modal</w:t>
      </w:r>
      <w:commentRangeEnd w:id="389"/>
      <w:r w:rsidR="001602A5">
        <w:rPr>
          <w:rStyle w:val="CommentReference"/>
          <w:b w:val="0"/>
          <w:iCs w:val="0"/>
        </w:rPr>
        <w:commentReference w:id="389"/>
      </w:r>
    </w:p>
    <w:p w14:paraId="75A27C7B" w14:textId="77777777" w:rsidR="00DB2637" w:rsidRDefault="00DB2637" w:rsidP="00DB2637">
      <w:pPr>
        <w:pStyle w:val="Heading4"/>
      </w:pPr>
      <w:r>
        <w:t>Screen Elements</w:t>
      </w:r>
    </w:p>
    <w:tbl>
      <w:tblPr>
        <w:tblStyle w:val="TableGrid"/>
        <w:tblW w:w="0" w:type="auto"/>
        <w:tblLook w:val="04A0" w:firstRow="1" w:lastRow="0" w:firstColumn="1" w:lastColumn="0" w:noHBand="0" w:noVBand="1"/>
      </w:tblPr>
      <w:tblGrid>
        <w:gridCol w:w="562"/>
        <w:gridCol w:w="3003"/>
        <w:gridCol w:w="1607"/>
        <w:gridCol w:w="2146"/>
        <w:gridCol w:w="3472"/>
      </w:tblGrid>
      <w:tr w:rsidR="00DB2637" w:rsidRPr="007C7C7F" w14:paraId="68B4AA89" w14:textId="77777777" w:rsidTr="00BE17D4">
        <w:tc>
          <w:tcPr>
            <w:tcW w:w="562" w:type="dxa"/>
            <w:shd w:val="clear" w:color="auto" w:fill="E7E6E6" w:themeFill="background2"/>
          </w:tcPr>
          <w:p w14:paraId="758E81DA" w14:textId="77777777" w:rsidR="00DB2637" w:rsidRPr="007D7B67" w:rsidRDefault="00DB2637" w:rsidP="00367814">
            <w:pPr>
              <w:pStyle w:val="NoSpacing"/>
              <w:jc w:val="center"/>
              <w:rPr>
                <w:b/>
                <w:bCs/>
              </w:rPr>
            </w:pPr>
            <w:r w:rsidRPr="007D7B67">
              <w:rPr>
                <w:rFonts w:cstheme="minorHAnsi"/>
                <w:b/>
                <w:bCs/>
              </w:rPr>
              <w:t>S/N</w:t>
            </w:r>
          </w:p>
        </w:tc>
        <w:tc>
          <w:tcPr>
            <w:tcW w:w="2437" w:type="dxa"/>
            <w:shd w:val="clear" w:color="auto" w:fill="E7E6E6" w:themeFill="background2"/>
          </w:tcPr>
          <w:p w14:paraId="77187C1B" w14:textId="77777777" w:rsidR="00DB2637" w:rsidRPr="007D7B67" w:rsidRDefault="00DB2637" w:rsidP="00367814">
            <w:pPr>
              <w:pStyle w:val="NoSpacing"/>
              <w:jc w:val="center"/>
              <w:rPr>
                <w:b/>
                <w:bCs/>
              </w:rPr>
            </w:pPr>
            <w:r w:rsidRPr="007D7B67">
              <w:rPr>
                <w:rFonts w:cstheme="minorHAnsi"/>
                <w:b/>
                <w:bCs/>
              </w:rPr>
              <w:t>Name</w:t>
            </w:r>
          </w:p>
        </w:tc>
        <w:tc>
          <w:tcPr>
            <w:tcW w:w="1701" w:type="dxa"/>
            <w:shd w:val="clear" w:color="auto" w:fill="E7E6E6" w:themeFill="background2"/>
          </w:tcPr>
          <w:p w14:paraId="015E1804" w14:textId="77777777" w:rsidR="00DB2637" w:rsidRPr="007D7B67" w:rsidRDefault="00DB2637"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11CBFCD7" w14:textId="77777777" w:rsidR="00DB2637" w:rsidRPr="007D7B67" w:rsidRDefault="00DB2637"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59AF7E1A" w14:textId="6AE6CCEC" w:rsidR="00DB2637" w:rsidRPr="007D7B67" w:rsidRDefault="00DB2637" w:rsidP="00367814">
            <w:pPr>
              <w:pStyle w:val="NoSpacing"/>
              <w:jc w:val="center"/>
              <w:rPr>
                <w:b/>
                <w:bCs/>
              </w:rPr>
            </w:pPr>
            <w:commentRangeStart w:id="390"/>
            <w:r w:rsidRPr="007D7B67">
              <w:rPr>
                <w:rFonts w:cstheme="minorHAnsi"/>
                <w:b/>
                <w:bCs/>
              </w:rPr>
              <w:t xml:space="preserve">Validation </w:t>
            </w:r>
            <w:commentRangeEnd w:id="390"/>
            <w:r w:rsidR="00E13E09">
              <w:rPr>
                <w:rStyle w:val="CommentReference"/>
              </w:rPr>
              <w:commentReference w:id="390"/>
            </w:r>
            <w:r w:rsidRPr="007D7B67">
              <w:rPr>
                <w:rFonts w:cstheme="minorHAnsi"/>
                <w:b/>
                <w:bCs/>
              </w:rPr>
              <w:t>Rules</w:t>
            </w:r>
          </w:p>
        </w:tc>
        <w:tc>
          <w:tcPr>
            <w:tcW w:w="3685" w:type="dxa"/>
            <w:shd w:val="clear" w:color="auto" w:fill="E7E6E6" w:themeFill="background2"/>
          </w:tcPr>
          <w:p w14:paraId="3C85810D" w14:textId="77777777" w:rsidR="00DB2637" w:rsidRPr="007D7B67" w:rsidRDefault="00DB2637" w:rsidP="00367814">
            <w:pPr>
              <w:pStyle w:val="NoSpacing"/>
              <w:jc w:val="center"/>
              <w:rPr>
                <w:rFonts w:cstheme="minorHAnsi"/>
                <w:b/>
                <w:bCs/>
              </w:rPr>
            </w:pPr>
            <w:r>
              <w:rPr>
                <w:rFonts w:cstheme="minorHAnsi"/>
                <w:b/>
                <w:bCs/>
              </w:rPr>
              <w:t>Remarks</w:t>
            </w:r>
          </w:p>
        </w:tc>
      </w:tr>
      <w:tr w:rsidR="00DB2637" w:rsidRPr="007C7C7F" w14:paraId="4DB2F9B9" w14:textId="77777777" w:rsidTr="00BE17D4">
        <w:tc>
          <w:tcPr>
            <w:tcW w:w="562" w:type="dxa"/>
          </w:tcPr>
          <w:p w14:paraId="75FF294D" w14:textId="77777777" w:rsidR="00DB2637" w:rsidRPr="007C7C7F" w:rsidRDefault="00DB2637" w:rsidP="00367814">
            <w:pPr>
              <w:pStyle w:val="NoSpacing"/>
            </w:pPr>
            <w:r>
              <w:rPr>
                <w:rFonts w:cstheme="minorHAnsi"/>
              </w:rPr>
              <w:t>1</w:t>
            </w:r>
          </w:p>
        </w:tc>
        <w:tc>
          <w:tcPr>
            <w:tcW w:w="2437" w:type="dxa"/>
          </w:tcPr>
          <w:p w14:paraId="58E05F84" w14:textId="7B08EBC2" w:rsidR="00DB2637" w:rsidRPr="00734F16" w:rsidRDefault="00BE17D4" w:rsidP="00367814">
            <w:pPr>
              <w:pStyle w:val="NoSpacing"/>
              <w:jc w:val="left"/>
              <w:rPr>
                <w:i/>
                <w:iCs/>
              </w:rPr>
            </w:pPr>
            <w:ins w:id="391" w:author="Han Xie CHAI (MAS)" w:date="2026-01-09T07:50:00Z" w16du:dateUtc="2026-01-08T23:50:00Z">
              <w:r>
                <w:t>Issue code . Tenor . Security type  New/reopen . SubType (if applicable)</w:t>
              </w:r>
            </w:ins>
            <w:del w:id="392" w:author="Han Xie CHAI (MAS)" w:date="2026-01-09T07:50:00Z" w16du:dateUtc="2026-01-08T23:50:00Z">
              <w:r w:rsidR="00734F16" w:rsidRPr="00734F16" w:rsidDel="00BE17D4">
                <w:rPr>
                  <w:i/>
                  <w:iCs/>
                </w:rPr>
                <w:delText>*Refer to remarks</w:delText>
              </w:r>
            </w:del>
          </w:p>
        </w:tc>
        <w:tc>
          <w:tcPr>
            <w:tcW w:w="1701" w:type="dxa"/>
          </w:tcPr>
          <w:p w14:paraId="32BD1E33" w14:textId="71082460" w:rsidR="00DB2637" w:rsidRPr="00901608" w:rsidRDefault="00DB2637" w:rsidP="00367814">
            <w:pPr>
              <w:pStyle w:val="NoSpacing"/>
            </w:pPr>
          </w:p>
        </w:tc>
        <w:tc>
          <w:tcPr>
            <w:tcW w:w="2147" w:type="dxa"/>
          </w:tcPr>
          <w:p w14:paraId="1C3C5CCD" w14:textId="77777777" w:rsidR="00DB2637" w:rsidRPr="00901608" w:rsidRDefault="00DB2637" w:rsidP="00367814">
            <w:pPr>
              <w:pStyle w:val="NoSpacing"/>
            </w:pPr>
          </w:p>
        </w:tc>
        <w:tc>
          <w:tcPr>
            <w:tcW w:w="3685" w:type="dxa"/>
          </w:tcPr>
          <w:p w14:paraId="52C0E8E2" w14:textId="3ABFF8AB" w:rsidR="00DB2637" w:rsidRPr="00901608" w:rsidRDefault="00734F16" w:rsidP="00367814">
            <w:pPr>
              <w:pStyle w:val="NoSpacing"/>
            </w:pPr>
            <w:del w:id="393" w:author="Han Xie CHAI (MAS)" w:date="2026-01-09T07:50:00Z" w16du:dateUtc="2026-01-08T23:50:00Z">
              <w:r w:rsidRPr="00F43ADB" w:rsidDel="00BE17D4">
                <w:delText xml:space="preserve">Displays the </w:delText>
              </w:r>
              <w:r w:rsidDel="00BE17D4">
                <w:delText xml:space="preserve">Issue code, Tenor, Security type, New/reopen, </w:delText>
              </w:r>
            </w:del>
            <w:r>
              <w:t xml:space="preserve">e.g. </w:t>
            </w:r>
            <w:r w:rsidRPr="00F43ADB">
              <w:t>"</w:t>
            </w:r>
            <w:r>
              <w:t xml:space="preserve">Create bid(s) for MD25147Z </w:t>
            </w:r>
            <w:r w:rsidRPr="00F43ADB">
              <w:t xml:space="preserve">· </w:t>
            </w:r>
            <w:r>
              <w:t>4-week</w:t>
            </w:r>
            <w:r w:rsidRPr="00F43ADB">
              <w:t xml:space="preserve"> · </w:t>
            </w:r>
            <w:r>
              <w:t>MAS Bills (New)</w:t>
            </w:r>
            <w:r w:rsidRPr="00F43ADB">
              <w:t>".</w:t>
            </w:r>
          </w:p>
        </w:tc>
      </w:tr>
      <w:tr w:rsidR="008F0841" w:rsidRPr="007C7C7F" w14:paraId="3474DF3A" w14:textId="77777777" w:rsidTr="00BE17D4">
        <w:tc>
          <w:tcPr>
            <w:tcW w:w="562" w:type="dxa"/>
          </w:tcPr>
          <w:p w14:paraId="76D9C28F" w14:textId="7303075D" w:rsidR="008F0841" w:rsidRDefault="008F0841" w:rsidP="008F0841">
            <w:pPr>
              <w:pStyle w:val="NoSpacing"/>
              <w:rPr>
                <w:rFonts w:cstheme="minorHAnsi"/>
              </w:rPr>
            </w:pPr>
            <w:bookmarkStart w:id="394" w:name="_Hlk216797229"/>
            <w:r>
              <w:rPr>
                <w:rFonts w:cstheme="minorHAnsi"/>
              </w:rPr>
              <w:t>2</w:t>
            </w:r>
          </w:p>
        </w:tc>
        <w:tc>
          <w:tcPr>
            <w:tcW w:w="2437" w:type="dxa"/>
          </w:tcPr>
          <w:p w14:paraId="1B09DBDE" w14:textId="1F1DE882" w:rsidR="008F0841" w:rsidRPr="00734F16" w:rsidRDefault="008F0841" w:rsidP="008F0841">
            <w:pPr>
              <w:pStyle w:val="NoSpacing"/>
              <w:rPr>
                <w:rFonts w:cstheme="minorHAnsi"/>
              </w:rPr>
            </w:pPr>
            <w:r>
              <w:rPr>
                <w:rFonts w:cstheme="minorHAnsi"/>
              </w:rPr>
              <w:t>Dealer code</w:t>
            </w:r>
          </w:p>
        </w:tc>
        <w:tc>
          <w:tcPr>
            <w:tcW w:w="1701" w:type="dxa"/>
          </w:tcPr>
          <w:p w14:paraId="6444871F" w14:textId="2687B2D4" w:rsidR="008F0841" w:rsidRDefault="008F0841" w:rsidP="008F0841">
            <w:pPr>
              <w:pStyle w:val="NoSpacing"/>
              <w:rPr>
                <w:rFonts w:cstheme="minorHAnsi"/>
              </w:rPr>
            </w:pPr>
            <w:r>
              <w:rPr>
                <w:rFonts w:cstheme="minorHAnsi"/>
              </w:rPr>
              <w:t>Dropdown</w:t>
            </w:r>
          </w:p>
        </w:tc>
        <w:tc>
          <w:tcPr>
            <w:tcW w:w="2147" w:type="dxa"/>
          </w:tcPr>
          <w:p w14:paraId="3400A84C" w14:textId="1113EC39" w:rsidR="008F0841" w:rsidRPr="00430F39" w:rsidRDefault="008F0841" w:rsidP="008F0841">
            <w:pPr>
              <w:pStyle w:val="NoSpacing"/>
            </w:pPr>
            <w:r w:rsidRPr="00BE6261">
              <w:rPr>
                <w:u w:val="single"/>
              </w:rPr>
              <w:t>Hard Validations:</w:t>
            </w:r>
            <w:r w:rsidRPr="00BE6261">
              <w:br/>
              <w:t>- Required field.</w:t>
            </w:r>
          </w:p>
        </w:tc>
        <w:tc>
          <w:tcPr>
            <w:tcW w:w="3685" w:type="dxa"/>
          </w:tcPr>
          <w:p w14:paraId="63F7E62E" w14:textId="4654FF39" w:rsidR="008F0841" w:rsidRDefault="008F0841" w:rsidP="008F0841">
            <w:pPr>
              <w:pStyle w:val="NoSpacing"/>
              <w:rPr>
                <w:ins w:id="395" w:author="Akila BALAKRISHNAN from.OPTIMUM (MAS)" w:date="2025-12-22T11:56:00Z" w16du:dateUtc="2025-12-22T03:56:00Z"/>
              </w:rPr>
            </w:pPr>
            <w:commentRangeStart w:id="396"/>
            <w:commentRangeStart w:id="397"/>
            <w:r>
              <w:t>Options available are based on the dealer code of each PD.</w:t>
            </w:r>
            <w:commentRangeEnd w:id="396"/>
            <w:r w:rsidR="00797E0F">
              <w:rPr>
                <w:rStyle w:val="CommentReference"/>
              </w:rPr>
              <w:commentReference w:id="396"/>
            </w:r>
            <w:commentRangeEnd w:id="397"/>
            <w:r w:rsidR="00291CB9">
              <w:rPr>
                <w:rStyle w:val="CommentReference"/>
              </w:rPr>
              <w:commentReference w:id="397"/>
            </w:r>
          </w:p>
          <w:p w14:paraId="18454500" w14:textId="39BE9DD4" w:rsidR="00273F0E" w:rsidRDefault="00273F0E" w:rsidP="008F0841">
            <w:pPr>
              <w:pStyle w:val="NoSpacing"/>
            </w:pPr>
            <w:ins w:id="398" w:author="Akila BALAKRISHNAN from.OPTIMUM (MAS)" w:date="2025-12-22T11:56:00Z" w16du:dateUtc="2025-12-22T03:56:00Z">
              <w:r>
                <w:t>Visible and mandatory for both institutional and retail bids.</w:t>
              </w:r>
            </w:ins>
          </w:p>
        </w:tc>
      </w:tr>
      <w:tr w:rsidR="008F0841" w:rsidRPr="007C7C7F" w14:paraId="4EBC8A09" w14:textId="77777777" w:rsidTr="00BE17D4">
        <w:tc>
          <w:tcPr>
            <w:tcW w:w="562" w:type="dxa"/>
          </w:tcPr>
          <w:p w14:paraId="6622FCF4" w14:textId="371DA0EE" w:rsidR="008F0841" w:rsidRDefault="008F0841" w:rsidP="008F0841">
            <w:pPr>
              <w:pStyle w:val="NoSpacing"/>
              <w:rPr>
                <w:rFonts w:cstheme="minorHAnsi"/>
              </w:rPr>
            </w:pPr>
            <w:r>
              <w:rPr>
                <w:rFonts w:cstheme="minorHAnsi"/>
              </w:rPr>
              <w:t>3</w:t>
            </w:r>
          </w:p>
        </w:tc>
        <w:tc>
          <w:tcPr>
            <w:tcW w:w="2437" w:type="dxa"/>
          </w:tcPr>
          <w:p w14:paraId="674F192B" w14:textId="4373FFB6" w:rsidR="008F0841" w:rsidRPr="00734F16" w:rsidRDefault="008F0841" w:rsidP="008F0841">
            <w:pPr>
              <w:pStyle w:val="NoSpacing"/>
              <w:rPr>
                <w:rFonts w:cstheme="minorHAnsi"/>
              </w:rPr>
            </w:pPr>
            <w:r w:rsidRPr="00734F16">
              <w:rPr>
                <w:rFonts w:cstheme="minorHAnsi"/>
              </w:rPr>
              <w:t>Type of applicant</w:t>
            </w:r>
          </w:p>
        </w:tc>
        <w:tc>
          <w:tcPr>
            <w:tcW w:w="1701" w:type="dxa"/>
          </w:tcPr>
          <w:p w14:paraId="6085827A" w14:textId="09BC017B" w:rsidR="008F0841" w:rsidRDefault="008F0841" w:rsidP="008F0841">
            <w:pPr>
              <w:pStyle w:val="NoSpacing"/>
              <w:rPr>
                <w:rFonts w:cstheme="minorHAnsi"/>
              </w:rPr>
            </w:pPr>
            <w:r>
              <w:rPr>
                <w:rFonts w:cstheme="minorHAnsi"/>
              </w:rPr>
              <w:t>Dropdown</w:t>
            </w:r>
          </w:p>
        </w:tc>
        <w:tc>
          <w:tcPr>
            <w:tcW w:w="2147" w:type="dxa"/>
          </w:tcPr>
          <w:p w14:paraId="7CEB65D2" w14:textId="06B31B3C" w:rsidR="008F0841" w:rsidRPr="00901608" w:rsidRDefault="008F0841" w:rsidP="008F0841">
            <w:pPr>
              <w:pStyle w:val="NoSpacing"/>
            </w:pPr>
            <w:r w:rsidRPr="00C63EA3">
              <w:rPr>
                <w:u w:val="single"/>
              </w:rPr>
              <w:t>Hard Validations:</w:t>
            </w:r>
            <w:r w:rsidRPr="00B47904">
              <w:br/>
              <w:t xml:space="preserve">- </w:t>
            </w:r>
            <w:r>
              <w:t>R</w:t>
            </w:r>
            <w:r w:rsidRPr="00B47904">
              <w:t>equired field.</w:t>
            </w:r>
          </w:p>
        </w:tc>
        <w:tc>
          <w:tcPr>
            <w:tcW w:w="3685" w:type="dxa"/>
          </w:tcPr>
          <w:p w14:paraId="7F3CB8E9" w14:textId="1F87032C" w:rsidR="00736FA2" w:rsidRDefault="00736FA2" w:rsidP="008F0841">
            <w:pPr>
              <w:pStyle w:val="NoSpacing"/>
              <w:rPr>
                <w:rFonts w:ascii="Calibri" w:hAnsi="Calibri" w:cs="Calibri"/>
              </w:rPr>
            </w:pPr>
            <w:r>
              <w:rPr>
                <w:rFonts w:ascii="Calibri" w:hAnsi="Calibri" w:cs="Calibri"/>
              </w:rPr>
              <w:t>Visible and mandatory for institutional bids.</w:t>
            </w:r>
          </w:p>
          <w:p w14:paraId="534E9B27" w14:textId="77777777" w:rsidR="00736FA2" w:rsidRDefault="00736FA2" w:rsidP="008F0841">
            <w:pPr>
              <w:pStyle w:val="NoSpacing"/>
            </w:pPr>
          </w:p>
          <w:p w14:paraId="63EE41C4" w14:textId="41413FE3" w:rsidR="008F0841" w:rsidRDefault="008F0841" w:rsidP="008F0841">
            <w:pPr>
              <w:pStyle w:val="NoSpacing"/>
            </w:pPr>
            <w:commentRangeStart w:id="399"/>
            <w:r>
              <w:t>Options available are:</w:t>
            </w:r>
            <w:commentRangeEnd w:id="399"/>
            <w:r w:rsidR="00273F0E">
              <w:rPr>
                <w:rStyle w:val="CommentReference"/>
              </w:rPr>
              <w:commentReference w:id="399"/>
            </w:r>
          </w:p>
          <w:p w14:paraId="465DEC85" w14:textId="77777777" w:rsidR="008F0841" w:rsidRDefault="008F0841" w:rsidP="008F0841">
            <w:pPr>
              <w:pStyle w:val="ListParagraph"/>
            </w:pPr>
            <w:r>
              <w:t>Primary Dealer (PD)</w:t>
            </w:r>
          </w:p>
          <w:p w14:paraId="1C478EDF" w14:textId="77777777" w:rsidR="008F0841" w:rsidRDefault="008F0841" w:rsidP="008F0841">
            <w:pPr>
              <w:pStyle w:val="ListParagraph"/>
            </w:pPr>
            <w:r>
              <w:t>Full Bank (FB)</w:t>
            </w:r>
          </w:p>
          <w:p w14:paraId="0040D1B7" w14:textId="77777777" w:rsidR="008F0841" w:rsidRDefault="008F0841" w:rsidP="008F0841">
            <w:pPr>
              <w:pStyle w:val="ListParagraph"/>
            </w:pPr>
            <w:r>
              <w:t>Restricted Bank (RB)</w:t>
            </w:r>
          </w:p>
          <w:p w14:paraId="51B9FEA5" w14:textId="77777777" w:rsidR="008F0841" w:rsidRDefault="008F0841" w:rsidP="008F0841">
            <w:pPr>
              <w:pStyle w:val="ListParagraph"/>
            </w:pPr>
            <w:r>
              <w:t>Offshore Bank (OB)</w:t>
            </w:r>
          </w:p>
          <w:p w14:paraId="676ADD60" w14:textId="77777777" w:rsidR="008F0841" w:rsidRDefault="008F0841" w:rsidP="008F0841">
            <w:pPr>
              <w:pStyle w:val="ListParagraph"/>
            </w:pPr>
            <w:r>
              <w:t>Other Bank – customer of another bank (NB)</w:t>
            </w:r>
          </w:p>
          <w:p w14:paraId="09BBA783" w14:textId="77777777" w:rsidR="008F0841" w:rsidRDefault="008F0841" w:rsidP="008F0841">
            <w:pPr>
              <w:pStyle w:val="ListParagraph"/>
            </w:pPr>
            <w:r>
              <w:t>Merchant Bank (MB)</w:t>
            </w:r>
          </w:p>
          <w:p w14:paraId="7F15F4D3" w14:textId="77777777" w:rsidR="008F0841" w:rsidRDefault="008F0841" w:rsidP="008F0841">
            <w:pPr>
              <w:pStyle w:val="ListParagraph"/>
            </w:pPr>
            <w:r>
              <w:t>Investment Advisor (IA)</w:t>
            </w:r>
          </w:p>
          <w:p w14:paraId="085E3140" w14:textId="77777777" w:rsidR="008F0841" w:rsidRDefault="008F0841" w:rsidP="008F0841">
            <w:pPr>
              <w:pStyle w:val="ListParagraph"/>
            </w:pPr>
            <w:r>
              <w:t>Finance Company (FC)</w:t>
            </w:r>
          </w:p>
          <w:p w14:paraId="20941BA0" w14:textId="77777777" w:rsidR="008F0841" w:rsidRDefault="008F0841" w:rsidP="008F0841">
            <w:pPr>
              <w:pStyle w:val="ListParagraph"/>
            </w:pPr>
            <w:r>
              <w:t>Insurance Company (INS)</w:t>
            </w:r>
          </w:p>
          <w:p w14:paraId="6CF48584" w14:textId="77777777" w:rsidR="008F0841" w:rsidRDefault="008F0841" w:rsidP="008F0841">
            <w:pPr>
              <w:pStyle w:val="ListParagraph"/>
            </w:pPr>
            <w:r>
              <w:t>Statutory Board, Government Linked Company (SB)</w:t>
            </w:r>
          </w:p>
          <w:p w14:paraId="7BB30239" w14:textId="77777777" w:rsidR="008F0841" w:rsidRDefault="008F0841" w:rsidP="008F0841">
            <w:pPr>
              <w:pStyle w:val="ListParagraph"/>
            </w:pPr>
            <w:r>
              <w:t>Individual (IND)</w:t>
            </w:r>
          </w:p>
          <w:p w14:paraId="1D694CDB" w14:textId="77777777" w:rsidR="008F0841" w:rsidRDefault="008F0841" w:rsidP="008F0841">
            <w:pPr>
              <w:pStyle w:val="ListParagraph"/>
            </w:pPr>
            <w:r>
              <w:t>Singapore Exchange (SGX)</w:t>
            </w:r>
          </w:p>
          <w:p w14:paraId="66C26829" w14:textId="366C4F77" w:rsidR="008F0841" w:rsidRDefault="008F0841" w:rsidP="008F0841">
            <w:pPr>
              <w:pStyle w:val="ListParagraph"/>
            </w:pPr>
            <w:r>
              <w:t>Monetary</w:t>
            </w:r>
            <w:ins w:id="400" w:author="Sharmaine TAN (MAS)" w:date="2025-12-24T17:12:00Z" w16du:dateUtc="2025-12-24T09:12:00Z">
              <w:r w:rsidR="00407207">
                <w:t xml:space="preserve"> </w:t>
              </w:r>
            </w:ins>
            <w:del w:id="401" w:author="Sharmaine TAN (MAS)" w:date="2025-12-24T17:12:00Z" w16du:dateUtc="2025-12-24T09:12:00Z">
              <w:r w:rsidDel="00407207">
                <w:delText xml:space="preserve"> </w:delText>
              </w:r>
            </w:del>
            <w:r>
              <w:t xml:space="preserve">Authority of Singapore </w:t>
            </w:r>
            <w:ins w:id="402" w:author="Sharmaine TAN (MAS)" w:date="2025-12-24T17:12:00Z" w16du:dateUtc="2025-12-24T09:12:00Z">
              <w:r w:rsidR="00407207">
                <w:t xml:space="preserve"> </w:t>
              </w:r>
            </w:ins>
            <w:r>
              <w:t>(MAS)</w:t>
            </w:r>
          </w:p>
          <w:p w14:paraId="6DAE31E2" w14:textId="2984CD3D" w:rsidR="008F0841" w:rsidRDefault="008F0841" w:rsidP="008F0841">
            <w:pPr>
              <w:pStyle w:val="ListParagraph"/>
            </w:pPr>
            <w:r>
              <w:t>Others (OTH)</w:t>
            </w:r>
          </w:p>
        </w:tc>
      </w:tr>
      <w:tr w:rsidR="008F0841" w:rsidRPr="007C7C7F" w14:paraId="2D4B862C" w14:textId="77777777" w:rsidTr="00BE17D4">
        <w:tc>
          <w:tcPr>
            <w:tcW w:w="562" w:type="dxa"/>
          </w:tcPr>
          <w:p w14:paraId="32085A81" w14:textId="33122266" w:rsidR="008F0841" w:rsidRDefault="008F0841" w:rsidP="008F0841">
            <w:pPr>
              <w:pStyle w:val="NoSpacing"/>
              <w:rPr>
                <w:rFonts w:cstheme="minorHAnsi"/>
              </w:rPr>
            </w:pPr>
            <w:r>
              <w:rPr>
                <w:rFonts w:cstheme="minorHAnsi"/>
              </w:rPr>
              <w:t>4</w:t>
            </w:r>
          </w:p>
        </w:tc>
        <w:tc>
          <w:tcPr>
            <w:tcW w:w="2437" w:type="dxa"/>
          </w:tcPr>
          <w:p w14:paraId="0584DB89" w14:textId="3F53C56D" w:rsidR="008F0841" w:rsidRPr="00734F16" w:rsidRDefault="008F0841" w:rsidP="008F0841">
            <w:pPr>
              <w:pStyle w:val="NoSpacing"/>
              <w:rPr>
                <w:rFonts w:cstheme="minorHAnsi"/>
              </w:rPr>
            </w:pPr>
            <w:commentRangeStart w:id="403"/>
            <w:commentRangeStart w:id="404"/>
            <w:r w:rsidRPr="00734F16">
              <w:rPr>
                <w:rFonts w:cstheme="minorHAnsi"/>
              </w:rPr>
              <w:t>Name</w:t>
            </w:r>
            <w:commentRangeEnd w:id="403"/>
            <w:r w:rsidR="00273F0E">
              <w:rPr>
                <w:rStyle w:val="CommentReference"/>
              </w:rPr>
              <w:commentReference w:id="403"/>
            </w:r>
            <w:commentRangeEnd w:id="404"/>
            <w:r w:rsidR="00797E0F">
              <w:rPr>
                <w:rStyle w:val="CommentReference"/>
              </w:rPr>
              <w:commentReference w:id="404"/>
            </w:r>
          </w:p>
        </w:tc>
        <w:tc>
          <w:tcPr>
            <w:tcW w:w="1701" w:type="dxa"/>
          </w:tcPr>
          <w:p w14:paraId="54E6D3FC" w14:textId="053D5C53" w:rsidR="008F0841" w:rsidRDefault="008F0841" w:rsidP="008F0841">
            <w:pPr>
              <w:pStyle w:val="NoSpacing"/>
              <w:rPr>
                <w:rFonts w:cstheme="minorHAnsi"/>
              </w:rPr>
            </w:pPr>
            <w:r>
              <w:rPr>
                <w:rFonts w:cstheme="minorHAnsi"/>
              </w:rPr>
              <w:t>Text (30)</w:t>
            </w:r>
          </w:p>
        </w:tc>
        <w:tc>
          <w:tcPr>
            <w:tcW w:w="2147" w:type="dxa"/>
          </w:tcPr>
          <w:p w14:paraId="365F53BF" w14:textId="62BD19F3" w:rsidR="008F0841" w:rsidRPr="00901608" w:rsidRDefault="008F0841" w:rsidP="008F0841">
            <w:pPr>
              <w:pStyle w:val="NoSpacing"/>
            </w:pPr>
            <w:r w:rsidRPr="00BE6261">
              <w:rPr>
                <w:u w:val="single"/>
              </w:rPr>
              <w:t>Hard Validations:</w:t>
            </w:r>
            <w:r w:rsidRPr="00BE6261">
              <w:br/>
              <w:t>- Required field.</w:t>
            </w:r>
          </w:p>
        </w:tc>
        <w:tc>
          <w:tcPr>
            <w:tcW w:w="3685" w:type="dxa"/>
          </w:tcPr>
          <w:p w14:paraId="4F12C3F0" w14:textId="5AD706FD" w:rsidR="00736FA2" w:rsidRDefault="00736FA2" w:rsidP="00736FA2">
            <w:pPr>
              <w:pStyle w:val="NoSpacing"/>
              <w:rPr>
                <w:rFonts w:ascii="Calibri" w:hAnsi="Calibri" w:cs="Calibri"/>
              </w:rPr>
            </w:pPr>
            <w:r>
              <w:rPr>
                <w:rFonts w:ascii="Calibri" w:hAnsi="Calibri" w:cs="Calibri"/>
              </w:rPr>
              <w:t>Visible and mandatory for institutional bids</w:t>
            </w:r>
            <w:ins w:id="405" w:author="Akila BALAKRISHNAN from.OPTIMUM (MAS)" w:date="2025-12-22T11:57:00Z" w16du:dateUtc="2025-12-22T03:57:00Z">
              <w:r w:rsidR="00273F0E">
                <w:rPr>
                  <w:rFonts w:ascii="Calibri" w:hAnsi="Calibri" w:cs="Calibri"/>
                </w:rPr>
                <w:t xml:space="preserve"> depending on Type of applicant selected</w:t>
              </w:r>
            </w:ins>
            <w:r>
              <w:rPr>
                <w:rFonts w:ascii="Calibri" w:hAnsi="Calibri" w:cs="Calibri"/>
              </w:rPr>
              <w:t>.</w:t>
            </w:r>
          </w:p>
          <w:p w14:paraId="792C231A" w14:textId="22FC25D3" w:rsidR="008F0841" w:rsidRDefault="008F0841" w:rsidP="008F0841">
            <w:pPr>
              <w:pStyle w:val="NoSpacing"/>
            </w:pPr>
          </w:p>
        </w:tc>
      </w:tr>
      <w:tr w:rsidR="008F0841" w:rsidRPr="007C7C7F" w14:paraId="3DCF4907" w14:textId="77777777" w:rsidTr="00BE17D4">
        <w:tc>
          <w:tcPr>
            <w:tcW w:w="562" w:type="dxa"/>
          </w:tcPr>
          <w:p w14:paraId="456704D9" w14:textId="79492BB3" w:rsidR="008F0841" w:rsidRDefault="008F0841" w:rsidP="008F0841">
            <w:pPr>
              <w:pStyle w:val="NoSpacing"/>
              <w:rPr>
                <w:rFonts w:cstheme="minorHAnsi"/>
              </w:rPr>
            </w:pPr>
            <w:r>
              <w:rPr>
                <w:rFonts w:cstheme="minorHAnsi"/>
              </w:rPr>
              <w:t>5</w:t>
            </w:r>
          </w:p>
        </w:tc>
        <w:tc>
          <w:tcPr>
            <w:tcW w:w="2437" w:type="dxa"/>
          </w:tcPr>
          <w:p w14:paraId="1C31E1E2" w14:textId="2849AF23" w:rsidR="008F0841" w:rsidRPr="00734F16" w:rsidRDefault="008F0841" w:rsidP="008F0841">
            <w:pPr>
              <w:pStyle w:val="NoSpacing"/>
              <w:rPr>
                <w:rFonts w:cstheme="minorHAnsi"/>
              </w:rPr>
            </w:pPr>
            <w:commentRangeStart w:id="406"/>
            <w:r w:rsidRPr="00734F16">
              <w:rPr>
                <w:rFonts w:cstheme="minorHAnsi"/>
              </w:rPr>
              <w:t>Settlement bank code</w:t>
            </w:r>
            <w:commentRangeEnd w:id="406"/>
            <w:r w:rsidR="00BA3632">
              <w:rPr>
                <w:rStyle w:val="CommentReference"/>
              </w:rPr>
              <w:commentReference w:id="406"/>
            </w:r>
          </w:p>
        </w:tc>
        <w:tc>
          <w:tcPr>
            <w:tcW w:w="1701" w:type="dxa"/>
          </w:tcPr>
          <w:p w14:paraId="40B367E7" w14:textId="71A8CCCF" w:rsidR="008F0841" w:rsidRDefault="008F0841" w:rsidP="008F0841">
            <w:pPr>
              <w:pStyle w:val="NoSpacing"/>
              <w:rPr>
                <w:rFonts w:cstheme="minorHAnsi"/>
              </w:rPr>
            </w:pPr>
            <w:r>
              <w:rPr>
                <w:rFonts w:cstheme="minorHAnsi"/>
              </w:rPr>
              <w:t>Text (4)</w:t>
            </w:r>
          </w:p>
        </w:tc>
        <w:tc>
          <w:tcPr>
            <w:tcW w:w="2147" w:type="dxa"/>
          </w:tcPr>
          <w:p w14:paraId="10189AFE" w14:textId="77777777" w:rsidR="008F0841" w:rsidRDefault="008F0841" w:rsidP="008F0841">
            <w:pPr>
              <w:pStyle w:val="NoSpacing"/>
            </w:pPr>
            <w:r w:rsidRPr="00BE6261">
              <w:rPr>
                <w:u w:val="single"/>
              </w:rPr>
              <w:t>Hard Validations:</w:t>
            </w:r>
            <w:r w:rsidRPr="00BE6261">
              <w:br/>
              <w:t>- Required field.</w:t>
            </w:r>
          </w:p>
          <w:p w14:paraId="3DA5E9BA" w14:textId="7DDFBEB2" w:rsidR="008F0841" w:rsidRPr="00901608" w:rsidRDefault="008F0841" w:rsidP="008F0841">
            <w:pPr>
              <w:pStyle w:val="NoSpacing"/>
            </w:pPr>
            <w:r>
              <w:t>- Must be numeric</w:t>
            </w:r>
            <w:r w:rsidR="00736FA2">
              <w:t>.</w:t>
            </w:r>
          </w:p>
        </w:tc>
        <w:tc>
          <w:tcPr>
            <w:tcW w:w="3685" w:type="dxa"/>
          </w:tcPr>
          <w:p w14:paraId="1DF3A76E" w14:textId="77777777" w:rsidR="00736FA2" w:rsidRDefault="00736FA2" w:rsidP="00736FA2">
            <w:pPr>
              <w:pStyle w:val="NoSpacing"/>
              <w:rPr>
                <w:rFonts w:ascii="Calibri" w:hAnsi="Calibri" w:cs="Calibri"/>
              </w:rPr>
            </w:pPr>
            <w:r>
              <w:rPr>
                <w:rFonts w:ascii="Calibri" w:hAnsi="Calibri" w:cs="Calibri"/>
              </w:rPr>
              <w:t>Visible and mandatory for institutional bids.</w:t>
            </w:r>
          </w:p>
          <w:p w14:paraId="21045220" w14:textId="5AF29D96" w:rsidR="008F0841" w:rsidRDefault="008F0841" w:rsidP="008F0841">
            <w:pPr>
              <w:pStyle w:val="NoSpacing"/>
            </w:pPr>
          </w:p>
        </w:tc>
      </w:tr>
      <w:tr w:rsidR="008F0841" w:rsidRPr="007C7C7F" w14:paraId="4039926C" w14:textId="77777777" w:rsidTr="00BE17D4">
        <w:tc>
          <w:tcPr>
            <w:tcW w:w="562" w:type="dxa"/>
          </w:tcPr>
          <w:p w14:paraId="52307EBA" w14:textId="35BDB702" w:rsidR="008F0841" w:rsidRDefault="008F0841" w:rsidP="008F0841">
            <w:pPr>
              <w:pStyle w:val="NoSpacing"/>
              <w:rPr>
                <w:rFonts w:cstheme="minorHAnsi"/>
              </w:rPr>
            </w:pPr>
            <w:r>
              <w:rPr>
                <w:rFonts w:cstheme="minorHAnsi"/>
              </w:rPr>
              <w:t>6</w:t>
            </w:r>
          </w:p>
        </w:tc>
        <w:tc>
          <w:tcPr>
            <w:tcW w:w="2437" w:type="dxa"/>
          </w:tcPr>
          <w:p w14:paraId="297A7F69" w14:textId="4A103E5E" w:rsidR="008F0841" w:rsidRPr="00734F16" w:rsidRDefault="008F0841" w:rsidP="008F0841">
            <w:pPr>
              <w:pStyle w:val="NoSpacing"/>
              <w:rPr>
                <w:rFonts w:cstheme="minorHAnsi"/>
              </w:rPr>
            </w:pPr>
            <w:commentRangeStart w:id="407"/>
            <w:r w:rsidRPr="00734F16">
              <w:rPr>
                <w:rFonts w:cstheme="minorHAnsi"/>
              </w:rPr>
              <w:t>Custody code</w:t>
            </w:r>
            <w:commentRangeEnd w:id="407"/>
            <w:r w:rsidR="00BA3632">
              <w:rPr>
                <w:rStyle w:val="CommentReference"/>
              </w:rPr>
              <w:commentReference w:id="407"/>
            </w:r>
          </w:p>
        </w:tc>
        <w:tc>
          <w:tcPr>
            <w:tcW w:w="1701" w:type="dxa"/>
          </w:tcPr>
          <w:p w14:paraId="5B76B0D1" w14:textId="0DCE4CEF" w:rsidR="008F0841" w:rsidRDefault="008F0841" w:rsidP="008F0841">
            <w:pPr>
              <w:pStyle w:val="NoSpacing"/>
              <w:rPr>
                <w:rFonts w:cstheme="minorHAnsi"/>
              </w:rPr>
            </w:pPr>
            <w:r>
              <w:rPr>
                <w:rFonts w:cstheme="minorHAnsi"/>
              </w:rPr>
              <w:t>Dropdown</w:t>
            </w:r>
          </w:p>
        </w:tc>
        <w:tc>
          <w:tcPr>
            <w:tcW w:w="2147" w:type="dxa"/>
          </w:tcPr>
          <w:p w14:paraId="736A1B50" w14:textId="19B10F63" w:rsidR="008F0841" w:rsidRPr="00901608" w:rsidRDefault="008F0841" w:rsidP="008F0841">
            <w:pPr>
              <w:pStyle w:val="NoSpacing"/>
            </w:pPr>
            <w:r w:rsidRPr="00C63EA3">
              <w:rPr>
                <w:u w:val="single"/>
              </w:rPr>
              <w:t>Hard Validations:</w:t>
            </w:r>
            <w:r w:rsidRPr="00B47904">
              <w:br/>
              <w:t xml:space="preserve">- </w:t>
            </w:r>
            <w:r>
              <w:t>R</w:t>
            </w:r>
            <w:r w:rsidRPr="00B47904">
              <w:t>equired field.</w:t>
            </w:r>
          </w:p>
        </w:tc>
        <w:tc>
          <w:tcPr>
            <w:tcW w:w="3685" w:type="dxa"/>
          </w:tcPr>
          <w:p w14:paraId="276AE740" w14:textId="77777777" w:rsidR="00736FA2" w:rsidRDefault="00736FA2" w:rsidP="00736FA2">
            <w:pPr>
              <w:pStyle w:val="NoSpacing"/>
              <w:rPr>
                <w:rFonts w:ascii="Calibri" w:hAnsi="Calibri" w:cs="Calibri"/>
              </w:rPr>
            </w:pPr>
            <w:r>
              <w:rPr>
                <w:rFonts w:ascii="Calibri" w:hAnsi="Calibri" w:cs="Calibri"/>
              </w:rPr>
              <w:t>Visible and mandatory for institutional bids.</w:t>
            </w:r>
          </w:p>
          <w:p w14:paraId="7E977A1C" w14:textId="77777777" w:rsidR="00736FA2" w:rsidRDefault="00736FA2" w:rsidP="008F0841">
            <w:pPr>
              <w:pStyle w:val="NoSpacing"/>
            </w:pPr>
          </w:p>
          <w:p w14:paraId="28D93A61" w14:textId="4B36563F" w:rsidR="008F0841" w:rsidRDefault="008F0841" w:rsidP="008F0841">
            <w:pPr>
              <w:pStyle w:val="NoSpacing"/>
            </w:pPr>
            <w:commentRangeStart w:id="408"/>
            <w:commentRangeStart w:id="409"/>
            <w:r>
              <w:t>Options available are:</w:t>
            </w:r>
          </w:p>
          <w:p w14:paraId="33C91C90" w14:textId="77777777" w:rsidR="008F0841" w:rsidRDefault="008F0841" w:rsidP="008F0841">
            <w:pPr>
              <w:pStyle w:val="ListParagraph"/>
            </w:pPr>
            <w:r>
              <w:t>TRD</w:t>
            </w:r>
          </w:p>
          <w:p w14:paraId="10861D9A" w14:textId="77777777" w:rsidR="008F0841" w:rsidRDefault="008F0841" w:rsidP="008F0841">
            <w:pPr>
              <w:pStyle w:val="ListParagraph"/>
            </w:pPr>
            <w:r>
              <w:t>RES</w:t>
            </w:r>
          </w:p>
          <w:p w14:paraId="48A6C0A7" w14:textId="47703B99" w:rsidR="008F0841" w:rsidRDefault="008F0841" w:rsidP="008F0841">
            <w:pPr>
              <w:pStyle w:val="ListParagraph"/>
            </w:pPr>
            <w:r>
              <w:t>CUS</w:t>
            </w:r>
            <w:commentRangeEnd w:id="408"/>
            <w:r w:rsidR="00797E0F">
              <w:rPr>
                <w:rStyle w:val="CommentReference"/>
              </w:rPr>
              <w:commentReference w:id="408"/>
            </w:r>
            <w:commentRangeEnd w:id="409"/>
            <w:r w:rsidR="0059494E">
              <w:rPr>
                <w:rStyle w:val="CommentReference"/>
              </w:rPr>
              <w:commentReference w:id="409"/>
            </w:r>
          </w:p>
        </w:tc>
      </w:tr>
      <w:bookmarkEnd w:id="394"/>
      <w:tr w:rsidR="00BE17D4" w:rsidRPr="007C7C7F" w14:paraId="65D2C080" w14:textId="77777777" w:rsidTr="00BE17D4">
        <w:tc>
          <w:tcPr>
            <w:tcW w:w="562" w:type="dxa"/>
          </w:tcPr>
          <w:p w14:paraId="78674712" w14:textId="5D53013D" w:rsidR="00BE17D4" w:rsidRDefault="00BE17D4" w:rsidP="00BE17D4">
            <w:pPr>
              <w:pStyle w:val="NoSpacing"/>
              <w:rPr>
                <w:rFonts w:cstheme="minorHAnsi"/>
              </w:rPr>
            </w:pPr>
            <w:commentRangeStart w:id="410"/>
            <w:commentRangeStart w:id="411"/>
            <w:r>
              <w:rPr>
                <w:rFonts w:cstheme="minorHAnsi"/>
              </w:rPr>
              <w:lastRenderedPageBreak/>
              <w:t>7</w:t>
            </w:r>
          </w:p>
        </w:tc>
        <w:tc>
          <w:tcPr>
            <w:tcW w:w="2437" w:type="dxa"/>
          </w:tcPr>
          <w:p w14:paraId="2D1E7174" w14:textId="5B46FD00" w:rsidR="00BE17D4" w:rsidRPr="00734F16" w:rsidRDefault="00BE17D4" w:rsidP="00BE17D4">
            <w:pPr>
              <w:pStyle w:val="NoSpacing"/>
              <w:rPr>
                <w:rFonts w:cstheme="minorHAnsi"/>
              </w:rPr>
            </w:pPr>
            <w:commentRangeStart w:id="412"/>
            <w:r>
              <w:rPr>
                <w:rFonts w:ascii="Calibri" w:hAnsi="Calibri" w:cs="Calibri"/>
              </w:rPr>
              <w:t>NRIC/Passport no.</w:t>
            </w:r>
            <w:commentRangeEnd w:id="412"/>
            <w:r>
              <w:rPr>
                <w:rStyle w:val="CommentReference"/>
              </w:rPr>
              <w:commentReference w:id="412"/>
            </w:r>
          </w:p>
        </w:tc>
        <w:tc>
          <w:tcPr>
            <w:tcW w:w="1701" w:type="dxa"/>
          </w:tcPr>
          <w:p w14:paraId="03F348FC" w14:textId="4D64CF47" w:rsidR="00BE17D4" w:rsidRDefault="00BE17D4" w:rsidP="00BE17D4">
            <w:pPr>
              <w:pStyle w:val="NoSpacing"/>
              <w:rPr>
                <w:rFonts w:cstheme="minorHAnsi"/>
              </w:rPr>
            </w:pPr>
            <w:r>
              <w:rPr>
                <w:rFonts w:ascii="Calibri" w:hAnsi="Calibri" w:cs="Calibri"/>
              </w:rPr>
              <w:t>Text (9)</w:t>
            </w:r>
          </w:p>
        </w:tc>
        <w:tc>
          <w:tcPr>
            <w:tcW w:w="2147" w:type="dxa"/>
          </w:tcPr>
          <w:p w14:paraId="54A19BAF" w14:textId="77777777" w:rsidR="00BE17D4" w:rsidRDefault="00BE17D4" w:rsidP="00BE17D4">
            <w:pPr>
              <w:pStyle w:val="NormalWeb"/>
              <w:spacing w:before="0" w:beforeAutospacing="0" w:after="0" w:afterAutospacing="0"/>
              <w:rPr>
                <w:ins w:id="413" w:author="Han Xie CHAI (MAS)" w:date="2026-01-09T07:52:00Z" w16du:dateUtc="2026-01-08T23:52:00Z"/>
                <w:rFonts w:ascii="Calibri" w:hAnsi="Calibri" w:cs="Calibri"/>
                <w:sz w:val="22"/>
                <w:szCs w:val="22"/>
              </w:rPr>
            </w:pPr>
            <w:ins w:id="414" w:author="Han Xie CHAI (MAS)" w:date="2026-01-09T07:52:00Z" w16du:dateUtc="2026-01-08T23:52:00Z">
              <w:r>
                <w:rPr>
                  <w:rFonts w:ascii="Calibri" w:hAnsi="Calibri" w:cs="Calibri"/>
                  <w:sz w:val="22"/>
                  <w:szCs w:val="22"/>
                  <w:u w:val="single"/>
                </w:rPr>
                <w:t>Hard Validations:</w:t>
              </w:r>
            </w:ins>
          </w:p>
          <w:p w14:paraId="274396DB" w14:textId="56DE5D51" w:rsidR="00BE17D4" w:rsidRPr="00C63EA3" w:rsidRDefault="00BE17D4" w:rsidP="00BE17D4">
            <w:pPr>
              <w:pStyle w:val="NoSpacing"/>
              <w:rPr>
                <w:u w:val="single"/>
              </w:rPr>
            </w:pPr>
            <w:ins w:id="415" w:author="Han Xie CHAI (MAS)" w:date="2026-01-09T07:52:00Z" w16du:dateUtc="2026-01-08T23:52:00Z">
              <w:r>
                <w:rPr>
                  <w:rFonts w:ascii="Calibri" w:hAnsi="Calibri" w:cs="Calibri"/>
                </w:rPr>
                <w:t>- Required field.</w:t>
              </w:r>
            </w:ins>
          </w:p>
        </w:tc>
        <w:tc>
          <w:tcPr>
            <w:tcW w:w="3685" w:type="dxa"/>
          </w:tcPr>
          <w:p w14:paraId="66FF28F2" w14:textId="6E6154FF" w:rsidR="00BE17D4" w:rsidRPr="00736FA2"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tc>
      </w:tr>
      <w:commentRangeEnd w:id="410"/>
      <w:commentRangeEnd w:id="411"/>
      <w:tr w:rsidR="00BE17D4" w:rsidRPr="007C7C7F" w14:paraId="5146FF4F" w14:textId="77777777" w:rsidTr="00BE17D4">
        <w:tc>
          <w:tcPr>
            <w:tcW w:w="562" w:type="dxa"/>
          </w:tcPr>
          <w:p w14:paraId="612FE09D" w14:textId="561909C6" w:rsidR="00BE17D4" w:rsidRDefault="00BE17D4" w:rsidP="00BE17D4">
            <w:pPr>
              <w:pStyle w:val="NoSpacing"/>
              <w:rPr>
                <w:rFonts w:cstheme="minorHAnsi"/>
              </w:rPr>
            </w:pPr>
            <w:r>
              <w:rPr>
                <w:rFonts w:cstheme="minorHAnsi"/>
              </w:rPr>
              <w:t>8</w:t>
            </w:r>
          </w:p>
        </w:tc>
        <w:tc>
          <w:tcPr>
            <w:tcW w:w="2437" w:type="dxa"/>
          </w:tcPr>
          <w:p w14:paraId="04C8D961" w14:textId="2836240E" w:rsidR="00BE17D4" w:rsidRPr="00734F16" w:rsidRDefault="00BE17D4" w:rsidP="00BE17D4">
            <w:pPr>
              <w:pStyle w:val="NoSpacing"/>
              <w:rPr>
                <w:rFonts w:cstheme="minorHAnsi"/>
              </w:rPr>
            </w:pPr>
            <w:del w:id="416" w:author="Jasmine WL TEO (MAS)" w:date="2025-12-24T09:48:00Z" w16du:dateUtc="2025-12-24T01:48:00Z">
              <w:r w:rsidDel="00797E0F">
                <w:rPr>
                  <w:rFonts w:ascii="Calibri" w:hAnsi="Calibri" w:cs="Calibri"/>
                </w:rPr>
                <w:delText>Applicant n</w:delText>
              </w:r>
            </w:del>
            <w:ins w:id="417" w:author="Jasmine WL TEO (MAS)" w:date="2025-12-24T09:49:00Z" w16du:dateUtc="2025-12-24T01:49:00Z">
              <w:r>
                <w:rPr>
                  <w:rFonts w:ascii="Calibri" w:hAnsi="Calibri" w:cs="Calibri"/>
                </w:rPr>
                <w:t>N</w:t>
              </w:r>
            </w:ins>
            <w:r>
              <w:rPr>
                <w:rFonts w:ascii="Calibri" w:hAnsi="Calibri" w:cs="Calibri"/>
              </w:rPr>
              <w:t>ame</w:t>
            </w:r>
          </w:p>
        </w:tc>
        <w:tc>
          <w:tcPr>
            <w:tcW w:w="1701" w:type="dxa"/>
          </w:tcPr>
          <w:p w14:paraId="284818C2" w14:textId="7A2B9C83" w:rsidR="00BE17D4" w:rsidRDefault="00BE17D4" w:rsidP="00BE17D4">
            <w:pPr>
              <w:pStyle w:val="NoSpacing"/>
              <w:rPr>
                <w:rFonts w:cstheme="minorHAnsi"/>
              </w:rPr>
            </w:pPr>
            <w:r>
              <w:rPr>
                <w:rFonts w:ascii="Calibri" w:hAnsi="Calibri" w:cs="Calibri"/>
              </w:rPr>
              <w:t>Text (30)</w:t>
            </w:r>
          </w:p>
        </w:tc>
        <w:tc>
          <w:tcPr>
            <w:tcW w:w="2147" w:type="dxa"/>
          </w:tcPr>
          <w:p w14:paraId="72C063E4" w14:textId="77777777" w:rsidR="00BE17D4" w:rsidRDefault="00BE17D4" w:rsidP="00BE17D4">
            <w:pPr>
              <w:pStyle w:val="NormalWeb"/>
              <w:spacing w:before="0" w:beforeAutospacing="0" w:after="0" w:afterAutospacing="0"/>
              <w:rPr>
                <w:ins w:id="418" w:author="Han Xie CHAI (MAS)" w:date="2026-01-09T07:52:00Z" w16du:dateUtc="2026-01-08T23:52:00Z"/>
                <w:rFonts w:ascii="Calibri" w:hAnsi="Calibri" w:cs="Calibri"/>
                <w:sz w:val="22"/>
                <w:szCs w:val="22"/>
              </w:rPr>
            </w:pPr>
            <w:ins w:id="419" w:author="Han Xie CHAI (MAS)" w:date="2026-01-09T07:52:00Z" w16du:dateUtc="2026-01-08T23:52:00Z">
              <w:r>
                <w:rPr>
                  <w:rFonts w:ascii="Calibri" w:hAnsi="Calibri" w:cs="Calibri"/>
                  <w:sz w:val="22"/>
                  <w:szCs w:val="22"/>
                  <w:u w:val="single"/>
                </w:rPr>
                <w:t>Hard Validations:</w:t>
              </w:r>
            </w:ins>
          </w:p>
          <w:p w14:paraId="70EA9EFE" w14:textId="59C52241" w:rsidR="00BE17D4" w:rsidRPr="00C63EA3" w:rsidRDefault="00BE17D4" w:rsidP="00BE17D4">
            <w:pPr>
              <w:pStyle w:val="NoSpacing"/>
              <w:rPr>
                <w:u w:val="single"/>
              </w:rPr>
            </w:pPr>
            <w:ins w:id="420" w:author="Han Xie CHAI (MAS)" w:date="2026-01-09T07:52:00Z" w16du:dateUtc="2026-01-08T23:52:00Z">
              <w:r>
                <w:rPr>
                  <w:rFonts w:ascii="Calibri" w:hAnsi="Calibri" w:cs="Calibri"/>
                </w:rPr>
                <w:t>- Required field.</w:t>
              </w:r>
            </w:ins>
          </w:p>
        </w:tc>
        <w:tc>
          <w:tcPr>
            <w:tcW w:w="3685" w:type="dxa"/>
          </w:tcPr>
          <w:p w14:paraId="73E27247" w14:textId="52EFD707" w:rsidR="00BE17D4" w:rsidRPr="00736FA2"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tc>
      </w:tr>
      <w:tr w:rsidR="00BE17D4" w:rsidRPr="007C7C7F" w14:paraId="5D20BAC8" w14:textId="77777777" w:rsidTr="00BE17D4">
        <w:tc>
          <w:tcPr>
            <w:tcW w:w="562" w:type="dxa"/>
          </w:tcPr>
          <w:p w14:paraId="2BBD5ABC" w14:textId="30770CFA" w:rsidR="00BE17D4" w:rsidRDefault="00BE17D4" w:rsidP="00BE17D4">
            <w:pPr>
              <w:pStyle w:val="NoSpacing"/>
              <w:rPr>
                <w:rFonts w:cstheme="minorHAnsi"/>
              </w:rPr>
            </w:pPr>
            <w:r>
              <w:rPr>
                <w:rFonts w:cstheme="minorHAnsi"/>
              </w:rPr>
              <w:t>9</w:t>
            </w:r>
          </w:p>
        </w:tc>
        <w:tc>
          <w:tcPr>
            <w:tcW w:w="2437" w:type="dxa"/>
          </w:tcPr>
          <w:p w14:paraId="1A4E9A64" w14:textId="5A4E0056" w:rsidR="00BE17D4" w:rsidRPr="00734F16" w:rsidRDefault="00BE17D4" w:rsidP="00BE17D4">
            <w:pPr>
              <w:pStyle w:val="NoSpacing"/>
              <w:rPr>
                <w:rFonts w:cstheme="minorHAnsi"/>
              </w:rPr>
            </w:pPr>
            <w:commentRangeStart w:id="421"/>
            <w:commentRangeStart w:id="422"/>
            <w:r>
              <w:rPr>
                <w:rFonts w:ascii="Calibri" w:hAnsi="Calibri" w:cs="Calibri"/>
              </w:rPr>
              <w:t>Nationality</w:t>
            </w:r>
            <w:commentRangeEnd w:id="421"/>
            <w:r>
              <w:rPr>
                <w:rStyle w:val="CommentReference"/>
              </w:rPr>
              <w:commentReference w:id="421"/>
            </w:r>
            <w:commentRangeEnd w:id="422"/>
            <w:r>
              <w:rPr>
                <w:rStyle w:val="CommentReference"/>
              </w:rPr>
              <w:commentReference w:id="422"/>
            </w:r>
          </w:p>
        </w:tc>
        <w:tc>
          <w:tcPr>
            <w:tcW w:w="1701" w:type="dxa"/>
          </w:tcPr>
          <w:p w14:paraId="5485BBBA" w14:textId="7D6FBB21" w:rsidR="00BE17D4" w:rsidRDefault="00BE17D4" w:rsidP="00BE17D4">
            <w:pPr>
              <w:pStyle w:val="NoSpacing"/>
              <w:rPr>
                <w:rFonts w:cstheme="minorHAnsi"/>
              </w:rPr>
            </w:pPr>
            <w:r>
              <w:rPr>
                <w:rFonts w:ascii="Calibri" w:hAnsi="Calibri" w:cs="Calibri"/>
              </w:rPr>
              <w:t>Text (20)</w:t>
            </w:r>
          </w:p>
        </w:tc>
        <w:tc>
          <w:tcPr>
            <w:tcW w:w="2147" w:type="dxa"/>
          </w:tcPr>
          <w:p w14:paraId="73713354" w14:textId="77777777" w:rsidR="00BE17D4" w:rsidRDefault="00BE17D4" w:rsidP="00BE17D4">
            <w:pPr>
              <w:pStyle w:val="NormalWeb"/>
              <w:spacing w:before="0" w:beforeAutospacing="0" w:after="0" w:afterAutospacing="0"/>
              <w:rPr>
                <w:ins w:id="423" w:author="Han Xie CHAI (MAS)" w:date="2026-01-09T07:52:00Z" w16du:dateUtc="2026-01-08T23:52:00Z"/>
                <w:rFonts w:ascii="Calibri" w:hAnsi="Calibri" w:cs="Calibri"/>
                <w:sz w:val="22"/>
                <w:szCs w:val="22"/>
              </w:rPr>
            </w:pPr>
            <w:ins w:id="424" w:author="Han Xie CHAI (MAS)" w:date="2026-01-09T07:52:00Z" w16du:dateUtc="2026-01-08T23:52:00Z">
              <w:r>
                <w:rPr>
                  <w:rFonts w:ascii="Calibri" w:hAnsi="Calibri" w:cs="Calibri"/>
                  <w:sz w:val="22"/>
                  <w:szCs w:val="22"/>
                  <w:u w:val="single"/>
                </w:rPr>
                <w:t>Hard Validations:</w:t>
              </w:r>
            </w:ins>
          </w:p>
          <w:p w14:paraId="297FC0C3" w14:textId="58CB21C3" w:rsidR="00BE17D4" w:rsidRPr="00C63EA3" w:rsidRDefault="00BE17D4" w:rsidP="00BE17D4">
            <w:pPr>
              <w:pStyle w:val="NoSpacing"/>
              <w:rPr>
                <w:u w:val="single"/>
              </w:rPr>
            </w:pPr>
            <w:ins w:id="425" w:author="Han Xie CHAI (MAS)" w:date="2026-01-09T07:52:00Z" w16du:dateUtc="2026-01-08T23:52:00Z">
              <w:r>
                <w:rPr>
                  <w:rFonts w:ascii="Calibri" w:hAnsi="Calibri" w:cs="Calibri"/>
                </w:rPr>
                <w:t>- Required field.</w:t>
              </w:r>
            </w:ins>
          </w:p>
        </w:tc>
        <w:tc>
          <w:tcPr>
            <w:tcW w:w="3685" w:type="dxa"/>
          </w:tcPr>
          <w:p w14:paraId="2512CBCA" w14:textId="1C562931" w:rsidR="00BE17D4" w:rsidRPr="00736FA2"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tc>
      </w:tr>
      <w:tr w:rsidR="00BE17D4" w:rsidRPr="007C7C7F" w14:paraId="6EDD02C0" w14:textId="77777777" w:rsidTr="00BE17D4">
        <w:tc>
          <w:tcPr>
            <w:tcW w:w="562" w:type="dxa"/>
          </w:tcPr>
          <w:p w14:paraId="4BAA5F8D" w14:textId="317CD077" w:rsidR="00BE17D4" w:rsidRDefault="00BE17D4" w:rsidP="00BE17D4">
            <w:pPr>
              <w:pStyle w:val="NoSpacing"/>
              <w:rPr>
                <w:rFonts w:cstheme="minorHAnsi"/>
              </w:rPr>
            </w:pPr>
            <w:r>
              <w:rPr>
                <w:rFonts w:cstheme="minorHAnsi"/>
              </w:rPr>
              <w:t>10</w:t>
            </w:r>
          </w:p>
        </w:tc>
        <w:tc>
          <w:tcPr>
            <w:tcW w:w="2437" w:type="dxa"/>
          </w:tcPr>
          <w:p w14:paraId="62207658" w14:textId="766B403F" w:rsidR="00BE17D4" w:rsidRPr="00734F16" w:rsidRDefault="00BE17D4" w:rsidP="00BE17D4">
            <w:pPr>
              <w:pStyle w:val="NoSpacing"/>
              <w:rPr>
                <w:rFonts w:cstheme="minorHAnsi"/>
              </w:rPr>
            </w:pPr>
            <w:r>
              <w:rPr>
                <w:rFonts w:ascii="Calibri" w:hAnsi="Calibri" w:cs="Calibri"/>
              </w:rPr>
              <w:t>Application type</w:t>
            </w:r>
          </w:p>
        </w:tc>
        <w:tc>
          <w:tcPr>
            <w:tcW w:w="1701" w:type="dxa"/>
          </w:tcPr>
          <w:p w14:paraId="1268EACF" w14:textId="0B8CA1E2" w:rsidR="00BE17D4" w:rsidRDefault="00BE17D4" w:rsidP="00BE17D4">
            <w:pPr>
              <w:pStyle w:val="NoSpacing"/>
              <w:rPr>
                <w:rFonts w:cstheme="minorHAnsi"/>
              </w:rPr>
            </w:pPr>
            <w:r>
              <w:rPr>
                <w:rFonts w:ascii="Calibri" w:hAnsi="Calibri" w:cs="Calibri"/>
              </w:rPr>
              <w:t> </w:t>
            </w:r>
          </w:p>
        </w:tc>
        <w:tc>
          <w:tcPr>
            <w:tcW w:w="2147" w:type="dxa"/>
          </w:tcPr>
          <w:p w14:paraId="2D2B0B48" w14:textId="77777777" w:rsidR="00BE17D4"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u w:val="single"/>
              </w:rPr>
              <w:t>Hard Validations:</w:t>
            </w:r>
          </w:p>
          <w:p w14:paraId="5E04BCB2" w14:textId="675C9B20" w:rsidR="00BE17D4" w:rsidRPr="00C63EA3" w:rsidRDefault="00BE17D4" w:rsidP="00BE17D4">
            <w:pPr>
              <w:pStyle w:val="NoSpacing"/>
              <w:rPr>
                <w:u w:val="single"/>
              </w:rPr>
            </w:pPr>
            <w:r>
              <w:rPr>
                <w:rFonts w:ascii="Calibri" w:hAnsi="Calibri" w:cs="Calibri"/>
              </w:rPr>
              <w:t>- Required field.</w:t>
            </w:r>
          </w:p>
        </w:tc>
        <w:tc>
          <w:tcPr>
            <w:tcW w:w="3685" w:type="dxa"/>
          </w:tcPr>
          <w:p w14:paraId="66B80FE3" w14:textId="77777777" w:rsidR="00BE17D4"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p w14:paraId="3E465B92" w14:textId="77777777" w:rsidR="00BE17D4"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Options available are:</w:t>
            </w:r>
          </w:p>
          <w:p w14:paraId="2C33BD4B" w14:textId="2E424F9C" w:rsidR="00BE17D4" w:rsidRPr="00273F0E" w:rsidDel="0096000F" w:rsidRDefault="00BE17D4" w:rsidP="00BE17D4">
            <w:pPr>
              <w:pStyle w:val="ListParagraph"/>
              <w:rPr>
                <w:ins w:id="426" w:author="Akila BALAKRISHNAN from.OPTIMUM (MAS)" w:date="2025-12-22T11:59:00Z" w16du:dateUtc="2025-12-22T03:59:00Z"/>
                <w:moveFrom w:id="427" w:author="Jasmine WL TEO (MAS)" w:date="2025-12-24T09:54:00Z" w16du:dateUtc="2025-12-24T01:54:00Z"/>
                <w:rFonts w:ascii="Times New Roman" w:hAnsi="Times New Roman" w:cs="Times New Roman"/>
                <w:sz w:val="24"/>
                <w:szCs w:val="24"/>
                <w:rPrChange w:id="428" w:author="Akila BALAKRISHNAN from.OPTIMUM (MAS)" w:date="2025-12-22T11:59:00Z" w16du:dateUtc="2025-12-22T03:59:00Z">
                  <w:rPr>
                    <w:ins w:id="429" w:author="Akila BALAKRISHNAN from.OPTIMUM (MAS)" w:date="2025-12-22T11:59:00Z" w16du:dateUtc="2025-12-22T03:59:00Z"/>
                    <w:moveFrom w:id="430" w:author="Jasmine WL TEO (MAS)" w:date="2025-12-24T09:54:00Z" w16du:dateUtc="2025-12-24T01:54:00Z"/>
                  </w:rPr>
                </w:rPrChange>
              </w:rPr>
            </w:pPr>
            <w:moveFromRangeStart w:id="431" w:author="Jasmine WL TEO (MAS)" w:date="2025-12-24T09:54:00Z" w:name="move217462475"/>
            <w:moveFrom w:id="432" w:author="Jasmine WL TEO (MAS)" w:date="2025-12-24T09:54:00Z" w16du:dateUtc="2025-12-24T01:54:00Z">
              <w:r w:rsidDel="0096000F">
                <w:t>CPFIS</w:t>
              </w:r>
              <w:ins w:id="433" w:author="Akila BALAKRISHNAN from.OPTIMUM (MAS)" w:date="2025-12-22T11:59:00Z" w16du:dateUtc="2025-12-22T03:59:00Z">
                <w:r w:rsidDel="0096000F">
                  <w:t xml:space="preserve"> – OA</w:t>
                </w:r>
              </w:ins>
            </w:moveFrom>
          </w:p>
          <w:p w14:paraId="0C1348D8" w14:textId="1691143B" w:rsidR="00BE17D4" w:rsidRPr="00884A3B" w:rsidDel="0096000F" w:rsidRDefault="00BE17D4" w:rsidP="00BE17D4">
            <w:pPr>
              <w:pStyle w:val="ListParagraph"/>
              <w:rPr>
                <w:moveFrom w:id="434" w:author="Jasmine WL TEO (MAS)" w:date="2025-12-24T09:54:00Z" w16du:dateUtc="2025-12-24T01:54:00Z"/>
                <w:rFonts w:ascii="Times New Roman" w:hAnsi="Times New Roman" w:cs="Times New Roman"/>
                <w:sz w:val="24"/>
                <w:szCs w:val="24"/>
              </w:rPr>
            </w:pPr>
            <w:moveFrom w:id="435" w:author="Jasmine WL TEO (MAS)" w:date="2025-12-24T09:54:00Z" w16du:dateUtc="2025-12-24T01:54:00Z">
              <w:ins w:id="436" w:author="Akila BALAKRISHNAN from.OPTIMUM (MAS)" w:date="2025-12-22T11:59:00Z" w16du:dateUtc="2025-12-22T03:59:00Z">
                <w:r w:rsidDel="0096000F">
                  <w:t>CPFIS – SA</w:t>
                </w:r>
              </w:ins>
            </w:moveFrom>
          </w:p>
          <w:moveFromRangeEnd w:id="431"/>
          <w:p w14:paraId="6E52385E" w14:textId="5F331D06" w:rsidR="00BE17D4" w:rsidRPr="00ED01F2" w:rsidDel="0096000F" w:rsidRDefault="00BE17D4" w:rsidP="00BE17D4">
            <w:pPr>
              <w:pStyle w:val="ListParagraph"/>
              <w:rPr>
                <w:del w:id="437" w:author="Jasmine WL TEO (MAS)" w:date="2025-12-24T09:54:00Z" w16du:dateUtc="2025-12-24T01:54:00Z"/>
              </w:rPr>
            </w:pPr>
            <w:del w:id="438" w:author="Jasmine WL TEO (MAS)" w:date="2025-12-24T09:54:00Z" w16du:dateUtc="2025-12-24T01:54:00Z">
              <w:r w:rsidDel="0096000F">
                <w:delText>SRS</w:delText>
              </w:r>
            </w:del>
          </w:p>
          <w:p w14:paraId="165B0ACC" w14:textId="77777777" w:rsidR="00BE17D4" w:rsidRDefault="00BE17D4" w:rsidP="00BE17D4">
            <w:pPr>
              <w:pStyle w:val="ListParagraph"/>
              <w:rPr>
                <w:ins w:id="439" w:author="Jasmine WL TEO (MAS)" w:date="2025-12-24T09:54:00Z" w16du:dateUtc="2025-12-24T01:54:00Z"/>
              </w:rPr>
            </w:pPr>
            <w:r>
              <w:t>CASH</w:t>
            </w:r>
            <w:r>
              <w:rPr>
                <w:rStyle w:val="CommentReference"/>
              </w:rPr>
              <w:commentReference w:id="410"/>
            </w:r>
            <w:r>
              <w:rPr>
                <w:rStyle w:val="CommentReference"/>
              </w:rPr>
              <w:commentReference w:id="411"/>
            </w:r>
            <w:ins w:id="440" w:author="Jasmine WL TEO (MAS)" w:date="2025-12-24T09:54:00Z" w16du:dateUtc="2025-12-24T01:54:00Z">
              <w:r>
                <w:t xml:space="preserve"> </w:t>
              </w:r>
            </w:ins>
          </w:p>
          <w:p w14:paraId="0AD030F8" w14:textId="2E65E6FC" w:rsidR="00BE17D4" w:rsidRPr="00ED01F2" w:rsidRDefault="00BE17D4" w:rsidP="00BE17D4">
            <w:pPr>
              <w:pStyle w:val="ListParagraph"/>
              <w:rPr>
                <w:ins w:id="441" w:author="Jasmine WL TEO (MAS)" w:date="2025-12-24T09:54:00Z" w16du:dateUtc="2025-12-24T01:54:00Z"/>
              </w:rPr>
            </w:pPr>
            <w:ins w:id="442" w:author="Jasmine WL TEO (MAS)" w:date="2025-12-24T09:54:00Z" w16du:dateUtc="2025-12-24T01:54:00Z">
              <w:r>
                <w:t>SRS</w:t>
              </w:r>
            </w:ins>
          </w:p>
          <w:p w14:paraId="41CF9674" w14:textId="6FF341F4" w:rsidR="00BE17D4" w:rsidRPr="003C53BE" w:rsidRDefault="00BE17D4" w:rsidP="00BE17D4">
            <w:pPr>
              <w:pStyle w:val="ListParagraph"/>
              <w:rPr>
                <w:moveTo w:id="443" w:author="Jasmine WL TEO (MAS)" w:date="2025-12-24T09:54:00Z" w16du:dateUtc="2025-12-24T01:54:00Z"/>
                <w:rFonts w:ascii="Times New Roman" w:hAnsi="Times New Roman" w:cs="Times New Roman"/>
                <w:sz w:val="24"/>
                <w:szCs w:val="24"/>
              </w:rPr>
            </w:pPr>
            <w:moveToRangeStart w:id="444" w:author="Jasmine WL TEO (MAS)" w:date="2025-12-24T09:54:00Z" w:name="move217462475"/>
            <w:moveTo w:id="445" w:author="Jasmine WL TEO (MAS)" w:date="2025-12-24T09:54:00Z" w16du:dateUtc="2025-12-24T01:54:00Z">
              <w:r>
                <w:t>CPFIS – OA</w:t>
              </w:r>
            </w:moveTo>
          </w:p>
          <w:p w14:paraId="53CBB3E9" w14:textId="77777777" w:rsidR="00BE17D4" w:rsidRPr="00884A3B" w:rsidRDefault="00BE17D4" w:rsidP="00BE17D4">
            <w:pPr>
              <w:pStyle w:val="ListParagraph"/>
              <w:rPr>
                <w:moveTo w:id="446" w:author="Jasmine WL TEO (MAS)" w:date="2025-12-24T09:54:00Z" w16du:dateUtc="2025-12-24T01:54:00Z"/>
                <w:rFonts w:ascii="Times New Roman" w:hAnsi="Times New Roman" w:cs="Times New Roman"/>
                <w:sz w:val="24"/>
                <w:szCs w:val="24"/>
              </w:rPr>
            </w:pPr>
            <w:moveTo w:id="447" w:author="Jasmine WL TEO (MAS)" w:date="2025-12-24T09:54:00Z" w16du:dateUtc="2025-12-24T01:54:00Z">
              <w:r>
                <w:t>CPFIS – SA</w:t>
              </w:r>
            </w:moveTo>
          </w:p>
          <w:moveToRangeEnd w:id="444"/>
          <w:p w14:paraId="4AB3A175" w14:textId="60BF0294" w:rsidR="00BE17D4" w:rsidRDefault="00BE17D4" w:rsidP="00BE17D4">
            <w:pPr>
              <w:pStyle w:val="NoSpacing"/>
              <w:rPr>
                <w:ins w:id="448" w:author="Akila BALAKRISHNAN from.OPTIMUM (MAS)" w:date="2025-12-31T09:11:00Z" w16du:dateUtc="2025-12-31T01:11:00Z"/>
              </w:rPr>
            </w:pPr>
            <w:ins w:id="449" w:author="Akila BALAKRISHNAN from.OPTIMUM (MAS)" w:date="2025-12-31T09:11:00Z" w16du:dateUtc="2025-12-31T01:11:00Z">
              <w:r>
                <w:t xml:space="preserve">Options available depend on whether the security type allows </w:t>
              </w:r>
            </w:ins>
            <w:ins w:id="450" w:author="Akila BALAKRISHNAN from.OPTIMUM (MAS)" w:date="2025-12-31T09:12:00Z" w16du:dateUtc="2025-12-31T01:12:00Z">
              <w:r>
                <w:t>for institutional and</w:t>
              </w:r>
            </w:ins>
            <w:ins w:id="451" w:author="Akila BALAKRISHNAN from.OPTIMUM (MAS)" w:date="2025-12-31T09:13:00Z" w16du:dateUtc="2025-12-31T01:13:00Z">
              <w:r>
                <w:t>/or</w:t>
              </w:r>
            </w:ins>
            <w:ins w:id="452" w:author="Akila BALAKRISHNAN from.OPTIMUM (MAS)" w:date="2025-12-31T09:12:00Z" w16du:dateUtc="2025-12-31T01:12:00Z">
              <w:r>
                <w:t xml:space="preserve"> retail bids</w:t>
              </w:r>
            </w:ins>
            <w:ins w:id="453" w:author="Akila BALAKRISHNAN from.OPTIMUM (MAS)" w:date="2025-12-31T09:11:00Z" w16du:dateUtc="2025-12-31T01:11:00Z">
              <w:r>
                <w:t>.</w:t>
              </w:r>
            </w:ins>
          </w:p>
          <w:p w14:paraId="6845D467" w14:textId="77777777" w:rsidR="00BE17D4" w:rsidRDefault="00BE17D4" w:rsidP="00BE17D4">
            <w:pPr>
              <w:pStyle w:val="NoSpacing"/>
              <w:rPr>
                <w:ins w:id="454" w:author="Akila BALAKRISHNAN from.OPTIMUM (MAS)" w:date="2025-12-31T09:11:00Z" w16du:dateUtc="2025-12-31T01:11:00Z"/>
              </w:rPr>
            </w:pPr>
          </w:p>
          <w:p w14:paraId="76C7ED06" w14:textId="20B3EC4C" w:rsidR="00BE17D4" w:rsidRDefault="00BE17D4">
            <w:pPr>
              <w:pPrChange w:id="455" w:author="Jasmine WL TEO (MAS)" w:date="2025-12-24T09:54:00Z" w16du:dateUtc="2025-12-24T01:54:00Z">
                <w:pPr>
                  <w:pStyle w:val="ListParagraph"/>
                </w:pPr>
              </w:pPrChange>
            </w:pPr>
            <w:ins w:id="456" w:author="Akila BALAKRISHNAN from.OPTIMUM (MAS)" w:date="2025-12-31T09:11:00Z" w16du:dateUtc="2025-12-31T01:11:00Z">
              <w:r>
                <w:t>If there is only one option, it will be the default value.</w:t>
              </w:r>
            </w:ins>
          </w:p>
        </w:tc>
      </w:tr>
      <w:tr w:rsidR="00BE17D4" w:rsidRPr="007C7C7F" w14:paraId="7E183722" w14:textId="77777777" w:rsidTr="00BE17D4">
        <w:tc>
          <w:tcPr>
            <w:tcW w:w="562" w:type="dxa"/>
          </w:tcPr>
          <w:p w14:paraId="2FBF7E74" w14:textId="21E67219" w:rsidR="00BE17D4" w:rsidRDefault="00BE17D4" w:rsidP="00BE17D4">
            <w:pPr>
              <w:pStyle w:val="NoSpacing"/>
              <w:rPr>
                <w:rFonts w:cstheme="minorHAnsi"/>
              </w:rPr>
            </w:pPr>
            <w:r>
              <w:rPr>
                <w:rFonts w:cstheme="minorHAnsi"/>
              </w:rPr>
              <w:t>11</w:t>
            </w:r>
          </w:p>
        </w:tc>
        <w:tc>
          <w:tcPr>
            <w:tcW w:w="2437" w:type="dxa"/>
          </w:tcPr>
          <w:p w14:paraId="606307F9" w14:textId="6F4652ED" w:rsidR="00BE17D4" w:rsidRPr="00734F16" w:rsidRDefault="00BE17D4" w:rsidP="00BE17D4">
            <w:pPr>
              <w:pStyle w:val="NoSpacing"/>
              <w:rPr>
                <w:rFonts w:cstheme="minorHAnsi"/>
              </w:rPr>
            </w:pPr>
            <w:r>
              <w:rPr>
                <w:rFonts w:ascii="Calibri" w:hAnsi="Calibri" w:cs="Calibri"/>
              </w:rPr>
              <w:t>CDP account no.</w:t>
            </w:r>
          </w:p>
        </w:tc>
        <w:tc>
          <w:tcPr>
            <w:tcW w:w="1701" w:type="dxa"/>
          </w:tcPr>
          <w:p w14:paraId="5235C182" w14:textId="77E85065" w:rsidR="00BE17D4" w:rsidRDefault="00BE17D4" w:rsidP="00BE17D4">
            <w:pPr>
              <w:pStyle w:val="NoSpacing"/>
              <w:rPr>
                <w:rFonts w:cstheme="minorHAnsi"/>
              </w:rPr>
            </w:pPr>
            <w:r>
              <w:rPr>
                <w:rFonts w:ascii="Calibri" w:hAnsi="Calibri" w:cs="Calibri"/>
              </w:rPr>
              <w:t>Text (16)</w:t>
            </w:r>
          </w:p>
        </w:tc>
        <w:tc>
          <w:tcPr>
            <w:tcW w:w="2147" w:type="dxa"/>
          </w:tcPr>
          <w:p w14:paraId="734D8133" w14:textId="26612E1A" w:rsidR="00BE17D4" w:rsidRPr="00C63EA3" w:rsidRDefault="00BE17D4" w:rsidP="00BE17D4">
            <w:pPr>
              <w:pStyle w:val="NoSpacing"/>
              <w:rPr>
                <w:u w:val="single"/>
              </w:rPr>
            </w:pPr>
            <w:r>
              <w:rPr>
                <w:rFonts w:ascii="Calibri" w:hAnsi="Calibri" w:cs="Calibri"/>
                <w:u w:val="single"/>
              </w:rPr>
              <w:t> </w:t>
            </w:r>
          </w:p>
        </w:tc>
        <w:tc>
          <w:tcPr>
            <w:tcW w:w="3685" w:type="dxa"/>
          </w:tcPr>
          <w:p w14:paraId="79325536" w14:textId="77777777" w:rsidR="00BE17D4"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 whose application type is “CASH”.</w:t>
            </w:r>
          </w:p>
          <w:p w14:paraId="7F626DB8" w14:textId="1C130D00" w:rsidR="00BE17D4" w:rsidRDefault="00BE17D4" w:rsidP="00BE17D4">
            <w:pPr>
              <w:pStyle w:val="NoSpacing"/>
            </w:pPr>
            <w:r>
              <w:rPr>
                <w:rFonts w:ascii="Calibri" w:hAnsi="Calibri" w:cs="Calibri"/>
              </w:rPr>
              <w:t> </w:t>
            </w:r>
          </w:p>
        </w:tc>
      </w:tr>
      <w:tr w:rsidR="00BE17D4" w:rsidRPr="007C7C7F" w14:paraId="35590E46" w14:textId="77777777" w:rsidTr="00BE17D4">
        <w:tc>
          <w:tcPr>
            <w:tcW w:w="562" w:type="dxa"/>
          </w:tcPr>
          <w:p w14:paraId="4C97398B" w14:textId="0965A90D" w:rsidR="00BE17D4" w:rsidRDefault="00BE17D4" w:rsidP="00BE17D4">
            <w:pPr>
              <w:pStyle w:val="NoSpacing"/>
              <w:rPr>
                <w:rFonts w:cstheme="minorHAnsi"/>
              </w:rPr>
            </w:pPr>
            <w:r>
              <w:rPr>
                <w:rFonts w:cstheme="minorHAnsi"/>
              </w:rPr>
              <w:t>12</w:t>
            </w:r>
          </w:p>
        </w:tc>
        <w:tc>
          <w:tcPr>
            <w:tcW w:w="2437" w:type="dxa"/>
          </w:tcPr>
          <w:p w14:paraId="608763C8" w14:textId="4FC77F23" w:rsidR="00BE17D4" w:rsidRPr="00734F16" w:rsidRDefault="00BE17D4" w:rsidP="00BE17D4">
            <w:pPr>
              <w:pStyle w:val="NoSpacing"/>
              <w:rPr>
                <w:rFonts w:cstheme="minorHAnsi"/>
              </w:rPr>
            </w:pPr>
            <w:r>
              <w:rPr>
                <w:rFonts w:ascii="Calibri" w:hAnsi="Calibri" w:cs="Calibri"/>
              </w:rPr>
              <w:t>CPF/SRS account no.</w:t>
            </w:r>
          </w:p>
        </w:tc>
        <w:tc>
          <w:tcPr>
            <w:tcW w:w="1701" w:type="dxa"/>
          </w:tcPr>
          <w:p w14:paraId="450BEB23" w14:textId="336536FC" w:rsidR="00BE17D4" w:rsidRDefault="00BE17D4" w:rsidP="00BE17D4">
            <w:pPr>
              <w:pStyle w:val="NoSpacing"/>
              <w:rPr>
                <w:rFonts w:cstheme="minorHAnsi"/>
              </w:rPr>
            </w:pPr>
            <w:r>
              <w:rPr>
                <w:rFonts w:ascii="Calibri" w:hAnsi="Calibri" w:cs="Calibri"/>
              </w:rPr>
              <w:t>Text (12)</w:t>
            </w:r>
          </w:p>
        </w:tc>
        <w:tc>
          <w:tcPr>
            <w:tcW w:w="2147" w:type="dxa"/>
          </w:tcPr>
          <w:p w14:paraId="754884BD" w14:textId="4CFB3025" w:rsidR="00BE17D4" w:rsidRPr="00C63EA3" w:rsidRDefault="00BE17D4" w:rsidP="00BE17D4">
            <w:pPr>
              <w:pStyle w:val="NoSpacing"/>
              <w:rPr>
                <w:u w:val="single"/>
              </w:rPr>
            </w:pPr>
            <w:r>
              <w:rPr>
                <w:rFonts w:ascii="Calibri" w:hAnsi="Calibri" w:cs="Calibri"/>
                <w:u w:val="single"/>
              </w:rPr>
              <w:t> </w:t>
            </w:r>
          </w:p>
        </w:tc>
        <w:tc>
          <w:tcPr>
            <w:tcW w:w="3685" w:type="dxa"/>
          </w:tcPr>
          <w:p w14:paraId="7A193D7E" w14:textId="573E3AE1" w:rsidR="00BE17D4" w:rsidRPr="00E87E34" w:rsidRDefault="00BE17D4" w:rsidP="00BE17D4">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 whose application type is “CPFIS</w:t>
            </w:r>
            <w:ins w:id="457" w:author="Akila BALAKRISHNAN from.OPTIMUM (MAS)" w:date="2025-12-22T11:59:00Z" w16du:dateUtc="2025-12-22T03:59:00Z">
              <w:r>
                <w:rPr>
                  <w:rFonts w:ascii="Calibri" w:hAnsi="Calibri" w:cs="Calibri"/>
                  <w:sz w:val="22"/>
                  <w:szCs w:val="22"/>
                </w:rPr>
                <w:t>-</w:t>
              </w:r>
            </w:ins>
            <w:ins w:id="458" w:author="Akila BALAKRISHNAN from.OPTIMUM (MAS)" w:date="2025-12-22T12:00:00Z" w16du:dateUtc="2025-12-22T04:00:00Z">
              <w:r>
                <w:rPr>
                  <w:rFonts w:ascii="Calibri" w:hAnsi="Calibri" w:cs="Calibri"/>
                  <w:sz w:val="22"/>
                  <w:szCs w:val="22"/>
                </w:rPr>
                <w:t>OA</w:t>
              </w:r>
            </w:ins>
            <w:r>
              <w:rPr>
                <w:rFonts w:ascii="Calibri" w:hAnsi="Calibri" w:cs="Calibri"/>
                <w:sz w:val="22"/>
                <w:szCs w:val="22"/>
              </w:rPr>
              <w:t xml:space="preserve">” or </w:t>
            </w:r>
            <w:ins w:id="459" w:author="Akila BALAKRISHNAN from.OPTIMUM (MAS)" w:date="2025-12-22T12:00:00Z" w16du:dateUtc="2025-12-22T04:00:00Z">
              <w:r>
                <w:rPr>
                  <w:rFonts w:ascii="Calibri" w:hAnsi="Calibri" w:cs="Calibri"/>
                  <w:sz w:val="22"/>
                  <w:szCs w:val="22"/>
                </w:rPr>
                <w:t xml:space="preserve">“CPFIS-SA” or </w:t>
              </w:r>
            </w:ins>
            <w:r>
              <w:rPr>
                <w:rFonts w:ascii="Calibri" w:hAnsi="Calibri" w:cs="Calibri"/>
                <w:sz w:val="22"/>
                <w:szCs w:val="22"/>
              </w:rPr>
              <w:t>“SRS”.</w:t>
            </w:r>
          </w:p>
        </w:tc>
      </w:tr>
      <w:tr w:rsidR="00BE17D4" w:rsidRPr="007C7C7F" w14:paraId="03B9CECD" w14:textId="77777777" w:rsidTr="00BE17D4">
        <w:tc>
          <w:tcPr>
            <w:tcW w:w="562" w:type="dxa"/>
          </w:tcPr>
          <w:p w14:paraId="0119ACCD" w14:textId="43A2CA78" w:rsidR="00BE17D4" w:rsidRDefault="00BE17D4" w:rsidP="00BE17D4">
            <w:pPr>
              <w:pStyle w:val="NoSpacing"/>
              <w:rPr>
                <w:rFonts w:cstheme="minorHAnsi"/>
              </w:rPr>
            </w:pPr>
            <w:r>
              <w:rPr>
                <w:rFonts w:cstheme="minorHAnsi"/>
              </w:rPr>
              <w:t>13</w:t>
            </w:r>
          </w:p>
        </w:tc>
        <w:tc>
          <w:tcPr>
            <w:tcW w:w="2437" w:type="dxa"/>
          </w:tcPr>
          <w:p w14:paraId="5106EA45" w14:textId="1C517DBC" w:rsidR="00BE17D4" w:rsidRPr="00734F16" w:rsidRDefault="00BE17D4" w:rsidP="00BE17D4">
            <w:pPr>
              <w:pStyle w:val="NoSpacing"/>
              <w:rPr>
                <w:rFonts w:cstheme="minorHAnsi"/>
              </w:rPr>
            </w:pPr>
            <w:commentRangeStart w:id="460"/>
            <w:commentRangeStart w:id="461"/>
            <w:commentRangeStart w:id="462"/>
            <w:commentRangeStart w:id="463"/>
            <w:r w:rsidRPr="00734F16">
              <w:rPr>
                <w:rFonts w:cstheme="minorHAnsi"/>
              </w:rPr>
              <w:t>Add new entry</w:t>
            </w:r>
            <w:commentRangeEnd w:id="460"/>
            <w:r>
              <w:rPr>
                <w:rStyle w:val="CommentReference"/>
              </w:rPr>
              <w:commentReference w:id="460"/>
            </w:r>
            <w:commentRangeEnd w:id="461"/>
            <w:r>
              <w:rPr>
                <w:rStyle w:val="CommentReference"/>
              </w:rPr>
              <w:commentReference w:id="461"/>
            </w:r>
            <w:commentRangeEnd w:id="462"/>
            <w:r>
              <w:rPr>
                <w:rStyle w:val="CommentReference"/>
              </w:rPr>
              <w:commentReference w:id="462"/>
            </w:r>
            <w:commentRangeEnd w:id="463"/>
            <w:r w:rsidR="004D5041">
              <w:rPr>
                <w:rStyle w:val="CommentReference"/>
              </w:rPr>
              <w:commentReference w:id="463"/>
            </w:r>
          </w:p>
        </w:tc>
        <w:tc>
          <w:tcPr>
            <w:tcW w:w="1701" w:type="dxa"/>
          </w:tcPr>
          <w:p w14:paraId="115642F2" w14:textId="52BDDD03" w:rsidR="00BE17D4" w:rsidRDefault="00BE17D4" w:rsidP="00BE17D4">
            <w:pPr>
              <w:pStyle w:val="NoSpacing"/>
              <w:rPr>
                <w:rFonts w:cstheme="minorHAnsi"/>
              </w:rPr>
            </w:pPr>
            <w:r>
              <w:rPr>
                <w:rFonts w:cstheme="minorHAnsi"/>
              </w:rPr>
              <w:t>Tertiary button</w:t>
            </w:r>
          </w:p>
        </w:tc>
        <w:tc>
          <w:tcPr>
            <w:tcW w:w="2147" w:type="dxa"/>
          </w:tcPr>
          <w:p w14:paraId="3552EFBE" w14:textId="77777777" w:rsidR="00BE17D4" w:rsidRPr="00C63EA3" w:rsidRDefault="00BE17D4" w:rsidP="00BE17D4">
            <w:pPr>
              <w:pStyle w:val="NoSpacing"/>
              <w:rPr>
                <w:u w:val="single"/>
              </w:rPr>
            </w:pPr>
          </w:p>
        </w:tc>
        <w:tc>
          <w:tcPr>
            <w:tcW w:w="3685" w:type="dxa"/>
          </w:tcPr>
          <w:p w14:paraId="49C41DD8" w14:textId="432027C7" w:rsidR="00BE17D4" w:rsidRDefault="00BE17D4" w:rsidP="00BE17D4">
            <w:pPr>
              <w:pStyle w:val="NoSpacing"/>
            </w:pPr>
            <w:r>
              <w:t>Adds a new row at the top of the data table.</w:t>
            </w:r>
          </w:p>
        </w:tc>
      </w:tr>
      <w:tr w:rsidR="00BE17D4" w:rsidRPr="007C7C7F" w14:paraId="62A934C3" w14:textId="77777777" w:rsidTr="00BE17D4">
        <w:tc>
          <w:tcPr>
            <w:tcW w:w="562" w:type="dxa"/>
          </w:tcPr>
          <w:p w14:paraId="0A3F2E19" w14:textId="16DD4EAE" w:rsidR="00BE17D4" w:rsidRDefault="00BE17D4" w:rsidP="00BE17D4">
            <w:pPr>
              <w:pStyle w:val="NoSpacing"/>
              <w:rPr>
                <w:rFonts w:cstheme="minorHAnsi"/>
              </w:rPr>
            </w:pPr>
            <w:r>
              <w:rPr>
                <w:rFonts w:cstheme="minorHAnsi"/>
              </w:rPr>
              <w:t>14</w:t>
            </w:r>
          </w:p>
        </w:tc>
        <w:tc>
          <w:tcPr>
            <w:tcW w:w="2437" w:type="dxa"/>
          </w:tcPr>
          <w:p w14:paraId="34D81B39" w14:textId="7A8F6E84" w:rsidR="00BE17D4" w:rsidRPr="00734F16" w:rsidRDefault="00BE17D4" w:rsidP="00BE17D4">
            <w:pPr>
              <w:pStyle w:val="NoSpacing"/>
              <w:rPr>
                <w:rFonts w:cstheme="minorHAnsi"/>
              </w:rPr>
            </w:pPr>
            <w:r>
              <w:rPr>
                <w:rFonts w:cstheme="minorHAnsi"/>
              </w:rPr>
              <w:t>Bank ref. no.</w:t>
            </w:r>
          </w:p>
        </w:tc>
        <w:tc>
          <w:tcPr>
            <w:tcW w:w="1701" w:type="dxa"/>
          </w:tcPr>
          <w:p w14:paraId="61991EA4" w14:textId="4ADA5EC4" w:rsidR="00BE17D4" w:rsidRDefault="00BE17D4" w:rsidP="00BE17D4">
            <w:pPr>
              <w:pStyle w:val="NoSpacing"/>
              <w:rPr>
                <w:rFonts w:cstheme="minorHAnsi"/>
              </w:rPr>
            </w:pPr>
            <w:r>
              <w:rPr>
                <w:rFonts w:cstheme="minorHAnsi"/>
              </w:rPr>
              <w:t>Text (8)</w:t>
            </w:r>
          </w:p>
        </w:tc>
        <w:tc>
          <w:tcPr>
            <w:tcW w:w="2147" w:type="dxa"/>
          </w:tcPr>
          <w:p w14:paraId="03E538A3" w14:textId="77777777" w:rsidR="00BE17D4" w:rsidRDefault="00BE17D4" w:rsidP="00BE17D4">
            <w:pPr>
              <w:pStyle w:val="NoSpacing"/>
            </w:pPr>
            <w:r w:rsidRPr="00C63EA3">
              <w:rPr>
                <w:u w:val="single"/>
              </w:rPr>
              <w:t>Hard Validations:</w:t>
            </w:r>
            <w:r w:rsidRPr="00B47904">
              <w:br/>
              <w:t xml:space="preserve">- </w:t>
            </w:r>
            <w:r>
              <w:t>R</w:t>
            </w:r>
            <w:r w:rsidRPr="00B47904">
              <w:t>equired field.</w:t>
            </w:r>
          </w:p>
          <w:p w14:paraId="4A39579D" w14:textId="379C921F" w:rsidR="00BE17D4" w:rsidRPr="00D76A11" w:rsidRDefault="00BE17D4" w:rsidP="00BE17D4">
            <w:pPr>
              <w:pStyle w:val="NoSpacing"/>
            </w:pPr>
            <w:r w:rsidRPr="00D76A11">
              <w:t xml:space="preserve">- </w:t>
            </w:r>
            <w:commentRangeStart w:id="464"/>
            <w:r w:rsidRPr="00D76A11">
              <w:t xml:space="preserve">Must </w:t>
            </w:r>
            <w:r>
              <w:t xml:space="preserve">not be used </w:t>
            </w:r>
            <w:commentRangeEnd w:id="464"/>
            <w:r w:rsidR="00275A09">
              <w:rPr>
                <w:rStyle w:val="CommentReference"/>
              </w:rPr>
              <w:commentReference w:id="464"/>
            </w:r>
            <w:r>
              <w:t>in other bids by the same PD for the same issuance.</w:t>
            </w:r>
          </w:p>
        </w:tc>
        <w:tc>
          <w:tcPr>
            <w:tcW w:w="3685" w:type="dxa"/>
          </w:tcPr>
          <w:p w14:paraId="14E2FA4E" w14:textId="528D6EB7" w:rsidR="00BE17D4" w:rsidRDefault="00BE17D4" w:rsidP="00BE17D4">
            <w:pPr>
              <w:pStyle w:val="NoSpacing"/>
            </w:pPr>
          </w:p>
        </w:tc>
      </w:tr>
      <w:tr w:rsidR="00BE17D4" w:rsidRPr="007C7C7F" w14:paraId="43FFC765" w14:textId="77777777" w:rsidTr="00BE17D4">
        <w:tc>
          <w:tcPr>
            <w:tcW w:w="562" w:type="dxa"/>
          </w:tcPr>
          <w:p w14:paraId="105A000C" w14:textId="377304D7" w:rsidR="00BE17D4" w:rsidRDefault="00BE17D4" w:rsidP="00BE17D4">
            <w:pPr>
              <w:pStyle w:val="NoSpacing"/>
              <w:rPr>
                <w:rFonts w:cstheme="minorHAnsi"/>
              </w:rPr>
            </w:pPr>
            <w:r>
              <w:rPr>
                <w:rFonts w:cstheme="minorHAnsi"/>
              </w:rPr>
              <w:t>15</w:t>
            </w:r>
          </w:p>
        </w:tc>
        <w:tc>
          <w:tcPr>
            <w:tcW w:w="2437" w:type="dxa"/>
          </w:tcPr>
          <w:p w14:paraId="67C092B7" w14:textId="1BF6283C" w:rsidR="00BE17D4" w:rsidRPr="00734F16" w:rsidRDefault="00BE17D4" w:rsidP="00BE17D4">
            <w:pPr>
              <w:pStyle w:val="NoSpacing"/>
              <w:rPr>
                <w:rFonts w:cstheme="minorHAnsi"/>
              </w:rPr>
            </w:pPr>
            <w:r>
              <w:rPr>
                <w:rFonts w:cstheme="minorHAnsi"/>
              </w:rPr>
              <w:t>Nominal amount ($)</w:t>
            </w:r>
          </w:p>
        </w:tc>
        <w:tc>
          <w:tcPr>
            <w:tcW w:w="1701" w:type="dxa"/>
          </w:tcPr>
          <w:p w14:paraId="61C965D2" w14:textId="4BDDAEA1" w:rsidR="00BE17D4" w:rsidRDefault="00BE17D4" w:rsidP="00BE17D4">
            <w:pPr>
              <w:pStyle w:val="NoSpacing"/>
              <w:rPr>
                <w:rFonts w:cstheme="minorHAnsi"/>
              </w:rPr>
            </w:pPr>
            <w:r>
              <w:rPr>
                <w:rFonts w:cstheme="minorHAnsi"/>
              </w:rPr>
              <w:t>Text (15)</w:t>
            </w:r>
          </w:p>
        </w:tc>
        <w:tc>
          <w:tcPr>
            <w:tcW w:w="2147" w:type="dxa"/>
          </w:tcPr>
          <w:p w14:paraId="48EED10B" w14:textId="77777777" w:rsidR="00BE17D4" w:rsidRDefault="00BE17D4" w:rsidP="00BE17D4">
            <w:pPr>
              <w:pStyle w:val="NoSpacing"/>
            </w:pPr>
            <w:r w:rsidRPr="00C63EA3">
              <w:rPr>
                <w:u w:val="single"/>
              </w:rPr>
              <w:t>Hard Validations:</w:t>
            </w:r>
            <w:r w:rsidRPr="00B47904">
              <w:br/>
              <w:t xml:space="preserve">- </w:t>
            </w:r>
            <w:r>
              <w:t>R</w:t>
            </w:r>
            <w:r w:rsidRPr="00B47904">
              <w:t>equired field.</w:t>
            </w:r>
          </w:p>
          <w:p w14:paraId="31C21777" w14:textId="77777777" w:rsidR="00BE17D4" w:rsidRDefault="00BE17D4" w:rsidP="00BE17D4">
            <w:pPr>
              <w:pStyle w:val="NoSpacing"/>
              <w:rPr>
                <w:ins w:id="465" w:author="Akila BALAKRISHNAN from.OPTIMUM (MAS)" w:date="2025-12-31T09:00:00Z" w16du:dateUtc="2025-12-31T01:00:00Z"/>
              </w:rPr>
            </w:pPr>
            <w:r w:rsidRPr="00D76A11">
              <w:t xml:space="preserve">- Must be divisible by the denomination </w:t>
            </w:r>
            <w:r w:rsidRPr="00D76A11">
              <w:lastRenderedPageBreak/>
              <w:t>without any remainder.</w:t>
            </w:r>
          </w:p>
          <w:p w14:paraId="43873F18" w14:textId="77777777" w:rsidR="00BE17D4" w:rsidRDefault="00BE17D4" w:rsidP="00BE17D4">
            <w:pPr>
              <w:pStyle w:val="NoSpacing"/>
              <w:rPr>
                <w:ins w:id="466" w:author="Akila BALAKRISHNAN from.OPTIMUM (MAS)" w:date="2025-12-31T11:19:00Z" w16du:dateUtc="2025-12-31T03:19:00Z"/>
              </w:rPr>
            </w:pPr>
            <w:commentRangeStart w:id="467"/>
            <w:commentRangeStart w:id="468"/>
            <w:ins w:id="469" w:author="Akila BALAKRISHNAN from.OPTIMUM (MAS)" w:date="2025-12-31T09:00:00Z" w16du:dateUtc="2025-12-31T01:00:00Z">
              <w:r>
                <w:t xml:space="preserve">- </w:t>
              </w:r>
            </w:ins>
            <w:ins w:id="470" w:author="Akila BALAKRISHNAN from.OPTIMUM (MAS)" w:date="2025-12-31T11:13:00Z" w16du:dateUtc="2025-12-31T03:13:00Z">
              <w:r>
                <w:t>Mi</w:t>
              </w:r>
            </w:ins>
            <w:ins w:id="471" w:author="Akila BALAKRISHNAN from.OPTIMUM (MAS)" w:date="2025-12-31T11:14:00Z" w16du:dateUtc="2025-12-31T03:14:00Z">
              <w:r>
                <w:t xml:space="preserve">nimum nominal amount must match the “Minimum denomination” value </w:t>
              </w:r>
            </w:ins>
            <w:ins w:id="472" w:author="Akila BALAKRISHNAN from.OPTIMUM (MAS)" w:date="2025-12-31T11:18:00Z" w16du:dateUtc="2025-12-31T03:18:00Z">
              <w:r>
                <w:t>configured</w:t>
              </w:r>
            </w:ins>
            <w:ins w:id="473" w:author="Akila BALAKRISHNAN from.OPTIMUM (MAS)" w:date="2025-12-31T11:14:00Z" w16du:dateUtc="2025-12-31T03:14:00Z">
              <w:r>
                <w:t xml:space="preserve"> in </w:t>
              </w:r>
            </w:ins>
            <w:ins w:id="474" w:author="Akila BALAKRISHNAN from.OPTIMUM (MAS)" w:date="2025-12-31T11:18:00Z" w16du:dateUtc="2025-12-31T03:18:00Z">
              <w:r>
                <w:t xml:space="preserve">security type </w:t>
              </w:r>
            </w:ins>
            <w:ins w:id="475" w:author="Akila BALAKRISHNAN from.OPTIMUM (MAS)" w:date="2025-12-31T11:14:00Z" w16du:dateUtc="2025-12-31T03:14:00Z">
              <w:r>
                <w:t>param</w:t>
              </w:r>
            </w:ins>
            <w:ins w:id="476" w:author="Akila BALAKRISHNAN from.OPTIMUM (MAS)" w:date="2025-12-31T11:18:00Z" w16du:dateUtc="2025-12-31T03:18:00Z">
              <w:r>
                <w:t>eter</w:t>
              </w:r>
            </w:ins>
            <w:ins w:id="477" w:author="Akila BALAKRISHNAN from.OPTIMUM (MAS)" w:date="2025-12-31T11:14:00Z" w16du:dateUtc="2025-12-31T03:14:00Z">
              <w:r>
                <w:t xml:space="preserve"> setting except </w:t>
              </w:r>
            </w:ins>
            <w:ins w:id="478" w:author="Akila BALAKRISHNAN from.OPTIMUM (MAS)" w:date="2025-12-31T11:15:00Z" w16du:dateUtc="2025-12-31T03:15:00Z">
              <w:r>
                <w:t>for Type</w:t>
              </w:r>
            </w:ins>
            <w:ins w:id="479" w:author="Akila BALAKRISHNAN from.OPTIMUM (MAS)" w:date="2025-12-31T09:00:00Z" w16du:dateUtc="2025-12-31T01:00:00Z">
              <w:r>
                <w:t xml:space="preserve"> of applicant = MAS</w:t>
              </w:r>
            </w:ins>
            <w:ins w:id="480" w:author="Akila BALAKRISHNAN from.OPTIMUM (MAS)" w:date="2025-12-31T11:19:00Z" w16du:dateUtc="2025-12-31T03:19:00Z">
              <w:r>
                <w:t xml:space="preserve">. </w:t>
              </w:r>
            </w:ins>
          </w:p>
          <w:p w14:paraId="06542659" w14:textId="3C3F4C95" w:rsidR="00BE17D4" w:rsidRPr="00D76A11" w:rsidRDefault="00BE17D4" w:rsidP="00BE17D4">
            <w:pPr>
              <w:pStyle w:val="NoSpacing"/>
            </w:pPr>
            <w:ins w:id="481" w:author="Akila BALAKRISHNAN from.OPTIMUM (MAS)" w:date="2025-12-31T11:19:00Z" w16du:dateUtc="2025-12-31T03:19:00Z">
              <w:r>
                <w:t xml:space="preserve">For Type of applicant = MAS, </w:t>
              </w:r>
            </w:ins>
            <w:ins w:id="482" w:author="Akila BALAKRISHNAN from.OPTIMUM (MAS)" w:date="2025-12-31T09:00:00Z" w16du:dateUtc="2025-12-31T01:00:00Z">
              <w:r>
                <w:t xml:space="preserve">the </w:t>
              </w:r>
            </w:ins>
            <w:ins w:id="483" w:author="Akila BALAKRISHNAN from.OPTIMUM (MAS)" w:date="2025-12-31T09:01:00Z" w16du:dateUtc="2025-12-31T01:01:00Z">
              <w:r>
                <w:t>nominal amount can be zer</w:t>
              </w:r>
            </w:ins>
            <w:ins w:id="484" w:author="Akila BALAKRISHNAN from.OPTIMUM (MAS)" w:date="2025-12-31T09:02:00Z" w16du:dateUtc="2025-12-31T01:02:00Z">
              <w:r>
                <w:t>o</w:t>
              </w:r>
            </w:ins>
            <w:ins w:id="485" w:author="Akila BALAKRISHNAN from.OPTIMUM (MAS)" w:date="2025-12-31T09:01:00Z" w16du:dateUtc="2025-12-31T01:01:00Z">
              <w:r>
                <w:t>.</w:t>
              </w:r>
            </w:ins>
            <w:commentRangeEnd w:id="467"/>
            <w:ins w:id="486" w:author="Akila BALAKRISHNAN from.OPTIMUM (MAS)" w:date="2025-12-31T09:05:00Z" w16du:dateUtc="2025-12-31T01:05:00Z">
              <w:r>
                <w:rPr>
                  <w:rStyle w:val="CommentReference"/>
                </w:rPr>
                <w:commentReference w:id="467"/>
              </w:r>
            </w:ins>
            <w:commentRangeEnd w:id="468"/>
            <w:ins w:id="487" w:author="Akila BALAKRISHNAN from.OPTIMUM (MAS)" w:date="2026-01-09T12:11:00Z" w16du:dateUtc="2026-01-09T04:11:00Z">
              <w:r w:rsidR="00E63999">
                <w:rPr>
                  <w:rStyle w:val="CommentReference"/>
                </w:rPr>
                <w:commentReference w:id="468"/>
              </w:r>
            </w:ins>
          </w:p>
        </w:tc>
        <w:tc>
          <w:tcPr>
            <w:tcW w:w="3685" w:type="dxa"/>
          </w:tcPr>
          <w:p w14:paraId="654FDDE0" w14:textId="6CCE0A6E" w:rsidR="00BE17D4" w:rsidRDefault="00BE17D4" w:rsidP="00BE17D4">
            <w:pPr>
              <w:pStyle w:val="NoSpacing"/>
            </w:pPr>
            <w:r>
              <w:lastRenderedPageBreak/>
              <w:t>Large denomination shortcut key applies for this field.</w:t>
            </w:r>
          </w:p>
        </w:tc>
      </w:tr>
      <w:tr w:rsidR="00BE17D4" w:rsidRPr="007C7C7F" w14:paraId="33413ED3" w14:textId="77777777" w:rsidTr="00BE17D4">
        <w:tc>
          <w:tcPr>
            <w:tcW w:w="562" w:type="dxa"/>
          </w:tcPr>
          <w:p w14:paraId="3B87DD5C" w14:textId="0DEA33B3" w:rsidR="00BE17D4" w:rsidRDefault="00BE17D4" w:rsidP="00BE17D4">
            <w:pPr>
              <w:pStyle w:val="NoSpacing"/>
              <w:rPr>
                <w:rFonts w:cstheme="minorHAnsi"/>
              </w:rPr>
            </w:pPr>
            <w:r>
              <w:rPr>
                <w:rFonts w:cstheme="minorHAnsi"/>
              </w:rPr>
              <w:t>16</w:t>
            </w:r>
          </w:p>
        </w:tc>
        <w:tc>
          <w:tcPr>
            <w:tcW w:w="2437" w:type="dxa"/>
          </w:tcPr>
          <w:p w14:paraId="6643ED28" w14:textId="2CD09633" w:rsidR="00BE17D4" w:rsidRPr="00734F16" w:rsidRDefault="00BE17D4" w:rsidP="00BE17D4">
            <w:pPr>
              <w:pStyle w:val="NoSpacing"/>
              <w:rPr>
                <w:rFonts w:cstheme="minorHAnsi"/>
              </w:rPr>
            </w:pPr>
            <w:r>
              <w:rPr>
                <w:rFonts w:cstheme="minorHAnsi"/>
              </w:rPr>
              <w:t>Competitive</w:t>
            </w:r>
          </w:p>
        </w:tc>
        <w:tc>
          <w:tcPr>
            <w:tcW w:w="1701" w:type="dxa"/>
          </w:tcPr>
          <w:p w14:paraId="56EE1675" w14:textId="10AB6853" w:rsidR="00BE17D4" w:rsidRDefault="00BE17D4" w:rsidP="00BE17D4">
            <w:pPr>
              <w:pStyle w:val="NoSpacing"/>
              <w:rPr>
                <w:rFonts w:cstheme="minorHAnsi"/>
              </w:rPr>
            </w:pPr>
            <w:r>
              <w:rPr>
                <w:rFonts w:cstheme="minorHAnsi"/>
              </w:rPr>
              <w:t>Dropdown</w:t>
            </w:r>
          </w:p>
        </w:tc>
        <w:tc>
          <w:tcPr>
            <w:tcW w:w="2147" w:type="dxa"/>
          </w:tcPr>
          <w:p w14:paraId="06E07B2C" w14:textId="6B6A1985" w:rsidR="00BE17D4" w:rsidRPr="00C63EA3" w:rsidRDefault="00BE17D4" w:rsidP="00BE17D4">
            <w:pPr>
              <w:pStyle w:val="NoSpacing"/>
              <w:rPr>
                <w:u w:val="single"/>
              </w:rPr>
            </w:pPr>
            <w:r w:rsidRPr="00C63EA3">
              <w:rPr>
                <w:u w:val="single"/>
              </w:rPr>
              <w:t>Hard Validations:</w:t>
            </w:r>
            <w:r w:rsidRPr="00B47904">
              <w:br/>
              <w:t xml:space="preserve">- </w:t>
            </w:r>
            <w:r>
              <w:t>R</w:t>
            </w:r>
            <w:r w:rsidRPr="00B47904">
              <w:t>equired field.</w:t>
            </w:r>
          </w:p>
        </w:tc>
        <w:tc>
          <w:tcPr>
            <w:tcW w:w="3685" w:type="dxa"/>
          </w:tcPr>
          <w:p w14:paraId="2103BAF2" w14:textId="77777777" w:rsidR="00BE17D4" w:rsidRDefault="00BE17D4" w:rsidP="00BE17D4">
            <w:pPr>
              <w:pStyle w:val="NoSpacing"/>
            </w:pPr>
            <w:r>
              <w:t>Options available are:</w:t>
            </w:r>
          </w:p>
          <w:p w14:paraId="2727A6C3" w14:textId="750A888A" w:rsidR="00BE17D4" w:rsidRDefault="00BE17D4" w:rsidP="00BE17D4">
            <w:pPr>
              <w:pStyle w:val="ListParagraph"/>
            </w:pPr>
            <w:r>
              <w:t>Yes</w:t>
            </w:r>
          </w:p>
          <w:p w14:paraId="3735604E" w14:textId="22116C94" w:rsidR="00BE17D4" w:rsidRDefault="00BE17D4" w:rsidP="00BE17D4">
            <w:pPr>
              <w:pStyle w:val="ListParagraph"/>
            </w:pPr>
            <w:r>
              <w:t>No</w:t>
            </w:r>
          </w:p>
          <w:p w14:paraId="704C8761" w14:textId="77777777" w:rsidR="00BE17D4" w:rsidRDefault="00BE17D4" w:rsidP="00BE17D4">
            <w:pPr>
              <w:pStyle w:val="NoSpacing"/>
            </w:pPr>
            <w:r>
              <w:t>Options available depend on whether the security type allows for competitive or non-competitive bids.</w:t>
            </w:r>
          </w:p>
          <w:p w14:paraId="6E04D281" w14:textId="77777777" w:rsidR="00BE17D4" w:rsidRDefault="00BE17D4" w:rsidP="00BE17D4">
            <w:pPr>
              <w:pStyle w:val="NoSpacing"/>
            </w:pPr>
          </w:p>
          <w:p w14:paraId="6CE1F357" w14:textId="56080D11" w:rsidR="00BE17D4" w:rsidRDefault="00BE17D4" w:rsidP="00BE17D4">
            <w:pPr>
              <w:pStyle w:val="NoSpacing"/>
            </w:pPr>
            <w:r>
              <w:t>If there is only one option, it will be the default value.</w:t>
            </w:r>
          </w:p>
        </w:tc>
      </w:tr>
      <w:tr w:rsidR="00BE17D4" w:rsidRPr="007C7C7F" w14:paraId="1359514E" w14:textId="77777777" w:rsidTr="00BE17D4">
        <w:tc>
          <w:tcPr>
            <w:tcW w:w="562" w:type="dxa"/>
          </w:tcPr>
          <w:p w14:paraId="691405FB" w14:textId="03AE6FEA" w:rsidR="00BE17D4" w:rsidRDefault="00BE17D4" w:rsidP="00BE17D4">
            <w:pPr>
              <w:pStyle w:val="NoSpacing"/>
              <w:rPr>
                <w:rFonts w:cstheme="minorHAnsi"/>
              </w:rPr>
            </w:pPr>
            <w:r>
              <w:rPr>
                <w:rFonts w:cstheme="minorHAnsi"/>
              </w:rPr>
              <w:t>17</w:t>
            </w:r>
          </w:p>
        </w:tc>
        <w:tc>
          <w:tcPr>
            <w:tcW w:w="2437" w:type="dxa"/>
          </w:tcPr>
          <w:p w14:paraId="40366C83" w14:textId="6969BFC5" w:rsidR="00BE17D4" w:rsidRPr="00734F16" w:rsidRDefault="00BE17D4" w:rsidP="00BE17D4">
            <w:pPr>
              <w:pStyle w:val="NoSpacing"/>
              <w:rPr>
                <w:rFonts w:cstheme="minorHAnsi"/>
              </w:rPr>
            </w:pPr>
            <w:r>
              <w:rPr>
                <w:rFonts w:cstheme="minorHAnsi"/>
              </w:rPr>
              <w:t>Yield (%)</w:t>
            </w:r>
          </w:p>
        </w:tc>
        <w:tc>
          <w:tcPr>
            <w:tcW w:w="1701" w:type="dxa"/>
          </w:tcPr>
          <w:p w14:paraId="02EDC0E0" w14:textId="038DDBDD" w:rsidR="00BE17D4" w:rsidRDefault="00BE17D4" w:rsidP="00BE17D4">
            <w:pPr>
              <w:pStyle w:val="NoSpacing"/>
              <w:rPr>
                <w:rFonts w:cstheme="minorHAnsi"/>
              </w:rPr>
            </w:pPr>
            <w:commentRangeStart w:id="488"/>
            <w:r>
              <w:rPr>
                <w:rFonts w:cstheme="minorHAnsi"/>
              </w:rPr>
              <w:t>Text (6v2)</w:t>
            </w:r>
            <w:commentRangeEnd w:id="488"/>
            <w:r>
              <w:rPr>
                <w:rStyle w:val="CommentReference"/>
              </w:rPr>
              <w:commentReference w:id="488"/>
            </w:r>
          </w:p>
        </w:tc>
        <w:tc>
          <w:tcPr>
            <w:tcW w:w="2147" w:type="dxa"/>
          </w:tcPr>
          <w:p w14:paraId="6982DF1F" w14:textId="77777777" w:rsidR="00BE17D4" w:rsidRDefault="00BE17D4" w:rsidP="00BE17D4">
            <w:pPr>
              <w:pStyle w:val="NoSpacing"/>
              <w:rPr>
                <w:ins w:id="489" w:author="Akila BALAKRISHNAN from.OPTIMUM (MAS)" w:date="2025-12-31T09:06:00Z" w16du:dateUtc="2025-12-31T01:06:00Z"/>
              </w:rPr>
            </w:pPr>
            <w:r w:rsidRPr="00C63EA3">
              <w:rPr>
                <w:u w:val="single"/>
              </w:rPr>
              <w:t>Hard Validations:</w:t>
            </w:r>
            <w:r w:rsidRPr="00B47904">
              <w:br/>
              <w:t xml:space="preserve">- </w:t>
            </w:r>
            <w:r>
              <w:t>R</w:t>
            </w:r>
            <w:r w:rsidRPr="00B47904">
              <w:t>equired field.</w:t>
            </w:r>
          </w:p>
          <w:p w14:paraId="4E8BE210" w14:textId="225CD336" w:rsidR="00BE17D4" w:rsidRDefault="00BE17D4" w:rsidP="00BE17D4">
            <w:pPr>
              <w:pStyle w:val="NoSpacing"/>
              <w:rPr>
                <w:ins w:id="490" w:author="Akila BALAKRISHNAN from.OPTIMUM (MAS)" w:date="2025-12-31T09:06:00Z" w16du:dateUtc="2025-12-31T01:06:00Z"/>
                <w:u w:val="single"/>
              </w:rPr>
            </w:pPr>
            <w:commentRangeStart w:id="491"/>
            <w:commentRangeStart w:id="492"/>
            <w:ins w:id="493" w:author="Akila BALAKRISHNAN from.OPTIMUM (MAS)" w:date="2025-12-31T09:06:00Z" w16du:dateUtc="2025-12-31T01:06:00Z">
              <w:r>
                <w:rPr>
                  <w:u w:val="single"/>
                </w:rPr>
                <w:t xml:space="preserve">- Must be within the range 0.01 to 99.99 when negative yield </w:t>
              </w:r>
            </w:ins>
            <w:ins w:id="494" w:author="Akila BALAKRISHNAN from.OPTIMUM (MAS)" w:date="2025-12-31T11:39:00Z" w16du:dateUtc="2025-12-31T03:39:00Z">
              <w:r>
                <w:rPr>
                  <w:u w:val="single"/>
                </w:rPr>
                <w:t>is</w:t>
              </w:r>
            </w:ins>
            <w:ins w:id="495" w:author="Akila BALAKRISHNAN from.OPTIMUM (MAS)" w:date="2025-12-31T09:06:00Z" w16du:dateUtc="2025-12-31T01:06:00Z">
              <w:r>
                <w:rPr>
                  <w:u w:val="single"/>
                </w:rPr>
                <w:t xml:space="preserve"> not allowed</w:t>
              </w:r>
            </w:ins>
            <w:ins w:id="496" w:author="Akila BALAKRISHNAN from.OPTIMUM (MAS)" w:date="2025-12-31T11:38:00Z" w16du:dateUtc="2025-12-31T03:38:00Z">
              <w:r>
                <w:rPr>
                  <w:u w:val="single"/>
                </w:rPr>
                <w:t xml:space="preserve"> (0 is not a valid yield</w:t>
              </w:r>
            </w:ins>
            <w:ins w:id="497" w:author="Akila BALAKRISHNAN from.OPTIMUM (MAS)" w:date="2025-12-31T09:06:00Z" w16du:dateUtc="2025-12-31T01:06:00Z">
              <w:r>
                <w:rPr>
                  <w:u w:val="single"/>
                </w:rPr>
                <w:t>)</w:t>
              </w:r>
            </w:ins>
          </w:p>
          <w:p w14:paraId="760CF856" w14:textId="11086D8A" w:rsidR="00BE17D4" w:rsidRPr="00C63EA3" w:rsidRDefault="00BE17D4" w:rsidP="00BE17D4">
            <w:pPr>
              <w:pStyle w:val="NoSpacing"/>
              <w:rPr>
                <w:u w:val="single"/>
              </w:rPr>
            </w:pPr>
            <w:ins w:id="498" w:author="Akila BALAKRISHNAN from.OPTIMUM (MAS)" w:date="2025-12-31T09:06:00Z" w16du:dateUtc="2025-12-31T01:06:00Z">
              <w:r>
                <w:rPr>
                  <w:u w:val="single"/>
                </w:rPr>
                <w:t>- Must be with</w:t>
              </w:r>
            </w:ins>
            <w:ins w:id="499" w:author="Akila BALAKRISHNAN from.OPTIMUM (MAS)" w:date="2025-12-31T09:07:00Z" w16du:dateUtc="2025-12-31T01:07:00Z">
              <w:r>
                <w:rPr>
                  <w:u w:val="single"/>
                </w:rPr>
                <w:t xml:space="preserve">in the range -99.99 to </w:t>
              </w:r>
            </w:ins>
            <w:ins w:id="500" w:author="Akila BALAKRISHNAN from.OPTIMUM (MAS)" w:date="2025-12-31T11:39:00Z" w16du:dateUtc="2025-12-31T03:39:00Z">
              <w:r>
                <w:rPr>
                  <w:u w:val="single"/>
                </w:rPr>
                <w:t xml:space="preserve">99.99 when </w:t>
              </w:r>
            </w:ins>
            <w:ins w:id="501" w:author="Akila BALAKRISHNAN from.OPTIMUM (MAS)" w:date="2025-12-31T09:07:00Z" w16du:dateUtc="2025-12-31T01:07:00Z">
              <w:r>
                <w:rPr>
                  <w:u w:val="single"/>
                </w:rPr>
                <w:t>negative yield</w:t>
              </w:r>
            </w:ins>
            <w:ins w:id="502" w:author="Akila BALAKRISHNAN from.OPTIMUM (MAS)" w:date="2025-12-31T11:39:00Z" w16du:dateUtc="2025-12-31T03:39:00Z">
              <w:r>
                <w:rPr>
                  <w:u w:val="single"/>
                </w:rPr>
                <w:t xml:space="preserve"> is</w:t>
              </w:r>
            </w:ins>
            <w:ins w:id="503" w:author="Akila BALAKRISHNAN from.OPTIMUM (MAS)" w:date="2025-12-31T09:07:00Z" w16du:dateUtc="2025-12-31T01:07:00Z">
              <w:r>
                <w:rPr>
                  <w:u w:val="single"/>
                </w:rPr>
                <w:t xml:space="preserve"> allowe</w:t>
              </w:r>
            </w:ins>
            <w:ins w:id="504" w:author="Akila BALAKRISHNAN from.OPTIMUM (MAS)" w:date="2025-12-31T11:39:00Z" w16du:dateUtc="2025-12-31T03:39:00Z">
              <w:r>
                <w:rPr>
                  <w:u w:val="single"/>
                </w:rPr>
                <w:t xml:space="preserve">d (0 </w:t>
              </w:r>
              <w:r>
                <w:t>is a valid yield)</w:t>
              </w:r>
            </w:ins>
            <w:commentRangeEnd w:id="491"/>
            <w:ins w:id="505" w:author="Akila BALAKRISHNAN from.OPTIMUM (MAS)" w:date="2025-12-31T09:09:00Z" w16du:dateUtc="2025-12-31T01:09:00Z">
              <w:r>
                <w:rPr>
                  <w:rStyle w:val="CommentReference"/>
                </w:rPr>
                <w:commentReference w:id="491"/>
              </w:r>
            </w:ins>
            <w:commentRangeEnd w:id="492"/>
            <w:ins w:id="506" w:author="Akila BALAKRISHNAN from.OPTIMUM (MAS)" w:date="2026-01-09T12:22:00Z" w16du:dateUtc="2026-01-09T04:22:00Z">
              <w:r w:rsidR="009841B8">
                <w:rPr>
                  <w:rStyle w:val="CommentReference"/>
                </w:rPr>
                <w:commentReference w:id="492"/>
              </w:r>
            </w:ins>
          </w:p>
        </w:tc>
        <w:tc>
          <w:tcPr>
            <w:tcW w:w="3685" w:type="dxa"/>
          </w:tcPr>
          <w:p w14:paraId="03021A27" w14:textId="77777777" w:rsidR="00BE17D4" w:rsidRDefault="00BE17D4" w:rsidP="00BE17D4">
            <w:pPr>
              <w:pStyle w:val="NoSpacing"/>
              <w:rPr>
                <w:ins w:id="507" w:author="Akila BALAKRISHNAN from.OPTIMUM (MAS)" w:date="2025-12-31T09:07:00Z" w16du:dateUtc="2025-12-31T01:07:00Z"/>
              </w:rPr>
            </w:pPr>
            <w:r>
              <w:t>Negative yields are only allowed if configured for the security type.</w:t>
            </w:r>
          </w:p>
          <w:p w14:paraId="6A9FE677" w14:textId="3E19ED39" w:rsidR="00BE17D4" w:rsidRDefault="00BE17D4" w:rsidP="00BE17D4">
            <w:pPr>
              <w:pStyle w:val="NoSpacing"/>
            </w:pPr>
          </w:p>
        </w:tc>
      </w:tr>
      <w:tr w:rsidR="00BE17D4" w:rsidRPr="007C7C7F" w14:paraId="217229FD" w14:textId="77777777" w:rsidTr="00BE17D4">
        <w:tc>
          <w:tcPr>
            <w:tcW w:w="562" w:type="dxa"/>
          </w:tcPr>
          <w:p w14:paraId="71B39031" w14:textId="1D6B72A5" w:rsidR="00BE17D4" w:rsidRDefault="00BE17D4" w:rsidP="00BE17D4">
            <w:pPr>
              <w:pStyle w:val="NoSpacing"/>
              <w:rPr>
                <w:rFonts w:cstheme="minorHAnsi"/>
              </w:rPr>
            </w:pPr>
            <w:commentRangeStart w:id="508"/>
            <w:r>
              <w:rPr>
                <w:rFonts w:cstheme="minorHAnsi"/>
              </w:rPr>
              <w:t>18</w:t>
            </w:r>
          </w:p>
        </w:tc>
        <w:tc>
          <w:tcPr>
            <w:tcW w:w="2437" w:type="dxa"/>
          </w:tcPr>
          <w:p w14:paraId="10AF9B45" w14:textId="5ADFF26D" w:rsidR="00BE17D4" w:rsidRPr="00734F16" w:rsidRDefault="00BE17D4" w:rsidP="00BE17D4">
            <w:pPr>
              <w:pStyle w:val="NoSpacing"/>
              <w:rPr>
                <w:rFonts w:cstheme="minorHAnsi"/>
              </w:rPr>
            </w:pPr>
            <w:r>
              <w:rPr>
                <w:rFonts w:cstheme="minorHAnsi"/>
              </w:rPr>
              <w:t>Remarks (internal)</w:t>
            </w:r>
          </w:p>
        </w:tc>
        <w:tc>
          <w:tcPr>
            <w:tcW w:w="1701" w:type="dxa"/>
          </w:tcPr>
          <w:p w14:paraId="3BE45619" w14:textId="77777777" w:rsidR="00BE17D4" w:rsidRDefault="00BE17D4" w:rsidP="00BE17D4">
            <w:pPr>
              <w:pStyle w:val="NoSpacing"/>
              <w:rPr>
                <w:rFonts w:cstheme="minorHAnsi"/>
              </w:rPr>
            </w:pPr>
          </w:p>
        </w:tc>
        <w:tc>
          <w:tcPr>
            <w:tcW w:w="2147" w:type="dxa"/>
          </w:tcPr>
          <w:p w14:paraId="41C7C11E" w14:textId="77777777" w:rsidR="00BE17D4" w:rsidRPr="00C63EA3" w:rsidRDefault="00BE17D4" w:rsidP="00BE17D4">
            <w:pPr>
              <w:pStyle w:val="NoSpacing"/>
              <w:rPr>
                <w:u w:val="single"/>
              </w:rPr>
            </w:pPr>
          </w:p>
        </w:tc>
        <w:tc>
          <w:tcPr>
            <w:tcW w:w="3685" w:type="dxa"/>
          </w:tcPr>
          <w:p w14:paraId="2748730B" w14:textId="2326AA99" w:rsidR="00BE17D4" w:rsidRDefault="00BE17D4" w:rsidP="00BE17D4">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commentRangeEnd w:id="508"/>
            <w:r>
              <w:rPr>
                <w:rStyle w:val="CommentReference"/>
              </w:rPr>
              <w:commentReference w:id="508"/>
            </w:r>
          </w:p>
        </w:tc>
      </w:tr>
      <w:tr w:rsidR="00BE17D4" w:rsidRPr="007C7C7F" w14:paraId="759BA269" w14:textId="77777777" w:rsidTr="00BE17D4">
        <w:tc>
          <w:tcPr>
            <w:tcW w:w="562" w:type="dxa"/>
          </w:tcPr>
          <w:p w14:paraId="7EB14E8A" w14:textId="7E51CCB1" w:rsidR="00BE17D4" w:rsidRDefault="00BE17D4" w:rsidP="00BE17D4">
            <w:pPr>
              <w:pStyle w:val="NoSpacing"/>
              <w:rPr>
                <w:rFonts w:cstheme="minorHAnsi"/>
              </w:rPr>
            </w:pPr>
            <w:r>
              <w:rPr>
                <w:rFonts w:cstheme="minorHAnsi"/>
              </w:rPr>
              <w:t>19</w:t>
            </w:r>
          </w:p>
        </w:tc>
        <w:tc>
          <w:tcPr>
            <w:tcW w:w="2437" w:type="dxa"/>
          </w:tcPr>
          <w:p w14:paraId="731EFC17" w14:textId="6BA0F11E" w:rsidR="00BE17D4" w:rsidRPr="00734F16" w:rsidRDefault="00BE17D4" w:rsidP="00BE17D4">
            <w:pPr>
              <w:pStyle w:val="NoSpacing"/>
              <w:rPr>
                <w:rFonts w:cstheme="minorHAnsi"/>
              </w:rPr>
            </w:pPr>
            <w:r>
              <w:rPr>
                <w:rFonts w:cstheme="minorHAnsi"/>
              </w:rPr>
              <w:t>Next</w:t>
            </w:r>
          </w:p>
        </w:tc>
        <w:tc>
          <w:tcPr>
            <w:tcW w:w="1701" w:type="dxa"/>
          </w:tcPr>
          <w:p w14:paraId="06B9F738" w14:textId="77777777" w:rsidR="00BE17D4" w:rsidRDefault="00BE17D4" w:rsidP="00BE17D4">
            <w:pPr>
              <w:pStyle w:val="NoSpacing"/>
              <w:rPr>
                <w:rFonts w:cstheme="minorHAnsi"/>
              </w:rPr>
            </w:pPr>
          </w:p>
        </w:tc>
        <w:tc>
          <w:tcPr>
            <w:tcW w:w="2147" w:type="dxa"/>
          </w:tcPr>
          <w:p w14:paraId="274DD25F" w14:textId="77777777" w:rsidR="00BE17D4" w:rsidRPr="00C63EA3" w:rsidRDefault="00BE17D4" w:rsidP="00BE17D4">
            <w:pPr>
              <w:pStyle w:val="NoSpacing"/>
              <w:rPr>
                <w:u w:val="single"/>
              </w:rPr>
            </w:pPr>
          </w:p>
        </w:tc>
        <w:tc>
          <w:tcPr>
            <w:tcW w:w="3685" w:type="dxa"/>
          </w:tcPr>
          <w:p w14:paraId="6F8C54BC" w14:textId="48ABB529" w:rsidR="00BE17D4" w:rsidRDefault="00BE17D4" w:rsidP="00BE17D4">
            <w:pPr>
              <w:pStyle w:val="NoSpacing"/>
            </w:pPr>
            <w:r>
              <w:t>Displays the Create Bid Confirmation Prompt.</w:t>
            </w:r>
          </w:p>
        </w:tc>
      </w:tr>
    </w:tbl>
    <w:p w14:paraId="15CF511F" w14:textId="30805D31" w:rsidR="00DB2637" w:rsidRDefault="00DB2637" w:rsidP="00EE3F0C">
      <w:pPr>
        <w:pStyle w:val="Caption"/>
      </w:pPr>
      <w:r>
        <w:t xml:space="preserve">Table </w:t>
      </w:r>
      <w:r>
        <w:fldChar w:fldCharType="begin"/>
      </w:r>
      <w:r>
        <w:instrText xml:space="preserve"> SEQ Table \* ARABIC </w:instrText>
      </w:r>
      <w:r>
        <w:fldChar w:fldCharType="separate"/>
      </w:r>
      <w:r w:rsidR="00736FA2">
        <w:rPr>
          <w:noProof/>
        </w:rPr>
        <w:t>16</w:t>
      </w:r>
      <w:r>
        <w:fldChar w:fldCharType="end"/>
      </w:r>
      <w:r>
        <w:t xml:space="preserve">: </w:t>
      </w:r>
      <w:r w:rsidR="00EE3F0C">
        <w:t>Create Bid Modal Screen Elements</w:t>
      </w:r>
    </w:p>
    <w:p w14:paraId="704D0335" w14:textId="38A95CE3" w:rsidR="00D76A11" w:rsidRDefault="00D76A11" w:rsidP="00D76A11">
      <w:pPr>
        <w:pStyle w:val="Heading3"/>
      </w:pPr>
      <w:bookmarkStart w:id="509" w:name="_Toc216817635"/>
      <w:r>
        <w:lastRenderedPageBreak/>
        <w:t>Create Bid Confirmation Prompt</w:t>
      </w:r>
      <w:bookmarkEnd w:id="509"/>
    </w:p>
    <w:p w14:paraId="25DB5EC5" w14:textId="35627E13" w:rsidR="00D76A11" w:rsidRDefault="00D76A11" w:rsidP="00D76A11">
      <w:pPr>
        <w:pStyle w:val="Heading4"/>
      </w:pPr>
      <w:r>
        <w:t>Wireframe</w:t>
      </w:r>
    </w:p>
    <w:p w14:paraId="3E97AF39" w14:textId="40B1EF09" w:rsidR="00367814" w:rsidRPr="00367814" w:rsidRDefault="00367814" w:rsidP="00367814">
      <w:pPr>
        <w:spacing w:after="0"/>
        <w:jc w:val="center"/>
      </w:pPr>
      <w:r w:rsidRPr="007F686F">
        <w:rPr>
          <w:noProof/>
        </w:rPr>
        <w:drawing>
          <wp:inline distT="0" distB="0" distL="0" distR="0" wp14:anchorId="052BFEFF" wp14:editId="03E21E22">
            <wp:extent cx="3329940" cy="203200"/>
            <wp:effectExtent l="0" t="0" r="3810" b="6350"/>
            <wp:docPr id="833091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30784" name="Picture 1" descr="A screenshot of a computer&#10;&#10;AI-generated content may be incorrect."/>
                    <pic:cNvPicPr/>
                  </pic:nvPicPr>
                  <pic:blipFill rotWithShape="1">
                    <a:blip r:embed="rId32"/>
                    <a:srcRect b="91533"/>
                    <a:stretch>
                      <a:fillRect/>
                    </a:stretch>
                  </pic:blipFill>
                  <pic:spPr bwMode="auto">
                    <a:xfrm>
                      <a:off x="0" y="0"/>
                      <a:ext cx="3334148" cy="203457"/>
                    </a:xfrm>
                    <a:prstGeom prst="rect">
                      <a:avLst/>
                    </a:prstGeom>
                    <a:ln>
                      <a:noFill/>
                    </a:ln>
                    <a:extLst>
                      <a:ext uri="{53640926-AAD7-44D8-BBD7-CCE9431645EC}">
                        <a14:shadowObscured xmlns:a14="http://schemas.microsoft.com/office/drawing/2010/main"/>
                      </a:ext>
                    </a:extLst>
                  </pic:spPr>
                </pic:pic>
              </a:graphicData>
            </a:graphic>
          </wp:inline>
        </w:drawing>
      </w:r>
    </w:p>
    <w:p w14:paraId="14F41812" w14:textId="47E4900B" w:rsidR="007F686F" w:rsidRDefault="00367814" w:rsidP="00367814">
      <w:pPr>
        <w:spacing w:before="0"/>
        <w:jc w:val="center"/>
      </w:pPr>
      <w:r w:rsidRPr="00367814">
        <w:rPr>
          <w:noProof/>
        </w:rPr>
        <w:drawing>
          <wp:inline distT="0" distB="0" distL="0" distR="0" wp14:anchorId="54F1A526" wp14:editId="13F81079">
            <wp:extent cx="3233951" cy="1240155"/>
            <wp:effectExtent l="0" t="0" r="5080" b="0"/>
            <wp:docPr id="1279899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99062" name="Picture 1" descr="A screenshot of a computer&#10;&#10;AI-generated content may be incorrect."/>
                    <pic:cNvPicPr/>
                  </pic:nvPicPr>
                  <pic:blipFill rotWithShape="1">
                    <a:blip r:embed="rId33"/>
                    <a:srcRect t="24096"/>
                    <a:stretch>
                      <a:fillRect/>
                    </a:stretch>
                  </pic:blipFill>
                  <pic:spPr bwMode="auto">
                    <a:xfrm>
                      <a:off x="0" y="0"/>
                      <a:ext cx="3242341" cy="1243373"/>
                    </a:xfrm>
                    <a:prstGeom prst="rect">
                      <a:avLst/>
                    </a:prstGeom>
                    <a:ln>
                      <a:noFill/>
                    </a:ln>
                    <a:extLst>
                      <a:ext uri="{53640926-AAD7-44D8-BBD7-CCE9431645EC}">
                        <a14:shadowObscured xmlns:a14="http://schemas.microsoft.com/office/drawing/2010/main"/>
                      </a:ext>
                    </a:extLst>
                  </pic:spPr>
                </pic:pic>
              </a:graphicData>
            </a:graphic>
          </wp:inline>
        </w:drawing>
      </w:r>
    </w:p>
    <w:p w14:paraId="1ECFA107" w14:textId="02E9DB32" w:rsidR="007F686F" w:rsidRPr="007F686F" w:rsidRDefault="007F686F" w:rsidP="007F686F">
      <w:pPr>
        <w:jc w:val="center"/>
      </w:pPr>
      <w:r w:rsidRPr="007F686F">
        <w:rPr>
          <w:noProof/>
        </w:rPr>
        <w:drawing>
          <wp:inline distT="0" distB="0" distL="0" distR="0" wp14:anchorId="77803425" wp14:editId="6334FD64">
            <wp:extent cx="3328670" cy="701613"/>
            <wp:effectExtent l="0" t="0" r="5080" b="3810"/>
            <wp:docPr id="524830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30784" name="Picture 1" descr="A screenshot of a computer&#10;&#10;AI-generated content may be incorrect."/>
                    <pic:cNvPicPr/>
                  </pic:nvPicPr>
                  <pic:blipFill rotWithShape="1">
                    <a:blip r:embed="rId32"/>
                    <a:srcRect t="70754"/>
                    <a:stretch>
                      <a:fillRect/>
                    </a:stretch>
                  </pic:blipFill>
                  <pic:spPr bwMode="auto">
                    <a:xfrm>
                      <a:off x="0" y="0"/>
                      <a:ext cx="3334148" cy="702768"/>
                    </a:xfrm>
                    <a:prstGeom prst="rect">
                      <a:avLst/>
                    </a:prstGeom>
                    <a:ln>
                      <a:noFill/>
                    </a:ln>
                    <a:extLst>
                      <a:ext uri="{53640926-AAD7-44D8-BBD7-CCE9431645EC}">
                        <a14:shadowObscured xmlns:a14="http://schemas.microsoft.com/office/drawing/2010/main"/>
                      </a:ext>
                    </a:extLst>
                  </pic:spPr>
                </pic:pic>
              </a:graphicData>
            </a:graphic>
          </wp:inline>
        </w:drawing>
      </w:r>
    </w:p>
    <w:p w14:paraId="6BCF8361" w14:textId="321E032A" w:rsidR="00D76A11" w:rsidRDefault="00D76A11" w:rsidP="00D76A11">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11</w:t>
      </w:r>
      <w:r w:rsidRPr="00411560">
        <w:fldChar w:fldCharType="end"/>
      </w:r>
      <w:r>
        <w:t>:</w:t>
      </w:r>
      <w:r w:rsidRPr="00411560">
        <w:t xml:space="preserve"> </w:t>
      </w:r>
      <w:r>
        <w:t>Create Bid Confirmation Prompt</w:t>
      </w:r>
    </w:p>
    <w:p w14:paraId="12F01BF3" w14:textId="77777777" w:rsidR="00D76A11" w:rsidRDefault="00D76A11" w:rsidP="00D76A11">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D76A11" w:rsidRPr="007C7C7F" w14:paraId="368DEE72" w14:textId="77777777" w:rsidTr="00367814">
        <w:tc>
          <w:tcPr>
            <w:tcW w:w="562" w:type="dxa"/>
            <w:shd w:val="clear" w:color="auto" w:fill="E7E6E6" w:themeFill="background2"/>
          </w:tcPr>
          <w:p w14:paraId="206CE88F" w14:textId="77777777" w:rsidR="00D76A11" w:rsidRPr="007D7B67" w:rsidRDefault="00D76A11" w:rsidP="00367814">
            <w:pPr>
              <w:pStyle w:val="NoSpacing"/>
              <w:jc w:val="center"/>
              <w:rPr>
                <w:b/>
                <w:bCs/>
              </w:rPr>
            </w:pPr>
            <w:r w:rsidRPr="007D7B67">
              <w:rPr>
                <w:rFonts w:cstheme="minorHAnsi"/>
                <w:b/>
                <w:bCs/>
              </w:rPr>
              <w:t>S/N</w:t>
            </w:r>
          </w:p>
        </w:tc>
        <w:tc>
          <w:tcPr>
            <w:tcW w:w="2248" w:type="dxa"/>
            <w:shd w:val="clear" w:color="auto" w:fill="E7E6E6" w:themeFill="background2"/>
          </w:tcPr>
          <w:p w14:paraId="0D228108" w14:textId="77777777" w:rsidR="00D76A11" w:rsidRPr="007D7B67" w:rsidRDefault="00D76A11" w:rsidP="00367814">
            <w:pPr>
              <w:pStyle w:val="NoSpacing"/>
              <w:jc w:val="center"/>
              <w:rPr>
                <w:b/>
                <w:bCs/>
              </w:rPr>
            </w:pPr>
            <w:r w:rsidRPr="007D7B67">
              <w:rPr>
                <w:rFonts w:cstheme="minorHAnsi"/>
                <w:b/>
                <w:bCs/>
              </w:rPr>
              <w:t>Name</w:t>
            </w:r>
          </w:p>
        </w:tc>
        <w:tc>
          <w:tcPr>
            <w:tcW w:w="1701" w:type="dxa"/>
            <w:shd w:val="clear" w:color="auto" w:fill="E7E6E6" w:themeFill="background2"/>
          </w:tcPr>
          <w:p w14:paraId="7FBCC387" w14:textId="77777777" w:rsidR="00D76A11" w:rsidRPr="007D7B67" w:rsidRDefault="00D76A11"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07A61805" w14:textId="77777777" w:rsidR="00D76A11" w:rsidRPr="007D7B67" w:rsidRDefault="00D76A11"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09F4229B" w14:textId="77777777" w:rsidR="00D76A11" w:rsidRPr="007D7B67" w:rsidRDefault="00D76A11"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5E03CEB" w14:textId="77777777" w:rsidR="00D76A11" w:rsidRPr="007D7B67" w:rsidRDefault="00D76A11" w:rsidP="00367814">
            <w:pPr>
              <w:pStyle w:val="NoSpacing"/>
              <w:jc w:val="center"/>
              <w:rPr>
                <w:rFonts w:cstheme="minorHAnsi"/>
                <w:b/>
                <w:bCs/>
              </w:rPr>
            </w:pPr>
            <w:r>
              <w:rPr>
                <w:rFonts w:cstheme="minorHAnsi"/>
                <w:b/>
                <w:bCs/>
              </w:rPr>
              <w:t>Remarks</w:t>
            </w:r>
          </w:p>
        </w:tc>
      </w:tr>
      <w:tr w:rsidR="00D76A11" w:rsidRPr="007C7C7F" w14:paraId="158828B2" w14:textId="77777777" w:rsidTr="00367814">
        <w:tc>
          <w:tcPr>
            <w:tcW w:w="562" w:type="dxa"/>
          </w:tcPr>
          <w:p w14:paraId="7E01549E" w14:textId="77777777" w:rsidR="00D76A11" w:rsidRPr="007C7C7F" w:rsidRDefault="00D76A11" w:rsidP="00367814">
            <w:pPr>
              <w:pStyle w:val="NoSpacing"/>
            </w:pPr>
            <w:r>
              <w:rPr>
                <w:rFonts w:cstheme="minorHAnsi"/>
              </w:rPr>
              <w:t>1</w:t>
            </w:r>
          </w:p>
        </w:tc>
        <w:tc>
          <w:tcPr>
            <w:tcW w:w="2248" w:type="dxa"/>
          </w:tcPr>
          <w:p w14:paraId="14181D00" w14:textId="4A2CC807" w:rsidR="00D76A11" w:rsidRPr="00734F16" w:rsidRDefault="00A56FF1" w:rsidP="00367814">
            <w:pPr>
              <w:pStyle w:val="NoSpacing"/>
              <w:jc w:val="left"/>
              <w:rPr>
                <w:i/>
                <w:iCs/>
              </w:rPr>
            </w:pPr>
            <w:ins w:id="510" w:author="Jasmine WL TEO (MAS)" w:date="2025-12-24T10:10:00Z" w16du:dateUtc="2025-12-24T02:10:00Z">
              <w:r>
                <w:t>Issue code . Tenor . Security type New/reopen . SubType (if applicable</w:t>
              </w:r>
            </w:ins>
            <w:ins w:id="511" w:author="Jasmine WL TEO (MAS)" w:date="2025-12-24T10:11:00Z" w16du:dateUtc="2025-12-24T02:11:00Z">
              <w:r>
                <w:t>)</w:t>
              </w:r>
            </w:ins>
            <w:ins w:id="512" w:author="Jasmine WL TEO (MAS)" w:date="2025-12-24T10:10:00Z" w16du:dateUtc="2025-12-24T02:10:00Z">
              <w:r>
                <w:t xml:space="preserve"> </w:t>
              </w:r>
            </w:ins>
            <w:del w:id="513" w:author="Jasmine WL TEO (MAS)" w:date="2025-12-24T10:10:00Z" w16du:dateUtc="2025-12-24T02:10:00Z">
              <w:r w:rsidR="00D76A11" w:rsidRPr="00734F16">
                <w:rPr>
                  <w:i/>
                  <w:iCs/>
                </w:rPr>
                <w:delText>*Refer to remarks</w:delText>
              </w:r>
            </w:del>
          </w:p>
        </w:tc>
        <w:tc>
          <w:tcPr>
            <w:tcW w:w="1701" w:type="dxa"/>
          </w:tcPr>
          <w:p w14:paraId="7C1D362E" w14:textId="47EDEA01" w:rsidR="00D76A11" w:rsidRPr="00901608" w:rsidRDefault="00842E8E" w:rsidP="00367814">
            <w:pPr>
              <w:pStyle w:val="NoSpacing"/>
            </w:pPr>
            <w:r>
              <w:t>Modal title</w:t>
            </w:r>
          </w:p>
        </w:tc>
        <w:tc>
          <w:tcPr>
            <w:tcW w:w="2147" w:type="dxa"/>
          </w:tcPr>
          <w:p w14:paraId="07B470DC" w14:textId="77777777" w:rsidR="00D76A11" w:rsidRPr="00901608" w:rsidRDefault="00D76A11" w:rsidP="00367814">
            <w:pPr>
              <w:pStyle w:val="NoSpacing"/>
            </w:pPr>
          </w:p>
        </w:tc>
        <w:tc>
          <w:tcPr>
            <w:tcW w:w="3685" w:type="dxa"/>
          </w:tcPr>
          <w:p w14:paraId="305A5C00" w14:textId="1B65C356" w:rsidR="00D76A11" w:rsidRPr="00901608" w:rsidRDefault="00D76A11" w:rsidP="00367814">
            <w:pPr>
              <w:pStyle w:val="NoSpacing"/>
            </w:pPr>
            <w:del w:id="514" w:author="Jasmine WL TEO (MAS)" w:date="2025-12-24T10:10:00Z" w16du:dateUtc="2025-12-24T02:10:00Z">
              <w:r w:rsidRPr="00F43ADB">
                <w:delText xml:space="preserve">Displays the </w:delText>
              </w:r>
              <w:r>
                <w:delText xml:space="preserve">Issue code, Tenor, Security type, New/reopen, </w:delText>
              </w:r>
            </w:del>
            <w:r>
              <w:t xml:space="preserve">e.g. </w:t>
            </w:r>
            <w:r w:rsidRPr="00F43ADB">
              <w:t>"</w:t>
            </w:r>
            <w:r>
              <w:t xml:space="preserve">Create bid(s) for MD25147Z </w:t>
            </w:r>
            <w:r w:rsidRPr="00F43ADB">
              <w:t xml:space="preserve">· </w:t>
            </w:r>
            <w:r>
              <w:t>4-week</w:t>
            </w:r>
            <w:r w:rsidRPr="00F43ADB">
              <w:t xml:space="preserve"> · </w:t>
            </w:r>
            <w:r>
              <w:t>MAS Bills (New)</w:t>
            </w:r>
            <w:r w:rsidRPr="00F43ADB">
              <w:t>".</w:t>
            </w:r>
          </w:p>
        </w:tc>
      </w:tr>
      <w:tr w:rsidR="00DC403D" w:rsidRPr="007C7C7F" w14:paraId="6A6058E7" w14:textId="77777777" w:rsidTr="00367814">
        <w:tc>
          <w:tcPr>
            <w:tcW w:w="562" w:type="dxa"/>
          </w:tcPr>
          <w:p w14:paraId="7604C5C2" w14:textId="4DC2A98B" w:rsidR="00DC403D" w:rsidRDefault="00DC403D" w:rsidP="00DC403D">
            <w:pPr>
              <w:pStyle w:val="NoSpacing"/>
              <w:rPr>
                <w:rFonts w:cstheme="minorHAnsi"/>
              </w:rPr>
            </w:pPr>
            <w:r>
              <w:rPr>
                <w:rFonts w:cstheme="minorHAnsi"/>
              </w:rPr>
              <w:t>2</w:t>
            </w:r>
          </w:p>
        </w:tc>
        <w:tc>
          <w:tcPr>
            <w:tcW w:w="2248" w:type="dxa"/>
          </w:tcPr>
          <w:p w14:paraId="30238842" w14:textId="272A39D0" w:rsidR="00DC403D" w:rsidRPr="00734F16" w:rsidRDefault="00DC403D" w:rsidP="00DC403D">
            <w:pPr>
              <w:pStyle w:val="NoSpacing"/>
              <w:rPr>
                <w:rFonts w:cstheme="minorHAnsi"/>
              </w:rPr>
            </w:pPr>
            <w:r>
              <w:rPr>
                <w:rFonts w:cstheme="minorHAnsi"/>
              </w:rPr>
              <w:t>Dealer code</w:t>
            </w:r>
          </w:p>
        </w:tc>
        <w:tc>
          <w:tcPr>
            <w:tcW w:w="1701" w:type="dxa"/>
          </w:tcPr>
          <w:p w14:paraId="5E2F0B4A" w14:textId="00016FAA" w:rsidR="00DC403D" w:rsidRDefault="00DC403D" w:rsidP="00DC403D">
            <w:pPr>
              <w:pStyle w:val="NoSpacing"/>
              <w:rPr>
                <w:rFonts w:cstheme="minorHAnsi"/>
              </w:rPr>
            </w:pPr>
            <w:r>
              <w:rPr>
                <w:rFonts w:cstheme="minorHAnsi"/>
              </w:rPr>
              <w:t>Label</w:t>
            </w:r>
          </w:p>
        </w:tc>
        <w:tc>
          <w:tcPr>
            <w:tcW w:w="2147" w:type="dxa"/>
          </w:tcPr>
          <w:p w14:paraId="4DD10261" w14:textId="77777777" w:rsidR="00DC403D" w:rsidRPr="00901608" w:rsidRDefault="00DC403D" w:rsidP="00DC403D">
            <w:pPr>
              <w:pStyle w:val="NoSpacing"/>
            </w:pPr>
          </w:p>
        </w:tc>
        <w:tc>
          <w:tcPr>
            <w:tcW w:w="3685" w:type="dxa"/>
          </w:tcPr>
          <w:p w14:paraId="66551DAD" w14:textId="77777777" w:rsidR="00DC403D" w:rsidRDefault="00DC403D" w:rsidP="00DC403D">
            <w:pPr>
              <w:pStyle w:val="NoSpacing"/>
            </w:pPr>
          </w:p>
        </w:tc>
      </w:tr>
      <w:tr w:rsidR="00DC403D" w:rsidRPr="007C7C7F" w14:paraId="150B8E29" w14:textId="77777777" w:rsidTr="00367814">
        <w:tc>
          <w:tcPr>
            <w:tcW w:w="562" w:type="dxa"/>
          </w:tcPr>
          <w:p w14:paraId="238DED16" w14:textId="3FEF21CC" w:rsidR="00DC403D" w:rsidRDefault="00DC403D" w:rsidP="00DC403D">
            <w:pPr>
              <w:pStyle w:val="NoSpacing"/>
              <w:rPr>
                <w:rFonts w:cstheme="minorHAnsi"/>
              </w:rPr>
            </w:pPr>
            <w:r>
              <w:rPr>
                <w:rFonts w:cstheme="minorHAnsi"/>
              </w:rPr>
              <w:t>3</w:t>
            </w:r>
          </w:p>
        </w:tc>
        <w:tc>
          <w:tcPr>
            <w:tcW w:w="2248" w:type="dxa"/>
          </w:tcPr>
          <w:p w14:paraId="16CD3638" w14:textId="77777777" w:rsidR="00DC403D" w:rsidRPr="00734F16" w:rsidRDefault="00DC403D" w:rsidP="00DC403D">
            <w:pPr>
              <w:pStyle w:val="NoSpacing"/>
              <w:rPr>
                <w:rFonts w:cstheme="minorHAnsi"/>
              </w:rPr>
            </w:pPr>
            <w:r w:rsidRPr="00734F16">
              <w:rPr>
                <w:rFonts w:cstheme="minorHAnsi"/>
              </w:rPr>
              <w:t>Type of applicant</w:t>
            </w:r>
          </w:p>
        </w:tc>
        <w:tc>
          <w:tcPr>
            <w:tcW w:w="1701" w:type="dxa"/>
          </w:tcPr>
          <w:p w14:paraId="59A5B1EC" w14:textId="2395E31D" w:rsidR="00DC403D" w:rsidRDefault="00DC403D" w:rsidP="00DC403D">
            <w:pPr>
              <w:pStyle w:val="NoSpacing"/>
              <w:rPr>
                <w:rFonts w:cstheme="minorHAnsi"/>
              </w:rPr>
            </w:pPr>
            <w:r>
              <w:rPr>
                <w:rFonts w:cstheme="minorHAnsi"/>
              </w:rPr>
              <w:t>Label</w:t>
            </w:r>
          </w:p>
        </w:tc>
        <w:tc>
          <w:tcPr>
            <w:tcW w:w="2147" w:type="dxa"/>
          </w:tcPr>
          <w:p w14:paraId="44A791B0" w14:textId="52FBEB0C" w:rsidR="00DC403D" w:rsidRPr="00901608" w:rsidRDefault="00DC403D" w:rsidP="00DC403D">
            <w:pPr>
              <w:pStyle w:val="NoSpacing"/>
            </w:pPr>
          </w:p>
        </w:tc>
        <w:tc>
          <w:tcPr>
            <w:tcW w:w="3685" w:type="dxa"/>
          </w:tcPr>
          <w:p w14:paraId="6B8CD671" w14:textId="1F3F6375" w:rsidR="00DC403D" w:rsidRDefault="00ED01F2" w:rsidP="00DC403D">
            <w:pPr>
              <w:pStyle w:val="NoSpacing"/>
            </w:pPr>
            <w:r>
              <w:t>Visible for institutional bids.</w:t>
            </w:r>
          </w:p>
        </w:tc>
      </w:tr>
      <w:tr w:rsidR="00ED01F2" w:rsidRPr="007C7C7F" w14:paraId="0575E3E7" w14:textId="77777777" w:rsidTr="00367814">
        <w:tc>
          <w:tcPr>
            <w:tcW w:w="562" w:type="dxa"/>
          </w:tcPr>
          <w:p w14:paraId="77597DF4" w14:textId="53F062F4" w:rsidR="00ED01F2" w:rsidRDefault="00ED01F2" w:rsidP="00ED01F2">
            <w:pPr>
              <w:pStyle w:val="NoSpacing"/>
              <w:rPr>
                <w:rFonts w:cstheme="minorHAnsi"/>
              </w:rPr>
            </w:pPr>
            <w:r>
              <w:rPr>
                <w:rFonts w:cstheme="minorHAnsi"/>
              </w:rPr>
              <w:t>4</w:t>
            </w:r>
          </w:p>
        </w:tc>
        <w:tc>
          <w:tcPr>
            <w:tcW w:w="2248" w:type="dxa"/>
          </w:tcPr>
          <w:p w14:paraId="3F41E949" w14:textId="33548E9B" w:rsidR="00ED01F2" w:rsidRPr="00734F16" w:rsidRDefault="00ED01F2" w:rsidP="00ED01F2">
            <w:pPr>
              <w:pStyle w:val="NoSpacing"/>
              <w:rPr>
                <w:rFonts w:cstheme="minorHAnsi"/>
              </w:rPr>
            </w:pPr>
            <w:commentRangeStart w:id="515"/>
            <w:commentRangeStart w:id="516"/>
            <w:r w:rsidRPr="00734F16">
              <w:rPr>
                <w:rFonts w:cstheme="minorHAnsi"/>
              </w:rPr>
              <w:t>Name</w:t>
            </w:r>
            <w:commentRangeEnd w:id="515"/>
            <w:r w:rsidR="00884A3B">
              <w:rPr>
                <w:rStyle w:val="CommentReference"/>
              </w:rPr>
              <w:commentReference w:id="515"/>
            </w:r>
            <w:commentRangeEnd w:id="516"/>
            <w:r w:rsidR="00A56FF1">
              <w:rPr>
                <w:rStyle w:val="CommentReference"/>
              </w:rPr>
              <w:commentReference w:id="516"/>
            </w:r>
          </w:p>
        </w:tc>
        <w:tc>
          <w:tcPr>
            <w:tcW w:w="1701" w:type="dxa"/>
          </w:tcPr>
          <w:p w14:paraId="5E9F61DF" w14:textId="402271F0" w:rsidR="00ED01F2" w:rsidRDefault="00ED01F2" w:rsidP="00ED01F2">
            <w:pPr>
              <w:pStyle w:val="NoSpacing"/>
              <w:rPr>
                <w:rFonts w:cstheme="minorHAnsi"/>
              </w:rPr>
            </w:pPr>
            <w:r>
              <w:rPr>
                <w:rFonts w:cstheme="minorHAnsi"/>
              </w:rPr>
              <w:t>Label</w:t>
            </w:r>
          </w:p>
        </w:tc>
        <w:tc>
          <w:tcPr>
            <w:tcW w:w="2147" w:type="dxa"/>
          </w:tcPr>
          <w:p w14:paraId="237A8560" w14:textId="18B96025" w:rsidR="00ED01F2" w:rsidRPr="00901608" w:rsidRDefault="00ED01F2" w:rsidP="00ED01F2">
            <w:pPr>
              <w:pStyle w:val="NoSpacing"/>
            </w:pPr>
          </w:p>
        </w:tc>
        <w:tc>
          <w:tcPr>
            <w:tcW w:w="3685" w:type="dxa"/>
          </w:tcPr>
          <w:p w14:paraId="2E5B73CA" w14:textId="10B7D69A" w:rsidR="00ED01F2" w:rsidRDefault="00ED01F2" w:rsidP="00ED01F2">
            <w:pPr>
              <w:pStyle w:val="NoSpacing"/>
            </w:pPr>
            <w:r w:rsidRPr="008A574C">
              <w:t>Visible for institutional bids.</w:t>
            </w:r>
          </w:p>
        </w:tc>
      </w:tr>
      <w:tr w:rsidR="00ED01F2" w:rsidRPr="007C7C7F" w14:paraId="55449656" w14:textId="77777777" w:rsidTr="00367814">
        <w:tc>
          <w:tcPr>
            <w:tcW w:w="562" w:type="dxa"/>
          </w:tcPr>
          <w:p w14:paraId="16B4CE64" w14:textId="48110E4C" w:rsidR="00ED01F2" w:rsidRDefault="00ED01F2" w:rsidP="00ED01F2">
            <w:pPr>
              <w:pStyle w:val="NoSpacing"/>
              <w:rPr>
                <w:rFonts w:cstheme="minorHAnsi"/>
              </w:rPr>
            </w:pPr>
            <w:r>
              <w:rPr>
                <w:rFonts w:cstheme="minorHAnsi"/>
              </w:rPr>
              <w:t>5</w:t>
            </w:r>
          </w:p>
        </w:tc>
        <w:tc>
          <w:tcPr>
            <w:tcW w:w="2248" w:type="dxa"/>
          </w:tcPr>
          <w:p w14:paraId="315E9205" w14:textId="77777777" w:rsidR="00ED01F2" w:rsidRPr="00734F16" w:rsidRDefault="00ED01F2" w:rsidP="00ED01F2">
            <w:pPr>
              <w:pStyle w:val="NoSpacing"/>
              <w:rPr>
                <w:rFonts w:cstheme="minorHAnsi"/>
              </w:rPr>
            </w:pPr>
            <w:r w:rsidRPr="00734F16">
              <w:rPr>
                <w:rFonts w:cstheme="minorHAnsi"/>
              </w:rPr>
              <w:t>Settlement bank code</w:t>
            </w:r>
          </w:p>
        </w:tc>
        <w:tc>
          <w:tcPr>
            <w:tcW w:w="1701" w:type="dxa"/>
          </w:tcPr>
          <w:p w14:paraId="14148C6E" w14:textId="2C780EE7" w:rsidR="00ED01F2" w:rsidRDefault="00ED01F2" w:rsidP="00ED01F2">
            <w:pPr>
              <w:pStyle w:val="NoSpacing"/>
              <w:rPr>
                <w:rFonts w:cstheme="minorHAnsi"/>
              </w:rPr>
            </w:pPr>
            <w:r>
              <w:rPr>
                <w:rFonts w:cstheme="minorHAnsi"/>
              </w:rPr>
              <w:t>Label</w:t>
            </w:r>
          </w:p>
        </w:tc>
        <w:tc>
          <w:tcPr>
            <w:tcW w:w="2147" w:type="dxa"/>
          </w:tcPr>
          <w:p w14:paraId="2FEFD9AD" w14:textId="0E95CAD6" w:rsidR="00ED01F2" w:rsidRPr="00901608" w:rsidRDefault="00ED01F2" w:rsidP="00ED01F2">
            <w:pPr>
              <w:pStyle w:val="NoSpacing"/>
            </w:pPr>
          </w:p>
        </w:tc>
        <w:tc>
          <w:tcPr>
            <w:tcW w:w="3685" w:type="dxa"/>
          </w:tcPr>
          <w:p w14:paraId="1F7E8F1A" w14:textId="77B09ED2" w:rsidR="00ED01F2" w:rsidRDefault="00ED01F2" w:rsidP="00ED01F2">
            <w:pPr>
              <w:pStyle w:val="NoSpacing"/>
            </w:pPr>
            <w:r w:rsidRPr="008A574C">
              <w:t>Visible for institutional bids.</w:t>
            </w:r>
          </w:p>
        </w:tc>
      </w:tr>
      <w:tr w:rsidR="00ED01F2" w:rsidRPr="007C7C7F" w14:paraId="6DB98716" w14:textId="77777777" w:rsidTr="00367814">
        <w:tc>
          <w:tcPr>
            <w:tcW w:w="562" w:type="dxa"/>
          </w:tcPr>
          <w:p w14:paraId="43483C6E" w14:textId="515E436A" w:rsidR="00ED01F2" w:rsidRDefault="00ED01F2" w:rsidP="00ED01F2">
            <w:pPr>
              <w:pStyle w:val="NoSpacing"/>
              <w:rPr>
                <w:rFonts w:cstheme="minorHAnsi"/>
              </w:rPr>
            </w:pPr>
            <w:r>
              <w:rPr>
                <w:rFonts w:cstheme="minorHAnsi"/>
              </w:rPr>
              <w:t>6</w:t>
            </w:r>
          </w:p>
        </w:tc>
        <w:tc>
          <w:tcPr>
            <w:tcW w:w="2248" w:type="dxa"/>
          </w:tcPr>
          <w:p w14:paraId="454323F9" w14:textId="77777777" w:rsidR="00ED01F2" w:rsidRPr="00734F16" w:rsidRDefault="00ED01F2" w:rsidP="00736FA2">
            <w:pPr>
              <w:pStyle w:val="NoSpacing"/>
            </w:pPr>
            <w:r w:rsidRPr="00734F16">
              <w:t>Custody code</w:t>
            </w:r>
          </w:p>
        </w:tc>
        <w:tc>
          <w:tcPr>
            <w:tcW w:w="1701" w:type="dxa"/>
          </w:tcPr>
          <w:p w14:paraId="3BC7E365" w14:textId="424EA1EE" w:rsidR="00ED01F2" w:rsidRDefault="00ED01F2" w:rsidP="00736FA2">
            <w:pPr>
              <w:pStyle w:val="NoSpacing"/>
            </w:pPr>
            <w:r>
              <w:t>Label</w:t>
            </w:r>
          </w:p>
        </w:tc>
        <w:tc>
          <w:tcPr>
            <w:tcW w:w="2147" w:type="dxa"/>
          </w:tcPr>
          <w:p w14:paraId="7E6B6EA8" w14:textId="5ED026F7" w:rsidR="00ED01F2" w:rsidRPr="00901608" w:rsidRDefault="00ED01F2" w:rsidP="00736FA2">
            <w:pPr>
              <w:pStyle w:val="NoSpacing"/>
            </w:pPr>
          </w:p>
        </w:tc>
        <w:tc>
          <w:tcPr>
            <w:tcW w:w="3685" w:type="dxa"/>
          </w:tcPr>
          <w:p w14:paraId="45FBF381" w14:textId="4DC9C610" w:rsidR="00ED01F2" w:rsidRDefault="00ED01F2" w:rsidP="00736FA2">
            <w:pPr>
              <w:pStyle w:val="NoSpacing"/>
            </w:pPr>
            <w:r w:rsidRPr="008A574C">
              <w:t>Visible for institutional bids.</w:t>
            </w:r>
          </w:p>
        </w:tc>
      </w:tr>
      <w:tr w:rsidR="00ED01F2" w:rsidRPr="007C7C7F" w14:paraId="16A18839" w14:textId="77777777" w:rsidTr="00367814">
        <w:tc>
          <w:tcPr>
            <w:tcW w:w="562" w:type="dxa"/>
          </w:tcPr>
          <w:p w14:paraId="3741505C" w14:textId="6F15F51D" w:rsidR="00ED01F2" w:rsidRDefault="00ED01F2" w:rsidP="00ED01F2">
            <w:pPr>
              <w:pStyle w:val="NoSpacing"/>
              <w:rPr>
                <w:rFonts w:cstheme="minorHAnsi"/>
              </w:rPr>
            </w:pPr>
            <w:commentRangeStart w:id="517"/>
            <w:r>
              <w:rPr>
                <w:rFonts w:cstheme="minorHAnsi"/>
              </w:rPr>
              <w:t>7</w:t>
            </w:r>
          </w:p>
        </w:tc>
        <w:tc>
          <w:tcPr>
            <w:tcW w:w="2248" w:type="dxa"/>
          </w:tcPr>
          <w:p w14:paraId="5FB4A2C6" w14:textId="52D973C4" w:rsidR="00ED01F2" w:rsidRPr="00734F16" w:rsidRDefault="00ED01F2" w:rsidP="00ED01F2">
            <w:pPr>
              <w:pStyle w:val="NoSpacing"/>
              <w:rPr>
                <w:rFonts w:cstheme="minorHAnsi"/>
              </w:rPr>
            </w:pPr>
            <w:r>
              <w:rPr>
                <w:rFonts w:ascii="Calibri" w:hAnsi="Calibri" w:cs="Calibri"/>
              </w:rPr>
              <w:t>NRIC/Passport no.</w:t>
            </w:r>
          </w:p>
        </w:tc>
        <w:tc>
          <w:tcPr>
            <w:tcW w:w="1701" w:type="dxa"/>
          </w:tcPr>
          <w:p w14:paraId="2FD57F77" w14:textId="4DAF135E" w:rsidR="00ED01F2" w:rsidRDefault="00ED01F2" w:rsidP="00ED01F2">
            <w:pPr>
              <w:pStyle w:val="NoSpacing"/>
              <w:rPr>
                <w:rFonts w:cstheme="minorHAnsi"/>
              </w:rPr>
            </w:pPr>
            <w:r w:rsidRPr="009142FD">
              <w:rPr>
                <w:rFonts w:cstheme="minorHAnsi"/>
              </w:rPr>
              <w:t>Label</w:t>
            </w:r>
          </w:p>
        </w:tc>
        <w:tc>
          <w:tcPr>
            <w:tcW w:w="2147" w:type="dxa"/>
          </w:tcPr>
          <w:p w14:paraId="2C87C389" w14:textId="2D997F7F" w:rsidR="00ED01F2" w:rsidRPr="00901608" w:rsidRDefault="00ED01F2" w:rsidP="00ED01F2">
            <w:pPr>
              <w:pStyle w:val="NoSpacing"/>
            </w:pPr>
          </w:p>
        </w:tc>
        <w:tc>
          <w:tcPr>
            <w:tcW w:w="3685" w:type="dxa"/>
          </w:tcPr>
          <w:p w14:paraId="6F65274C" w14:textId="4408D3B5" w:rsidR="00ED01F2" w:rsidRPr="00736FA2" w:rsidRDefault="00ED01F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for retail bids.</w:t>
            </w:r>
          </w:p>
        </w:tc>
      </w:tr>
      <w:tr w:rsidR="00ED01F2" w:rsidRPr="007C7C7F" w14:paraId="5CA4B5EA" w14:textId="77777777" w:rsidTr="00367814">
        <w:tc>
          <w:tcPr>
            <w:tcW w:w="562" w:type="dxa"/>
          </w:tcPr>
          <w:p w14:paraId="38E160EE" w14:textId="38694848" w:rsidR="00ED01F2" w:rsidRDefault="00ED01F2" w:rsidP="00ED01F2">
            <w:pPr>
              <w:pStyle w:val="NoSpacing"/>
              <w:rPr>
                <w:rFonts w:cstheme="minorHAnsi"/>
              </w:rPr>
            </w:pPr>
            <w:r>
              <w:rPr>
                <w:rFonts w:cstheme="minorHAnsi"/>
              </w:rPr>
              <w:t>8</w:t>
            </w:r>
          </w:p>
        </w:tc>
        <w:tc>
          <w:tcPr>
            <w:tcW w:w="2248" w:type="dxa"/>
          </w:tcPr>
          <w:p w14:paraId="395054F1" w14:textId="51EDF764" w:rsidR="00ED01F2" w:rsidRPr="00734F16" w:rsidRDefault="00ED01F2" w:rsidP="00ED01F2">
            <w:pPr>
              <w:pStyle w:val="NoSpacing"/>
              <w:rPr>
                <w:rFonts w:cstheme="minorHAnsi"/>
              </w:rPr>
            </w:pPr>
            <w:del w:id="518" w:author="Jasmine WL TEO (MAS)" w:date="2025-12-24T10:12:00Z" w16du:dateUtc="2025-12-24T02:12:00Z">
              <w:r>
                <w:rPr>
                  <w:rFonts w:ascii="Calibri" w:hAnsi="Calibri" w:cs="Calibri"/>
                </w:rPr>
                <w:delText>Applicant name</w:delText>
              </w:r>
            </w:del>
            <w:ins w:id="519" w:author="Jasmine WL TEO (MAS)" w:date="2025-12-24T10:12:00Z" w16du:dateUtc="2025-12-24T02:12:00Z">
              <w:r w:rsidR="00A56FF1">
                <w:rPr>
                  <w:rFonts w:ascii="Calibri" w:hAnsi="Calibri" w:cs="Calibri"/>
                </w:rPr>
                <w:t>Name</w:t>
              </w:r>
            </w:ins>
          </w:p>
        </w:tc>
        <w:tc>
          <w:tcPr>
            <w:tcW w:w="1701" w:type="dxa"/>
          </w:tcPr>
          <w:p w14:paraId="59D76A28" w14:textId="5086CFDE" w:rsidR="00ED01F2" w:rsidRDefault="00ED01F2" w:rsidP="00ED01F2">
            <w:pPr>
              <w:pStyle w:val="NoSpacing"/>
              <w:rPr>
                <w:rFonts w:cstheme="minorHAnsi"/>
              </w:rPr>
            </w:pPr>
            <w:r w:rsidRPr="009142FD">
              <w:rPr>
                <w:rFonts w:cstheme="minorHAnsi"/>
              </w:rPr>
              <w:t>Label</w:t>
            </w:r>
          </w:p>
        </w:tc>
        <w:tc>
          <w:tcPr>
            <w:tcW w:w="2147" w:type="dxa"/>
          </w:tcPr>
          <w:p w14:paraId="38105ABF" w14:textId="0D9AF45D" w:rsidR="00ED01F2" w:rsidRPr="00901608" w:rsidRDefault="00ED01F2" w:rsidP="00ED01F2">
            <w:pPr>
              <w:pStyle w:val="NoSpacing"/>
            </w:pPr>
          </w:p>
        </w:tc>
        <w:tc>
          <w:tcPr>
            <w:tcW w:w="3685" w:type="dxa"/>
          </w:tcPr>
          <w:p w14:paraId="66761F89" w14:textId="4508A53C" w:rsidR="00ED01F2" w:rsidRPr="00736FA2" w:rsidRDefault="00ED01F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for retail bids.</w:t>
            </w:r>
          </w:p>
        </w:tc>
      </w:tr>
      <w:tr w:rsidR="00ED01F2" w:rsidRPr="007C7C7F" w14:paraId="10F72FE0" w14:textId="77777777" w:rsidTr="00367814">
        <w:tc>
          <w:tcPr>
            <w:tcW w:w="562" w:type="dxa"/>
          </w:tcPr>
          <w:p w14:paraId="4DF39EB0" w14:textId="3A06B79E" w:rsidR="00ED01F2" w:rsidRDefault="00ED01F2" w:rsidP="00ED01F2">
            <w:pPr>
              <w:pStyle w:val="NoSpacing"/>
              <w:rPr>
                <w:rFonts w:cstheme="minorHAnsi"/>
              </w:rPr>
            </w:pPr>
            <w:r>
              <w:rPr>
                <w:rFonts w:cstheme="minorHAnsi"/>
              </w:rPr>
              <w:t>9</w:t>
            </w:r>
          </w:p>
        </w:tc>
        <w:tc>
          <w:tcPr>
            <w:tcW w:w="2248" w:type="dxa"/>
          </w:tcPr>
          <w:p w14:paraId="161BB7AE" w14:textId="0B6250E4" w:rsidR="00ED01F2" w:rsidRPr="00734F16" w:rsidRDefault="00ED01F2" w:rsidP="00ED01F2">
            <w:pPr>
              <w:pStyle w:val="NoSpacing"/>
              <w:rPr>
                <w:rFonts w:cstheme="minorHAnsi"/>
              </w:rPr>
            </w:pPr>
            <w:r>
              <w:rPr>
                <w:rFonts w:ascii="Calibri" w:hAnsi="Calibri" w:cs="Calibri"/>
              </w:rPr>
              <w:t>Nationality</w:t>
            </w:r>
          </w:p>
        </w:tc>
        <w:tc>
          <w:tcPr>
            <w:tcW w:w="1701" w:type="dxa"/>
          </w:tcPr>
          <w:p w14:paraId="40625DB6" w14:textId="5EE165DE" w:rsidR="00ED01F2" w:rsidRDefault="00ED01F2" w:rsidP="00ED01F2">
            <w:pPr>
              <w:pStyle w:val="NoSpacing"/>
              <w:rPr>
                <w:rFonts w:cstheme="minorHAnsi"/>
              </w:rPr>
            </w:pPr>
            <w:r w:rsidRPr="009142FD">
              <w:rPr>
                <w:rFonts w:cstheme="minorHAnsi"/>
              </w:rPr>
              <w:t>Label</w:t>
            </w:r>
          </w:p>
        </w:tc>
        <w:tc>
          <w:tcPr>
            <w:tcW w:w="2147" w:type="dxa"/>
          </w:tcPr>
          <w:p w14:paraId="18B1DE3F" w14:textId="0B0E0CA2" w:rsidR="00ED01F2" w:rsidRPr="00901608" w:rsidRDefault="00ED01F2" w:rsidP="00ED01F2">
            <w:pPr>
              <w:pStyle w:val="NoSpacing"/>
            </w:pPr>
          </w:p>
        </w:tc>
        <w:tc>
          <w:tcPr>
            <w:tcW w:w="3685" w:type="dxa"/>
          </w:tcPr>
          <w:p w14:paraId="7AA7C32B" w14:textId="5EA4BD63" w:rsidR="00ED01F2" w:rsidRPr="00736FA2" w:rsidRDefault="00ED01F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for retail bids.</w:t>
            </w:r>
          </w:p>
        </w:tc>
      </w:tr>
      <w:tr w:rsidR="00ED01F2" w:rsidRPr="007C7C7F" w14:paraId="362AC7A3" w14:textId="77777777" w:rsidTr="00367814">
        <w:tc>
          <w:tcPr>
            <w:tcW w:w="562" w:type="dxa"/>
          </w:tcPr>
          <w:p w14:paraId="75F46389" w14:textId="6D3678D3" w:rsidR="00ED01F2" w:rsidRDefault="00ED01F2" w:rsidP="00ED01F2">
            <w:pPr>
              <w:pStyle w:val="NoSpacing"/>
              <w:rPr>
                <w:rFonts w:cstheme="minorHAnsi"/>
              </w:rPr>
            </w:pPr>
            <w:r>
              <w:rPr>
                <w:rFonts w:cstheme="minorHAnsi"/>
              </w:rPr>
              <w:t>10</w:t>
            </w:r>
          </w:p>
        </w:tc>
        <w:tc>
          <w:tcPr>
            <w:tcW w:w="2248" w:type="dxa"/>
          </w:tcPr>
          <w:p w14:paraId="3B9B83B1" w14:textId="3835802D" w:rsidR="00ED01F2" w:rsidRPr="00734F16" w:rsidRDefault="00ED01F2" w:rsidP="00ED01F2">
            <w:pPr>
              <w:pStyle w:val="NoSpacing"/>
              <w:rPr>
                <w:rFonts w:cstheme="minorHAnsi"/>
              </w:rPr>
            </w:pPr>
            <w:r>
              <w:rPr>
                <w:rFonts w:ascii="Calibri" w:hAnsi="Calibri" w:cs="Calibri"/>
              </w:rPr>
              <w:t>Application type</w:t>
            </w:r>
          </w:p>
        </w:tc>
        <w:tc>
          <w:tcPr>
            <w:tcW w:w="1701" w:type="dxa"/>
          </w:tcPr>
          <w:p w14:paraId="58180021" w14:textId="080DD6E9" w:rsidR="00ED01F2" w:rsidRDefault="00ED01F2" w:rsidP="00ED01F2">
            <w:pPr>
              <w:pStyle w:val="NoSpacing"/>
              <w:rPr>
                <w:rFonts w:cstheme="minorHAnsi"/>
              </w:rPr>
            </w:pPr>
            <w:r w:rsidRPr="009142FD">
              <w:rPr>
                <w:rFonts w:cstheme="minorHAnsi"/>
              </w:rPr>
              <w:t>Label</w:t>
            </w:r>
          </w:p>
        </w:tc>
        <w:tc>
          <w:tcPr>
            <w:tcW w:w="2147" w:type="dxa"/>
          </w:tcPr>
          <w:p w14:paraId="2BC9E23B" w14:textId="75F4E145" w:rsidR="00ED01F2" w:rsidRPr="00901608" w:rsidRDefault="00ED01F2" w:rsidP="00ED01F2">
            <w:pPr>
              <w:pStyle w:val="NoSpacing"/>
            </w:pPr>
          </w:p>
        </w:tc>
        <w:tc>
          <w:tcPr>
            <w:tcW w:w="3685" w:type="dxa"/>
          </w:tcPr>
          <w:p w14:paraId="7AF8CF04" w14:textId="2550BF19" w:rsidR="00ED01F2" w:rsidRPr="00ED01F2" w:rsidRDefault="00ED01F2" w:rsidP="00ED01F2">
            <w:pPr>
              <w:pStyle w:val="NormalWeb"/>
              <w:spacing w:before="0" w:beforeAutospacing="0" w:after="0" w:afterAutospacing="0"/>
              <w:rPr>
                <w:rFonts w:ascii="Calibri" w:hAnsi="Calibri" w:cs="Calibri"/>
                <w:sz w:val="22"/>
                <w:szCs w:val="22"/>
              </w:rPr>
            </w:pPr>
            <w:r>
              <w:rPr>
                <w:rFonts w:ascii="Calibri" w:hAnsi="Calibri" w:cs="Calibri"/>
                <w:sz w:val="22"/>
                <w:szCs w:val="22"/>
              </w:rPr>
              <w:t>Visible for retail bids.</w:t>
            </w:r>
          </w:p>
        </w:tc>
      </w:tr>
      <w:tr w:rsidR="00ED01F2" w:rsidRPr="007C7C7F" w14:paraId="39233A61" w14:textId="77777777" w:rsidTr="00367814">
        <w:tc>
          <w:tcPr>
            <w:tcW w:w="562" w:type="dxa"/>
          </w:tcPr>
          <w:p w14:paraId="2239835F" w14:textId="186F9E84" w:rsidR="00ED01F2" w:rsidRDefault="00ED01F2" w:rsidP="00ED01F2">
            <w:pPr>
              <w:pStyle w:val="NoSpacing"/>
              <w:rPr>
                <w:rFonts w:cstheme="minorHAnsi"/>
              </w:rPr>
            </w:pPr>
            <w:r>
              <w:rPr>
                <w:rFonts w:cstheme="minorHAnsi"/>
              </w:rPr>
              <w:t>11</w:t>
            </w:r>
          </w:p>
        </w:tc>
        <w:tc>
          <w:tcPr>
            <w:tcW w:w="2248" w:type="dxa"/>
          </w:tcPr>
          <w:p w14:paraId="13718E1C" w14:textId="4058213B" w:rsidR="00ED01F2" w:rsidRPr="00734F16" w:rsidRDefault="00ED01F2" w:rsidP="00ED01F2">
            <w:pPr>
              <w:pStyle w:val="NoSpacing"/>
              <w:rPr>
                <w:rFonts w:cstheme="minorHAnsi"/>
              </w:rPr>
            </w:pPr>
            <w:r>
              <w:rPr>
                <w:rFonts w:ascii="Calibri" w:hAnsi="Calibri" w:cs="Calibri"/>
              </w:rPr>
              <w:t>CDP account no.</w:t>
            </w:r>
          </w:p>
        </w:tc>
        <w:tc>
          <w:tcPr>
            <w:tcW w:w="1701" w:type="dxa"/>
          </w:tcPr>
          <w:p w14:paraId="06657D4D" w14:textId="15FA5348" w:rsidR="00ED01F2" w:rsidRDefault="00ED01F2" w:rsidP="00ED01F2">
            <w:pPr>
              <w:pStyle w:val="NoSpacing"/>
              <w:rPr>
                <w:rFonts w:cstheme="minorHAnsi"/>
              </w:rPr>
            </w:pPr>
            <w:r w:rsidRPr="009142FD">
              <w:rPr>
                <w:rFonts w:cstheme="minorHAnsi"/>
              </w:rPr>
              <w:t>Label</w:t>
            </w:r>
          </w:p>
        </w:tc>
        <w:tc>
          <w:tcPr>
            <w:tcW w:w="2147" w:type="dxa"/>
          </w:tcPr>
          <w:p w14:paraId="7E849E21" w14:textId="2F537306" w:rsidR="00ED01F2" w:rsidRPr="00901608" w:rsidRDefault="00ED01F2" w:rsidP="00ED01F2">
            <w:pPr>
              <w:pStyle w:val="NoSpacing"/>
            </w:pPr>
          </w:p>
        </w:tc>
        <w:tc>
          <w:tcPr>
            <w:tcW w:w="3685" w:type="dxa"/>
          </w:tcPr>
          <w:p w14:paraId="40B349CE" w14:textId="05FDFB82" w:rsidR="00ED01F2" w:rsidRPr="00736FA2" w:rsidRDefault="00ED01F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for retail bids whose application type is “CASH”.</w:t>
            </w:r>
          </w:p>
        </w:tc>
      </w:tr>
      <w:tr w:rsidR="00ED01F2" w:rsidRPr="007C7C7F" w14:paraId="21B09759" w14:textId="77777777" w:rsidTr="00367814">
        <w:tc>
          <w:tcPr>
            <w:tcW w:w="562" w:type="dxa"/>
          </w:tcPr>
          <w:p w14:paraId="17836D36" w14:textId="45AAFA23" w:rsidR="00ED01F2" w:rsidRDefault="00ED01F2" w:rsidP="00ED01F2">
            <w:pPr>
              <w:pStyle w:val="NoSpacing"/>
              <w:rPr>
                <w:rFonts w:cstheme="minorHAnsi"/>
              </w:rPr>
            </w:pPr>
            <w:r>
              <w:rPr>
                <w:rFonts w:cstheme="minorHAnsi"/>
              </w:rPr>
              <w:t>12</w:t>
            </w:r>
          </w:p>
        </w:tc>
        <w:tc>
          <w:tcPr>
            <w:tcW w:w="2248" w:type="dxa"/>
          </w:tcPr>
          <w:p w14:paraId="28017F85" w14:textId="14F2FD6A" w:rsidR="00ED01F2" w:rsidRPr="00734F16" w:rsidRDefault="00ED01F2" w:rsidP="00ED01F2">
            <w:pPr>
              <w:pStyle w:val="NoSpacing"/>
              <w:rPr>
                <w:rFonts w:cstheme="minorHAnsi"/>
              </w:rPr>
            </w:pPr>
            <w:r>
              <w:rPr>
                <w:rFonts w:ascii="Calibri" w:hAnsi="Calibri" w:cs="Calibri"/>
              </w:rPr>
              <w:t>CPF/SRS account no.</w:t>
            </w:r>
          </w:p>
        </w:tc>
        <w:tc>
          <w:tcPr>
            <w:tcW w:w="1701" w:type="dxa"/>
          </w:tcPr>
          <w:p w14:paraId="5C85CF0E" w14:textId="3F59B232" w:rsidR="00ED01F2" w:rsidRDefault="00ED01F2" w:rsidP="00ED01F2">
            <w:pPr>
              <w:pStyle w:val="NoSpacing"/>
              <w:rPr>
                <w:rFonts w:cstheme="minorHAnsi"/>
              </w:rPr>
            </w:pPr>
            <w:r w:rsidRPr="009142FD">
              <w:rPr>
                <w:rFonts w:cstheme="minorHAnsi"/>
              </w:rPr>
              <w:t>Label</w:t>
            </w:r>
          </w:p>
        </w:tc>
        <w:tc>
          <w:tcPr>
            <w:tcW w:w="2147" w:type="dxa"/>
          </w:tcPr>
          <w:p w14:paraId="14653FB4" w14:textId="0718E91C" w:rsidR="00ED01F2" w:rsidRPr="00901608" w:rsidRDefault="00ED01F2" w:rsidP="00ED01F2">
            <w:pPr>
              <w:pStyle w:val="NoSpacing"/>
            </w:pPr>
          </w:p>
        </w:tc>
        <w:tc>
          <w:tcPr>
            <w:tcW w:w="3685" w:type="dxa"/>
          </w:tcPr>
          <w:p w14:paraId="0B499A49" w14:textId="1E5B83A6" w:rsidR="00ED01F2" w:rsidRPr="00736FA2" w:rsidRDefault="00ED01F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for retail bids whose application type is “CPFIS</w:t>
            </w:r>
            <w:ins w:id="520" w:author="Akila BALAKRISHNAN from.OPTIMUM (MAS)" w:date="2025-12-22T12:05:00Z" w16du:dateUtc="2025-12-22T04:05:00Z">
              <w:r w:rsidR="00884A3B">
                <w:rPr>
                  <w:rFonts w:ascii="Calibri" w:hAnsi="Calibri" w:cs="Calibri"/>
                  <w:sz w:val="22"/>
                  <w:szCs w:val="22"/>
                </w:rPr>
                <w:t>-OA</w:t>
              </w:r>
            </w:ins>
            <w:r>
              <w:rPr>
                <w:rFonts w:ascii="Calibri" w:hAnsi="Calibri" w:cs="Calibri"/>
                <w:sz w:val="22"/>
                <w:szCs w:val="22"/>
              </w:rPr>
              <w:t>” or</w:t>
            </w:r>
            <w:ins w:id="521" w:author="Akila BALAKRISHNAN from.OPTIMUM (MAS)" w:date="2025-12-22T12:06:00Z" w16du:dateUtc="2025-12-22T04:06:00Z">
              <w:r w:rsidR="00884A3B">
                <w:rPr>
                  <w:rFonts w:ascii="Calibri" w:hAnsi="Calibri" w:cs="Calibri"/>
                  <w:sz w:val="22"/>
                  <w:szCs w:val="22"/>
                </w:rPr>
                <w:t xml:space="preserve"> “CPFIS-SA” or</w:t>
              </w:r>
            </w:ins>
            <w:r>
              <w:rPr>
                <w:rFonts w:ascii="Calibri" w:hAnsi="Calibri" w:cs="Calibri"/>
                <w:sz w:val="22"/>
                <w:szCs w:val="22"/>
              </w:rPr>
              <w:t xml:space="preserve"> “SRS”.</w:t>
            </w:r>
            <w:commentRangeEnd w:id="517"/>
            <w:r w:rsidR="00A56FF1">
              <w:rPr>
                <w:rStyle w:val="CommentReference"/>
                <w:rFonts w:asciiTheme="minorHAnsi" w:eastAsiaTheme="minorHAnsi" w:hAnsiTheme="minorHAnsi" w:cstheme="minorBidi"/>
                <w:lang w:eastAsia="en-US"/>
              </w:rPr>
              <w:commentReference w:id="517"/>
            </w:r>
          </w:p>
        </w:tc>
      </w:tr>
      <w:tr w:rsidR="00DC403D" w:rsidRPr="007C7C7F" w14:paraId="2C5F7C86" w14:textId="77777777" w:rsidTr="00367814">
        <w:tc>
          <w:tcPr>
            <w:tcW w:w="562" w:type="dxa"/>
          </w:tcPr>
          <w:p w14:paraId="01804511" w14:textId="7D3B16DF" w:rsidR="00DC403D" w:rsidRDefault="00ED01F2" w:rsidP="00DC403D">
            <w:pPr>
              <w:pStyle w:val="NoSpacing"/>
              <w:rPr>
                <w:rFonts w:cstheme="minorHAnsi"/>
              </w:rPr>
            </w:pPr>
            <w:r>
              <w:rPr>
                <w:rFonts w:cstheme="minorHAnsi"/>
              </w:rPr>
              <w:t>13</w:t>
            </w:r>
          </w:p>
        </w:tc>
        <w:tc>
          <w:tcPr>
            <w:tcW w:w="2248" w:type="dxa"/>
          </w:tcPr>
          <w:p w14:paraId="30E64A35" w14:textId="21871BA5" w:rsidR="00DC403D" w:rsidRPr="00734F16" w:rsidRDefault="00DC403D" w:rsidP="00DC403D">
            <w:pPr>
              <w:pStyle w:val="NoSpacing"/>
              <w:rPr>
                <w:rFonts w:cstheme="minorHAnsi"/>
              </w:rPr>
            </w:pPr>
            <w:r>
              <w:rPr>
                <w:rFonts w:cstheme="minorHAnsi"/>
              </w:rPr>
              <w:t>Total no. of bids</w:t>
            </w:r>
          </w:p>
        </w:tc>
        <w:tc>
          <w:tcPr>
            <w:tcW w:w="1701" w:type="dxa"/>
          </w:tcPr>
          <w:p w14:paraId="0DB9B377" w14:textId="669C5456" w:rsidR="00DC403D" w:rsidRDefault="00DC403D" w:rsidP="00DC403D">
            <w:pPr>
              <w:pStyle w:val="NoSpacing"/>
              <w:rPr>
                <w:rFonts w:cstheme="minorHAnsi"/>
              </w:rPr>
            </w:pPr>
            <w:r>
              <w:rPr>
                <w:rFonts w:cstheme="minorHAnsi"/>
              </w:rPr>
              <w:t>Label</w:t>
            </w:r>
          </w:p>
        </w:tc>
        <w:tc>
          <w:tcPr>
            <w:tcW w:w="2147" w:type="dxa"/>
          </w:tcPr>
          <w:p w14:paraId="2826A3E7" w14:textId="77777777" w:rsidR="00DC403D" w:rsidRPr="00C63EA3" w:rsidRDefault="00DC403D" w:rsidP="00DC403D">
            <w:pPr>
              <w:pStyle w:val="NoSpacing"/>
              <w:rPr>
                <w:u w:val="single"/>
              </w:rPr>
            </w:pPr>
          </w:p>
        </w:tc>
        <w:tc>
          <w:tcPr>
            <w:tcW w:w="3685" w:type="dxa"/>
          </w:tcPr>
          <w:p w14:paraId="6D6A9192" w14:textId="7140F7FB" w:rsidR="00DC403D" w:rsidRDefault="00E87E34" w:rsidP="00DC403D">
            <w:pPr>
              <w:pStyle w:val="NoSpacing"/>
            </w:pPr>
            <w:r>
              <w:t>Displays</w:t>
            </w:r>
            <w:r w:rsidR="00ED01F2">
              <w:t xml:space="preserve"> the total number of bids submitted within this modal.</w:t>
            </w:r>
          </w:p>
        </w:tc>
      </w:tr>
      <w:tr w:rsidR="00DC403D" w:rsidRPr="007C7C7F" w14:paraId="5433DD76" w14:textId="77777777" w:rsidTr="00367814">
        <w:tc>
          <w:tcPr>
            <w:tcW w:w="562" w:type="dxa"/>
          </w:tcPr>
          <w:p w14:paraId="34AD5AD5" w14:textId="5C2CCB76" w:rsidR="00DC403D" w:rsidRDefault="00ED01F2" w:rsidP="00DC403D">
            <w:pPr>
              <w:pStyle w:val="NoSpacing"/>
              <w:rPr>
                <w:rFonts w:cstheme="minorHAnsi"/>
              </w:rPr>
            </w:pPr>
            <w:r>
              <w:rPr>
                <w:rFonts w:cstheme="minorHAnsi"/>
              </w:rPr>
              <w:t>14</w:t>
            </w:r>
          </w:p>
        </w:tc>
        <w:tc>
          <w:tcPr>
            <w:tcW w:w="2248" w:type="dxa"/>
          </w:tcPr>
          <w:p w14:paraId="79825CD7" w14:textId="2C910866" w:rsidR="00DC403D" w:rsidRPr="00734F16" w:rsidRDefault="00DC403D" w:rsidP="00DC403D">
            <w:pPr>
              <w:pStyle w:val="NoSpacing"/>
              <w:rPr>
                <w:rFonts w:cstheme="minorHAnsi"/>
              </w:rPr>
            </w:pPr>
            <w:r>
              <w:rPr>
                <w:rFonts w:cstheme="minorHAnsi"/>
              </w:rPr>
              <w:t>Total amount applied</w:t>
            </w:r>
          </w:p>
        </w:tc>
        <w:tc>
          <w:tcPr>
            <w:tcW w:w="1701" w:type="dxa"/>
          </w:tcPr>
          <w:p w14:paraId="19309E8A" w14:textId="03F783F7" w:rsidR="00DC403D" w:rsidRDefault="00DC403D" w:rsidP="00DC403D">
            <w:pPr>
              <w:pStyle w:val="NoSpacing"/>
              <w:rPr>
                <w:rFonts w:cstheme="minorHAnsi"/>
              </w:rPr>
            </w:pPr>
            <w:r>
              <w:rPr>
                <w:rFonts w:cstheme="minorHAnsi"/>
              </w:rPr>
              <w:t>Label</w:t>
            </w:r>
          </w:p>
        </w:tc>
        <w:tc>
          <w:tcPr>
            <w:tcW w:w="2147" w:type="dxa"/>
          </w:tcPr>
          <w:p w14:paraId="793EE67A" w14:textId="77777777" w:rsidR="00DC403D" w:rsidRPr="00C63EA3" w:rsidRDefault="00DC403D" w:rsidP="00DC403D">
            <w:pPr>
              <w:pStyle w:val="NoSpacing"/>
              <w:rPr>
                <w:u w:val="single"/>
              </w:rPr>
            </w:pPr>
          </w:p>
        </w:tc>
        <w:tc>
          <w:tcPr>
            <w:tcW w:w="3685" w:type="dxa"/>
          </w:tcPr>
          <w:p w14:paraId="7D1CC80F" w14:textId="73CCA8B3" w:rsidR="00DC403D" w:rsidRDefault="00E87E34" w:rsidP="00DC403D">
            <w:pPr>
              <w:pStyle w:val="NoSpacing"/>
            </w:pPr>
            <w:r>
              <w:t>Displays</w:t>
            </w:r>
            <w:r w:rsidR="00ED01F2">
              <w:t xml:space="preserve"> the sum of the nominal amount</w:t>
            </w:r>
            <w:r>
              <w:t xml:space="preserve"> submitted for all bids within this modal.</w:t>
            </w:r>
          </w:p>
        </w:tc>
      </w:tr>
      <w:tr w:rsidR="00DC403D" w:rsidRPr="007C7C7F" w14:paraId="284FDA69" w14:textId="77777777" w:rsidTr="00367814">
        <w:tc>
          <w:tcPr>
            <w:tcW w:w="562" w:type="dxa"/>
          </w:tcPr>
          <w:p w14:paraId="6638E0E4" w14:textId="634363A0" w:rsidR="00DC403D" w:rsidRDefault="00ED01F2" w:rsidP="00DC403D">
            <w:pPr>
              <w:pStyle w:val="NoSpacing"/>
              <w:rPr>
                <w:rFonts w:cstheme="minorHAnsi"/>
              </w:rPr>
            </w:pPr>
            <w:r>
              <w:rPr>
                <w:rFonts w:cstheme="minorHAnsi"/>
              </w:rPr>
              <w:t>15</w:t>
            </w:r>
          </w:p>
        </w:tc>
        <w:tc>
          <w:tcPr>
            <w:tcW w:w="2248" w:type="dxa"/>
          </w:tcPr>
          <w:p w14:paraId="2F187E38" w14:textId="77777777" w:rsidR="00DC403D" w:rsidRPr="00734F16" w:rsidRDefault="00DC403D" w:rsidP="00DC403D">
            <w:pPr>
              <w:pStyle w:val="NoSpacing"/>
              <w:rPr>
                <w:rFonts w:cstheme="minorHAnsi"/>
              </w:rPr>
            </w:pPr>
            <w:r>
              <w:rPr>
                <w:rFonts w:cstheme="minorHAnsi"/>
              </w:rPr>
              <w:t>Bank ref. no.</w:t>
            </w:r>
          </w:p>
        </w:tc>
        <w:tc>
          <w:tcPr>
            <w:tcW w:w="1701" w:type="dxa"/>
          </w:tcPr>
          <w:p w14:paraId="59AEF9B1" w14:textId="1A63E435" w:rsidR="00DC403D" w:rsidRDefault="00DC403D" w:rsidP="00DC403D">
            <w:pPr>
              <w:pStyle w:val="NoSpacing"/>
              <w:rPr>
                <w:rFonts w:cstheme="minorHAnsi"/>
              </w:rPr>
            </w:pPr>
            <w:r>
              <w:rPr>
                <w:rFonts w:cstheme="minorHAnsi"/>
              </w:rPr>
              <w:t>Label</w:t>
            </w:r>
          </w:p>
        </w:tc>
        <w:tc>
          <w:tcPr>
            <w:tcW w:w="2147" w:type="dxa"/>
          </w:tcPr>
          <w:p w14:paraId="31E4A016" w14:textId="5DA703FF" w:rsidR="00DC403D" w:rsidRPr="00D76A11" w:rsidRDefault="00DC403D" w:rsidP="00DC403D">
            <w:pPr>
              <w:pStyle w:val="NoSpacing"/>
            </w:pPr>
          </w:p>
        </w:tc>
        <w:tc>
          <w:tcPr>
            <w:tcW w:w="3685" w:type="dxa"/>
          </w:tcPr>
          <w:p w14:paraId="2ADE2C22" w14:textId="77777777" w:rsidR="00DC403D" w:rsidRDefault="00DC403D" w:rsidP="00DC403D">
            <w:pPr>
              <w:pStyle w:val="NoSpacing"/>
            </w:pPr>
          </w:p>
        </w:tc>
      </w:tr>
      <w:tr w:rsidR="00DC403D" w:rsidRPr="007C7C7F" w14:paraId="5C5582BA" w14:textId="77777777" w:rsidTr="00367814">
        <w:tc>
          <w:tcPr>
            <w:tcW w:w="562" w:type="dxa"/>
          </w:tcPr>
          <w:p w14:paraId="1A7AC19E" w14:textId="7D1D894D" w:rsidR="00DC403D" w:rsidRDefault="00DC403D" w:rsidP="00DC403D">
            <w:pPr>
              <w:pStyle w:val="NoSpacing"/>
              <w:rPr>
                <w:rFonts w:cstheme="minorHAnsi"/>
              </w:rPr>
            </w:pPr>
            <w:r>
              <w:rPr>
                <w:rFonts w:cstheme="minorHAnsi"/>
              </w:rPr>
              <w:lastRenderedPageBreak/>
              <w:t>1</w:t>
            </w:r>
            <w:r w:rsidR="00ED01F2">
              <w:rPr>
                <w:rFonts w:cstheme="minorHAnsi"/>
              </w:rPr>
              <w:t>6</w:t>
            </w:r>
          </w:p>
        </w:tc>
        <w:tc>
          <w:tcPr>
            <w:tcW w:w="2248" w:type="dxa"/>
          </w:tcPr>
          <w:p w14:paraId="72628B35" w14:textId="77777777" w:rsidR="00DC403D" w:rsidRPr="00734F16" w:rsidRDefault="00DC403D" w:rsidP="00DC403D">
            <w:pPr>
              <w:pStyle w:val="NoSpacing"/>
              <w:rPr>
                <w:rFonts w:cstheme="minorHAnsi"/>
              </w:rPr>
            </w:pPr>
            <w:r>
              <w:rPr>
                <w:rFonts w:cstheme="minorHAnsi"/>
              </w:rPr>
              <w:t>Nominal amount ($)</w:t>
            </w:r>
          </w:p>
        </w:tc>
        <w:tc>
          <w:tcPr>
            <w:tcW w:w="1701" w:type="dxa"/>
          </w:tcPr>
          <w:p w14:paraId="49837507" w14:textId="05368E03" w:rsidR="00DC403D" w:rsidRDefault="00DC403D" w:rsidP="00DC403D">
            <w:pPr>
              <w:pStyle w:val="NoSpacing"/>
              <w:rPr>
                <w:rFonts w:cstheme="minorHAnsi"/>
              </w:rPr>
            </w:pPr>
            <w:r>
              <w:rPr>
                <w:rFonts w:cstheme="minorHAnsi"/>
              </w:rPr>
              <w:t>Label</w:t>
            </w:r>
          </w:p>
        </w:tc>
        <w:tc>
          <w:tcPr>
            <w:tcW w:w="2147" w:type="dxa"/>
          </w:tcPr>
          <w:p w14:paraId="0F207512" w14:textId="25444F66" w:rsidR="00DC403D" w:rsidRPr="00D76A11" w:rsidRDefault="00DC403D" w:rsidP="00DC403D">
            <w:pPr>
              <w:pStyle w:val="NoSpacing"/>
            </w:pPr>
          </w:p>
        </w:tc>
        <w:tc>
          <w:tcPr>
            <w:tcW w:w="3685" w:type="dxa"/>
          </w:tcPr>
          <w:p w14:paraId="6B37F240" w14:textId="6B5133FD" w:rsidR="00DC403D" w:rsidRDefault="00DC403D" w:rsidP="00DC403D">
            <w:pPr>
              <w:pStyle w:val="NoSpacing"/>
            </w:pPr>
          </w:p>
        </w:tc>
      </w:tr>
      <w:tr w:rsidR="00DC403D" w:rsidRPr="007C7C7F" w14:paraId="3DB98B83" w14:textId="77777777" w:rsidTr="00367814">
        <w:tc>
          <w:tcPr>
            <w:tcW w:w="562" w:type="dxa"/>
          </w:tcPr>
          <w:p w14:paraId="5784EE9D" w14:textId="5A6A50AD" w:rsidR="00DC403D" w:rsidRDefault="00DC403D" w:rsidP="00DC403D">
            <w:pPr>
              <w:pStyle w:val="NoSpacing"/>
              <w:rPr>
                <w:rFonts w:cstheme="minorHAnsi"/>
              </w:rPr>
            </w:pPr>
            <w:r>
              <w:rPr>
                <w:rFonts w:cstheme="minorHAnsi"/>
              </w:rPr>
              <w:t>1</w:t>
            </w:r>
            <w:r w:rsidR="00ED01F2">
              <w:rPr>
                <w:rFonts w:cstheme="minorHAnsi"/>
              </w:rPr>
              <w:t>7</w:t>
            </w:r>
          </w:p>
        </w:tc>
        <w:tc>
          <w:tcPr>
            <w:tcW w:w="2248" w:type="dxa"/>
          </w:tcPr>
          <w:p w14:paraId="21C2DD18" w14:textId="77777777" w:rsidR="00DC403D" w:rsidRPr="00734F16" w:rsidRDefault="00DC403D" w:rsidP="00DC403D">
            <w:pPr>
              <w:pStyle w:val="NoSpacing"/>
              <w:rPr>
                <w:rFonts w:cstheme="minorHAnsi"/>
              </w:rPr>
            </w:pPr>
            <w:r>
              <w:rPr>
                <w:rFonts w:cstheme="minorHAnsi"/>
              </w:rPr>
              <w:t>Competitive</w:t>
            </w:r>
          </w:p>
        </w:tc>
        <w:tc>
          <w:tcPr>
            <w:tcW w:w="1701" w:type="dxa"/>
          </w:tcPr>
          <w:p w14:paraId="4BA8B650" w14:textId="18F2CAE1" w:rsidR="00DC403D" w:rsidRDefault="00DC403D" w:rsidP="00DC403D">
            <w:pPr>
              <w:pStyle w:val="NoSpacing"/>
              <w:rPr>
                <w:rFonts w:cstheme="minorHAnsi"/>
              </w:rPr>
            </w:pPr>
            <w:r>
              <w:rPr>
                <w:rFonts w:cstheme="minorHAnsi"/>
              </w:rPr>
              <w:t>Label</w:t>
            </w:r>
          </w:p>
        </w:tc>
        <w:tc>
          <w:tcPr>
            <w:tcW w:w="2147" w:type="dxa"/>
          </w:tcPr>
          <w:p w14:paraId="2266F7AD" w14:textId="3DF382B7" w:rsidR="00DC403D" w:rsidRPr="00C63EA3" w:rsidRDefault="00DC403D" w:rsidP="00DC403D">
            <w:pPr>
              <w:pStyle w:val="NoSpacing"/>
              <w:rPr>
                <w:u w:val="single"/>
              </w:rPr>
            </w:pPr>
          </w:p>
        </w:tc>
        <w:tc>
          <w:tcPr>
            <w:tcW w:w="3685" w:type="dxa"/>
          </w:tcPr>
          <w:p w14:paraId="48DF6885" w14:textId="48A6B17A" w:rsidR="00DC403D" w:rsidRDefault="00DC403D" w:rsidP="00DC403D">
            <w:pPr>
              <w:pStyle w:val="NoSpacing"/>
            </w:pPr>
          </w:p>
        </w:tc>
      </w:tr>
      <w:tr w:rsidR="00DC403D" w:rsidRPr="007C7C7F" w14:paraId="4A60E682" w14:textId="77777777" w:rsidTr="00367814">
        <w:tc>
          <w:tcPr>
            <w:tcW w:w="562" w:type="dxa"/>
          </w:tcPr>
          <w:p w14:paraId="1229E839" w14:textId="641E7020" w:rsidR="00DC403D" w:rsidRDefault="00DC403D" w:rsidP="00DC403D">
            <w:pPr>
              <w:pStyle w:val="NoSpacing"/>
              <w:rPr>
                <w:rFonts w:cstheme="minorHAnsi"/>
              </w:rPr>
            </w:pPr>
            <w:r>
              <w:rPr>
                <w:rFonts w:cstheme="minorHAnsi"/>
              </w:rPr>
              <w:t>1</w:t>
            </w:r>
            <w:r w:rsidR="00ED01F2">
              <w:rPr>
                <w:rFonts w:cstheme="minorHAnsi"/>
              </w:rPr>
              <w:t>8</w:t>
            </w:r>
          </w:p>
        </w:tc>
        <w:tc>
          <w:tcPr>
            <w:tcW w:w="2248" w:type="dxa"/>
          </w:tcPr>
          <w:p w14:paraId="6CBE9F0E" w14:textId="77777777" w:rsidR="00DC403D" w:rsidRPr="00734F16" w:rsidRDefault="00DC403D" w:rsidP="00DC403D">
            <w:pPr>
              <w:pStyle w:val="NoSpacing"/>
              <w:rPr>
                <w:rFonts w:cstheme="minorHAnsi"/>
              </w:rPr>
            </w:pPr>
            <w:r>
              <w:rPr>
                <w:rFonts w:cstheme="minorHAnsi"/>
              </w:rPr>
              <w:t>Yield (%)</w:t>
            </w:r>
          </w:p>
        </w:tc>
        <w:tc>
          <w:tcPr>
            <w:tcW w:w="1701" w:type="dxa"/>
          </w:tcPr>
          <w:p w14:paraId="67E8DFCF" w14:textId="355DDFA6" w:rsidR="00DC403D" w:rsidRDefault="00DC403D" w:rsidP="00DC403D">
            <w:pPr>
              <w:pStyle w:val="NoSpacing"/>
              <w:rPr>
                <w:rFonts w:cstheme="minorHAnsi"/>
              </w:rPr>
            </w:pPr>
            <w:r>
              <w:rPr>
                <w:rFonts w:cstheme="minorHAnsi"/>
              </w:rPr>
              <w:t>Label</w:t>
            </w:r>
          </w:p>
        </w:tc>
        <w:tc>
          <w:tcPr>
            <w:tcW w:w="2147" w:type="dxa"/>
          </w:tcPr>
          <w:p w14:paraId="6BDEEEA0" w14:textId="2202F226" w:rsidR="00DC403D" w:rsidRPr="00C63EA3" w:rsidRDefault="00DC403D" w:rsidP="00DC403D">
            <w:pPr>
              <w:pStyle w:val="NoSpacing"/>
              <w:rPr>
                <w:u w:val="single"/>
              </w:rPr>
            </w:pPr>
          </w:p>
        </w:tc>
        <w:tc>
          <w:tcPr>
            <w:tcW w:w="3685" w:type="dxa"/>
          </w:tcPr>
          <w:p w14:paraId="62755593" w14:textId="77777777" w:rsidR="00DC403D" w:rsidRDefault="00DC403D" w:rsidP="00DC403D">
            <w:pPr>
              <w:pStyle w:val="NoSpacing"/>
            </w:pPr>
          </w:p>
        </w:tc>
      </w:tr>
      <w:tr w:rsidR="00DC403D" w:rsidRPr="007C7C7F" w14:paraId="50FAA77E" w14:textId="77777777" w:rsidTr="00367814">
        <w:tc>
          <w:tcPr>
            <w:tcW w:w="562" w:type="dxa"/>
          </w:tcPr>
          <w:p w14:paraId="0277D79B" w14:textId="3602AC3A" w:rsidR="00DC403D" w:rsidRDefault="00DC403D" w:rsidP="00DC403D">
            <w:pPr>
              <w:pStyle w:val="NoSpacing"/>
              <w:rPr>
                <w:rFonts w:cstheme="minorHAnsi"/>
              </w:rPr>
            </w:pPr>
            <w:commentRangeStart w:id="522"/>
            <w:r>
              <w:rPr>
                <w:rFonts w:cstheme="minorHAnsi"/>
              </w:rPr>
              <w:t>1</w:t>
            </w:r>
            <w:r w:rsidR="00ED01F2">
              <w:rPr>
                <w:rFonts w:cstheme="minorHAnsi"/>
              </w:rPr>
              <w:t>9</w:t>
            </w:r>
          </w:p>
        </w:tc>
        <w:tc>
          <w:tcPr>
            <w:tcW w:w="2248" w:type="dxa"/>
          </w:tcPr>
          <w:p w14:paraId="4A9708A2" w14:textId="77D7B8F2" w:rsidR="00DC403D" w:rsidRPr="00734F16" w:rsidRDefault="00DC403D" w:rsidP="00DC403D">
            <w:pPr>
              <w:pStyle w:val="NoSpacing"/>
              <w:rPr>
                <w:rFonts w:cstheme="minorHAnsi"/>
              </w:rPr>
            </w:pPr>
            <w:r>
              <w:rPr>
                <w:rFonts w:cstheme="minorHAnsi"/>
              </w:rPr>
              <w:t>Remarks (internal)</w:t>
            </w:r>
          </w:p>
        </w:tc>
        <w:tc>
          <w:tcPr>
            <w:tcW w:w="1701" w:type="dxa"/>
          </w:tcPr>
          <w:p w14:paraId="1F3318F4" w14:textId="6D59A8D6" w:rsidR="00DC403D" w:rsidRDefault="00DC403D" w:rsidP="00DC403D">
            <w:pPr>
              <w:pStyle w:val="NoSpacing"/>
              <w:rPr>
                <w:rFonts w:cstheme="minorHAnsi"/>
              </w:rPr>
            </w:pPr>
            <w:r>
              <w:rPr>
                <w:rFonts w:cstheme="minorHAnsi"/>
              </w:rPr>
              <w:t>Label</w:t>
            </w:r>
          </w:p>
        </w:tc>
        <w:tc>
          <w:tcPr>
            <w:tcW w:w="2147" w:type="dxa"/>
          </w:tcPr>
          <w:p w14:paraId="06511AEA" w14:textId="77777777" w:rsidR="00DC403D" w:rsidRPr="00C63EA3" w:rsidRDefault="00DC403D" w:rsidP="00DC403D">
            <w:pPr>
              <w:pStyle w:val="NoSpacing"/>
              <w:rPr>
                <w:u w:val="single"/>
              </w:rPr>
            </w:pPr>
          </w:p>
        </w:tc>
        <w:tc>
          <w:tcPr>
            <w:tcW w:w="3685" w:type="dxa"/>
          </w:tcPr>
          <w:p w14:paraId="7082476A" w14:textId="57821461" w:rsidR="00DC403D" w:rsidRDefault="00DC403D" w:rsidP="00DC403D">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commentRangeEnd w:id="522"/>
            <w:r w:rsidR="00A56FF1">
              <w:rPr>
                <w:rStyle w:val="CommentReference"/>
              </w:rPr>
              <w:commentReference w:id="522"/>
            </w:r>
          </w:p>
        </w:tc>
      </w:tr>
      <w:tr w:rsidR="00DC403D" w:rsidRPr="007C7C7F" w14:paraId="21459234" w14:textId="77777777" w:rsidTr="00367814">
        <w:tc>
          <w:tcPr>
            <w:tcW w:w="562" w:type="dxa"/>
          </w:tcPr>
          <w:p w14:paraId="3AF85B86" w14:textId="02E66544" w:rsidR="00DC403D" w:rsidRDefault="00ED01F2" w:rsidP="00DC403D">
            <w:pPr>
              <w:pStyle w:val="NoSpacing"/>
              <w:rPr>
                <w:rFonts w:cstheme="minorHAnsi"/>
              </w:rPr>
            </w:pPr>
            <w:r>
              <w:rPr>
                <w:rFonts w:cstheme="minorHAnsi"/>
              </w:rPr>
              <w:t>20</w:t>
            </w:r>
          </w:p>
        </w:tc>
        <w:tc>
          <w:tcPr>
            <w:tcW w:w="2248" w:type="dxa"/>
          </w:tcPr>
          <w:p w14:paraId="64DBF9D8" w14:textId="37B973AB" w:rsidR="00DC403D" w:rsidRPr="00734F16" w:rsidRDefault="00DC403D" w:rsidP="00DC403D">
            <w:pPr>
              <w:pStyle w:val="NoSpacing"/>
              <w:rPr>
                <w:rFonts w:cstheme="minorHAnsi"/>
              </w:rPr>
            </w:pPr>
            <w:r>
              <w:rPr>
                <w:rFonts w:cstheme="minorHAnsi"/>
              </w:rPr>
              <w:t>Confirm</w:t>
            </w:r>
          </w:p>
        </w:tc>
        <w:tc>
          <w:tcPr>
            <w:tcW w:w="1701" w:type="dxa"/>
          </w:tcPr>
          <w:p w14:paraId="660CCF53" w14:textId="04E759EE" w:rsidR="00DC403D" w:rsidRDefault="00DC403D" w:rsidP="00DC403D">
            <w:pPr>
              <w:pStyle w:val="NoSpacing"/>
              <w:rPr>
                <w:rFonts w:cstheme="minorHAnsi"/>
              </w:rPr>
            </w:pPr>
            <w:r>
              <w:rPr>
                <w:rFonts w:cstheme="minorHAnsi"/>
              </w:rPr>
              <w:t>Primary button</w:t>
            </w:r>
          </w:p>
        </w:tc>
        <w:tc>
          <w:tcPr>
            <w:tcW w:w="2147" w:type="dxa"/>
          </w:tcPr>
          <w:p w14:paraId="147A86A9" w14:textId="77777777" w:rsidR="00DC403D" w:rsidRPr="00C63EA3" w:rsidRDefault="00DC403D" w:rsidP="00DC403D">
            <w:pPr>
              <w:pStyle w:val="NoSpacing"/>
              <w:rPr>
                <w:u w:val="single"/>
              </w:rPr>
            </w:pPr>
          </w:p>
        </w:tc>
        <w:tc>
          <w:tcPr>
            <w:tcW w:w="3685" w:type="dxa"/>
          </w:tcPr>
          <w:p w14:paraId="3B8CBD43" w14:textId="256A463B" w:rsidR="00DC403D" w:rsidRDefault="00DC403D" w:rsidP="00DC403D">
            <w:pPr>
              <w:pStyle w:val="NoSpacing"/>
            </w:pPr>
            <w:commentRangeStart w:id="523"/>
            <w:r>
              <w:t>Submits the created bid(s) for approval</w:t>
            </w:r>
            <w:commentRangeEnd w:id="523"/>
            <w:r w:rsidR="003B7C22">
              <w:rPr>
                <w:rStyle w:val="CommentReference"/>
              </w:rPr>
              <w:commentReference w:id="523"/>
            </w:r>
            <w:r>
              <w:t>. Refer to</w:t>
            </w:r>
            <w:r w:rsidR="00367814">
              <w:t xml:space="preserve"> </w:t>
            </w:r>
            <w:r w:rsidR="00367814">
              <w:fldChar w:fldCharType="begin"/>
            </w:r>
            <w:r w:rsidR="00367814">
              <w:instrText xml:space="preserve"> REF _Ref216444489 \r \h </w:instrText>
            </w:r>
            <w:r w:rsidR="00367814">
              <w:fldChar w:fldCharType="separate"/>
            </w:r>
            <w:r w:rsidR="00736FA2">
              <w:t>2.8.4</w:t>
            </w:r>
            <w:r w:rsidR="00367814">
              <w:fldChar w:fldCharType="end"/>
            </w:r>
            <w:r>
              <w:t xml:space="preserve"> </w:t>
            </w:r>
            <w:r w:rsidR="00367814">
              <w:fldChar w:fldCharType="begin"/>
            </w:r>
            <w:r w:rsidR="00367814">
              <w:instrText xml:space="preserve"> REF _Ref216444489 \h </w:instrText>
            </w:r>
            <w:r w:rsidR="00367814">
              <w:fldChar w:fldCharType="separate"/>
            </w:r>
            <w:r w:rsidR="00736FA2">
              <w:t>Post Conditions</w:t>
            </w:r>
            <w:r w:rsidR="00367814">
              <w:fldChar w:fldCharType="end"/>
            </w:r>
            <w:r>
              <w:t>.</w:t>
            </w:r>
          </w:p>
        </w:tc>
      </w:tr>
    </w:tbl>
    <w:p w14:paraId="6303DA52" w14:textId="04D904B1" w:rsidR="00D76A11" w:rsidRPr="00D76A11" w:rsidRDefault="00D76A11" w:rsidP="00D76A11">
      <w:pPr>
        <w:pStyle w:val="Caption"/>
      </w:pPr>
      <w:r>
        <w:t xml:space="preserve">Table </w:t>
      </w:r>
      <w:r>
        <w:fldChar w:fldCharType="begin"/>
      </w:r>
      <w:r>
        <w:instrText xml:space="preserve"> SEQ Table \* ARABIC </w:instrText>
      </w:r>
      <w:r>
        <w:fldChar w:fldCharType="separate"/>
      </w:r>
      <w:r w:rsidR="00736FA2">
        <w:rPr>
          <w:noProof/>
        </w:rPr>
        <w:t>17</w:t>
      </w:r>
      <w:r>
        <w:fldChar w:fldCharType="end"/>
      </w:r>
      <w:r>
        <w:t>: Create Bid Confirmation Prompt Screen Elements</w:t>
      </w:r>
    </w:p>
    <w:p w14:paraId="19EF7270" w14:textId="4F3F6AF2" w:rsidR="00624546" w:rsidRDefault="00624546" w:rsidP="00624546">
      <w:pPr>
        <w:pStyle w:val="Heading2"/>
      </w:pPr>
      <w:bookmarkStart w:id="524" w:name="_Toc216817636"/>
      <w:r>
        <w:t>Update Bid</w:t>
      </w:r>
      <w:bookmarkEnd w:id="524"/>
    </w:p>
    <w:p w14:paraId="1205E7E4" w14:textId="77777777" w:rsidR="00624546" w:rsidRPr="00D50758" w:rsidRDefault="00624546" w:rsidP="00624546">
      <w:pPr>
        <w:pStyle w:val="Heading3"/>
      </w:pPr>
      <w:bookmarkStart w:id="525" w:name="_Toc216817637"/>
      <w:r>
        <w:t>Description</w:t>
      </w:r>
      <w:bookmarkEnd w:id="525"/>
    </w:p>
    <w:p w14:paraId="079DC7F5" w14:textId="1D31A2C8" w:rsidR="00624546" w:rsidRPr="005F251E" w:rsidRDefault="00624546" w:rsidP="00624546">
      <w:r w:rsidRPr="002923FD">
        <w:t xml:space="preserve">This use case enables Makers to </w:t>
      </w:r>
      <w:r>
        <w:t xml:space="preserve">update </w:t>
      </w:r>
      <w:ins w:id="526" w:author="Sophia TAN (MAS)" w:date="2026-01-09T16:13:00Z" w16du:dateUtc="2026-01-09T08:13:00Z">
        <w:r w:rsidR="00254E09">
          <w:t xml:space="preserve">institution and retail (?) </w:t>
        </w:r>
      </w:ins>
      <w:r>
        <w:t>bids for an issuance.</w:t>
      </w:r>
    </w:p>
    <w:p w14:paraId="4B0CC956" w14:textId="77777777" w:rsidR="00624546" w:rsidRDefault="00624546" w:rsidP="00624546">
      <w:pPr>
        <w:pStyle w:val="Heading3"/>
      </w:pPr>
      <w:bookmarkStart w:id="527" w:name="_Toc216817638"/>
      <w:r>
        <w:t>Preconditions</w:t>
      </w:r>
      <w:bookmarkEnd w:id="527"/>
    </w:p>
    <w:p w14:paraId="4494BF16" w14:textId="77777777" w:rsidR="00624546" w:rsidRDefault="00624546" w:rsidP="00624546">
      <w:pPr>
        <w:pStyle w:val="ListParagraph"/>
      </w:pPr>
      <w:r>
        <w:t>User logs in to the Intranet Portal.</w:t>
      </w:r>
    </w:p>
    <w:p w14:paraId="1973767A" w14:textId="77777777" w:rsidR="00624546" w:rsidRDefault="00624546" w:rsidP="00624546">
      <w:pPr>
        <w:pStyle w:val="ListParagraph"/>
      </w:pPr>
      <w:r>
        <w:t>User accesses the Bid Details Page.</w:t>
      </w:r>
    </w:p>
    <w:p w14:paraId="7F21C479" w14:textId="19329ABB" w:rsidR="003147F9" w:rsidRDefault="003147F9" w:rsidP="003147F9">
      <w:pPr>
        <w:pStyle w:val="ListParagraph"/>
      </w:pPr>
      <w:r>
        <w:t>The result</w:t>
      </w:r>
      <w:del w:id="528" w:author="Han Xie CHAI (MAS)" w:date="2026-01-09T07:58:00Z" w16du:dateUtc="2026-01-08T23:58:00Z">
        <w:r w:rsidDel="0059494E">
          <w:delText>s</w:delText>
        </w:r>
      </w:del>
      <w:r>
        <w:t xml:space="preserve"> for the auction/allotment </w:t>
      </w:r>
      <w:del w:id="529" w:author="Akila BALAKRISHNAN from.OPTIMUM (MAS)" w:date="2025-12-22T12:12:00Z" w16du:dateUtc="2025-12-22T04:12:00Z">
        <w:r w:rsidDel="00FF0075">
          <w:delText xml:space="preserve">are </w:delText>
        </w:r>
      </w:del>
      <w:ins w:id="530" w:author="Akila BALAKRISHNAN from.OPTIMUM (MAS)" w:date="2025-12-22T12:12:00Z" w16du:dateUtc="2025-12-22T04:12:00Z">
        <w:r w:rsidR="00FF0075">
          <w:t xml:space="preserve">is </w:t>
        </w:r>
      </w:ins>
      <w:r>
        <w:t xml:space="preserve">not released or </w:t>
      </w:r>
      <w:del w:id="531" w:author="Akila BALAKRISHNAN from.OPTIMUM (MAS)" w:date="2025-12-22T12:12:00Z" w16du:dateUtc="2025-12-22T04:12:00Z">
        <w:r w:rsidDel="00FF0075">
          <w:delText xml:space="preserve">are </w:delText>
        </w:r>
      </w:del>
      <w:ins w:id="532" w:author="Akila BALAKRISHNAN from.OPTIMUM (MAS)" w:date="2025-12-22T12:12:00Z" w16du:dateUtc="2025-12-22T04:12:00Z">
        <w:r w:rsidR="00FF0075">
          <w:t xml:space="preserve">is </w:t>
        </w:r>
      </w:ins>
      <w:r>
        <w:t>unpublished.</w:t>
      </w:r>
    </w:p>
    <w:p w14:paraId="01D56000" w14:textId="241EE2A6" w:rsidR="00624546" w:rsidRDefault="00624546" w:rsidP="00624546">
      <w:pPr>
        <w:pStyle w:val="ListParagraph"/>
      </w:pPr>
      <w:r>
        <w:t>The bid is not pending approval for updates or requests for deletion.</w:t>
      </w:r>
    </w:p>
    <w:p w14:paraId="5417E5E6" w14:textId="77777777" w:rsidR="00624546" w:rsidRDefault="00624546" w:rsidP="00624546">
      <w:pPr>
        <w:pStyle w:val="Heading3"/>
      </w:pPr>
      <w:bookmarkStart w:id="533" w:name="_Toc216817639"/>
      <w:r>
        <w:t>Business Requirements</w:t>
      </w:r>
      <w:bookmarkEnd w:id="533"/>
    </w:p>
    <w:p w14:paraId="33DB8E15" w14:textId="77777777" w:rsidR="00624546" w:rsidRPr="0068320A" w:rsidRDefault="00624546" w:rsidP="00624546">
      <w:pPr>
        <w:pStyle w:val="ListParagraph"/>
        <w:rPr>
          <w:b/>
          <w:bCs/>
        </w:rPr>
      </w:pPr>
      <w:r w:rsidRPr="0068320A">
        <w:rPr>
          <w:b/>
          <w:bCs/>
        </w:rPr>
        <w:t xml:space="preserve">Role-based Access Control: </w:t>
      </w:r>
    </w:p>
    <w:p w14:paraId="08E69A31" w14:textId="77777777" w:rsidR="00624546" w:rsidRDefault="00624546" w:rsidP="00624546">
      <w:pPr>
        <w:pStyle w:val="ListParagraph"/>
        <w:numPr>
          <w:ilvl w:val="1"/>
          <w:numId w:val="27"/>
        </w:numPr>
        <w:ind w:left="1276" w:hanging="425"/>
      </w:pPr>
      <w:r>
        <w:t>Bid Collation Maker</w:t>
      </w:r>
    </w:p>
    <w:p w14:paraId="11B6061F" w14:textId="26499405" w:rsidR="00624546" w:rsidRDefault="00624546" w:rsidP="00624546">
      <w:pPr>
        <w:pStyle w:val="ListParagraph"/>
      </w:pPr>
      <w:r>
        <w:t xml:space="preserve">Makers are only able to update bids via </w:t>
      </w:r>
      <w:del w:id="534" w:author="Han Xie CHAI (MAS)" w:date="2026-01-09T07:59:00Z" w16du:dateUtc="2026-01-08T23:59:00Z">
        <w:r w:rsidDel="0059494E">
          <w:delText>the UI</w:delText>
        </w:r>
        <w:r w:rsidR="00131103" w:rsidDel="0059494E">
          <w:delText xml:space="preserve"> </w:delText>
        </w:r>
      </w:del>
      <w:ins w:id="535" w:author="Han Xie CHAI (MAS)" w:date="2026-01-09T07:59:00Z" w16du:dateUtc="2026-01-08T23:59:00Z">
        <w:r w:rsidR="0059494E">
          <w:t xml:space="preserve">manual entry </w:t>
        </w:r>
      </w:ins>
      <w:r w:rsidR="00131103">
        <w:t xml:space="preserve">and not via </w:t>
      </w:r>
      <w:commentRangeStart w:id="536"/>
      <w:r w:rsidR="00131103">
        <w:t>file upload or batch file</w:t>
      </w:r>
      <w:commentRangeEnd w:id="536"/>
      <w:r w:rsidR="0063068F">
        <w:rPr>
          <w:rStyle w:val="CommentReference"/>
        </w:rPr>
        <w:commentReference w:id="536"/>
      </w:r>
      <w:r>
        <w:t>.</w:t>
      </w:r>
    </w:p>
    <w:p w14:paraId="0F158F35" w14:textId="5328F430" w:rsidR="00624546" w:rsidRDefault="00624546" w:rsidP="00624546">
      <w:pPr>
        <w:pStyle w:val="ListParagraph"/>
      </w:pPr>
      <w:r>
        <w:t>For each PD, no two bids can share the same bank reference number</w:t>
      </w:r>
      <w:ins w:id="537" w:author="Jasmine WL TEO (MAS)" w:date="2025-12-24T10:16:00Z" w16du:dateUtc="2025-12-24T02:16:00Z">
        <w:r w:rsidR="00A56FF1">
          <w:t xml:space="preserve"> for the same issuance</w:t>
        </w:r>
      </w:ins>
      <w:r>
        <w:t>.</w:t>
      </w:r>
    </w:p>
    <w:p w14:paraId="338F7B1D" w14:textId="52415CE7" w:rsidR="00765E37" w:rsidRDefault="00765E37" w:rsidP="00624546">
      <w:pPr>
        <w:pStyle w:val="ListParagraph"/>
      </w:pPr>
      <w:r>
        <w:t xml:space="preserve">Bids that are pending </w:t>
      </w:r>
      <w:r w:rsidR="00131103">
        <w:t xml:space="preserve">approval </w:t>
      </w:r>
      <w:r>
        <w:t xml:space="preserve">cannot be updated without </w:t>
      </w:r>
      <w:del w:id="538" w:author="Han Xie CHAI (MAS)" w:date="2026-01-09T07:59:00Z" w16du:dateUtc="2026-01-08T23:59:00Z">
        <w:r w:rsidDel="0059494E">
          <w:delText>approving</w:delText>
        </w:r>
        <w:r w:rsidR="00131103" w:rsidDel="0059494E">
          <w:delText xml:space="preserve">, </w:delText>
        </w:r>
        <w:r w:rsidDel="0059494E">
          <w:delText>rejecting</w:delText>
        </w:r>
        <w:r w:rsidR="00131103" w:rsidDel="0059494E">
          <w:delText>, or withdrawing</w:delText>
        </w:r>
        <w:r w:rsidDel="0059494E">
          <w:delText xml:space="preserve"> </w:delText>
        </w:r>
      </w:del>
      <w:r>
        <w:t xml:space="preserve">the </w:t>
      </w:r>
      <w:r w:rsidR="00131103">
        <w:t>original request</w:t>
      </w:r>
      <w:ins w:id="539" w:author="Han Xie CHAI (MAS)" w:date="2026-01-09T07:59:00Z" w16du:dateUtc="2026-01-08T23:59:00Z">
        <w:r w:rsidR="0059494E">
          <w:t xml:space="preserve"> being approved, rejected, or withdrawn</w:t>
        </w:r>
      </w:ins>
      <w:r>
        <w:t>.</w:t>
      </w:r>
    </w:p>
    <w:p w14:paraId="4923A3B8" w14:textId="77777777" w:rsidR="00624546" w:rsidRDefault="00624546" w:rsidP="00624546">
      <w:pPr>
        <w:pStyle w:val="Heading3"/>
      </w:pPr>
      <w:bookmarkStart w:id="540" w:name="_Ref216798367"/>
      <w:bookmarkStart w:id="541" w:name="_Ref216798368"/>
      <w:bookmarkStart w:id="542" w:name="_Toc216817640"/>
      <w:r>
        <w:t>Post Conditions</w:t>
      </w:r>
      <w:bookmarkEnd w:id="540"/>
      <w:bookmarkEnd w:id="541"/>
      <w:bookmarkEnd w:id="542"/>
    </w:p>
    <w:p w14:paraId="774C9DE9" w14:textId="77777777" w:rsidR="00624546" w:rsidRDefault="00624546" w:rsidP="00624546">
      <w:pPr>
        <w:pStyle w:val="ListParagraph"/>
      </w:pPr>
      <w:r>
        <w:t xml:space="preserve">An instance of </w:t>
      </w:r>
      <w:r w:rsidRPr="00367814">
        <w:t>the BPMN workflow is created</w:t>
      </w:r>
      <w:r>
        <w:t>.</w:t>
      </w:r>
    </w:p>
    <w:p w14:paraId="5152EC34" w14:textId="7B9AC885" w:rsidR="00624546" w:rsidRDefault="00624546" w:rsidP="00624546">
      <w:pPr>
        <w:pStyle w:val="ListParagraph"/>
      </w:pPr>
      <w:r>
        <w:t xml:space="preserve">The newly </w:t>
      </w:r>
      <w:r w:rsidR="00765E37">
        <w:t>updated</w:t>
      </w:r>
      <w:r>
        <w:t xml:space="preserve"> bid </w:t>
      </w:r>
      <w:del w:id="543" w:author="Han Xie CHAI (MAS)" w:date="2026-01-09T08:00:00Z" w16du:dateUtc="2026-01-09T00:00:00Z">
        <w:r w:rsidDel="0059494E">
          <w:delText xml:space="preserve">will </w:delText>
        </w:r>
      </w:del>
      <w:r>
        <w:t>appear</w:t>
      </w:r>
      <w:ins w:id="544" w:author="Han Xie CHAI (MAS)" w:date="2026-01-09T08:00:00Z" w16du:dateUtc="2026-01-09T00:00:00Z">
        <w:r w:rsidR="0059494E">
          <w:t>s</w:t>
        </w:r>
      </w:ins>
      <w:r>
        <w:t xml:space="preserve"> in the </w:t>
      </w:r>
      <w:r w:rsidR="00A84C6B">
        <w:t>Pending</w:t>
      </w:r>
      <w:r>
        <w:t xml:space="preserve"> </w:t>
      </w:r>
      <w:r w:rsidR="00765E37">
        <w:t xml:space="preserve">Approvals </w:t>
      </w:r>
      <w:r>
        <w:t>Accordion.</w:t>
      </w:r>
    </w:p>
    <w:p w14:paraId="753C6AC4" w14:textId="77777777" w:rsidR="00624546" w:rsidRDefault="00624546" w:rsidP="00624546">
      <w:pPr>
        <w:pStyle w:val="ListParagraph"/>
      </w:pPr>
      <w:r>
        <w:t>The event is added to the audit log and submission history.</w:t>
      </w:r>
    </w:p>
    <w:p w14:paraId="29D8E647" w14:textId="16F843DD" w:rsidR="00624546" w:rsidRDefault="00624546" w:rsidP="00624546">
      <w:pPr>
        <w:pStyle w:val="ListParagraph"/>
      </w:pPr>
      <w:r>
        <w:t xml:space="preserve">Emails and notifications are sent to the checkers to inform them of the newly </w:t>
      </w:r>
      <w:r w:rsidR="00765E37">
        <w:t>updated</w:t>
      </w:r>
      <w:r>
        <w:t xml:space="preserve"> bid which was submitted for approval.</w:t>
      </w:r>
    </w:p>
    <w:p w14:paraId="0106FC0D" w14:textId="77777777" w:rsidR="00624546" w:rsidRDefault="00624546" w:rsidP="00624546">
      <w:pPr>
        <w:pStyle w:val="ListParagraph"/>
      </w:pPr>
      <w:r>
        <w:t>User stays in the Bid Details Page.</w:t>
      </w:r>
    </w:p>
    <w:p w14:paraId="0400326D" w14:textId="75967A39" w:rsidR="00624546" w:rsidRDefault="00624546" w:rsidP="00624546">
      <w:pPr>
        <w:pStyle w:val="ListParagraph"/>
      </w:pPr>
      <w:r>
        <w:t xml:space="preserve">User views a temporary toast notification informing that the bid </w:t>
      </w:r>
      <w:r w:rsidR="00765E37">
        <w:t>update</w:t>
      </w:r>
      <w:r>
        <w:t xml:space="preserve"> was successful.</w:t>
      </w:r>
    </w:p>
    <w:p w14:paraId="169B3FD1" w14:textId="77777777" w:rsidR="00624546" w:rsidRDefault="00624546" w:rsidP="00624546">
      <w:pPr>
        <w:pStyle w:val="Heading3"/>
      </w:pPr>
      <w:bookmarkStart w:id="545" w:name="_Toc216817641"/>
      <w:r>
        <w:t>Bid Details Page</w:t>
      </w:r>
      <w:bookmarkEnd w:id="545"/>
    </w:p>
    <w:p w14:paraId="32ED0A38" w14:textId="42F96543" w:rsidR="00765E37" w:rsidRPr="00765E37" w:rsidRDefault="00842E8E" w:rsidP="00765E37">
      <w:r>
        <w:t xml:space="preserve">The Bid Details page contains additional element in the </w:t>
      </w:r>
      <w:r w:rsidR="00765E37">
        <w:fldChar w:fldCharType="begin"/>
      </w:r>
      <w:r w:rsidR="00765E37">
        <w:instrText xml:space="preserve"> REF _Ref216442362 \h </w:instrText>
      </w:r>
      <w:r w:rsidR="00765E37">
        <w:fldChar w:fldCharType="separate"/>
      </w:r>
      <w:r w:rsidR="00736FA2">
        <w:t>Data Table (for institutional bids)</w:t>
      </w:r>
      <w:r w:rsidR="00765E37">
        <w:fldChar w:fldCharType="end"/>
      </w:r>
      <w:r w:rsidR="00765E37">
        <w:t xml:space="preserve"> </w:t>
      </w:r>
      <w:r>
        <w:t>and the</w:t>
      </w:r>
      <w:r w:rsidR="00765E37">
        <w:t xml:space="preserve"> </w:t>
      </w:r>
      <w:r w:rsidR="00765E37">
        <w:fldChar w:fldCharType="begin"/>
      </w:r>
      <w:r w:rsidR="00765E37">
        <w:instrText xml:space="preserve"> REF _Ref216442373 \h </w:instrText>
      </w:r>
      <w:r w:rsidR="00765E37">
        <w:fldChar w:fldCharType="separate"/>
      </w:r>
      <w:r w:rsidR="00736FA2">
        <w:t>Data Table (for retail bids)</w:t>
      </w:r>
      <w:r w:rsidR="00765E37">
        <w:fldChar w:fldCharType="end"/>
      </w:r>
      <w:r w:rsidR="00765E37">
        <w:t>.</w:t>
      </w:r>
      <w:r w:rsidR="00CF1BE0">
        <w:t xml:space="preserve"> For the maker to enter remarks as part of the maker-checker process, </w:t>
      </w:r>
      <w:commentRangeStart w:id="546"/>
      <w:commentRangeStart w:id="547"/>
      <w:commentRangeStart w:id="548"/>
      <w:r w:rsidR="00CF1BE0">
        <w:t>row-level editing is not available here</w:t>
      </w:r>
      <w:commentRangeEnd w:id="546"/>
      <w:r w:rsidR="00FF0075">
        <w:rPr>
          <w:rStyle w:val="CommentReference"/>
        </w:rPr>
        <w:commentReference w:id="546"/>
      </w:r>
      <w:commentRangeEnd w:id="547"/>
      <w:r w:rsidR="00DC02A7">
        <w:rPr>
          <w:rStyle w:val="CommentReference"/>
        </w:rPr>
        <w:commentReference w:id="547"/>
      </w:r>
      <w:commentRangeEnd w:id="548"/>
      <w:r w:rsidR="009639A0">
        <w:rPr>
          <w:rStyle w:val="CommentReference"/>
        </w:rPr>
        <w:commentReference w:id="548"/>
      </w:r>
      <w:r w:rsidR="00CF1BE0">
        <w:t>.</w:t>
      </w:r>
    </w:p>
    <w:p w14:paraId="610D0D5D" w14:textId="77777777" w:rsidR="00624546" w:rsidRDefault="00624546" w:rsidP="00624546">
      <w:pPr>
        <w:pStyle w:val="Heading4"/>
      </w:pPr>
      <w:r>
        <w:lastRenderedPageBreak/>
        <w:t>Wireframe</w:t>
      </w:r>
    </w:p>
    <w:p w14:paraId="7899338D" w14:textId="67B380D0" w:rsidR="00624546" w:rsidRDefault="00624546" w:rsidP="00765E37">
      <w:r>
        <w:t xml:space="preserve">Refer to </w:t>
      </w:r>
      <w:r>
        <w:fldChar w:fldCharType="begin"/>
      </w:r>
      <w:r>
        <w:instrText xml:space="preserve"> REF _Ref215243926 \r \h </w:instrText>
      </w:r>
      <w:r>
        <w:fldChar w:fldCharType="separate"/>
      </w:r>
      <w:r w:rsidR="00736FA2">
        <w:t>2.7.6.1</w:t>
      </w:r>
      <w:r>
        <w:fldChar w:fldCharType="end"/>
      </w:r>
      <w:r>
        <w:t xml:space="preserve"> </w:t>
      </w:r>
      <w:r>
        <w:fldChar w:fldCharType="begin"/>
      </w:r>
      <w:r>
        <w:instrText xml:space="preserve"> REF _Ref215243926 \h </w:instrText>
      </w:r>
      <w:r>
        <w:fldChar w:fldCharType="separate"/>
      </w:r>
      <w:r w:rsidR="00736FA2">
        <w:t>Wireframe</w:t>
      </w:r>
      <w:r>
        <w:fldChar w:fldCharType="end"/>
      </w:r>
      <w:r>
        <w:t>.</w:t>
      </w:r>
    </w:p>
    <w:p w14:paraId="573689F1" w14:textId="14EC6D7C" w:rsidR="00842E8E" w:rsidRDefault="00842E8E" w:rsidP="00842E8E">
      <w:pPr>
        <w:pStyle w:val="Heading4"/>
      </w:pPr>
      <w:r>
        <w:t>Data Tables (for both institutional bids and retail bids)</w:t>
      </w:r>
    </w:p>
    <w:tbl>
      <w:tblPr>
        <w:tblStyle w:val="TableGrid"/>
        <w:tblW w:w="0" w:type="auto"/>
        <w:tblLook w:val="04A0" w:firstRow="1" w:lastRow="0" w:firstColumn="1" w:lastColumn="0" w:noHBand="0" w:noVBand="1"/>
      </w:tblPr>
      <w:tblGrid>
        <w:gridCol w:w="562"/>
        <w:gridCol w:w="2248"/>
        <w:gridCol w:w="1701"/>
        <w:gridCol w:w="2147"/>
        <w:gridCol w:w="3685"/>
      </w:tblGrid>
      <w:tr w:rsidR="00842E8E" w:rsidRPr="007D7B67" w14:paraId="5E126D8C" w14:textId="77777777" w:rsidTr="00367814">
        <w:tc>
          <w:tcPr>
            <w:tcW w:w="562" w:type="dxa"/>
            <w:shd w:val="clear" w:color="auto" w:fill="E7E6E6" w:themeFill="background2"/>
          </w:tcPr>
          <w:p w14:paraId="6256BC2A" w14:textId="77777777" w:rsidR="00842E8E" w:rsidRPr="007D7B67" w:rsidRDefault="00842E8E" w:rsidP="00367814">
            <w:pPr>
              <w:pStyle w:val="NoSpacing"/>
              <w:jc w:val="center"/>
              <w:rPr>
                <w:b/>
                <w:bCs/>
              </w:rPr>
            </w:pPr>
            <w:r w:rsidRPr="007D7B67">
              <w:rPr>
                <w:rFonts w:cstheme="minorHAnsi"/>
                <w:b/>
                <w:bCs/>
              </w:rPr>
              <w:t>S/N</w:t>
            </w:r>
          </w:p>
        </w:tc>
        <w:tc>
          <w:tcPr>
            <w:tcW w:w="2248" w:type="dxa"/>
            <w:shd w:val="clear" w:color="auto" w:fill="E7E6E6" w:themeFill="background2"/>
          </w:tcPr>
          <w:p w14:paraId="347D7A64" w14:textId="77777777" w:rsidR="00842E8E" w:rsidRPr="007D7B67" w:rsidRDefault="00842E8E" w:rsidP="00367814">
            <w:pPr>
              <w:pStyle w:val="NoSpacing"/>
              <w:jc w:val="center"/>
              <w:rPr>
                <w:b/>
                <w:bCs/>
              </w:rPr>
            </w:pPr>
            <w:r w:rsidRPr="007D7B67">
              <w:rPr>
                <w:rFonts w:cstheme="minorHAnsi"/>
                <w:b/>
                <w:bCs/>
              </w:rPr>
              <w:t>Name</w:t>
            </w:r>
          </w:p>
        </w:tc>
        <w:tc>
          <w:tcPr>
            <w:tcW w:w="1701" w:type="dxa"/>
            <w:shd w:val="clear" w:color="auto" w:fill="E7E6E6" w:themeFill="background2"/>
          </w:tcPr>
          <w:p w14:paraId="4CCD0DB8" w14:textId="77777777" w:rsidR="00842E8E" w:rsidRPr="007D7B67" w:rsidRDefault="00842E8E"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719418F1" w14:textId="77777777" w:rsidR="00842E8E" w:rsidRPr="007D7B67" w:rsidRDefault="00842E8E"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598DD23B" w14:textId="77777777" w:rsidR="00842E8E" w:rsidRPr="007D7B67" w:rsidRDefault="00842E8E"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30C704DD" w14:textId="77777777" w:rsidR="00842E8E" w:rsidRPr="007D7B67" w:rsidRDefault="00842E8E" w:rsidP="00367814">
            <w:pPr>
              <w:pStyle w:val="NoSpacing"/>
              <w:jc w:val="center"/>
              <w:rPr>
                <w:rFonts w:cstheme="minorHAnsi"/>
                <w:b/>
                <w:bCs/>
              </w:rPr>
            </w:pPr>
            <w:r>
              <w:rPr>
                <w:rFonts w:cstheme="minorHAnsi"/>
                <w:b/>
                <w:bCs/>
              </w:rPr>
              <w:t>Remarks</w:t>
            </w:r>
          </w:p>
        </w:tc>
      </w:tr>
      <w:tr w:rsidR="00842E8E" w:rsidRPr="00901608" w14:paraId="22A99A0C" w14:textId="77777777" w:rsidTr="00367814">
        <w:tc>
          <w:tcPr>
            <w:tcW w:w="562" w:type="dxa"/>
          </w:tcPr>
          <w:p w14:paraId="040176D8" w14:textId="77777777" w:rsidR="00842E8E" w:rsidRDefault="00842E8E" w:rsidP="00367814">
            <w:pPr>
              <w:pStyle w:val="NoSpacing"/>
              <w:rPr>
                <w:rFonts w:cstheme="minorHAnsi"/>
              </w:rPr>
            </w:pPr>
            <w:r>
              <w:rPr>
                <w:rFonts w:cstheme="minorHAnsi"/>
              </w:rPr>
              <w:t>1</w:t>
            </w:r>
          </w:p>
        </w:tc>
        <w:tc>
          <w:tcPr>
            <w:tcW w:w="2248" w:type="dxa"/>
          </w:tcPr>
          <w:p w14:paraId="4738EDEC" w14:textId="19E8A11B" w:rsidR="00842E8E" w:rsidRDefault="00842E8E" w:rsidP="00367814">
            <w:pPr>
              <w:pStyle w:val="NoSpacing"/>
            </w:pPr>
            <w:r>
              <w:t>Edit</w:t>
            </w:r>
          </w:p>
        </w:tc>
        <w:tc>
          <w:tcPr>
            <w:tcW w:w="1701" w:type="dxa"/>
          </w:tcPr>
          <w:p w14:paraId="6E0C4C13" w14:textId="34C733CE" w:rsidR="00842E8E" w:rsidRDefault="00842E8E" w:rsidP="00367814">
            <w:pPr>
              <w:pStyle w:val="NoSpacing"/>
              <w:rPr>
                <w:rFonts w:cstheme="minorHAnsi"/>
                <w:color w:val="000000"/>
              </w:rPr>
            </w:pPr>
            <w:r>
              <w:rPr>
                <w:rFonts w:cstheme="minorHAnsi"/>
                <w:color w:val="000000"/>
              </w:rPr>
              <w:t>Icon</w:t>
            </w:r>
          </w:p>
        </w:tc>
        <w:tc>
          <w:tcPr>
            <w:tcW w:w="2147" w:type="dxa"/>
          </w:tcPr>
          <w:p w14:paraId="68CF70D5" w14:textId="77777777" w:rsidR="00842E8E" w:rsidRPr="00901608" w:rsidRDefault="00842E8E" w:rsidP="00367814">
            <w:pPr>
              <w:pStyle w:val="NoSpacing"/>
            </w:pPr>
          </w:p>
        </w:tc>
        <w:tc>
          <w:tcPr>
            <w:tcW w:w="3685" w:type="dxa"/>
          </w:tcPr>
          <w:p w14:paraId="79288600" w14:textId="0D30AD39" w:rsidR="00842E8E" w:rsidRDefault="00842E8E" w:rsidP="00367814">
            <w:pPr>
              <w:pStyle w:val="NoSpacing"/>
              <w:rPr>
                <w:rFonts w:cstheme="minorHAnsi"/>
                <w:color w:val="000000"/>
              </w:rPr>
            </w:pPr>
            <w:r>
              <w:rPr>
                <w:rFonts w:cstheme="minorHAnsi"/>
                <w:color w:val="000000"/>
              </w:rPr>
              <w:t xml:space="preserve">Opens the </w:t>
            </w:r>
            <w:r w:rsidR="002D7A3D">
              <w:rPr>
                <w:rFonts w:cstheme="minorHAnsi"/>
                <w:color w:val="000000"/>
              </w:rPr>
              <w:t>U</w:t>
            </w:r>
            <w:r>
              <w:rPr>
                <w:rFonts w:cstheme="minorHAnsi"/>
                <w:color w:val="000000"/>
              </w:rPr>
              <w:t xml:space="preserve">pdate </w:t>
            </w:r>
            <w:r w:rsidR="002D7A3D">
              <w:rPr>
                <w:rFonts w:cstheme="minorHAnsi"/>
                <w:color w:val="000000"/>
              </w:rPr>
              <w:t>B</w:t>
            </w:r>
            <w:r>
              <w:rPr>
                <w:rFonts w:cstheme="minorHAnsi"/>
                <w:color w:val="000000"/>
              </w:rPr>
              <w:t xml:space="preserve">id </w:t>
            </w:r>
            <w:r w:rsidR="002D7A3D">
              <w:rPr>
                <w:rFonts w:cstheme="minorHAnsi"/>
                <w:color w:val="000000"/>
              </w:rPr>
              <w:t>M</w:t>
            </w:r>
            <w:r>
              <w:rPr>
                <w:rFonts w:cstheme="minorHAnsi"/>
                <w:color w:val="000000"/>
              </w:rPr>
              <w:t>odal.</w:t>
            </w:r>
          </w:p>
        </w:tc>
      </w:tr>
    </w:tbl>
    <w:p w14:paraId="5F879580" w14:textId="7691FE47" w:rsidR="00842E8E" w:rsidRPr="00AC0954" w:rsidRDefault="00842E8E" w:rsidP="00842E8E">
      <w:pPr>
        <w:pStyle w:val="Caption"/>
      </w:pPr>
      <w:r>
        <w:t xml:space="preserve">Table </w:t>
      </w:r>
      <w:r>
        <w:fldChar w:fldCharType="begin"/>
      </w:r>
      <w:r>
        <w:instrText xml:space="preserve"> SEQ Table \* ARABIC </w:instrText>
      </w:r>
      <w:r>
        <w:fldChar w:fldCharType="separate"/>
      </w:r>
      <w:r w:rsidR="00736FA2">
        <w:rPr>
          <w:noProof/>
        </w:rPr>
        <w:t>18</w:t>
      </w:r>
      <w:r>
        <w:fldChar w:fldCharType="end"/>
      </w:r>
      <w:r>
        <w:t xml:space="preserve">: </w:t>
      </w:r>
      <w:r w:rsidR="002E4314">
        <w:t>Data Table</w:t>
      </w:r>
      <w:r>
        <w:t xml:space="preserve"> Screen Elements</w:t>
      </w:r>
    </w:p>
    <w:p w14:paraId="285BA01C" w14:textId="66A817B1" w:rsidR="00624546" w:rsidRDefault="00765E37" w:rsidP="00624546">
      <w:pPr>
        <w:pStyle w:val="Heading3"/>
      </w:pPr>
      <w:bookmarkStart w:id="549" w:name="_Toc216817642"/>
      <w:r>
        <w:t xml:space="preserve">Update Bid </w:t>
      </w:r>
      <w:r w:rsidR="00624546">
        <w:t>Modal</w:t>
      </w:r>
      <w:bookmarkEnd w:id="549"/>
    </w:p>
    <w:p w14:paraId="5E1A1DA0" w14:textId="77777777" w:rsidR="00624546" w:rsidRDefault="00624546" w:rsidP="00624546">
      <w:pPr>
        <w:pStyle w:val="Heading4"/>
      </w:pPr>
      <w:r>
        <w:t>Wireframe</w:t>
      </w:r>
    </w:p>
    <w:p w14:paraId="4FA06E77" w14:textId="613AF4E1" w:rsidR="005B7B41" w:rsidRPr="005B7B41" w:rsidRDefault="005B7B41" w:rsidP="005B7B41">
      <w:pPr>
        <w:jc w:val="center"/>
      </w:pPr>
      <w:commentRangeStart w:id="550"/>
      <w:r>
        <w:rPr>
          <w:noProof/>
        </w:rPr>
        <w:drawing>
          <wp:inline distT="0" distB="0" distL="0" distR="0" wp14:anchorId="7200811E" wp14:editId="1EAA9C1E">
            <wp:extent cx="2909455" cy="1996479"/>
            <wp:effectExtent l="0" t="0" r="5715" b="3810"/>
            <wp:docPr id="78406203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2035" name="Picture 8" descr="A screenshot of a computer scree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14662" cy="2000052"/>
                    </a:xfrm>
                    <a:prstGeom prst="rect">
                      <a:avLst/>
                    </a:prstGeom>
                    <a:noFill/>
                    <a:ln>
                      <a:noFill/>
                    </a:ln>
                  </pic:spPr>
                </pic:pic>
              </a:graphicData>
            </a:graphic>
          </wp:inline>
        </w:drawing>
      </w:r>
      <w:commentRangeEnd w:id="550"/>
      <w:r w:rsidR="00FF0075">
        <w:rPr>
          <w:rStyle w:val="CommentReference"/>
        </w:rPr>
        <w:commentReference w:id="550"/>
      </w:r>
    </w:p>
    <w:p w14:paraId="4E743B44" w14:textId="77777777" w:rsidR="005B7B41" w:rsidRDefault="005B7B41" w:rsidP="00624546">
      <w:pPr>
        <w:pStyle w:val="Caption"/>
      </w:pPr>
      <w:r>
        <w:rPr>
          <w:noProof/>
        </w:rPr>
        <w:drawing>
          <wp:inline distT="0" distB="0" distL="0" distR="0" wp14:anchorId="3636D589" wp14:editId="09BFD066">
            <wp:extent cx="2918711" cy="1021278"/>
            <wp:effectExtent l="0" t="0" r="0" b="7620"/>
            <wp:docPr id="207491652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6528" name="Picture 9"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38400" cy="1028167"/>
                    </a:xfrm>
                    <a:prstGeom prst="rect">
                      <a:avLst/>
                    </a:prstGeom>
                    <a:noFill/>
                    <a:ln>
                      <a:noFill/>
                    </a:ln>
                  </pic:spPr>
                </pic:pic>
              </a:graphicData>
            </a:graphic>
          </wp:inline>
        </w:drawing>
      </w:r>
    </w:p>
    <w:p w14:paraId="2AEF5998" w14:textId="2DD13893" w:rsidR="00624546" w:rsidRDefault="00624546" w:rsidP="00624546">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12</w:t>
      </w:r>
      <w:r w:rsidRPr="00411560">
        <w:fldChar w:fldCharType="end"/>
      </w:r>
      <w:r>
        <w:t>:</w:t>
      </w:r>
      <w:r w:rsidRPr="00411560">
        <w:t xml:space="preserve"> </w:t>
      </w:r>
      <w:r w:rsidR="00765E37">
        <w:t>Update Bid</w:t>
      </w:r>
      <w:r>
        <w:t xml:space="preserve"> Modal</w:t>
      </w:r>
    </w:p>
    <w:p w14:paraId="104F48BB" w14:textId="77777777" w:rsidR="00624546" w:rsidRDefault="00624546" w:rsidP="00624546">
      <w:pPr>
        <w:pStyle w:val="Heading4"/>
      </w:pPr>
      <w:r>
        <w:t>Screen Elements</w:t>
      </w:r>
    </w:p>
    <w:tbl>
      <w:tblPr>
        <w:tblStyle w:val="TableGrid"/>
        <w:tblW w:w="0" w:type="auto"/>
        <w:tblLook w:val="04A0" w:firstRow="1" w:lastRow="0" w:firstColumn="1" w:lastColumn="0" w:noHBand="0" w:noVBand="1"/>
      </w:tblPr>
      <w:tblGrid>
        <w:gridCol w:w="562"/>
        <w:gridCol w:w="2248"/>
        <w:gridCol w:w="1897"/>
        <w:gridCol w:w="2147"/>
        <w:gridCol w:w="3685"/>
      </w:tblGrid>
      <w:tr w:rsidR="00624546" w:rsidRPr="007C7C7F" w14:paraId="2D6B6FE4" w14:textId="77777777" w:rsidTr="00367814">
        <w:tc>
          <w:tcPr>
            <w:tcW w:w="562" w:type="dxa"/>
            <w:shd w:val="clear" w:color="auto" w:fill="E7E6E6" w:themeFill="background2"/>
          </w:tcPr>
          <w:p w14:paraId="4CA5EB4D" w14:textId="77777777" w:rsidR="00624546" w:rsidRPr="007D7B67" w:rsidRDefault="00624546" w:rsidP="00367814">
            <w:pPr>
              <w:pStyle w:val="NoSpacing"/>
              <w:jc w:val="center"/>
              <w:rPr>
                <w:b/>
                <w:bCs/>
              </w:rPr>
            </w:pPr>
            <w:r w:rsidRPr="007D7B67">
              <w:rPr>
                <w:rFonts w:cstheme="minorHAnsi"/>
                <w:b/>
                <w:bCs/>
              </w:rPr>
              <w:t>S/N</w:t>
            </w:r>
          </w:p>
        </w:tc>
        <w:tc>
          <w:tcPr>
            <w:tcW w:w="2248" w:type="dxa"/>
            <w:shd w:val="clear" w:color="auto" w:fill="E7E6E6" w:themeFill="background2"/>
          </w:tcPr>
          <w:p w14:paraId="1440B9C0" w14:textId="77777777" w:rsidR="00624546" w:rsidRPr="007D7B67" w:rsidRDefault="00624546" w:rsidP="00367814">
            <w:pPr>
              <w:pStyle w:val="NoSpacing"/>
              <w:jc w:val="center"/>
              <w:rPr>
                <w:b/>
                <w:bCs/>
              </w:rPr>
            </w:pPr>
            <w:r w:rsidRPr="007D7B67">
              <w:rPr>
                <w:rFonts w:cstheme="minorHAnsi"/>
                <w:b/>
                <w:bCs/>
              </w:rPr>
              <w:t>Name</w:t>
            </w:r>
          </w:p>
        </w:tc>
        <w:tc>
          <w:tcPr>
            <w:tcW w:w="1701" w:type="dxa"/>
            <w:shd w:val="clear" w:color="auto" w:fill="E7E6E6" w:themeFill="background2"/>
          </w:tcPr>
          <w:p w14:paraId="1222A6E3" w14:textId="77777777" w:rsidR="00624546" w:rsidRPr="007D7B67" w:rsidRDefault="00624546" w:rsidP="00367814">
            <w:pPr>
              <w:pStyle w:val="TableHeading"/>
              <w:jc w:val="center"/>
              <w:rPr>
                <w:rFonts w:asciiTheme="minorHAnsi" w:hAnsiTheme="minorHAnsi" w:cstheme="minorHAnsi"/>
                <w:bCs/>
              </w:rPr>
            </w:pPr>
            <w:commentRangeStart w:id="551"/>
            <w:r w:rsidRPr="007D7B67">
              <w:rPr>
                <w:rFonts w:asciiTheme="minorHAnsi" w:hAnsiTheme="minorHAnsi" w:cstheme="minorHAnsi"/>
                <w:bCs/>
              </w:rPr>
              <w:t>Type</w:t>
            </w:r>
            <w:commentRangeEnd w:id="551"/>
            <w:r w:rsidR="00A11F2E">
              <w:rPr>
                <w:rStyle w:val="CommentReference"/>
                <w:rFonts w:asciiTheme="minorHAnsi" w:eastAsiaTheme="minorHAnsi" w:hAnsiTheme="minorHAnsi" w:cstheme="minorBidi"/>
                <w:b w:val="0"/>
              </w:rPr>
              <w:commentReference w:id="551"/>
            </w:r>
          </w:p>
          <w:p w14:paraId="5669056A" w14:textId="77777777" w:rsidR="00624546" w:rsidRPr="007D7B67" w:rsidRDefault="00624546"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1601A121" w14:textId="77777777" w:rsidR="00624546" w:rsidRPr="007D7B67" w:rsidRDefault="00624546"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578F3EDC" w14:textId="77777777" w:rsidR="00624546" w:rsidRPr="007D7B67" w:rsidRDefault="00624546" w:rsidP="00367814">
            <w:pPr>
              <w:pStyle w:val="NoSpacing"/>
              <w:jc w:val="center"/>
              <w:rPr>
                <w:rFonts w:cstheme="minorHAnsi"/>
                <w:b/>
                <w:bCs/>
              </w:rPr>
            </w:pPr>
            <w:r>
              <w:rPr>
                <w:rFonts w:cstheme="minorHAnsi"/>
                <w:b/>
                <w:bCs/>
              </w:rPr>
              <w:t>Remarks</w:t>
            </w:r>
          </w:p>
        </w:tc>
      </w:tr>
      <w:tr w:rsidR="00842E8E" w:rsidRPr="007C7C7F" w14:paraId="1F05BC07" w14:textId="77777777" w:rsidTr="00367814">
        <w:tc>
          <w:tcPr>
            <w:tcW w:w="562" w:type="dxa"/>
          </w:tcPr>
          <w:p w14:paraId="0DB03BDF" w14:textId="77777777" w:rsidR="00842E8E" w:rsidRPr="003B7248" w:rsidRDefault="00842E8E" w:rsidP="00842E8E">
            <w:pPr>
              <w:pStyle w:val="NoSpacing"/>
            </w:pPr>
            <w:r w:rsidRPr="003B7248">
              <w:t>1</w:t>
            </w:r>
          </w:p>
        </w:tc>
        <w:tc>
          <w:tcPr>
            <w:tcW w:w="2248" w:type="dxa"/>
          </w:tcPr>
          <w:p w14:paraId="3CF59CC6" w14:textId="3C82A32A" w:rsidR="00842E8E" w:rsidRPr="003B7248" w:rsidRDefault="00DC02A7" w:rsidP="00842E8E">
            <w:pPr>
              <w:pStyle w:val="NoSpacing"/>
            </w:pPr>
            <w:ins w:id="552" w:author="Jasmine WL TEO (MAS)" w:date="2025-12-24T10:26:00Z" w16du:dateUtc="2025-12-24T02:26:00Z">
              <w:r>
                <w:t>Issue code . Tenor . Security type New/reopen . SubType (if applicable)</w:t>
              </w:r>
            </w:ins>
            <w:del w:id="553" w:author="Jasmine WL TEO (MAS)" w:date="2025-12-24T10:26:00Z" w16du:dateUtc="2025-12-24T02:26:00Z">
              <w:r w:rsidR="00842E8E" w:rsidRPr="00734F16">
                <w:rPr>
                  <w:i/>
                  <w:iCs/>
                </w:rPr>
                <w:delText>*Refer to remarks</w:delText>
              </w:r>
            </w:del>
          </w:p>
        </w:tc>
        <w:tc>
          <w:tcPr>
            <w:tcW w:w="1701" w:type="dxa"/>
          </w:tcPr>
          <w:p w14:paraId="358C2BB3" w14:textId="05E16EC7" w:rsidR="00842E8E" w:rsidRPr="003B7248" w:rsidRDefault="00842E8E" w:rsidP="00842E8E">
            <w:pPr>
              <w:pStyle w:val="NoSpacing"/>
            </w:pPr>
            <w:r>
              <w:t>Modal title</w:t>
            </w:r>
          </w:p>
        </w:tc>
        <w:tc>
          <w:tcPr>
            <w:tcW w:w="2147" w:type="dxa"/>
          </w:tcPr>
          <w:p w14:paraId="5D754EB6" w14:textId="77777777" w:rsidR="00842E8E" w:rsidRPr="003B7248" w:rsidRDefault="00842E8E" w:rsidP="00842E8E">
            <w:pPr>
              <w:pStyle w:val="NoSpacing"/>
            </w:pPr>
          </w:p>
        </w:tc>
        <w:tc>
          <w:tcPr>
            <w:tcW w:w="3685" w:type="dxa"/>
          </w:tcPr>
          <w:p w14:paraId="78599067" w14:textId="11724F26" w:rsidR="00842E8E" w:rsidRPr="003B7248" w:rsidRDefault="00842E8E" w:rsidP="00842E8E">
            <w:pPr>
              <w:pStyle w:val="NoSpacing"/>
            </w:pPr>
            <w:del w:id="554" w:author="Jasmine WL TEO (MAS)" w:date="2025-12-24T10:26:00Z" w16du:dateUtc="2025-12-24T02:26:00Z">
              <w:r w:rsidRPr="00F43ADB">
                <w:delText xml:space="preserve">Displays the </w:delText>
              </w:r>
              <w:r>
                <w:delText xml:space="preserve">Issue code, Tenor, Security type, New/reopen, </w:delText>
              </w:r>
            </w:del>
            <w:r>
              <w:t xml:space="preserve">e.g. </w:t>
            </w:r>
            <w:r w:rsidRPr="00F43ADB">
              <w:t>"</w:t>
            </w:r>
            <w:r>
              <w:t xml:space="preserve">Edit bid for MD25147Z </w:t>
            </w:r>
            <w:r w:rsidRPr="00F43ADB">
              <w:t xml:space="preserve">· </w:t>
            </w:r>
            <w:r>
              <w:t>4-week</w:t>
            </w:r>
            <w:r w:rsidRPr="00F43ADB">
              <w:t xml:space="preserve"> · </w:t>
            </w:r>
            <w:r>
              <w:t>MAS Bills (New)</w:t>
            </w:r>
            <w:r w:rsidRPr="00F43ADB">
              <w:t>".</w:t>
            </w:r>
          </w:p>
        </w:tc>
      </w:tr>
      <w:tr w:rsidR="00736FA2" w:rsidRPr="007C7C7F" w14:paraId="03805CF3" w14:textId="77777777" w:rsidTr="00367814">
        <w:tc>
          <w:tcPr>
            <w:tcW w:w="562" w:type="dxa"/>
          </w:tcPr>
          <w:p w14:paraId="39236263" w14:textId="6E7A8867" w:rsidR="00736FA2" w:rsidRPr="003B7248" w:rsidRDefault="00736FA2" w:rsidP="00736FA2">
            <w:pPr>
              <w:pStyle w:val="NoSpacing"/>
            </w:pPr>
            <w:r>
              <w:t>2</w:t>
            </w:r>
          </w:p>
        </w:tc>
        <w:tc>
          <w:tcPr>
            <w:tcW w:w="2248" w:type="dxa"/>
          </w:tcPr>
          <w:p w14:paraId="1D823E0B" w14:textId="25C8AD56" w:rsidR="00736FA2" w:rsidRPr="00734F16" w:rsidRDefault="00736FA2" w:rsidP="00736FA2">
            <w:pPr>
              <w:pStyle w:val="NoSpacing"/>
              <w:rPr>
                <w:rFonts w:cstheme="minorHAnsi"/>
              </w:rPr>
            </w:pPr>
            <w:r>
              <w:rPr>
                <w:rFonts w:cstheme="minorHAnsi"/>
              </w:rPr>
              <w:t>Dealer code</w:t>
            </w:r>
          </w:p>
        </w:tc>
        <w:tc>
          <w:tcPr>
            <w:tcW w:w="1701" w:type="dxa"/>
          </w:tcPr>
          <w:p w14:paraId="2892E9D0" w14:textId="5002A3AB" w:rsidR="00736FA2" w:rsidRDefault="00736FA2" w:rsidP="00736FA2">
            <w:pPr>
              <w:pStyle w:val="NoSpacing"/>
              <w:rPr>
                <w:rFonts w:cstheme="minorHAnsi"/>
              </w:rPr>
            </w:pPr>
            <w:r>
              <w:rPr>
                <w:rFonts w:cstheme="minorHAnsi"/>
              </w:rPr>
              <w:t>Dropdown</w:t>
            </w:r>
          </w:p>
        </w:tc>
        <w:tc>
          <w:tcPr>
            <w:tcW w:w="2147" w:type="dxa"/>
          </w:tcPr>
          <w:p w14:paraId="2720A4C9" w14:textId="104DB04A" w:rsidR="00736FA2" w:rsidRPr="00C63EA3" w:rsidRDefault="00736FA2" w:rsidP="00736FA2">
            <w:pPr>
              <w:pStyle w:val="NoSpacing"/>
              <w:rPr>
                <w:u w:val="single"/>
              </w:rPr>
            </w:pPr>
            <w:r w:rsidRPr="00BE6261">
              <w:rPr>
                <w:u w:val="single"/>
              </w:rPr>
              <w:t>Hard Validations:</w:t>
            </w:r>
            <w:r w:rsidRPr="00BE6261">
              <w:br/>
              <w:t>- Required field.</w:t>
            </w:r>
          </w:p>
        </w:tc>
        <w:tc>
          <w:tcPr>
            <w:tcW w:w="3685" w:type="dxa"/>
          </w:tcPr>
          <w:p w14:paraId="04EB4939" w14:textId="77777777" w:rsidR="00736FA2" w:rsidRDefault="00736FA2" w:rsidP="00736FA2">
            <w:pPr>
              <w:pStyle w:val="NoSpacing"/>
              <w:rPr>
                <w:rFonts w:ascii="Calibri" w:hAnsi="Calibri" w:cs="Calibri"/>
              </w:rPr>
            </w:pPr>
            <w:r>
              <w:rPr>
                <w:rFonts w:ascii="Calibri" w:hAnsi="Calibri" w:cs="Calibri"/>
              </w:rPr>
              <w:t>Visible and mandatory for institutional bids.</w:t>
            </w:r>
          </w:p>
          <w:p w14:paraId="223ECCA3" w14:textId="77777777" w:rsidR="00736FA2" w:rsidRDefault="00736FA2" w:rsidP="00736FA2">
            <w:pPr>
              <w:pStyle w:val="NoSpacing"/>
            </w:pPr>
          </w:p>
          <w:p w14:paraId="2A5E6CCA" w14:textId="5164C74E" w:rsidR="00736FA2" w:rsidRPr="003B7248" w:rsidRDefault="00736FA2" w:rsidP="00736FA2">
            <w:pPr>
              <w:pStyle w:val="NoSpacing"/>
            </w:pPr>
            <w:commentRangeStart w:id="555"/>
            <w:r>
              <w:t>Options available are based on the dealer code of each PD.</w:t>
            </w:r>
            <w:commentRangeEnd w:id="555"/>
            <w:r w:rsidR="00F331B9">
              <w:rPr>
                <w:rStyle w:val="CommentReference"/>
              </w:rPr>
              <w:commentReference w:id="555"/>
            </w:r>
          </w:p>
        </w:tc>
      </w:tr>
      <w:tr w:rsidR="00736FA2" w:rsidRPr="007C7C7F" w14:paraId="55312A44" w14:textId="77777777" w:rsidTr="00367814">
        <w:tc>
          <w:tcPr>
            <w:tcW w:w="562" w:type="dxa"/>
          </w:tcPr>
          <w:p w14:paraId="3A0B0EB8" w14:textId="62F05F0F" w:rsidR="00736FA2" w:rsidRPr="003B7248" w:rsidRDefault="00736FA2" w:rsidP="00736FA2">
            <w:pPr>
              <w:pStyle w:val="NoSpacing"/>
            </w:pPr>
            <w:r w:rsidRPr="003B7248">
              <w:lastRenderedPageBreak/>
              <w:t>3</w:t>
            </w:r>
          </w:p>
        </w:tc>
        <w:tc>
          <w:tcPr>
            <w:tcW w:w="2248" w:type="dxa"/>
          </w:tcPr>
          <w:p w14:paraId="554068D5" w14:textId="51D1E557" w:rsidR="00736FA2" w:rsidRPr="003B7248" w:rsidRDefault="00736FA2" w:rsidP="00736FA2">
            <w:pPr>
              <w:pStyle w:val="NoSpacing"/>
            </w:pPr>
            <w:r w:rsidRPr="00734F16">
              <w:rPr>
                <w:rFonts w:cstheme="minorHAnsi"/>
              </w:rPr>
              <w:t>Type of applicant</w:t>
            </w:r>
          </w:p>
        </w:tc>
        <w:tc>
          <w:tcPr>
            <w:tcW w:w="1701" w:type="dxa"/>
          </w:tcPr>
          <w:p w14:paraId="230291DE" w14:textId="7C581B09" w:rsidR="00736FA2" w:rsidRPr="003B7248" w:rsidRDefault="00736FA2" w:rsidP="00736FA2">
            <w:pPr>
              <w:pStyle w:val="NoSpacing"/>
            </w:pPr>
            <w:r>
              <w:rPr>
                <w:rFonts w:cstheme="minorHAnsi"/>
              </w:rPr>
              <w:t>Dropdown</w:t>
            </w:r>
          </w:p>
        </w:tc>
        <w:tc>
          <w:tcPr>
            <w:tcW w:w="2147" w:type="dxa"/>
          </w:tcPr>
          <w:p w14:paraId="34A2A700" w14:textId="5B121FB4" w:rsidR="00736FA2" w:rsidRPr="003B7248" w:rsidRDefault="00736FA2" w:rsidP="00736FA2">
            <w:pPr>
              <w:pStyle w:val="NoSpacing"/>
            </w:pPr>
            <w:r w:rsidRPr="00C63EA3">
              <w:rPr>
                <w:u w:val="single"/>
              </w:rPr>
              <w:t>Hard Validations:</w:t>
            </w:r>
            <w:r w:rsidRPr="00B47904">
              <w:br/>
              <w:t xml:space="preserve">- </w:t>
            </w:r>
            <w:r>
              <w:t>R</w:t>
            </w:r>
            <w:r w:rsidRPr="00B47904">
              <w:t>equired field.</w:t>
            </w:r>
          </w:p>
        </w:tc>
        <w:tc>
          <w:tcPr>
            <w:tcW w:w="3685" w:type="dxa"/>
          </w:tcPr>
          <w:p w14:paraId="700DD65C" w14:textId="77777777" w:rsidR="00736FA2" w:rsidRDefault="00736FA2" w:rsidP="00736FA2">
            <w:pPr>
              <w:pStyle w:val="NoSpacing"/>
              <w:rPr>
                <w:rFonts w:ascii="Calibri" w:hAnsi="Calibri" w:cs="Calibri"/>
              </w:rPr>
            </w:pPr>
            <w:r>
              <w:rPr>
                <w:rFonts w:ascii="Calibri" w:hAnsi="Calibri" w:cs="Calibri"/>
              </w:rPr>
              <w:t>Visible and mandatory for institutional bids.</w:t>
            </w:r>
          </w:p>
          <w:p w14:paraId="5DE58B85" w14:textId="77777777" w:rsidR="00736FA2" w:rsidRDefault="00736FA2" w:rsidP="00736FA2">
            <w:pPr>
              <w:pStyle w:val="NoSpacing"/>
            </w:pPr>
          </w:p>
          <w:p w14:paraId="3ECE1601" w14:textId="77777777" w:rsidR="00736FA2" w:rsidRDefault="00736FA2" w:rsidP="00736FA2">
            <w:pPr>
              <w:pStyle w:val="NoSpacing"/>
            </w:pPr>
            <w:commentRangeStart w:id="556"/>
            <w:r>
              <w:t>Options available are:</w:t>
            </w:r>
            <w:commentRangeEnd w:id="556"/>
            <w:r w:rsidR="00FF0075">
              <w:rPr>
                <w:rStyle w:val="CommentReference"/>
              </w:rPr>
              <w:commentReference w:id="556"/>
            </w:r>
          </w:p>
          <w:p w14:paraId="032F0074" w14:textId="77777777" w:rsidR="00736FA2" w:rsidRDefault="00736FA2" w:rsidP="00736FA2">
            <w:pPr>
              <w:pStyle w:val="ListParagraph"/>
            </w:pPr>
            <w:r>
              <w:t>Primary Dealer (PD)</w:t>
            </w:r>
          </w:p>
          <w:p w14:paraId="3D311EAF" w14:textId="77777777" w:rsidR="00736FA2" w:rsidRDefault="00736FA2" w:rsidP="00736FA2">
            <w:pPr>
              <w:pStyle w:val="ListParagraph"/>
            </w:pPr>
            <w:r>
              <w:t>Full Bank (FB)</w:t>
            </w:r>
          </w:p>
          <w:p w14:paraId="2072F06D" w14:textId="77777777" w:rsidR="00736FA2" w:rsidRDefault="00736FA2" w:rsidP="00736FA2">
            <w:pPr>
              <w:pStyle w:val="ListParagraph"/>
            </w:pPr>
            <w:r>
              <w:t>Restricted Bank (RB)</w:t>
            </w:r>
          </w:p>
          <w:p w14:paraId="747E4FB3" w14:textId="77777777" w:rsidR="00736FA2" w:rsidRDefault="00736FA2" w:rsidP="00736FA2">
            <w:pPr>
              <w:pStyle w:val="ListParagraph"/>
            </w:pPr>
            <w:r>
              <w:t>Offshore Bank (OB)</w:t>
            </w:r>
          </w:p>
          <w:p w14:paraId="2CC47885" w14:textId="77777777" w:rsidR="00736FA2" w:rsidRDefault="00736FA2" w:rsidP="00736FA2">
            <w:pPr>
              <w:pStyle w:val="ListParagraph"/>
            </w:pPr>
            <w:r>
              <w:t>Other Bank – customer of another bank (NB)</w:t>
            </w:r>
          </w:p>
          <w:p w14:paraId="08504EC7" w14:textId="77777777" w:rsidR="00736FA2" w:rsidRDefault="00736FA2" w:rsidP="00736FA2">
            <w:pPr>
              <w:pStyle w:val="ListParagraph"/>
            </w:pPr>
            <w:r>
              <w:t>Merchant Bank (MB)</w:t>
            </w:r>
          </w:p>
          <w:p w14:paraId="0BEACE36" w14:textId="77777777" w:rsidR="00736FA2" w:rsidRDefault="00736FA2" w:rsidP="00736FA2">
            <w:pPr>
              <w:pStyle w:val="ListParagraph"/>
            </w:pPr>
            <w:r>
              <w:t>Investment Advisor (IA)</w:t>
            </w:r>
          </w:p>
          <w:p w14:paraId="49F59DA5" w14:textId="77777777" w:rsidR="00736FA2" w:rsidRDefault="00736FA2" w:rsidP="00736FA2">
            <w:pPr>
              <w:pStyle w:val="ListParagraph"/>
            </w:pPr>
            <w:r>
              <w:t>Finance Company (FC)</w:t>
            </w:r>
          </w:p>
          <w:p w14:paraId="6EADAD56" w14:textId="77777777" w:rsidR="00736FA2" w:rsidRDefault="00736FA2" w:rsidP="00736FA2">
            <w:pPr>
              <w:pStyle w:val="ListParagraph"/>
            </w:pPr>
            <w:r>
              <w:t>Insurance Company (INS)</w:t>
            </w:r>
          </w:p>
          <w:p w14:paraId="17DFB9C0" w14:textId="77777777" w:rsidR="00736FA2" w:rsidRDefault="00736FA2" w:rsidP="00736FA2">
            <w:pPr>
              <w:pStyle w:val="ListParagraph"/>
            </w:pPr>
            <w:r>
              <w:t>Statutory Board, Government Linked Company (SB)</w:t>
            </w:r>
          </w:p>
          <w:p w14:paraId="7CE5B7D0" w14:textId="77777777" w:rsidR="00736FA2" w:rsidRDefault="00736FA2" w:rsidP="00736FA2">
            <w:pPr>
              <w:pStyle w:val="ListParagraph"/>
            </w:pPr>
            <w:r>
              <w:t>Individual (IND)</w:t>
            </w:r>
          </w:p>
          <w:p w14:paraId="13C9A831" w14:textId="77777777" w:rsidR="00736FA2" w:rsidRDefault="00736FA2" w:rsidP="00736FA2">
            <w:pPr>
              <w:pStyle w:val="ListParagraph"/>
            </w:pPr>
            <w:r>
              <w:t>Singapore Exchange (SGX)</w:t>
            </w:r>
          </w:p>
          <w:p w14:paraId="4F93EE6B" w14:textId="77777777" w:rsidR="00736FA2" w:rsidRDefault="00736FA2" w:rsidP="00736FA2">
            <w:pPr>
              <w:pStyle w:val="ListParagraph"/>
            </w:pPr>
            <w:r>
              <w:t>Monetary Authority of Singapore (MAS)</w:t>
            </w:r>
          </w:p>
          <w:p w14:paraId="5EED6B10" w14:textId="0916ED22" w:rsidR="00736FA2" w:rsidRPr="003B7248" w:rsidRDefault="00736FA2" w:rsidP="00736FA2">
            <w:pPr>
              <w:pStyle w:val="ListParagraph"/>
            </w:pPr>
            <w:r>
              <w:t>Others (OTH)</w:t>
            </w:r>
          </w:p>
        </w:tc>
      </w:tr>
      <w:tr w:rsidR="00736FA2" w:rsidRPr="007C7C7F" w14:paraId="6CDFCE3C" w14:textId="77777777" w:rsidTr="00367814">
        <w:tc>
          <w:tcPr>
            <w:tcW w:w="562" w:type="dxa"/>
          </w:tcPr>
          <w:p w14:paraId="5A2F4A4B" w14:textId="3A7BBE9B" w:rsidR="00736FA2" w:rsidRPr="003B7248" w:rsidRDefault="00736FA2" w:rsidP="00736FA2">
            <w:pPr>
              <w:pStyle w:val="NoSpacing"/>
            </w:pPr>
            <w:r w:rsidRPr="003B7248">
              <w:t>4</w:t>
            </w:r>
          </w:p>
        </w:tc>
        <w:tc>
          <w:tcPr>
            <w:tcW w:w="2248" w:type="dxa"/>
          </w:tcPr>
          <w:p w14:paraId="6342060C" w14:textId="61572AE8" w:rsidR="00736FA2" w:rsidRPr="003B7248" w:rsidRDefault="00736FA2" w:rsidP="00736FA2">
            <w:pPr>
              <w:pStyle w:val="NoSpacing"/>
            </w:pPr>
            <w:r w:rsidRPr="00734F16">
              <w:rPr>
                <w:rFonts w:cstheme="minorHAnsi"/>
              </w:rPr>
              <w:t>Name</w:t>
            </w:r>
          </w:p>
        </w:tc>
        <w:tc>
          <w:tcPr>
            <w:tcW w:w="1701" w:type="dxa"/>
          </w:tcPr>
          <w:p w14:paraId="76EEDC4A" w14:textId="68160369" w:rsidR="00736FA2" w:rsidRPr="003B7248" w:rsidRDefault="00736FA2" w:rsidP="00736FA2">
            <w:pPr>
              <w:pStyle w:val="NoSpacing"/>
            </w:pPr>
            <w:r>
              <w:rPr>
                <w:rFonts w:cstheme="minorHAnsi"/>
              </w:rPr>
              <w:t>Text (30)</w:t>
            </w:r>
          </w:p>
        </w:tc>
        <w:tc>
          <w:tcPr>
            <w:tcW w:w="2147" w:type="dxa"/>
          </w:tcPr>
          <w:p w14:paraId="4485EC3B" w14:textId="2F8DBA06" w:rsidR="00736FA2" w:rsidRPr="003B7248" w:rsidRDefault="00736FA2" w:rsidP="00736FA2">
            <w:pPr>
              <w:pStyle w:val="NoSpacing"/>
            </w:pPr>
            <w:r w:rsidRPr="00BE6261">
              <w:rPr>
                <w:u w:val="single"/>
              </w:rPr>
              <w:t>Hard Validations:</w:t>
            </w:r>
            <w:r w:rsidRPr="00BE6261">
              <w:br/>
              <w:t>- Required field.</w:t>
            </w:r>
          </w:p>
        </w:tc>
        <w:tc>
          <w:tcPr>
            <w:tcW w:w="3685" w:type="dxa"/>
          </w:tcPr>
          <w:p w14:paraId="60C47C42" w14:textId="60449628" w:rsidR="00736FA2" w:rsidRPr="00736FA2" w:rsidRDefault="00736FA2" w:rsidP="00736FA2">
            <w:pPr>
              <w:pStyle w:val="NoSpacing"/>
              <w:rPr>
                <w:rFonts w:ascii="Calibri" w:hAnsi="Calibri" w:cs="Calibri"/>
              </w:rPr>
            </w:pPr>
            <w:r>
              <w:rPr>
                <w:rFonts w:ascii="Calibri" w:hAnsi="Calibri" w:cs="Calibri"/>
              </w:rPr>
              <w:t>Visible and mandatory for institutional bids.</w:t>
            </w:r>
          </w:p>
        </w:tc>
      </w:tr>
      <w:tr w:rsidR="00736FA2" w:rsidRPr="007C7C7F" w14:paraId="6BA5AE23" w14:textId="77777777" w:rsidTr="00367814">
        <w:tc>
          <w:tcPr>
            <w:tcW w:w="562" w:type="dxa"/>
          </w:tcPr>
          <w:p w14:paraId="60F7C0F7" w14:textId="384C1953" w:rsidR="00736FA2" w:rsidRPr="003B7248" w:rsidRDefault="00736FA2" w:rsidP="00736FA2">
            <w:pPr>
              <w:pStyle w:val="NoSpacing"/>
            </w:pPr>
            <w:r w:rsidRPr="003B7248">
              <w:t>5</w:t>
            </w:r>
          </w:p>
        </w:tc>
        <w:tc>
          <w:tcPr>
            <w:tcW w:w="2248" w:type="dxa"/>
          </w:tcPr>
          <w:p w14:paraId="1BB2B699" w14:textId="6B263AB7" w:rsidR="00736FA2" w:rsidRPr="003B7248" w:rsidRDefault="00736FA2" w:rsidP="00736FA2">
            <w:pPr>
              <w:pStyle w:val="NoSpacing"/>
            </w:pPr>
            <w:r w:rsidRPr="00734F16">
              <w:rPr>
                <w:rFonts w:cstheme="minorHAnsi"/>
              </w:rPr>
              <w:t>Settlement bank code</w:t>
            </w:r>
          </w:p>
        </w:tc>
        <w:tc>
          <w:tcPr>
            <w:tcW w:w="1701" w:type="dxa"/>
          </w:tcPr>
          <w:p w14:paraId="3213D084" w14:textId="34A763B6" w:rsidR="00736FA2" w:rsidRPr="003B7248" w:rsidRDefault="00736FA2" w:rsidP="00736FA2">
            <w:pPr>
              <w:pStyle w:val="NoSpacing"/>
            </w:pPr>
            <w:r>
              <w:rPr>
                <w:rFonts w:cstheme="minorHAnsi"/>
              </w:rPr>
              <w:t>Text (4)</w:t>
            </w:r>
          </w:p>
        </w:tc>
        <w:tc>
          <w:tcPr>
            <w:tcW w:w="2147" w:type="dxa"/>
          </w:tcPr>
          <w:p w14:paraId="14A8FFE2" w14:textId="77777777" w:rsidR="00736FA2" w:rsidRDefault="00736FA2" w:rsidP="00736FA2">
            <w:pPr>
              <w:pStyle w:val="NoSpacing"/>
            </w:pPr>
            <w:r w:rsidRPr="00BE6261">
              <w:rPr>
                <w:u w:val="single"/>
              </w:rPr>
              <w:t>Hard Validations:</w:t>
            </w:r>
            <w:r w:rsidRPr="00BE6261">
              <w:br/>
              <w:t>- Required field.</w:t>
            </w:r>
          </w:p>
          <w:p w14:paraId="3D3335FD" w14:textId="326D2E82" w:rsidR="00736FA2" w:rsidRPr="003B7248" w:rsidRDefault="00736FA2" w:rsidP="00736FA2">
            <w:pPr>
              <w:pStyle w:val="NoSpacing"/>
            </w:pPr>
            <w:r>
              <w:t>- Must be numeric</w:t>
            </w:r>
          </w:p>
        </w:tc>
        <w:tc>
          <w:tcPr>
            <w:tcW w:w="3685" w:type="dxa"/>
          </w:tcPr>
          <w:p w14:paraId="70AB032C" w14:textId="142C91D0" w:rsidR="00736FA2" w:rsidRPr="00736FA2" w:rsidRDefault="00736FA2" w:rsidP="00736FA2">
            <w:pPr>
              <w:pStyle w:val="NoSpacing"/>
              <w:rPr>
                <w:rFonts w:ascii="Calibri" w:hAnsi="Calibri" w:cs="Calibri"/>
              </w:rPr>
            </w:pPr>
            <w:r>
              <w:rPr>
                <w:rFonts w:ascii="Calibri" w:hAnsi="Calibri" w:cs="Calibri"/>
              </w:rPr>
              <w:t>Visible and mandatory for institutional bids.</w:t>
            </w:r>
          </w:p>
        </w:tc>
      </w:tr>
      <w:tr w:rsidR="00736FA2" w:rsidRPr="007C7C7F" w14:paraId="252CBC0C" w14:textId="77777777" w:rsidTr="00367814">
        <w:tc>
          <w:tcPr>
            <w:tcW w:w="562" w:type="dxa"/>
          </w:tcPr>
          <w:p w14:paraId="4E1657FF" w14:textId="5A7456E6" w:rsidR="00736FA2" w:rsidRPr="003B7248" w:rsidRDefault="00736FA2" w:rsidP="00736FA2">
            <w:pPr>
              <w:pStyle w:val="NoSpacing"/>
            </w:pPr>
            <w:r>
              <w:t>6</w:t>
            </w:r>
          </w:p>
        </w:tc>
        <w:tc>
          <w:tcPr>
            <w:tcW w:w="2248" w:type="dxa"/>
          </w:tcPr>
          <w:p w14:paraId="4A3A9F0A" w14:textId="219E0DEA" w:rsidR="00736FA2" w:rsidRPr="003B7248" w:rsidRDefault="00736FA2" w:rsidP="00736FA2">
            <w:pPr>
              <w:pStyle w:val="NoSpacing"/>
            </w:pPr>
            <w:r w:rsidRPr="00734F16">
              <w:rPr>
                <w:rFonts w:cstheme="minorHAnsi"/>
              </w:rPr>
              <w:t>Custody code</w:t>
            </w:r>
          </w:p>
        </w:tc>
        <w:tc>
          <w:tcPr>
            <w:tcW w:w="1701" w:type="dxa"/>
          </w:tcPr>
          <w:p w14:paraId="45F40E76" w14:textId="478897EF" w:rsidR="00736FA2" w:rsidRPr="003B7248" w:rsidRDefault="00736FA2" w:rsidP="00736FA2">
            <w:pPr>
              <w:pStyle w:val="NoSpacing"/>
            </w:pPr>
            <w:r>
              <w:rPr>
                <w:rFonts w:cstheme="minorHAnsi"/>
              </w:rPr>
              <w:t>Dropdown</w:t>
            </w:r>
          </w:p>
        </w:tc>
        <w:tc>
          <w:tcPr>
            <w:tcW w:w="2147" w:type="dxa"/>
          </w:tcPr>
          <w:p w14:paraId="3EDB97D0" w14:textId="5E398211" w:rsidR="00736FA2" w:rsidRPr="003B7248" w:rsidRDefault="00736FA2" w:rsidP="00736FA2">
            <w:pPr>
              <w:pStyle w:val="NoSpacing"/>
            </w:pPr>
            <w:r w:rsidRPr="00C63EA3">
              <w:rPr>
                <w:u w:val="single"/>
              </w:rPr>
              <w:t>Hard Validations:</w:t>
            </w:r>
            <w:r w:rsidRPr="00B47904">
              <w:br/>
              <w:t xml:space="preserve">- </w:t>
            </w:r>
            <w:r>
              <w:t>R</w:t>
            </w:r>
            <w:r w:rsidRPr="00B47904">
              <w:t>equired field.</w:t>
            </w:r>
          </w:p>
        </w:tc>
        <w:tc>
          <w:tcPr>
            <w:tcW w:w="3685" w:type="dxa"/>
          </w:tcPr>
          <w:p w14:paraId="0CE28DB1" w14:textId="77777777" w:rsidR="00736FA2" w:rsidRDefault="00736FA2" w:rsidP="00736FA2">
            <w:pPr>
              <w:pStyle w:val="NoSpacing"/>
              <w:rPr>
                <w:rFonts w:ascii="Calibri" w:hAnsi="Calibri" w:cs="Calibri"/>
              </w:rPr>
            </w:pPr>
            <w:commentRangeStart w:id="557"/>
            <w:commentRangeStart w:id="558"/>
            <w:r>
              <w:rPr>
                <w:rFonts w:ascii="Calibri" w:hAnsi="Calibri" w:cs="Calibri"/>
              </w:rPr>
              <w:t>Visible and mandatory for institutional bids.</w:t>
            </w:r>
          </w:p>
          <w:p w14:paraId="6A626A75" w14:textId="77777777" w:rsidR="00736FA2" w:rsidRDefault="00736FA2" w:rsidP="00736FA2">
            <w:pPr>
              <w:pStyle w:val="NoSpacing"/>
            </w:pPr>
          </w:p>
          <w:p w14:paraId="5F3FA2A3" w14:textId="77777777" w:rsidR="00736FA2" w:rsidRDefault="00736FA2" w:rsidP="00736FA2">
            <w:pPr>
              <w:pStyle w:val="NoSpacing"/>
            </w:pPr>
            <w:r>
              <w:t>Options available are:</w:t>
            </w:r>
          </w:p>
          <w:p w14:paraId="274F269A" w14:textId="77777777" w:rsidR="00736FA2" w:rsidRDefault="00736FA2" w:rsidP="00736FA2">
            <w:pPr>
              <w:pStyle w:val="ListParagraph"/>
            </w:pPr>
            <w:r>
              <w:t>TRD</w:t>
            </w:r>
          </w:p>
          <w:p w14:paraId="1CE56330" w14:textId="77777777" w:rsidR="00736FA2" w:rsidRDefault="00736FA2" w:rsidP="00736FA2">
            <w:pPr>
              <w:pStyle w:val="ListParagraph"/>
            </w:pPr>
            <w:r>
              <w:t>RES</w:t>
            </w:r>
          </w:p>
          <w:p w14:paraId="095BE354" w14:textId="0FC89413" w:rsidR="00736FA2" w:rsidRPr="003B7248" w:rsidRDefault="00736FA2" w:rsidP="00736FA2">
            <w:pPr>
              <w:pStyle w:val="ListParagraph"/>
            </w:pPr>
            <w:r>
              <w:t>CUS</w:t>
            </w:r>
            <w:commentRangeEnd w:id="557"/>
            <w:r w:rsidR="00DC02A7">
              <w:rPr>
                <w:rStyle w:val="CommentReference"/>
              </w:rPr>
              <w:commentReference w:id="557"/>
            </w:r>
            <w:commentRangeEnd w:id="558"/>
            <w:r w:rsidR="00D452C5">
              <w:rPr>
                <w:rStyle w:val="CommentReference"/>
              </w:rPr>
              <w:commentReference w:id="558"/>
            </w:r>
          </w:p>
        </w:tc>
      </w:tr>
      <w:tr w:rsidR="00736FA2" w:rsidRPr="007C7C7F" w14:paraId="16EC0471" w14:textId="77777777" w:rsidTr="00367814">
        <w:tc>
          <w:tcPr>
            <w:tcW w:w="562" w:type="dxa"/>
          </w:tcPr>
          <w:p w14:paraId="3D3D8AB8" w14:textId="4A40CF32" w:rsidR="00736FA2" w:rsidRDefault="00736FA2" w:rsidP="00736FA2">
            <w:pPr>
              <w:pStyle w:val="NoSpacing"/>
            </w:pPr>
            <w:commentRangeStart w:id="559"/>
            <w:r>
              <w:t>7</w:t>
            </w:r>
          </w:p>
        </w:tc>
        <w:tc>
          <w:tcPr>
            <w:tcW w:w="2248" w:type="dxa"/>
          </w:tcPr>
          <w:p w14:paraId="7CFF8EE7" w14:textId="251D0215" w:rsidR="00736FA2" w:rsidRPr="00734F16" w:rsidRDefault="00736FA2" w:rsidP="00736FA2">
            <w:pPr>
              <w:pStyle w:val="NoSpacing"/>
              <w:rPr>
                <w:rFonts w:cstheme="minorHAnsi"/>
              </w:rPr>
            </w:pPr>
            <w:r>
              <w:rPr>
                <w:rFonts w:ascii="Calibri" w:hAnsi="Calibri" w:cs="Calibri"/>
              </w:rPr>
              <w:t>NRIC/Passport no.</w:t>
            </w:r>
          </w:p>
        </w:tc>
        <w:tc>
          <w:tcPr>
            <w:tcW w:w="1701" w:type="dxa"/>
          </w:tcPr>
          <w:p w14:paraId="731A40DB" w14:textId="64E5AC21" w:rsidR="00736FA2" w:rsidRDefault="00736FA2" w:rsidP="00736FA2">
            <w:pPr>
              <w:pStyle w:val="NoSpacing"/>
              <w:rPr>
                <w:rFonts w:cstheme="minorHAnsi"/>
              </w:rPr>
            </w:pPr>
            <w:r>
              <w:rPr>
                <w:rFonts w:ascii="Calibri" w:hAnsi="Calibri" w:cs="Calibri"/>
              </w:rPr>
              <w:t>Text (9)</w:t>
            </w:r>
          </w:p>
        </w:tc>
        <w:tc>
          <w:tcPr>
            <w:tcW w:w="2147" w:type="dxa"/>
          </w:tcPr>
          <w:p w14:paraId="51370506" w14:textId="5A095949" w:rsidR="00736FA2" w:rsidRPr="00C63EA3" w:rsidRDefault="00736FA2" w:rsidP="00736FA2">
            <w:pPr>
              <w:pStyle w:val="NoSpacing"/>
              <w:rPr>
                <w:u w:val="single"/>
              </w:rPr>
            </w:pPr>
            <w:r>
              <w:rPr>
                <w:rFonts w:ascii="Calibri" w:hAnsi="Calibri" w:cs="Calibri"/>
                <w:u w:val="single"/>
              </w:rPr>
              <w:t> </w:t>
            </w:r>
          </w:p>
        </w:tc>
        <w:tc>
          <w:tcPr>
            <w:tcW w:w="3685" w:type="dxa"/>
          </w:tcPr>
          <w:p w14:paraId="33B3238E" w14:textId="77777777" w:rsid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p w14:paraId="46C88D92" w14:textId="7A67D6D9" w:rsidR="00736FA2" w:rsidRDefault="00736FA2" w:rsidP="00736FA2">
            <w:pPr>
              <w:pStyle w:val="NoSpacing"/>
            </w:pPr>
            <w:r>
              <w:rPr>
                <w:rFonts w:ascii="Calibri" w:hAnsi="Calibri" w:cs="Calibri"/>
              </w:rPr>
              <w:t> </w:t>
            </w:r>
          </w:p>
        </w:tc>
      </w:tr>
      <w:tr w:rsidR="00736FA2" w:rsidRPr="007C7C7F" w14:paraId="666C2BC2" w14:textId="77777777" w:rsidTr="00367814">
        <w:tc>
          <w:tcPr>
            <w:tcW w:w="562" w:type="dxa"/>
          </w:tcPr>
          <w:p w14:paraId="777313D3" w14:textId="33599126" w:rsidR="00736FA2" w:rsidRDefault="00736FA2" w:rsidP="00736FA2">
            <w:pPr>
              <w:pStyle w:val="NoSpacing"/>
            </w:pPr>
            <w:r>
              <w:t>8</w:t>
            </w:r>
          </w:p>
        </w:tc>
        <w:tc>
          <w:tcPr>
            <w:tcW w:w="2248" w:type="dxa"/>
          </w:tcPr>
          <w:p w14:paraId="14CC8F60" w14:textId="7CAA41FB" w:rsidR="00736FA2" w:rsidRPr="00734F16" w:rsidRDefault="00736FA2" w:rsidP="00736FA2">
            <w:pPr>
              <w:pStyle w:val="NoSpacing"/>
              <w:rPr>
                <w:rFonts w:cstheme="minorHAnsi"/>
              </w:rPr>
            </w:pPr>
            <w:r>
              <w:rPr>
                <w:rFonts w:ascii="Calibri" w:hAnsi="Calibri" w:cs="Calibri"/>
              </w:rPr>
              <w:t>Applicant name</w:t>
            </w:r>
          </w:p>
        </w:tc>
        <w:tc>
          <w:tcPr>
            <w:tcW w:w="1701" w:type="dxa"/>
          </w:tcPr>
          <w:p w14:paraId="06A503F6" w14:textId="2AB243D4" w:rsidR="00736FA2" w:rsidRDefault="00736FA2" w:rsidP="00736FA2">
            <w:pPr>
              <w:pStyle w:val="NoSpacing"/>
              <w:rPr>
                <w:rFonts w:cstheme="minorHAnsi"/>
              </w:rPr>
            </w:pPr>
            <w:r>
              <w:rPr>
                <w:rFonts w:ascii="Calibri" w:hAnsi="Calibri" w:cs="Calibri"/>
              </w:rPr>
              <w:t>Text (30)</w:t>
            </w:r>
          </w:p>
        </w:tc>
        <w:tc>
          <w:tcPr>
            <w:tcW w:w="2147" w:type="dxa"/>
          </w:tcPr>
          <w:p w14:paraId="03959CAF" w14:textId="13E0E96B" w:rsidR="00736FA2" w:rsidRPr="00C63EA3" w:rsidRDefault="00736FA2" w:rsidP="00736FA2">
            <w:pPr>
              <w:pStyle w:val="NoSpacing"/>
              <w:rPr>
                <w:u w:val="single"/>
              </w:rPr>
            </w:pPr>
            <w:r>
              <w:rPr>
                <w:rFonts w:ascii="Calibri" w:hAnsi="Calibri" w:cs="Calibri"/>
                <w:u w:val="single"/>
              </w:rPr>
              <w:t> </w:t>
            </w:r>
          </w:p>
        </w:tc>
        <w:tc>
          <w:tcPr>
            <w:tcW w:w="3685" w:type="dxa"/>
          </w:tcPr>
          <w:p w14:paraId="366779B3" w14:textId="77777777" w:rsid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p w14:paraId="1DA88E6A" w14:textId="3AB49AF9" w:rsidR="00736FA2" w:rsidRDefault="00736FA2" w:rsidP="00736FA2">
            <w:pPr>
              <w:pStyle w:val="NoSpacing"/>
            </w:pPr>
            <w:r>
              <w:rPr>
                <w:rFonts w:ascii="Calibri" w:hAnsi="Calibri" w:cs="Calibri"/>
              </w:rPr>
              <w:t> </w:t>
            </w:r>
          </w:p>
        </w:tc>
      </w:tr>
      <w:tr w:rsidR="00736FA2" w:rsidRPr="007C7C7F" w14:paraId="48CDD364" w14:textId="77777777" w:rsidTr="00367814">
        <w:tc>
          <w:tcPr>
            <w:tcW w:w="562" w:type="dxa"/>
          </w:tcPr>
          <w:p w14:paraId="5ED7949B" w14:textId="0E222C6F" w:rsidR="00736FA2" w:rsidRDefault="00736FA2" w:rsidP="00736FA2">
            <w:pPr>
              <w:pStyle w:val="NoSpacing"/>
            </w:pPr>
            <w:r>
              <w:t>9</w:t>
            </w:r>
          </w:p>
        </w:tc>
        <w:tc>
          <w:tcPr>
            <w:tcW w:w="2248" w:type="dxa"/>
          </w:tcPr>
          <w:p w14:paraId="0F6CE411" w14:textId="3DAA1F38" w:rsidR="00736FA2" w:rsidRPr="00734F16" w:rsidRDefault="00736FA2" w:rsidP="00736FA2">
            <w:pPr>
              <w:pStyle w:val="NoSpacing"/>
              <w:rPr>
                <w:rFonts w:cstheme="minorHAnsi"/>
              </w:rPr>
            </w:pPr>
            <w:r>
              <w:rPr>
                <w:rFonts w:ascii="Calibri" w:hAnsi="Calibri" w:cs="Calibri"/>
              </w:rPr>
              <w:t>Nationality</w:t>
            </w:r>
          </w:p>
        </w:tc>
        <w:tc>
          <w:tcPr>
            <w:tcW w:w="1701" w:type="dxa"/>
          </w:tcPr>
          <w:p w14:paraId="5F7606EA" w14:textId="427C7C3D" w:rsidR="00736FA2" w:rsidRDefault="00736FA2" w:rsidP="00736FA2">
            <w:pPr>
              <w:pStyle w:val="NoSpacing"/>
              <w:rPr>
                <w:rFonts w:cstheme="minorHAnsi"/>
              </w:rPr>
            </w:pPr>
            <w:r>
              <w:rPr>
                <w:rFonts w:ascii="Calibri" w:hAnsi="Calibri" w:cs="Calibri"/>
              </w:rPr>
              <w:t>Text (20)</w:t>
            </w:r>
          </w:p>
        </w:tc>
        <w:tc>
          <w:tcPr>
            <w:tcW w:w="2147" w:type="dxa"/>
          </w:tcPr>
          <w:p w14:paraId="4DF41553" w14:textId="3CB70248" w:rsidR="00736FA2" w:rsidRPr="00C63EA3" w:rsidRDefault="00736FA2" w:rsidP="00736FA2">
            <w:pPr>
              <w:pStyle w:val="NoSpacing"/>
              <w:rPr>
                <w:u w:val="single"/>
              </w:rPr>
            </w:pPr>
            <w:r>
              <w:rPr>
                <w:rFonts w:ascii="Calibri" w:hAnsi="Calibri" w:cs="Calibri"/>
              </w:rPr>
              <w:t> </w:t>
            </w:r>
          </w:p>
        </w:tc>
        <w:tc>
          <w:tcPr>
            <w:tcW w:w="3685" w:type="dxa"/>
          </w:tcPr>
          <w:p w14:paraId="53DF60FE" w14:textId="77777777" w:rsid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p w14:paraId="27E2F495" w14:textId="3B98CC23" w:rsidR="00736FA2" w:rsidRDefault="00736FA2" w:rsidP="00736FA2">
            <w:pPr>
              <w:pStyle w:val="NoSpacing"/>
            </w:pPr>
            <w:r>
              <w:rPr>
                <w:rFonts w:ascii="Calibri" w:hAnsi="Calibri" w:cs="Calibri"/>
              </w:rPr>
              <w:t> </w:t>
            </w:r>
          </w:p>
        </w:tc>
      </w:tr>
      <w:tr w:rsidR="00736FA2" w:rsidRPr="007C7C7F" w14:paraId="5AEE0C24" w14:textId="77777777" w:rsidTr="00367814">
        <w:tc>
          <w:tcPr>
            <w:tcW w:w="562" w:type="dxa"/>
          </w:tcPr>
          <w:p w14:paraId="1B338650" w14:textId="77CA6B3E" w:rsidR="00736FA2" w:rsidRDefault="00736FA2" w:rsidP="00736FA2">
            <w:pPr>
              <w:pStyle w:val="NoSpacing"/>
            </w:pPr>
            <w:r>
              <w:t>10</w:t>
            </w:r>
          </w:p>
        </w:tc>
        <w:tc>
          <w:tcPr>
            <w:tcW w:w="2248" w:type="dxa"/>
          </w:tcPr>
          <w:p w14:paraId="22B45C84" w14:textId="6FDC28B6" w:rsidR="00736FA2" w:rsidRPr="00734F16" w:rsidRDefault="00736FA2" w:rsidP="00736FA2">
            <w:pPr>
              <w:pStyle w:val="NoSpacing"/>
              <w:rPr>
                <w:rFonts w:cstheme="minorHAnsi"/>
              </w:rPr>
            </w:pPr>
            <w:r>
              <w:rPr>
                <w:rFonts w:ascii="Calibri" w:hAnsi="Calibri" w:cs="Calibri"/>
              </w:rPr>
              <w:t>Application type</w:t>
            </w:r>
          </w:p>
        </w:tc>
        <w:tc>
          <w:tcPr>
            <w:tcW w:w="1701" w:type="dxa"/>
          </w:tcPr>
          <w:p w14:paraId="7C4E094B" w14:textId="6C12D1B0" w:rsidR="00736FA2" w:rsidRDefault="00736FA2" w:rsidP="00736FA2">
            <w:pPr>
              <w:pStyle w:val="NoSpacing"/>
              <w:rPr>
                <w:rFonts w:cstheme="minorHAnsi"/>
              </w:rPr>
            </w:pPr>
            <w:r>
              <w:rPr>
                <w:rFonts w:ascii="Calibri" w:hAnsi="Calibri" w:cs="Calibri"/>
              </w:rPr>
              <w:t> </w:t>
            </w:r>
          </w:p>
        </w:tc>
        <w:tc>
          <w:tcPr>
            <w:tcW w:w="2147" w:type="dxa"/>
          </w:tcPr>
          <w:p w14:paraId="29034BA5" w14:textId="77777777" w:rsid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u w:val="single"/>
              </w:rPr>
              <w:t>Hard Validations:</w:t>
            </w:r>
          </w:p>
          <w:p w14:paraId="58C77E2D" w14:textId="7E79B268" w:rsidR="00736FA2" w:rsidRPr="00C63EA3" w:rsidRDefault="00736FA2" w:rsidP="00736FA2">
            <w:pPr>
              <w:pStyle w:val="NoSpacing"/>
              <w:rPr>
                <w:u w:val="single"/>
              </w:rPr>
            </w:pPr>
            <w:r>
              <w:rPr>
                <w:rFonts w:ascii="Calibri" w:hAnsi="Calibri" w:cs="Calibri"/>
              </w:rPr>
              <w:t>- Required field.</w:t>
            </w:r>
          </w:p>
        </w:tc>
        <w:tc>
          <w:tcPr>
            <w:tcW w:w="3685" w:type="dxa"/>
          </w:tcPr>
          <w:p w14:paraId="1DBE4C33" w14:textId="77777777" w:rsid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w:t>
            </w:r>
          </w:p>
          <w:p w14:paraId="40CEAC42" w14:textId="77777777" w:rsidR="00736FA2" w:rsidRDefault="00736FA2" w:rsidP="00736FA2">
            <w:pPr>
              <w:pStyle w:val="NormalWeb"/>
              <w:spacing w:before="0" w:beforeAutospacing="0" w:after="0" w:afterAutospacing="0"/>
              <w:rPr>
                <w:rFonts w:ascii="Calibri" w:hAnsi="Calibri" w:cs="Calibri"/>
                <w:sz w:val="22"/>
                <w:szCs w:val="22"/>
              </w:rPr>
            </w:pPr>
          </w:p>
          <w:p w14:paraId="287E034A" w14:textId="5C9AFC52" w:rsid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Options available are:</w:t>
            </w:r>
          </w:p>
          <w:p w14:paraId="055101A8" w14:textId="3054D297" w:rsidR="00736FA2" w:rsidRPr="00FF0075" w:rsidRDefault="00736FA2" w:rsidP="00736FA2">
            <w:pPr>
              <w:pStyle w:val="ListParagraph"/>
              <w:rPr>
                <w:ins w:id="560" w:author="Akila BALAKRISHNAN from.OPTIMUM (MAS)" w:date="2025-12-22T12:14:00Z" w16du:dateUtc="2025-12-22T04:14:00Z"/>
                <w:del w:id="561" w:author="Jasmine WL TEO (MAS)" w:date="2025-12-24T10:27:00Z" w16du:dateUtc="2025-12-24T02:27:00Z"/>
                <w:rFonts w:ascii="Times New Roman" w:hAnsi="Times New Roman" w:cs="Times New Roman"/>
                <w:sz w:val="24"/>
                <w:szCs w:val="24"/>
                <w:rPrChange w:id="562" w:author="Akila BALAKRISHNAN from.OPTIMUM (MAS)" w:date="2025-12-22T12:14:00Z" w16du:dateUtc="2025-12-22T04:14:00Z">
                  <w:rPr>
                    <w:ins w:id="563" w:author="Akila BALAKRISHNAN from.OPTIMUM (MAS)" w:date="2025-12-22T12:14:00Z" w16du:dateUtc="2025-12-22T04:14:00Z"/>
                    <w:del w:id="564" w:author="Jasmine WL TEO (MAS)" w:date="2025-12-24T10:27:00Z" w16du:dateUtc="2025-12-24T02:27:00Z"/>
                  </w:rPr>
                </w:rPrChange>
              </w:rPr>
            </w:pPr>
            <w:del w:id="565" w:author="Jasmine WL TEO (MAS)" w:date="2025-12-24T10:27:00Z" w16du:dateUtc="2025-12-24T02:27:00Z">
              <w:r>
                <w:lastRenderedPageBreak/>
                <w:delText>CPFIS</w:delText>
              </w:r>
            </w:del>
            <w:ins w:id="566" w:author="Akila BALAKRISHNAN from.OPTIMUM (MAS)" w:date="2025-12-22T12:14:00Z" w16du:dateUtc="2025-12-22T04:14:00Z">
              <w:del w:id="567" w:author="Jasmine WL TEO (MAS)" w:date="2025-12-24T10:27:00Z" w16du:dateUtc="2025-12-24T02:27:00Z">
                <w:r w:rsidR="00FF0075">
                  <w:delText>-OA</w:delText>
                </w:r>
              </w:del>
            </w:ins>
          </w:p>
          <w:p w14:paraId="73167E16" w14:textId="055E3B96" w:rsidR="00FF0075" w:rsidRDefault="00FF0075" w:rsidP="00736FA2">
            <w:pPr>
              <w:pStyle w:val="ListParagraph"/>
              <w:rPr>
                <w:del w:id="568" w:author="Jasmine WL TEO (MAS)" w:date="2025-12-24T10:27:00Z" w16du:dateUtc="2025-12-24T02:27:00Z"/>
                <w:rFonts w:ascii="Times New Roman" w:hAnsi="Times New Roman" w:cs="Times New Roman"/>
                <w:sz w:val="24"/>
                <w:szCs w:val="24"/>
              </w:rPr>
            </w:pPr>
            <w:ins w:id="569" w:author="Akila BALAKRISHNAN from.OPTIMUM (MAS)" w:date="2025-12-22T12:14:00Z" w16du:dateUtc="2025-12-22T04:14:00Z">
              <w:del w:id="570" w:author="Jasmine WL TEO (MAS)" w:date="2025-12-24T10:27:00Z" w16du:dateUtc="2025-12-24T02:27:00Z">
                <w:r>
                  <w:delText>CPFIS</w:delText>
                </w:r>
              </w:del>
            </w:ins>
            <w:ins w:id="571" w:author="Akila BALAKRISHNAN from.OPTIMUM (MAS)" w:date="2025-12-22T12:15:00Z" w16du:dateUtc="2025-12-22T04:15:00Z">
              <w:del w:id="572" w:author="Jasmine WL TEO (MAS)" w:date="2025-12-24T10:27:00Z" w16du:dateUtc="2025-12-24T02:27:00Z">
                <w:r>
                  <w:delText>-SA</w:delText>
                </w:r>
              </w:del>
            </w:ins>
          </w:p>
          <w:p w14:paraId="0A0AF3AE" w14:textId="10C36F21" w:rsidR="00736FA2" w:rsidRDefault="00736FA2" w:rsidP="00736FA2">
            <w:pPr>
              <w:pStyle w:val="ListParagraph"/>
              <w:rPr>
                <w:del w:id="573" w:author="Jasmine WL TEO (MAS)" w:date="2025-12-24T10:27:00Z" w16du:dateUtc="2025-12-24T02:27:00Z"/>
              </w:rPr>
            </w:pPr>
            <w:del w:id="574" w:author="Jasmine WL TEO (MAS)" w:date="2025-12-24T10:27:00Z" w16du:dateUtc="2025-12-24T02:27:00Z">
              <w:r>
                <w:delText>SRS</w:delText>
              </w:r>
            </w:del>
          </w:p>
          <w:p w14:paraId="74305266" w14:textId="77777777" w:rsidR="00736FA2" w:rsidRDefault="00736FA2" w:rsidP="00736FA2">
            <w:pPr>
              <w:pStyle w:val="ListParagraph"/>
              <w:rPr>
                <w:ins w:id="575" w:author="Jasmine WL TEO (MAS)" w:date="2025-12-24T10:27:00Z" w16du:dateUtc="2025-12-24T02:27:00Z"/>
              </w:rPr>
            </w:pPr>
            <w:commentRangeStart w:id="576"/>
            <w:r>
              <w:t>CASH</w:t>
            </w:r>
          </w:p>
          <w:p w14:paraId="6389DA65" w14:textId="77777777" w:rsidR="00DC02A7" w:rsidRDefault="00DC02A7" w:rsidP="00DC02A7">
            <w:pPr>
              <w:pStyle w:val="ListParagraph"/>
              <w:rPr>
                <w:ins w:id="577" w:author="Jasmine WL TEO (MAS)" w:date="2025-12-24T10:27:00Z" w16du:dateUtc="2025-12-24T02:27:00Z"/>
              </w:rPr>
            </w:pPr>
            <w:ins w:id="578" w:author="Jasmine WL TEO (MAS)" w:date="2025-12-24T10:27:00Z" w16du:dateUtc="2025-12-24T02:27:00Z">
              <w:r>
                <w:t>SRS</w:t>
              </w:r>
            </w:ins>
          </w:p>
          <w:p w14:paraId="351646D7" w14:textId="3A8C3D24" w:rsidR="00DC02A7" w:rsidRPr="000C27F0" w:rsidRDefault="00DC02A7" w:rsidP="00DC02A7">
            <w:pPr>
              <w:pStyle w:val="ListParagraph"/>
              <w:rPr>
                <w:ins w:id="579" w:author="Jasmine WL TEO (MAS)" w:date="2025-12-24T10:27:00Z" w16du:dateUtc="2025-12-24T02:27:00Z"/>
                <w:rFonts w:ascii="Times New Roman" w:hAnsi="Times New Roman" w:cs="Times New Roman"/>
                <w:sz w:val="24"/>
                <w:szCs w:val="24"/>
              </w:rPr>
            </w:pPr>
            <w:ins w:id="580" w:author="Jasmine WL TEO (MAS)" w:date="2025-12-24T10:27:00Z" w16du:dateUtc="2025-12-24T02:27:00Z">
              <w:r>
                <w:t>CPFIS-OA</w:t>
              </w:r>
            </w:ins>
          </w:p>
          <w:p w14:paraId="32A86BDD" w14:textId="677AE5A3" w:rsidR="00DC02A7" w:rsidRDefault="00DC02A7" w:rsidP="00DC02A7">
            <w:pPr>
              <w:pStyle w:val="ListParagraph"/>
              <w:rPr>
                <w:ins w:id="581" w:author="Jasmine WL TEO (MAS)" w:date="2025-12-24T10:27:00Z" w16du:dateUtc="2025-12-24T02:27:00Z"/>
                <w:rFonts w:ascii="Times New Roman" w:hAnsi="Times New Roman" w:cs="Times New Roman"/>
                <w:sz w:val="24"/>
                <w:szCs w:val="24"/>
              </w:rPr>
            </w:pPr>
            <w:ins w:id="582" w:author="Jasmine WL TEO (MAS)" w:date="2025-12-24T10:27:00Z" w16du:dateUtc="2025-12-24T02:27:00Z">
              <w:r>
                <w:t>CPFIS-SA</w:t>
              </w:r>
            </w:ins>
            <w:commentRangeEnd w:id="576"/>
            <w:ins w:id="583" w:author="Jasmine WL TEO (MAS)" w:date="2025-12-26T15:18:00Z" w16du:dateUtc="2025-12-26T07:18:00Z">
              <w:r w:rsidR="00BA522A">
                <w:rPr>
                  <w:rStyle w:val="CommentReference"/>
                </w:rPr>
                <w:commentReference w:id="576"/>
              </w:r>
            </w:ins>
          </w:p>
          <w:p w14:paraId="78406EF8" w14:textId="023EDB40" w:rsidR="00736FA2" w:rsidRDefault="00736FA2" w:rsidP="00736FA2">
            <w:pPr>
              <w:pStyle w:val="ListParagraph"/>
            </w:pPr>
          </w:p>
        </w:tc>
      </w:tr>
      <w:tr w:rsidR="00736FA2" w:rsidRPr="007C7C7F" w14:paraId="188C0FDB" w14:textId="77777777" w:rsidTr="00367814">
        <w:tc>
          <w:tcPr>
            <w:tcW w:w="562" w:type="dxa"/>
          </w:tcPr>
          <w:p w14:paraId="21652C57" w14:textId="15C5CF56" w:rsidR="00736FA2" w:rsidRDefault="00736FA2" w:rsidP="00736FA2">
            <w:pPr>
              <w:pStyle w:val="NoSpacing"/>
            </w:pPr>
            <w:r>
              <w:lastRenderedPageBreak/>
              <w:t>11</w:t>
            </w:r>
          </w:p>
        </w:tc>
        <w:tc>
          <w:tcPr>
            <w:tcW w:w="2248" w:type="dxa"/>
          </w:tcPr>
          <w:p w14:paraId="4162C260" w14:textId="3D2089CA" w:rsidR="00736FA2" w:rsidRPr="00734F16" w:rsidRDefault="00736FA2" w:rsidP="00736FA2">
            <w:pPr>
              <w:pStyle w:val="NoSpacing"/>
              <w:rPr>
                <w:rFonts w:cstheme="minorHAnsi"/>
              </w:rPr>
            </w:pPr>
            <w:r>
              <w:rPr>
                <w:rFonts w:ascii="Calibri" w:hAnsi="Calibri" w:cs="Calibri"/>
              </w:rPr>
              <w:t>CDP account no.</w:t>
            </w:r>
          </w:p>
        </w:tc>
        <w:tc>
          <w:tcPr>
            <w:tcW w:w="1701" w:type="dxa"/>
          </w:tcPr>
          <w:p w14:paraId="04C7A7C5" w14:textId="2452E6D9" w:rsidR="00736FA2" w:rsidRDefault="00736FA2" w:rsidP="00736FA2">
            <w:pPr>
              <w:pStyle w:val="NoSpacing"/>
              <w:rPr>
                <w:rFonts w:cstheme="minorHAnsi"/>
              </w:rPr>
            </w:pPr>
            <w:commentRangeStart w:id="584"/>
            <w:commentRangeStart w:id="585"/>
            <w:r>
              <w:rPr>
                <w:rFonts w:ascii="Calibri" w:hAnsi="Calibri" w:cs="Calibri"/>
              </w:rPr>
              <w:t>Text (16)</w:t>
            </w:r>
            <w:commentRangeEnd w:id="584"/>
            <w:r w:rsidR="00AC04CF">
              <w:rPr>
                <w:rStyle w:val="CommentReference"/>
              </w:rPr>
              <w:commentReference w:id="584"/>
            </w:r>
            <w:commentRangeEnd w:id="585"/>
            <w:r w:rsidR="00041FF0">
              <w:rPr>
                <w:rStyle w:val="CommentReference"/>
              </w:rPr>
              <w:commentReference w:id="585"/>
            </w:r>
          </w:p>
        </w:tc>
        <w:tc>
          <w:tcPr>
            <w:tcW w:w="2147" w:type="dxa"/>
          </w:tcPr>
          <w:p w14:paraId="7A7BE5EA" w14:textId="1B6ECBDB" w:rsidR="00736FA2" w:rsidRPr="00C63EA3" w:rsidRDefault="00736FA2" w:rsidP="00736FA2">
            <w:pPr>
              <w:pStyle w:val="NoSpacing"/>
              <w:rPr>
                <w:u w:val="single"/>
              </w:rPr>
            </w:pPr>
            <w:r>
              <w:rPr>
                <w:rFonts w:ascii="Calibri" w:hAnsi="Calibri" w:cs="Calibri"/>
                <w:u w:val="single"/>
              </w:rPr>
              <w:t> </w:t>
            </w:r>
          </w:p>
        </w:tc>
        <w:tc>
          <w:tcPr>
            <w:tcW w:w="3685" w:type="dxa"/>
          </w:tcPr>
          <w:p w14:paraId="7E30286E" w14:textId="1B84B235" w:rsidR="00736FA2" w:rsidRPr="00736FA2" w:rsidRDefault="00736FA2" w:rsidP="00736FA2">
            <w:pPr>
              <w:pStyle w:val="NormalWeb"/>
              <w:spacing w:before="0" w:beforeAutospacing="0" w:after="0" w:afterAutospacing="0"/>
              <w:rPr>
                <w:rFonts w:ascii="Calibri" w:hAnsi="Calibri" w:cs="Calibri"/>
                <w:sz w:val="22"/>
                <w:szCs w:val="22"/>
              </w:rPr>
            </w:pPr>
            <w:r>
              <w:rPr>
                <w:rFonts w:ascii="Calibri" w:hAnsi="Calibri" w:cs="Calibri"/>
                <w:sz w:val="22"/>
                <w:szCs w:val="22"/>
              </w:rPr>
              <w:t>Visible and mandatory for retail bids whose application type is “CASH”.</w:t>
            </w:r>
          </w:p>
        </w:tc>
      </w:tr>
      <w:tr w:rsidR="00736FA2" w:rsidRPr="007C7C7F" w14:paraId="3FBEEB59" w14:textId="77777777" w:rsidTr="00367814">
        <w:tc>
          <w:tcPr>
            <w:tcW w:w="562" w:type="dxa"/>
          </w:tcPr>
          <w:p w14:paraId="5048FCD4" w14:textId="01C006A9" w:rsidR="00736FA2" w:rsidRDefault="00736FA2" w:rsidP="00736FA2">
            <w:pPr>
              <w:pStyle w:val="NoSpacing"/>
            </w:pPr>
            <w:r>
              <w:t>12</w:t>
            </w:r>
          </w:p>
        </w:tc>
        <w:tc>
          <w:tcPr>
            <w:tcW w:w="2248" w:type="dxa"/>
          </w:tcPr>
          <w:p w14:paraId="1B183AAB" w14:textId="05710227" w:rsidR="00736FA2" w:rsidRPr="00734F16" w:rsidRDefault="00736FA2" w:rsidP="00736FA2">
            <w:pPr>
              <w:pStyle w:val="NoSpacing"/>
              <w:rPr>
                <w:rFonts w:cstheme="minorHAnsi"/>
              </w:rPr>
            </w:pPr>
            <w:r>
              <w:rPr>
                <w:rFonts w:ascii="Calibri" w:hAnsi="Calibri" w:cs="Calibri"/>
              </w:rPr>
              <w:t>CPF/SRS account no.</w:t>
            </w:r>
          </w:p>
        </w:tc>
        <w:tc>
          <w:tcPr>
            <w:tcW w:w="1701" w:type="dxa"/>
          </w:tcPr>
          <w:p w14:paraId="0B8F69F2" w14:textId="5B6C3F80" w:rsidR="00736FA2" w:rsidRDefault="00736FA2" w:rsidP="00736FA2">
            <w:pPr>
              <w:pStyle w:val="NoSpacing"/>
              <w:rPr>
                <w:rFonts w:cstheme="minorHAnsi"/>
              </w:rPr>
            </w:pPr>
            <w:r>
              <w:rPr>
                <w:rFonts w:ascii="Calibri" w:hAnsi="Calibri" w:cs="Calibri"/>
              </w:rPr>
              <w:t>Text (12)</w:t>
            </w:r>
          </w:p>
        </w:tc>
        <w:tc>
          <w:tcPr>
            <w:tcW w:w="2147" w:type="dxa"/>
          </w:tcPr>
          <w:p w14:paraId="17E028C1" w14:textId="62CCE737" w:rsidR="00736FA2" w:rsidRPr="00C63EA3" w:rsidRDefault="00736FA2" w:rsidP="00736FA2">
            <w:pPr>
              <w:pStyle w:val="NoSpacing"/>
              <w:rPr>
                <w:u w:val="single"/>
              </w:rPr>
            </w:pPr>
            <w:r>
              <w:rPr>
                <w:rFonts w:ascii="Calibri" w:hAnsi="Calibri" w:cs="Calibri"/>
                <w:u w:val="single"/>
              </w:rPr>
              <w:t> </w:t>
            </w:r>
          </w:p>
        </w:tc>
        <w:tc>
          <w:tcPr>
            <w:tcW w:w="3685" w:type="dxa"/>
          </w:tcPr>
          <w:p w14:paraId="0D8844AA" w14:textId="21902A0F" w:rsidR="00736FA2" w:rsidRDefault="00736FA2" w:rsidP="00736FA2">
            <w:pPr>
              <w:pStyle w:val="NoSpacing"/>
            </w:pPr>
            <w:r>
              <w:rPr>
                <w:rFonts w:ascii="Calibri" w:hAnsi="Calibri" w:cs="Calibri"/>
              </w:rPr>
              <w:t>Visible and mandatory for retail bids whose application type is “CPFIS</w:t>
            </w:r>
            <w:ins w:id="586" w:author="Akila BALAKRISHNAN from.OPTIMUM (MAS)" w:date="2025-12-22T12:15:00Z" w16du:dateUtc="2025-12-22T04:15:00Z">
              <w:r w:rsidR="00FF0075">
                <w:rPr>
                  <w:rFonts w:ascii="Calibri" w:hAnsi="Calibri" w:cs="Calibri"/>
                </w:rPr>
                <w:t>-OA</w:t>
              </w:r>
            </w:ins>
            <w:r>
              <w:rPr>
                <w:rFonts w:ascii="Calibri" w:hAnsi="Calibri" w:cs="Calibri"/>
              </w:rPr>
              <w:t>”</w:t>
            </w:r>
            <w:ins w:id="587" w:author="Akila BALAKRISHNAN from.OPTIMUM (MAS)" w:date="2025-12-22T12:15:00Z" w16du:dateUtc="2025-12-22T04:15:00Z">
              <w:r w:rsidR="00FF0075">
                <w:rPr>
                  <w:rFonts w:ascii="Calibri" w:hAnsi="Calibri" w:cs="Calibri"/>
                </w:rPr>
                <w:t xml:space="preserve"> or “CPFIS-SA”</w:t>
              </w:r>
            </w:ins>
            <w:r>
              <w:rPr>
                <w:rFonts w:ascii="Calibri" w:hAnsi="Calibri" w:cs="Calibri"/>
              </w:rPr>
              <w:t xml:space="preserve"> or “SRS”.</w:t>
            </w:r>
            <w:commentRangeEnd w:id="559"/>
            <w:r w:rsidR="00DC02A7">
              <w:rPr>
                <w:rStyle w:val="CommentReference"/>
              </w:rPr>
              <w:commentReference w:id="559"/>
            </w:r>
          </w:p>
        </w:tc>
      </w:tr>
      <w:tr w:rsidR="00736FA2" w:rsidRPr="007C7C7F" w14:paraId="6E7E5C42" w14:textId="77777777" w:rsidTr="00367814">
        <w:tc>
          <w:tcPr>
            <w:tcW w:w="562" w:type="dxa"/>
          </w:tcPr>
          <w:p w14:paraId="13F6FCDD" w14:textId="462E42F8" w:rsidR="00736FA2" w:rsidRPr="003B7248" w:rsidRDefault="00736FA2" w:rsidP="00736FA2">
            <w:pPr>
              <w:pStyle w:val="NoSpacing"/>
            </w:pPr>
            <w:r>
              <w:t>13</w:t>
            </w:r>
          </w:p>
        </w:tc>
        <w:tc>
          <w:tcPr>
            <w:tcW w:w="2248" w:type="dxa"/>
          </w:tcPr>
          <w:p w14:paraId="054F5E37" w14:textId="123B01FA" w:rsidR="00736FA2" w:rsidRPr="003B7248" w:rsidRDefault="00736FA2" w:rsidP="00736FA2">
            <w:pPr>
              <w:pStyle w:val="NoSpacing"/>
            </w:pPr>
            <w:r>
              <w:rPr>
                <w:rFonts w:cstheme="minorHAnsi"/>
              </w:rPr>
              <w:t>Bank ref. no.</w:t>
            </w:r>
          </w:p>
        </w:tc>
        <w:tc>
          <w:tcPr>
            <w:tcW w:w="1701" w:type="dxa"/>
          </w:tcPr>
          <w:p w14:paraId="50DE12BC" w14:textId="7CC79202" w:rsidR="00736FA2" w:rsidRPr="003B7248" w:rsidRDefault="00736FA2" w:rsidP="00736FA2">
            <w:pPr>
              <w:pStyle w:val="NoSpacing"/>
            </w:pPr>
            <w:r>
              <w:rPr>
                <w:rFonts w:cstheme="minorHAnsi"/>
              </w:rPr>
              <w:t>Text (8)</w:t>
            </w:r>
          </w:p>
        </w:tc>
        <w:tc>
          <w:tcPr>
            <w:tcW w:w="2147" w:type="dxa"/>
          </w:tcPr>
          <w:p w14:paraId="0F394DCA" w14:textId="77777777" w:rsidR="00736FA2" w:rsidRDefault="00736FA2" w:rsidP="00736FA2">
            <w:pPr>
              <w:pStyle w:val="NoSpacing"/>
            </w:pPr>
            <w:r w:rsidRPr="00C63EA3">
              <w:rPr>
                <w:u w:val="single"/>
              </w:rPr>
              <w:t>Hard Validations:</w:t>
            </w:r>
            <w:r w:rsidRPr="00B47904">
              <w:br/>
              <w:t xml:space="preserve">- </w:t>
            </w:r>
            <w:r>
              <w:t>R</w:t>
            </w:r>
            <w:r w:rsidRPr="00B47904">
              <w:t>equired field.</w:t>
            </w:r>
          </w:p>
          <w:p w14:paraId="72819D52" w14:textId="246A09FD" w:rsidR="00736FA2" w:rsidRPr="003B7248" w:rsidRDefault="00736FA2" w:rsidP="00736FA2">
            <w:pPr>
              <w:pStyle w:val="NoSpacing"/>
            </w:pPr>
            <w:r w:rsidRPr="00D76A11">
              <w:t xml:space="preserve">- Must </w:t>
            </w:r>
            <w:r>
              <w:t>not be used in other bids by the same PD for the same issuance.</w:t>
            </w:r>
          </w:p>
        </w:tc>
        <w:tc>
          <w:tcPr>
            <w:tcW w:w="3685" w:type="dxa"/>
          </w:tcPr>
          <w:p w14:paraId="717D499F" w14:textId="77777777" w:rsidR="00736FA2" w:rsidRPr="003B7248" w:rsidRDefault="00736FA2" w:rsidP="00736FA2">
            <w:pPr>
              <w:pStyle w:val="NoSpacing"/>
            </w:pPr>
          </w:p>
        </w:tc>
      </w:tr>
      <w:tr w:rsidR="00736FA2" w:rsidRPr="007C7C7F" w14:paraId="39B11710" w14:textId="77777777" w:rsidTr="00367814">
        <w:tc>
          <w:tcPr>
            <w:tcW w:w="562" w:type="dxa"/>
          </w:tcPr>
          <w:p w14:paraId="00A647CB" w14:textId="13E393DE" w:rsidR="00736FA2" w:rsidRPr="003B7248" w:rsidRDefault="00736FA2" w:rsidP="00736FA2">
            <w:pPr>
              <w:pStyle w:val="NoSpacing"/>
            </w:pPr>
            <w:r>
              <w:t>14</w:t>
            </w:r>
          </w:p>
        </w:tc>
        <w:tc>
          <w:tcPr>
            <w:tcW w:w="2248" w:type="dxa"/>
          </w:tcPr>
          <w:p w14:paraId="061CD4F2" w14:textId="130DECF4" w:rsidR="00736FA2" w:rsidRPr="003B7248" w:rsidRDefault="00736FA2" w:rsidP="00736FA2">
            <w:pPr>
              <w:pStyle w:val="NoSpacing"/>
            </w:pPr>
            <w:r>
              <w:rPr>
                <w:rFonts w:cstheme="minorHAnsi"/>
              </w:rPr>
              <w:t>Nominal amount ($)</w:t>
            </w:r>
          </w:p>
        </w:tc>
        <w:tc>
          <w:tcPr>
            <w:tcW w:w="1701" w:type="dxa"/>
          </w:tcPr>
          <w:p w14:paraId="1B22031C" w14:textId="18480F68" w:rsidR="00736FA2" w:rsidRPr="003B7248" w:rsidRDefault="00736FA2" w:rsidP="00736FA2">
            <w:pPr>
              <w:pStyle w:val="NoSpacing"/>
            </w:pPr>
            <w:r>
              <w:rPr>
                <w:rFonts w:cstheme="minorHAnsi"/>
              </w:rPr>
              <w:t>Text (15)</w:t>
            </w:r>
          </w:p>
        </w:tc>
        <w:tc>
          <w:tcPr>
            <w:tcW w:w="2147" w:type="dxa"/>
          </w:tcPr>
          <w:p w14:paraId="1F83B631" w14:textId="77777777" w:rsidR="00736FA2" w:rsidRDefault="00736FA2" w:rsidP="00736FA2">
            <w:pPr>
              <w:pStyle w:val="NoSpacing"/>
            </w:pPr>
            <w:r w:rsidRPr="00C63EA3">
              <w:rPr>
                <w:u w:val="single"/>
              </w:rPr>
              <w:t>Hard Validations:</w:t>
            </w:r>
            <w:r w:rsidRPr="00B47904">
              <w:br/>
              <w:t xml:space="preserve">- </w:t>
            </w:r>
            <w:r>
              <w:t>R</w:t>
            </w:r>
            <w:r w:rsidRPr="00B47904">
              <w:t>equired field.</w:t>
            </w:r>
          </w:p>
          <w:p w14:paraId="02DE1B2E" w14:textId="1AF12C20" w:rsidR="00736FA2" w:rsidRPr="003B7248" w:rsidRDefault="00736FA2" w:rsidP="00736FA2">
            <w:pPr>
              <w:pStyle w:val="NoSpacing"/>
            </w:pPr>
            <w:r w:rsidRPr="00D76A11">
              <w:t>- Must be divisible by the denomination without any remainder.</w:t>
            </w:r>
          </w:p>
        </w:tc>
        <w:tc>
          <w:tcPr>
            <w:tcW w:w="3685" w:type="dxa"/>
          </w:tcPr>
          <w:p w14:paraId="1DC56B46" w14:textId="3136958D" w:rsidR="00736FA2" w:rsidRPr="003B7248" w:rsidRDefault="00736FA2" w:rsidP="00736FA2">
            <w:pPr>
              <w:pStyle w:val="NoSpacing"/>
            </w:pPr>
            <w:r>
              <w:t>Large denomination shortcut key applies for this field.</w:t>
            </w:r>
          </w:p>
        </w:tc>
      </w:tr>
      <w:tr w:rsidR="00736FA2" w:rsidRPr="007C7C7F" w14:paraId="0EC27815" w14:textId="77777777" w:rsidTr="00367814">
        <w:tc>
          <w:tcPr>
            <w:tcW w:w="562" w:type="dxa"/>
          </w:tcPr>
          <w:p w14:paraId="59CEA39B" w14:textId="534FAF8E" w:rsidR="00736FA2" w:rsidRPr="003B7248" w:rsidRDefault="00736FA2" w:rsidP="00736FA2">
            <w:pPr>
              <w:pStyle w:val="NoSpacing"/>
            </w:pPr>
            <w:r>
              <w:t>15</w:t>
            </w:r>
          </w:p>
        </w:tc>
        <w:tc>
          <w:tcPr>
            <w:tcW w:w="2248" w:type="dxa"/>
          </w:tcPr>
          <w:p w14:paraId="67674AEC" w14:textId="16141878" w:rsidR="00736FA2" w:rsidRPr="003B7248" w:rsidRDefault="00736FA2" w:rsidP="00736FA2">
            <w:pPr>
              <w:pStyle w:val="NoSpacing"/>
            </w:pPr>
            <w:r>
              <w:rPr>
                <w:rFonts w:cstheme="minorHAnsi"/>
              </w:rPr>
              <w:t>Competitive</w:t>
            </w:r>
          </w:p>
        </w:tc>
        <w:tc>
          <w:tcPr>
            <w:tcW w:w="1701" w:type="dxa"/>
          </w:tcPr>
          <w:p w14:paraId="00B222DE" w14:textId="1BFB69B2" w:rsidR="00736FA2" w:rsidRPr="003B7248" w:rsidRDefault="00736FA2" w:rsidP="00736FA2">
            <w:pPr>
              <w:pStyle w:val="NoSpacing"/>
            </w:pPr>
            <w:r>
              <w:rPr>
                <w:rFonts w:cstheme="minorHAnsi"/>
              </w:rPr>
              <w:t>Dropdown</w:t>
            </w:r>
          </w:p>
        </w:tc>
        <w:tc>
          <w:tcPr>
            <w:tcW w:w="2147" w:type="dxa"/>
          </w:tcPr>
          <w:p w14:paraId="4CF05E0A" w14:textId="17128AB0" w:rsidR="00736FA2" w:rsidRPr="003B7248" w:rsidRDefault="00736FA2" w:rsidP="00736FA2">
            <w:pPr>
              <w:pStyle w:val="NoSpacing"/>
            </w:pPr>
            <w:r w:rsidRPr="00C63EA3">
              <w:rPr>
                <w:u w:val="single"/>
              </w:rPr>
              <w:t>Hard Validations:</w:t>
            </w:r>
            <w:r w:rsidRPr="00B47904">
              <w:br/>
              <w:t xml:space="preserve">- </w:t>
            </w:r>
            <w:r>
              <w:t>R</w:t>
            </w:r>
            <w:r w:rsidRPr="00B47904">
              <w:t>equired field.</w:t>
            </w:r>
          </w:p>
        </w:tc>
        <w:tc>
          <w:tcPr>
            <w:tcW w:w="3685" w:type="dxa"/>
          </w:tcPr>
          <w:p w14:paraId="3D5F3E2E" w14:textId="77777777" w:rsidR="00736FA2" w:rsidRDefault="00736FA2" w:rsidP="00736FA2">
            <w:pPr>
              <w:pStyle w:val="NoSpacing"/>
            </w:pPr>
            <w:r>
              <w:t>Options available are:</w:t>
            </w:r>
          </w:p>
          <w:p w14:paraId="09E1460D" w14:textId="77777777" w:rsidR="00736FA2" w:rsidRDefault="00736FA2" w:rsidP="00736FA2">
            <w:pPr>
              <w:pStyle w:val="ListParagraph"/>
            </w:pPr>
            <w:r>
              <w:t>Yes</w:t>
            </w:r>
          </w:p>
          <w:p w14:paraId="2249244F" w14:textId="77777777" w:rsidR="00736FA2" w:rsidRDefault="00736FA2" w:rsidP="00736FA2">
            <w:pPr>
              <w:pStyle w:val="ListParagraph"/>
            </w:pPr>
            <w:r>
              <w:t>No</w:t>
            </w:r>
          </w:p>
          <w:p w14:paraId="6B02BE64" w14:textId="77777777" w:rsidR="00736FA2" w:rsidRDefault="00736FA2" w:rsidP="00736FA2">
            <w:pPr>
              <w:pStyle w:val="NoSpacing"/>
            </w:pPr>
            <w:r>
              <w:t>Options available depend on whether the security type allows for competitive or non-competitive bids.</w:t>
            </w:r>
          </w:p>
          <w:p w14:paraId="634EFE68" w14:textId="77777777" w:rsidR="00736FA2" w:rsidRDefault="00736FA2" w:rsidP="00736FA2">
            <w:pPr>
              <w:pStyle w:val="NoSpacing"/>
            </w:pPr>
          </w:p>
          <w:p w14:paraId="3C5472BC" w14:textId="6882D430" w:rsidR="00736FA2" w:rsidRPr="003B7248" w:rsidRDefault="00736FA2" w:rsidP="00736FA2">
            <w:pPr>
              <w:pStyle w:val="NoSpacing"/>
            </w:pPr>
            <w:r>
              <w:t>If there is only one option, it will be the default value.</w:t>
            </w:r>
          </w:p>
        </w:tc>
      </w:tr>
      <w:tr w:rsidR="00736FA2" w:rsidRPr="007C7C7F" w14:paraId="1142AFB1" w14:textId="77777777" w:rsidTr="00367814">
        <w:tc>
          <w:tcPr>
            <w:tcW w:w="562" w:type="dxa"/>
          </w:tcPr>
          <w:p w14:paraId="558572AD" w14:textId="57070171" w:rsidR="00736FA2" w:rsidRPr="003B7248" w:rsidRDefault="00736FA2" w:rsidP="00736FA2">
            <w:pPr>
              <w:pStyle w:val="NoSpacing"/>
            </w:pPr>
            <w:r>
              <w:t>16</w:t>
            </w:r>
          </w:p>
        </w:tc>
        <w:tc>
          <w:tcPr>
            <w:tcW w:w="2248" w:type="dxa"/>
          </w:tcPr>
          <w:p w14:paraId="7B8D47C3" w14:textId="7E1331AA" w:rsidR="00736FA2" w:rsidRPr="003B7248" w:rsidRDefault="00736FA2" w:rsidP="00736FA2">
            <w:pPr>
              <w:pStyle w:val="NoSpacing"/>
            </w:pPr>
            <w:commentRangeStart w:id="588"/>
            <w:r>
              <w:rPr>
                <w:rFonts w:cstheme="minorHAnsi"/>
              </w:rPr>
              <w:t>Yield (%)</w:t>
            </w:r>
            <w:commentRangeEnd w:id="588"/>
            <w:r w:rsidR="00923183">
              <w:rPr>
                <w:rStyle w:val="CommentReference"/>
              </w:rPr>
              <w:commentReference w:id="588"/>
            </w:r>
          </w:p>
        </w:tc>
        <w:tc>
          <w:tcPr>
            <w:tcW w:w="1701" w:type="dxa"/>
          </w:tcPr>
          <w:p w14:paraId="7606F9C6" w14:textId="41654D1B" w:rsidR="00736FA2" w:rsidRPr="003B7248" w:rsidRDefault="00736FA2" w:rsidP="00736FA2">
            <w:pPr>
              <w:pStyle w:val="NoSpacing"/>
            </w:pPr>
            <w:commentRangeStart w:id="589"/>
            <w:r>
              <w:rPr>
                <w:rFonts w:cstheme="minorHAnsi"/>
              </w:rPr>
              <w:t>Text (5v2)</w:t>
            </w:r>
            <w:commentRangeEnd w:id="589"/>
            <w:r w:rsidR="00580EE9">
              <w:rPr>
                <w:rStyle w:val="CommentReference"/>
              </w:rPr>
              <w:commentReference w:id="589"/>
            </w:r>
          </w:p>
        </w:tc>
        <w:tc>
          <w:tcPr>
            <w:tcW w:w="2147" w:type="dxa"/>
          </w:tcPr>
          <w:p w14:paraId="04A91D8A" w14:textId="664BD282" w:rsidR="00736FA2" w:rsidRPr="003B7248" w:rsidRDefault="00736FA2" w:rsidP="00736FA2">
            <w:pPr>
              <w:pStyle w:val="NoSpacing"/>
            </w:pPr>
            <w:r w:rsidRPr="00C63EA3">
              <w:rPr>
                <w:u w:val="single"/>
              </w:rPr>
              <w:t>Hard Validations:</w:t>
            </w:r>
            <w:r w:rsidRPr="00B47904">
              <w:br/>
              <w:t xml:space="preserve">- </w:t>
            </w:r>
            <w:r>
              <w:t>R</w:t>
            </w:r>
            <w:r w:rsidRPr="00B47904">
              <w:t>equired field.</w:t>
            </w:r>
          </w:p>
        </w:tc>
        <w:tc>
          <w:tcPr>
            <w:tcW w:w="3685" w:type="dxa"/>
          </w:tcPr>
          <w:p w14:paraId="66DEED4E" w14:textId="77777777" w:rsidR="00736FA2" w:rsidRPr="003B7248" w:rsidRDefault="00736FA2" w:rsidP="00736FA2">
            <w:pPr>
              <w:pStyle w:val="NoSpacing"/>
            </w:pPr>
          </w:p>
        </w:tc>
      </w:tr>
      <w:tr w:rsidR="00736FA2" w:rsidRPr="007C7C7F" w14:paraId="2595F63E" w14:textId="77777777" w:rsidTr="00367814">
        <w:tc>
          <w:tcPr>
            <w:tcW w:w="562" w:type="dxa"/>
          </w:tcPr>
          <w:p w14:paraId="6CD9A12C" w14:textId="3BEAE6CE" w:rsidR="00736FA2" w:rsidRPr="003B7248" w:rsidRDefault="00736FA2" w:rsidP="00736FA2">
            <w:pPr>
              <w:pStyle w:val="NoSpacing"/>
            </w:pPr>
            <w:r>
              <w:t>17</w:t>
            </w:r>
          </w:p>
        </w:tc>
        <w:tc>
          <w:tcPr>
            <w:tcW w:w="2248" w:type="dxa"/>
          </w:tcPr>
          <w:p w14:paraId="74091509" w14:textId="05D7ACEE" w:rsidR="00736FA2" w:rsidRPr="003B7248" w:rsidRDefault="00736FA2" w:rsidP="00736FA2">
            <w:pPr>
              <w:pStyle w:val="NoSpacing"/>
            </w:pPr>
            <w:r>
              <w:rPr>
                <w:rFonts w:cstheme="minorHAnsi"/>
              </w:rPr>
              <w:t>Remarks (internal)</w:t>
            </w:r>
          </w:p>
        </w:tc>
        <w:tc>
          <w:tcPr>
            <w:tcW w:w="1701" w:type="dxa"/>
          </w:tcPr>
          <w:p w14:paraId="1B78E472" w14:textId="77777777" w:rsidR="00736FA2" w:rsidRPr="003B7248" w:rsidRDefault="00736FA2" w:rsidP="00736FA2">
            <w:pPr>
              <w:pStyle w:val="NoSpacing"/>
            </w:pPr>
          </w:p>
        </w:tc>
        <w:tc>
          <w:tcPr>
            <w:tcW w:w="2147" w:type="dxa"/>
          </w:tcPr>
          <w:p w14:paraId="07E0ABBB" w14:textId="77777777" w:rsidR="00736FA2" w:rsidRPr="003B7248" w:rsidRDefault="00736FA2" w:rsidP="00736FA2">
            <w:pPr>
              <w:pStyle w:val="NoSpacing"/>
            </w:pPr>
          </w:p>
        </w:tc>
        <w:tc>
          <w:tcPr>
            <w:tcW w:w="3685" w:type="dxa"/>
          </w:tcPr>
          <w:p w14:paraId="5128CEE5" w14:textId="3E11E8EC" w:rsidR="00736FA2" w:rsidRPr="003B7248" w:rsidRDefault="00736FA2" w:rsidP="00736FA2">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736FA2" w:rsidRPr="007C7C7F" w14:paraId="65CB8BC8" w14:textId="77777777" w:rsidTr="00367814">
        <w:tc>
          <w:tcPr>
            <w:tcW w:w="562" w:type="dxa"/>
          </w:tcPr>
          <w:p w14:paraId="05147434" w14:textId="07F9F382" w:rsidR="00736FA2" w:rsidRPr="003B7248" w:rsidRDefault="00736FA2" w:rsidP="00736FA2">
            <w:pPr>
              <w:pStyle w:val="NoSpacing"/>
            </w:pPr>
            <w:r>
              <w:t>18</w:t>
            </w:r>
          </w:p>
        </w:tc>
        <w:tc>
          <w:tcPr>
            <w:tcW w:w="2248" w:type="dxa"/>
          </w:tcPr>
          <w:p w14:paraId="7CBAB3E5" w14:textId="58478521" w:rsidR="00736FA2" w:rsidRPr="003B7248" w:rsidRDefault="00736FA2" w:rsidP="00736FA2">
            <w:pPr>
              <w:pStyle w:val="NoSpacing"/>
            </w:pPr>
            <w:r>
              <w:t>Next</w:t>
            </w:r>
          </w:p>
        </w:tc>
        <w:tc>
          <w:tcPr>
            <w:tcW w:w="1701" w:type="dxa"/>
          </w:tcPr>
          <w:p w14:paraId="2194638F" w14:textId="498656E9" w:rsidR="00736FA2" w:rsidRPr="003B7248" w:rsidRDefault="00736FA2" w:rsidP="00736FA2">
            <w:pPr>
              <w:pStyle w:val="NoSpacing"/>
            </w:pPr>
            <w:r>
              <w:t>Primary button</w:t>
            </w:r>
          </w:p>
        </w:tc>
        <w:tc>
          <w:tcPr>
            <w:tcW w:w="2147" w:type="dxa"/>
          </w:tcPr>
          <w:p w14:paraId="54BC3918" w14:textId="77777777" w:rsidR="00736FA2" w:rsidRPr="003B7248" w:rsidRDefault="00736FA2" w:rsidP="00736FA2">
            <w:pPr>
              <w:pStyle w:val="NoSpacing"/>
            </w:pPr>
          </w:p>
        </w:tc>
        <w:tc>
          <w:tcPr>
            <w:tcW w:w="3685" w:type="dxa"/>
          </w:tcPr>
          <w:p w14:paraId="53E726E2" w14:textId="79CDD366" w:rsidR="00736FA2" w:rsidRPr="003B7248" w:rsidRDefault="00736FA2" w:rsidP="00736FA2">
            <w:pPr>
              <w:pStyle w:val="NoSpacing"/>
            </w:pPr>
            <w:r>
              <w:t>Displays the Update Bid Confirmation Prompt.</w:t>
            </w:r>
          </w:p>
        </w:tc>
      </w:tr>
    </w:tbl>
    <w:p w14:paraId="4036EA7B" w14:textId="0C44260B" w:rsidR="00624546" w:rsidRPr="00474AFC" w:rsidRDefault="00624546" w:rsidP="00624546">
      <w:pPr>
        <w:pStyle w:val="Caption"/>
      </w:pPr>
      <w:r>
        <w:t xml:space="preserve">Table </w:t>
      </w:r>
      <w:r>
        <w:fldChar w:fldCharType="begin"/>
      </w:r>
      <w:r>
        <w:instrText xml:space="preserve"> SEQ Table \* ARABIC </w:instrText>
      </w:r>
      <w:r>
        <w:fldChar w:fldCharType="separate"/>
      </w:r>
      <w:r w:rsidR="00736FA2">
        <w:rPr>
          <w:noProof/>
        </w:rPr>
        <w:t>19</w:t>
      </w:r>
      <w:r>
        <w:fldChar w:fldCharType="end"/>
      </w:r>
      <w:r>
        <w:t xml:space="preserve">: </w:t>
      </w:r>
      <w:r w:rsidR="00765E37">
        <w:t>Update Bid</w:t>
      </w:r>
      <w:r>
        <w:t xml:space="preserve"> Modal Screen Elements</w:t>
      </w:r>
    </w:p>
    <w:p w14:paraId="14D6F36C" w14:textId="12BF10EE" w:rsidR="00765E37" w:rsidRDefault="00765E37" w:rsidP="00765E37">
      <w:pPr>
        <w:pStyle w:val="Heading3"/>
      </w:pPr>
      <w:bookmarkStart w:id="590" w:name="_Toc216817643"/>
      <w:commentRangeStart w:id="591"/>
      <w:r>
        <w:lastRenderedPageBreak/>
        <w:t>Update Bid Confirmation Prompt</w:t>
      </w:r>
      <w:bookmarkEnd w:id="590"/>
      <w:commentRangeEnd w:id="591"/>
      <w:r w:rsidR="00580EE9">
        <w:rPr>
          <w:rStyle w:val="CommentReference"/>
          <w:rFonts w:asciiTheme="minorHAnsi" w:eastAsiaTheme="minorHAnsi" w:hAnsiTheme="minorHAnsi" w:cstheme="minorBidi"/>
          <w:b w:val="0"/>
          <w:smallCaps w:val="0"/>
        </w:rPr>
        <w:commentReference w:id="591"/>
      </w:r>
    </w:p>
    <w:p w14:paraId="2680C32E" w14:textId="7ACD4989" w:rsidR="00624546" w:rsidRDefault="00624546" w:rsidP="00624546">
      <w:pPr>
        <w:pStyle w:val="Heading4"/>
      </w:pPr>
      <w:r>
        <w:t>Wireframe</w:t>
      </w:r>
    </w:p>
    <w:p w14:paraId="5DDD07E6" w14:textId="2AFBAA77" w:rsidR="005B7B41" w:rsidRDefault="005B7B41" w:rsidP="005B7B41">
      <w:pPr>
        <w:jc w:val="center"/>
      </w:pPr>
      <w:commentRangeStart w:id="592"/>
      <w:r>
        <w:rPr>
          <w:noProof/>
        </w:rPr>
        <w:drawing>
          <wp:inline distT="0" distB="0" distL="0" distR="0" wp14:anchorId="1CD568BF" wp14:editId="063F10FA">
            <wp:extent cx="3651971" cy="2345377"/>
            <wp:effectExtent l="0" t="0" r="5715" b="0"/>
            <wp:docPr id="6406657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5794" name="Picture 10"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69045" cy="2356343"/>
                    </a:xfrm>
                    <a:prstGeom prst="rect">
                      <a:avLst/>
                    </a:prstGeom>
                    <a:noFill/>
                    <a:ln>
                      <a:noFill/>
                    </a:ln>
                  </pic:spPr>
                </pic:pic>
              </a:graphicData>
            </a:graphic>
          </wp:inline>
        </w:drawing>
      </w:r>
      <w:commentRangeEnd w:id="592"/>
      <w:r w:rsidR="00F92435">
        <w:rPr>
          <w:rStyle w:val="CommentReference"/>
        </w:rPr>
        <w:commentReference w:id="592"/>
      </w:r>
    </w:p>
    <w:p w14:paraId="52462549" w14:textId="25639CEA" w:rsidR="005B7B41" w:rsidRPr="005B7B41" w:rsidRDefault="005B7B41" w:rsidP="005B7B41">
      <w:pPr>
        <w:jc w:val="center"/>
      </w:pPr>
      <w:r>
        <w:rPr>
          <w:noProof/>
        </w:rPr>
        <w:drawing>
          <wp:inline distT="0" distB="0" distL="0" distR="0" wp14:anchorId="7A00DB24" wp14:editId="52B4469F">
            <wp:extent cx="3651885" cy="1286613"/>
            <wp:effectExtent l="0" t="0" r="5715" b="8890"/>
            <wp:docPr id="173424450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4503" name="Picture 11"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65820" cy="1291522"/>
                    </a:xfrm>
                    <a:prstGeom prst="rect">
                      <a:avLst/>
                    </a:prstGeom>
                    <a:noFill/>
                    <a:ln>
                      <a:noFill/>
                    </a:ln>
                  </pic:spPr>
                </pic:pic>
              </a:graphicData>
            </a:graphic>
          </wp:inline>
        </w:drawing>
      </w:r>
    </w:p>
    <w:p w14:paraId="34CC89B6" w14:textId="6589DBA7" w:rsidR="00624546" w:rsidRDefault="00624546" w:rsidP="00624546">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13</w:t>
      </w:r>
      <w:r w:rsidRPr="00411560">
        <w:fldChar w:fldCharType="end"/>
      </w:r>
      <w:r>
        <w:t>:</w:t>
      </w:r>
      <w:r w:rsidRPr="00411560">
        <w:t xml:space="preserve"> </w:t>
      </w:r>
      <w:r w:rsidR="00842E8E">
        <w:t>Update Bid Confirmation Prompt</w:t>
      </w:r>
    </w:p>
    <w:p w14:paraId="25CBE854" w14:textId="77777777" w:rsidR="00624546" w:rsidRDefault="00624546" w:rsidP="00624546">
      <w:pPr>
        <w:pStyle w:val="Heading4"/>
      </w:pPr>
      <w:commentRangeStart w:id="593"/>
      <w:commentRangeStart w:id="594"/>
      <w:r>
        <w:t>Screen Elements</w:t>
      </w:r>
      <w:commentRangeEnd w:id="593"/>
      <w:r w:rsidR="00D77A99">
        <w:rPr>
          <w:rStyle w:val="CommentReference"/>
          <w:rFonts w:eastAsiaTheme="minorHAnsi" w:cstheme="minorBidi"/>
          <w:b w:val="0"/>
          <w:iCs w:val="0"/>
        </w:rPr>
        <w:commentReference w:id="593"/>
      </w:r>
      <w:commentRangeEnd w:id="594"/>
      <w:r w:rsidR="00D452C5">
        <w:rPr>
          <w:rStyle w:val="CommentReference"/>
          <w:rFonts w:eastAsiaTheme="minorHAnsi" w:cstheme="minorBidi"/>
          <w:b w:val="0"/>
          <w:iCs w:val="0"/>
        </w:rPr>
        <w:commentReference w:id="594"/>
      </w:r>
    </w:p>
    <w:tbl>
      <w:tblPr>
        <w:tblStyle w:val="TableGrid"/>
        <w:tblW w:w="0" w:type="auto"/>
        <w:tblLook w:val="04A0" w:firstRow="1" w:lastRow="0" w:firstColumn="1" w:lastColumn="0" w:noHBand="0" w:noVBand="1"/>
      </w:tblPr>
      <w:tblGrid>
        <w:gridCol w:w="562"/>
        <w:gridCol w:w="2248"/>
        <w:gridCol w:w="1701"/>
        <w:gridCol w:w="2147"/>
        <w:gridCol w:w="3685"/>
      </w:tblGrid>
      <w:tr w:rsidR="00E87E34" w:rsidRPr="007C7C7F" w14:paraId="432DDCB3" w14:textId="77777777" w:rsidTr="007B2C5F">
        <w:tc>
          <w:tcPr>
            <w:tcW w:w="562" w:type="dxa"/>
            <w:shd w:val="clear" w:color="auto" w:fill="E7E6E6" w:themeFill="background2"/>
          </w:tcPr>
          <w:p w14:paraId="7480159E" w14:textId="77777777" w:rsidR="00E87E34" w:rsidRPr="007D7B67" w:rsidRDefault="00E87E34" w:rsidP="007B2C5F">
            <w:pPr>
              <w:pStyle w:val="NoSpacing"/>
              <w:jc w:val="center"/>
              <w:rPr>
                <w:b/>
                <w:bCs/>
              </w:rPr>
            </w:pPr>
            <w:r w:rsidRPr="007D7B67">
              <w:rPr>
                <w:rFonts w:cstheme="minorHAnsi"/>
                <w:b/>
                <w:bCs/>
              </w:rPr>
              <w:t>S/N</w:t>
            </w:r>
          </w:p>
        </w:tc>
        <w:tc>
          <w:tcPr>
            <w:tcW w:w="2248" w:type="dxa"/>
            <w:shd w:val="clear" w:color="auto" w:fill="E7E6E6" w:themeFill="background2"/>
          </w:tcPr>
          <w:p w14:paraId="70CA351F" w14:textId="77777777" w:rsidR="00E87E34" w:rsidRPr="007D7B67" w:rsidRDefault="00E87E34" w:rsidP="007B2C5F">
            <w:pPr>
              <w:pStyle w:val="NoSpacing"/>
              <w:jc w:val="center"/>
              <w:rPr>
                <w:b/>
                <w:bCs/>
              </w:rPr>
            </w:pPr>
            <w:r w:rsidRPr="007D7B67">
              <w:rPr>
                <w:rFonts w:cstheme="minorHAnsi"/>
                <w:b/>
                <w:bCs/>
              </w:rPr>
              <w:t>Name</w:t>
            </w:r>
          </w:p>
        </w:tc>
        <w:tc>
          <w:tcPr>
            <w:tcW w:w="1701" w:type="dxa"/>
            <w:shd w:val="clear" w:color="auto" w:fill="E7E6E6" w:themeFill="background2"/>
          </w:tcPr>
          <w:p w14:paraId="1864E7AA" w14:textId="77777777" w:rsidR="00E87E34" w:rsidRPr="007D7B67" w:rsidRDefault="00E87E34" w:rsidP="007B2C5F">
            <w:pPr>
              <w:pStyle w:val="TableHeading"/>
              <w:jc w:val="center"/>
              <w:rPr>
                <w:rFonts w:asciiTheme="minorHAnsi" w:hAnsiTheme="minorHAnsi" w:cstheme="minorHAnsi"/>
                <w:bCs/>
              </w:rPr>
            </w:pPr>
            <w:r w:rsidRPr="007D7B67">
              <w:rPr>
                <w:rFonts w:asciiTheme="minorHAnsi" w:hAnsiTheme="minorHAnsi" w:cstheme="minorHAnsi"/>
                <w:bCs/>
              </w:rPr>
              <w:t>Type</w:t>
            </w:r>
          </w:p>
          <w:p w14:paraId="721832E8" w14:textId="77777777" w:rsidR="00E87E34" w:rsidRPr="007D7B67" w:rsidRDefault="00E87E34" w:rsidP="007B2C5F">
            <w:pPr>
              <w:pStyle w:val="NoSpacing"/>
              <w:jc w:val="center"/>
              <w:rPr>
                <w:b/>
                <w:bCs/>
              </w:rPr>
            </w:pPr>
            <w:r w:rsidRPr="007D7B67">
              <w:rPr>
                <w:rFonts w:cstheme="minorHAnsi"/>
                <w:b/>
                <w:bCs/>
              </w:rPr>
              <w:t>(Max Length)</w:t>
            </w:r>
          </w:p>
        </w:tc>
        <w:tc>
          <w:tcPr>
            <w:tcW w:w="2147" w:type="dxa"/>
            <w:shd w:val="clear" w:color="auto" w:fill="E7E6E6" w:themeFill="background2"/>
          </w:tcPr>
          <w:p w14:paraId="2565D96E" w14:textId="77777777" w:rsidR="00E87E34" w:rsidRPr="007D7B67" w:rsidRDefault="00E87E34" w:rsidP="007B2C5F">
            <w:pPr>
              <w:pStyle w:val="NoSpacing"/>
              <w:jc w:val="center"/>
              <w:rPr>
                <w:b/>
                <w:bCs/>
              </w:rPr>
            </w:pPr>
            <w:r w:rsidRPr="007D7B67">
              <w:rPr>
                <w:rFonts w:cstheme="minorHAnsi"/>
                <w:b/>
                <w:bCs/>
              </w:rPr>
              <w:t>Validation Rules</w:t>
            </w:r>
          </w:p>
        </w:tc>
        <w:tc>
          <w:tcPr>
            <w:tcW w:w="3685" w:type="dxa"/>
            <w:shd w:val="clear" w:color="auto" w:fill="E7E6E6" w:themeFill="background2"/>
          </w:tcPr>
          <w:p w14:paraId="4F532135" w14:textId="77777777" w:rsidR="00E87E34" w:rsidRPr="007D7B67" w:rsidRDefault="00E87E34" w:rsidP="007B2C5F">
            <w:pPr>
              <w:pStyle w:val="NoSpacing"/>
              <w:jc w:val="center"/>
              <w:rPr>
                <w:rFonts w:cstheme="minorHAnsi"/>
                <w:b/>
                <w:bCs/>
              </w:rPr>
            </w:pPr>
            <w:r>
              <w:rPr>
                <w:rFonts w:cstheme="minorHAnsi"/>
                <w:b/>
                <w:bCs/>
              </w:rPr>
              <w:t>Remarks</w:t>
            </w:r>
          </w:p>
        </w:tc>
      </w:tr>
      <w:tr w:rsidR="00E87E34" w:rsidRPr="007C7C7F" w14:paraId="39A18888" w14:textId="77777777" w:rsidTr="007B2C5F">
        <w:tc>
          <w:tcPr>
            <w:tcW w:w="562" w:type="dxa"/>
          </w:tcPr>
          <w:p w14:paraId="51788ED3" w14:textId="77777777" w:rsidR="00E87E34" w:rsidRPr="003B7248" w:rsidRDefault="00E87E34" w:rsidP="007B2C5F">
            <w:pPr>
              <w:pStyle w:val="NoSpacing"/>
            </w:pPr>
            <w:r w:rsidRPr="003B7248">
              <w:t>1</w:t>
            </w:r>
          </w:p>
        </w:tc>
        <w:tc>
          <w:tcPr>
            <w:tcW w:w="2248" w:type="dxa"/>
          </w:tcPr>
          <w:p w14:paraId="190C1FA7" w14:textId="079E1456" w:rsidR="00E87E34" w:rsidRPr="003B7248" w:rsidRDefault="00580EE9" w:rsidP="007B2C5F">
            <w:pPr>
              <w:pStyle w:val="NoSpacing"/>
            </w:pPr>
            <w:ins w:id="595" w:author="Jasmine WL TEO (MAS)" w:date="2025-12-24T10:32:00Z" w16du:dateUtc="2025-12-24T02:32:00Z">
              <w:r>
                <w:t>Issue code . Tenor . Security type  New/reopen . SubType (if applicable)</w:t>
              </w:r>
            </w:ins>
            <w:del w:id="596" w:author="Jasmine WL TEO (MAS)" w:date="2025-12-24T10:32:00Z" w16du:dateUtc="2025-12-24T02:32:00Z">
              <w:r w:rsidR="00E87E34" w:rsidRPr="00734F16">
                <w:rPr>
                  <w:i/>
                  <w:iCs/>
                </w:rPr>
                <w:delText>*Refer to remarks</w:delText>
              </w:r>
            </w:del>
          </w:p>
        </w:tc>
        <w:tc>
          <w:tcPr>
            <w:tcW w:w="1701" w:type="dxa"/>
          </w:tcPr>
          <w:p w14:paraId="01270BD5" w14:textId="77777777" w:rsidR="00E87E34" w:rsidRPr="003B7248" w:rsidRDefault="00E87E34" w:rsidP="007B2C5F">
            <w:pPr>
              <w:pStyle w:val="NoSpacing"/>
            </w:pPr>
            <w:r>
              <w:t>Modal title</w:t>
            </w:r>
          </w:p>
        </w:tc>
        <w:tc>
          <w:tcPr>
            <w:tcW w:w="2147" w:type="dxa"/>
          </w:tcPr>
          <w:p w14:paraId="51FDACC4" w14:textId="77777777" w:rsidR="00E87E34" w:rsidRPr="003B7248" w:rsidRDefault="00E87E34" w:rsidP="007B2C5F">
            <w:pPr>
              <w:pStyle w:val="NoSpacing"/>
            </w:pPr>
          </w:p>
        </w:tc>
        <w:tc>
          <w:tcPr>
            <w:tcW w:w="3685" w:type="dxa"/>
          </w:tcPr>
          <w:p w14:paraId="0BD9B280" w14:textId="1D301E00" w:rsidR="00E87E34" w:rsidRPr="003B7248" w:rsidRDefault="00E87E34" w:rsidP="007B2C5F">
            <w:pPr>
              <w:pStyle w:val="NoSpacing"/>
            </w:pPr>
            <w:del w:id="597" w:author="Jasmine WL TEO (MAS)" w:date="2025-12-24T10:32:00Z" w16du:dateUtc="2025-12-24T02:32:00Z">
              <w:r w:rsidRPr="00F43ADB">
                <w:delText xml:space="preserve">Displays the </w:delText>
              </w:r>
              <w:r>
                <w:delText xml:space="preserve">Issue code, Tenor, Security type, New/reopen, </w:delText>
              </w:r>
            </w:del>
            <w:r>
              <w:t xml:space="preserve">e.g. </w:t>
            </w:r>
            <w:r w:rsidRPr="00F43ADB">
              <w:t>"</w:t>
            </w:r>
            <w:r>
              <w:t xml:space="preserve">Edit bid for MD25147Z </w:t>
            </w:r>
            <w:r w:rsidRPr="00F43ADB">
              <w:t xml:space="preserve">· </w:t>
            </w:r>
            <w:r>
              <w:t>4-week</w:t>
            </w:r>
            <w:r w:rsidRPr="00F43ADB">
              <w:t xml:space="preserve"> · </w:t>
            </w:r>
            <w:r>
              <w:t>MAS Bills (New)</w:t>
            </w:r>
            <w:r w:rsidRPr="00F43ADB">
              <w:t>".</w:t>
            </w:r>
          </w:p>
        </w:tc>
      </w:tr>
      <w:tr w:rsidR="00E87E34" w:rsidRPr="007C7C7F" w14:paraId="617C4C8E" w14:textId="77777777" w:rsidTr="007B2C5F">
        <w:tc>
          <w:tcPr>
            <w:tcW w:w="562" w:type="dxa"/>
          </w:tcPr>
          <w:p w14:paraId="04FF8D72" w14:textId="77777777" w:rsidR="00E87E34" w:rsidRPr="003B7248" w:rsidRDefault="00E87E34" w:rsidP="007B2C5F">
            <w:pPr>
              <w:pStyle w:val="NoSpacing"/>
            </w:pPr>
            <w:r>
              <w:t>2</w:t>
            </w:r>
          </w:p>
        </w:tc>
        <w:tc>
          <w:tcPr>
            <w:tcW w:w="2248" w:type="dxa"/>
          </w:tcPr>
          <w:p w14:paraId="5AE1FF31" w14:textId="77777777" w:rsidR="00E87E34" w:rsidRPr="00734F16" w:rsidRDefault="00E87E34" w:rsidP="007B2C5F">
            <w:pPr>
              <w:pStyle w:val="NoSpacing"/>
              <w:rPr>
                <w:rFonts w:cstheme="minorHAnsi"/>
              </w:rPr>
            </w:pPr>
            <w:r>
              <w:rPr>
                <w:rFonts w:cstheme="minorHAnsi"/>
              </w:rPr>
              <w:t>Dealer code</w:t>
            </w:r>
          </w:p>
        </w:tc>
        <w:tc>
          <w:tcPr>
            <w:tcW w:w="1701" w:type="dxa"/>
          </w:tcPr>
          <w:p w14:paraId="2B07DE28" w14:textId="44DE0703" w:rsidR="00E87E34" w:rsidRDefault="00E87E34" w:rsidP="00E87E34">
            <w:pPr>
              <w:pStyle w:val="NoSpacing"/>
            </w:pPr>
            <w:r>
              <w:t>Label</w:t>
            </w:r>
          </w:p>
        </w:tc>
        <w:tc>
          <w:tcPr>
            <w:tcW w:w="2147" w:type="dxa"/>
          </w:tcPr>
          <w:p w14:paraId="67E278D3" w14:textId="77777777" w:rsidR="00E87E34" w:rsidRPr="00C63EA3" w:rsidRDefault="00E87E34" w:rsidP="00E87E34">
            <w:pPr>
              <w:pStyle w:val="NoSpacing"/>
              <w:rPr>
                <w:u w:val="single"/>
              </w:rPr>
            </w:pPr>
          </w:p>
        </w:tc>
        <w:tc>
          <w:tcPr>
            <w:tcW w:w="3685" w:type="dxa"/>
          </w:tcPr>
          <w:p w14:paraId="76421DC0" w14:textId="77777777" w:rsidR="00E87E34" w:rsidRPr="003B7248" w:rsidRDefault="00E87E34" w:rsidP="00E87E34">
            <w:pPr>
              <w:pStyle w:val="NoSpacing"/>
            </w:pPr>
          </w:p>
        </w:tc>
      </w:tr>
      <w:tr w:rsidR="00E87E34" w:rsidRPr="007C7C7F" w14:paraId="1247DC72" w14:textId="77777777" w:rsidTr="007B2C5F">
        <w:tc>
          <w:tcPr>
            <w:tcW w:w="562" w:type="dxa"/>
          </w:tcPr>
          <w:p w14:paraId="7891BC86" w14:textId="77777777" w:rsidR="00E87E34" w:rsidRPr="003B7248" w:rsidRDefault="00E87E34" w:rsidP="00E87E34">
            <w:pPr>
              <w:pStyle w:val="NoSpacing"/>
            </w:pPr>
            <w:r w:rsidRPr="003B7248">
              <w:t>3</w:t>
            </w:r>
          </w:p>
        </w:tc>
        <w:tc>
          <w:tcPr>
            <w:tcW w:w="2248" w:type="dxa"/>
          </w:tcPr>
          <w:p w14:paraId="09FA51D3" w14:textId="77777777" w:rsidR="00E87E34" w:rsidRPr="003B7248" w:rsidRDefault="00E87E34" w:rsidP="00E87E34">
            <w:pPr>
              <w:pStyle w:val="NoSpacing"/>
            </w:pPr>
            <w:r w:rsidRPr="00734F16">
              <w:rPr>
                <w:rFonts w:cstheme="minorHAnsi"/>
              </w:rPr>
              <w:t>Type of applicant</w:t>
            </w:r>
          </w:p>
        </w:tc>
        <w:tc>
          <w:tcPr>
            <w:tcW w:w="1701" w:type="dxa"/>
          </w:tcPr>
          <w:p w14:paraId="6321C9EA" w14:textId="609D1FCB" w:rsidR="00E87E34" w:rsidRPr="003B7248" w:rsidRDefault="00E87E34" w:rsidP="00E87E34">
            <w:pPr>
              <w:pStyle w:val="NoSpacing"/>
            </w:pPr>
            <w:r>
              <w:t>Label</w:t>
            </w:r>
          </w:p>
        </w:tc>
        <w:tc>
          <w:tcPr>
            <w:tcW w:w="2147" w:type="dxa"/>
          </w:tcPr>
          <w:p w14:paraId="224C140A" w14:textId="63F5F853" w:rsidR="00E87E34" w:rsidRPr="003B7248" w:rsidRDefault="00E87E34" w:rsidP="00E87E34">
            <w:pPr>
              <w:pStyle w:val="NoSpacing"/>
            </w:pPr>
          </w:p>
        </w:tc>
        <w:tc>
          <w:tcPr>
            <w:tcW w:w="3685" w:type="dxa"/>
          </w:tcPr>
          <w:p w14:paraId="5BA98B0A" w14:textId="77777777" w:rsidR="00E87E34" w:rsidRPr="003B7248" w:rsidRDefault="00E87E34" w:rsidP="00E87E34">
            <w:pPr>
              <w:pStyle w:val="NoSpacing"/>
            </w:pPr>
          </w:p>
        </w:tc>
      </w:tr>
      <w:tr w:rsidR="00E87E34" w:rsidRPr="007C7C7F" w14:paraId="2128AE24" w14:textId="77777777" w:rsidTr="007B2C5F">
        <w:tc>
          <w:tcPr>
            <w:tcW w:w="562" w:type="dxa"/>
          </w:tcPr>
          <w:p w14:paraId="69E0C4C6" w14:textId="77777777" w:rsidR="00E87E34" w:rsidRPr="003B7248" w:rsidRDefault="00E87E34" w:rsidP="00E87E34">
            <w:pPr>
              <w:pStyle w:val="NoSpacing"/>
            </w:pPr>
            <w:r w:rsidRPr="003B7248">
              <w:t>4</w:t>
            </w:r>
          </w:p>
        </w:tc>
        <w:tc>
          <w:tcPr>
            <w:tcW w:w="2248" w:type="dxa"/>
          </w:tcPr>
          <w:p w14:paraId="6EE9C515" w14:textId="77777777" w:rsidR="00E87E34" w:rsidRPr="003B7248" w:rsidRDefault="00E87E34" w:rsidP="00E87E34">
            <w:pPr>
              <w:pStyle w:val="NoSpacing"/>
            </w:pPr>
            <w:r w:rsidRPr="00734F16">
              <w:rPr>
                <w:rFonts w:cstheme="minorHAnsi"/>
              </w:rPr>
              <w:t>Name</w:t>
            </w:r>
          </w:p>
        </w:tc>
        <w:tc>
          <w:tcPr>
            <w:tcW w:w="1701" w:type="dxa"/>
          </w:tcPr>
          <w:p w14:paraId="193A98B6" w14:textId="06D99A46" w:rsidR="00E87E34" w:rsidRPr="003B7248" w:rsidRDefault="00E87E34" w:rsidP="00E87E34">
            <w:pPr>
              <w:pStyle w:val="NoSpacing"/>
            </w:pPr>
            <w:r>
              <w:t>Label</w:t>
            </w:r>
          </w:p>
        </w:tc>
        <w:tc>
          <w:tcPr>
            <w:tcW w:w="2147" w:type="dxa"/>
          </w:tcPr>
          <w:p w14:paraId="78014F1D" w14:textId="55BA0208" w:rsidR="00E87E34" w:rsidRPr="003B7248" w:rsidRDefault="00E87E34" w:rsidP="00E87E34">
            <w:pPr>
              <w:pStyle w:val="NoSpacing"/>
            </w:pPr>
          </w:p>
        </w:tc>
        <w:tc>
          <w:tcPr>
            <w:tcW w:w="3685" w:type="dxa"/>
          </w:tcPr>
          <w:p w14:paraId="6544F2EF" w14:textId="77777777" w:rsidR="00E87E34" w:rsidRPr="003B7248" w:rsidRDefault="00E87E34" w:rsidP="00E87E34">
            <w:pPr>
              <w:pStyle w:val="NoSpacing"/>
            </w:pPr>
          </w:p>
        </w:tc>
      </w:tr>
      <w:tr w:rsidR="00E87E34" w:rsidRPr="007C7C7F" w14:paraId="57F67F35" w14:textId="77777777" w:rsidTr="007B2C5F">
        <w:tc>
          <w:tcPr>
            <w:tcW w:w="562" w:type="dxa"/>
          </w:tcPr>
          <w:p w14:paraId="30AD6376" w14:textId="77777777" w:rsidR="00E87E34" w:rsidRPr="003B7248" w:rsidRDefault="00E87E34" w:rsidP="00E87E34">
            <w:pPr>
              <w:pStyle w:val="NoSpacing"/>
            </w:pPr>
            <w:r w:rsidRPr="003B7248">
              <w:t>5</w:t>
            </w:r>
          </w:p>
        </w:tc>
        <w:tc>
          <w:tcPr>
            <w:tcW w:w="2248" w:type="dxa"/>
          </w:tcPr>
          <w:p w14:paraId="06CD6B2E" w14:textId="77777777" w:rsidR="00E87E34" w:rsidRPr="003B7248" w:rsidRDefault="00E87E34" w:rsidP="00E87E34">
            <w:pPr>
              <w:pStyle w:val="NoSpacing"/>
            </w:pPr>
            <w:r w:rsidRPr="00734F16">
              <w:rPr>
                <w:rFonts w:cstheme="minorHAnsi"/>
              </w:rPr>
              <w:t>Settlement bank code</w:t>
            </w:r>
          </w:p>
        </w:tc>
        <w:tc>
          <w:tcPr>
            <w:tcW w:w="1701" w:type="dxa"/>
          </w:tcPr>
          <w:p w14:paraId="119577DD" w14:textId="650015A4" w:rsidR="00E87E34" w:rsidRPr="003B7248" w:rsidRDefault="00E87E34" w:rsidP="00E87E34">
            <w:pPr>
              <w:pStyle w:val="NoSpacing"/>
            </w:pPr>
            <w:r>
              <w:t>Label</w:t>
            </w:r>
          </w:p>
        </w:tc>
        <w:tc>
          <w:tcPr>
            <w:tcW w:w="2147" w:type="dxa"/>
          </w:tcPr>
          <w:p w14:paraId="3A774A94" w14:textId="27D604F0" w:rsidR="00E87E34" w:rsidRPr="003B7248" w:rsidRDefault="00E87E34" w:rsidP="00E87E34">
            <w:pPr>
              <w:pStyle w:val="NoSpacing"/>
            </w:pPr>
          </w:p>
        </w:tc>
        <w:tc>
          <w:tcPr>
            <w:tcW w:w="3685" w:type="dxa"/>
          </w:tcPr>
          <w:p w14:paraId="0D74E15E" w14:textId="77777777" w:rsidR="00E87E34" w:rsidRPr="003B7248" w:rsidRDefault="00E87E34" w:rsidP="00E87E34">
            <w:pPr>
              <w:pStyle w:val="NoSpacing"/>
            </w:pPr>
          </w:p>
        </w:tc>
      </w:tr>
      <w:tr w:rsidR="00E87E34" w:rsidRPr="007C7C7F" w14:paraId="60D9D184" w14:textId="77777777" w:rsidTr="007B2C5F">
        <w:tc>
          <w:tcPr>
            <w:tcW w:w="562" w:type="dxa"/>
          </w:tcPr>
          <w:p w14:paraId="267AE69A" w14:textId="77777777" w:rsidR="00E87E34" w:rsidRPr="003B7248" w:rsidRDefault="00E87E34" w:rsidP="00E87E34">
            <w:pPr>
              <w:pStyle w:val="NoSpacing"/>
            </w:pPr>
            <w:r>
              <w:t>6</w:t>
            </w:r>
          </w:p>
        </w:tc>
        <w:tc>
          <w:tcPr>
            <w:tcW w:w="2248" w:type="dxa"/>
          </w:tcPr>
          <w:p w14:paraId="53ED6D53" w14:textId="77777777" w:rsidR="00E87E34" w:rsidRPr="003B7248" w:rsidRDefault="00E87E34" w:rsidP="00E87E34">
            <w:pPr>
              <w:pStyle w:val="NoSpacing"/>
            </w:pPr>
            <w:r w:rsidRPr="00734F16">
              <w:rPr>
                <w:rFonts w:cstheme="minorHAnsi"/>
              </w:rPr>
              <w:t>Custody code</w:t>
            </w:r>
          </w:p>
        </w:tc>
        <w:tc>
          <w:tcPr>
            <w:tcW w:w="1701" w:type="dxa"/>
          </w:tcPr>
          <w:p w14:paraId="5687D8A6" w14:textId="4F4B26D8" w:rsidR="00E87E34" w:rsidRPr="003B7248" w:rsidRDefault="00E87E34" w:rsidP="00E87E34">
            <w:pPr>
              <w:pStyle w:val="NoSpacing"/>
            </w:pPr>
            <w:r>
              <w:t>Label</w:t>
            </w:r>
          </w:p>
        </w:tc>
        <w:tc>
          <w:tcPr>
            <w:tcW w:w="2147" w:type="dxa"/>
          </w:tcPr>
          <w:p w14:paraId="348F4DCB" w14:textId="4AE35A2B" w:rsidR="00E87E34" w:rsidRPr="003B7248" w:rsidRDefault="00E87E34" w:rsidP="00E87E34">
            <w:pPr>
              <w:pStyle w:val="NoSpacing"/>
            </w:pPr>
          </w:p>
        </w:tc>
        <w:tc>
          <w:tcPr>
            <w:tcW w:w="3685" w:type="dxa"/>
          </w:tcPr>
          <w:p w14:paraId="036550CF" w14:textId="7AB69E49" w:rsidR="00E87E34" w:rsidRPr="003B7248" w:rsidRDefault="00E87E34" w:rsidP="00E87E34">
            <w:pPr>
              <w:pStyle w:val="NoSpacing"/>
            </w:pPr>
          </w:p>
        </w:tc>
      </w:tr>
      <w:tr w:rsidR="00E87E34" w:rsidRPr="007C7C7F" w14:paraId="2574BB87" w14:textId="77777777" w:rsidTr="007B2C5F">
        <w:tc>
          <w:tcPr>
            <w:tcW w:w="562" w:type="dxa"/>
          </w:tcPr>
          <w:p w14:paraId="1F479743" w14:textId="77777777" w:rsidR="00E87E34" w:rsidRDefault="00E87E34" w:rsidP="00E87E34">
            <w:pPr>
              <w:pStyle w:val="NoSpacing"/>
            </w:pPr>
            <w:r>
              <w:t>7</w:t>
            </w:r>
          </w:p>
        </w:tc>
        <w:tc>
          <w:tcPr>
            <w:tcW w:w="2248" w:type="dxa"/>
          </w:tcPr>
          <w:p w14:paraId="1882A4CF" w14:textId="77777777" w:rsidR="00E87E34" w:rsidRPr="00734F16" w:rsidRDefault="00E87E34" w:rsidP="00E87E34">
            <w:pPr>
              <w:pStyle w:val="NoSpacing"/>
              <w:rPr>
                <w:rFonts w:cstheme="minorHAnsi"/>
              </w:rPr>
            </w:pPr>
            <w:r>
              <w:rPr>
                <w:rFonts w:ascii="Calibri" w:hAnsi="Calibri" w:cs="Calibri"/>
              </w:rPr>
              <w:t>NRIC/Passport no.</w:t>
            </w:r>
          </w:p>
        </w:tc>
        <w:tc>
          <w:tcPr>
            <w:tcW w:w="1701" w:type="dxa"/>
          </w:tcPr>
          <w:p w14:paraId="66F946E7" w14:textId="111E0663" w:rsidR="00E87E34" w:rsidRDefault="00E87E34" w:rsidP="00E87E34">
            <w:pPr>
              <w:pStyle w:val="NoSpacing"/>
            </w:pPr>
            <w:r>
              <w:t>Label</w:t>
            </w:r>
          </w:p>
        </w:tc>
        <w:tc>
          <w:tcPr>
            <w:tcW w:w="2147" w:type="dxa"/>
          </w:tcPr>
          <w:p w14:paraId="0422047B" w14:textId="14D6486F" w:rsidR="00E87E34" w:rsidRPr="00C63EA3" w:rsidRDefault="00E87E34" w:rsidP="00E87E34">
            <w:pPr>
              <w:pStyle w:val="NoSpacing"/>
              <w:rPr>
                <w:u w:val="single"/>
              </w:rPr>
            </w:pPr>
          </w:p>
        </w:tc>
        <w:tc>
          <w:tcPr>
            <w:tcW w:w="3685" w:type="dxa"/>
          </w:tcPr>
          <w:p w14:paraId="6D95C35D" w14:textId="1B0B1FF9" w:rsidR="00E87E34" w:rsidRDefault="00E87E34" w:rsidP="00E87E34">
            <w:pPr>
              <w:pStyle w:val="NoSpacing"/>
            </w:pPr>
          </w:p>
        </w:tc>
      </w:tr>
      <w:tr w:rsidR="00E87E34" w:rsidRPr="007C7C7F" w14:paraId="16840A71" w14:textId="77777777" w:rsidTr="007B2C5F">
        <w:tc>
          <w:tcPr>
            <w:tcW w:w="562" w:type="dxa"/>
          </w:tcPr>
          <w:p w14:paraId="0A4ADD86" w14:textId="77777777" w:rsidR="00E87E34" w:rsidRDefault="00E87E34" w:rsidP="00E87E34">
            <w:pPr>
              <w:pStyle w:val="NoSpacing"/>
            </w:pPr>
            <w:r>
              <w:t>8</w:t>
            </w:r>
          </w:p>
        </w:tc>
        <w:tc>
          <w:tcPr>
            <w:tcW w:w="2248" w:type="dxa"/>
          </w:tcPr>
          <w:p w14:paraId="752108FC" w14:textId="77777777" w:rsidR="00E87E34" w:rsidRPr="00734F16" w:rsidRDefault="00E87E34" w:rsidP="00E87E34">
            <w:pPr>
              <w:pStyle w:val="NoSpacing"/>
              <w:rPr>
                <w:rFonts w:cstheme="minorHAnsi"/>
              </w:rPr>
            </w:pPr>
            <w:r>
              <w:rPr>
                <w:rFonts w:ascii="Calibri" w:hAnsi="Calibri" w:cs="Calibri"/>
              </w:rPr>
              <w:t>Applicant name</w:t>
            </w:r>
          </w:p>
        </w:tc>
        <w:tc>
          <w:tcPr>
            <w:tcW w:w="1701" w:type="dxa"/>
          </w:tcPr>
          <w:p w14:paraId="0F62AB4E" w14:textId="47E7B63E" w:rsidR="00E87E34" w:rsidRDefault="00E87E34" w:rsidP="00E87E34">
            <w:pPr>
              <w:pStyle w:val="NoSpacing"/>
            </w:pPr>
            <w:r>
              <w:t>Label</w:t>
            </w:r>
          </w:p>
        </w:tc>
        <w:tc>
          <w:tcPr>
            <w:tcW w:w="2147" w:type="dxa"/>
          </w:tcPr>
          <w:p w14:paraId="57527746" w14:textId="12BA9A67" w:rsidR="00E87E34" w:rsidRPr="00C63EA3" w:rsidRDefault="00E87E34" w:rsidP="00E87E34">
            <w:pPr>
              <w:pStyle w:val="NoSpacing"/>
              <w:rPr>
                <w:u w:val="single"/>
              </w:rPr>
            </w:pPr>
          </w:p>
        </w:tc>
        <w:tc>
          <w:tcPr>
            <w:tcW w:w="3685" w:type="dxa"/>
          </w:tcPr>
          <w:p w14:paraId="23051F07" w14:textId="1941F758" w:rsidR="00E87E34" w:rsidRDefault="00E87E34" w:rsidP="00E87E34">
            <w:pPr>
              <w:pStyle w:val="NoSpacing"/>
            </w:pPr>
          </w:p>
        </w:tc>
      </w:tr>
      <w:tr w:rsidR="00E87E34" w:rsidRPr="007C7C7F" w14:paraId="498F277B" w14:textId="77777777" w:rsidTr="007B2C5F">
        <w:tc>
          <w:tcPr>
            <w:tcW w:w="562" w:type="dxa"/>
          </w:tcPr>
          <w:p w14:paraId="62913BAF" w14:textId="77777777" w:rsidR="00E87E34" w:rsidRDefault="00E87E34" w:rsidP="00E87E34">
            <w:pPr>
              <w:pStyle w:val="NoSpacing"/>
            </w:pPr>
            <w:r>
              <w:t>9</w:t>
            </w:r>
          </w:p>
        </w:tc>
        <w:tc>
          <w:tcPr>
            <w:tcW w:w="2248" w:type="dxa"/>
          </w:tcPr>
          <w:p w14:paraId="78AB8FF9" w14:textId="77777777" w:rsidR="00E87E34" w:rsidRPr="00734F16" w:rsidRDefault="00E87E34" w:rsidP="00E87E34">
            <w:pPr>
              <w:pStyle w:val="NoSpacing"/>
              <w:rPr>
                <w:rFonts w:cstheme="minorHAnsi"/>
              </w:rPr>
            </w:pPr>
            <w:r>
              <w:rPr>
                <w:rFonts w:ascii="Calibri" w:hAnsi="Calibri" w:cs="Calibri"/>
              </w:rPr>
              <w:t>Nationality</w:t>
            </w:r>
          </w:p>
        </w:tc>
        <w:tc>
          <w:tcPr>
            <w:tcW w:w="1701" w:type="dxa"/>
          </w:tcPr>
          <w:p w14:paraId="68BF36C5" w14:textId="1F473DCB" w:rsidR="00E87E34" w:rsidRDefault="00E87E34" w:rsidP="00E87E34">
            <w:pPr>
              <w:pStyle w:val="NoSpacing"/>
            </w:pPr>
            <w:r>
              <w:t>Label</w:t>
            </w:r>
          </w:p>
        </w:tc>
        <w:tc>
          <w:tcPr>
            <w:tcW w:w="2147" w:type="dxa"/>
          </w:tcPr>
          <w:p w14:paraId="0AA51264" w14:textId="3D7878E1" w:rsidR="00E87E34" w:rsidRPr="00C63EA3" w:rsidRDefault="00E87E34" w:rsidP="00E87E34">
            <w:pPr>
              <w:pStyle w:val="NoSpacing"/>
              <w:rPr>
                <w:u w:val="single"/>
              </w:rPr>
            </w:pPr>
          </w:p>
        </w:tc>
        <w:tc>
          <w:tcPr>
            <w:tcW w:w="3685" w:type="dxa"/>
          </w:tcPr>
          <w:p w14:paraId="36111CEB" w14:textId="7F88C848" w:rsidR="00E87E34" w:rsidRDefault="00E87E34" w:rsidP="00E87E34">
            <w:pPr>
              <w:pStyle w:val="NoSpacing"/>
            </w:pPr>
          </w:p>
        </w:tc>
      </w:tr>
      <w:tr w:rsidR="00E87E34" w:rsidRPr="007C7C7F" w14:paraId="2A88704E" w14:textId="77777777" w:rsidTr="007B2C5F">
        <w:tc>
          <w:tcPr>
            <w:tcW w:w="562" w:type="dxa"/>
          </w:tcPr>
          <w:p w14:paraId="13EA77CC" w14:textId="77777777" w:rsidR="00E87E34" w:rsidRDefault="00E87E34" w:rsidP="00E87E34">
            <w:pPr>
              <w:pStyle w:val="NoSpacing"/>
            </w:pPr>
            <w:r>
              <w:t>10</w:t>
            </w:r>
          </w:p>
        </w:tc>
        <w:tc>
          <w:tcPr>
            <w:tcW w:w="2248" w:type="dxa"/>
          </w:tcPr>
          <w:p w14:paraId="250285FB" w14:textId="77777777" w:rsidR="00E87E34" w:rsidRPr="00734F16" w:rsidRDefault="00E87E34" w:rsidP="00E87E34">
            <w:pPr>
              <w:pStyle w:val="NoSpacing"/>
              <w:rPr>
                <w:rFonts w:cstheme="minorHAnsi"/>
              </w:rPr>
            </w:pPr>
            <w:r>
              <w:rPr>
                <w:rFonts w:ascii="Calibri" w:hAnsi="Calibri" w:cs="Calibri"/>
              </w:rPr>
              <w:t>Application type</w:t>
            </w:r>
          </w:p>
        </w:tc>
        <w:tc>
          <w:tcPr>
            <w:tcW w:w="1701" w:type="dxa"/>
          </w:tcPr>
          <w:p w14:paraId="6CDAC2DA" w14:textId="0B1A6359" w:rsidR="00E87E34" w:rsidRDefault="00E87E34" w:rsidP="00E87E34">
            <w:pPr>
              <w:pStyle w:val="NoSpacing"/>
            </w:pPr>
            <w:r>
              <w:t>Label</w:t>
            </w:r>
          </w:p>
        </w:tc>
        <w:tc>
          <w:tcPr>
            <w:tcW w:w="2147" w:type="dxa"/>
          </w:tcPr>
          <w:p w14:paraId="74C77D33" w14:textId="302F6CD2" w:rsidR="00E87E34" w:rsidRPr="00C63EA3" w:rsidRDefault="00E87E34" w:rsidP="00E87E34">
            <w:pPr>
              <w:pStyle w:val="NoSpacing"/>
              <w:rPr>
                <w:u w:val="single"/>
              </w:rPr>
            </w:pPr>
          </w:p>
        </w:tc>
        <w:tc>
          <w:tcPr>
            <w:tcW w:w="3685" w:type="dxa"/>
          </w:tcPr>
          <w:p w14:paraId="51C9171C" w14:textId="1E6BFF57" w:rsidR="00E87E34" w:rsidRDefault="00E87E34" w:rsidP="00E87E34">
            <w:pPr>
              <w:pStyle w:val="NoSpacing"/>
            </w:pPr>
          </w:p>
        </w:tc>
      </w:tr>
      <w:tr w:rsidR="00E87E34" w:rsidRPr="007C7C7F" w14:paraId="4702501E" w14:textId="77777777" w:rsidTr="007B2C5F">
        <w:tc>
          <w:tcPr>
            <w:tcW w:w="562" w:type="dxa"/>
          </w:tcPr>
          <w:p w14:paraId="4F491FBA" w14:textId="77777777" w:rsidR="00E87E34" w:rsidRDefault="00E87E34" w:rsidP="00E87E34">
            <w:pPr>
              <w:pStyle w:val="NoSpacing"/>
            </w:pPr>
            <w:r>
              <w:t>11</w:t>
            </w:r>
          </w:p>
        </w:tc>
        <w:tc>
          <w:tcPr>
            <w:tcW w:w="2248" w:type="dxa"/>
          </w:tcPr>
          <w:p w14:paraId="4352EFAC" w14:textId="77777777" w:rsidR="00E87E34" w:rsidRPr="00734F16" w:rsidRDefault="00E87E34" w:rsidP="00E87E34">
            <w:pPr>
              <w:pStyle w:val="NoSpacing"/>
              <w:rPr>
                <w:rFonts w:cstheme="minorHAnsi"/>
              </w:rPr>
            </w:pPr>
            <w:r>
              <w:rPr>
                <w:rFonts w:ascii="Calibri" w:hAnsi="Calibri" w:cs="Calibri"/>
              </w:rPr>
              <w:t>CDP account no.</w:t>
            </w:r>
          </w:p>
        </w:tc>
        <w:tc>
          <w:tcPr>
            <w:tcW w:w="1701" w:type="dxa"/>
          </w:tcPr>
          <w:p w14:paraId="5FC16FCD" w14:textId="0E621591" w:rsidR="00E87E34" w:rsidRDefault="00E87E34" w:rsidP="00E87E34">
            <w:pPr>
              <w:pStyle w:val="NoSpacing"/>
            </w:pPr>
            <w:r>
              <w:t>Label</w:t>
            </w:r>
          </w:p>
        </w:tc>
        <w:tc>
          <w:tcPr>
            <w:tcW w:w="2147" w:type="dxa"/>
          </w:tcPr>
          <w:p w14:paraId="1AEAEEE8" w14:textId="2826C67B" w:rsidR="00E87E34" w:rsidRPr="00C63EA3" w:rsidRDefault="00E87E34" w:rsidP="00E87E34">
            <w:pPr>
              <w:pStyle w:val="NoSpacing"/>
              <w:rPr>
                <w:u w:val="single"/>
              </w:rPr>
            </w:pPr>
          </w:p>
        </w:tc>
        <w:tc>
          <w:tcPr>
            <w:tcW w:w="3685" w:type="dxa"/>
          </w:tcPr>
          <w:p w14:paraId="2D739AB1" w14:textId="7863CFC6" w:rsidR="00E87E34" w:rsidRDefault="00E87E34" w:rsidP="00E87E34">
            <w:pPr>
              <w:pStyle w:val="NoSpacing"/>
            </w:pPr>
          </w:p>
        </w:tc>
      </w:tr>
      <w:tr w:rsidR="00E87E34" w:rsidRPr="007C7C7F" w14:paraId="5F4E0997" w14:textId="77777777" w:rsidTr="007B2C5F">
        <w:tc>
          <w:tcPr>
            <w:tcW w:w="562" w:type="dxa"/>
          </w:tcPr>
          <w:p w14:paraId="3EC8643E" w14:textId="77777777" w:rsidR="00E87E34" w:rsidRDefault="00E87E34" w:rsidP="00E87E34">
            <w:pPr>
              <w:pStyle w:val="NoSpacing"/>
            </w:pPr>
            <w:r>
              <w:t>12</w:t>
            </w:r>
          </w:p>
        </w:tc>
        <w:tc>
          <w:tcPr>
            <w:tcW w:w="2248" w:type="dxa"/>
          </w:tcPr>
          <w:p w14:paraId="28BA7418" w14:textId="77777777" w:rsidR="00E87E34" w:rsidRPr="00734F16" w:rsidRDefault="00E87E34" w:rsidP="00E87E34">
            <w:pPr>
              <w:pStyle w:val="NoSpacing"/>
              <w:rPr>
                <w:rFonts w:cstheme="minorHAnsi"/>
              </w:rPr>
            </w:pPr>
            <w:r>
              <w:rPr>
                <w:rFonts w:ascii="Calibri" w:hAnsi="Calibri" w:cs="Calibri"/>
              </w:rPr>
              <w:t>CPF/SRS account no.</w:t>
            </w:r>
          </w:p>
        </w:tc>
        <w:tc>
          <w:tcPr>
            <w:tcW w:w="1701" w:type="dxa"/>
          </w:tcPr>
          <w:p w14:paraId="140480D5" w14:textId="63E2130C" w:rsidR="00E87E34" w:rsidRDefault="00E87E34" w:rsidP="00E87E34">
            <w:pPr>
              <w:pStyle w:val="NoSpacing"/>
            </w:pPr>
            <w:r>
              <w:t>Label</w:t>
            </w:r>
          </w:p>
        </w:tc>
        <w:tc>
          <w:tcPr>
            <w:tcW w:w="2147" w:type="dxa"/>
          </w:tcPr>
          <w:p w14:paraId="0BCF2321" w14:textId="1DC1E87D" w:rsidR="00E87E34" w:rsidRPr="00C63EA3" w:rsidRDefault="00E87E34" w:rsidP="00E87E34">
            <w:pPr>
              <w:pStyle w:val="NoSpacing"/>
              <w:rPr>
                <w:u w:val="single"/>
              </w:rPr>
            </w:pPr>
          </w:p>
        </w:tc>
        <w:tc>
          <w:tcPr>
            <w:tcW w:w="3685" w:type="dxa"/>
          </w:tcPr>
          <w:p w14:paraId="248361DC" w14:textId="7AFB8247" w:rsidR="00E87E34" w:rsidRDefault="00E87E34" w:rsidP="00E87E34">
            <w:pPr>
              <w:pStyle w:val="NoSpacing"/>
            </w:pPr>
          </w:p>
        </w:tc>
      </w:tr>
      <w:tr w:rsidR="00E87E34" w:rsidRPr="007C7C7F" w14:paraId="232BF4B6" w14:textId="77777777" w:rsidTr="007B2C5F">
        <w:tc>
          <w:tcPr>
            <w:tcW w:w="562" w:type="dxa"/>
          </w:tcPr>
          <w:p w14:paraId="4FD2C96F" w14:textId="77777777" w:rsidR="00E87E34" w:rsidRPr="003B7248" w:rsidRDefault="00E87E34" w:rsidP="00E87E34">
            <w:pPr>
              <w:pStyle w:val="NoSpacing"/>
            </w:pPr>
            <w:r>
              <w:t>13</w:t>
            </w:r>
          </w:p>
        </w:tc>
        <w:tc>
          <w:tcPr>
            <w:tcW w:w="2248" w:type="dxa"/>
          </w:tcPr>
          <w:p w14:paraId="64869086" w14:textId="77777777" w:rsidR="00E87E34" w:rsidRPr="003B7248" w:rsidRDefault="00E87E34" w:rsidP="00E87E34">
            <w:pPr>
              <w:pStyle w:val="NoSpacing"/>
            </w:pPr>
            <w:r>
              <w:rPr>
                <w:rFonts w:cstheme="minorHAnsi"/>
              </w:rPr>
              <w:t>Bank ref. no.</w:t>
            </w:r>
          </w:p>
        </w:tc>
        <w:tc>
          <w:tcPr>
            <w:tcW w:w="1701" w:type="dxa"/>
          </w:tcPr>
          <w:p w14:paraId="19633F6C" w14:textId="7301961D" w:rsidR="00E87E34" w:rsidRPr="003B7248" w:rsidRDefault="00E87E34" w:rsidP="00E87E34">
            <w:pPr>
              <w:pStyle w:val="NoSpacing"/>
            </w:pPr>
            <w:r>
              <w:t>Label</w:t>
            </w:r>
          </w:p>
        </w:tc>
        <w:tc>
          <w:tcPr>
            <w:tcW w:w="2147" w:type="dxa"/>
          </w:tcPr>
          <w:p w14:paraId="7370CAFC" w14:textId="3EB6E5A7" w:rsidR="00E87E34" w:rsidRPr="003B7248" w:rsidRDefault="00E87E34" w:rsidP="00E87E34">
            <w:pPr>
              <w:pStyle w:val="NoSpacing"/>
            </w:pPr>
          </w:p>
        </w:tc>
        <w:tc>
          <w:tcPr>
            <w:tcW w:w="3685" w:type="dxa"/>
          </w:tcPr>
          <w:p w14:paraId="49281EA1" w14:textId="77777777" w:rsidR="00E87E34" w:rsidRPr="003B7248" w:rsidRDefault="00E87E34" w:rsidP="00E87E34">
            <w:pPr>
              <w:pStyle w:val="NoSpacing"/>
            </w:pPr>
          </w:p>
        </w:tc>
      </w:tr>
      <w:tr w:rsidR="00E87E34" w:rsidRPr="007C7C7F" w14:paraId="256B3B62" w14:textId="77777777" w:rsidTr="007B2C5F">
        <w:tc>
          <w:tcPr>
            <w:tcW w:w="562" w:type="dxa"/>
          </w:tcPr>
          <w:p w14:paraId="6857A502" w14:textId="77777777" w:rsidR="00E87E34" w:rsidRPr="003B7248" w:rsidRDefault="00E87E34" w:rsidP="00E87E34">
            <w:pPr>
              <w:pStyle w:val="NoSpacing"/>
            </w:pPr>
            <w:r>
              <w:lastRenderedPageBreak/>
              <w:t>14</w:t>
            </w:r>
          </w:p>
        </w:tc>
        <w:tc>
          <w:tcPr>
            <w:tcW w:w="2248" w:type="dxa"/>
          </w:tcPr>
          <w:p w14:paraId="05623517" w14:textId="77777777" w:rsidR="00E87E34" w:rsidRPr="003B7248" w:rsidRDefault="00E87E34" w:rsidP="00E87E34">
            <w:pPr>
              <w:pStyle w:val="NoSpacing"/>
            </w:pPr>
            <w:r>
              <w:rPr>
                <w:rFonts w:cstheme="minorHAnsi"/>
              </w:rPr>
              <w:t>Nominal amount ($)</w:t>
            </w:r>
          </w:p>
        </w:tc>
        <w:tc>
          <w:tcPr>
            <w:tcW w:w="1701" w:type="dxa"/>
          </w:tcPr>
          <w:p w14:paraId="239B7465" w14:textId="1EE8BFD0" w:rsidR="00E87E34" w:rsidRPr="003B7248" w:rsidRDefault="00E87E34" w:rsidP="00E87E34">
            <w:pPr>
              <w:pStyle w:val="NoSpacing"/>
            </w:pPr>
            <w:r>
              <w:t>Label</w:t>
            </w:r>
          </w:p>
        </w:tc>
        <w:tc>
          <w:tcPr>
            <w:tcW w:w="2147" w:type="dxa"/>
          </w:tcPr>
          <w:p w14:paraId="5F776952" w14:textId="09BD2C5A" w:rsidR="00E87E34" w:rsidRPr="003B7248" w:rsidRDefault="00E87E34" w:rsidP="00E87E34">
            <w:pPr>
              <w:pStyle w:val="NoSpacing"/>
            </w:pPr>
          </w:p>
        </w:tc>
        <w:tc>
          <w:tcPr>
            <w:tcW w:w="3685" w:type="dxa"/>
          </w:tcPr>
          <w:p w14:paraId="03105A77" w14:textId="368E3CBF" w:rsidR="00E87E34" w:rsidRPr="003B7248" w:rsidRDefault="00E87E34" w:rsidP="00E87E34">
            <w:pPr>
              <w:pStyle w:val="NoSpacing"/>
            </w:pPr>
          </w:p>
        </w:tc>
      </w:tr>
      <w:tr w:rsidR="00E87E34" w:rsidRPr="007C7C7F" w14:paraId="7549E688" w14:textId="77777777" w:rsidTr="007B2C5F">
        <w:tc>
          <w:tcPr>
            <w:tcW w:w="562" w:type="dxa"/>
          </w:tcPr>
          <w:p w14:paraId="1DD1E244" w14:textId="77777777" w:rsidR="00E87E34" w:rsidRPr="003B7248" w:rsidRDefault="00E87E34" w:rsidP="00E87E34">
            <w:pPr>
              <w:pStyle w:val="NoSpacing"/>
            </w:pPr>
            <w:r>
              <w:t>15</w:t>
            </w:r>
          </w:p>
        </w:tc>
        <w:tc>
          <w:tcPr>
            <w:tcW w:w="2248" w:type="dxa"/>
          </w:tcPr>
          <w:p w14:paraId="17E21602" w14:textId="77777777" w:rsidR="00E87E34" w:rsidRPr="003B7248" w:rsidRDefault="00E87E34" w:rsidP="00E87E34">
            <w:pPr>
              <w:pStyle w:val="NoSpacing"/>
            </w:pPr>
            <w:r>
              <w:rPr>
                <w:rFonts w:cstheme="minorHAnsi"/>
              </w:rPr>
              <w:t>Competitive</w:t>
            </w:r>
          </w:p>
        </w:tc>
        <w:tc>
          <w:tcPr>
            <w:tcW w:w="1701" w:type="dxa"/>
          </w:tcPr>
          <w:p w14:paraId="57731342" w14:textId="621349FB" w:rsidR="00E87E34" w:rsidRPr="003B7248" w:rsidRDefault="00E87E34" w:rsidP="00E87E34">
            <w:pPr>
              <w:pStyle w:val="NoSpacing"/>
            </w:pPr>
            <w:r>
              <w:t>Label</w:t>
            </w:r>
          </w:p>
        </w:tc>
        <w:tc>
          <w:tcPr>
            <w:tcW w:w="2147" w:type="dxa"/>
          </w:tcPr>
          <w:p w14:paraId="74B69E38" w14:textId="64CAE26A" w:rsidR="00E87E34" w:rsidRPr="003B7248" w:rsidRDefault="00E87E34" w:rsidP="00E87E34">
            <w:pPr>
              <w:pStyle w:val="NoSpacing"/>
            </w:pPr>
          </w:p>
        </w:tc>
        <w:tc>
          <w:tcPr>
            <w:tcW w:w="3685" w:type="dxa"/>
          </w:tcPr>
          <w:p w14:paraId="3ED46595" w14:textId="7C8065B6" w:rsidR="00E87E34" w:rsidRPr="003B7248" w:rsidRDefault="00E87E34" w:rsidP="00E87E34">
            <w:pPr>
              <w:pStyle w:val="NoSpacing"/>
            </w:pPr>
          </w:p>
        </w:tc>
      </w:tr>
      <w:tr w:rsidR="00E87E34" w:rsidRPr="007C7C7F" w14:paraId="31DBF56F" w14:textId="77777777" w:rsidTr="007B2C5F">
        <w:tc>
          <w:tcPr>
            <w:tcW w:w="562" w:type="dxa"/>
          </w:tcPr>
          <w:p w14:paraId="2F1DF4B4" w14:textId="77777777" w:rsidR="00E87E34" w:rsidRPr="003B7248" w:rsidRDefault="00E87E34" w:rsidP="00E87E34">
            <w:pPr>
              <w:pStyle w:val="NoSpacing"/>
            </w:pPr>
            <w:r>
              <w:t>16</w:t>
            </w:r>
          </w:p>
        </w:tc>
        <w:tc>
          <w:tcPr>
            <w:tcW w:w="2248" w:type="dxa"/>
          </w:tcPr>
          <w:p w14:paraId="2B417CA0" w14:textId="77777777" w:rsidR="00E87E34" w:rsidRPr="003B7248" w:rsidRDefault="00E87E34" w:rsidP="00E87E34">
            <w:pPr>
              <w:pStyle w:val="NoSpacing"/>
            </w:pPr>
            <w:r>
              <w:rPr>
                <w:rFonts w:cstheme="minorHAnsi"/>
              </w:rPr>
              <w:t>Yield (%)</w:t>
            </w:r>
          </w:p>
        </w:tc>
        <w:tc>
          <w:tcPr>
            <w:tcW w:w="1701" w:type="dxa"/>
          </w:tcPr>
          <w:p w14:paraId="0A56DACC" w14:textId="1909FD99" w:rsidR="00E87E34" w:rsidRPr="003B7248" w:rsidRDefault="00E87E34" w:rsidP="00E87E34">
            <w:pPr>
              <w:pStyle w:val="NoSpacing"/>
            </w:pPr>
            <w:r>
              <w:t>Label</w:t>
            </w:r>
          </w:p>
        </w:tc>
        <w:tc>
          <w:tcPr>
            <w:tcW w:w="2147" w:type="dxa"/>
          </w:tcPr>
          <w:p w14:paraId="41148153" w14:textId="4338DEC3" w:rsidR="00E87E34" w:rsidRPr="003B7248" w:rsidRDefault="00E87E34" w:rsidP="00E87E34">
            <w:pPr>
              <w:pStyle w:val="NoSpacing"/>
            </w:pPr>
          </w:p>
        </w:tc>
        <w:tc>
          <w:tcPr>
            <w:tcW w:w="3685" w:type="dxa"/>
          </w:tcPr>
          <w:p w14:paraId="4AB2365A" w14:textId="77777777" w:rsidR="00E87E34" w:rsidRPr="003B7248" w:rsidRDefault="00E87E34" w:rsidP="00E87E34">
            <w:pPr>
              <w:pStyle w:val="NoSpacing"/>
            </w:pPr>
          </w:p>
        </w:tc>
      </w:tr>
      <w:tr w:rsidR="00E87E34" w:rsidRPr="007C7C7F" w14:paraId="3D233B7A" w14:textId="77777777" w:rsidTr="007B2C5F">
        <w:tc>
          <w:tcPr>
            <w:tcW w:w="562" w:type="dxa"/>
          </w:tcPr>
          <w:p w14:paraId="5E637BE3" w14:textId="77777777" w:rsidR="00E87E34" w:rsidRPr="003B7248" w:rsidRDefault="00E87E34" w:rsidP="00E87E34">
            <w:pPr>
              <w:pStyle w:val="NoSpacing"/>
            </w:pPr>
            <w:r>
              <w:t>17</w:t>
            </w:r>
          </w:p>
        </w:tc>
        <w:tc>
          <w:tcPr>
            <w:tcW w:w="2248" w:type="dxa"/>
          </w:tcPr>
          <w:p w14:paraId="2994A821" w14:textId="77777777" w:rsidR="00E87E34" w:rsidRPr="003B7248" w:rsidRDefault="00E87E34" w:rsidP="00E87E34">
            <w:pPr>
              <w:pStyle w:val="NoSpacing"/>
            </w:pPr>
            <w:r>
              <w:rPr>
                <w:rFonts w:cstheme="minorHAnsi"/>
              </w:rPr>
              <w:t>Remarks (internal)</w:t>
            </w:r>
          </w:p>
        </w:tc>
        <w:tc>
          <w:tcPr>
            <w:tcW w:w="1701" w:type="dxa"/>
          </w:tcPr>
          <w:p w14:paraId="4702CCB6" w14:textId="2F52A123" w:rsidR="00E87E34" w:rsidRPr="003B7248" w:rsidRDefault="00E87E34" w:rsidP="00E87E34">
            <w:pPr>
              <w:pStyle w:val="NoSpacing"/>
            </w:pPr>
            <w:r>
              <w:t>Label</w:t>
            </w:r>
          </w:p>
        </w:tc>
        <w:tc>
          <w:tcPr>
            <w:tcW w:w="2147" w:type="dxa"/>
          </w:tcPr>
          <w:p w14:paraId="517429F9" w14:textId="77777777" w:rsidR="00E87E34" w:rsidRPr="003B7248" w:rsidRDefault="00E87E34" w:rsidP="00E87E34">
            <w:pPr>
              <w:pStyle w:val="NoSpacing"/>
            </w:pPr>
          </w:p>
        </w:tc>
        <w:tc>
          <w:tcPr>
            <w:tcW w:w="3685" w:type="dxa"/>
          </w:tcPr>
          <w:p w14:paraId="707B16B6" w14:textId="77777777" w:rsidR="00E87E34" w:rsidRPr="003B7248" w:rsidRDefault="00E87E34" w:rsidP="00E87E34">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E87E34" w:rsidRPr="007C7C7F" w14:paraId="2F3704EF" w14:textId="77777777" w:rsidTr="007B2C5F">
        <w:tc>
          <w:tcPr>
            <w:tcW w:w="562" w:type="dxa"/>
          </w:tcPr>
          <w:p w14:paraId="0BAD9ECD" w14:textId="77777777" w:rsidR="00E87E34" w:rsidRPr="003B7248" w:rsidRDefault="00E87E34" w:rsidP="007B2C5F">
            <w:pPr>
              <w:pStyle w:val="NoSpacing"/>
            </w:pPr>
            <w:r>
              <w:t>18</w:t>
            </w:r>
          </w:p>
        </w:tc>
        <w:tc>
          <w:tcPr>
            <w:tcW w:w="2248" w:type="dxa"/>
          </w:tcPr>
          <w:p w14:paraId="1EB1CC08" w14:textId="478A15AB" w:rsidR="00E87E34" w:rsidRPr="003B7248" w:rsidRDefault="00736FA2" w:rsidP="007B2C5F">
            <w:pPr>
              <w:pStyle w:val="NoSpacing"/>
            </w:pPr>
            <w:r>
              <w:t>Confirm</w:t>
            </w:r>
          </w:p>
        </w:tc>
        <w:tc>
          <w:tcPr>
            <w:tcW w:w="1701" w:type="dxa"/>
          </w:tcPr>
          <w:p w14:paraId="25ED132B" w14:textId="77777777" w:rsidR="00E87E34" w:rsidRPr="003B7248" w:rsidRDefault="00E87E34" w:rsidP="007B2C5F">
            <w:pPr>
              <w:pStyle w:val="NoSpacing"/>
            </w:pPr>
            <w:r>
              <w:t>Primary button</w:t>
            </w:r>
          </w:p>
        </w:tc>
        <w:tc>
          <w:tcPr>
            <w:tcW w:w="2147" w:type="dxa"/>
          </w:tcPr>
          <w:p w14:paraId="13051E4F" w14:textId="77777777" w:rsidR="00E87E34" w:rsidRPr="003B7248" w:rsidRDefault="00E87E34" w:rsidP="007B2C5F">
            <w:pPr>
              <w:pStyle w:val="NoSpacing"/>
            </w:pPr>
          </w:p>
        </w:tc>
        <w:tc>
          <w:tcPr>
            <w:tcW w:w="3685" w:type="dxa"/>
          </w:tcPr>
          <w:p w14:paraId="46686D54" w14:textId="08248B81" w:rsidR="00E87E34" w:rsidRPr="003B7248" w:rsidRDefault="00736FA2" w:rsidP="007B2C5F">
            <w:pPr>
              <w:pStyle w:val="NoSpacing"/>
            </w:pPr>
            <w:r>
              <w:t xml:space="preserve">Submits the updated bid for approval. Refer to </w:t>
            </w:r>
            <w:r>
              <w:fldChar w:fldCharType="begin"/>
            </w:r>
            <w:r>
              <w:instrText xml:space="preserve"> REF _Ref216798367 \r \h </w:instrText>
            </w:r>
            <w:r>
              <w:fldChar w:fldCharType="separate"/>
            </w:r>
            <w:r>
              <w:t>2.9.4</w:t>
            </w:r>
            <w:r>
              <w:fldChar w:fldCharType="end"/>
            </w:r>
            <w:r>
              <w:t xml:space="preserve"> </w:t>
            </w:r>
            <w:r>
              <w:fldChar w:fldCharType="begin"/>
            </w:r>
            <w:r>
              <w:instrText xml:space="preserve"> REF _Ref216798368 \h </w:instrText>
            </w:r>
            <w:r>
              <w:fldChar w:fldCharType="separate"/>
            </w:r>
            <w:r>
              <w:t>Post Conditions</w:t>
            </w:r>
            <w:r>
              <w:fldChar w:fldCharType="end"/>
            </w:r>
            <w:r>
              <w:t>.</w:t>
            </w:r>
          </w:p>
        </w:tc>
      </w:tr>
    </w:tbl>
    <w:p w14:paraId="1CEC985A" w14:textId="70052592" w:rsidR="00A84C6B" w:rsidRDefault="00624546" w:rsidP="00A84C6B">
      <w:pPr>
        <w:pStyle w:val="Caption"/>
      </w:pPr>
      <w:r>
        <w:t xml:space="preserve">Table </w:t>
      </w:r>
      <w:r>
        <w:fldChar w:fldCharType="begin"/>
      </w:r>
      <w:r>
        <w:instrText xml:space="preserve"> SEQ Table \* ARABIC </w:instrText>
      </w:r>
      <w:r>
        <w:fldChar w:fldCharType="separate"/>
      </w:r>
      <w:r w:rsidR="00736FA2">
        <w:rPr>
          <w:noProof/>
        </w:rPr>
        <w:t>20</w:t>
      </w:r>
      <w:r>
        <w:fldChar w:fldCharType="end"/>
      </w:r>
      <w:r>
        <w:t xml:space="preserve">: </w:t>
      </w:r>
      <w:r w:rsidR="002E4314">
        <w:t xml:space="preserve">Update Bid Confirmation Prompt </w:t>
      </w:r>
      <w:r>
        <w:t>Screen Elements</w:t>
      </w:r>
    </w:p>
    <w:p w14:paraId="4AD08E81" w14:textId="230E891E" w:rsidR="002E4314" w:rsidRPr="005C1101" w:rsidRDefault="002E4314" w:rsidP="002E4314">
      <w:pPr>
        <w:pStyle w:val="Heading2"/>
      </w:pPr>
      <w:bookmarkStart w:id="598" w:name="_Toc216817644"/>
      <w:r w:rsidRPr="005C1101">
        <w:t>Delete Bid</w:t>
      </w:r>
      <w:bookmarkEnd w:id="598"/>
    </w:p>
    <w:p w14:paraId="3DF7D99C" w14:textId="77777777" w:rsidR="002E4314" w:rsidRPr="00D50758" w:rsidRDefault="002E4314" w:rsidP="002E4314">
      <w:pPr>
        <w:pStyle w:val="Heading3"/>
      </w:pPr>
      <w:bookmarkStart w:id="599" w:name="_Toc216817645"/>
      <w:r>
        <w:t>Description</w:t>
      </w:r>
      <w:bookmarkEnd w:id="599"/>
    </w:p>
    <w:p w14:paraId="6863FAFA" w14:textId="09847A18" w:rsidR="002E4314" w:rsidRPr="005F251E" w:rsidRDefault="002E4314" w:rsidP="002E4314">
      <w:r w:rsidRPr="002923FD">
        <w:t xml:space="preserve">This use case enables Makers to </w:t>
      </w:r>
      <w:r>
        <w:t>delete bids for an issuance.</w:t>
      </w:r>
    </w:p>
    <w:p w14:paraId="5EA049B2" w14:textId="77777777" w:rsidR="002E4314" w:rsidRDefault="002E4314" w:rsidP="002E4314">
      <w:pPr>
        <w:pStyle w:val="Heading3"/>
      </w:pPr>
      <w:bookmarkStart w:id="600" w:name="_Toc216817646"/>
      <w:r>
        <w:t>Preconditions</w:t>
      </w:r>
      <w:bookmarkEnd w:id="600"/>
    </w:p>
    <w:p w14:paraId="46381BB0" w14:textId="77777777" w:rsidR="002E4314" w:rsidRDefault="002E4314" w:rsidP="002E4314">
      <w:pPr>
        <w:pStyle w:val="ListParagraph"/>
      </w:pPr>
      <w:r>
        <w:t>User logs in to the Intranet Portal.</w:t>
      </w:r>
    </w:p>
    <w:p w14:paraId="718B0999" w14:textId="77777777" w:rsidR="002E4314" w:rsidRDefault="002E4314" w:rsidP="002E4314">
      <w:pPr>
        <w:pStyle w:val="ListParagraph"/>
      </w:pPr>
      <w:r>
        <w:t>User accesses the Bid Details Page.</w:t>
      </w:r>
    </w:p>
    <w:p w14:paraId="4D7B5F86" w14:textId="1B612D6A" w:rsidR="003147F9" w:rsidRDefault="003147F9" w:rsidP="003147F9">
      <w:pPr>
        <w:pStyle w:val="ListParagraph"/>
      </w:pPr>
      <w:r>
        <w:t>The result</w:t>
      </w:r>
      <w:del w:id="601" w:author="Han Xie CHAI (MAS)" w:date="2026-01-09T08:03:00Z" w16du:dateUtc="2026-01-09T00:03:00Z">
        <w:r w:rsidDel="00D452C5">
          <w:delText>s</w:delText>
        </w:r>
      </w:del>
      <w:r>
        <w:t xml:space="preserve"> for the auction/allotment </w:t>
      </w:r>
      <w:del w:id="602" w:author="Akila BALAKRISHNAN from.OPTIMUM (MAS)" w:date="2025-12-22T12:22:00Z" w16du:dateUtc="2025-12-22T04:22:00Z">
        <w:r w:rsidDel="009A69D6">
          <w:delText xml:space="preserve">are </w:delText>
        </w:r>
      </w:del>
      <w:ins w:id="603" w:author="Akila BALAKRISHNAN from.OPTIMUM (MAS)" w:date="2025-12-22T12:22:00Z" w16du:dateUtc="2025-12-22T04:22:00Z">
        <w:r w:rsidR="009A69D6">
          <w:t xml:space="preserve">is </w:t>
        </w:r>
      </w:ins>
      <w:r>
        <w:t xml:space="preserve">not </w:t>
      </w:r>
      <w:commentRangeStart w:id="604"/>
      <w:r>
        <w:t xml:space="preserve">released </w:t>
      </w:r>
      <w:commentRangeEnd w:id="604"/>
      <w:r w:rsidR="000E7F2C">
        <w:rPr>
          <w:rStyle w:val="CommentReference"/>
        </w:rPr>
        <w:commentReference w:id="604"/>
      </w:r>
      <w:r>
        <w:t xml:space="preserve">or </w:t>
      </w:r>
      <w:del w:id="605" w:author="Akila BALAKRISHNAN from.OPTIMUM (MAS)" w:date="2025-12-22T12:22:00Z" w16du:dateUtc="2025-12-22T04:22:00Z">
        <w:r w:rsidDel="009A69D6">
          <w:delText xml:space="preserve">are </w:delText>
        </w:r>
      </w:del>
      <w:ins w:id="606" w:author="Akila BALAKRISHNAN from.OPTIMUM (MAS)" w:date="2025-12-22T12:22:00Z" w16du:dateUtc="2025-12-22T04:22:00Z">
        <w:r w:rsidR="009A69D6">
          <w:t xml:space="preserve">is </w:t>
        </w:r>
      </w:ins>
      <w:r>
        <w:t>unpublished.</w:t>
      </w:r>
    </w:p>
    <w:p w14:paraId="1D3BD16A" w14:textId="2BB399C5" w:rsidR="00131103" w:rsidRDefault="00131103" w:rsidP="00131103">
      <w:pPr>
        <w:pStyle w:val="ListParagraph"/>
      </w:pPr>
      <w:r>
        <w:t>The bid is not pending approval for updates or requests for deletion.</w:t>
      </w:r>
    </w:p>
    <w:p w14:paraId="610F31A9" w14:textId="77777777" w:rsidR="002E4314" w:rsidRDefault="002E4314" w:rsidP="002E4314">
      <w:pPr>
        <w:pStyle w:val="Heading3"/>
      </w:pPr>
      <w:bookmarkStart w:id="607" w:name="_Toc216817647"/>
      <w:r>
        <w:t>Business Requirements</w:t>
      </w:r>
      <w:bookmarkEnd w:id="607"/>
    </w:p>
    <w:p w14:paraId="1EF114FC" w14:textId="77777777" w:rsidR="002E4314" w:rsidRPr="0068320A" w:rsidRDefault="002E4314" w:rsidP="002E4314">
      <w:pPr>
        <w:pStyle w:val="ListParagraph"/>
        <w:rPr>
          <w:b/>
          <w:bCs/>
        </w:rPr>
      </w:pPr>
      <w:r w:rsidRPr="0068320A">
        <w:rPr>
          <w:b/>
          <w:bCs/>
        </w:rPr>
        <w:t xml:space="preserve">Role-based Access Control: </w:t>
      </w:r>
    </w:p>
    <w:p w14:paraId="21BED34D" w14:textId="77777777" w:rsidR="002E4314" w:rsidRDefault="002E4314" w:rsidP="002E4314">
      <w:pPr>
        <w:pStyle w:val="ListParagraph"/>
        <w:numPr>
          <w:ilvl w:val="1"/>
          <w:numId w:val="27"/>
        </w:numPr>
        <w:ind w:left="1276" w:hanging="425"/>
      </w:pPr>
      <w:r>
        <w:t>Bid Collation Maker</w:t>
      </w:r>
    </w:p>
    <w:p w14:paraId="26F0A643" w14:textId="531F23F6" w:rsidR="00CF1BE0" w:rsidRDefault="00CF1BE0" w:rsidP="00CF1BE0">
      <w:pPr>
        <w:pStyle w:val="ListParagraph"/>
      </w:pPr>
      <w:r>
        <w:t>File uploads and batch files cannot be used to delete bids.</w:t>
      </w:r>
    </w:p>
    <w:p w14:paraId="737B6297" w14:textId="5F1F4D5A" w:rsidR="00131103" w:rsidRDefault="00131103" w:rsidP="00131103">
      <w:pPr>
        <w:pStyle w:val="ListParagraph"/>
      </w:pPr>
      <w:r>
        <w:t>Bids that are pending approval cannot be deleted without approving, rejecting, or withdrawing the original request.</w:t>
      </w:r>
    </w:p>
    <w:p w14:paraId="419AFC27" w14:textId="77777777" w:rsidR="002E4314" w:rsidRDefault="002E4314" w:rsidP="002E4314">
      <w:pPr>
        <w:pStyle w:val="Heading3"/>
      </w:pPr>
      <w:bookmarkStart w:id="608" w:name="_Ref216798305"/>
      <w:bookmarkStart w:id="609" w:name="_Ref216798307"/>
      <w:bookmarkStart w:id="610" w:name="_Toc216817648"/>
      <w:r>
        <w:t>Post Conditions</w:t>
      </w:r>
      <w:bookmarkEnd w:id="608"/>
      <w:bookmarkEnd w:id="609"/>
      <w:bookmarkEnd w:id="610"/>
    </w:p>
    <w:p w14:paraId="71C82F3E" w14:textId="77777777" w:rsidR="002E4314" w:rsidRDefault="002E4314" w:rsidP="002E4314">
      <w:pPr>
        <w:pStyle w:val="ListParagraph"/>
      </w:pPr>
      <w:r>
        <w:t xml:space="preserve">An instance of </w:t>
      </w:r>
      <w:r w:rsidRPr="00950530">
        <w:t>the BPMN workflow is</w:t>
      </w:r>
      <w:r>
        <w:t xml:space="preserve"> created.</w:t>
      </w:r>
    </w:p>
    <w:p w14:paraId="27C95DE1" w14:textId="4E1DC72A" w:rsidR="002E4314" w:rsidRDefault="002E4314" w:rsidP="002E4314">
      <w:pPr>
        <w:pStyle w:val="ListParagraph"/>
      </w:pPr>
      <w:r>
        <w:t>The deleted bid will appear in the Pending Approvals Accordion and awaiting approval.</w:t>
      </w:r>
    </w:p>
    <w:p w14:paraId="73233A0E" w14:textId="77777777" w:rsidR="002E4314" w:rsidRDefault="002E4314" w:rsidP="002E4314">
      <w:pPr>
        <w:pStyle w:val="ListParagraph"/>
      </w:pPr>
      <w:r>
        <w:t>The event is added to the audit log and submission history.</w:t>
      </w:r>
    </w:p>
    <w:p w14:paraId="29772991" w14:textId="00B0642A" w:rsidR="002E4314" w:rsidRDefault="002E4314" w:rsidP="002E4314">
      <w:pPr>
        <w:pStyle w:val="ListParagraph"/>
      </w:pPr>
      <w:r>
        <w:t xml:space="preserve">Emails and notifications are sent to the checkers to inform them of the </w:t>
      </w:r>
      <w:del w:id="611" w:author="Akila BALAKRISHNAN from.OPTIMUM (MAS)" w:date="2025-12-22T12:23:00Z" w16du:dateUtc="2025-12-22T04:23:00Z">
        <w:r w:rsidDel="00854A91">
          <w:delText>newly updated</w:delText>
        </w:r>
      </w:del>
      <w:ins w:id="612" w:author="Akila BALAKRISHNAN from.OPTIMUM (MAS)" w:date="2025-12-22T12:23:00Z" w16du:dateUtc="2025-12-22T04:23:00Z">
        <w:r w:rsidR="00854A91">
          <w:t>deletion of the</w:t>
        </w:r>
      </w:ins>
      <w:r>
        <w:t xml:space="preserve"> bid which was submitted for approval.</w:t>
      </w:r>
    </w:p>
    <w:p w14:paraId="5B826A87" w14:textId="77777777" w:rsidR="002E4314" w:rsidRDefault="002E4314" w:rsidP="002E4314">
      <w:pPr>
        <w:pStyle w:val="ListParagraph"/>
      </w:pPr>
      <w:r>
        <w:t>User stays in the Bid Details Page.</w:t>
      </w:r>
    </w:p>
    <w:p w14:paraId="353DA87E" w14:textId="15EC2C6A" w:rsidR="002E4314" w:rsidRDefault="002E4314" w:rsidP="002E4314">
      <w:pPr>
        <w:pStyle w:val="ListParagraph"/>
      </w:pPr>
      <w:r>
        <w:t>User views a temporary toast notification informing that the request to delete the bid was successful.</w:t>
      </w:r>
    </w:p>
    <w:p w14:paraId="1975AF62" w14:textId="77777777" w:rsidR="002E4314" w:rsidRDefault="002E4314" w:rsidP="002E4314">
      <w:pPr>
        <w:pStyle w:val="Heading3"/>
      </w:pPr>
      <w:bookmarkStart w:id="613" w:name="_Toc216817649"/>
      <w:r>
        <w:t>Bid Details Page</w:t>
      </w:r>
      <w:bookmarkEnd w:id="613"/>
    </w:p>
    <w:p w14:paraId="52D612A0" w14:textId="4B9B4C24" w:rsidR="002E4314" w:rsidRPr="00765E37" w:rsidRDefault="002E4314" w:rsidP="002E4314">
      <w:r>
        <w:t xml:space="preserve">The Bid Details page contains additional element in the </w:t>
      </w:r>
      <w:r>
        <w:fldChar w:fldCharType="begin"/>
      </w:r>
      <w:r>
        <w:instrText xml:space="preserve"> REF _Ref216442362 \h </w:instrText>
      </w:r>
      <w:r>
        <w:fldChar w:fldCharType="separate"/>
      </w:r>
      <w:r w:rsidR="00736FA2">
        <w:t>Data Table (for institutional bids)</w:t>
      </w:r>
      <w:r>
        <w:fldChar w:fldCharType="end"/>
      </w:r>
      <w:r>
        <w:t xml:space="preserve"> and the </w:t>
      </w:r>
      <w:r>
        <w:fldChar w:fldCharType="begin"/>
      </w:r>
      <w:r>
        <w:instrText xml:space="preserve"> REF _Ref216442373 \h </w:instrText>
      </w:r>
      <w:r>
        <w:fldChar w:fldCharType="separate"/>
      </w:r>
      <w:r w:rsidR="00736FA2">
        <w:t>Data Table (for retail bids)</w:t>
      </w:r>
      <w:r>
        <w:fldChar w:fldCharType="end"/>
      </w:r>
      <w:r>
        <w:t>.</w:t>
      </w:r>
    </w:p>
    <w:p w14:paraId="79955DA9" w14:textId="77777777" w:rsidR="002E4314" w:rsidRDefault="002E4314" w:rsidP="002E4314">
      <w:pPr>
        <w:pStyle w:val="Heading4"/>
      </w:pPr>
      <w:r>
        <w:lastRenderedPageBreak/>
        <w:t>Wireframe</w:t>
      </w:r>
    </w:p>
    <w:p w14:paraId="72371EEB" w14:textId="3BF04DF7" w:rsidR="002E4314" w:rsidRDefault="002E4314" w:rsidP="002E4314">
      <w:r>
        <w:t xml:space="preserve">Refer to </w:t>
      </w:r>
      <w:r>
        <w:fldChar w:fldCharType="begin"/>
      </w:r>
      <w:r>
        <w:instrText xml:space="preserve"> REF _Ref215243926 \r \h </w:instrText>
      </w:r>
      <w:r>
        <w:fldChar w:fldCharType="separate"/>
      </w:r>
      <w:r w:rsidR="00736FA2">
        <w:t>2.7.6.1</w:t>
      </w:r>
      <w:r>
        <w:fldChar w:fldCharType="end"/>
      </w:r>
      <w:r>
        <w:t xml:space="preserve"> </w:t>
      </w:r>
      <w:r>
        <w:fldChar w:fldCharType="begin"/>
      </w:r>
      <w:r>
        <w:instrText xml:space="preserve"> REF _Ref215243926 \h </w:instrText>
      </w:r>
      <w:r>
        <w:fldChar w:fldCharType="separate"/>
      </w:r>
      <w:r w:rsidR="00736FA2">
        <w:t>Wireframe</w:t>
      </w:r>
      <w:r>
        <w:fldChar w:fldCharType="end"/>
      </w:r>
      <w:r>
        <w:t>.</w:t>
      </w:r>
    </w:p>
    <w:p w14:paraId="47AA0765" w14:textId="77777777" w:rsidR="002E4314" w:rsidRDefault="002E4314" w:rsidP="002E4314">
      <w:pPr>
        <w:pStyle w:val="Heading4"/>
      </w:pPr>
      <w:r>
        <w:t>Data Tables (for both institutional bids and retail bids)</w:t>
      </w:r>
    </w:p>
    <w:tbl>
      <w:tblPr>
        <w:tblStyle w:val="TableGrid"/>
        <w:tblW w:w="0" w:type="auto"/>
        <w:tblLook w:val="04A0" w:firstRow="1" w:lastRow="0" w:firstColumn="1" w:lastColumn="0" w:noHBand="0" w:noVBand="1"/>
      </w:tblPr>
      <w:tblGrid>
        <w:gridCol w:w="562"/>
        <w:gridCol w:w="2248"/>
        <w:gridCol w:w="1701"/>
        <w:gridCol w:w="2147"/>
        <w:gridCol w:w="3685"/>
      </w:tblGrid>
      <w:tr w:rsidR="002E4314" w:rsidRPr="007D7B67" w14:paraId="3F79C661" w14:textId="77777777" w:rsidTr="00367814">
        <w:tc>
          <w:tcPr>
            <w:tcW w:w="562" w:type="dxa"/>
            <w:shd w:val="clear" w:color="auto" w:fill="E7E6E6" w:themeFill="background2"/>
          </w:tcPr>
          <w:p w14:paraId="60EA886E" w14:textId="77777777" w:rsidR="002E4314" w:rsidRPr="007D7B67" w:rsidRDefault="002E4314" w:rsidP="00367814">
            <w:pPr>
              <w:pStyle w:val="NoSpacing"/>
              <w:jc w:val="center"/>
              <w:rPr>
                <w:b/>
                <w:bCs/>
              </w:rPr>
            </w:pPr>
            <w:r w:rsidRPr="007D7B67">
              <w:rPr>
                <w:rFonts w:cstheme="minorHAnsi"/>
                <w:b/>
                <w:bCs/>
              </w:rPr>
              <w:t>S/N</w:t>
            </w:r>
          </w:p>
        </w:tc>
        <w:tc>
          <w:tcPr>
            <w:tcW w:w="2248" w:type="dxa"/>
            <w:shd w:val="clear" w:color="auto" w:fill="E7E6E6" w:themeFill="background2"/>
          </w:tcPr>
          <w:p w14:paraId="2080BC87" w14:textId="77777777" w:rsidR="002E4314" w:rsidRPr="007D7B67" w:rsidRDefault="002E4314" w:rsidP="00367814">
            <w:pPr>
              <w:pStyle w:val="NoSpacing"/>
              <w:jc w:val="center"/>
              <w:rPr>
                <w:b/>
                <w:bCs/>
              </w:rPr>
            </w:pPr>
            <w:r w:rsidRPr="007D7B67">
              <w:rPr>
                <w:rFonts w:cstheme="minorHAnsi"/>
                <w:b/>
                <w:bCs/>
              </w:rPr>
              <w:t>Name</w:t>
            </w:r>
          </w:p>
        </w:tc>
        <w:tc>
          <w:tcPr>
            <w:tcW w:w="1701" w:type="dxa"/>
            <w:shd w:val="clear" w:color="auto" w:fill="E7E6E6" w:themeFill="background2"/>
          </w:tcPr>
          <w:p w14:paraId="05CD5559" w14:textId="77777777" w:rsidR="002E4314" w:rsidRPr="007D7B67" w:rsidRDefault="002E4314"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314FE3B1" w14:textId="77777777" w:rsidR="002E4314" w:rsidRPr="007D7B67" w:rsidRDefault="002E4314"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60DEC528" w14:textId="77777777" w:rsidR="002E4314" w:rsidRPr="007D7B67" w:rsidRDefault="002E4314"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5D3E70C9" w14:textId="77777777" w:rsidR="002E4314" w:rsidRPr="007D7B67" w:rsidRDefault="002E4314" w:rsidP="00367814">
            <w:pPr>
              <w:pStyle w:val="NoSpacing"/>
              <w:jc w:val="center"/>
              <w:rPr>
                <w:rFonts w:cstheme="minorHAnsi"/>
                <w:b/>
                <w:bCs/>
              </w:rPr>
            </w:pPr>
            <w:r>
              <w:rPr>
                <w:rFonts w:cstheme="minorHAnsi"/>
                <w:b/>
                <w:bCs/>
              </w:rPr>
              <w:t>Remarks</w:t>
            </w:r>
          </w:p>
        </w:tc>
      </w:tr>
      <w:tr w:rsidR="002E4314" w:rsidRPr="00901608" w14:paraId="0CAFD65F" w14:textId="77777777" w:rsidTr="00367814">
        <w:tc>
          <w:tcPr>
            <w:tcW w:w="562" w:type="dxa"/>
          </w:tcPr>
          <w:p w14:paraId="3DBC5EA4" w14:textId="77777777" w:rsidR="002E4314" w:rsidRDefault="002E4314" w:rsidP="00367814">
            <w:pPr>
              <w:pStyle w:val="NoSpacing"/>
              <w:rPr>
                <w:rFonts w:cstheme="minorHAnsi"/>
              </w:rPr>
            </w:pPr>
            <w:r>
              <w:rPr>
                <w:rFonts w:cstheme="minorHAnsi"/>
              </w:rPr>
              <w:t>1</w:t>
            </w:r>
          </w:p>
        </w:tc>
        <w:tc>
          <w:tcPr>
            <w:tcW w:w="2248" w:type="dxa"/>
          </w:tcPr>
          <w:p w14:paraId="7E878687" w14:textId="1C98849B" w:rsidR="002E4314" w:rsidRDefault="002E4314" w:rsidP="00367814">
            <w:pPr>
              <w:pStyle w:val="NoSpacing"/>
            </w:pPr>
            <w:r>
              <w:t>Delete</w:t>
            </w:r>
          </w:p>
        </w:tc>
        <w:tc>
          <w:tcPr>
            <w:tcW w:w="1701" w:type="dxa"/>
          </w:tcPr>
          <w:p w14:paraId="3040D7CA" w14:textId="77777777" w:rsidR="002E4314" w:rsidRDefault="002E4314" w:rsidP="00367814">
            <w:pPr>
              <w:pStyle w:val="NoSpacing"/>
              <w:rPr>
                <w:rFonts w:cstheme="minorHAnsi"/>
                <w:color w:val="000000"/>
              </w:rPr>
            </w:pPr>
            <w:r>
              <w:rPr>
                <w:rFonts w:cstheme="minorHAnsi"/>
                <w:color w:val="000000"/>
              </w:rPr>
              <w:t>Icon</w:t>
            </w:r>
          </w:p>
        </w:tc>
        <w:tc>
          <w:tcPr>
            <w:tcW w:w="2147" w:type="dxa"/>
          </w:tcPr>
          <w:p w14:paraId="42A325D7" w14:textId="77777777" w:rsidR="002E4314" w:rsidRPr="00901608" w:rsidRDefault="002E4314" w:rsidP="00367814">
            <w:pPr>
              <w:pStyle w:val="NoSpacing"/>
            </w:pPr>
          </w:p>
        </w:tc>
        <w:tc>
          <w:tcPr>
            <w:tcW w:w="3685" w:type="dxa"/>
          </w:tcPr>
          <w:p w14:paraId="07EF918F" w14:textId="15305DF7" w:rsidR="002E4314" w:rsidRDefault="002E4314" w:rsidP="00367814">
            <w:pPr>
              <w:pStyle w:val="NoSpacing"/>
              <w:rPr>
                <w:rFonts w:cstheme="minorHAnsi"/>
                <w:color w:val="000000"/>
              </w:rPr>
            </w:pPr>
            <w:r>
              <w:rPr>
                <w:rFonts w:cstheme="minorHAnsi"/>
                <w:color w:val="000000"/>
              </w:rPr>
              <w:t xml:space="preserve">Opens the </w:t>
            </w:r>
            <w:commentRangeStart w:id="614"/>
            <w:commentRangeStart w:id="615"/>
            <w:commentRangeStart w:id="616"/>
            <w:r w:rsidR="00CF1BE0">
              <w:rPr>
                <w:rFonts w:cstheme="minorHAnsi"/>
                <w:color w:val="000000"/>
              </w:rPr>
              <w:t>D</w:t>
            </w:r>
            <w:r>
              <w:rPr>
                <w:rFonts w:cstheme="minorHAnsi"/>
                <w:color w:val="000000"/>
              </w:rPr>
              <w:t xml:space="preserve">elete </w:t>
            </w:r>
            <w:r w:rsidR="00CF1BE0">
              <w:rPr>
                <w:rFonts w:cstheme="minorHAnsi"/>
                <w:color w:val="000000"/>
              </w:rPr>
              <w:t>B</w:t>
            </w:r>
            <w:r>
              <w:rPr>
                <w:rFonts w:cstheme="minorHAnsi"/>
                <w:color w:val="000000"/>
              </w:rPr>
              <w:t xml:space="preserve">id </w:t>
            </w:r>
            <w:r w:rsidR="00CF1BE0">
              <w:rPr>
                <w:rFonts w:cstheme="minorHAnsi"/>
                <w:color w:val="000000"/>
              </w:rPr>
              <w:t>M</w:t>
            </w:r>
            <w:r>
              <w:rPr>
                <w:rFonts w:cstheme="minorHAnsi"/>
                <w:color w:val="000000"/>
              </w:rPr>
              <w:t>odal</w:t>
            </w:r>
            <w:commentRangeEnd w:id="614"/>
            <w:r w:rsidR="00753F3F">
              <w:rPr>
                <w:rStyle w:val="CommentReference"/>
              </w:rPr>
              <w:commentReference w:id="614"/>
            </w:r>
            <w:commentRangeEnd w:id="615"/>
            <w:r w:rsidR="007E788A">
              <w:rPr>
                <w:rStyle w:val="CommentReference"/>
              </w:rPr>
              <w:commentReference w:id="615"/>
            </w:r>
            <w:commentRangeEnd w:id="616"/>
            <w:r w:rsidR="00696ED0">
              <w:rPr>
                <w:rStyle w:val="CommentReference"/>
              </w:rPr>
              <w:commentReference w:id="616"/>
            </w:r>
            <w:r>
              <w:rPr>
                <w:rFonts w:cstheme="minorHAnsi"/>
                <w:color w:val="000000"/>
              </w:rPr>
              <w:t>.</w:t>
            </w:r>
          </w:p>
        </w:tc>
      </w:tr>
    </w:tbl>
    <w:p w14:paraId="50BFAF8F" w14:textId="497650B1" w:rsidR="002E4314" w:rsidRPr="00AC0954" w:rsidRDefault="002E4314" w:rsidP="002E4314">
      <w:pPr>
        <w:pStyle w:val="Caption"/>
      </w:pPr>
      <w:r>
        <w:t xml:space="preserve">Table </w:t>
      </w:r>
      <w:r>
        <w:fldChar w:fldCharType="begin"/>
      </w:r>
      <w:r>
        <w:instrText xml:space="preserve"> SEQ Table \* ARABIC </w:instrText>
      </w:r>
      <w:r>
        <w:fldChar w:fldCharType="separate"/>
      </w:r>
      <w:r w:rsidR="00736FA2">
        <w:rPr>
          <w:noProof/>
        </w:rPr>
        <w:t>21</w:t>
      </w:r>
      <w:r>
        <w:fldChar w:fldCharType="end"/>
      </w:r>
      <w:r>
        <w:t>: Data Table Screen Elements</w:t>
      </w:r>
    </w:p>
    <w:p w14:paraId="0C51A13A" w14:textId="00D5BB57" w:rsidR="002E4314" w:rsidRDefault="002E4314" w:rsidP="002E4314">
      <w:pPr>
        <w:pStyle w:val="Heading3"/>
      </w:pPr>
      <w:bookmarkStart w:id="617" w:name="_Toc216817650"/>
      <w:r>
        <w:t>Delete Bid Modal</w:t>
      </w:r>
      <w:bookmarkEnd w:id="617"/>
    </w:p>
    <w:p w14:paraId="32A2DDCD" w14:textId="77777777" w:rsidR="002E4314" w:rsidRDefault="002E4314" w:rsidP="002E4314">
      <w:pPr>
        <w:pStyle w:val="Heading4"/>
      </w:pPr>
      <w:r>
        <w:t>Wireframe</w:t>
      </w:r>
    </w:p>
    <w:p w14:paraId="2A88D2AE" w14:textId="6EF79C83" w:rsidR="005B7B41" w:rsidRPr="005B7B41" w:rsidRDefault="005B7B41" w:rsidP="005B7B41">
      <w:pPr>
        <w:jc w:val="center"/>
      </w:pPr>
      <w:commentRangeStart w:id="618"/>
      <w:commentRangeStart w:id="619"/>
      <w:r>
        <w:rPr>
          <w:noProof/>
        </w:rPr>
        <w:drawing>
          <wp:inline distT="0" distB="0" distL="0" distR="0" wp14:anchorId="2EF2862C" wp14:editId="363DC2DC">
            <wp:extent cx="3303659" cy="2962893"/>
            <wp:effectExtent l="0" t="0" r="0" b="9525"/>
            <wp:docPr id="83862556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5565" name="Picture 1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06631" cy="2965559"/>
                    </a:xfrm>
                    <a:prstGeom prst="rect">
                      <a:avLst/>
                    </a:prstGeom>
                    <a:noFill/>
                    <a:ln>
                      <a:noFill/>
                    </a:ln>
                  </pic:spPr>
                </pic:pic>
              </a:graphicData>
            </a:graphic>
          </wp:inline>
        </w:drawing>
      </w:r>
      <w:commentRangeEnd w:id="618"/>
      <w:r w:rsidR="007E788A">
        <w:rPr>
          <w:rStyle w:val="CommentReference"/>
        </w:rPr>
        <w:commentReference w:id="618"/>
      </w:r>
      <w:commentRangeEnd w:id="619"/>
      <w:r w:rsidR="00EE4600">
        <w:rPr>
          <w:rStyle w:val="CommentReference"/>
        </w:rPr>
        <w:commentReference w:id="619"/>
      </w:r>
    </w:p>
    <w:p w14:paraId="2D23D000" w14:textId="59F2A7D7" w:rsidR="002E4314" w:rsidRDefault="002E4314" w:rsidP="002E4314">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14</w:t>
      </w:r>
      <w:r w:rsidRPr="00411560">
        <w:fldChar w:fldCharType="end"/>
      </w:r>
      <w:r>
        <w:t>:</w:t>
      </w:r>
      <w:r w:rsidRPr="00411560">
        <w:t xml:space="preserve"> </w:t>
      </w:r>
      <w:r>
        <w:t>Delete Bid Modal</w:t>
      </w:r>
    </w:p>
    <w:p w14:paraId="650D5932" w14:textId="77777777" w:rsidR="002E4314" w:rsidRDefault="002E4314" w:rsidP="002E4314">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736FA2" w:rsidRPr="007C7C7F" w14:paraId="5E0A6F7A" w14:textId="77777777" w:rsidTr="007B2C5F">
        <w:tc>
          <w:tcPr>
            <w:tcW w:w="562" w:type="dxa"/>
            <w:shd w:val="clear" w:color="auto" w:fill="E7E6E6" w:themeFill="background2"/>
          </w:tcPr>
          <w:p w14:paraId="43A0472F" w14:textId="77777777" w:rsidR="00736FA2" w:rsidRPr="007D7B67" w:rsidRDefault="00736FA2" w:rsidP="007B2C5F">
            <w:pPr>
              <w:pStyle w:val="NoSpacing"/>
              <w:jc w:val="center"/>
              <w:rPr>
                <w:b/>
                <w:bCs/>
              </w:rPr>
            </w:pPr>
            <w:r w:rsidRPr="007D7B67">
              <w:rPr>
                <w:rFonts w:cstheme="minorHAnsi"/>
                <w:b/>
                <w:bCs/>
              </w:rPr>
              <w:t>S/N</w:t>
            </w:r>
          </w:p>
        </w:tc>
        <w:tc>
          <w:tcPr>
            <w:tcW w:w="2248" w:type="dxa"/>
            <w:shd w:val="clear" w:color="auto" w:fill="E7E6E6" w:themeFill="background2"/>
          </w:tcPr>
          <w:p w14:paraId="76D7C1D1" w14:textId="77777777" w:rsidR="00736FA2" w:rsidRPr="007D7B67" w:rsidRDefault="00736FA2" w:rsidP="007B2C5F">
            <w:pPr>
              <w:pStyle w:val="NoSpacing"/>
              <w:jc w:val="center"/>
              <w:rPr>
                <w:b/>
                <w:bCs/>
              </w:rPr>
            </w:pPr>
            <w:r w:rsidRPr="007D7B67">
              <w:rPr>
                <w:rFonts w:cstheme="minorHAnsi"/>
                <w:b/>
                <w:bCs/>
              </w:rPr>
              <w:t>Name</w:t>
            </w:r>
          </w:p>
        </w:tc>
        <w:tc>
          <w:tcPr>
            <w:tcW w:w="1701" w:type="dxa"/>
            <w:shd w:val="clear" w:color="auto" w:fill="E7E6E6" w:themeFill="background2"/>
          </w:tcPr>
          <w:p w14:paraId="4E3376C5" w14:textId="77777777" w:rsidR="00736FA2" w:rsidRPr="007D7B67" w:rsidRDefault="00736FA2" w:rsidP="007B2C5F">
            <w:pPr>
              <w:pStyle w:val="TableHeading"/>
              <w:jc w:val="center"/>
              <w:rPr>
                <w:rFonts w:asciiTheme="minorHAnsi" w:hAnsiTheme="minorHAnsi" w:cstheme="minorHAnsi"/>
                <w:bCs/>
              </w:rPr>
            </w:pPr>
            <w:r w:rsidRPr="007D7B67">
              <w:rPr>
                <w:rFonts w:asciiTheme="minorHAnsi" w:hAnsiTheme="minorHAnsi" w:cstheme="minorHAnsi"/>
                <w:bCs/>
              </w:rPr>
              <w:t>Type</w:t>
            </w:r>
          </w:p>
          <w:p w14:paraId="2760498C" w14:textId="77777777" w:rsidR="00736FA2" w:rsidRPr="007D7B67" w:rsidRDefault="00736FA2" w:rsidP="007B2C5F">
            <w:pPr>
              <w:pStyle w:val="NoSpacing"/>
              <w:jc w:val="center"/>
              <w:rPr>
                <w:b/>
                <w:bCs/>
              </w:rPr>
            </w:pPr>
            <w:r w:rsidRPr="007D7B67">
              <w:rPr>
                <w:rFonts w:cstheme="minorHAnsi"/>
                <w:b/>
                <w:bCs/>
              </w:rPr>
              <w:t>(Max Length)</w:t>
            </w:r>
          </w:p>
        </w:tc>
        <w:tc>
          <w:tcPr>
            <w:tcW w:w="2147" w:type="dxa"/>
            <w:shd w:val="clear" w:color="auto" w:fill="E7E6E6" w:themeFill="background2"/>
          </w:tcPr>
          <w:p w14:paraId="33F23B81" w14:textId="77777777" w:rsidR="00736FA2" w:rsidRPr="007D7B67" w:rsidRDefault="00736FA2" w:rsidP="007B2C5F">
            <w:pPr>
              <w:pStyle w:val="NoSpacing"/>
              <w:jc w:val="center"/>
              <w:rPr>
                <w:b/>
                <w:bCs/>
              </w:rPr>
            </w:pPr>
            <w:r w:rsidRPr="007D7B67">
              <w:rPr>
                <w:rFonts w:cstheme="minorHAnsi"/>
                <w:b/>
                <w:bCs/>
              </w:rPr>
              <w:t>Validation Rules</w:t>
            </w:r>
          </w:p>
        </w:tc>
        <w:tc>
          <w:tcPr>
            <w:tcW w:w="3685" w:type="dxa"/>
            <w:shd w:val="clear" w:color="auto" w:fill="E7E6E6" w:themeFill="background2"/>
          </w:tcPr>
          <w:p w14:paraId="6EE18DD1" w14:textId="77777777" w:rsidR="00736FA2" w:rsidRPr="007D7B67" w:rsidRDefault="00736FA2" w:rsidP="007B2C5F">
            <w:pPr>
              <w:pStyle w:val="NoSpacing"/>
              <w:jc w:val="center"/>
              <w:rPr>
                <w:rFonts w:cstheme="minorHAnsi"/>
                <w:b/>
                <w:bCs/>
              </w:rPr>
            </w:pPr>
            <w:r>
              <w:rPr>
                <w:rFonts w:cstheme="minorHAnsi"/>
                <w:b/>
                <w:bCs/>
              </w:rPr>
              <w:t>Remarks</w:t>
            </w:r>
          </w:p>
        </w:tc>
      </w:tr>
      <w:tr w:rsidR="00736FA2" w:rsidRPr="007C7C7F" w14:paraId="1634652E" w14:textId="77777777" w:rsidTr="007B2C5F">
        <w:tc>
          <w:tcPr>
            <w:tcW w:w="562" w:type="dxa"/>
          </w:tcPr>
          <w:p w14:paraId="51639288" w14:textId="77777777" w:rsidR="00736FA2" w:rsidRPr="003B7248" w:rsidRDefault="00736FA2" w:rsidP="007B2C5F">
            <w:pPr>
              <w:pStyle w:val="NoSpacing"/>
            </w:pPr>
            <w:r w:rsidRPr="003B7248">
              <w:t>1</w:t>
            </w:r>
          </w:p>
        </w:tc>
        <w:tc>
          <w:tcPr>
            <w:tcW w:w="2248" w:type="dxa"/>
          </w:tcPr>
          <w:p w14:paraId="73F944DE" w14:textId="0FDF8300" w:rsidR="00736FA2" w:rsidRPr="003B7248" w:rsidRDefault="00DE0C1A" w:rsidP="007B2C5F">
            <w:pPr>
              <w:pStyle w:val="NoSpacing"/>
            </w:pPr>
            <w:ins w:id="620" w:author="Jasmine WL TEO (MAS)" w:date="2025-12-26T17:42:00Z" w16du:dateUtc="2025-12-26T09:42:00Z">
              <w:r>
                <w:t>Issue code . Tenor . Security type  New/reopen . SubType (if applicable)</w:t>
              </w:r>
            </w:ins>
            <w:del w:id="621" w:author="Jasmine WL TEO (MAS)" w:date="2025-12-26T17:42:00Z" w16du:dateUtc="2025-12-26T09:42:00Z">
              <w:r w:rsidR="00736FA2" w:rsidRPr="00734F16">
                <w:rPr>
                  <w:i/>
                  <w:iCs/>
                </w:rPr>
                <w:delText>*Refer to remarks</w:delText>
              </w:r>
            </w:del>
          </w:p>
        </w:tc>
        <w:tc>
          <w:tcPr>
            <w:tcW w:w="1701" w:type="dxa"/>
          </w:tcPr>
          <w:p w14:paraId="3CD3F435" w14:textId="77777777" w:rsidR="00736FA2" w:rsidRPr="003B7248" w:rsidRDefault="00736FA2" w:rsidP="007B2C5F">
            <w:pPr>
              <w:pStyle w:val="NoSpacing"/>
            </w:pPr>
            <w:r>
              <w:t>Modal title</w:t>
            </w:r>
          </w:p>
        </w:tc>
        <w:tc>
          <w:tcPr>
            <w:tcW w:w="2147" w:type="dxa"/>
          </w:tcPr>
          <w:p w14:paraId="2A4C5CF6" w14:textId="77777777" w:rsidR="00736FA2" w:rsidRPr="003B7248" w:rsidRDefault="00736FA2" w:rsidP="007B2C5F">
            <w:pPr>
              <w:pStyle w:val="NoSpacing"/>
            </w:pPr>
          </w:p>
        </w:tc>
        <w:tc>
          <w:tcPr>
            <w:tcW w:w="3685" w:type="dxa"/>
          </w:tcPr>
          <w:p w14:paraId="4E971CB0" w14:textId="6EB58EFD" w:rsidR="00736FA2" w:rsidRPr="003B7248" w:rsidRDefault="00736FA2" w:rsidP="007B2C5F">
            <w:pPr>
              <w:pStyle w:val="NoSpacing"/>
            </w:pPr>
            <w:del w:id="622" w:author="Jasmine WL TEO (MAS)" w:date="2025-12-26T17:42:00Z" w16du:dateUtc="2025-12-26T09:42:00Z">
              <w:r w:rsidRPr="00F43ADB">
                <w:delText xml:space="preserve">Displays the </w:delText>
              </w:r>
              <w:r>
                <w:delText xml:space="preserve">Issue code, Tenor, Security type, New/reopen, </w:delText>
              </w:r>
            </w:del>
            <w:r>
              <w:t xml:space="preserve">e.g. </w:t>
            </w:r>
            <w:r w:rsidRPr="00F43ADB">
              <w:t>"</w:t>
            </w:r>
            <w:r>
              <w:t xml:space="preserve">Delete bid for MD25147Z </w:t>
            </w:r>
            <w:r w:rsidRPr="00F43ADB">
              <w:t xml:space="preserve">· </w:t>
            </w:r>
            <w:r>
              <w:t>4-week</w:t>
            </w:r>
            <w:r w:rsidRPr="00F43ADB">
              <w:t xml:space="preserve"> · </w:t>
            </w:r>
            <w:r>
              <w:t>MAS Bills (New)</w:t>
            </w:r>
            <w:r w:rsidRPr="00F43ADB">
              <w:t>".</w:t>
            </w:r>
          </w:p>
        </w:tc>
      </w:tr>
      <w:tr w:rsidR="00736FA2" w:rsidRPr="007C7C7F" w14:paraId="08ABF7A6" w14:textId="77777777" w:rsidTr="007B2C5F">
        <w:tc>
          <w:tcPr>
            <w:tcW w:w="562" w:type="dxa"/>
          </w:tcPr>
          <w:p w14:paraId="731A55FF" w14:textId="77777777" w:rsidR="00736FA2" w:rsidRPr="003B7248" w:rsidRDefault="00736FA2" w:rsidP="007B2C5F">
            <w:pPr>
              <w:pStyle w:val="NoSpacing"/>
            </w:pPr>
            <w:r>
              <w:t>2</w:t>
            </w:r>
          </w:p>
        </w:tc>
        <w:tc>
          <w:tcPr>
            <w:tcW w:w="2248" w:type="dxa"/>
          </w:tcPr>
          <w:p w14:paraId="546211FE" w14:textId="77777777" w:rsidR="00736FA2" w:rsidRPr="00734F16" w:rsidRDefault="00736FA2" w:rsidP="007B2C5F">
            <w:pPr>
              <w:pStyle w:val="NoSpacing"/>
              <w:rPr>
                <w:rFonts w:cstheme="minorHAnsi"/>
              </w:rPr>
            </w:pPr>
            <w:r>
              <w:rPr>
                <w:rFonts w:cstheme="minorHAnsi"/>
              </w:rPr>
              <w:t>Dealer code</w:t>
            </w:r>
          </w:p>
        </w:tc>
        <w:tc>
          <w:tcPr>
            <w:tcW w:w="1701" w:type="dxa"/>
          </w:tcPr>
          <w:p w14:paraId="51592EF0" w14:textId="77777777" w:rsidR="00736FA2" w:rsidRDefault="00736FA2" w:rsidP="007B2C5F">
            <w:pPr>
              <w:pStyle w:val="NoSpacing"/>
            </w:pPr>
            <w:r>
              <w:t>Label</w:t>
            </w:r>
          </w:p>
        </w:tc>
        <w:tc>
          <w:tcPr>
            <w:tcW w:w="2147" w:type="dxa"/>
          </w:tcPr>
          <w:p w14:paraId="656A9C14" w14:textId="77777777" w:rsidR="00736FA2" w:rsidRPr="00C63EA3" w:rsidRDefault="00736FA2" w:rsidP="007B2C5F">
            <w:pPr>
              <w:pStyle w:val="NoSpacing"/>
              <w:rPr>
                <w:u w:val="single"/>
              </w:rPr>
            </w:pPr>
          </w:p>
        </w:tc>
        <w:tc>
          <w:tcPr>
            <w:tcW w:w="3685" w:type="dxa"/>
          </w:tcPr>
          <w:p w14:paraId="45F2A4E0" w14:textId="77777777" w:rsidR="00736FA2" w:rsidRPr="003B7248" w:rsidRDefault="00736FA2" w:rsidP="007B2C5F">
            <w:pPr>
              <w:pStyle w:val="NoSpacing"/>
            </w:pPr>
          </w:p>
        </w:tc>
      </w:tr>
      <w:tr w:rsidR="00736FA2" w:rsidRPr="007C7C7F" w14:paraId="205EEC06" w14:textId="77777777" w:rsidTr="007B2C5F">
        <w:tc>
          <w:tcPr>
            <w:tcW w:w="562" w:type="dxa"/>
          </w:tcPr>
          <w:p w14:paraId="48485FB7" w14:textId="77777777" w:rsidR="00736FA2" w:rsidRPr="003B7248" w:rsidRDefault="00736FA2" w:rsidP="007B2C5F">
            <w:pPr>
              <w:pStyle w:val="NoSpacing"/>
            </w:pPr>
            <w:r w:rsidRPr="003B7248">
              <w:t>3</w:t>
            </w:r>
          </w:p>
        </w:tc>
        <w:tc>
          <w:tcPr>
            <w:tcW w:w="2248" w:type="dxa"/>
          </w:tcPr>
          <w:p w14:paraId="1B8CC31A" w14:textId="77777777" w:rsidR="00736FA2" w:rsidRPr="003B7248" w:rsidRDefault="00736FA2" w:rsidP="007B2C5F">
            <w:pPr>
              <w:pStyle w:val="NoSpacing"/>
            </w:pPr>
            <w:r w:rsidRPr="00734F16">
              <w:rPr>
                <w:rFonts w:cstheme="minorHAnsi"/>
              </w:rPr>
              <w:t>Type of applicant</w:t>
            </w:r>
          </w:p>
        </w:tc>
        <w:tc>
          <w:tcPr>
            <w:tcW w:w="1701" w:type="dxa"/>
          </w:tcPr>
          <w:p w14:paraId="02258B33" w14:textId="77777777" w:rsidR="00736FA2" w:rsidRPr="003B7248" w:rsidRDefault="00736FA2" w:rsidP="007B2C5F">
            <w:pPr>
              <w:pStyle w:val="NoSpacing"/>
            </w:pPr>
            <w:r>
              <w:t>Label</w:t>
            </w:r>
          </w:p>
        </w:tc>
        <w:tc>
          <w:tcPr>
            <w:tcW w:w="2147" w:type="dxa"/>
          </w:tcPr>
          <w:p w14:paraId="7559D354" w14:textId="77777777" w:rsidR="00736FA2" w:rsidRPr="003B7248" w:rsidRDefault="00736FA2" w:rsidP="007B2C5F">
            <w:pPr>
              <w:pStyle w:val="NoSpacing"/>
            </w:pPr>
          </w:p>
        </w:tc>
        <w:tc>
          <w:tcPr>
            <w:tcW w:w="3685" w:type="dxa"/>
          </w:tcPr>
          <w:p w14:paraId="120D3961" w14:textId="77777777" w:rsidR="00736FA2" w:rsidRPr="003B7248" w:rsidRDefault="00736FA2" w:rsidP="007B2C5F">
            <w:pPr>
              <w:pStyle w:val="NoSpacing"/>
            </w:pPr>
          </w:p>
        </w:tc>
      </w:tr>
      <w:tr w:rsidR="00736FA2" w:rsidRPr="007C7C7F" w14:paraId="5AB39794" w14:textId="77777777" w:rsidTr="007B2C5F">
        <w:tc>
          <w:tcPr>
            <w:tcW w:w="562" w:type="dxa"/>
          </w:tcPr>
          <w:p w14:paraId="749154FA" w14:textId="77777777" w:rsidR="00736FA2" w:rsidRPr="003B7248" w:rsidRDefault="00736FA2" w:rsidP="007B2C5F">
            <w:pPr>
              <w:pStyle w:val="NoSpacing"/>
            </w:pPr>
            <w:r w:rsidRPr="003B7248">
              <w:t>4</w:t>
            </w:r>
          </w:p>
        </w:tc>
        <w:tc>
          <w:tcPr>
            <w:tcW w:w="2248" w:type="dxa"/>
          </w:tcPr>
          <w:p w14:paraId="067600DF" w14:textId="77777777" w:rsidR="00736FA2" w:rsidRPr="003B7248" w:rsidRDefault="00736FA2" w:rsidP="007B2C5F">
            <w:pPr>
              <w:pStyle w:val="NoSpacing"/>
            </w:pPr>
            <w:r w:rsidRPr="00734F16">
              <w:rPr>
                <w:rFonts w:cstheme="minorHAnsi"/>
              </w:rPr>
              <w:t>Name</w:t>
            </w:r>
          </w:p>
        </w:tc>
        <w:tc>
          <w:tcPr>
            <w:tcW w:w="1701" w:type="dxa"/>
          </w:tcPr>
          <w:p w14:paraId="780C1CD6" w14:textId="77777777" w:rsidR="00736FA2" w:rsidRPr="003B7248" w:rsidRDefault="00736FA2" w:rsidP="007B2C5F">
            <w:pPr>
              <w:pStyle w:val="NoSpacing"/>
            </w:pPr>
            <w:r>
              <w:t>Label</w:t>
            </w:r>
          </w:p>
        </w:tc>
        <w:tc>
          <w:tcPr>
            <w:tcW w:w="2147" w:type="dxa"/>
          </w:tcPr>
          <w:p w14:paraId="03BB35EE" w14:textId="77777777" w:rsidR="00736FA2" w:rsidRPr="003B7248" w:rsidRDefault="00736FA2" w:rsidP="007B2C5F">
            <w:pPr>
              <w:pStyle w:val="NoSpacing"/>
            </w:pPr>
          </w:p>
        </w:tc>
        <w:tc>
          <w:tcPr>
            <w:tcW w:w="3685" w:type="dxa"/>
          </w:tcPr>
          <w:p w14:paraId="4010AC6D" w14:textId="77777777" w:rsidR="00736FA2" w:rsidRPr="003B7248" w:rsidRDefault="00736FA2" w:rsidP="007B2C5F">
            <w:pPr>
              <w:pStyle w:val="NoSpacing"/>
            </w:pPr>
          </w:p>
        </w:tc>
      </w:tr>
      <w:tr w:rsidR="00736FA2" w:rsidRPr="007C7C7F" w14:paraId="6B5EDD40" w14:textId="77777777" w:rsidTr="007B2C5F">
        <w:tc>
          <w:tcPr>
            <w:tcW w:w="562" w:type="dxa"/>
          </w:tcPr>
          <w:p w14:paraId="36CAFBA2" w14:textId="77777777" w:rsidR="00736FA2" w:rsidRPr="003B7248" w:rsidRDefault="00736FA2" w:rsidP="007B2C5F">
            <w:pPr>
              <w:pStyle w:val="NoSpacing"/>
            </w:pPr>
            <w:r w:rsidRPr="003B7248">
              <w:t>5</w:t>
            </w:r>
          </w:p>
        </w:tc>
        <w:tc>
          <w:tcPr>
            <w:tcW w:w="2248" w:type="dxa"/>
          </w:tcPr>
          <w:p w14:paraId="24243ACA" w14:textId="77777777" w:rsidR="00736FA2" w:rsidRPr="003B7248" w:rsidRDefault="00736FA2" w:rsidP="007B2C5F">
            <w:pPr>
              <w:pStyle w:val="NoSpacing"/>
            </w:pPr>
            <w:r w:rsidRPr="00734F16">
              <w:rPr>
                <w:rFonts w:cstheme="minorHAnsi"/>
              </w:rPr>
              <w:t>Settlement bank code</w:t>
            </w:r>
          </w:p>
        </w:tc>
        <w:tc>
          <w:tcPr>
            <w:tcW w:w="1701" w:type="dxa"/>
          </w:tcPr>
          <w:p w14:paraId="1CF00F0F" w14:textId="77777777" w:rsidR="00736FA2" w:rsidRPr="003B7248" w:rsidRDefault="00736FA2" w:rsidP="007B2C5F">
            <w:pPr>
              <w:pStyle w:val="NoSpacing"/>
            </w:pPr>
            <w:r>
              <w:t>Label</w:t>
            </w:r>
          </w:p>
        </w:tc>
        <w:tc>
          <w:tcPr>
            <w:tcW w:w="2147" w:type="dxa"/>
          </w:tcPr>
          <w:p w14:paraId="407E645A" w14:textId="77777777" w:rsidR="00736FA2" w:rsidRPr="003B7248" w:rsidRDefault="00736FA2" w:rsidP="007B2C5F">
            <w:pPr>
              <w:pStyle w:val="NoSpacing"/>
            </w:pPr>
          </w:p>
        </w:tc>
        <w:tc>
          <w:tcPr>
            <w:tcW w:w="3685" w:type="dxa"/>
          </w:tcPr>
          <w:p w14:paraId="4BDCA97C" w14:textId="77777777" w:rsidR="00736FA2" w:rsidRPr="003B7248" w:rsidRDefault="00736FA2" w:rsidP="007B2C5F">
            <w:pPr>
              <w:pStyle w:val="NoSpacing"/>
            </w:pPr>
          </w:p>
        </w:tc>
      </w:tr>
      <w:tr w:rsidR="00736FA2" w:rsidRPr="007C7C7F" w14:paraId="4CEFD417" w14:textId="77777777" w:rsidTr="007B2C5F">
        <w:tc>
          <w:tcPr>
            <w:tcW w:w="562" w:type="dxa"/>
          </w:tcPr>
          <w:p w14:paraId="315ACCF9" w14:textId="77777777" w:rsidR="00736FA2" w:rsidRPr="003B7248" w:rsidRDefault="00736FA2" w:rsidP="007B2C5F">
            <w:pPr>
              <w:pStyle w:val="NoSpacing"/>
            </w:pPr>
            <w:r>
              <w:t>6</w:t>
            </w:r>
          </w:p>
        </w:tc>
        <w:tc>
          <w:tcPr>
            <w:tcW w:w="2248" w:type="dxa"/>
          </w:tcPr>
          <w:p w14:paraId="03763584" w14:textId="77777777" w:rsidR="00736FA2" w:rsidRPr="003B7248" w:rsidRDefault="00736FA2" w:rsidP="007B2C5F">
            <w:pPr>
              <w:pStyle w:val="NoSpacing"/>
            </w:pPr>
            <w:r w:rsidRPr="00734F16">
              <w:rPr>
                <w:rFonts w:cstheme="minorHAnsi"/>
              </w:rPr>
              <w:t>Custody code</w:t>
            </w:r>
          </w:p>
        </w:tc>
        <w:tc>
          <w:tcPr>
            <w:tcW w:w="1701" w:type="dxa"/>
          </w:tcPr>
          <w:p w14:paraId="68EFC03F" w14:textId="77777777" w:rsidR="00736FA2" w:rsidRPr="003B7248" w:rsidRDefault="00736FA2" w:rsidP="007B2C5F">
            <w:pPr>
              <w:pStyle w:val="NoSpacing"/>
            </w:pPr>
            <w:r>
              <w:t>Label</w:t>
            </w:r>
          </w:p>
        </w:tc>
        <w:tc>
          <w:tcPr>
            <w:tcW w:w="2147" w:type="dxa"/>
          </w:tcPr>
          <w:p w14:paraId="50AF3309" w14:textId="77777777" w:rsidR="00736FA2" w:rsidRPr="003B7248" w:rsidRDefault="00736FA2" w:rsidP="007B2C5F">
            <w:pPr>
              <w:pStyle w:val="NoSpacing"/>
            </w:pPr>
          </w:p>
        </w:tc>
        <w:tc>
          <w:tcPr>
            <w:tcW w:w="3685" w:type="dxa"/>
          </w:tcPr>
          <w:p w14:paraId="6C45CDAA" w14:textId="77777777" w:rsidR="00736FA2" w:rsidRPr="003B7248" w:rsidRDefault="00736FA2" w:rsidP="007B2C5F">
            <w:pPr>
              <w:pStyle w:val="NoSpacing"/>
            </w:pPr>
          </w:p>
        </w:tc>
      </w:tr>
      <w:tr w:rsidR="00736FA2" w:rsidRPr="007C7C7F" w14:paraId="07BF0F6F" w14:textId="77777777" w:rsidTr="007B2C5F">
        <w:tc>
          <w:tcPr>
            <w:tcW w:w="562" w:type="dxa"/>
          </w:tcPr>
          <w:p w14:paraId="27A84E66" w14:textId="77777777" w:rsidR="00736FA2" w:rsidRDefault="00736FA2" w:rsidP="007B2C5F">
            <w:pPr>
              <w:pStyle w:val="NoSpacing"/>
            </w:pPr>
            <w:r>
              <w:t>7</w:t>
            </w:r>
          </w:p>
        </w:tc>
        <w:tc>
          <w:tcPr>
            <w:tcW w:w="2248" w:type="dxa"/>
          </w:tcPr>
          <w:p w14:paraId="7ED462F0" w14:textId="77777777" w:rsidR="00736FA2" w:rsidRPr="00734F16" w:rsidRDefault="00736FA2" w:rsidP="007B2C5F">
            <w:pPr>
              <w:pStyle w:val="NoSpacing"/>
              <w:rPr>
                <w:rFonts w:cstheme="minorHAnsi"/>
              </w:rPr>
            </w:pPr>
            <w:r>
              <w:rPr>
                <w:rFonts w:ascii="Calibri" w:hAnsi="Calibri" w:cs="Calibri"/>
              </w:rPr>
              <w:t>NRIC/Passport no.</w:t>
            </w:r>
          </w:p>
        </w:tc>
        <w:tc>
          <w:tcPr>
            <w:tcW w:w="1701" w:type="dxa"/>
          </w:tcPr>
          <w:p w14:paraId="34E480C2" w14:textId="77777777" w:rsidR="00736FA2" w:rsidRDefault="00736FA2" w:rsidP="007B2C5F">
            <w:pPr>
              <w:pStyle w:val="NoSpacing"/>
            </w:pPr>
            <w:r>
              <w:t>Label</w:t>
            </w:r>
          </w:p>
        </w:tc>
        <w:tc>
          <w:tcPr>
            <w:tcW w:w="2147" w:type="dxa"/>
          </w:tcPr>
          <w:p w14:paraId="3D2C57C9" w14:textId="77777777" w:rsidR="00736FA2" w:rsidRPr="00C63EA3" w:rsidRDefault="00736FA2" w:rsidP="007B2C5F">
            <w:pPr>
              <w:pStyle w:val="NoSpacing"/>
              <w:rPr>
                <w:u w:val="single"/>
              </w:rPr>
            </w:pPr>
          </w:p>
        </w:tc>
        <w:tc>
          <w:tcPr>
            <w:tcW w:w="3685" w:type="dxa"/>
          </w:tcPr>
          <w:p w14:paraId="69309488" w14:textId="77777777" w:rsidR="00736FA2" w:rsidRDefault="00736FA2" w:rsidP="007B2C5F">
            <w:pPr>
              <w:pStyle w:val="NoSpacing"/>
            </w:pPr>
          </w:p>
        </w:tc>
      </w:tr>
      <w:tr w:rsidR="00736FA2" w:rsidRPr="007C7C7F" w14:paraId="461A46C3" w14:textId="77777777" w:rsidTr="007B2C5F">
        <w:tc>
          <w:tcPr>
            <w:tcW w:w="562" w:type="dxa"/>
          </w:tcPr>
          <w:p w14:paraId="47BFC9A0" w14:textId="77777777" w:rsidR="00736FA2" w:rsidRDefault="00736FA2" w:rsidP="007B2C5F">
            <w:pPr>
              <w:pStyle w:val="NoSpacing"/>
            </w:pPr>
            <w:r>
              <w:lastRenderedPageBreak/>
              <w:t>8</w:t>
            </w:r>
          </w:p>
        </w:tc>
        <w:tc>
          <w:tcPr>
            <w:tcW w:w="2248" w:type="dxa"/>
          </w:tcPr>
          <w:p w14:paraId="23A6D0B9" w14:textId="77777777" w:rsidR="00736FA2" w:rsidRPr="00734F16" w:rsidRDefault="00736FA2" w:rsidP="007B2C5F">
            <w:pPr>
              <w:pStyle w:val="NoSpacing"/>
              <w:rPr>
                <w:rFonts w:cstheme="minorHAnsi"/>
              </w:rPr>
            </w:pPr>
            <w:r>
              <w:rPr>
                <w:rFonts w:ascii="Calibri" w:hAnsi="Calibri" w:cs="Calibri"/>
              </w:rPr>
              <w:t>Applicant name</w:t>
            </w:r>
          </w:p>
        </w:tc>
        <w:tc>
          <w:tcPr>
            <w:tcW w:w="1701" w:type="dxa"/>
          </w:tcPr>
          <w:p w14:paraId="51A21BA1" w14:textId="77777777" w:rsidR="00736FA2" w:rsidRDefault="00736FA2" w:rsidP="007B2C5F">
            <w:pPr>
              <w:pStyle w:val="NoSpacing"/>
            </w:pPr>
            <w:r>
              <w:t>Label</w:t>
            </w:r>
          </w:p>
        </w:tc>
        <w:tc>
          <w:tcPr>
            <w:tcW w:w="2147" w:type="dxa"/>
          </w:tcPr>
          <w:p w14:paraId="530AC1D5" w14:textId="77777777" w:rsidR="00736FA2" w:rsidRPr="00C63EA3" w:rsidRDefault="00736FA2" w:rsidP="007B2C5F">
            <w:pPr>
              <w:pStyle w:val="NoSpacing"/>
              <w:rPr>
                <w:u w:val="single"/>
              </w:rPr>
            </w:pPr>
          </w:p>
        </w:tc>
        <w:tc>
          <w:tcPr>
            <w:tcW w:w="3685" w:type="dxa"/>
          </w:tcPr>
          <w:p w14:paraId="5EBAFA1E" w14:textId="77777777" w:rsidR="00736FA2" w:rsidRDefault="00736FA2" w:rsidP="007B2C5F">
            <w:pPr>
              <w:pStyle w:val="NoSpacing"/>
            </w:pPr>
          </w:p>
        </w:tc>
      </w:tr>
      <w:tr w:rsidR="00736FA2" w:rsidRPr="007C7C7F" w14:paraId="6AE8CEAC" w14:textId="77777777" w:rsidTr="007B2C5F">
        <w:tc>
          <w:tcPr>
            <w:tcW w:w="562" w:type="dxa"/>
          </w:tcPr>
          <w:p w14:paraId="791975F6" w14:textId="77777777" w:rsidR="00736FA2" w:rsidRDefault="00736FA2" w:rsidP="007B2C5F">
            <w:pPr>
              <w:pStyle w:val="NoSpacing"/>
            </w:pPr>
            <w:r>
              <w:t>9</w:t>
            </w:r>
          </w:p>
        </w:tc>
        <w:tc>
          <w:tcPr>
            <w:tcW w:w="2248" w:type="dxa"/>
          </w:tcPr>
          <w:p w14:paraId="60CF5760" w14:textId="77777777" w:rsidR="00736FA2" w:rsidRPr="00734F16" w:rsidRDefault="00736FA2" w:rsidP="007B2C5F">
            <w:pPr>
              <w:pStyle w:val="NoSpacing"/>
              <w:rPr>
                <w:rFonts w:cstheme="minorHAnsi"/>
              </w:rPr>
            </w:pPr>
            <w:r>
              <w:rPr>
                <w:rFonts w:ascii="Calibri" w:hAnsi="Calibri" w:cs="Calibri"/>
              </w:rPr>
              <w:t>Nationality</w:t>
            </w:r>
          </w:p>
        </w:tc>
        <w:tc>
          <w:tcPr>
            <w:tcW w:w="1701" w:type="dxa"/>
          </w:tcPr>
          <w:p w14:paraId="0D57E534" w14:textId="77777777" w:rsidR="00736FA2" w:rsidRDefault="00736FA2" w:rsidP="007B2C5F">
            <w:pPr>
              <w:pStyle w:val="NoSpacing"/>
            </w:pPr>
            <w:r>
              <w:t>Label</w:t>
            </w:r>
          </w:p>
        </w:tc>
        <w:tc>
          <w:tcPr>
            <w:tcW w:w="2147" w:type="dxa"/>
          </w:tcPr>
          <w:p w14:paraId="0000C1E1" w14:textId="77777777" w:rsidR="00736FA2" w:rsidRPr="00C63EA3" w:rsidRDefault="00736FA2" w:rsidP="007B2C5F">
            <w:pPr>
              <w:pStyle w:val="NoSpacing"/>
              <w:rPr>
                <w:u w:val="single"/>
              </w:rPr>
            </w:pPr>
          </w:p>
        </w:tc>
        <w:tc>
          <w:tcPr>
            <w:tcW w:w="3685" w:type="dxa"/>
          </w:tcPr>
          <w:p w14:paraId="381A7AE1" w14:textId="77777777" w:rsidR="00736FA2" w:rsidRDefault="00736FA2" w:rsidP="007B2C5F">
            <w:pPr>
              <w:pStyle w:val="NoSpacing"/>
            </w:pPr>
          </w:p>
        </w:tc>
      </w:tr>
      <w:tr w:rsidR="00736FA2" w:rsidRPr="007C7C7F" w14:paraId="22B06FC5" w14:textId="77777777" w:rsidTr="007B2C5F">
        <w:tc>
          <w:tcPr>
            <w:tcW w:w="562" w:type="dxa"/>
          </w:tcPr>
          <w:p w14:paraId="004D884F" w14:textId="77777777" w:rsidR="00736FA2" w:rsidRDefault="00736FA2" w:rsidP="007B2C5F">
            <w:pPr>
              <w:pStyle w:val="NoSpacing"/>
            </w:pPr>
            <w:r>
              <w:t>10</w:t>
            </w:r>
          </w:p>
        </w:tc>
        <w:tc>
          <w:tcPr>
            <w:tcW w:w="2248" w:type="dxa"/>
          </w:tcPr>
          <w:p w14:paraId="397300DD" w14:textId="77777777" w:rsidR="00736FA2" w:rsidRPr="00734F16" w:rsidRDefault="00736FA2" w:rsidP="007B2C5F">
            <w:pPr>
              <w:pStyle w:val="NoSpacing"/>
              <w:rPr>
                <w:rFonts w:cstheme="minorHAnsi"/>
              </w:rPr>
            </w:pPr>
            <w:r>
              <w:rPr>
                <w:rFonts w:ascii="Calibri" w:hAnsi="Calibri" w:cs="Calibri"/>
              </w:rPr>
              <w:t>Application type</w:t>
            </w:r>
          </w:p>
        </w:tc>
        <w:tc>
          <w:tcPr>
            <w:tcW w:w="1701" w:type="dxa"/>
          </w:tcPr>
          <w:p w14:paraId="0BF4E0AD" w14:textId="77777777" w:rsidR="00736FA2" w:rsidRDefault="00736FA2" w:rsidP="007B2C5F">
            <w:pPr>
              <w:pStyle w:val="NoSpacing"/>
            </w:pPr>
            <w:r>
              <w:t>Label</w:t>
            </w:r>
          </w:p>
        </w:tc>
        <w:tc>
          <w:tcPr>
            <w:tcW w:w="2147" w:type="dxa"/>
          </w:tcPr>
          <w:p w14:paraId="4C5C0C29" w14:textId="77777777" w:rsidR="00736FA2" w:rsidRPr="00C63EA3" w:rsidRDefault="00736FA2" w:rsidP="007B2C5F">
            <w:pPr>
              <w:pStyle w:val="NoSpacing"/>
              <w:rPr>
                <w:u w:val="single"/>
              </w:rPr>
            </w:pPr>
          </w:p>
        </w:tc>
        <w:tc>
          <w:tcPr>
            <w:tcW w:w="3685" w:type="dxa"/>
          </w:tcPr>
          <w:p w14:paraId="024B6D65" w14:textId="77777777" w:rsidR="00736FA2" w:rsidRDefault="00736FA2" w:rsidP="007B2C5F">
            <w:pPr>
              <w:pStyle w:val="NoSpacing"/>
            </w:pPr>
          </w:p>
        </w:tc>
      </w:tr>
      <w:tr w:rsidR="00736FA2" w:rsidRPr="007C7C7F" w14:paraId="3A401AF6" w14:textId="77777777" w:rsidTr="007B2C5F">
        <w:tc>
          <w:tcPr>
            <w:tcW w:w="562" w:type="dxa"/>
          </w:tcPr>
          <w:p w14:paraId="65BC9542" w14:textId="77777777" w:rsidR="00736FA2" w:rsidRDefault="00736FA2" w:rsidP="007B2C5F">
            <w:pPr>
              <w:pStyle w:val="NoSpacing"/>
            </w:pPr>
            <w:r>
              <w:t>11</w:t>
            </w:r>
          </w:p>
        </w:tc>
        <w:tc>
          <w:tcPr>
            <w:tcW w:w="2248" w:type="dxa"/>
          </w:tcPr>
          <w:p w14:paraId="0EB6FAC4" w14:textId="77777777" w:rsidR="00736FA2" w:rsidRPr="00734F16" w:rsidRDefault="00736FA2" w:rsidP="007B2C5F">
            <w:pPr>
              <w:pStyle w:val="NoSpacing"/>
              <w:rPr>
                <w:rFonts w:cstheme="minorHAnsi"/>
              </w:rPr>
            </w:pPr>
            <w:r>
              <w:rPr>
                <w:rFonts w:ascii="Calibri" w:hAnsi="Calibri" w:cs="Calibri"/>
              </w:rPr>
              <w:t>CDP account no.</w:t>
            </w:r>
          </w:p>
        </w:tc>
        <w:tc>
          <w:tcPr>
            <w:tcW w:w="1701" w:type="dxa"/>
          </w:tcPr>
          <w:p w14:paraId="1CBEF95D" w14:textId="77777777" w:rsidR="00736FA2" w:rsidRDefault="00736FA2" w:rsidP="007B2C5F">
            <w:pPr>
              <w:pStyle w:val="NoSpacing"/>
            </w:pPr>
            <w:r>
              <w:t>Label</w:t>
            </w:r>
          </w:p>
        </w:tc>
        <w:tc>
          <w:tcPr>
            <w:tcW w:w="2147" w:type="dxa"/>
          </w:tcPr>
          <w:p w14:paraId="65711530" w14:textId="77777777" w:rsidR="00736FA2" w:rsidRPr="00C63EA3" w:rsidRDefault="00736FA2" w:rsidP="007B2C5F">
            <w:pPr>
              <w:pStyle w:val="NoSpacing"/>
              <w:rPr>
                <w:u w:val="single"/>
              </w:rPr>
            </w:pPr>
          </w:p>
        </w:tc>
        <w:tc>
          <w:tcPr>
            <w:tcW w:w="3685" w:type="dxa"/>
          </w:tcPr>
          <w:p w14:paraId="3E46B951" w14:textId="77777777" w:rsidR="00736FA2" w:rsidRDefault="00736FA2" w:rsidP="007B2C5F">
            <w:pPr>
              <w:pStyle w:val="NoSpacing"/>
            </w:pPr>
          </w:p>
        </w:tc>
      </w:tr>
      <w:tr w:rsidR="00736FA2" w:rsidRPr="007C7C7F" w14:paraId="4C0DC0DA" w14:textId="77777777" w:rsidTr="007B2C5F">
        <w:tc>
          <w:tcPr>
            <w:tcW w:w="562" w:type="dxa"/>
          </w:tcPr>
          <w:p w14:paraId="48573498" w14:textId="77777777" w:rsidR="00736FA2" w:rsidRDefault="00736FA2" w:rsidP="007B2C5F">
            <w:pPr>
              <w:pStyle w:val="NoSpacing"/>
            </w:pPr>
            <w:r>
              <w:t>12</w:t>
            </w:r>
          </w:p>
        </w:tc>
        <w:tc>
          <w:tcPr>
            <w:tcW w:w="2248" w:type="dxa"/>
          </w:tcPr>
          <w:p w14:paraId="54899444" w14:textId="77777777" w:rsidR="00736FA2" w:rsidRPr="00734F16" w:rsidRDefault="00736FA2" w:rsidP="007B2C5F">
            <w:pPr>
              <w:pStyle w:val="NoSpacing"/>
              <w:rPr>
                <w:rFonts w:cstheme="minorHAnsi"/>
              </w:rPr>
            </w:pPr>
            <w:r>
              <w:rPr>
                <w:rFonts w:ascii="Calibri" w:hAnsi="Calibri" w:cs="Calibri"/>
              </w:rPr>
              <w:t>CPF/SRS account no.</w:t>
            </w:r>
          </w:p>
        </w:tc>
        <w:tc>
          <w:tcPr>
            <w:tcW w:w="1701" w:type="dxa"/>
          </w:tcPr>
          <w:p w14:paraId="3D09E7DE" w14:textId="77777777" w:rsidR="00736FA2" w:rsidRDefault="00736FA2" w:rsidP="007B2C5F">
            <w:pPr>
              <w:pStyle w:val="NoSpacing"/>
            </w:pPr>
            <w:r>
              <w:t>Label</w:t>
            </w:r>
          </w:p>
        </w:tc>
        <w:tc>
          <w:tcPr>
            <w:tcW w:w="2147" w:type="dxa"/>
          </w:tcPr>
          <w:p w14:paraId="40111075" w14:textId="77777777" w:rsidR="00736FA2" w:rsidRPr="00C63EA3" w:rsidRDefault="00736FA2" w:rsidP="007B2C5F">
            <w:pPr>
              <w:pStyle w:val="NoSpacing"/>
              <w:rPr>
                <w:u w:val="single"/>
              </w:rPr>
            </w:pPr>
          </w:p>
        </w:tc>
        <w:tc>
          <w:tcPr>
            <w:tcW w:w="3685" w:type="dxa"/>
          </w:tcPr>
          <w:p w14:paraId="69B1260D" w14:textId="77777777" w:rsidR="00736FA2" w:rsidRDefault="00736FA2" w:rsidP="007B2C5F">
            <w:pPr>
              <w:pStyle w:val="NoSpacing"/>
            </w:pPr>
          </w:p>
        </w:tc>
      </w:tr>
      <w:tr w:rsidR="00736FA2" w:rsidRPr="007C7C7F" w14:paraId="61F7AF3C" w14:textId="77777777" w:rsidTr="007B2C5F">
        <w:tc>
          <w:tcPr>
            <w:tcW w:w="562" w:type="dxa"/>
          </w:tcPr>
          <w:p w14:paraId="46AC35E6" w14:textId="77777777" w:rsidR="00736FA2" w:rsidRPr="003B7248" w:rsidRDefault="00736FA2" w:rsidP="007B2C5F">
            <w:pPr>
              <w:pStyle w:val="NoSpacing"/>
            </w:pPr>
            <w:r>
              <w:t>13</w:t>
            </w:r>
          </w:p>
        </w:tc>
        <w:tc>
          <w:tcPr>
            <w:tcW w:w="2248" w:type="dxa"/>
          </w:tcPr>
          <w:p w14:paraId="579C9610" w14:textId="77777777" w:rsidR="00736FA2" w:rsidRPr="003B7248" w:rsidRDefault="00736FA2" w:rsidP="007B2C5F">
            <w:pPr>
              <w:pStyle w:val="NoSpacing"/>
            </w:pPr>
            <w:r>
              <w:rPr>
                <w:rFonts w:cstheme="minorHAnsi"/>
              </w:rPr>
              <w:t>Bank ref. no.</w:t>
            </w:r>
          </w:p>
        </w:tc>
        <w:tc>
          <w:tcPr>
            <w:tcW w:w="1701" w:type="dxa"/>
          </w:tcPr>
          <w:p w14:paraId="2D35D807" w14:textId="77777777" w:rsidR="00736FA2" w:rsidRPr="003B7248" w:rsidRDefault="00736FA2" w:rsidP="007B2C5F">
            <w:pPr>
              <w:pStyle w:val="NoSpacing"/>
            </w:pPr>
            <w:r>
              <w:t>Label</w:t>
            </w:r>
          </w:p>
        </w:tc>
        <w:tc>
          <w:tcPr>
            <w:tcW w:w="2147" w:type="dxa"/>
          </w:tcPr>
          <w:p w14:paraId="05AD53D2" w14:textId="77777777" w:rsidR="00736FA2" w:rsidRPr="003B7248" w:rsidRDefault="00736FA2" w:rsidP="007B2C5F">
            <w:pPr>
              <w:pStyle w:val="NoSpacing"/>
            </w:pPr>
          </w:p>
        </w:tc>
        <w:tc>
          <w:tcPr>
            <w:tcW w:w="3685" w:type="dxa"/>
          </w:tcPr>
          <w:p w14:paraId="65755982" w14:textId="77777777" w:rsidR="00736FA2" w:rsidRPr="003B7248" w:rsidRDefault="00736FA2" w:rsidP="007B2C5F">
            <w:pPr>
              <w:pStyle w:val="NoSpacing"/>
            </w:pPr>
          </w:p>
        </w:tc>
      </w:tr>
      <w:tr w:rsidR="00736FA2" w:rsidRPr="007C7C7F" w14:paraId="1135DF0C" w14:textId="77777777" w:rsidTr="007B2C5F">
        <w:tc>
          <w:tcPr>
            <w:tcW w:w="562" w:type="dxa"/>
          </w:tcPr>
          <w:p w14:paraId="760A76EC" w14:textId="77777777" w:rsidR="00736FA2" w:rsidRPr="003B7248" w:rsidRDefault="00736FA2" w:rsidP="007B2C5F">
            <w:pPr>
              <w:pStyle w:val="NoSpacing"/>
            </w:pPr>
            <w:r>
              <w:t>14</w:t>
            </w:r>
          </w:p>
        </w:tc>
        <w:tc>
          <w:tcPr>
            <w:tcW w:w="2248" w:type="dxa"/>
          </w:tcPr>
          <w:p w14:paraId="0A812BAE" w14:textId="77777777" w:rsidR="00736FA2" w:rsidRPr="003B7248" w:rsidRDefault="00736FA2" w:rsidP="007B2C5F">
            <w:pPr>
              <w:pStyle w:val="NoSpacing"/>
            </w:pPr>
            <w:r>
              <w:rPr>
                <w:rFonts w:cstheme="minorHAnsi"/>
              </w:rPr>
              <w:t>Nominal amount ($)</w:t>
            </w:r>
          </w:p>
        </w:tc>
        <w:tc>
          <w:tcPr>
            <w:tcW w:w="1701" w:type="dxa"/>
          </w:tcPr>
          <w:p w14:paraId="18757413" w14:textId="77777777" w:rsidR="00736FA2" w:rsidRPr="003B7248" w:rsidRDefault="00736FA2" w:rsidP="007B2C5F">
            <w:pPr>
              <w:pStyle w:val="NoSpacing"/>
            </w:pPr>
            <w:r>
              <w:t>Label</w:t>
            </w:r>
          </w:p>
        </w:tc>
        <w:tc>
          <w:tcPr>
            <w:tcW w:w="2147" w:type="dxa"/>
          </w:tcPr>
          <w:p w14:paraId="6CF2C9C7" w14:textId="77777777" w:rsidR="00736FA2" w:rsidRPr="003B7248" w:rsidRDefault="00736FA2" w:rsidP="007B2C5F">
            <w:pPr>
              <w:pStyle w:val="NoSpacing"/>
            </w:pPr>
          </w:p>
        </w:tc>
        <w:tc>
          <w:tcPr>
            <w:tcW w:w="3685" w:type="dxa"/>
          </w:tcPr>
          <w:p w14:paraId="3933BF12" w14:textId="77777777" w:rsidR="00736FA2" w:rsidRPr="003B7248" w:rsidRDefault="00736FA2" w:rsidP="007B2C5F">
            <w:pPr>
              <w:pStyle w:val="NoSpacing"/>
            </w:pPr>
          </w:p>
        </w:tc>
      </w:tr>
      <w:tr w:rsidR="00736FA2" w:rsidRPr="007C7C7F" w14:paraId="064F970D" w14:textId="77777777" w:rsidTr="007B2C5F">
        <w:tc>
          <w:tcPr>
            <w:tcW w:w="562" w:type="dxa"/>
          </w:tcPr>
          <w:p w14:paraId="5ABA8A1A" w14:textId="77777777" w:rsidR="00736FA2" w:rsidRPr="003B7248" w:rsidRDefault="00736FA2" w:rsidP="007B2C5F">
            <w:pPr>
              <w:pStyle w:val="NoSpacing"/>
            </w:pPr>
            <w:r>
              <w:t>15</w:t>
            </w:r>
          </w:p>
        </w:tc>
        <w:tc>
          <w:tcPr>
            <w:tcW w:w="2248" w:type="dxa"/>
          </w:tcPr>
          <w:p w14:paraId="4150F0DF" w14:textId="77777777" w:rsidR="00736FA2" w:rsidRPr="003B7248" w:rsidRDefault="00736FA2" w:rsidP="007B2C5F">
            <w:pPr>
              <w:pStyle w:val="NoSpacing"/>
            </w:pPr>
            <w:r>
              <w:rPr>
                <w:rFonts w:cstheme="minorHAnsi"/>
              </w:rPr>
              <w:t>Competitive</w:t>
            </w:r>
          </w:p>
        </w:tc>
        <w:tc>
          <w:tcPr>
            <w:tcW w:w="1701" w:type="dxa"/>
          </w:tcPr>
          <w:p w14:paraId="5935644A" w14:textId="77777777" w:rsidR="00736FA2" w:rsidRPr="003B7248" w:rsidRDefault="00736FA2" w:rsidP="007B2C5F">
            <w:pPr>
              <w:pStyle w:val="NoSpacing"/>
            </w:pPr>
            <w:r>
              <w:t>Label</w:t>
            </w:r>
          </w:p>
        </w:tc>
        <w:tc>
          <w:tcPr>
            <w:tcW w:w="2147" w:type="dxa"/>
          </w:tcPr>
          <w:p w14:paraId="70555D72" w14:textId="77777777" w:rsidR="00736FA2" w:rsidRPr="003B7248" w:rsidRDefault="00736FA2" w:rsidP="007B2C5F">
            <w:pPr>
              <w:pStyle w:val="NoSpacing"/>
            </w:pPr>
          </w:p>
        </w:tc>
        <w:tc>
          <w:tcPr>
            <w:tcW w:w="3685" w:type="dxa"/>
          </w:tcPr>
          <w:p w14:paraId="15EED434" w14:textId="77777777" w:rsidR="00736FA2" w:rsidRPr="003B7248" w:rsidRDefault="00736FA2" w:rsidP="007B2C5F">
            <w:pPr>
              <w:pStyle w:val="NoSpacing"/>
            </w:pPr>
          </w:p>
        </w:tc>
      </w:tr>
      <w:tr w:rsidR="00736FA2" w:rsidRPr="007C7C7F" w14:paraId="38BB2DED" w14:textId="77777777" w:rsidTr="007B2C5F">
        <w:tc>
          <w:tcPr>
            <w:tcW w:w="562" w:type="dxa"/>
          </w:tcPr>
          <w:p w14:paraId="36627E21" w14:textId="77777777" w:rsidR="00736FA2" w:rsidRPr="003B7248" w:rsidRDefault="00736FA2" w:rsidP="007B2C5F">
            <w:pPr>
              <w:pStyle w:val="NoSpacing"/>
            </w:pPr>
            <w:r>
              <w:t>16</w:t>
            </w:r>
          </w:p>
        </w:tc>
        <w:tc>
          <w:tcPr>
            <w:tcW w:w="2248" w:type="dxa"/>
          </w:tcPr>
          <w:p w14:paraId="7B8D7880" w14:textId="77777777" w:rsidR="00736FA2" w:rsidRPr="003B7248" w:rsidRDefault="00736FA2" w:rsidP="007B2C5F">
            <w:pPr>
              <w:pStyle w:val="NoSpacing"/>
            </w:pPr>
            <w:r>
              <w:rPr>
                <w:rFonts w:cstheme="minorHAnsi"/>
              </w:rPr>
              <w:t>Yield (%)</w:t>
            </w:r>
          </w:p>
        </w:tc>
        <w:tc>
          <w:tcPr>
            <w:tcW w:w="1701" w:type="dxa"/>
          </w:tcPr>
          <w:p w14:paraId="7D54AF65" w14:textId="77777777" w:rsidR="00736FA2" w:rsidRPr="003B7248" w:rsidRDefault="00736FA2" w:rsidP="007B2C5F">
            <w:pPr>
              <w:pStyle w:val="NoSpacing"/>
            </w:pPr>
            <w:r>
              <w:t>Label</w:t>
            </w:r>
          </w:p>
        </w:tc>
        <w:tc>
          <w:tcPr>
            <w:tcW w:w="2147" w:type="dxa"/>
          </w:tcPr>
          <w:p w14:paraId="34D9C149" w14:textId="77777777" w:rsidR="00736FA2" w:rsidRPr="003B7248" w:rsidRDefault="00736FA2" w:rsidP="007B2C5F">
            <w:pPr>
              <w:pStyle w:val="NoSpacing"/>
            </w:pPr>
          </w:p>
        </w:tc>
        <w:tc>
          <w:tcPr>
            <w:tcW w:w="3685" w:type="dxa"/>
          </w:tcPr>
          <w:p w14:paraId="20D8D048" w14:textId="77777777" w:rsidR="00736FA2" w:rsidRPr="003B7248" w:rsidRDefault="00736FA2" w:rsidP="007B2C5F">
            <w:pPr>
              <w:pStyle w:val="NoSpacing"/>
            </w:pPr>
          </w:p>
        </w:tc>
      </w:tr>
      <w:tr w:rsidR="00736FA2" w:rsidRPr="007C7C7F" w14:paraId="048DC967" w14:textId="77777777" w:rsidTr="007B2C5F">
        <w:tc>
          <w:tcPr>
            <w:tcW w:w="562" w:type="dxa"/>
          </w:tcPr>
          <w:p w14:paraId="7FDDB9C8" w14:textId="77777777" w:rsidR="00736FA2" w:rsidRPr="003B7248" w:rsidRDefault="00736FA2" w:rsidP="007B2C5F">
            <w:pPr>
              <w:pStyle w:val="NoSpacing"/>
            </w:pPr>
            <w:r>
              <w:t>17</w:t>
            </w:r>
          </w:p>
        </w:tc>
        <w:tc>
          <w:tcPr>
            <w:tcW w:w="2248" w:type="dxa"/>
          </w:tcPr>
          <w:p w14:paraId="782D21F1" w14:textId="77777777" w:rsidR="00736FA2" w:rsidRPr="003B7248" w:rsidRDefault="00736FA2" w:rsidP="007B2C5F">
            <w:pPr>
              <w:pStyle w:val="NoSpacing"/>
            </w:pPr>
            <w:r>
              <w:rPr>
                <w:rFonts w:cstheme="minorHAnsi"/>
              </w:rPr>
              <w:t>Remarks (internal)</w:t>
            </w:r>
          </w:p>
        </w:tc>
        <w:tc>
          <w:tcPr>
            <w:tcW w:w="1701" w:type="dxa"/>
          </w:tcPr>
          <w:p w14:paraId="767C1727" w14:textId="77777777" w:rsidR="00736FA2" w:rsidRPr="003B7248" w:rsidRDefault="00736FA2" w:rsidP="007B2C5F">
            <w:pPr>
              <w:pStyle w:val="NoSpacing"/>
            </w:pPr>
            <w:r>
              <w:t>Label</w:t>
            </w:r>
          </w:p>
        </w:tc>
        <w:tc>
          <w:tcPr>
            <w:tcW w:w="2147" w:type="dxa"/>
          </w:tcPr>
          <w:p w14:paraId="11913612" w14:textId="77777777" w:rsidR="00736FA2" w:rsidRPr="003B7248" w:rsidRDefault="00736FA2" w:rsidP="007B2C5F">
            <w:pPr>
              <w:pStyle w:val="NoSpacing"/>
            </w:pPr>
          </w:p>
        </w:tc>
        <w:tc>
          <w:tcPr>
            <w:tcW w:w="3685" w:type="dxa"/>
          </w:tcPr>
          <w:p w14:paraId="0AD4109B" w14:textId="77777777" w:rsidR="00736FA2" w:rsidRPr="003B7248" w:rsidRDefault="00736FA2" w:rsidP="007B2C5F">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736FA2" w:rsidRPr="007C7C7F" w14:paraId="12DB4448" w14:textId="77777777" w:rsidTr="007B2C5F">
        <w:tc>
          <w:tcPr>
            <w:tcW w:w="562" w:type="dxa"/>
          </w:tcPr>
          <w:p w14:paraId="4E7425A5" w14:textId="77777777" w:rsidR="00736FA2" w:rsidRPr="003B7248" w:rsidRDefault="00736FA2" w:rsidP="007B2C5F">
            <w:pPr>
              <w:pStyle w:val="NoSpacing"/>
            </w:pPr>
            <w:r>
              <w:t>18</w:t>
            </w:r>
          </w:p>
        </w:tc>
        <w:tc>
          <w:tcPr>
            <w:tcW w:w="2248" w:type="dxa"/>
          </w:tcPr>
          <w:p w14:paraId="58D511BE" w14:textId="77777777" w:rsidR="00736FA2" w:rsidRPr="003B7248" w:rsidRDefault="00736FA2" w:rsidP="007B2C5F">
            <w:pPr>
              <w:pStyle w:val="NoSpacing"/>
            </w:pPr>
            <w:r>
              <w:t>Next</w:t>
            </w:r>
          </w:p>
        </w:tc>
        <w:tc>
          <w:tcPr>
            <w:tcW w:w="1701" w:type="dxa"/>
          </w:tcPr>
          <w:p w14:paraId="011687F5" w14:textId="77777777" w:rsidR="00736FA2" w:rsidRPr="003B7248" w:rsidRDefault="00736FA2" w:rsidP="007B2C5F">
            <w:pPr>
              <w:pStyle w:val="NoSpacing"/>
            </w:pPr>
            <w:r>
              <w:t>Primary button</w:t>
            </w:r>
          </w:p>
        </w:tc>
        <w:tc>
          <w:tcPr>
            <w:tcW w:w="2147" w:type="dxa"/>
          </w:tcPr>
          <w:p w14:paraId="586A84FD" w14:textId="77777777" w:rsidR="00736FA2" w:rsidRPr="003B7248" w:rsidRDefault="00736FA2" w:rsidP="007B2C5F">
            <w:pPr>
              <w:pStyle w:val="NoSpacing"/>
            </w:pPr>
          </w:p>
        </w:tc>
        <w:tc>
          <w:tcPr>
            <w:tcW w:w="3685" w:type="dxa"/>
          </w:tcPr>
          <w:p w14:paraId="097CC697" w14:textId="4BA52C2F" w:rsidR="00736FA2" w:rsidRPr="003B7248" w:rsidRDefault="00736FA2" w:rsidP="007B2C5F">
            <w:pPr>
              <w:pStyle w:val="NoSpacing"/>
            </w:pPr>
            <w:r>
              <w:t>Displays the Delete Bid Confirmation Prompt.</w:t>
            </w:r>
          </w:p>
        </w:tc>
      </w:tr>
    </w:tbl>
    <w:p w14:paraId="1E2807A2" w14:textId="7AFE4074" w:rsidR="002E4314" w:rsidRPr="00474AFC" w:rsidRDefault="002E4314" w:rsidP="002E4314">
      <w:pPr>
        <w:pStyle w:val="Caption"/>
      </w:pPr>
      <w:r>
        <w:t xml:space="preserve">Table </w:t>
      </w:r>
      <w:r>
        <w:fldChar w:fldCharType="begin"/>
      </w:r>
      <w:r>
        <w:instrText xml:space="preserve"> SEQ Table \* ARABIC </w:instrText>
      </w:r>
      <w:r>
        <w:fldChar w:fldCharType="separate"/>
      </w:r>
      <w:r w:rsidR="00736FA2">
        <w:rPr>
          <w:noProof/>
        </w:rPr>
        <w:t>22</w:t>
      </w:r>
      <w:r>
        <w:fldChar w:fldCharType="end"/>
      </w:r>
      <w:r>
        <w:t xml:space="preserve">: </w:t>
      </w:r>
      <w:r w:rsidR="00CF1BE0">
        <w:t>Delete</w:t>
      </w:r>
      <w:r>
        <w:t xml:space="preserve"> Bid Modal Screen Elements</w:t>
      </w:r>
    </w:p>
    <w:p w14:paraId="00B98D93" w14:textId="42BDD7AD" w:rsidR="002E4314" w:rsidRDefault="00CF1BE0" w:rsidP="002E4314">
      <w:pPr>
        <w:pStyle w:val="Heading3"/>
      </w:pPr>
      <w:bookmarkStart w:id="623" w:name="_Toc216817651"/>
      <w:commentRangeStart w:id="624"/>
      <w:r>
        <w:t>Delete</w:t>
      </w:r>
      <w:r w:rsidR="002E4314">
        <w:t xml:space="preserve"> Bid Confirmation Prompt</w:t>
      </w:r>
      <w:bookmarkEnd w:id="623"/>
      <w:commentRangeEnd w:id="624"/>
      <w:r w:rsidR="006A5298">
        <w:rPr>
          <w:rStyle w:val="CommentReference"/>
          <w:rFonts w:asciiTheme="minorHAnsi" w:eastAsiaTheme="minorHAnsi" w:hAnsiTheme="minorHAnsi" w:cstheme="minorBidi"/>
          <w:b w:val="0"/>
          <w:smallCaps w:val="0"/>
        </w:rPr>
        <w:commentReference w:id="624"/>
      </w:r>
    </w:p>
    <w:p w14:paraId="6978EAF6" w14:textId="77777777" w:rsidR="002E4314" w:rsidRDefault="002E4314" w:rsidP="002E4314">
      <w:pPr>
        <w:pStyle w:val="Heading4"/>
      </w:pPr>
      <w:r>
        <w:t>Wireframe</w:t>
      </w:r>
    </w:p>
    <w:p w14:paraId="3105C920" w14:textId="09F57CCC" w:rsidR="005B7B41" w:rsidRPr="005B7B41" w:rsidRDefault="005B7B41" w:rsidP="005B7B41">
      <w:pPr>
        <w:jc w:val="center"/>
      </w:pPr>
      <w:r>
        <w:rPr>
          <w:noProof/>
        </w:rPr>
        <w:drawing>
          <wp:inline distT="0" distB="0" distL="0" distR="0" wp14:anchorId="2EC4D265" wp14:editId="73CEA02A">
            <wp:extent cx="3597065" cy="3236026"/>
            <wp:effectExtent l="0" t="0" r="3810" b="2540"/>
            <wp:docPr id="102150093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00933" name="Picture 13"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98296" cy="3237134"/>
                    </a:xfrm>
                    <a:prstGeom prst="rect">
                      <a:avLst/>
                    </a:prstGeom>
                    <a:noFill/>
                    <a:ln>
                      <a:noFill/>
                    </a:ln>
                  </pic:spPr>
                </pic:pic>
              </a:graphicData>
            </a:graphic>
          </wp:inline>
        </w:drawing>
      </w:r>
    </w:p>
    <w:p w14:paraId="5EDABFCD" w14:textId="0888BB77" w:rsidR="002E4314" w:rsidRDefault="002E4314" w:rsidP="002E4314">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15</w:t>
      </w:r>
      <w:r w:rsidRPr="00411560">
        <w:fldChar w:fldCharType="end"/>
      </w:r>
      <w:r>
        <w:t>:</w:t>
      </w:r>
      <w:r w:rsidRPr="00411560">
        <w:t xml:space="preserve"> </w:t>
      </w:r>
      <w:r w:rsidR="00CF1BE0">
        <w:t>Delete</w:t>
      </w:r>
      <w:r>
        <w:t xml:space="preserve"> Bid Confirmation Prompt</w:t>
      </w:r>
    </w:p>
    <w:p w14:paraId="08FCF803" w14:textId="77777777" w:rsidR="002E4314" w:rsidRDefault="002E4314" w:rsidP="002E4314">
      <w:pPr>
        <w:pStyle w:val="Heading4"/>
      </w:pPr>
      <w:commentRangeStart w:id="625"/>
      <w:r>
        <w:t>Screen Elements</w:t>
      </w:r>
      <w:commentRangeEnd w:id="625"/>
      <w:r w:rsidR="006A5298">
        <w:rPr>
          <w:rStyle w:val="CommentReference"/>
          <w:rFonts w:eastAsiaTheme="minorHAnsi" w:cstheme="minorBidi"/>
          <w:b w:val="0"/>
          <w:iCs w:val="0"/>
        </w:rPr>
        <w:commentReference w:id="625"/>
      </w:r>
    </w:p>
    <w:tbl>
      <w:tblPr>
        <w:tblStyle w:val="TableGrid"/>
        <w:tblW w:w="0" w:type="auto"/>
        <w:tblLook w:val="04A0" w:firstRow="1" w:lastRow="0" w:firstColumn="1" w:lastColumn="0" w:noHBand="0" w:noVBand="1"/>
      </w:tblPr>
      <w:tblGrid>
        <w:gridCol w:w="562"/>
        <w:gridCol w:w="2248"/>
        <w:gridCol w:w="1701"/>
        <w:gridCol w:w="2147"/>
        <w:gridCol w:w="3685"/>
      </w:tblGrid>
      <w:tr w:rsidR="00E87E34" w:rsidRPr="007C7C7F" w14:paraId="615BB6DF" w14:textId="77777777" w:rsidTr="007B2C5F">
        <w:tc>
          <w:tcPr>
            <w:tcW w:w="562" w:type="dxa"/>
            <w:shd w:val="clear" w:color="auto" w:fill="E7E6E6" w:themeFill="background2"/>
          </w:tcPr>
          <w:p w14:paraId="2C691035" w14:textId="77777777" w:rsidR="00E87E34" w:rsidRPr="007D7B67" w:rsidRDefault="00E87E34" w:rsidP="007B2C5F">
            <w:pPr>
              <w:pStyle w:val="NoSpacing"/>
              <w:jc w:val="center"/>
              <w:rPr>
                <w:b/>
                <w:bCs/>
              </w:rPr>
            </w:pPr>
            <w:r w:rsidRPr="007D7B67">
              <w:rPr>
                <w:rFonts w:cstheme="minorHAnsi"/>
                <w:b/>
                <w:bCs/>
              </w:rPr>
              <w:t>S/N</w:t>
            </w:r>
          </w:p>
        </w:tc>
        <w:tc>
          <w:tcPr>
            <w:tcW w:w="2248" w:type="dxa"/>
            <w:shd w:val="clear" w:color="auto" w:fill="E7E6E6" w:themeFill="background2"/>
          </w:tcPr>
          <w:p w14:paraId="559F7CE5" w14:textId="77777777" w:rsidR="00E87E34" w:rsidRPr="007D7B67" w:rsidRDefault="00E87E34" w:rsidP="007B2C5F">
            <w:pPr>
              <w:pStyle w:val="NoSpacing"/>
              <w:jc w:val="center"/>
              <w:rPr>
                <w:b/>
                <w:bCs/>
              </w:rPr>
            </w:pPr>
            <w:r w:rsidRPr="007D7B67">
              <w:rPr>
                <w:rFonts w:cstheme="minorHAnsi"/>
                <w:b/>
                <w:bCs/>
              </w:rPr>
              <w:t>Name</w:t>
            </w:r>
          </w:p>
        </w:tc>
        <w:tc>
          <w:tcPr>
            <w:tcW w:w="1701" w:type="dxa"/>
            <w:shd w:val="clear" w:color="auto" w:fill="E7E6E6" w:themeFill="background2"/>
          </w:tcPr>
          <w:p w14:paraId="62874D82" w14:textId="77777777" w:rsidR="00E87E34" w:rsidRPr="007D7B67" w:rsidRDefault="00E87E34" w:rsidP="007B2C5F">
            <w:pPr>
              <w:pStyle w:val="TableHeading"/>
              <w:jc w:val="center"/>
              <w:rPr>
                <w:rFonts w:asciiTheme="minorHAnsi" w:hAnsiTheme="minorHAnsi" w:cstheme="minorHAnsi"/>
                <w:bCs/>
              </w:rPr>
            </w:pPr>
            <w:r w:rsidRPr="007D7B67">
              <w:rPr>
                <w:rFonts w:asciiTheme="minorHAnsi" w:hAnsiTheme="minorHAnsi" w:cstheme="minorHAnsi"/>
                <w:bCs/>
              </w:rPr>
              <w:t>Type</w:t>
            </w:r>
          </w:p>
          <w:p w14:paraId="7BB558C7" w14:textId="77777777" w:rsidR="00E87E34" w:rsidRPr="007D7B67" w:rsidRDefault="00E87E34" w:rsidP="007B2C5F">
            <w:pPr>
              <w:pStyle w:val="NoSpacing"/>
              <w:jc w:val="center"/>
              <w:rPr>
                <w:b/>
                <w:bCs/>
              </w:rPr>
            </w:pPr>
            <w:r w:rsidRPr="007D7B67">
              <w:rPr>
                <w:rFonts w:cstheme="minorHAnsi"/>
                <w:b/>
                <w:bCs/>
              </w:rPr>
              <w:t>(Max Length)</w:t>
            </w:r>
          </w:p>
        </w:tc>
        <w:tc>
          <w:tcPr>
            <w:tcW w:w="2147" w:type="dxa"/>
            <w:shd w:val="clear" w:color="auto" w:fill="E7E6E6" w:themeFill="background2"/>
          </w:tcPr>
          <w:p w14:paraId="771BC15A" w14:textId="77777777" w:rsidR="00E87E34" w:rsidRPr="007D7B67" w:rsidRDefault="00E87E34" w:rsidP="007B2C5F">
            <w:pPr>
              <w:pStyle w:val="NoSpacing"/>
              <w:jc w:val="center"/>
              <w:rPr>
                <w:b/>
                <w:bCs/>
              </w:rPr>
            </w:pPr>
            <w:r w:rsidRPr="007D7B67">
              <w:rPr>
                <w:rFonts w:cstheme="minorHAnsi"/>
                <w:b/>
                <w:bCs/>
              </w:rPr>
              <w:t>Validation Rules</w:t>
            </w:r>
          </w:p>
        </w:tc>
        <w:tc>
          <w:tcPr>
            <w:tcW w:w="3685" w:type="dxa"/>
            <w:shd w:val="clear" w:color="auto" w:fill="E7E6E6" w:themeFill="background2"/>
          </w:tcPr>
          <w:p w14:paraId="7ED58BA8" w14:textId="77777777" w:rsidR="00E87E34" w:rsidRPr="007D7B67" w:rsidRDefault="00E87E34" w:rsidP="007B2C5F">
            <w:pPr>
              <w:pStyle w:val="NoSpacing"/>
              <w:jc w:val="center"/>
              <w:rPr>
                <w:rFonts w:cstheme="minorHAnsi"/>
                <w:b/>
                <w:bCs/>
              </w:rPr>
            </w:pPr>
            <w:r>
              <w:rPr>
                <w:rFonts w:cstheme="minorHAnsi"/>
                <w:b/>
                <w:bCs/>
              </w:rPr>
              <w:t>Remarks</w:t>
            </w:r>
          </w:p>
        </w:tc>
      </w:tr>
      <w:tr w:rsidR="00E87E34" w:rsidRPr="007C7C7F" w14:paraId="02CC7306" w14:textId="77777777" w:rsidTr="007B2C5F">
        <w:tc>
          <w:tcPr>
            <w:tcW w:w="562" w:type="dxa"/>
          </w:tcPr>
          <w:p w14:paraId="1683792F" w14:textId="77777777" w:rsidR="00E87E34" w:rsidRPr="003B7248" w:rsidRDefault="00E87E34" w:rsidP="007B2C5F">
            <w:pPr>
              <w:pStyle w:val="NoSpacing"/>
            </w:pPr>
            <w:r w:rsidRPr="003B7248">
              <w:lastRenderedPageBreak/>
              <w:t>1</w:t>
            </w:r>
          </w:p>
        </w:tc>
        <w:tc>
          <w:tcPr>
            <w:tcW w:w="2248" w:type="dxa"/>
          </w:tcPr>
          <w:p w14:paraId="4CCCB054" w14:textId="02E6DEE1" w:rsidR="00E87E34" w:rsidRPr="003B7248" w:rsidRDefault="00DE0C1A" w:rsidP="007B2C5F">
            <w:pPr>
              <w:pStyle w:val="NoSpacing"/>
            </w:pPr>
            <w:ins w:id="626" w:author="Jasmine WL TEO (MAS)" w:date="2025-12-26T17:42:00Z" w16du:dateUtc="2025-12-26T09:42:00Z">
              <w:r>
                <w:t>Issue code . Tenor . Security type  New/reopen . SubType (if applicable)</w:t>
              </w:r>
            </w:ins>
            <w:del w:id="627" w:author="Jasmine WL TEO (MAS)" w:date="2025-12-26T17:42:00Z" w16du:dateUtc="2025-12-26T09:42:00Z">
              <w:r w:rsidR="00E87E34" w:rsidRPr="00734F16">
                <w:rPr>
                  <w:i/>
                  <w:iCs/>
                </w:rPr>
                <w:delText>*Refer to remarks</w:delText>
              </w:r>
            </w:del>
          </w:p>
        </w:tc>
        <w:tc>
          <w:tcPr>
            <w:tcW w:w="1701" w:type="dxa"/>
          </w:tcPr>
          <w:p w14:paraId="63955F74" w14:textId="77777777" w:rsidR="00E87E34" w:rsidRPr="003B7248" w:rsidRDefault="00E87E34" w:rsidP="007B2C5F">
            <w:pPr>
              <w:pStyle w:val="NoSpacing"/>
            </w:pPr>
            <w:r>
              <w:t>Modal title</w:t>
            </w:r>
          </w:p>
        </w:tc>
        <w:tc>
          <w:tcPr>
            <w:tcW w:w="2147" w:type="dxa"/>
          </w:tcPr>
          <w:p w14:paraId="747BD648" w14:textId="77777777" w:rsidR="00E87E34" w:rsidRPr="003B7248" w:rsidRDefault="00E87E34" w:rsidP="007B2C5F">
            <w:pPr>
              <w:pStyle w:val="NoSpacing"/>
            </w:pPr>
          </w:p>
        </w:tc>
        <w:tc>
          <w:tcPr>
            <w:tcW w:w="3685" w:type="dxa"/>
          </w:tcPr>
          <w:p w14:paraId="4DD86CA2" w14:textId="3443A3AE" w:rsidR="00E87E34" w:rsidRPr="003B7248" w:rsidRDefault="00E87E34" w:rsidP="007B2C5F">
            <w:pPr>
              <w:pStyle w:val="NoSpacing"/>
            </w:pPr>
            <w:del w:id="628" w:author="Jasmine WL TEO (MAS)" w:date="2025-12-26T17:42:00Z" w16du:dateUtc="2025-12-26T09:42:00Z">
              <w:r w:rsidRPr="00F43ADB">
                <w:delText xml:space="preserve">Displays the </w:delText>
              </w:r>
              <w:r>
                <w:delText xml:space="preserve">Issue code, Tenor, Security type, New/reopen, </w:delText>
              </w:r>
            </w:del>
            <w:r>
              <w:t xml:space="preserve">e.g. </w:t>
            </w:r>
            <w:r w:rsidRPr="00F43ADB">
              <w:t>"</w:t>
            </w:r>
            <w:r>
              <w:t xml:space="preserve">Delete bid for MD25147Z </w:t>
            </w:r>
            <w:r w:rsidRPr="00F43ADB">
              <w:t xml:space="preserve">· </w:t>
            </w:r>
            <w:r>
              <w:t>4-week</w:t>
            </w:r>
            <w:r w:rsidRPr="00F43ADB">
              <w:t xml:space="preserve"> · </w:t>
            </w:r>
            <w:r>
              <w:t>MAS Bills (New)</w:t>
            </w:r>
            <w:r w:rsidRPr="00F43ADB">
              <w:t>".</w:t>
            </w:r>
          </w:p>
        </w:tc>
      </w:tr>
      <w:tr w:rsidR="00E87E34" w:rsidRPr="007C7C7F" w14:paraId="6BB8C1CE" w14:textId="77777777" w:rsidTr="007B2C5F">
        <w:tc>
          <w:tcPr>
            <w:tcW w:w="562" w:type="dxa"/>
          </w:tcPr>
          <w:p w14:paraId="78655D6E" w14:textId="77777777" w:rsidR="00E87E34" w:rsidRPr="003B7248" w:rsidRDefault="00E87E34" w:rsidP="007B2C5F">
            <w:pPr>
              <w:pStyle w:val="NoSpacing"/>
            </w:pPr>
            <w:r>
              <w:t>2</w:t>
            </w:r>
          </w:p>
        </w:tc>
        <w:tc>
          <w:tcPr>
            <w:tcW w:w="2248" w:type="dxa"/>
          </w:tcPr>
          <w:p w14:paraId="63BE4444" w14:textId="77777777" w:rsidR="00E87E34" w:rsidRPr="00734F16" w:rsidRDefault="00E87E34" w:rsidP="007B2C5F">
            <w:pPr>
              <w:pStyle w:val="NoSpacing"/>
              <w:rPr>
                <w:rFonts w:cstheme="minorHAnsi"/>
              </w:rPr>
            </w:pPr>
            <w:r>
              <w:rPr>
                <w:rFonts w:cstheme="minorHAnsi"/>
              </w:rPr>
              <w:t>Dealer code</w:t>
            </w:r>
          </w:p>
        </w:tc>
        <w:tc>
          <w:tcPr>
            <w:tcW w:w="1701" w:type="dxa"/>
          </w:tcPr>
          <w:p w14:paraId="154DC67D" w14:textId="77777777" w:rsidR="00E87E34" w:rsidRDefault="00E87E34" w:rsidP="007B2C5F">
            <w:pPr>
              <w:pStyle w:val="NoSpacing"/>
            </w:pPr>
            <w:r>
              <w:t>Label</w:t>
            </w:r>
          </w:p>
        </w:tc>
        <w:tc>
          <w:tcPr>
            <w:tcW w:w="2147" w:type="dxa"/>
          </w:tcPr>
          <w:p w14:paraId="63C45E75" w14:textId="77777777" w:rsidR="00E87E34" w:rsidRPr="00C63EA3" w:rsidRDefault="00E87E34" w:rsidP="007B2C5F">
            <w:pPr>
              <w:pStyle w:val="NoSpacing"/>
              <w:rPr>
                <w:u w:val="single"/>
              </w:rPr>
            </w:pPr>
          </w:p>
        </w:tc>
        <w:tc>
          <w:tcPr>
            <w:tcW w:w="3685" w:type="dxa"/>
          </w:tcPr>
          <w:p w14:paraId="7F689F6B" w14:textId="77777777" w:rsidR="00E87E34" w:rsidRPr="003B7248" w:rsidRDefault="00E87E34" w:rsidP="007B2C5F">
            <w:pPr>
              <w:pStyle w:val="NoSpacing"/>
            </w:pPr>
          </w:p>
        </w:tc>
      </w:tr>
      <w:tr w:rsidR="00E87E34" w:rsidRPr="007C7C7F" w14:paraId="166CCD68" w14:textId="77777777" w:rsidTr="007B2C5F">
        <w:tc>
          <w:tcPr>
            <w:tcW w:w="562" w:type="dxa"/>
          </w:tcPr>
          <w:p w14:paraId="29EFF872" w14:textId="77777777" w:rsidR="00E87E34" w:rsidRPr="003B7248" w:rsidRDefault="00E87E34" w:rsidP="007B2C5F">
            <w:pPr>
              <w:pStyle w:val="NoSpacing"/>
            </w:pPr>
            <w:r w:rsidRPr="003B7248">
              <w:t>3</w:t>
            </w:r>
          </w:p>
        </w:tc>
        <w:tc>
          <w:tcPr>
            <w:tcW w:w="2248" w:type="dxa"/>
          </w:tcPr>
          <w:p w14:paraId="761AE396" w14:textId="77777777" w:rsidR="00E87E34" w:rsidRPr="003B7248" w:rsidRDefault="00E87E34" w:rsidP="007B2C5F">
            <w:pPr>
              <w:pStyle w:val="NoSpacing"/>
            </w:pPr>
            <w:r w:rsidRPr="00734F16">
              <w:rPr>
                <w:rFonts w:cstheme="minorHAnsi"/>
              </w:rPr>
              <w:t>Type of applicant</w:t>
            </w:r>
          </w:p>
        </w:tc>
        <w:tc>
          <w:tcPr>
            <w:tcW w:w="1701" w:type="dxa"/>
          </w:tcPr>
          <w:p w14:paraId="0099D7D9" w14:textId="77777777" w:rsidR="00E87E34" w:rsidRPr="003B7248" w:rsidRDefault="00E87E34" w:rsidP="007B2C5F">
            <w:pPr>
              <w:pStyle w:val="NoSpacing"/>
            </w:pPr>
            <w:r>
              <w:t>Label</w:t>
            </w:r>
          </w:p>
        </w:tc>
        <w:tc>
          <w:tcPr>
            <w:tcW w:w="2147" w:type="dxa"/>
          </w:tcPr>
          <w:p w14:paraId="28FA581B" w14:textId="77777777" w:rsidR="00E87E34" w:rsidRPr="003B7248" w:rsidRDefault="00E87E34" w:rsidP="007B2C5F">
            <w:pPr>
              <w:pStyle w:val="NoSpacing"/>
            </w:pPr>
          </w:p>
        </w:tc>
        <w:tc>
          <w:tcPr>
            <w:tcW w:w="3685" w:type="dxa"/>
          </w:tcPr>
          <w:p w14:paraId="2712C719" w14:textId="77777777" w:rsidR="00E87E34" w:rsidRPr="003B7248" w:rsidRDefault="00E87E34" w:rsidP="007B2C5F">
            <w:pPr>
              <w:pStyle w:val="NoSpacing"/>
            </w:pPr>
          </w:p>
        </w:tc>
      </w:tr>
      <w:tr w:rsidR="00E87E34" w:rsidRPr="007C7C7F" w14:paraId="170BA3FB" w14:textId="77777777" w:rsidTr="007B2C5F">
        <w:tc>
          <w:tcPr>
            <w:tcW w:w="562" w:type="dxa"/>
          </w:tcPr>
          <w:p w14:paraId="6710DD44" w14:textId="77777777" w:rsidR="00E87E34" w:rsidRPr="003B7248" w:rsidRDefault="00E87E34" w:rsidP="007B2C5F">
            <w:pPr>
              <w:pStyle w:val="NoSpacing"/>
            </w:pPr>
            <w:r w:rsidRPr="003B7248">
              <w:t>4</w:t>
            </w:r>
          </w:p>
        </w:tc>
        <w:tc>
          <w:tcPr>
            <w:tcW w:w="2248" w:type="dxa"/>
          </w:tcPr>
          <w:p w14:paraId="0D057108" w14:textId="77777777" w:rsidR="00E87E34" w:rsidRPr="003B7248" w:rsidRDefault="00E87E34" w:rsidP="007B2C5F">
            <w:pPr>
              <w:pStyle w:val="NoSpacing"/>
            </w:pPr>
            <w:r w:rsidRPr="00734F16">
              <w:rPr>
                <w:rFonts w:cstheme="minorHAnsi"/>
              </w:rPr>
              <w:t>Name</w:t>
            </w:r>
          </w:p>
        </w:tc>
        <w:tc>
          <w:tcPr>
            <w:tcW w:w="1701" w:type="dxa"/>
          </w:tcPr>
          <w:p w14:paraId="24CDEA51" w14:textId="77777777" w:rsidR="00E87E34" w:rsidRPr="003B7248" w:rsidRDefault="00E87E34" w:rsidP="007B2C5F">
            <w:pPr>
              <w:pStyle w:val="NoSpacing"/>
            </w:pPr>
            <w:r>
              <w:t>Label</w:t>
            </w:r>
          </w:p>
        </w:tc>
        <w:tc>
          <w:tcPr>
            <w:tcW w:w="2147" w:type="dxa"/>
          </w:tcPr>
          <w:p w14:paraId="0AA2F7ED" w14:textId="77777777" w:rsidR="00E87E34" w:rsidRPr="003B7248" w:rsidRDefault="00E87E34" w:rsidP="007B2C5F">
            <w:pPr>
              <w:pStyle w:val="NoSpacing"/>
            </w:pPr>
          </w:p>
        </w:tc>
        <w:tc>
          <w:tcPr>
            <w:tcW w:w="3685" w:type="dxa"/>
          </w:tcPr>
          <w:p w14:paraId="290DF20D" w14:textId="77777777" w:rsidR="00E87E34" w:rsidRPr="003B7248" w:rsidRDefault="00E87E34" w:rsidP="007B2C5F">
            <w:pPr>
              <w:pStyle w:val="NoSpacing"/>
            </w:pPr>
          </w:p>
        </w:tc>
      </w:tr>
      <w:tr w:rsidR="00E87E34" w:rsidRPr="007C7C7F" w14:paraId="4D0595DF" w14:textId="77777777" w:rsidTr="007B2C5F">
        <w:tc>
          <w:tcPr>
            <w:tcW w:w="562" w:type="dxa"/>
          </w:tcPr>
          <w:p w14:paraId="349EA40F" w14:textId="77777777" w:rsidR="00E87E34" w:rsidRPr="003B7248" w:rsidRDefault="00E87E34" w:rsidP="007B2C5F">
            <w:pPr>
              <w:pStyle w:val="NoSpacing"/>
            </w:pPr>
            <w:r w:rsidRPr="003B7248">
              <w:t>5</w:t>
            </w:r>
          </w:p>
        </w:tc>
        <w:tc>
          <w:tcPr>
            <w:tcW w:w="2248" w:type="dxa"/>
          </w:tcPr>
          <w:p w14:paraId="45089F0D" w14:textId="77777777" w:rsidR="00E87E34" w:rsidRPr="003B7248" w:rsidRDefault="00E87E34" w:rsidP="007B2C5F">
            <w:pPr>
              <w:pStyle w:val="NoSpacing"/>
            </w:pPr>
            <w:r w:rsidRPr="00734F16">
              <w:rPr>
                <w:rFonts w:cstheme="minorHAnsi"/>
              </w:rPr>
              <w:t>Settlement bank code</w:t>
            </w:r>
          </w:p>
        </w:tc>
        <w:tc>
          <w:tcPr>
            <w:tcW w:w="1701" w:type="dxa"/>
          </w:tcPr>
          <w:p w14:paraId="76CA9A20" w14:textId="77777777" w:rsidR="00E87E34" w:rsidRPr="003B7248" w:rsidRDefault="00E87E34" w:rsidP="007B2C5F">
            <w:pPr>
              <w:pStyle w:val="NoSpacing"/>
            </w:pPr>
            <w:r>
              <w:t>Label</w:t>
            </w:r>
          </w:p>
        </w:tc>
        <w:tc>
          <w:tcPr>
            <w:tcW w:w="2147" w:type="dxa"/>
          </w:tcPr>
          <w:p w14:paraId="5587A6C0" w14:textId="77777777" w:rsidR="00E87E34" w:rsidRPr="003B7248" w:rsidRDefault="00E87E34" w:rsidP="007B2C5F">
            <w:pPr>
              <w:pStyle w:val="NoSpacing"/>
            </w:pPr>
          </w:p>
        </w:tc>
        <w:tc>
          <w:tcPr>
            <w:tcW w:w="3685" w:type="dxa"/>
          </w:tcPr>
          <w:p w14:paraId="5014E798" w14:textId="77777777" w:rsidR="00E87E34" w:rsidRPr="003B7248" w:rsidRDefault="00E87E34" w:rsidP="007B2C5F">
            <w:pPr>
              <w:pStyle w:val="NoSpacing"/>
            </w:pPr>
          </w:p>
        </w:tc>
      </w:tr>
      <w:tr w:rsidR="00E87E34" w:rsidRPr="007C7C7F" w14:paraId="66934572" w14:textId="77777777" w:rsidTr="007B2C5F">
        <w:tc>
          <w:tcPr>
            <w:tcW w:w="562" w:type="dxa"/>
          </w:tcPr>
          <w:p w14:paraId="6A537C2D" w14:textId="77777777" w:rsidR="00E87E34" w:rsidRPr="003B7248" w:rsidRDefault="00E87E34" w:rsidP="007B2C5F">
            <w:pPr>
              <w:pStyle w:val="NoSpacing"/>
            </w:pPr>
            <w:r>
              <w:t>6</w:t>
            </w:r>
          </w:p>
        </w:tc>
        <w:tc>
          <w:tcPr>
            <w:tcW w:w="2248" w:type="dxa"/>
          </w:tcPr>
          <w:p w14:paraId="1FCFC755" w14:textId="77777777" w:rsidR="00E87E34" w:rsidRPr="003B7248" w:rsidRDefault="00E87E34" w:rsidP="007B2C5F">
            <w:pPr>
              <w:pStyle w:val="NoSpacing"/>
            </w:pPr>
            <w:r w:rsidRPr="00734F16">
              <w:rPr>
                <w:rFonts w:cstheme="minorHAnsi"/>
              </w:rPr>
              <w:t>Custody code</w:t>
            </w:r>
          </w:p>
        </w:tc>
        <w:tc>
          <w:tcPr>
            <w:tcW w:w="1701" w:type="dxa"/>
          </w:tcPr>
          <w:p w14:paraId="011EBA76" w14:textId="77777777" w:rsidR="00E87E34" w:rsidRPr="003B7248" w:rsidRDefault="00E87E34" w:rsidP="007B2C5F">
            <w:pPr>
              <w:pStyle w:val="NoSpacing"/>
            </w:pPr>
            <w:r>
              <w:t>Label</w:t>
            </w:r>
          </w:p>
        </w:tc>
        <w:tc>
          <w:tcPr>
            <w:tcW w:w="2147" w:type="dxa"/>
          </w:tcPr>
          <w:p w14:paraId="12E3E549" w14:textId="77777777" w:rsidR="00E87E34" w:rsidRPr="003B7248" w:rsidRDefault="00E87E34" w:rsidP="007B2C5F">
            <w:pPr>
              <w:pStyle w:val="NoSpacing"/>
            </w:pPr>
          </w:p>
        </w:tc>
        <w:tc>
          <w:tcPr>
            <w:tcW w:w="3685" w:type="dxa"/>
          </w:tcPr>
          <w:p w14:paraId="4BDFDFA3" w14:textId="77777777" w:rsidR="00E87E34" w:rsidRPr="003B7248" w:rsidRDefault="00E87E34" w:rsidP="007B2C5F">
            <w:pPr>
              <w:pStyle w:val="NoSpacing"/>
            </w:pPr>
          </w:p>
        </w:tc>
      </w:tr>
      <w:tr w:rsidR="00E87E34" w:rsidRPr="007C7C7F" w14:paraId="47F758A9" w14:textId="77777777" w:rsidTr="007B2C5F">
        <w:tc>
          <w:tcPr>
            <w:tcW w:w="562" w:type="dxa"/>
          </w:tcPr>
          <w:p w14:paraId="3ADC04AD" w14:textId="77777777" w:rsidR="00E87E34" w:rsidRDefault="00E87E34" w:rsidP="007B2C5F">
            <w:pPr>
              <w:pStyle w:val="NoSpacing"/>
            </w:pPr>
            <w:r>
              <w:t>7</w:t>
            </w:r>
          </w:p>
        </w:tc>
        <w:tc>
          <w:tcPr>
            <w:tcW w:w="2248" w:type="dxa"/>
          </w:tcPr>
          <w:p w14:paraId="25AC27A8" w14:textId="77777777" w:rsidR="00E87E34" w:rsidRPr="00734F16" w:rsidRDefault="00E87E34" w:rsidP="007B2C5F">
            <w:pPr>
              <w:pStyle w:val="NoSpacing"/>
              <w:rPr>
                <w:rFonts w:cstheme="minorHAnsi"/>
              </w:rPr>
            </w:pPr>
            <w:r>
              <w:rPr>
                <w:rFonts w:ascii="Calibri" w:hAnsi="Calibri" w:cs="Calibri"/>
              </w:rPr>
              <w:t>NRIC/Passport no.</w:t>
            </w:r>
          </w:p>
        </w:tc>
        <w:tc>
          <w:tcPr>
            <w:tcW w:w="1701" w:type="dxa"/>
          </w:tcPr>
          <w:p w14:paraId="587A2475" w14:textId="77777777" w:rsidR="00E87E34" w:rsidRDefault="00E87E34" w:rsidP="007B2C5F">
            <w:pPr>
              <w:pStyle w:val="NoSpacing"/>
            </w:pPr>
            <w:r>
              <w:t>Label</w:t>
            </w:r>
          </w:p>
        </w:tc>
        <w:tc>
          <w:tcPr>
            <w:tcW w:w="2147" w:type="dxa"/>
          </w:tcPr>
          <w:p w14:paraId="60D580D5" w14:textId="77777777" w:rsidR="00E87E34" w:rsidRPr="00C63EA3" w:rsidRDefault="00E87E34" w:rsidP="007B2C5F">
            <w:pPr>
              <w:pStyle w:val="NoSpacing"/>
              <w:rPr>
                <w:u w:val="single"/>
              </w:rPr>
            </w:pPr>
          </w:p>
        </w:tc>
        <w:tc>
          <w:tcPr>
            <w:tcW w:w="3685" w:type="dxa"/>
          </w:tcPr>
          <w:p w14:paraId="79BC4D88" w14:textId="77777777" w:rsidR="00E87E34" w:rsidRDefault="00E87E34" w:rsidP="007B2C5F">
            <w:pPr>
              <w:pStyle w:val="NoSpacing"/>
            </w:pPr>
          </w:p>
        </w:tc>
      </w:tr>
      <w:tr w:rsidR="00E87E34" w:rsidRPr="007C7C7F" w14:paraId="57F06072" w14:textId="77777777" w:rsidTr="007B2C5F">
        <w:tc>
          <w:tcPr>
            <w:tcW w:w="562" w:type="dxa"/>
          </w:tcPr>
          <w:p w14:paraId="771127C7" w14:textId="77777777" w:rsidR="00E87E34" w:rsidRDefault="00E87E34" w:rsidP="007B2C5F">
            <w:pPr>
              <w:pStyle w:val="NoSpacing"/>
            </w:pPr>
            <w:r>
              <w:t>8</w:t>
            </w:r>
          </w:p>
        </w:tc>
        <w:tc>
          <w:tcPr>
            <w:tcW w:w="2248" w:type="dxa"/>
          </w:tcPr>
          <w:p w14:paraId="682FFC12" w14:textId="77777777" w:rsidR="00E87E34" w:rsidRPr="00734F16" w:rsidRDefault="00E87E34" w:rsidP="007B2C5F">
            <w:pPr>
              <w:pStyle w:val="NoSpacing"/>
              <w:rPr>
                <w:rFonts w:cstheme="minorHAnsi"/>
              </w:rPr>
            </w:pPr>
            <w:r>
              <w:rPr>
                <w:rFonts w:ascii="Calibri" w:hAnsi="Calibri" w:cs="Calibri"/>
              </w:rPr>
              <w:t>Applicant name</w:t>
            </w:r>
          </w:p>
        </w:tc>
        <w:tc>
          <w:tcPr>
            <w:tcW w:w="1701" w:type="dxa"/>
          </w:tcPr>
          <w:p w14:paraId="13E62545" w14:textId="77777777" w:rsidR="00E87E34" w:rsidRDefault="00E87E34" w:rsidP="007B2C5F">
            <w:pPr>
              <w:pStyle w:val="NoSpacing"/>
            </w:pPr>
            <w:r>
              <w:t>Label</w:t>
            </w:r>
          </w:p>
        </w:tc>
        <w:tc>
          <w:tcPr>
            <w:tcW w:w="2147" w:type="dxa"/>
          </w:tcPr>
          <w:p w14:paraId="7F307CAA" w14:textId="77777777" w:rsidR="00E87E34" w:rsidRPr="00C63EA3" w:rsidRDefault="00E87E34" w:rsidP="007B2C5F">
            <w:pPr>
              <w:pStyle w:val="NoSpacing"/>
              <w:rPr>
                <w:u w:val="single"/>
              </w:rPr>
            </w:pPr>
          </w:p>
        </w:tc>
        <w:tc>
          <w:tcPr>
            <w:tcW w:w="3685" w:type="dxa"/>
          </w:tcPr>
          <w:p w14:paraId="022B733B" w14:textId="77777777" w:rsidR="00E87E34" w:rsidRDefault="00E87E34" w:rsidP="007B2C5F">
            <w:pPr>
              <w:pStyle w:val="NoSpacing"/>
            </w:pPr>
          </w:p>
        </w:tc>
      </w:tr>
      <w:tr w:rsidR="00E87E34" w:rsidRPr="007C7C7F" w14:paraId="77813C3E" w14:textId="77777777" w:rsidTr="007B2C5F">
        <w:tc>
          <w:tcPr>
            <w:tcW w:w="562" w:type="dxa"/>
          </w:tcPr>
          <w:p w14:paraId="3BB0D03B" w14:textId="77777777" w:rsidR="00E87E34" w:rsidRDefault="00E87E34" w:rsidP="007B2C5F">
            <w:pPr>
              <w:pStyle w:val="NoSpacing"/>
            </w:pPr>
            <w:r>
              <w:t>9</w:t>
            </w:r>
          </w:p>
        </w:tc>
        <w:tc>
          <w:tcPr>
            <w:tcW w:w="2248" w:type="dxa"/>
          </w:tcPr>
          <w:p w14:paraId="0931379C" w14:textId="77777777" w:rsidR="00E87E34" w:rsidRPr="00734F16" w:rsidRDefault="00E87E34" w:rsidP="007B2C5F">
            <w:pPr>
              <w:pStyle w:val="NoSpacing"/>
              <w:rPr>
                <w:rFonts w:cstheme="minorHAnsi"/>
              </w:rPr>
            </w:pPr>
            <w:r>
              <w:rPr>
                <w:rFonts w:ascii="Calibri" w:hAnsi="Calibri" w:cs="Calibri"/>
              </w:rPr>
              <w:t>Nationality</w:t>
            </w:r>
          </w:p>
        </w:tc>
        <w:tc>
          <w:tcPr>
            <w:tcW w:w="1701" w:type="dxa"/>
          </w:tcPr>
          <w:p w14:paraId="402F1CC9" w14:textId="77777777" w:rsidR="00E87E34" w:rsidRDefault="00E87E34" w:rsidP="007B2C5F">
            <w:pPr>
              <w:pStyle w:val="NoSpacing"/>
            </w:pPr>
            <w:r>
              <w:t>Label</w:t>
            </w:r>
          </w:p>
        </w:tc>
        <w:tc>
          <w:tcPr>
            <w:tcW w:w="2147" w:type="dxa"/>
          </w:tcPr>
          <w:p w14:paraId="6A701EF0" w14:textId="77777777" w:rsidR="00E87E34" w:rsidRPr="00C63EA3" w:rsidRDefault="00E87E34" w:rsidP="007B2C5F">
            <w:pPr>
              <w:pStyle w:val="NoSpacing"/>
              <w:rPr>
                <w:u w:val="single"/>
              </w:rPr>
            </w:pPr>
          </w:p>
        </w:tc>
        <w:tc>
          <w:tcPr>
            <w:tcW w:w="3685" w:type="dxa"/>
          </w:tcPr>
          <w:p w14:paraId="6A5FC7CF" w14:textId="77777777" w:rsidR="00E87E34" w:rsidRDefault="00E87E34" w:rsidP="007B2C5F">
            <w:pPr>
              <w:pStyle w:val="NoSpacing"/>
            </w:pPr>
          </w:p>
        </w:tc>
      </w:tr>
      <w:tr w:rsidR="00E87E34" w:rsidRPr="007C7C7F" w14:paraId="741D801F" w14:textId="77777777" w:rsidTr="007B2C5F">
        <w:tc>
          <w:tcPr>
            <w:tcW w:w="562" w:type="dxa"/>
          </w:tcPr>
          <w:p w14:paraId="33F113E1" w14:textId="77777777" w:rsidR="00E87E34" w:rsidRDefault="00E87E34" w:rsidP="007B2C5F">
            <w:pPr>
              <w:pStyle w:val="NoSpacing"/>
            </w:pPr>
            <w:r>
              <w:t>10</w:t>
            </w:r>
          </w:p>
        </w:tc>
        <w:tc>
          <w:tcPr>
            <w:tcW w:w="2248" w:type="dxa"/>
          </w:tcPr>
          <w:p w14:paraId="4294743B" w14:textId="77777777" w:rsidR="00E87E34" w:rsidRPr="00734F16" w:rsidRDefault="00E87E34" w:rsidP="007B2C5F">
            <w:pPr>
              <w:pStyle w:val="NoSpacing"/>
              <w:rPr>
                <w:rFonts w:cstheme="minorHAnsi"/>
              </w:rPr>
            </w:pPr>
            <w:r>
              <w:rPr>
                <w:rFonts w:ascii="Calibri" w:hAnsi="Calibri" w:cs="Calibri"/>
              </w:rPr>
              <w:t>Application type</w:t>
            </w:r>
          </w:p>
        </w:tc>
        <w:tc>
          <w:tcPr>
            <w:tcW w:w="1701" w:type="dxa"/>
          </w:tcPr>
          <w:p w14:paraId="543BDEF0" w14:textId="77777777" w:rsidR="00E87E34" w:rsidRDefault="00E87E34" w:rsidP="007B2C5F">
            <w:pPr>
              <w:pStyle w:val="NoSpacing"/>
            </w:pPr>
            <w:r>
              <w:t>Label</w:t>
            </w:r>
          </w:p>
        </w:tc>
        <w:tc>
          <w:tcPr>
            <w:tcW w:w="2147" w:type="dxa"/>
          </w:tcPr>
          <w:p w14:paraId="17E47F6C" w14:textId="77777777" w:rsidR="00E87E34" w:rsidRPr="00C63EA3" w:rsidRDefault="00E87E34" w:rsidP="007B2C5F">
            <w:pPr>
              <w:pStyle w:val="NoSpacing"/>
              <w:rPr>
                <w:u w:val="single"/>
              </w:rPr>
            </w:pPr>
          </w:p>
        </w:tc>
        <w:tc>
          <w:tcPr>
            <w:tcW w:w="3685" w:type="dxa"/>
          </w:tcPr>
          <w:p w14:paraId="33F90ABB" w14:textId="77777777" w:rsidR="00E87E34" w:rsidRDefault="00E87E34" w:rsidP="007B2C5F">
            <w:pPr>
              <w:pStyle w:val="NoSpacing"/>
            </w:pPr>
          </w:p>
        </w:tc>
      </w:tr>
      <w:tr w:rsidR="00E87E34" w:rsidRPr="007C7C7F" w14:paraId="1DF44D4C" w14:textId="77777777" w:rsidTr="007B2C5F">
        <w:tc>
          <w:tcPr>
            <w:tcW w:w="562" w:type="dxa"/>
          </w:tcPr>
          <w:p w14:paraId="2AC91D73" w14:textId="77777777" w:rsidR="00E87E34" w:rsidRDefault="00E87E34" w:rsidP="007B2C5F">
            <w:pPr>
              <w:pStyle w:val="NoSpacing"/>
            </w:pPr>
            <w:r>
              <w:t>11</w:t>
            </w:r>
          </w:p>
        </w:tc>
        <w:tc>
          <w:tcPr>
            <w:tcW w:w="2248" w:type="dxa"/>
          </w:tcPr>
          <w:p w14:paraId="007B85BF" w14:textId="77777777" w:rsidR="00E87E34" w:rsidRPr="00734F16" w:rsidRDefault="00E87E34" w:rsidP="007B2C5F">
            <w:pPr>
              <w:pStyle w:val="NoSpacing"/>
              <w:rPr>
                <w:rFonts w:cstheme="minorHAnsi"/>
              </w:rPr>
            </w:pPr>
            <w:r>
              <w:rPr>
                <w:rFonts w:ascii="Calibri" w:hAnsi="Calibri" w:cs="Calibri"/>
              </w:rPr>
              <w:t>CDP account no.</w:t>
            </w:r>
          </w:p>
        </w:tc>
        <w:tc>
          <w:tcPr>
            <w:tcW w:w="1701" w:type="dxa"/>
          </w:tcPr>
          <w:p w14:paraId="1DC69002" w14:textId="77777777" w:rsidR="00E87E34" w:rsidRDefault="00E87E34" w:rsidP="007B2C5F">
            <w:pPr>
              <w:pStyle w:val="NoSpacing"/>
            </w:pPr>
            <w:r>
              <w:t>Label</w:t>
            </w:r>
          </w:p>
        </w:tc>
        <w:tc>
          <w:tcPr>
            <w:tcW w:w="2147" w:type="dxa"/>
          </w:tcPr>
          <w:p w14:paraId="658F693A" w14:textId="77777777" w:rsidR="00E87E34" w:rsidRPr="00C63EA3" w:rsidRDefault="00E87E34" w:rsidP="007B2C5F">
            <w:pPr>
              <w:pStyle w:val="NoSpacing"/>
              <w:rPr>
                <w:u w:val="single"/>
              </w:rPr>
            </w:pPr>
          </w:p>
        </w:tc>
        <w:tc>
          <w:tcPr>
            <w:tcW w:w="3685" w:type="dxa"/>
          </w:tcPr>
          <w:p w14:paraId="49C4CCDE" w14:textId="77777777" w:rsidR="00E87E34" w:rsidRDefault="00E87E34" w:rsidP="007B2C5F">
            <w:pPr>
              <w:pStyle w:val="NoSpacing"/>
            </w:pPr>
          </w:p>
        </w:tc>
      </w:tr>
      <w:tr w:rsidR="00E87E34" w:rsidRPr="007C7C7F" w14:paraId="347BB539" w14:textId="77777777" w:rsidTr="007B2C5F">
        <w:tc>
          <w:tcPr>
            <w:tcW w:w="562" w:type="dxa"/>
          </w:tcPr>
          <w:p w14:paraId="40461E9F" w14:textId="77777777" w:rsidR="00E87E34" w:rsidRDefault="00E87E34" w:rsidP="007B2C5F">
            <w:pPr>
              <w:pStyle w:val="NoSpacing"/>
            </w:pPr>
            <w:r>
              <w:t>12</w:t>
            </w:r>
          </w:p>
        </w:tc>
        <w:tc>
          <w:tcPr>
            <w:tcW w:w="2248" w:type="dxa"/>
          </w:tcPr>
          <w:p w14:paraId="5D119493" w14:textId="77777777" w:rsidR="00E87E34" w:rsidRPr="00734F16" w:rsidRDefault="00E87E34" w:rsidP="007B2C5F">
            <w:pPr>
              <w:pStyle w:val="NoSpacing"/>
              <w:rPr>
                <w:rFonts w:cstheme="minorHAnsi"/>
              </w:rPr>
            </w:pPr>
            <w:r>
              <w:rPr>
                <w:rFonts w:ascii="Calibri" w:hAnsi="Calibri" w:cs="Calibri"/>
              </w:rPr>
              <w:t>CPF/SRS account no.</w:t>
            </w:r>
          </w:p>
        </w:tc>
        <w:tc>
          <w:tcPr>
            <w:tcW w:w="1701" w:type="dxa"/>
          </w:tcPr>
          <w:p w14:paraId="067DAAF1" w14:textId="77777777" w:rsidR="00E87E34" w:rsidRDefault="00E87E34" w:rsidP="007B2C5F">
            <w:pPr>
              <w:pStyle w:val="NoSpacing"/>
            </w:pPr>
            <w:r>
              <w:t>Label</w:t>
            </w:r>
          </w:p>
        </w:tc>
        <w:tc>
          <w:tcPr>
            <w:tcW w:w="2147" w:type="dxa"/>
          </w:tcPr>
          <w:p w14:paraId="1E13835E" w14:textId="77777777" w:rsidR="00E87E34" w:rsidRPr="00C63EA3" w:rsidRDefault="00E87E34" w:rsidP="007B2C5F">
            <w:pPr>
              <w:pStyle w:val="NoSpacing"/>
              <w:rPr>
                <w:u w:val="single"/>
              </w:rPr>
            </w:pPr>
          </w:p>
        </w:tc>
        <w:tc>
          <w:tcPr>
            <w:tcW w:w="3685" w:type="dxa"/>
          </w:tcPr>
          <w:p w14:paraId="6DA3803E" w14:textId="77777777" w:rsidR="00E87E34" w:rsidRDefault="00E87E34" w:rsidP="007B2C5F">
            <w:pPr>
              <w:pStyle w:val="NoSpacing"/>
            </w:pPr>
          </w:p>
        </w:tc>
      </w:tr>
      <w:tr w:rsidR="00E87E34" w:rsidRPr="007C7C7F" w14:paraId="6EFF8827" w14:textId="77777777" w:rsidTr="007B2C5F">
        <w:tc>
          <w:tcPr>
            <w:tcW w:w="562" w:type="dxa"/>
          </w:tcPr>
          <w:p w14:paraId="08E4185D" w14:textId="77777777" w:rsidR="00E87E34" w:rsidRPr="003B7248" w:rsidRDefault="00E87E34" w:rsidP="007B2C5F">
            <w:pPr>
              <w:pStyle w:val="NoSpacing"/>
            </w:pPr>
            <w:r>
              <w:t>13</w:t>
            </w:r>
          </w:p>
        </w:tc>
        <w:tc>
          <w:tcPr>
            <w:tcW w:w="2248" w:type="dxa"/>
          </w:tcPr>
          <w:p w14:paraId="3187544B" w14:textId="77777777" w:rsidR="00E87E34" w:rsidRPr="003B7248" w:rsidRDefault="00E87E34" w:rsidP="007B2C5F">
            <w:pPr>
              <w:pStyle w:val="NoSpacing"/>
            </w:pPr>
            <w:r>
              <w:rPr>
                <w:rFonts w:cstheme="minorHAnsi"/>
              </w:rPr>
              <w:t>Bank ref. no.</w:t>
            </w:r>
          </w:p>
        </w:tc>
        <w:tc>
          <w:tcPr>
            <w:tcW w:w="1701" w:type="dxa"/>
          </w:tcPr>
          <w:p w14:paraId="2FB9970A" w14:textId="77777777" w:rsidR="00E87E34" w:rsidRPr="003B7248" w:rsidRDefault="00E87E34" w:rsidP="007B2C5F">
            <w:pPr>
              <w:pStyle w:val="NoSpacing"/>
            </w:pPr>
            <w:r>
              <w:t>Label</w:t>
            </w:r>
          </w:p>
        </w:tc>
        <w:tc>
          <w:tcPr>
            <w:tcW w:w="2147" w:type="dxa"/>
          </w:tcPr>
          <w:p w14:paraId="7DE433A5" w14:textId="77777777" w:rsidR="00E87E34" w:rsidRPr="003B7248" w:rsidRDefault="00E87E34" w:rsidP="007B2C5F">
            <w:pPr>
              <w:pStyle w:val="NoSpacing"/>
            </w:pPr>
          </w:p>
        </w:tc>
        <w:tc>
          <w:tcPr>
            <w:tcW w:w="3685" w:type="dxa"/>
          </w:tcPr>
          <w:p w14:paraId="369E390D" w14:textId="77777777" w:rsidR="00E87E34" w:rsidRPr="003B7248" w:rsidRDefault="00E87E34" w:rsidP="007B2C5F">
            <w:pPr>
              <w:pStyle w:val="NoSpacing"/>
            </w:pPr>
          </w:p>
        </w:tc>
      </w:tr>
      <w:tr w:rsidR="00E87E34" w:rsidRPr="007C7C7F" w14:paraId="0BB1E3F0" w14:textId="77777777" w:rsidTr="007B2C5F">
        <w:tc>
          <w:tcPr>
            <w:tcW w:w="562" w:type="dxa"/>
          </w:tcPr>
          <w:p w14:paraId="5C17379A" w14:textId="77777777" w:rsidR="00E87E34" w:rsidRPr="003B7248" w:rsidRDefault="00E87E34" w:rsidP="007B2C5F">
            <w:pPr>
              <w:pStyle w:val="NoSpacing"/>
            </w:pPr>
            <w:r>
              <w:t>14</w:t>
            </w:r>
          </w:p>
        </w:tc>
        <w:tc>
          <w:tcPr>
            <w:tcW w:w="2248" w:type="dxa"/>
          </w:tcPr>
          <w:p w14:paraId="01BCFD78" w14:textId="77777777" w:rsidR="00E87E34" w:rsidRPr="003B7248" w:rsidRDefault="00E87E34" w:rsidP="007B2C5F">
            <w:pPr>
              <w:pStyle w:val="NoSpacing"/>
            </w:pPr>
            <w:r>
              <w:rPr>
                <w:rFonts w:cstheme="minorHAnsi"/>
              </w:rPr>
              <w:t>Nominal amount ($)</w:t>
            </w:r>
          </w:p>
        </w:tc>
        <w:tc>
          <w:tcPr>
            <w:tcW w:w="1701" w:type="dxa"/>
          </w:tcPr>
          <w:p w14:paraId="4A5494FF" w14:textId="77777777" w:rsidR="00E87E34" w:rsidRPr="003B7248" w:rsidRDefault="00E87E34" w:rsidP="007B2C5F">
            <w:pPr>
              <w:pStyle w:val="NoSpacing"/>
            </w:pPr>
            <w:r>
              <w:t>Label</w:t>
            </w:r>
          </w:p>
        </w:tc>
        <w:tc>
          <w:tcPr>
            <w:tcW w:w="2147" w:type="dxa"/>
          </w:tcPr>
          <w:p w14:paraId="29E4E184" w14:textId="77777777" w:rsidR="00E87E34" w:rsidRPr="003B7248" w:rsidRDefault="00E87E34" w:rsidP="007B2C5F">
            <w:pPr>
              <w:pStyle w:val="NoSpacing"/>
            </w:pPr>
          </w:p>
        </w:tc>
        <w:tc>
          <w:tcPr>
            <w:tcW w:w="3685" w:type="dxa"/>
          </w:tcPr>
          <w:p w14:paraId="4CAC5E7E" w14:textId="77777777" w:rsidR="00E87E34" w:rsidRPr="003B7248" w:rsidRDefault="00E87E34" w:rsidP="007B2C5F">
            <w:pPr>
              <w:pStyle w:val="NoSpacing"/>
            </w:pPr>
          </w:p>
        </w:tc>
      </w:tr>
      <w:tr w:rsidR="00E87E34" w:rsidRPr="007C7C7F" w14:paraId="1195E55E" w14:textId="77777777" w:rsidTr="007B2C5F">
        <w:tc>
          <w:tcPr>
            <w:tcW w:w="562" w:type="dxa"/>
          </w:tcPr>
          <w:p w14:paraId="428231B3" w14:textId="77777777" w:rsidR="00E87E34" w:rsidRPr="003B7248" w:rsidRDefault="00E87E34" w:rsidP="007B2C5F">
            <w:pPr>
              <w:pStyle w:val="NoSpacing"/>
            </w:pPr>
            <w:r>
              <w:t>15</w:t>
            </w:r>
          </w:p>
        </w:tc>
        <w:tc>
          <w:tcPr>
            <w:tcW w:w="2248" w:type="dxa"/>
          </w:tcPr>
          <w:p w14:paraId="17B96CC2" w14:textId="77777777" w:rsidR="00E87E34" w:rsidRPr="003B7248" w:rsidRDefault="00E87E34" w:rsidP="007B2C5F">
            <w:pPr>
              <w:pStyle w:val="NoSpacing"/>
            </w:pPr>
            <w:r>
              <w:rPr>
                <w:rFonts w:cstheme="minorHAnsi"/>
              </w:rPr>
              <w:t>Competitive</w:t>
            </w:r>
          </w:p>
        </w:tc>
        <w:tc>
          <w:tcPr>
            <w:tcW w:w="1701" w:type="dxa"/>
          </w:tcPr>
          <w:p w14:paraId="3F8E01F4" w14:textId="77777777" w:rsidR="00E87E34" w:rsidRPr="003B7248" w:rsidRDefault="00E87E34" w:rsidP="007B2C5F">
            <w:pPr>
              <w:pStyle w:val="NoSpacing"/>
            </w:pPr>
            <w:r>
              <w:t>Label</w:t>
            </w:r>
          </w:p>
        </w:tc>
        <w:tc>
          <w:tcPr>
            <w:tcW w:w="2147" w:type="dxa"/>
          </w:tcPr>
          <w:p w14:paraId="45EDBF50" w14:textId="77777777" w:rsidR="00E87E34" w:rsidRPr="003B7248" w:rsidRDefault="00E87E34" w:rsidP="007B2C5F">
            <w:pPr>
              <w:pStyle w:val="NoSpacing"/>
            </w:pPr>
          </w:p>
        </w:tc>
        <w:tc>
          <w:tcPr>
            <w:tcW w:w="3685" w:type="dxa"/>
          </w:tcPr>
          <w:p w14:paraId="4CD13974" w14:textId="77777777" w:rsidR="00E87E34" w:rsidRPr="003B7248" w:rsidRDefault="00E87E34" w:rsidP="007B2C5F">
            <w:pPr>
              <w:pStyle w:val="NoSpacing"/>
            </w:pPr>
          </w:p>
        </w:tc>
      </w:tr>
      <w:tr w:rsidR="00E87E34" w:rsidRPr="007C7C7F" w14:paraId="681A28E4" w14:textId="77777777" w:rsidTr="007B2C5F">
        <w:tc>
          <w:tcPr>
            <w:tcW w:w="562" w:type="dxa"/>
          </w:tcPr>
          <w:p w14:paraId="3E8D12E7" w14:textId="77777777" w:rsidR="00E87E34" w:rsidRPr="003B7248" w:rsidRDefault="00E87E34" w:rsidP="007B2C5F">
            <w:pPr>
              <w:pStyle w:val="NoSpacing"/>
            </w:pPr>
            <w:r>
              <w:t>16</w:t>
            </w:r>
          </w:p>
        </w:tc>
        <w:tc>
          <w:tcPr>
            <w:tcW w:w="2248" w:type="dxa"/>
          </w:tcPr>
          <w:p w14:paraId="451AF3E5" w14:textId="77777777" w:rsidR="00E87E34" w:rsidRPr="003B7248" w:rsidRDefault="00E87E34" w:rsidP="007B2C5F">
            <w:pPr>
              <w:pStyle w:val="NoSpacing"/>
            </w:pPr>
            <w:r>
              <w:rPr>
                <w:rFonts w:cstheme="minorHAnsi"/>
              </w:rPr>
              <w:t>Yield (%)</w:t>
            </w:r>
          </w:p>
        </w:tc>
        <w:tc>
          <w:tcPr>
            <w:tcW w:w="1701" w:type="dxa"/>
          </w:tcPr>
          <w:p w14:paraId="360B7913" w14:textId="77777777" w:rsidR="00E87E34" w:rsidRPr="003B7248" w:rsidRDefault="00E87E34" w:rsidP="007B2C5F">
            <w:pPr>
              <w:pStyle w:val="NoSpacing"/>
            </w:pPr>
            <w:r>
              <w:t>Label</w:t>
            </w:r>
          </w:p>
        </w:tc>
        <w:tc>
          <w:tcPr>
            <w:tcW w:w="2147" w:type="dxa"/>
          </w:tcPr>
          <w:p w14:paraId="7130A26B" w14:textId="77777777" w:rsidR="00E87E34" w:rsidRPr="003B7248" w:rsidRDefault="00E87E34" w:rsidP="007B2C5F">
            <w:pPr>
              <w:pStyle w:val="NoSpacing"/>
            </w:pPr>
          </w:p>
        </w:tc>
        <w:tc>
          <w:tcPr>
            <w:tcW w:w="3685" w:type="dxa"/>
          </w:tcPr>
          <w:p w14:paraId="71D3DEE0" w14:textId="77777777" w:rsidR="00E87E34" w:rsidRPr="003B7248" w:rsidRDefault="00E87E34" w:rsidP="007B2C5F">
            <w:pPr>
              <w:pStyle w:val="NoSpacing"/>
            </w:pPr>
          </w:p>
        </w:tc>
      </w:tr>
      <w:tr w:rsidR="00E87E34" w:rsidRPr="007C7C7F" w14:paraId="7FF1E5CB" w14:textId="77777777" w:rsidTr="007B2C5F">
        <w:tc>
          <w:tcPr>
            <w:tcW w:w="562" w:type="dxa"/>
          </w:tcPr>
          <w:p w14:paraId="4E9F93DC" w14:textId="77777777" w:rsidR="00E87E34" w:rsidRPr="003B7248" w:rsidRDefault="00E87E34" w:rsidP="007B2C5F">
            <w:pPr>
              <w:pStyle w:val="NoSpacing"/>
            </w:pPr>
            <w:r>
              <w:t>17</w:t>
            </w:r>
          </w:p>
        </w:tc>
        <w:tc>
          <w:tcPr>
            <w:tcW w:w="2248" w:type="dxa"/>
          </w:tcPr>
          <w:p w14:paraId="5AF84160" w14:textId="77777777" w:rsidR="00E87E34" w:rsidRPr="003B7248" w:rsidRDefault="00E87E34" w:rsidP="007B2C5F">
            <w:pPr>
              <w:pStyle w:val="NoSpacing"/>
            </w:pPr>
            <w:r>
              <w:rPr>
                <w:rFonts w:cstheme="minorHAnsi"/>
              </w:rPr>
              <w:t>Remarks (internal)</w:t>
            </w:r>
          </w:p>
        </w:tc>
        <w:tc>
          <w:tcPr>
            <w:tcW w:w="1701" w:type="dxa"/>
          </w:tcPr>
          <w:p w14:paraId="00F0F3A5" w14:textId="77777777" w:rsidR="00E87E34" w:rsidRPr="003B7248" w:rsidRDefault="00E87E34" w:rsidP="007B2C5F">
            <w:pPr>
              <w:pStyle w:val="NoSpacing"/>
            </w:pPr>
            <w:r>
              <w:t>Label</w:t>
            </w:r>
          </w:p>
        </w:tc>
        <w:tc>
          <w:tcPr>
            <w:tcW w:w="2147" w:type="dxa"/>
          </w:tcPr>
          <w:p w14:paraId="36BFA668" w14:textId="77777777" w:rsidR="00E87E34" w:rsidRPr="003B7248" w:rsidRDefault="00E87E34" w:rsidP="007B2C5F">
            <w:pPr>
              <w:pStyle w:val="NoSpacing"/>
            </w:pPr>
          </w:p>
        </w:tc>
        <w:tc>
          <w:tcPr>
            <w:tcW w:w="3685" w:type="dxa"/>
          </w:tcPr>
          <w:p w14:paraId="715FB6BA" w14:textId="77777777" w:rsidR="00E87E34" w:rsidRPr="003B7248" w:rsidRDefault="00E87E34" w:rsidP="007B2C5F">
            <w:pPr>
              <w:pStyle w:val="NoSpacing"/>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E87E34" w:rsidRPr="007C7C7F" w14:paraId="60E6E9A2" w14:textId="77777777" w:rsidTr="007B2C5F">
        <w:tc>
          <w:tcPr>
            <w:tcW w:w="562" w:type="dxa"/>
          </w:tcPr>
          <w:p w14:paraId="7E09900F" w14:textId="77777777" w:rsidR="00E87E34" w:rsidRPr="003B7248" w:rsidRDefault="00E87E34" w:rsidP="007B2C5F">
            <w:pPr>
              <w:pStyle w:val="NoSpacing"/>
            </w:pPr>
            <w:r>
              <w:t>18</w:t>
            </w:r>
          </w:p>
        </w:tc>
        <w:tc>
          <w:tcPr>
            <w:tcW w:w="2248" w:type="dxa"/>
          </w:tcPr>
          <w:p w14:paraId="4FE87E44" w14:textId="31C5FA2D" w:rsidR="00E87E34" w:rsidRPr="003B7248" w:rsidRDefault="00736FA2" w:rsidP="007B2C5F">
            <w:pPr>
              <w:pStyle w:val="NoSpacing"/>
            </w:pPr>
            <w:r>
              <w:t>Confirm</w:t>
            </w:r>
          </w:p>
        </w:tc>
        <w:tc>
          <w:tcPr>
            <w:tcW w:w="1701" w:type="dxa"/>
          </w:tcPr>
          <w:p w14:paraId="2540E96C" w14:textId="77777777" w:rsidR="00E87E34" w:rsidRPr="003B7248" w:rsidRDefault="00E87E34" w:rsidP="007B2C5F">
            <w:pPr>
              <w:pStyle w:val="NoSpacing"/>
            </w:pPr>
            <w:r>
              <w:t>Primary button</w:t>
            </w:r>
          </w:p>
        </w:tc>
        <w:tc>
          <w:tcPr>
            <w:tcW w:w="2147" w:type="dxa"/>
          </w:tcPr>
          <w:p w14:paraId="46478B3B" w14:textId="77777777" w:rsidR="00E87E34" w:rsidRPr="003B7248" w:rsidRDefault="00E87E34" w:rsidP="007B2C5F">
            <w:pPr>
              <w:pStyle w:val="NoSpacing"/>
            </w:pPr>
          </w:p>
        </w:tc>
        <w:tc>
          <w:tcPr>
            <w:tcW w:w="3685" w:type="dxa"/>
          </w:tcPr>
          <w:p w14:paraId="41B53CB6" w14:textId="602D7A96" w:rsidR="00E87E34" w:rsidRPr="003B7248" w:rsidRDefault="00736FA2" w:rsidP="007B2C5F">
            <w:pPr>
              <w:pStyle w:val="NoSpacing"/>
            </w:pPr>
            <w:r>
              <w:t xml:space="preserve">Submits the deletion for approval. Refer to </w:t>
            </w:r>
            <w:r>
              <w:fldChar w:fldCharType="begin"/>
            </w:r>
            <w:r>
              <w:instrText xml:space="preserve"> REF _Ref216798305 \r \h </w:instrText>
            </w:r>
            <w:r>
              <w:fldChar w:fldCharType="separate"/>
            </w:r>
            <w:r>
              <w:t>2.10.4</w:t>
            </w:r>
            <w:r>
              <w:fldChar w:fldCharType="end"/>
            </w:r>
            <w:r>
              <w:t xml:space="preserve"> </w:t>
            </w:r>
            <w:r>
              <w:fldChar w:fldCharType="begin"/>
            </w:r>
            <w:r>
              <w:instrText xml:space="preserve"> REF _Ref216798307 \h </w:instrText>
            </w:r>
            <w:r>
              <w:fldChar w:fldCharType="separate"/>
            </w:r>
            <w:r>
              <w:t>Post Conditions</w:t>
            </w:r>
            <w:r>
              <w:fldChar w:fldCharType="end"/>
            </w:r>
            <w:r>
              <w:t>.</w:t>
            </w:r>
          </w:p>
        </w:tc>
      </w:tr>
    </w:tbl>
    <w:p w14:paraId="574D1B4F" w14:textId="1EBC4C97" w:rsidR="00A84C6B" w:rsidRPr="00E327D9" w:rsidRDefault="002E4314" w:rsidP="002E4314">
      <w:pPr>
        <w:pStyle w:val="Caption"/>
      </w:pPr>
      <w:r>
        <w:t xml:space="preserve">Table </w:t>
      </w:r>
      <w:r>
        <w:fldChar w:fldCharType="begin"/>
      </w:r>
      <w:r>
        <w:instrText xml:space="preserve"> SEQ Table \* ARABIC </w:instrText>
      </w:r>
      <w:r>
        <w:fldChar w:fldCharType="separate"/>
      </w:r>
      <w:r w:rsidR="00736FA2">
        <w:rPr>
          <w:noProof/>
        </w:rPr>
        <w:t>23</w:t>
      </w:r>
      <w:r>
        <w:fldChar w:fldCharType="end"/>
      </w:r>
      <w:r>
        <w:t>: Delete Bid Confirmation Prompt Screen Elements</w:t>
      </w:r>
    </w:p>
    <w:p w14:paraId="54CABC57" w14:textId="56142C19" w:rsidR="00AC0961" w:rsidRDefault="00AC0961" w:rsidP="00AC0961">
      <w:pPr>
        <w:pStyle w:val="Heading2"/>
      </w:pPr>
      <w:bookmarkStart w:id="629" w:name="_Ref216431387"/>
      <w:bookmarkStart w:id="630" w:name="_Toc216817652"/>
      <w:r>
        <w:t xml:space="preserve">Withdraw </w:t>
      </w:r>
      <w:r w:rsidR="00A84C6B">
        <w:t>Bid</w:t>
      </w:r>
      <w:r>
        <w:t xml:space="preserve"> Approval Request</w:t>
      </w:r>
      <w:bookmarkEnd w:id="629"/>
      <w:bookmarkEnd w:id="630"/>
    </w:p>
    <w:p w14:paraId="35979AE2" w14:textId="77777777" w:rsidR="002E4314" w:rsidRPr="00D50758" w:rsidRDefault="002E4314" w:rsidP="002E4314">
      <w:pPr>
        <w:pStyle w:val="Heading3"/>
      </w:pPr>
      <w:bookmarkStart w:id="631" w:name="_Toc215504135"/>
      <w:bookmarkStart w:id="632" w:name="_Toc215646009"/>
      <w:bookmarkStart w:id="633" w:name="_Toc216817653"/>
      <w:r>
        <w:t>Description</w:t>
      </w:r>
      <w:bookmarkEnd w:id="631"/>
      <w:bookmarkEnd w:id="632"/>
      <w:bookmarkEnd w:id="633"/>
    </w:p>
    <w:p w14:paraId="141D9543" w14:textId="03A15F0F" w:rsidR="002E4314" w:rsidRPr="005F251E" w:rsidRDefault="002E4314" w:rsidP="002E4314">
      <w:r w:rsidRPr="002923FD">
        <w:t xml:space="preserve">This use case enables </w:t>
      </w:r>
      <w:commentRangeStart w:id="634"/>
      <w:r w:rsidRPr="002923FD">
        <w:t xml:space="preserve">Makers to </w:t>
      </w:r>
      <w:r>
        <w:t>withdraw</w:t>
      </w:r>
      <w:r w:rsidRPr="002923FD">
        <w:t xml:space="preserve"> </w:t>
      </w:r>
      <w:ins w:id="635" w:author="Sophia TAN (MAS)" w:date="2026-01-09T16:58:00Z" w16du:dateUtc="2026-01-09T08:58:00Z">
        <w:r w:rsidR="00DA7BE9">
          <w:t xml:space="preserve">submitted </w:t>
        </w:r>
      </w:ins>
      <w:r>
        <w:t>bid approval requests</w:t>
      </w:r>
      <w:commentRangeEnd w:id="634"/>
      <w:r w:rsidR="00DA7BE9">
        <w:rPr>
          <w:rStyle w:val="CommentReference"/>
        </w:rPr>
        <w:commentReference w:id="634"/>
      </w:r>
      <w:r>
        <w:t>.</w:t>
      </w:r>
      <w:r w:rsidRPr="002C4289">
        <w:t xml:space="preserve"> This is typically used when approval for the </w:t>
      </w:r>
      <w:r>
        <w:t>bid</w:t>
      </w:r>
      <w:r w:rsidRPr="002C4289">
        <w:t xml:space="preserve"> is not required at the point in time i.e., there are </w:t>
      </w:r>
      <w:r>
        <w:t xml:space="preserve">further </w:t>
      </w:r>
      <w:r w:rsidRPr="002C4289">
        <w:t xml:space="preserve">changes to be made to the </w:t>
      </w:r>
      <w:r>
        <w:t>bid, or the bid no longer needs to be created or deleted</w:t>
      </w:r>
      <w:r w:rsidRPr="002C4289">
        <w:t>.</w:t>
      </w:r>
    </w:p>
    <w:p w14:paraId="4DF3F7EB" w14:textId="77777777" w:rsidR="002E4314" w:rsidRDefault="002E4314" w:rsidP="002E4314">
      <w:pPr>
        <w:pStyle w:val="Heading3"/>
      </w:pPr>
      <w:bookmarkStart w:id="636" w:name="_Toc215504136"/>
      <w:bookmarkStart w:id="637" w:name="_Toc215646010"/>
      <w:bookmarkStart w:id="638" w:name="_Toc216817654"/>
      <w:r>
        <w:t>Preconditions</w:t>
      </w:r>
      <w:bookmarkEnd w:id="636"/>
      <w:bookmarkEnd w:id="637"/>
      <w:bookmarkEnd w:id="638"/>
    </w:p>
    <w:p w14:paraId="237ABE47" w14:textId="77777777" w:rsidR="002E4314" w:rsidRDefault="002E4314" w:rsidP="002E4314">
      <w:pPr>
        <w:pStyle w:val="ListParagraph"/>
        <w:ind w:hanging="436"/>
      </w:pPr>
      <w:r>
        <w:t>User logs in to the Intranet Portal.</w:t>
      </w:r>
    </w:p>
    <w:p w14:paraId="36E25D58" w14:textId="60C3594E" w:rsidR="002E4314" w:rsidRDefault="002E4314" w:rsidP="002E4314">
      <w:pPr>
        <w:pStyle w:val="ListParagraph"/>
        <w:ind w:hanging="436"/>
      </w:pPr>
      <w:r>
        <w:t>User accesses the Bid Details Page.</w:t>
      </w:r>
    </w:p>
    <w:p w14:paraId="2523D19C" w14:textId="79C839B6" w:rsidR="002E4314" w:rsidRDefault="002E4314" w:rsidP="002E4314">
      <w:pPr>
        <w:pStyle w:val="ListParagraph"/>
        <w:ind w:hanging="436"/>
      </w:pPr>
      <w:r>
        <w:t>There are one or more items in the Pending Approvals Accordion.</w:t>
      </w:r>
    </w:p>
    <w:p w14:paraId="60A24626" w14:textId="77777777" w:rsidR="002E4314" w:rsidRDefault="002E4314" w:rsidP="002E4314">
      <w:pPr>
        <w:pStyle w:val="Heading3"/>
      </w:pPr>
      <w:bookmarkStart w:id="639" w:name="_Toc215504137"/>
      <w:bookmarkStart w:id="640" w:name="_Toc215646011"/>
      <w:bookmarkStart w:id="641" w:name="_Toc216817655"/>
      <w:r>
        <w:t>Business Requirements</w:t>
      </w:r>
      <w:bookmarkEnd w:id="639"/>
      <w:bookmarkEnd w:id="640"/>
      <w:bookmarkEnd w:id="641"/>
    </w:p>
    <w:p w14:paraId="4C6A0E66" w14:textId="77777777" w:rsidR="002E4314" w:rsidRPr="0068320A" w:rsidRDefault="002E4314" w:rsidP="002E4314">
      <w:pPr>
        <w:pStyle w:val="ListParagraph"/>
        <w:ind w:hanging="436"/>
        <w:rPr>
          <w:b/>
          <w:bCs/>
        </w:rPr>
      </w:pPr>
      <w:r w:rsidRPr="0068320A">
        <w:rPr>
          <w:b/>
          <w:bCs/>
        </w:rPr>
        <w:t xml:space="preserve">Role-based Access Control: </w:t>
      </w:r>
    </w:p>
    <w:p w14:paraId="1BB73CCB" w14:textId="77C7854A" w:rsidR="002E4314" w:rsidRDefault="002E4314" w:rsidP="002E4314">
      <w:pPr>
        <w:pStyle w:val="ListParagraph"/>
        <w:numPr>
          <w:ilvl w:val="1"/>
          <w:numId w:val="27"/>
        </w:numPr>
        <w:ind w:left="1276" w:hanging="425"/>
      </w:pPr>
      <w:r>
        <w:t>Bid Collation Maker</w:t>
      </w:r>
    </w:p>
    <w:p w14:paraId="5FA3F423" w14:textId="77777777" w:rsidR="002E4314" w:rsidRDefault="002E4314" w:rsidP="002E4314">
      <w:pPr>
        <w:pStyle w:val="Heading3"/>
      </w:pPr>
      <w:bookmarkStart w:id="642" w:name="_Toc215504138"/>
      <w:bookmarkStart w:id="643" w:name="_Ref215579115"/>
      <w:bookmarkStart w:id="644" w:name="_Ref215579117"/>
      <w:bookmarkStart w:id="645" w:name="_Toc215646012"/>
      <w:bookmarkStart w:id="646" w:name="_Ref216444383"/>
      <w:bookmarkStart w:id="647" w:name="_Ref216444385"/>
      <w:bookmarkStart w:id="648" w:name="_Toc216817656"/>
      <w:r>
        <w:t>Post Conditions</w:t>
      </w:r>
      <w:bookmarkEnd w:id="642"/>
      <w:bookmarkEnd w:id="643"/>
      <w:bookmarkEnd w:id="644"/>
      <w:bookmarkEnd w:id="645"/>
      <w:bookmarkEnd w:id="646"/>
      <w:bookmarkEnd w:id="647"/>
      <w:bookmarkEnd w:id="648"/>
    </w:p>
    <w:p w14:paraId="2FD9CBFE" w14:textId="32B9748C" w:rsidR="002E4314" w:rsidRDefault="002E4314" w:rsidP="002E4314">
      <w:pPr>
        <w:pStyle w:val="ListParagraph"/>
        <w:ind w:hanging="436"/>
      </w:pPr>
      <w:r>
        <w:t>The instance of the BPMN workflow that was created when the bid was submitted for approval is suspended.</w:t>
      </w:r>
    </w:p>
    <w:p w14:paraId="5899A3D7" w14:textId="77777777" w:rsidR="002E4314" w:rsidRDefault="002E4314" w:rsidP="002E4314">
      <w:pPr>
        <w:pStyle w:val="ListParagraph"/>
        <w:ind w:hanging="436"/>
      </w:pPr>
      <w:r>
        <w:lastRenderedPageBreak/>
        <w:t>The event is added to the audit log and submission history.</w:t>
      </w:r>
    </w:p>
    <w:p w14:paraId="192F6425" w14:textId="6D23A101" w:rsidR="002E4314" w:rsidRDefault="002E4314" w:rsidP="002E4314">
      <w:pPr>
        <w:pStyle w:val="ListParagraph"/>
        <w:ind w:hanging="436"/>
      </w:pPr>
      <w:r>
        <w:t>Emails are sent to the checkers to inform them of the bid(s) which was withdrawn.</w:t>
      </w:r>
    </w:p>
    <w:p w14:paraId="163BFD4D" w14:textId="6129FAC3" w:rsidR="002E4314" w:rsidRDefault="002E4314" w:rsidP="002E4314">
      <w:pPr>
        <w:pStyle w:val="ListParagraph"/>
      </w:pPr>
      <w:r>
        <w:t xml:space="preserve">User </w:t>
      </w:r>
      <w:r w:rsidR="002411CE">
        <w:t>remains</w:t>
      </w:r>
      <w:r>
        <w:t xml:space="preserve"> in the Bid Details Page.</w:t>
      </w:r>
    </w:p>
    <w:p w14:paraId="24DB00D0" w14:textId="6B089409" w:rsidR="0045221C" w:rsidRDefault="002E4314" w:rsidP="0045221C">
      <w:pPr>
        <w:pStyle w:val="ListParagraph"/>
      </w:pPr>
      <w:commentRangeStart w:id="649"/>
      <w:r>
        <w:t xml:space="preserve">User views a temporary toast notification informing that the request to </w:t>
      </w:r>
      <w:r w:rsidR="003147F9">
        <w:t>withdraw</w:t>
      </w:r>
      <w:r>
        <w:t xml:space="preserve"> the bid was successful.</w:t>
      </w:r>
      <w:commentRangeEnd w:id="649"/>
      <w:r w:rsidR="0091130B">
        <w:rPr>
          <w:rStyle w:val="CommentReference"/>
        </w:rPr>
        <w:commentReference w:id="649"/>
      </w:r>
    </w:p>
    <w:p w14:paraId="40004A40" w14:textId="06F4E4BE" w:rsidR="00404A2A" w:rsidRPr="0068320A" w:rsidRDefault="00404A2A" w:rsidP="00404A2A">
      <w:pPr>
        <w:pStyle w:val="Heading3"/>
      </w:pPr>
      <w:bookmarkStart w:id="650" w:name="_Toc215504139"/>
      <w:bookmarkStart w:id="651" w:name="_Toc215646013"/>
      <w:bookmarkStart w:id="652" w:name="_Toc216817657"/>
      <w:r>
        <w:t>Bid Details page</w:t>
      </w:r>
      <w:bookmarkEnd w:id="650"/>
      <w:bookmarkEnd w:id="651"/>
      <w:bookmarkEnd w:id="652"/>
    </w:p>
    <w:p w14:paraId="662D5A94" w14:textId="0D92F51F" w:rsidR="00404A2A" w:rsidRPr="00F70B95" w:rsidRDefault="00404A2A" w:rsidP="00404A2A">
      <w:r>
        <w:t>The Bid Details page contains additional elements in the Pending Approvals Accordion.</w:t>
      </w:r>
    </w:p>
    <w:p w14:paraId="74F8DE18" w14:textId="77777777" w:rsidR="00404A2A" w:rsidRDefault="00404A2A" w:rsidP="00404A2A">
      <w:pPr>
        <w:pStyle w:val="Heading4"/>
      </w:pPr>
      <w:r>
        <w:t>Wireframe</w:t>
      </w:r>
    </w:p>
    <w:p w14:paraId="2DF35F5B" w14:textId="33CBC20D" w:rsidR="000C7771" w:rsidRDefault="000C7771" w:rsidP="000C7771">
      <w:r>
        <w:t xml:space="preserve">Refer to </w:t>
      </w:r>
      <w:r>
        <w:fldChar w:fldCharType="begin"/>
      </w:r>
      <w:r>
        <w:instrText xml:space="preserve"> REF _Ref215243926 \r \h </w:instrText>
      </w:r>
      <w:r>
        <w:fldChar w:fldCharType="separate"/>
      </w:r>
      <w:r w:rsidR="00736FA2">
        <w:t>2.7.6.1</w:t>
      </w:r>
      <w:r>
        <w:fldChar w:fldCharType="end"/>
      </w:r>
      <w:r>
        <w:t xml:space="preserve"> </w:t>
      </w:r>
      <w:r>
        <w:fldChar w:fldCharType="begin"/>
      </w:r>
      <w:r>
        <w:instrText xml:space="preserve"> REF _Ref215243926 \h </w:instrText>
      </w:r>
      <w:r>
        <w:fldChar w:fldCharType="separate"/>
      </w:r>
      <w:r w:rsidR="00736FA2">
        <w:t>Wireframe</w:t>
      </w:r>
      <w:r>
        <w:fldChar w:fldCharType="end"/>
      </w:r>
      <w:r>
        <w:t>.</w:t>
      </w:r>
    </w:p>
    <w:p w14:paraId="17BE2767" w14:textId="1A409103" w:rsidR="00404A2A" w:rsidRDefault="00070BFB" w:rsidP="00404A2A">
      <w:pPr>
        <w:pStyle w:val="Heading4"/>
      </w:pPr>
      <w:r>
        <w:t>Pending Approvals Accordion</w:t>
      </w:r>
    </w:p>
    <w:tbl>
      <w:tblPr>
        <w:tblStyle w:val="TableGrid"/>
        <w:tblW w:w="0" w:type="auto"/>
        <w:tblLook w:val="04A0" w:firstRow="1" w:lastRow="0" w:firstColumn="1" w:lastColumn="0" w:noHBand="0" w:noVBand="1"/>
      </w:tblPr>
      <w:tblGrid>
        <w:gridCol w:w="562"/>
        <w:gridCol w:w="2248"/>
        <w:gridCol w:w="1701"/>
        <w:gridCol w:w="2147"/>
        <w:gridCol w:w="3685"/>
      </w:tblGrid>
      <w:tr w:rsidR="00404A2A" w:rsidRPr="007D7B67" w14:paraId="33807D2D" w14:textId="77777777" w:rsidTr="00367814">
        <w:tc>
          <w:tcPr>
            <w:tcW w:w="562" w:type="dxa"/>
            <w:shd w:val="clear" w:color="auto" w:fill="E7E6E6" w:themeFill="background2"/>
          </w:tcPr>
          <w:p w14:paraId="74FA663E" w14:textId="77777777" w:rsidR="00404A2A" w:rsidRPr="007D7B67" w:rsidRDefault="00404A2A" w:rsidP="00367814">
            <w:pPr>
              <w:pStyle w:val="NoSpacing"/>
              <w:jc w:val="center"/>
              <w:rPr>
                <w:b/>
                <w:bCs/>
              </w:rPr>
            </w:pPr>
            <w:r w:rsidRPr="007D7B67">
              <w:rPr>
                <w:rFonts w:cstheme="minorHAnsi"/>
                <w:b/>
                <w:bCs/>
              </w:rPr>
              <w:t>S/N</w:t>
            </w:r>
          </w:p>
        </w:tc>
        <w:tc>
          <w:tcPr>
            <w:tcW w:w="2248" w:type="dxa"/>
            <w:shd w:val="clear" w:color="auto" w:fill="E7E6E6" w:themeFill="background2"/>
          </w:tcPr>
          <w:p w14:paraId="453151D5" w14:textId="77777777" w:rsidR="00404A2A" w:rsidRPr="007D7B67" w:rsidRDefault="00404A2A" w:rsidP="00367814">
            <w:pPr>
              <w:pStyle w:val="NoSpacing"/>
              <w:jc w:val="center"/>
              <w:rPr>
                <w:b/>
                <w:bCs/>
              </w:rPr>
            </w:pPr>
            <w:r w:rsidRPr="007D7B67">
              <w:rPr>
                <w:rFonts w:cstheme="minorHAnsi"/>
                <w:b/>
                <w:bCs/>
              </w:rPr>
              <w:t>Name</w:t>
            </w:r>
          </w:p>
        </w:tc>
        <w:tc>
          <w:tcPr>
            <w:tcW w:w="1701" w:type="dxa"/>
            <w:shd w:val="clear" w:color="auto" w:fill="E7E6E6" w:themeFill="background2"/>
          </w:tcPr>
          <w:p w14:paraId="101D3538" w14:textId="77777777" w:rsidR="00404A2A" w:rsidRPr="007D7B67" w:rsidRDefault="00404A2A"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4B8F5AD8" w14:textId="77777777" w:rsidR="00404A2A" w:rsidRPr="007D7B67" w:rsidRDefault="00404A2A"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559CDE78" w14:textId="77777777" w:rsidR="00404A2A" w:rsidRPr="007D7B67" w:rsidRDefault="00404A2A"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E0F7ECD" w14:textId="77777777" w:rsidR="00404A2A" w:rsidRPr="007D7B67" w:rsidRDefault="00404A2A" w:rsidP="00367814">
            <w:pPr>
              <w:pStyle w:val="NoSpacing"/>
              <w:jc w:val="center"/>
              <w:rPr>
                <w:rFonts w:cstheme="minorHAnsi"/>
                <w:b/>
                <w:bCs/>
              </w:rPr>
            </w:pPr>
            <w:r>
              <w:rPr>
                <w:rFonts w:cstheme="minorHAnsi"/>
                <w:b/>
                <w:bCs/>
              </w:rPr>
              <w:t>Remarks</w:t>
            </w:r>
          </w:p>
        </w:tc>
      </w:tr>
      <w:tr w:rsidR="00404A2A" w:rsidRPr="00901608" w14:paraId="70F436F4" w14:textId="77777777" w:rsidTr="00367814">
        <w:tc>
          <w:tcPr>
            <w:tcW w:w="562" w:type="dxa"/>
          </w:tcPr>
          <w:p w14:paraId="634F072E" w14:textId="77777777" w:rsidR="00404A2A" w:rsidRDefault="00404A2A" w:rsidP="00367814">
            <w:pPr>
              <w:pStyle w:val="NoSpacing"/>
              <w:rPr>
                <w:rFonts w:cstheme="minorHAnsi"/>
              </w:rPr>
            </w:pPr>
            <w:r>
              <w:rPr>
                <w:rFonts w:cstheme="minorHAnsi"/>
              </w:rPr>
              <w:t>1</w:t>
            </w:r>
          </w:p>
        </w:tc>
        <w:tc>
          <w:tcPr>
            <w:tcW w:w="2248" w:type="dxa"/>
          </w:tcPr>
          <w:p w14:paraId="69D355C3" w14:textId="4DDB4DE7" w:rsidR="00404A2A" w:rsidRDefault="00950530" w:rsidP="00367814">
            <w:pPr>
              <w:pStyle w:val="NoSpacing"/>
            </w:pPr>
            <w:r>
              <w:t>Withdraw</w:t>
            </w:r>
          </w:p>
        </w:tc>
        <w:tc>
          <w:tcPr>
            <w:tcW w:w="1701" w:type="dxa"/>
          </w:tcPr>
          <w:p w14:paraId="6B8E02D0" w14:textId="4918ACED" w:rsidR="00404A2A" w:rsidRDefault="00070BFB" w:rsidP="00367814">
            <w:pPr>
              <w:pStyle w:val="NoSpacing"/>
              <w:rPr>
                <w:rFonts w:cstheme="minorHAnsi"/>
                <w:color w:val="000000"/>
              </w:rPr>
            </w:pPr>
            <w:commentRangeStart w:id="653"/>
            <w:r>
              <w:rPr>
                <w:rFonts w:cstheme="minorHAnsi"/>
                <w:color w:val="000000"/>
              </w:rPr>
              <w:t>Button</w:t>
            </w:r>
            <w:commentRangeEnd w:id="653"/>
            <w:r w:rsidR="0091130B">
              <w:rPr>
                <w:rStyle w:val="CommentReference"/>
              </w:rPr>
              <w:commentReference w:id="653"/>
            </w:r>
          </w:p>
        </w:tc>
        <w:tc>
          <w:tcPr>
            <w:tcW w:w="2147" w:type="dxa"/>
          </w:tcPr>
          <w:p w14:paraId="420ED1C2" w14:textId="77777777" w:rsidR="00404A2A" w:rsidRPr="00901608" w:rsidRDefault="00404A2A" w:rsidP="00367814">
            <w:pPr>
              <w:pStyle w:val="NoSpacing"/>
            </w:pPr>
          </w:p>
        </w:tc>
        <w:tc>
          <w:tcPr>
            <w:tcW w:w="3685" w:type="dxa"/>
          </w:tcPr>
          <w:p w14:paraId="4D91E468" w14:textId="30ACFC3C" w:rsidR="00404A2A" w:rsidRDefault="00404A2A" w:rsidP="00367814">
            <w:pPr>
              <w:pStyle w:val="NoSpacing"/>
              <w:rPr>
                <w:rFonts w:cstheme="minorHAnsi"/>
                <w:color w:val="000000"/>
              </w:rPr>
            </w:pPr>
            <w:r>
              <w:rPr>
                <w:rFonts w:cstheme="minorHAnsi"/>
                <w:color w:val="000000"/>
              </w:rPr>
              <w:t xml:space="preserve">Opens the </w:t>
            </w:r>
            <w:r w:rsidR="00950530">
              <w:rPr>
                <w:rFonts w:cstheme="minorHAnsi"/>
                <w:color w:val="000000"/>
              </w:rPr>
              <w:t>Withdraw</w:t>
            </w:r>
            <w:r w:rsidR="00070BFB">
              <w:rPr>
                <w:rFonts w:cstheme="minorHAnsi"/>
                <w:color w:val="000000"/>
              </w:rPr>
              <w:t xml:space="preserve"> Bid Modal</w:t>
            </w:r>
            <w:r>
              <w:rPr>
                <w:rFonts w:cstheme="minorHAnsi"/>
                <w:color w:val="000000"/>
              </w:rPr>
              <w:t>.</w:t>
            </w:r>
          </w:p>
        </w:tc>
      </w:tr>
    </w:tbl>
    <w:p w14:paraId="63ED324A" w14:textId="4B544D19" w:rsidR="00404A2A" w:rsidRPr="00AC0954" w:rsidRDefault="00404A2A" w:rsidP="00404A2A">
      <w:pPr>
        <w:pStyle w:val="Caption"/>
      </w:pPr>
      <w:r>
        <w:t xml:space="preserve">Table </w:t>
      </w:r>
      <w:r>
        <w:fldChar w:fldCharType="begin"/>
      </w:r>
      <w:r>
        <w:instrText xml:space="preserve"> SEQ Table \* ARABIC </w:instrText>
      </w:r>
      <w:r>
        <w:fldChar w:fldCharType="separate"/>
      </w:r>
      <w:r w:rsidR="00736FA2">
        <w:rPr>
          <w:noProof/>
        </w:rPr>
        <w:t>24</w:t>
      </w:r>
      <w:r>
        <w:fldChar w:fldCharType="end"/>
      </w:r>
      <w:r>
        <w:t xml:space="preserve">: </w:t>
      </w:r>
      <w:r w:rsidR="00070BFB">
        <w:t>Pending Approvals Accordion</w:t>
      </w:r>
      <w:r>
        <w:t xml:space="preserve"> Screen Elements</w:t>
      </w:r>
    </w:p>
    <w:p w14:paraId="1DAF2045" w14:textId="5ADF4B98" w:rsidR="00404A2A" w:rsidRDefault="00950530" w:rsidP="00404A2A">
      <w:pPr>
        <w:pStyle w:val="Heading3"/>
      </w:pPr>
      <w:bookmarkStart w:id="654" w:name="_Toc215504140"/>
      <w:bookmarkStart w:id="655" w:name="_Toc215646014"/>
      <w:bookmarkStart w:id="656" w:name="_Toc216817658"/>
      <w:r>
        <w:t>Withdraw</w:t>
      </w:r>
      <w:r w:rsidR="00404A2A">
        <w:t xml:space="preserve"> Bid </w:t>
      </w:r>
      <w:bookmarkEnd w:id="654"/>
      <w:bookmarkEnd w:id="655"/>
      <w:r w:rsidR="00404A2A">
        <w:t>Modal</w:t>
      </w:r>
      <w:bookmarkEnd w:id="656"/>
    </w:p>
    <w:p w14:paraId="586CB909" w14:textId="77777777" w:rsidR="00404A2A" w:rsidRDefault="00404A2A" w:rsidP="00404A2A">
      <w:pPr>
        <w:pStyle w:val="Heading4"/>
      </w:pPr>
      <w:r>
        <w:t>Wireframe</w:t>
      </w:r>
    </w:p>
    <w:p w14:paraId="5E037837" w14:textId="5B13D7CD" w:rsidR="00404A2A" w:rsidRDefault="00950530" w:rsidP="00404A2A">
      <w:pPr>
        <w:spacing w:before="0" w:after="0" w:line="240" w:lineRule="auto"/>
        <w:jc w:val="center"/>
      </w:pPr>
      <w:commentRangeStart w:id="657"/>
      <w:r w:rsidRPr="00950530">
        <w:rPr>
          <w:noProof/>
        </w:rPr>
        <w:drawing>
          <wp:inline distT="0" distB="0" distL="0" distR="0" wp14:anchorId="234ACC56" wp14:editId="714736E6">
            <wp:extent cx="3458633" cy="1550422"/>
            <wp:effectExtent l="0" t="0" r="8890" b="0"/>
            <wp:docPr id="19705258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5874" name="Picture 1" descr="A screenshot of a computer screen&#10;&#10;AI-generated content may be incorrect."/>
                    <pic:cNvPicPr/>
                  </pic:nvPicPr>
                  <pic:blipFill>
                    <a:blip r:embed="rId40"/>
                    <a:stretch>
                      <a:fillRect/>
                    </a:stretch>
                  </pic:blipFill>
                  <pic:spPr>
                    <a:xfrm>
                      <a:off x="0" y="0"/>
                      <a:ext cx="3467369" cy="1554338"/>
                    </a:xfrm>
                    <a:prstGeom prst="rect">
                      <a:avLst/>
                    </a:prstGeom>
                  </pic:spPr>
                </pic:pic>
              </a:graphicData>
            </a:graphic>
          </wp:inline>
        </w:drawing>
      </w:r>
      <w:commentRangeEnd w:id="657"/>
      <w:r w:rsidR="0091130B">
        <w:rPr>
          <w:rStyle w:val="CommentReference"/>
        </w:rPr>
        <w:commentReference w:id="657"/>
      </w:r>
    </w:p>
    <w:p w14:paraId="4627D00A" w14:textId="53F72297" w:rsidR="00404A2A" w:rsidRDefault="00404A2A" w:rsidP="00404A2A">
      <w:pPr>
        <w:pStyle w:val="Caption"/>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16</w:t>
      </w:r>
      <w:r w:rsidRPr="00411560">
        <w:fldChar w:fldCharType="end"/>
      </w:r>
      <w:r>
        <w:t>:</w:t>
      </w:r>
      <w:r w:rsidRPr="00411560">
        <w:t xml:space="preserve"> </w:t>
      </w:r>
      <w:r w:rsidR="00950530">
        <w:t>Withdraw</w:t>
      </w:r>
      <w:r>
        <w:t xml:space="preserve"> Bid Modal</w:t>
      </w:r>
    </w:p>
    <w:p w14:paraId="0064E55B" w14:textId="4B7F30DA" w:rsidR="00404A2A" w:rsidRDefault="00404A2A" w:rsidP="00404A2A">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404A2A" w:rsidRPr="007D7B67" w14:paraId="3A7807D8" w14:textId="77777777" w:rsidTr="00367814">
        <w:tc>
          <w:tcPr>
            <w:tcW w:w="562" w:type="dxa"/>
            <w:shd w:val="clear" w:color="auto" w:fill="E7E6E6" w:themeFill="background2"/>
          </w:tcPr>
          <w:p w14:paraId="39BF7FBE" w14:textId="77777777" w:rsidR="00404A2A" w:rsidRPr="007D7B67" w:rsidRDefault="00404A2A" w:rsidP="00367814">
            <w:pPr>
              <w:pStyle w:val="NoSpacing"/>
              <w:jc w:val="center"/>
              <w:rPr>
                <w:b/>
                <w:bCs/>
              </w:rPr>
            </w:pPr>
            <w:r w:rsidRPr="007D7B67">
              <w:rPr>
                <w:rFonts w:cstheme="minorHAnsi"/>
                <w:b/>
                <w:bCs/>
              </w:rPr>
              <w:t>S/N</w:t>
            </w:r>
          </w:p>
        </w:tc>
        <w:tc>
          <w:tcPr>
            <w:tcW w:w="2248" w:type="dxa"/>
            <w:shd w:val="clear" w:color="auto" w:fill="E7E6E6" w:themeFill="background2"/>
          </w:tcPr>
          <w:p w14:paraId="029471E6" w14:textId="77777777" w:rsidR="00404A2A" w:rsidRPr="007D7B67" w:rsidRDefault="00404A2A" w:rsidP="00367814">
            <w:pPr>
              <w:pStyle w:val="NoSpacing"/>
              <w:jc w:val="center"/>
              <w:rPr>
                <w:b/>
                <w:bCs/>
              </w:rPr>
            </w:pPr>
            <w:r w:rsidRPr="007D7B67">
              <w:rPr>
                <w:rFonts w:cstheme="minorHAnsi"/>
                <w:b/>
                <w:bCs/>
              </w:rPr>
              <w:t>Name</w:t>
            </w:r>
          </w:p>
        </w:tc>
        <w:tc>
          <w:tcPr>
            <w:tcW w:w="1701" w:type="dxa"/>
            <w:shd w:val="clear" w:color="auto" w:fill="E7E6E6" w:themeFill="background2"/>
          </w:tcPr>
          <w:p w14:paraId="13E22633" w14:textId="77777777" w:rsidR="00404A2A" w:rsidRPr="007D7B67" w:rsidRDefault="00404A2A"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65E03B5C" w14:textId="77777777" w:rsidR="00404A2A" w:rsidRPr="007D7B67" w:rsidRDefault="00404A2A"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6652182E" w14:textId="77777777" w:rsidR="00404A2A" w:rsidRPr="007D7B67" w:rsidRDefault="00404A2A"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6767BCB" w14:textId="77777777" w:rsidR="00404A2A" w:rsidRPr="007D7B67" w:rsidRDefault="00404A2A" w:rsidP="00367814">
            <w:pPr>
              <w:pStyle w:val="NoSpacing"/>
              <w:jc w:val="center"/>
              <w:rPr>
                <w:rFonts w:cstheme="minorHAnsi"/>
                <w:b/>
                <w:bCs/>
              </w:rPr>
            </w:pPr>
            <w:r>
              <w:rPr>
                <w:rFonts w:cstheme="minorHAnsi"/>
                <w:b/>
                <w:bCs/>
              </w:rPr>
              <w:t>Remarks</w:t>
            </w:r>
          </w:p>
        </w:tc>
      </w:tr>
      <w:tr w:rsidR="00404A2A" w:rsidRPr="00901608" w14:paraId="704D1C7A" w14:textId="77777777" w:rsidTr="00367814">
        <w:tc>
          <w:tcPr>
            <w:tcW w:w="562" w:type="dxa"/>
          </w:tcPr>
          <w:p w14:paraId="29D1AEEE" w14:textId="77777777" w:rsidR="00404A2A" w:rsidRDefault="00404A2A" w:rsidP="00404A2A">
            <w:pPr>
              <w:pStyle w:val="NoSpacing"/>
              <w:rPr>
                <w:rFonts w:cstheme="minorHAnsi"/>
              </w:rPr>
            </w:pPr>
            <w:r>
              <w:rPr>
                <w:rFonts w:cstheme="minorHAnsi"/>
              </w:rPr>
              <w:t>1</w:t>
            </w:r>
          </w:p>
        </w:tc>
        <w:tc>
          <w:tcPr>
            <w:tcW w:w="2248" w:type="dxa"/>
          </w:tcPr>
          <w:p w14:paraId="6C30A28C" w14:textId="6489D727" w:rsidR="00404A2A" w:rsidRDefault="004347C1" w:rsidP="00404A2A">
            <w:pPr>
              <w:pStyle w:val="NoSpacing"/>
            </w:pPr>
            <w:ins w:id="658" w:author="Jasmine WL TEO (MAS)" w:date="2025-12-26T17:42:00Z" w16du:dateUtc="2025-12-26T09:42:00Z">
              <w:r>
                <w:t>Issue code . Tenor . Security type  New/reopen . SubType (if applicable)</w:t>
              </w:r>
            </w:ins>
            <w:del w:id="659" w:author="Jasmine WL TEO (MAS)" w:date="2025-12-26T17:42:00Z" w16du:dateUtc="2025-12-26T09:42:00Z">
              <w:r w:rsidR="00404A2A" w:rsidRPr="00734F16">
                <w:rPr>
                  <w:i/>
                  <w:iCs/>
                </w:rPr>
                <w:delText>*Refer to remarks</w:delText>
              </w:r>
            </w:del>
          </w:p>
        </w:tc>
        <w:tc>
          <w:tcPr>
            <w:tcW w:w="1701" w:type="dxa"/>
          </w:tcPr>
          <w:p w14:paraId="20D8B6A5" w14:textId="64A4DB37" w:rsidR="00404A2A" w:rsidRDefault="00404A2A" w:rsidP="00404A2A">
            <w:pPr>
              <w:pStyle w:val="NoSpacing"/>
              <w:rPr>
                <w:rFonts w:cstheme="minorHAnsi"/>
                <w:color w:val="000000"/>
              </w:rPr>
            </w:pPr>
            <w:r>
              <w:t>Modal title</w:t>
            </w:r>
          </w:p>
        </w:tc>
        <w:tc>
          <w:tcPr>
            <w:tcW w:w="2147" w:type="dxa"/>
          </w:tcPr>
          <w:p w14:paraId="34E38D11" w14:textId="77777777" w:rsidR="00404A2A" w:rsidRPr="00901608" w:rsidRDefault="00404A2A" w:rsidP="00404A2A">
            <w:pPr>
              <w:pStyle w:val="NoSpacing"/>
            </w:pPr>
          </w:p>
        </w:tc>
        <w:tc>
          <w:tcPr>
            <w:tcW w:w="3685" w:type="dxa"/>
          </w:tcPr>
          <w:p w14:paraId="18A796B3" w14:textId="69527650" w:rsidR="00404A2A" w:rsidRDefault="00404A2A" w:rsidP="00404A2A">
            <w:pPr>
              <w:pStyle w:val="NoSpacing"/>
              <w:rPr>
                <w:rFonts w:cstheme="minorHAnsi"/>
                <w:color w:val="000000"/>
              </w:rPr>
            </w:pPr>
            <w:del w:id="660" w:author="Jasmine WL TEO (MAS)" w:date="2025-12-26T17:42:00Z" w16du:dateUtc="2025-12-26T09:42:00Z">
              <w:r w:rsidRPr="00F43ADB">
                <w:delText xml:space="preserve">Displays the </w:delText>
              </w:r>
              <w:r>
                <w:delText xml:space="preserve">Issue code, Tenor, Security type, New/reopen, </w:delText>
              </w:r>
            </w:del>
            <w:r>
              <w:t xml:space="preserve">e.g. </w:t>
            </w:r>
            <w:r w:rsidRPr="00F43ADB">
              <w:t>"</w:t>
            </w:r>
            <w:r w:rsidR="00950530">
              <w:t>Withdraw</w:t>
            </w:r>
            <w:r>
              <w:t xml:space="preserve"> </w:t>
            </w:r>
            <w:r w:rsidR="00950530">
              <w:t>request</w:t>
            </w:r>
            <w:r>
              <w:t xml:space="preserve"> for MD25147Z </w:t>
            </w:r>
            <w:r w:rsidRPr="00F43ADB">
              <w:t xml:space="preserve">· </w:t>
            </w:r>
            <w:r>
              <w:t>4-week</w:t>
            </w:r>
            <w:r w:rsidRPr="00F43ADB">
              <w:t xml:space="preserve"> · </w:t>
            </w:r>
            <w:r>
              <w:t>MAS Bills (New)</w:t>
            </w:r>
            <w:r w:rsidRPr="00F43ADB">
              <w:t>".</w:t>
            </w:r>
          </w:p>
        </w:tc>
      </w:tr>
      <w:tr w:rsidR="00404A2A" w:rsidRPr="00901608" w14:paraId="58CF255F" w14:textId="77777777" w:rsidTr="00367814">
        <w:tc>
          <w:tcPr>
            <w:tcW w:w="562" w:type="dxa"/>
          </w:tcPr>
          <w:p w14:paraId="78FEA6F0" w14:textId="0A20EF74" w:rsidR="00404A2A" w:rsidRDefault="00404A2A" w:rsidP="00404A2A">
            <w:pPr>
              <w:pStyle w:val="NoSpacing"/>
              <w:rPr>
                <w:rFonts w:cstheme="minorHAnsi"/>
              </w:rPr>
            </w:pPr>
            <w:r>
              <w:rPr>
                <w:rFonts w:cstheme="minorHAnsi"/>
              </w:rPr>
              <w:t>2</w:t>
            </w:r>
          </w:p>
        </w:tc>
        <w:tc>
          <w:tcPr>
            <w:tcW w:w="2248" w:type="dxa"/>
          </w:tcPr>
          <w:p w14:paraId="5C5749A9" w14:textId="6EF14FD7" w:rsidR="00404A2A" w:rsidRDefault="00404A2A" w:rsidP="00404A2A">
            <w:pPr>
              <w:pStyle w:val="NoSpacing"/>
            </w:pPr>
            <w:r>
              <w:rPr>
                <w:rFonts w:cstheme="minorHAnsi"/>
              </w:rPr>
              <w:t>Dealer code</w:t>
            </w:r>
          </w:p>
        </w:tc>
        <w:tc>
          <w:tcPr>
            <w:tcW w:w="1701" w:type="dxa"/>
          </w:tcPr>
          <w:p w14:paraId="1BB1B7A2" w14:textId="7BCF152F" w:rsidR="00404A2A" w:rsidRDefault="00404A2A" w:rsidP="00404A2A">
            <w:pPr>
              <w:pStyle w:val="NoSpacing"/>
              <w:rPr>
                <w:rFonts w:cstheme="minorHAnsi"/>
                <w:color w:val="000000"/>
              </w:rPr>
            </w:pPr>
            <w:r>
              <w:t>Label</w:t>
            </w:r>
          </w:p>
        </w:tc>
        <w:tc>
          <w:tcPr>
            <w:tcW w:w="2147" w:type="dxa"/>
          </w:tcPr>
          <w:p w14:paraId="0BDE7029" w14:textId="77777777" w:rsidR="00404A2A" w:rsidRPr="00901608" w:rsidRDefault="00404A2A" w:rsidP="00404A2A">
            <w:pPr>
              <w:pStyle w:val="NoSpacing"/>
            </w:pPr>
          </w:p>
        </w:tc>
        <w:tc>
          <w:tcPr>
            <w:tcW w:w="3685" w:type="dxa"/>
          </w:tcPr>
          <w:p w14:paraId="6F81921C" w14:textId="77777777" w:rsidR="00404A2A" w:rsidRDefault="00404A2A" w:rsidP="00404A2A">
            <w:pPr>
              <w:pStyle w:val="NoSpacing"/>
              <w:rPr>
                <w:rFonts w:cstheme="minorHAnsi"/>
                <w:color w:val="000000"/>
              </w:rPr>
            </w:pPr>
          </w:p>
        </w:tc>
      </w:tr>
      <w:tr w:rsidR="00404A2A" w:rsidRPr="00901608" w14:paraId="41382902" w14:textId="77777777" w:rsidTr="00367814">
        <w:tc>
          <w:tcPr>
            <w:tcW w:w="562" w:type="dxa"/>
          </w:tcPr>
          <w:p w14:paraId="594A7126" w14:textId="2C8ED849" w:rsidR="00404A2A" w:rsidRDefault="00404A2A" w:rsidP="00404A2A">
            <w:pPr>
              <w:pStyle w:val="NoSpacing"/>
              <w:rPr>
                <w:rFonts w:cstheme="minorHAnsi"/>
              </w:rPr>
            </w:pPr>
            <w:r>
              <w:rPr>
                <w:rFonts w:cstheme="minorHAnsi"/>
              </w:rPr>
              <w:t>3</w:t>
            </w:r>
          </w:p>
        </w:tc>
        <w:tc>
          <w:tcPr>
            <w:tcW w:w="2248" w:type="dxa"/>
          </w:tcPr>
          <w:p w14:paraId="17E3B053" w14:textId="21BB5A43" w:rsidR="00404A2A" w:rsidRDefault="00404A2A" w:rsidP="00404A2A">
            <w:pPr>
              <w:pStyle w:val="NoSpacing"/>
            </w:pPr>
            <w:r>
              <w:rPr>
                <w:rFonts w:cstheme="minorHAnsi"/>
              </w:rPr>
              <w:t>Bank ref. no.</w:t>
            </w:r>
          </w:p>
        </w:tc>
        <w:tc>
          <w:tcPr>
            <w:tcW w:w="1701" w:type="dxa"/>
          </w:tcPr>
          <w:p w14:paraId="14F01AC0" w14:textId="2E816CE3" w:rsidR="00404A2A" w:rsidRDefault="00404A2A" w:rsidP="00404A2A">
            <w:pPr>
              <w:pStyle w:val="NoSpacing"/>
              <w:rPr>
                <w:rFonts w:cstheme="minorHAnsi"/>
                <w:color w:val="000000"/>
              </w:rPr>
            </w:pPr>
            <w:r w:rsidRPr="00915856">
              <w:t>Label</w:t>
            </w:r>
          </w:p>
        </w:tc>
        <w:tc>
          <w:tcPr>
            <w:tcW w:w="2147" w:type="dxa"/>
          </w:tcPr>
          <w:p w14:paraId="5A3EECDF" w14:textId="77777777" w:rsidR="00404A2A" w:rsidRPr="00901608" w:rsidRDefault="00404A2A" w:rsidP="00404A2A">
            <w:pPr>
              <w:pStyle w:val="NoSpacing"/>
            </w:pPr>
          </w:p>
        </w:tc>
        <w:tc>
          <w:tcPr>
            <w:tcW w:w="3685" w:type="dxa"/>
          </w:tcPr>
          <w:p w14:paraId="3B121EE6" w14:textId="77777777" w:rsidR="00404A2A" w:rsidRDefault="00404A2A" w:rsidP="00404A2A">
            <w:pPr>
              <w:pStyle w:val="NoSpacing"/>
              <w:rPr>
                <w:rFonts w:cstheme="minorHAnsi"/>
                <w:color w:val="000000"/>
              </w:rPr>
            </w:pPr>
          </w:p>
        </w:tc>
      </w:tr>
      <w:tr w:rsidR="00404A2A" w:rsidRPr="00901608" w14:paraId="2B3E4353" w14:textId="77777777" w:rsidTr="00367814">
        <w:tc>
          <w:tcPr>
            <w:tcW w:w="562" w:type="dxa"/>
          </w:tcPr>
          <w:p w14:paraId="228A0832" w14:textId="7F0C2343" w:rsidR="00404A2A" w:rsidRDefault="00404A2A" w:rsidP="00404A2A">
            <w:pPr>
              <w:pStyle w:val="NoSpacing"/>
              <w:rPr>
                <w:rFonts w:cstheme="minorHAnsi"/>
              </w:rPr>
            </w:pPr>
            <w:r>
              <w:rPr>
                <w:rFonts w:cstheme="minorHAnsi"/>
              </w:rPr>
              <w:t>4</w:t>
            </w:r>
          </w:p>
        </w:tc>
        <w:tc>
          <w:tcPr>
            <w:tcW w:w="2248" w:type="dxa"/>
            <w:tcBorders>
              <w:top w:val="single" w:sz="4" w:space="0" w:color="auto"/>
              <w:left w:val="nil"/>
              <w:bottom w:val="single" w:sz="4" w:space="0" w:color="auto"/>
              <w:right w:val="single" w:sz="4" w:space="0" w:color="auto"/>
            </w:tcBorders>
            <w:shd w:val="clear" w:color="000000" w:fill="FFFFFF"/>
          </w:tcPr>
          <w:p w14:paraId="2469312B" w14:textId="0CD9183F" w:rsidR="00404A2A" w:rsidRDefault="00404A2A" w:rsidP="00404A2A">
            <w:pPr>
              <w:pStyle w:val="NoSpacing"/>
            </w:pPr>
            <w:r>
              <w:rPr>
                <w:rFonts w:cstheme="minorHAnsi"/>
              </w:rPr>
              <w:t>Nominal amount ($)</w:t>
            </w:r>
          </w:p>
        </w:tc>
        <w:tc>
          <w:tcPr>
            <w:tcW w:w="1701" w:type="dxa"/>
            <w:tcBorders>
              <w:top w:val="single" w:sz="4" w:space="0" w:color="auto"/>
              <w:left w:val="nil"/>
              <w:bottom w:val="single" w:sz="4" w:space="0" w:color="auto"/>
              <w:right w:val="single" w:sz="4" w:space="0" w:color="auto"/>
            </w:tcBorders>
            <w:shd w:val="clear" w:color="000000" w:fill="FFFFFF"/>
          </w:tcPr>
          <w:p w14:paraId="729011A4" w14:textId="106AC22E" w:rsidR="00404A2A" w:rsidRDefault="00404A2A" w:rsidP="00404A2A">
            <w:pPr>
              <w:pStyle w:val="NoSpacing"/>
              <w:rPr>
                <w:rFonts w:cstheme="minorHAnsi"/>
                <w:color w:val="000000"/>
              </w:rPr>
            </w:pPr>
            <w:r w:rsidRPr="00915856">
              <w:t>Label</w:t>
            </w:r>
          </w:p>
        </w:tc>
        <w:tc>
          <w:tcPr>
            <w:tcW w:w="2147" w:type="dxa"/>
          </w:tcPr>
          <w:p w14:paraId="1C01A44F" w14:textId="77777777" w:rsidR="00404A2A" w:rsidRPr="00901608" w:rsidRDefault="00404A2A" w:rsidP="00404A2A">
            <w:pPr>
              <w:pStyle w:val="NoSpacing"/>
            </w:pPr>
          </w:p>
        </w:tc>
        <w:tc>
          <w:tcPr>
            <w:tcW w:w="3685" w:type="dxa"/>
          </w:tcPr>
          <w:p w14:paraId="06093B8D" w14:textId="1B94E55D" w:rsidR="00404A2A" w:rsidRDefault="00404A2A" w:rsidP="00404A2A">
            <w:pPr>
              <w:pStyle w:val="NoSpacing"/>
              <w:rPr>
                <w:rFonts w:cstheme="minorHAnsi"/>
                <w:color w:val="000000"/>
              </w:rPr>
            </w:pPr>
          </w:p>
        </w:tc>
      </w:tr>
      <w:tr w:rsidR="00404A2A" w:rsidRPr="00901608" w14:paraId="6FB371B3" w14:textId="77777777" w:rsidTr="00367814">
        <w:tc>
          <w:tcPr>
            <w:tcW w:w="562" w:type="dxa"/>
          </w:tcPr>
          <w:p w14:paraId="020B4243" w14:textId="0FB1AAC4" w:rsidR="00404A2A" w:rsidRDefault="00404A2A" w:rsidP="00404A2A">
            <w:pPr>
              <w:pStyle w:val="NoSpacing"/>
              <w:rPr>
                <w:rFonts w:cstheme="minorHAnsi"/>
              </w:rPr>
            </w:pPr>
            <w:r>
              <w:rPr>
                <w:rFonts w:cstheme="minorHAnsi"/>
              </w:rPr>
              <w:t>5</w:t>
            </w:r>
          </w:p>
        </w:tc>
        <w:tc>
          <w:tcPr>
            <w:tcW w:w="2248" w:type="dxa"/>
            <w:tcBorders>
              <w:top w:val="single" w:sz="4" w:space="0" w:color="auto"/>
              <w:left w:val="nil"/>
              <w:bottom w:val="single" w:sz="4" w:space="0" w:color="auto"/>
              <w:right w:val="single" w:sz="4" w:space="0" w:color="auto"/>
            </w:tcBorders>
            <w:shd w:val="clear" w:color="000000" w:fill="FFFFFF"/>
          </w:tcPr>
          <w:p w14:paraId="04F9A9A8" w14:textId="140A4E3E" w:rsidR="00404A2A" w:rsidRPr="00734F16" w:rsidRDefault="00404A2A" w:rsidP="00404A2A">
            <w:pPr>
              <w:pStyle w:val="NoSpacing"/>
              <w:rPr>
                <w:rFonts w:cstheme="minorHAnsi"/>
              </w:rPr>
            </w:pPr>
            <w:r>
              <w:rPr>
                <w:rFonts w:cstheme="minorHAnsi"/>
              </w:rPr>
              <w:t>Yield (%)</w:t>
            </w:r>
          </w:p>
        </w:tc>
        <w:tc>
          <w:tcPr>
            <w:tcW w:w="1701" w:type="dxa"/>
            <w:tcBorders>
              <w:top w:val="single" w:sz="4" w:space="0" w:color="auto"/>
              <w:left w:val="nil"/>
              <w:bottom w:val="single" w:sz="4" w:space="0" w:color="auto"/>
              <w:right w:val="single" w:sz="4" w:space="0" w:color="auto"/>
            </w:tcBorders>
            <w:shd w:val="clear" w:color="000000" w:fill="FFFFFF"/>
          </w:tcPr>
          <w:p w14:paraId="78EE570A" w14:textId="5EF0CC06" w:rsidR="00404A2A" w:rsidRPr="00915856" w:rsidRDefault="00404A2A" w:rsidP="00404A2A">
            <w:pPr>
              <w:pStyle w:val="NoSpacing"/>
            </w:pPr>
            <w:r w:rsidRPr="00915856">
              <w:t>Label</w:t>
            </w:r>
          </w:p>
        </w:tc>
        <w:tc>
          <w:tcPr>
            <w:tcW w:w="2147" w:type="dxa"/>
          </w:tcPr>
          <w:p w14:paraId="6A8E16A1" w14:textId="77777777" w:rsidR="00404A2A" w:rsidRPr="00901608" w:rsidRDefault="00404A2A" w:rsidP="00404A2A">
            <w:pPr>
              <w:pStyle w:val="NoSpacing"/>
            </w:pPr>
          </w:p>
        </w:tc>
        <w:tc>
          <w:tcPr>
            <w:tcW w:w="3685" w:type="dxa"/>
          </w:tcPr>
          <w:p w14:paraId="680700B8" w14:textId="77777777" w:rsidR="00404A2A" w:rsidRDefault="00404A2A" w:rsidP="00404A2A">
            <w:pPr>
              <w:pStyle w:val="NoSpacing"/>
              <w:rPr>
                <w:rFonts w:cstheme="minorHAnsi"/>
                <w:color w:val="000000"/>
              </w:rPr>
            </w:pPr>
          </w:p>
        </w:tc>
      </w:tr>
      <w:tr w:rsidR="00070BFB" w:rsidRPr="00901608" w14:paraId="7F7B3C08" w14:textId="77777777" w:rsidTr="00367814">
        <w:tc>
          <w:tcPr>
            <w:tcW w:w="562" w:type="dxa"/>
          </w:tcPr>
          <w:p w14:paraId="3433A4E0" w14:textId="6183D97A" w:rsidR="00070BFB" w:rsidRDefault="00950530" w:rsidP="00070BFB">
            <w:pPr>
              <w:pStyle w:val="NoSpacing"/>
              <w:rPr>
                <w:rFonts w:cstheme="minorHAnsi"/>
              </w:rPr>
            </w:pPr>
            <w:r>
              <w:rPr>
                <w:rFonts w:cstheme="minorHAnsi"/>
              </w:rPr>
              <w:lastRenderedPageBreak/>
              <w:t>6</w:t>
            </w:r>
          </w:p>
        </w:tc>
        <w:tc>
          <w:tcPr>
            <w:tcW w:w="2248" w:type="dxa"/>
            <w:tcBorders>
              <w:top w:val="single" w:sz="4" w:space="0" w:color="auto"/>
              <w:left w:val="nil"/>
              <w:bottom w:val="single" w:sz="4" w:space="0" w:color="auto"/>
              <w:right w:val="single" w:sz="4" w:space="0" w:color="auto"/>
            </w:tcBorders>
            <w:shd w:val="clear" w:color="000000" w:fill="FFFFFF"/>
          </w:tcPr>
          <w:p w14:paraId="3C48E584" w14:textId="138023B4" w:rsidR="00070BFB" w:rsidRDefault="00950530" w:rsidP="00070BFB">
            <w:pPr>
              <w:pStyle w:val="NoSpacing"/>
              <w:rPr>
                <w:rFonts w:cstheme="minorHAnsi"/>
              </w:rPr>
            </w:pPr>
            <w:r>
              <w:rPr>
                <w:rFonts w:cstheme="minorHAnsi"/>
              </w:rPr>
              <w:t>Confirm</w:t>
            </w:r>
          </w:p>
        </w:tc>
        <w:tc>
          <w:tcPr>
            <w:tcW w:w="1701" w:type="dxa"/>
            <w:tcBorders>
              <w:top w:val="single" w:sz="4" w:space="0" w:color="auto"/>
              <w:left w:val="nil"/>
              <w:bottom w:val="single" w:sz="4" w:space="0" w:color="auto"/>
              <w:right w:val="single" w:sz="4" w:space="0" w:color="auto"/>
            </w:tcBorders>
            <w:shd w:val="clear" w:color="000000" w:fill="FFFFFF"/>
          </w:tcPr>
          <w:p w14:paraId="5399BF03" w14:textId="0612E4D6" w:rsidR="00070BFB" w:rsidRPr="00915856" w:rsidRDefault="00070BFB" w:rsidP="00070BFB">
            <w:pPr>
              <w:pStyle w:val="NoSpacing"/>
            </w:pPr>
            <w:r>
              <w:t>Primary button</w:t>
            </w:r>
          </w:p>
        </w:tc>
        <w:tc>
          <w:tcPr>
            <w:tcW w:w="2147" w:type="dxa"/>
          </w:tcPr>
          <w:p w14:paraId="4C41A98F" w14:textId="77777777" w:rsidR="00070BFB" w:rsidRPr="00901608" w:rsidRDefault="00070BFB" w:rsidP="00070BFB">
            <w:pPr>
              <w:pStyle w:val="NoSpacing"/>
            </w:pPr>
          </w:p>
        </w:tc>
        <w:tc>
          <w:tcPr>
            <w:tcW w:w="3685" w:type="dxa"/>
          </w:tcPr>
          <w:p w14:paraId="0E12BA21" w14:textId="5EC4D62D" w:rsidR="00070BFB" w:rsidRDefault="00950530" w:rsidP="00070BFB">
            <w:pPr>
              <w:pStyle w:val="NoSpacing"/>
              <w:rPr>
                <w:rFonts w:cstheme="minorHAnsi"/>
                <w:color w:val="000000"/>
              </w:rPr>
            </w:pPr>
            <w:r>
              <w:rPr>
                <w:rFonts w:cstheme="minorHAnsi"/>
                <w:color w:val="000000"/>
              </w:rPr>
              <w:t xml:space="preserve">Withdraws the approval request submitted for this bid. Refer to </w:t>
            </w:r>
            <w:r>
              <w:rPr>
                <w:rFonts w:cstheme="minorHAnsi"/>
                <w:color w:val="000000"/>
              </w:rPr>
              <w:fldChar w:fldCharType="begin"/>
            </w:r>
            <w:r>
              <w:rPr>
                <w:rFonts w:cstheme="minorHAnsi"/>
                <w:color w:val="000000"/>
              </w:rPr>
              <w:instrText xml:space="preserve"> REF _Ref216444383 \r \h </w:instrText>
            </w:r>
            <w:r>
              <w:rPr>
                <w:rFonts w:cstheme="minorHAnsi"/>
                <w:color w:val="000000"/>
              </w:rPr>
            </w:r>
            <w:r>
              <w:rPr>
                <w:rFonts w:cstheme="minorHAnsi"/>
                <w:color w:val="000000"/>
              </w:rPr>
              <w:fldChar w:fldCharType="separate"/>
            </w:r>
            <w:r w:rsidR="00736FA2">
              <w:rPr>
                <w:rFonts w:cstheme="minorHAnsi"/>
                <w:color w:val="000000"/>
              </w:rPr>
              <w:t>2.11.4</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_Ref216444385 \h </w:instrText>
            </w:r>
            <w:r>
              <w:rPr>
                <w:rFonts w:cstheme="minorHAnsi"/>
                <w:color w:val="000000"/>
              </w:rPr>
            </w:r>
            <w:r>
              <w:rPr>
                <w:rFonts w:cstheme="minorHAnsi"/>
                <w:color w:val="000000"/>
              </w:rPr>
              <w:fldChar w:fldCharType="separate"/>
            </w:r>
            <w:r w:rsidR="00736FA2">
              <w:t>Post Conditions</w:t>
            </w:r>
            <w:r>
              <w:rPr>
                <w:rFonts w:cstheme="minorHAnsi"/>
                <w:color w:val="000000"/>
              </w:rPr>
              <w:fldChar w:fldCharType="end"/>
            </w:r>
            <w:r>
              <w:rPr>
                <w:rFonts w:cstheme="minorHAnsi"/>
                <w:color w:val="000000"/>
              </w:rPr>
              <w:t>.</w:t>
            </w:r>
          </w:p>
        </w:tc>
      </w:tr>
    </w:tbl>
    <w:p w14:paraId="0EA99C59" w14:textId="4B957384" w:rsidR="00404A2A" w:rsidRPr="00AC0954" w:rsidRDefault="00404A2A" w:rsidP="00404A2A">
      <w:pPr>
        <w:pStyle w:val="Caption"/>
      </w:pPr>
      <w:r>
        <w:t xml:space="preserve">Table </w:t>
      </w:r>
      <w:r>
        <w:fldChar w:fldCharType="begin"/>
      </w:r>
      <w:r>
        <w:instrText xml:space="preserve"> SEQ Table \* ARABIC </w:instrText>
      </w:r>
      <w:r>
        <w:fldChar w:fldCharType="separate"/>
      </w:r>
      <w:r w:rsidR="00736FA2">
        <w:rPr>
          <w:noProof/>
        </w:rPr>
        <w:t>25</w:t>
      </w:r>
      <w:r>
        <w:fldChar w:fldCharType="end"/>
      </w:r>
      <w:r>
        <w:t xml:space="preserve">: </w:t>
      </w:r>
      <w:r w:rsidR="00070BFB">
        <w:t>Review</w:t>
      </w:r>
      <w:r>
        <w:t xml:space="preserve"> Bid Modal Screen Elements</w:t>
      </w:r>
    </w:p>
    <w:p w14:paraId="429D5196" w14:textId="03DD8163" w:rsidR="003A274A" w:rsidRDefault="003A274A" w:rsidP="003A274A">
      <w:pPr>
        <w:pStyle w:val="Heading2"/>
      </w:pPr>
      <w:bookmarkStart w:id="661" w:name="_Ref215561849"/>
      <w:bookmarkStart w:id="662" w:name="_Ref215561851"/>
      <w:bookmarkStart w:id="663" w:name="_Toc215646029"/>
      <w:bookmarkStart w:id="664" w:name="_Toc216817659"/>
      <w:bookmarkStart w:id="665" w:name="_Ref216855194"/>
      <w:bookmarkStart w:id="666" w:name="_Ref216855196"/>
      <w:commentRangeStart w:id="667"/>
      <w:r>
        <w:t xml:space="preserve">Approve/Reject </w:t>
      </w:r>
      <w:bookmarkEnd w:id="661"/>
      <w:bookmarkEnd w:id="662"/>
      <w:bookmarkEnd w:id="663"/>
      <w:r>
        <w:t>Bids</w:t>
      </w:r>
      <w:bookmarkEnd w:id="664"/>
      <w:bookmarkEnd w:id="665"/>
      <w:bookmarkEnd w:id="666"/>
      <w:commentRangeEnd w:id="667"/>
      <w:r w:rsidR="00084D19">
        <w:rPr>
          <w:rStyle w:val="CommentReference"/>
          <w:rFonts w:asciiTheme="minorHAnsi" w:eastAsiaTheme="minorHAnsi" w:hAnsiTheme="minorHAnsi" w:cstheme="minorBidi"/>
          <w:b w:val="0"/>
          <w:smallCaps w:val="0"/>
          <w:lang w:val="en-SG"/>
        </w:rPr>
        <w:commentReference w:id="667"/>
      </w:r>
    </w:p>
    <w:p w14:paraId="284FC079" w14:textId="77777777" w:rsidR="003A274A" w:rsidRDefault="003A274A" w:rsidP="003A274A">
      <w:pPr>
        <w:pStyle w:val="Heading3"/>
      </w:pPr>
      <w:bookmarkStart w:id="668" w:name="_Toc215646030"/>
      <w:bookmarkStart w:id="669" w:name="_Toc216817660"/>
      <w:r>
        <w:t>Description</w:t>
      </w:r>
      <w:bookmarkEnd w:id="668"/>
      <w:bookmarkEnd w:id="669"/>
    </w:p>
    <w:p w14:paraId="16979D01" w14:textId="0CA581E0" w:rsidR="003A274A" w:rsidRPr="007941A4" w:rsidRDefault="003A274A" w:rsidP="003A274A">
      <w:r w:rsidRPr="007941A4">
        <w:t xml:space="preserve">This use case enables Checkers to approve or reject </w:t>
      </w:r>
      <w:r>
        <w:t>bids that are pending approval for creation, update, or deletion</w:t>
      </w:r>
      <w:r w:rsidRPr="007941A4">
        <w:t xml:space="preserve">. </w:t>
      </w:r>
    </w:p>
    <w:p w14:paraId="516EE7EF" w14:textId="77777777" w:rsidR="003A274A" w:rsidRDefault="003A274A" w:rsidP="003A274A">
      <w:pPr>
        <w:pStyle w:val="Heading3"/>
      </w:pPr>
      <w:bookmarkStart w:id="670" w:name="_Toc215646031"/>
      <w:bookmarkStart w:id="671" w:name="_Toc216817661"/>
      <w:r>
        <w:t>Preconditions</w:t>
      </w:r>
      <w:bookmarkEnd w:id="670"/>
      <w:bookmarkEnd w:id="671"/>
    </w:p>
    <w:p w14:paraId="26C49AFC" w14:textId="77777777" w:rsidR="003A274A" w:rsidRDefault="003A274A" w:rsidP="003A274A">
      <w:pPr>
        <w:pStyle w:val="ListParagraph"/>
        <w:ind w:hanging="436"/>
      </w:pPr>
      <w:r>
        <w:t>User logs in to the Intranet Portal.</w:t>
      </w:r>
    </w:p>
    <w:p w14:paraId="5F7A833F" w14:textId="3F843007" w:rsidR="003A274A" w:rsidRDefault="003A274A" w:rsidP="003A274A">
      <w:pPr>
        <w:pStyle w:val="ListParagraph"/>
        <w:ind w:hanging="436"/>
      </w:pPr>
      <w:r>
        <w:t>User accesses the Bid Details Page.</w:t>
      </w:r>
    </w:p>
    <w:p w14:paraId="6A393651" w14:textId="1B7AA78B" w:rsidR="003A274A" w:rsidRDefault="003A274A" w:rsidP="003A274A">
      <w:pPr>
        <w:pStyle w:val="ListParagraph"/>
        <w:ind w:hanging="436"/>
      </w:pPr>
      <w:r>
        <w:t>There are bids that are pending approval in the Bid Details Page.</w:t>
      </w:r>
    </w:p>
    <w:p w14:paraId="71EB57CB" w14:textId="5F70C887" w:rsidR="00F01E71" w:rsidRDefault="00F01E71" w:rsidP="003A274A">
      <w:pPr>
        <w:pStyle w:val="ListParagraph"/>
        <w:ind w:hanging="436"/>
      </w:pPr>
      <w:commentRangeStart w:id="672"/>
      <w:r>
        <w:t>The allotment process for the issuance is not ongoing</w:t>
      </w:r>
      <w:commentRangeEnd w:id="672"/>
      <w:r w:rsidR="008D2717">
        <w:rPr>
          <w:rStyle w:val="CommentReference"/>
        </w:rPr>
        <w:commentReference w:id="672"/>
      </w:r>
      <w:r>
        <w:t>.</w:t>
      </w:r>
    </w:p>
    <w:p w14:paraId="2FE59FC3" w14:textId="77777777" w:rsidR="003A274A" w:rsidRDefault="003A274A" w:rsidP="003A274A">
      <w:pPr>
        <w:pStyle w:val="Heading3"/>
      </w:pPr>
      <w:bookmarkStart w:id="673" w:name="_Toc215646032"/>
      <w:bookmarkStart w:id="674" w:name="_Toc216817662"/>
      <w:r>
        <w:t>Business Requirements</w:t>
      </w:r>
      <w:bookmarkEnd w:id="673"/>
      <w:bookmarkEnd w:id="674"/>
    </w:p>
    <w:p w14:paraId="172EC99E" w14:textId="77777777" w:rsidR="003A274A" w:rsidRPr="0068320A" w:rsidRDefault="003A274A" w:rsidP="003A274A">
      <w:pPr>
        <w:pStyle w:val="ListParagraph"/>
        <w:ind w:hanging="436"/>
        <w:rPr>
          <w:b/>
          <w:bCs/>
        </w:rPr>
      </w:pPr>
      <w:r w:rsidRPr="0068320A">
        <w:rPr>
          <w:b/>
          <w:bCs/>
        </w:rPr>
        <w:t xml:space="preserve">Role-based Access Control: </w:t>
      </w:r>
    </w:p>
    <w:p w14:paraId="78F97AB3" w14:textId="46521BAA" w:rsidR="003A274A" w:rsidRDefault="002411CE" w:rsidP="003A274A">
      <w:pPr>
        <w:pStyle w:val="ListParagraph"/>
        <w:numPr>
          <w:ilvl w:val="1"/>
          <w:numId w:val="27"/>
        </w:numPr>
        <w:ind w:left="1276" w:hanging="425"/>
      </w:pPr>
      <w:r>
        <w:t>Bid Collation</w:t>
      </w:r>
      <w:r w:rsidR="003A274A">
        <w:t xml:space="preserve"> Checker</w:t>
      </w:r>
    </w:p>
    <w:p w14:paraId="15E53019" w14:textId="2A9E0F41" w:rsidR="003A274A" w:rsidRPr="007941A4" w:rsidRDefault="003A274A" w:rsidP="003A274A">
      <w:pPr>
        <w:pStyle w:val="ListParagraph"/>
        <w:ind w:hanging="436"/>
      </w:pPr>
      <w:r w:rsidRPr="007941A4">
        <w:t xml:space="preserve">Checkers are not allowed to approve or reject the </w:t>
      </w:r>
      <w:r w:rsidR="00E443C5">
        <w:t>bids</w:t>
      </w:r>
      <w:r w:rsidRPr="007941A4">
        <w:t xml:space="preserve"> which they have submitted for approval</w:t>
      </w:r>
      <w:r>
        <w:t>.</w:t>
      </w:r>
    </w:p>
    <w:p w14:paraId="17225159" w14:textId="5E615E7B" w:rsidR="003A274A" w:rsidRDefault="003A274A" w:rsidP="003A274A">
      <w:pPr>
        <w:pStyle w:val="ListParagraph"/>
        <w:ind w:hanging="436"/>
      </w:pPr>
      <w:r w:rsidRPr="007941A4">
        <w:t xml:space="preserve">Checkers are not allowed to reject </w:t>
      </w:r>
      <w:r>
        <w:t>bids</w:t>
      </w:r>
      <w:r w:rsidRPr="007941A4">
        <w:t xml:space="preserve"> without entering remarks.</w:t>
      </w:r>
    </w:p>
    <w:p w14:paraId="485F47AA" w14:textId="2656B353" w:rsidR="003147F9" w:rsidRDefault="003147F9" w:rsidP="003A274A">
      <w:pPr>
        <w:pStyle w:val="ListParagraph"/>
        <w:ind w:hanging="436"/>
      </w:pPr>
      <w:r>
        <w:t xml:space="preserve">To approve or reject bids, checkers will need to perform key verification of the following fields: </w:t>
      </w:r>
      <w:commentRangeStart w:id="675"/>
      <w:commentRangeStart w:id="676"/>
      <w:r>
        <w:t>Dealer code, bank ref. no., yield and nominal amount.</w:t>
      </w:r>
      <w:commentRangeEnd w:id="675"/>
      <w:r w:rsidR="008D2717">
        <w:rPr>
          <w:rStyle w:val="CommentReference"/>
        </w:rPr>
        <w:commentReference w:id="675"/>
      </w:r>
      <w:commentRangeEnd w:id="676"/>
      <w:r w:rsidR="009653FF">
        <w:rPr>
          <w:rStyle w:val="CommentReference"/>
        </w:rPr>
        <w:commentReference w:id="676"/>
      </w:r>
    </w:p>
    <w:p w14:paraId="1A977B28" w14:textId="77777777" w:rsidR="003A274A" w:rsidRDefault="003A274A" w:rsidP="003A274A">
      <w:pPr>
        <w:pStyle w:val="Heading3"/>
      </w:pPr>
      <w:bookmarkStart w:id="677" w:name="_Ref215576586"/>
      <w:bookmarkStart w:id="678" w:name="_Ref215576588"/>
      <w:bookmarkStart w:id="679" w:name="_Toc215646033"/>
      <w:bookmarkStart w:id="680" w:name="_Toc216817663"/>
      <w:r>
        <w:t>Post Conditions</w:t>
      </w:r>
      <w:bookmarkEnd w:id="677"/>
      <w:bookmarkEnd w:id="678"/>
      <w:bookmarkEnd w:id="679"/>
      <w:bookmarkEnd w:id="680"/>
    </w:p>
    <w:p w14:paraId="6DB21F36" w14:textId="2E0CE478" w:rsidR="003A274A" w:rsidRDefault="003A274A" w:rsidP="002411CE">
      <w:pPr>
        <w:pStyle w:val="ListParagraph"/>
      </w:pPr>
      <w:r>
        <w:t xml:space="preserve">The bid is </w:t>
      </w:r>
      <w:r w:rsidR="002411CE">
        <w:t>either</w:t>
      </w:r>
      <w:r>
        <w:t>:</w:t>
      </w:r>
    </w:p>
    <w:p w14:paraId="5A4A56B5" w14:textId="2D28A928" w:rsidR="003A274A" w:rsidRDefault="002411CE" w:rsidP="003A274A">
      <w:pPr>
        <w:pStyle w:val="ListParagraph"/>
        <w:numPr>
          <w:ilvl w:val="1"/>
          <w:numId w:val="27"/>
        </w:numPr>
      </w:pPr>
      <w:commentRangeStart w:id="681"/>
      <w:r>
        <w:t>approved and will be created, updated, or deleted immediately</w:t>
      </w:r>
      <w:commentRangeEnd w:id="681"/>
      <w:r w:rsidR="000E3E22">
        <w:rPr>
          <w:rStyle w:val="CommentReference"/>
        </w:rPr>
        <w:commentReference w:id="681"/>
      </w:r>
      <w:r>
        <w:t>, OR</w:t>
      </w:r>
    </w:p>
    <w:p w14:paraId="34D57A67" w14:textId="0BC3EFBE" w:rsidR="002411CE" w:rsidRDefault="002411CE" w:rsidP="003A274A">
      <w:pPr>
        <w:pStyle w:val="ListParagraph"/>
        <w:numPr>
          <w:ilvl w:val="1"/>
          <w:numId w:val="27"/>
        </w:numPr>
      </w:pPr>
      <w:commentRangeStart w:id="682"/>
      <w:r>
        <w:t>rejected and not created or deleted</w:t>
      </w:r>
      <w:commentRangeEnd w:id="682"/>
      <w:r w:rsidR="0022779C">
        <w:rPr>
          <w:rStyle w:val="CommentReference"/>
        </w:rPr>
        <w:commentReference w:id="682"/>
      </w:r>
      <w:r>
        <w:t>, OR</w:t>
      </w:r>
    </w:p>
    <w:p w14:paraId="4E33BD26" w14:textId="2470D710" w:rsidR="002411CE" w:rsidRDefault="002411CE" w:rsidP="003A274A">
      <w:pPr>
        <w:pStyle w:val="ListParagraph"/>
        <w:numPr>
          <w:ilvl w:val="1"/>
          <w:numId w:val="27"/>
        </w:numPr>
      </w:pPr>
      <w:r>
        <w:t>rejected and reverted to its original bid detail without any changes (if the rejection was for an update).</w:t>
      </w:r>
    </w:p>
    <w:p w14:paraId="65645B6B" w14:textId="63143DB5" w:rsidR="003A274A" w:rsidRDefault="003A274A" w:rsidP="002411CE">
      <w:pPr>
        <w:pStyle w:val="ListParagraph"/>
      </w:pPr>
      <w:r w:rsidRPr="002411CE">
        <w:t>Emails</w:t>
      </w:r>
      <w:r>
        <w:t xml:space="preserve"> are sent to inform users that the </w:t>
      </w:r>
      <w:r w:rsidR="002411CE">
        <w:t>bid</w:t>
      </w:r>
      <w:r>
        <w:t xml:space="preserve"> has been approved or rejected.</w:t>
      </w:r>
    </w:p>
    <w:p w14:paraId="0A993FB9" w14:textId="77777777" w:rsidR="002411CE" w:rsidRDefault="002411CE" w:rsidP="002411CE">
      <w:pPr>
        <w:pStyle w:val="ListParagraph"/>
      </w:pPr>
      <w:r>
        <w:t>User remains in the Bid Details Page.</w:t>
      </w:r>
    </w:p>
    <w:p w14:paraId="1BA24F8A" w14:textId="09A174BB" w:rsidR="002411CE" w:rsidRDefault="002411CE" w:rsidP="002411CE">
      <w:pPr>
        <w:pStyle w:val="ListParagraph"/>
      </w:pPr>
      <w:r>
        <w:t xml:space="preserve">User </w:t>
      </w:r>
      <w:r w:rsidRPr="002411CE">
        <w:t>views</w:t>
      </w:r>
      <w:r>
        <w:t xml:space="preserve"> a temporary toast notification informing that the approval or rejection was successful.</w:t>
      </w:r>
    </w:p>
    <w:p w14:paraId="330258EF" w14:textId="77777777" w:rsidR="00BA0122" w:rsidRPr="0068320A" w:rsidRDefault="00BA0122" w:rsidP="00BA0122">
      <w:pPr>
        <w:pStyle w:val="Heading3"/>
      </w:pPr>
      <w:bookmarkStart w:id="683" w:name="_Toc216817664"/>
      <w:r>
        <w:t>Bid Details page</w:t>
      </w:r>
      <w:bookmarkEnd w:id="683"/>
    </w:p>
    <w:p w14:paraId="7C1AA475" w14:textId="77777777" w:rsidR="00BA0122" w:rsidRPr="00F70B95" w:rsidRDefault="00BA0122" w:rsidP="00BA0122">
      <w:r>
        <w:t>The Bid Details page contains additional elements in the Pending Approvals Accordion.</w:t>
      </w:r>
    </w:p>
    <w:p w14:paraId="25242254" w14:textId="77777777" w:rsidR="00BA0122" w:rsidRDefault="00BA0122" w:rsidP="00BA0122">
      <w:pPr>
        <w:pStyle w:val="Heading4"/>
      </w:pPr>
      <w:r>
        <w:t>Wireframe</w:t>
      </w:r>
    </w:p>
    <w:p w14:paraId="6C9DF268" w14:textId="093D5BB5" w:rsidR="000C7771" w:rsidRDefault="000C7771" w:rsidP="000C7771">
      <w:r>
        <w:t xml:space="preserve">Refer to </w:t>
      </w:r>
      <w:r>
        <w:fldChar w:fldCharType="begin"/>
      </w:r>
      <w:r>
        <w:instrText xml:space="preserve"> REF _Ref215243926 \r \h </w:instrText>
      </w:r>
      <w:r>
        <w:fldChar w:fldCharType="separate"/>
      </w:r>
      <w:r w:rsidR="00736FA2">
        <w:t>2.7.6.1</w:t>
      </w:r>
      <w:r>
        <w:fldChar w:fldCharType="end"/>
      </w:r>
      <w:r>
        <w:t xml:space="preserve"> </w:t>
      </w:r>
      <w:r>
        <w:fldChar w:fldCharType="begin"/>
      </w:r>
      <w:r>
        <w:instrText xml:space="preserve"> REF _Ref215243926 \h </w:instrText>
      </w:r>
      <w:r>
        <w:fldChar w:fldCharType="separate"/>
      </w:r>
      <w:r w:rsidR="00736FA2">
        <w:t>Wireframe</w:t>
      </w:r>
      <w:r>
        <w:fldChar w:fldCharType="end"/>
      </w:r>
      <w:r>
        <w:t>.</w:t>
      </w:r>
    </w:p>
    <w:p w14:paraId="6B127D87" w14:textId="77777777" w:rsidR="00BA0122" w:rsidRDefault="00BA0122" w:rsidP="00BA0122">
      <w:pPr>
        <w:pStyle w:val="Heading4"/>
      </w:pPr>
      <w:r>
        <w:t>Pending Approvals Accordion</w:t>
      </w:r>
    </w:p>
    <w:tbl>
      <w:tblPr>
        <w:tblStyle w:val="TableGrid"/>
        <w:tblW w:w="0" w:type="auto"/>
        <w:tblLook w:val="04A0" w:firstRow="1" w:lastRow="0" w:firstColumn="1" w:lastColumn="0" w:noHBand="0" w:noVBand="1"/>
      </w:tblPr>
      <w:tblGrid>
        <w:gridCol w:w="562"/>
        <w:gridCol w:w="2248"/>
        <w:gridCol w:w="1701"/>
        <w:gridCol w:w="2147"/>
        <w:gridCol w:w="3685"/>
      </w:tblGrid>
      <w:tr w:rsidR="00BA0122" w:rsidRPr="007D7B67" w14:paraId="43014786" w14:textId="77777777" w:rsidTr="00367814">
        <w:tc>
          <w:tcPr>
            <w:tcW w:w="562" w:type="dxa"/>
            <w:shd w:val="clear" w:color="auto" w:fill="E7E6E6" w:themeFill="background2"/>
          </w:tcPr>
          <w:p w14:paraId="3F668646" w14:textId="77777777" w:rsidR="00BA0122" w:rsidRPr="007D7B67" w:rsidRDefault="00BA0122" w:rsidP="00367814">
            <w:pPr>
              <w:pStyle w:val="NoSpacing"/>
              <w:jc w:val="center"/>
              <w:rPr>
                <w:b/>
                <w:bCs/>
              </w:rPr>
            </w:pPr>
            <w:r w:rsidRPr="007D7B67">
              <w:rPr>
                <w:rFonts w:cstheme="minorHAnsi"/>
                <w:b/>
                <w:bCs/>
              </w:rPr>
              <w:t>S/N</w:t>
            </w:r>
          </w:p>
        </w:tc>
        <w:tc>
          <w:tcPr>
            <w:tcW w:w="2248" w:type="dxa"/>
            <w:shd w:val="clear" w:color="auto" w:fill="E7E6E6" w:themeFill="background2"/>
          </w:tcPr>
          <w:p w14:paraId="5B3A0A5D" w14:textId="77777777" w:rsidR="00BA0122" w:rsidRPr="007D7B67" w:rsidRDefault="00BA0122" w:rsidP="00367814">
            <w:pPr>
              <w:pStyle w:val="NoSpacing"/>
              <w:jc w:val="center"/>
              <w:rPr>
                <w:b/>
                <w:bCs/>
              </w:rPr>
            </w:pPr>
            <w:r w:rsidRPr="007D7B67">
              <w:rPr>
                <w:rFonts w:cstheme="minorHAnsi"/>
                <w:b/>
                <w:bCs/>
              </w:rPr>
              <w:t>Name</w:t>
            </w:r>
          </w:p>
        </w:tc>
        <w:tc>
          <w:tcPr>
            <w:tcW w:w="1701" w:type="dxa"/>
            <w:shd w:val="clear" w:color="auto" w:fill="E7E6E6" w:themeFill="background2"/>
          </w:tcPr>
          <w:p w14:paraId="5CAC70F1" w14:textId="77777777" w:rsidR="00BA0122" w:rsidRPr="007D7B67" w:rsidRDefault="00BA0122"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5E75C19D" w14:textId="77777777" w:rsidR="00BA0122" w:rsidRPr="007D7B67" w:rsidRDefault="00BA0122"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66918BBC" w14:textId="77777777" w:rsidR="00BA0122" w:rsidRPr="007D7B67" w:rsidRDefault="00BA0122"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8AA941E" w14:textId="77777777" w:rsidR="00BA0122" w:rsidRPr="007D7B67" w:rsidRDefault="00BA0122" w:rsidP="00367814">
            <w:pPr>
              <w:pStyle w:val="NoSpacing"/>
              <w:jc w:val="center"/>
              <w:rPr>
                <w:rFonts w:cstheme="minorHAnsi"/>
                <w:b/>
                <w:bCs/>
              </w:rPr>
            </w:pPr>
            <w:r>
              <w:rPr>
                <w:rFonts w:cstheme="minorHAnsi"/>
                <w:b/>
                <w:bCs/>
              </w:rPr>
              <w:t>Remarks</w:t>
            </w:r>
          </w:p>
        </w:tc>
      </w:tr>
      <w:tr w:rsidR="00BA0122" w:rsidRPr="00901608" w14:paraId="408E84B6" w14:textId="77777777" w:rsidTr="00367814">
        <w:tc>
          <w:tcPr>
            <w:tcW w:w="562" w:type="dxa"/>
          </w:tcPr>
          <w:p w14:paraId="2321A6A4" w14:textId="77777777" w:rsidR="00BA0122" w:rsidRDefault="00BA0122" w:rsidP="00367814">
            <w:pPr>
              <w:pStyle w:val="NoSpacing"/>
              <w:rPr>
                <w:rFonts w:cstheme="minorHAnsi"/>
              </w:rPr>
            </w:pPr>
            <w:r>
              <w:rPr>
                <w:rFonts w:cstheme="minorHAnsi"/>
              </w:rPr>
              <w:t>1</w:t>
            </w:r>
          </w:p>
        </w:tc>
        <w:tc>
          <w:tcPr>
            <w:tcW w:w="2248" w:type="dxa"/>
          </w:tcPr>
          <w:p w14:paraId="5D029594" w14:textId="77777777" w:rsidR="00BA0122" w:rsidRDefault="00BA0122" w:rsidP="00367814">
            <w:pPr>
              <w:pStyle w:val="NoSpacing"/>
            </w:pPr>
            <w:r>
              <w:t>Review</w:t>
            </w:r>
          </w:p>
        </w:tc>
        <w:tc>
          <w:tcPr>
            <w:tcW w:w="1701" w:type="dxa"/>
          </w:tcPr>
          <w:p w14:paraId="47312ADA" w14:textId="56FFF3C1" w:rsidR="00BA0122" w:rsidRDefault="00BA0122" w:rsidP="00367814">
            <w:pPr>
              <w:pStyle w:val="NoSpacing"/>
              <w:rPr>
                <w:rFonts w:cstheme="minorHAnsi"/>
                <w:color w:val="000000"/>
              </w:rPr>
            </w:pPr>
            <w:commentRangeStart w:id="684"/>
            <w:r>
              <w:rPr>
                <w:rFonts w:cstheme="minorHAnsi"/>
                <w:color w:val="000000"/>
              </w:rPr>
              <w:t>Button</w:t>
            </w:r>
            <w:commentRangeEnd w:id="684"/>
            <w:r w:rsidR="008D2717">
              <w:rPr>
                <w:rStyle w:val="CommentReference"/>
              </w:rPr>
              <w:commentReference w:id="684"/>
            </w:r>
          </w:p>
        </w:tc>
        <w:tc>
          <w:tcPr>
            <w:tcW w:w="2147" w:type="dxa"/>
          </w:tcPr>
          <w:p w14:paraId="4445D01A" w14:textId="77777777" w:rsidR="00BA0122" w:rsidRPr="00901608" w:rsidRDefault="00BA0122" w:rsidP="00367814">
            <w:pPr>
              <w:pStyle w:val="NoSpacing"/>
            </w:pPr>
          </w:p>
        </w:tc>
        <w:tc>
          <w:tcPr>
            <w:tcW w:w="3685" w:type="dxa"/>
          </w:tcPr>
          <w:p w14:paraId="454D464B" w14:textId="77777777" w:rsidR="00BA0122" w:rsidRDefault="00BA0122" w:rsidP="00367814">
            <w:pPr>
              <w:pStyle w:val="NoSpacing"/>
              <w:rPr>
                <w:rFonts w:cstheme="minorHAnsi"/>
                <w:color w:val="000000"/>
              </w:rPr>
            </w:pPr>
            <w:r>
              <w:rPr>
                <w:rFonts w:cstheme="minorHAnsi"/>
                <w:color w:val="000000"/>
              </w:rPr>
              <w:t>Opens the Review Bid Modal.</w:t>
            </w:r>
          </w:p>
        </w:tc>
      </w:tr>
    </w:tbl>
    <w:p w14:paraId="36860F50" w14:textId="5048BC56" w:rsidR="00BA0122" w:rsidRPr="00AC0954" w:rsidRDefault="00BA0122" w:rsidP="00BA0122">
      <w:pPr>
        <w:pStyle w:val="Caption"/>
      </w:pPr>
      <w:r>
        <w:lastRenderedPageBreak/>
        <w:t xml:space="preserve">Table </w:t>
      </w:r>
      <w:r>
        <w:fldChar w:fldCharType="begin"/>
      </w:r>
      <w:r>
        <w:instrText xml:space="preserve"> SEQ Table \* ARABIC </w:instrText>
      </w:r>
      <w:r>
        <w:fldChar w:fldCharType="separate"/>
      </w:r>
      <w:r w:rsidR="00736FA2">
        <w:rPr>
          <w:noProof/>
        </w:rPr>
        <w:t>26</w:t>
      </w:r>
      <w:r>
        <w:fldChar w:fldCharType="end"/>
      </w:r>
      <w:r>
        <w:t>: Pending Approvals Accordion Screen Elements</w:t>
      </w:r>
    </w:p>
    <w:p w14:paraId="500637B1" w14:textId="77777777" w:rsidR="00BA0122" w:rsidRDefault="00BA0122" w:rsidP="00BA0122">
      <w:pPr>
        <w:pStyle w:val="Heading3"/>
      </w:pPr>
      <w:bookmarkStart w:id="685" w:name="_Toc216817665"/>
      <w:commentRangeStart w:id="686"/>
      <w:r>
        <w:t>Review Bid Modal</w:t>
      </w:r>
      <w:bookmarkEnd w:id="685"/>
      <w:commentRangeEnd w:id="686"/>
      <w:r w:rsidR="007A5785">
        <w:rPr>
          <w:rStyle w:val="CommentReference"/>
          <w:rFonts w:asciiTheme="minorHAnsi" w:eastAsiaTheme="minorHAnsi" w:hAnsiTheme="minorHAnsi" w:cstheme="minorBidi"/>
          <w:b w:val="0"/>
          <w:smallCaps w:val="0"/>
        </w:rPr>
        <w:commentReference w:id="686"/>
      </w:r>
    </w:p>
    <w:commentRangeStart w:id="687"/>
    <w:commentRangeStart w:id="688"/>
    <w:commentRangeStart w:id="689"/>
    <w:p w14:paraId="19937405" w14:textId="00542E10" w:rsidR="00BA0122" w:rsidRDefault="003147F9" w:rsidP="00BA0122">
      <w:pPr>
        <w:pStyle w:val="Heading4"/>
      </w:pPr>
      <w:r>
        <w:rPr>
          <w:noProof/>
        </w:rPr>
        <mc:AlternateContent>
          <mc:Choice Requires="wpg">
            <w:drawing>
              <wp:anchor distT="0" distB="0" distL="114300" distR="114300" simplePos="0" relativeHeight="251658240" behindDoc="0" locked="0" layoutInCell="1" allowOverlap="1" wp14:anchorId="247C5296" wp14:editId="718801F4">
                <wp:simplePos x="0" y="0"/>
                <wp:positionH relativeFrom="column">
                  <wp:posOffset>1651000</wp:posOffset>
                </wp:positionH>
                <wp:positionV relativeFrom="paragraph">
                  <wp:posOffset>291465</wp:posOffset>
                </wp:positionV>
                <wp:extent cx="3746500" cy="3302000"/>
                <wp:effectExtent l="0" t="0" r="6350" b="0"/>
                <wp:wrapTopAndBottom/>
                <wp:docPr id="334901879" name="Group 2"/>
                <wp:cNvGraphicFramePr/>
                <a:graphic xmlns:a="http://schemas.openxmlformats.org/drawingml/2006/main">
                  <a:graphicData uri="http://schemas.microsoft.com/office/word/2010/wordprocessingGroup">
                    <wpg:wgp>
                      <wpg:cNvGrpSpPr/>
                      <wpg:grpSpPr>
                        <a:xfrm>
                          <a:off x="0" y="0"/>
                          <a:ext cx="3746500" cy="3302000"/>
                          <a:chOff x="0" y="0"/>
                          <a:chExt cx="3746500" cy="3302000"/>
                        </a:xfrm>
                      </wpg:grpSpPr>
                      <pic:pic xmlns:pic="http://schemas.openxmlformats.org/drawingml/2006/picture">
                        <pic:nvPicPr>
                          <pic:cNvPr id="1822367209" name="Picture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46500" cy="171450"/>
                          </a:xfrm>
                          <a:prstGeom prst="rect">
                            <a:avLst/>
                          </a:prstGeom>
                        </pic:spPr>
                      </pic:pic>
                      <pic:pic xmlns:pic="http://schemas.openxmlformats.org/drawingml/2006/picture">
                        <pic:nvPicPr>
                          <pic:cNvPr id="1010287222" name="Picture 1" descr="A screenshot of a credit card&#10;&#10;AI-generated content may be incorrect."/>
                          <pic:cNvPicPr>
                            <a:picLocks noChangeAspect="1"/>
                          </pic:cNvPicPr>
                        </pic:nvPicPr>
                        <pic:blipFill rotWithShape="1">
                          <a:blip r:embed="rId42">
                            <a:extLst>
                              <a:ext uri="{28A0092B-C50C-407E-A947-70E740481C1C}">
                                <a14:useLocalDpi xmlns:a14="http://schemas.microsoft.com/office/drawing/2010/main" val="0"/>
                              </a:ext>
                            </a:extLst>
                          </a:blip>
                          <a:srcRect t="11470"/>
                          <a:stretch>
                            <a:fillRect/>
                          </a:stretch>
                        </pic:blipFill>
                        <pic:spPr bwMode="auto">
                          <a:xfrm>
                            <a:off x="0" y="215900"/>
                            <a:ext cx="3700780" cy="18618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18995033" name="Picture 1" descr="A screenshot of a computer&#10;&#10;AI-generated content may be incorrect."/>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6350" y="2120900"/>
                            <a:ext cx="3737610" cy="1181100"/>
                          </a:xfrm>
                          <a:prstGeom prst="rect">
                            <a:avLst/>
                          </a:prstGeom>
                        </pic:spPr>
                      </pic:pic>
                    </wpg:wgp>
                  </a:graphicData>
                </a:graphic>
              </wp:anchor>
            </w:drawing>
          </mc:Choice>
          <mc:Fallback>
            <w:pict>
              <v:group w14:anchorId="34129620" id="Group 2" o:spid="_x0000_s1026" style="position:absolute;margin-left:130pt;margin-top:22.95pt;width:295pt;height:260pt;z-index:251658240" coordsize="37465,33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7465;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">
                  <v:imagedata r:id="rId44" o:title=""/>
                </v:shape>
                <v:shape id="Picture 1" o:spid="_x0000_s1028" type="#_x0000_t75" alt="A screenshot of a credit card&#10;&#10;AI-generated content may be incorrect." style="position:absolute;top:2159;width:37007;height:18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">
                  <v:imagedata r:id="rId45" o:title="A screenshot of a credit card&#10;&#10;AI-generated content may be incorrect" croptop="7517f"/>
                </v:shape>
                <v:shape id="Picture 1" o:spid="_x0000_s1029" type="#_x0000_t75" alt="A screenshot of a computer&#10;&#10;AI-generated content may be incorrect." style="position:absolute;left:63;top:21209;width:37376;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">
                  <v:imagedata r:id="rId46" o:title="A screenshot of a computer&#10;&#10;AI-generated content may be incorrect"/>
                </v:shape>
                <w10:wrap type="topAndBottom"/>
              </v:group>
            </w:pict>
          </mc:Fallback>
        </mc:AlternateContent>
      </w:r>
      <w:commentRangeEnd w:id="687"/>
      <w:commentRangeEnd w:id="688"/>
      <w:commentRangeEnd w:id="689"/>
      <w:r w:rsidR="008D2717">
        <w:rPr>
          <w:rStyle w:val="CommentReference"/>
          <w:rFonts w:eastAsiaTheme="minorHAnsi" w:cstheme="minorBidi"/>
          <w:b w:val="0"/>
          <w:iCs w:val="0"/>
        </w:rPr>
        <w:commentReference w:id="687"/>
      </w:r>
      <w:r w:rsidR="005922D9">
        <w:rPr>
          <w:rStyle w:val="CommentReference"/>
          <w:rFonts w:eastAsiaTheme="minorHAnsi" w:cstheme="minorBidi"/>
          <w:b w:val="0"/>
          <w:iCs w:val="0"/>
        </w:rPr>
        <w:commentReference w:id="688"/>
      </w:r>
      <w:r w:rsidR="00E37DE5">
        <w:rPr>
          <w:rStyle w:val="CommentReference"/>
          <w:rFonts w:eastAsiaTheme="minorHAnsi" w:cstheme="minorBidi"/>
          <w:b w:val="0"/>
          <w:iCs w:val="0"/>
        </w:rPr>
        <w:commentReference w:id="689"/>
      </w:r>
      <w:r w:rsidR="00BA0122">
        <w:t>Wireframe</w:t>
      </w:r>
    </w:p>
    <w:p w14:paraId="6BFE03D6" w14:textId="4B5C3318" w:rsidR="00BA0122" w:rsidRDefault="00BA0122" w:rsidP="00BA0122">
      <w:pPr>
        <w:pStyle w:val="Caption"/>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17</w:t>
      </w:r>
      <w:r w:rsidRPr="00411560">
        <w:fldChar w:fldCharType="end"/>
      </w:r>
      <w:r>
        <w:t>:</w:t>
      </w:r>
      <w:r w:rsidRPr="00411560">
        <w:t xml:space="preserve"> </w:t>
      </w:r>
      <w:r>
        <w:t>Review Bid Modal</w:t>
      </w:r>
    </w:p>
    <w:p w14:paraId="0AE626A0" w14:textId="77777777" w:rsidR="00BA0122" w:rsidRDefault="00BA0122" w:rsidP="00BA0122">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BA0122" w:rsidRPr="007D7B67" w14:paraId="698E46CA" w14:textId="77777777" w:rsidTr="00367814">
        <w:tc>
          <w:tcPr>
            <w:tcW w:w="562" w:type="dxa"/>
            <w:shd w:val="clear" w:color="auto" w:fill="E7E6E6" w:themeFill="background2"/>
          </w:tcPr>
          <w:p w14:paraId="3A648198" w14:textId="77777777" w:rsidR="00BA0122" w:rsidRPr="007D7B67" w:rsidRDefault="00BA0122" w:rsidP="00367814">
            <w:pPr>
              <w:pStyle w:val="NoSpacing"/>
              <w:jc w:val="center"/>
              <w:rPr>
                <w:b/>
                <w:bCs/>
              </w:rPr>
            </w:pPr>
            <w:r w:rsidRPr="007D7B67">
              <w:rPr>
                <w:rFonts w:cstheme="minorHAnsi"/>
                <w:b/>
                <w:bCs/>
              </w:rPr>
              <w:t>S/N</w:t>
            </w:r>
          </w:p>
        </w:tc>
        <w:tc>
          <w:tcPr>
            <w:tcW w:w="2248" w:type="dxa"/>
            <w:shd w:val="clear" w:color="auto" w:fill="E7E6E6" w:themeFill="background2"/>
          </w:tcPr>
          <w:p w14:paraId="3CCC8A46" w14:textId="77777777" w:rsidR="00BA0122" w:rsidRPr="007D7B67" w:rsidRDefault="00BA0122" w:rsidP="00367814">
            <w:pPr>
              <w:pStyle w:val="NoSpacing"/>
              <w:jc w:val="center"/>
              <w:rPr>
                <w:b/>
                <w:bCs/>
              </w:rPr>
            </w:pPr>
            <w:r w:rsidRPr="007D7B67">
              <w:rPr>
                <w:rFonts w:cstheme="minorHAnsi"/>
                <w:b/>
                <w:bCs/>
              </w:rPr>
              <w:t>Name</w:t>
            </w:r>
          </w:p>
        </w:tc>
        <w:tc>
          <w:tcPr>
            <w:tcW w:w="1701" w:type="dxa"/>
            <w:shd w:val="clear" w:color="auto" w:fill="E7E6E6" w:themeFill="background2"/>
          </w:tcPr>
          <w:p w14:paraId="0DE1620B" w14:textId="77777777" w:rsidR="00BA0122" w:rsidRPr="007D7B67" w:rsidRDefault="00BA0122"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1A7B05D5" w14:textId="77777777" w:rsidR="00BA0122" w:rsidRPr="007D7B67" w:rsidRDefault="00BA0122"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7C9B7AF1" w14:textId="77777777" w:rsidR="00BA0122" w:rsidRPr="007D7B67" w:rsidRDefault="00BA0122"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3C86316" w14:textId="77777777" w:rsidR="00BA0122" w:rsidRPr="007D7B67" w:rsidRDefault="00BA0122" w:rsidP="00367814">
            <w:pPr>
              <w:pStyle w:val="NoSpacing"/>
              <w:jc w:val="center"/>
              <w:rPr>
                <w:rFonts w:cstheme="minorHAnsi"/>
                <w:b/>
                <w:bCs/>
              </w:rPr>
            </w:pPr>
            <w:r>
              <w:rPr>
                <w:rFonts w:cstheme="minorHAnsi"/>
                <w:b/>
                <w:bCs/>
              </w:rPr>
              <w:t>Remarks</w:t>
            </w:r>
          </w:p>
        </w:tc>
      </w:tr>
      <w:tr w:rsidR="00BA0122" w:rsidRPr="00901608" w14:paraId="2E948286" w14:textId="77777777" w:rsidTr="00367814">
        <w:tc>
          <w:tcPr>
            <w:tcW w:w="562" w:type="dxa"/>
          </w:tcPr>
          <w:p w14:paraId="123EA0B5" w14:textId="77777777" w:rsidR="00BA0122" w:rsidRDefault="00BA0122" w:rsidP="00367814">
            <w:pPr>
              <w:pStyle w:val="NoSpacing"/>
              <w:rPr>
                <w:rFonts w:cstheme="minorHAnsi"/>
              </w:rPr>
            </w:pPr>
            <w:r>
              <w:rPr>
                <w:rFonts w:cstheme="minorHAnsi"/>
              </w:rPr>
              <w:t>1</w:t>
            </w:r>
          </w:p>
        </w:tc>
        <w:tc>
          <w:tcPr>
            <w:tcW w:w="2248" w:type="dxa"/>
          </w:tcPr>
          <w:p w14:paraId="07A7F3C2" w14:textId="7EB9D0F7" w:rsidR="00BA0122" w:rsidRDefault="00152276" w:rsidP="00367814">
            <w:pPr>
              <w:pStyle w:val="NoSpacing"/>
            </w:pPr>
            <w:ins w:id="690" w:author="Jasmine WL TEO (MAS)" w:date="2025-12-26T17:42:00Z" w16du:dateUtc="2025-12-26T09:42:00Z">
              <w:r>
                <w:t>Issue code . Tenor . Security type  New/reopen . SubType (if applicable)</w:t>
              </w:r>
            </w:ins>
            <w:del w:id="691" w:author="Jasmine WL TEO (MAS)" w:date="2025-12-26T17:42:00Z" w16du:dateUtc="2025-12-26T09:42:00Z">
              <w:r w:rsidR="00BA0122" w:rsidRPr="00734F16">
                <w:rPr>
                  <w:i/>
                  <w:iCs/>
                </w:rPr>
                <w:delText>*Refer to remarks</w:delText>
              </w:r>
            </w:del>
          </w:p>
        </w:tc>
        <w:tc>
          <w:tcPr>
            <w:tcW w:w="1701" w:type="dxa"/>
          </w:tcPr>
          <w:p w14:paraId="513F0F33" w14:textId="77777777" w:rsidR="00BA0122" w:rsidRDefault="00BA0122" w:rsidP="00367814">
            <w:pPr>
              <w:pStyle w:val="NoSpacing"/>
              <w:rPr>
                <w:rFonts w:cstheme="minorHAnsi"/>
                <w:color w:val="000000"/>
              </w:rPr>
            </w:pPr>
            <w:r>
              <w:t>Modal title</w:t>
            </w:r>
          </w:p>
        </w:tc>
        <w:tc>
          <w:tcPr>
            <w:tcW w:w="2147" w:type="dxa"/>
          </w:tcPr>
          <w:p w14:paraId="7B36FA6E" w14:textId="77777777" w:rsidR="00BA0122" w:rsidRPr="00901608" w:rsidRDefault="00BA0122" w:rsidP="00367814">
            <w:pPr>
              <w:pStyle w:val="NoSpacing"/>
            </w:pPr>
          </w:p>
        </w:tc>
        <w:tc>
          <w:tcPr>
            <w:tcW w:w="3685" w:type="dxa"/>
          </w:tcPr>
          <w:p w14:paraId="0732452D" w14:textId="3610C61E" w:rsidR="00BA0122" w:rsidRDefault="00BA0122" w:rsidP="00367814">
            <w:pPr>
              <w:pStyle w:val="NoSpacing"/>
              <w:rPr>
                <w:rFonts w:cstheme="minorHAnsi"/>
                <w:color w:val="000000"/>
              </w:rPr>
            </w:pPr>
            <w:del w:id="692" w:author="Jasmine WL TEO (MAS)" w:date="2025-12-26T17:42:00Z" w16du:dateUtc="2025-12-26T09:42:00Z">
              <w:r w:rsidRPr="00F43ADB">
                <w:delText xml:space="preserve">Displays the </w:delText>
              </w:r>
              <w:r>
                <w:delText xml:space="preserve">Issue code, Tenor, Security type, New/reopen, </w:delText>
              </w:r>
            </w:del>
            <w:r>
              <w:t xml:space="preserve">e.g. </w:t>
            </w:r>
            <w:r w:rsidRPr="00F43ADB">
              <w:t>"</w:t>
            </w:r>
            <w:r>
              <w:t xml:space="preserve">Review bid for MD25147Z </w:t>
            </w:r>
            <w:r w:rsidRPr="00F43ADB">
              <w:t xml:space="preserve">· </w:t>
            </w:r>
            <w:r>
              <w:t>4-week</w:t>
            </w:r>
            <w:r w:rsidRPr="00F43ADB">
              <w:t xml:space="preserve"> · </w:t>
            </w:r>
            <w:r>
              <w:t>MAS Bills (New)</w:t>
            </w:r>
            <w:r w:rsidRPr="00F43ADB">
              <w:t>".</w:t>
            </w:r>
          </w:p>
        </w:tc>
      </w:tr>
      <w:tr w:rsidR="00BA0122" w:rsidRPr="00901608" w14:paraId="11EE1E1B" w14:textId="77777777" w:rsidTr="00367814">
        <w:tc>
          <w:tcPr>
            <w:tcW w:w="562" w:type="dxa"/>
          </w:tcPr>
          <w:p w14:paraId="12602AD8" w14:textId="77777777" w:rsidR="00BA0122" w:rsidRDefault="00BA0122" w:rsidP="00367814">
            <w:pPr>
              <w:pStyle w:val="NoSpacing"/>
              <w:rPr>
                <w:rFonts w:cstheme="minorHAnsi"/>
              </w:rPr>
            </w:pPr>
            <w:r>
              <w:rPr>
                <w:rFonts w:cstheme="minorHAnsi"/>
              </w:rPr>
              <w:t>2</w:t>
            </w:r>
          </w:p>
        </w:tc>
        <w:tc>
          <w:tcPr>
            <w:tcW w:w="2248" w:type="dxa"/>
          </w:tcPr>
          <w:p w14:paraId="0E5863FC" w14:textId="77777777" w:rsidR="00BA0122" w:rsidRDefault="00BA0122" w:rsidP="00367814">
            <w:pPr>
              <w:pStyle w:val="NoSpacing"/>
            </w:pPr>
            <w:r>
              <w:rPr>
                <w:rFonts w:cstheme="minorHAnsi"/>
              </w:rPr>
              <w:t>Dealer code</w:t>
            </w:r>
          </w:p>
        </w:tc>
        <w:tc>
          <w:tcPr>
            <w:tcW w:w="1701" w:type="dxa"/>
          </w:tcPr>
          <w:p w14:paraId="700060E8" w14:textId="77777777" w:rsidR="00BA0122" w:rsidRDefault="00BA0122" w:rsidP="00367814">
            <w:pPr>
              <w:pStyle w:val="NoSpacing"/>
              <w:rPr>
                <w:rFonts w:cstheme="minorHAnsi"/>
                <w:color w:val="000000"/>
              </w:rPr>
            </w:pPr>
            <w:r>
              <w:t>Label</w:t>
            </w:r>
          </w:p>
        </w:tc>
        <w:tc>
          <w:tcPr>
            <w:tcW w:w="2147" w:type="dxa"/>
          </w:tcPr>
          <w:p w14:paraId="5992A47B" w14:textId="77777777" w:rsidR="00BA0122" w:rsidRPr="00901608" w:rsidRDefault="00BA0122" w:rsidP="00367814">
            <w:pPr>
              <w:pStyle w:val="NoSpacing"/>
            </w:pPr>
          </w:p>
        </w:tc>
        <w:tc>
          <w:tcPr>
            <w:tcW w:w="3685" w:type="dxa"/>
          </w:tcPr>
          <w:p w14:paraId="69BCFACB" w14:textId="77777777" w:rsidR="00BA0122" w:rsidRDefault="00BA0122" w:rsidP="00367814">
            <w:pPr>
              <w:pStyle w:val="NoSpacing"/>
              <w:rPr>
                <w:rFonts w:cstheme="minorHAnsi"/>
                <w:color w:val="000000"/>
              </w:rPr>
            </w:pPr>
          </w:p>
        </w:tc>
      </w:tr>
      <w:tr w:rsidR="00BA0122" w:rsidRPr="00901608" w14:paraId="7C388354" w14:textId="77777777" w:rsidTr="00367814">
        <w:tc>
          <w:tcPr>
            <w:tcW w:w="562" w:type="dxa"/>
          </w:tcPr>
          <w:p w14:paraId="7705BBE9" w14:textId="77777777" w:rsidR="00BA0122" w:rsidRDefault="00BA0122" w:rsidP="00367814">
            <w:pPr>
              <w:pStyle w:val="NoSpacing"/>
              <w:rPr>
                <w:rFonts w:cstheme="minorHAnsi"/>
              </w:rPr>
            </w:pPr>
            <w:r>
              <w:rPr>
                <w:rFonts w:cstheme="minorHAnsi"/>
              </w:rPr>
              <w:t>3</w:t>
            </w:r>
          </w:p>
        </w:tc>
        <w:tc>
          <w:tcPr>
            <w:tcW w:w="2248" w:type="dxa"/>
          </w:tcPr>
          <w:p w14:paraId="3206CC23" w14:textId="77777777" w:rsidR="00BA0122" w:rsidRDefault="00BA0122" w:rsidP="00367814">
            <w:pPr>
              <w:pStyle w:val="NoSpacing"/>
            </w:pPr>
            <w:r>
              <w:rPr>
                <w:rFonts w:cstheme="minorHAnsi"/>
              </w:rPr>
              <w:t>Bank ref. no.</w:t>
            </w:r>
          </w:p>
        </w:tc>
        <w:tc>
          <w:tcPr>
            <w:tcW w:w="1701" w:type="dxa"/>
          </w:tcPr>
          <w:p w14:paraId="49D2232C" w14:textId="77777777" w:rsidR="00BA0122" w:rsidRDefault="00BA0122" w:rsidP="00367814">
            <w:pPr>
              <w:pStyle w:val="NoSpacing"/>
              <w:rPr>
                <w:rFonts w:cstheme="minorHAnsi"/>
                <w:color w:val="000000"/>
              </w:rPr>
            </w:pPr>
            <w:r w:rsidRPr="00915856">
              <w:t>Label</w:t>
            </w:r>
          </w:p>
        </w:tc>
        <w:tc>
          <w:tcPr>
            <w:tcW w:w="2147" w:type="dxa"/>
          </w:tcPr>
          <w:p w14:paraId="1D9C1B44" w14:textId="77777777" w:rsidR="00BA0122" w:rsidRPr="00901608" w:rsidRDefault="00BA0122" w:rsidP="00367814">
            <w:pPr>
              <w:pStyle w:val="NoSpacing"/>
            </w:pPr>
          </w:p>
        </w:tc>
        <w:tc>
          <w:tcPr>
            <w:tcW w:w="3685" w:type="dxa"/>
          </w:tcPr>
          <w:p w14:paraId="08CEAFBC" w14:textId="77777777" w:rsidR="00BA0122" w:rsidRDefault="00BA0122" w:rsidP="00367814">
            <w:pPr>
              <w:pStyle w:val="NoSpacing"/>
              <w:rPr>
                <w:rFonts w:cstheme="minorHAnsi"/>
                <w:color w:val="000000"/>
              </w:rPr>
            </w:pPr>
          </w:p>
        </w:tc>
      </w:tr>
      <w:tr w:rsidR="00BA0122" w:rsidRPr="00901608" w14:paraId="5AFFD716" w14:textId="77777777" w:rsidTr="00367814">
        <w:tc>
          <w:tcPr>
            <w:tcW w:w="562" w:type="dxa"/>
          </w:tcPr>
          <w:p w14:paraId="1F132B06" w14:textId="77777777" w:rsidR="00BA0122" w:rsidRDefault="00BA0122" w:rsidP="00367814">
            <w:pPr>
              <w:pStyle w:val="NoSpacing"/>
              <w:rPr>
                <w:rFonts w:cstheme="minorHAnsi"/>
              </w:rPr>
            </w:pPr>
            <w:r>
              <w:rPr>
                <w:rFonts w:cstheme="minorHAnsi"/>
              </w:rPr>
              <w:t>4</w:t>
            </w:r>
          </w:p>
        </w:tc>
        <w:tc>
          <w:tcPr>
            <w:tcW w:w="2248" w:type="dxa"/>
            <w:tcBorders>
              <w:top w:val="single" w:sz="4" w:space="0" w:color="auto"/>
              <w:left w:val="nil"/>
              <w:bottom w:val="single" w:sz="4" w:space="0" w:color="auto"/>
              <w:right w:val="single" w:sz="4" w:space="0" w:color="auto"/>
            </w:tcBorders>
            <w:shd w:val="clear" w:color="000000" w:fill="FFFFFF"/>
          </w:tcPr>
          <w:p w14:paraId="3D66423F" w14:textId="77777777" w:rsidR="00BA0122" w:rsidRDefault="00BA0122" w:rsidP="00367814">
            <w:pPr>
              <w:pStyle w:val="NoSpacing"/>
            </w:pPr>
            <w:r>
              <w:rPr>
                <w:rFonts w:cstheme="minorHAnsi"/>
              </w:rPr>
              <w:t>Nominal amount ($)</w:t>
            </w:r>
          </w:p>
        </w:tc>
        <w:tc>
          <w:tcPr>
            <w:tcW w:w="1701" w:type="dxa"/>
            <w:tcBorders>
              <w:top w:val="single" w:sz="4" w:space="0" w:color="auto"/>
              <w:left w:val="nil"/>
              <w:bottom w:val="single" w:sz="4" w:space="0" w:color="auto"/>
              <w:right w:val="single" w:sz="4" w:space="0" w:color="auto"/>
            </w:tcBorders>
            <w:shd w:val="clear" w:color="000000" w:fill="FFFFFF"/>
          </w:tcPr>
          <w:p w14:paraId="17084627" w14:textId="77777777" w:rsidR="00BA0122" w:rsidRDefault="00BA0122" w:rsidP="00367814">
            <w:pPr>
              <w:pStyle w:val="NoSpacing"/>
              <w:rPr>
                <w:rFonts w:cstheme="minorHAnsi"/>
                <w:color w:val="000000"/>
              </w:rPr>
            </w:pPr>
            <w:r w:rsidRPr="00915856">
              <w:t>Label</w:t>
            </w:r>
          </w:p>
        </w:tc>
        <w:tc>
          <w:tcPr>
            <w:tcW w:w="2147" w:type="dxa"/>
          </w:tcPr>
          <w:p w14:paraId="337802C9" w14:textId="77777777" w:rsidR="00BA0122" w:rsidRPr="00901608" w:rsidRDefault="00BA0122" w:rsidP="00367814">
            <w:pPr>
              <w:pStyle w:val="NoSpacing"/>
            </w:pPr>
          </w:p>
        </w:tc>
        <w:tc>
          <w:tcPr>
            <w:tcW w:w="3685" w:type="dxa"/>
          </w:tcPr>
          <w:p w14:paraId="1E0FB0D6" w14:textId="77777777" w:rsidR="00BA0122" w:rsidRDefault="00BA0122" w:rsidP="00367814">
            <w:pPr>
              <w:pStyle w:val="NoSpacing"/>
              <w:rPr>
                <w:rFonts w:cstheme="minorHAnsi"/>
                <w:color w:val="000000"/>
              </w:rPr>
            </w:pPr>
          </w:p>
        </w:tc>
      </w:tr>
      <w:tr w:rsidR="00BA0122" w:rsidRPr="00901608" w14:paraId="68C48087" w14:textId="77777777" w:rsidTr="00367814">
        <w:tc>
          <w:tcPr>
            <w:tcW w:w="562" w:type="dxa"/>
          </w:tcPr>
          <w:p w14:paraId="23EB3C90" w14:textId="77777777" w:rsidR="00BA0122" w:rsidRDefault="00BA0122" w:rsidP="00367814">
            <w:pPr>
              <w:pStyle w:val="NoSpacing"/>
              <w:rPr>
                <w:rFonts w:cstheme="minorHAnsi"/>
              </w:rPr>
            </w:pPr>
            <w:commentRangeStart w:id="693"/>
            <w:r>
              <w:rPr>
                <w:rFonts w:cstheme="minorHAnsi"/>
              </w:rPr>
              <w:t>5</w:t>
            </w:r>
          </w:p>
        </w:tc>
        <w:tc>
          <w:tcPr>
            <w:tcW w:w="2248" w:type="dxa"/>
            <w:tcBorders>
              <w:top w:val="single" w:sz="4" w:space="0" w:color="auto"/>
              <w:left w:val="nil"/>
              <w:bottom w:val="single" w:sz="4" w:space="0" w:color="auto"/>
              <w:right w:val="single" w:sz="4" w:space="0" w:color="auto"/>
            </w:tcBorders>
            <w:shd w:val="clear" w:color="000000" w:fill="FFFFFF"/>
          </w:tcPr>
          <w:p w14:paraId="127F246D" w14:textId="77777777" w:rsidR="00BA0122" w:rsidRPr="00734F16" w:rsidRDefault="00BA0122" w:rsidP="00367814">
            <w:pPr>
              <w:pStyle w:val="NoSpacing"/>
              <w:rPr>
                <w:rFonts w:cstheme="minorHAnsi"/>
              </w:rPr>
            </w:pPr>
            <w:r>
              <w:rPr>
                <w:rFonts w:cstheme="minorHAnsi"/>
              </w:rPr>
              <w:t>Yield (%)</w:t>
            </w:r>
          </w:p>
        </w:tc>
        <w:tc>
          <w:tcPr>
            <w:tcW w:w="1701" w:type="dxa"/>
            <w:tcBorders>
              <w:top w:val="single" w:sz="4" w:space="0" w:color="auto"/>
              <w:left w:val="nil"/>
              <w:bottom w:val="single" w:sz="4" w:space="0" w:color="auto"/>
              <w:right w:val="single" w:sz="4" w:space="0" w:color="auto"/>
            </w:tcBorders>
            <w:shd w:val="clear" w:color="000000" w:fill="FFFFFF"/>
          </w:tcPr>
          <w:p w14:paraId="32A52158" w14:textId="34372155" w:rsidR="00BA0122" w:rsidRPr="00915856" w:rsidRDefault="00BA0122" w:rsidP="00367814">
            <w:pPr>
              <w:pStyle w:val="NoSpacing"/>
            </w:pPr>
            <w:r w:rsidRPr="00915856">
              <w:t>Label</w:t>
            </w:r>
            <w:commentRangeEnd w:id="693"/>
            <w:r w:rsidR="008D2717">
              <w:rPr>
                <w:rStyle w:val="CommentReference"/>
              </w:rPr>
              <w:commentReference w:id="693"/>
            </w:r>
          </w:p>
        </w:tc>
        <w:tc>
          <w:tcPr>
            <w:tcW w:w="2147" w:type="dxa"/>
          </w:tcPr>
          <w:p w14:paraId="03FD0C35" w14:textId="77777777" w:rsidR="00BA0122" w:rsidRPr="00901608" w:rsidRDefault="00BA0122" w:rsidP="00367814">
            <w:pPr>
              <w:pStyle w:val="NoSpacing"/>
            </w:pPr>
          </w:p>
        </w:tc>
        <w:tc>
          <w:tcPr>
            <w:tcW w:w="3685" w:type="dxa"/>
          </w:tcPr>
          <w:p w14:paraId="1DC9FB90" w14:textId="77777777" w:rsidR="00BA0122" w:rsidRDefault="00BA0122" w:rsidP="00367814">
            <w:pPr>
              <w:pStyle w:val="NoSpacing"/>
              <w:rPr>
                <w:rFonts w:cstheme="minorHAnsi"/>
                <w:color w:val="000000"/>
              </w:rPr>
            </w:pPr>
          </w:p>
        </w:tc>
      </w:tr>
      <w:tr w:rsidR="00BA0122" w:rsidRPr="00901608" w14:paraId="5DF27BDE" w14:textId="77777777" w:rsidTr="00367814">
        <w:tc>
          <w:tcPr>
            <w:tcW w:w="562" w:type="dxa"/>
          </w:tcPr>
          <w:p w14:paraId="5583A43E" w14:textId="77777777" w:rsidR="00BA0122" w:rsidRDefault="00BA0122" w:rsidP="00367814">
            <w:pPr>
              <w:pStyle w:val="NoSpacing"/>
              <w:rPr>
                <w:rFonts w:cstheme="minorHAnsi"/>
              </w:rPr>
            </w:pPr>
            <w:r>
              <w:rPr>
                <w:rFonts w:cstheme="minorHAnsi"/>
              </w:rPr>
              <w:t>6</w:t>
            </w:r>
          </w:p>
        </w:tc>
        <w:tc>
          <w:tcPr>
            <w:tcW w:w="2248" w:type="dxa"/>
            <w:tcBorders>
              <w:top w:val="single" w:sz="4" w:space="0" w:color="auto"/>
              <w:left w:val="nil"/>
              <w:bottom w:val="single" w:sz="4" w:space="0" w:color="auto"/>
              <w:right w:val="single" w:sz="4" w:space="0" w:color="auto"/>
            </w:tcBorders>
            <w:shd w:val="clear" w:color="000000" w:fill="FFFFFF"/>
          </w:tcPr>
          <w:p w14:paraId="3640B943" w14:textId="77777777" w:rsidR="00BA0122" w:rsidRDefault="00BA0122" w:rsidP="00367814">
            <w:pPr>
              <w:pStyle w:val="NoSpacing"/>
              <w:rPr>
                <w:rFonts w:cstheme="minorHAnsi"/>
              </w:rPr>
            </w:pPr>
            <w:r>
              <w:rPr>
                <w:rFonts w:cstheme="minorHAnsi"/>
              </w:rPr>
              <w:t>Dealer code</w:t>
            </w:r>
          </w:p>
        </w:tc>
        <w:tc>
          <w:tcPr>
            <w:tcW w:w="1701" w:type="dxa"/>
            <w:tcBorders>
              <w:top w:val="single" w:sz="4" w:space="0" w:color="auto"/>
              <w:left w:val="nil"/>
              <w:bottom w:val="single" w:sz="4" w:space="0" w:color="auto"/>
              <w:right w:val="single" w:sz="4" w:space="0" w:color="auto"/>
            </w:tcBorders>
            <w:shd w:val="clear" w:color="000000" w:fill="FFFFFF"/>
          </w:tcPr>
          <w:p w14:paraId="6C1017E7" w14:textId="398EACE3" w:rsidR="00BA0122" w:rsidRPr="00915856" w:rsidRDefault="003147F9" w:rsidP="00367814">
            <w:pPr>
              <w:pStyle w:val="NoSpacing"/>
            </w:pPr>
            <w:r>
              <w:t>Text (</w:t>
            </w:r>
            <w:r w:rsidR="00BA0122">
              <w:t>4)</w:t>
            </w:r>
          </w:p>
        </w:tc>
        <w:tc>
          <w:tcPr>
            <w:tcW w:w="2147" w:type="dxa"/>
          </w:tcPr>
          <w:p w14:paraId="4071ED95" w14:textId="77777777" w:rsidR="00BA0122" w:rsidRDefault="00BA0122" w:rsidP="00367814">
            <w:pPr>
              <w:pStyle w:val="NoSpacing"/>
            </w:pPr>
            <w:r w:rsidRPr="00C63EA3">
              <w:rPr>
                <w:u w:val="single"/>
              </w:rPr>
              <w:t>Hard Validations:</w:t>
            </w:r>
            <w:r w:rsidRPr="00B47904">
              <w:br/>
              <w:t xml:space="preserve">- </w:t>
            </w:r>
            <w:r>
              <w:t>R</w:t>
            </w:r>
            <w:r w:rsidRPr="00B47904">
              <w:t>equired field.</w:t>
            </w:r>
          </w:p>
          <w:p w14:paraId="6DB43FEC" w14:textId="3453C7F3" w:rsidR="00BA0122" w:rsidRPr="00901608" w:rsidRDefault="00BA0122" w:rsidP="00367814">
            <w:pPr>
              <w:pStyle w:val="NoSpacing"/>
            </w:pPr>
            <w:r w:rsidRPr="00D76A11">
              <w:t xml:space="preserve">- </w:t>
            </w:r>
            <w:r w:rsidR="000652C0">
              <w:t>Must be same value as the label above.</w:t>
            </w:r>
          </w:p>
        </w:tc>
        <w:tc>
          <w:tcPr>
            <w:tcW w:w="3685" w:type="dxa"/>
          </w:tcPr>
          <w:p w14:paraId="370535EC" w14:textId="77777777" w:rsidR="00BA0122" w:rsidRDefault="00BA0122" w:rsidP="00367814">
            <w:pPr>
              <w:pStyle w:val="NoSpacing"/>
              <w:rPr>
                <w:rFonts w:cstheme="minorHAnsi"/>
                <w:color w:val="000000"/>
              </w:rPr>
            </w:pPr>
          </w:p>
        </w:tc>
      </w:tr>
      <w:tr w:rsidR="00BA0122" w:rsidRPr="00901608" w14:paraId="0B8190FA" w14:textId="77777777" w:rsidTr="00367814">
        <w:tc>
          <w:tcPr>
            <w:tcW w:w="562" w:type="dxa"/>
          </w:tcPr>
          <w:p w14:paraId="3A86EB62" w14:textId="77777777" w:rsidR="00BA0122" w:rsidRDefault="00BA0122" w:rsidP="00367814">
            <w:pPr>
              <w:pStyle w:val="NoSpacing"/>
              <w:rPr>
                <w:rFonts w:cstheme="minorHAnsi"/>
              </w:rPr>
            </w:pPr>
            <w:r>
              <w:rPr>
                <w:rFonts w:cstheme="minorHAnsi"/>
              </w:rPr>
              <w:t>7</w:t>
            </w:r>
          </w:p>
        </w:tc>
        <w:tc>
          <w:tcPr>
            <w:tcW w:w="2248" w:type="dxa"/>
            <w:tcBorders>
              <w:top w:val="single" w:sz="4" w:space="0" w:color="auto"/>
              <w:left w:val="nil"/>
              <w:bottom w:val="single" w:sz="4" w:space="0" w:color="auto"/>
              <w:right w:val="single" w:sz="4" w:space="0" w:color="auto"/>
            </w:tcBorders>
            <w:shd w:val="clear" w:color="000000" w:fill="FFFFFF"/>
          </w:tcPr>
          <w:p w14:paraId="6500F27B" w14:textId="77777777" w:rsidR="00BA0122" w:rsidRDefault="00BA0122" w:rsidP="00367814">
            <w:pPr>
              <w:pStyle w:val="NoSpacing"/>
              <w:rPr>
                <w:rFonts w:cstheme="minorHAnsi"/>
              </w:rPr>
            </w:pPr>
            <w:r>
              <w:rPr>
                <w:rFonts w:cstheme="minorHAnsi"/>
              </w:rPr>
              <w:t>Bank ref. no.</w:t>
            </w:r>
          </w:p>
        </w:tc>
        <w:tc>
          <w:tcPr>
            <w:tcW w:w="1701" w:type="dxa"/>
            <w:tcBorders>
              <w:top w:val="single" w:sz="4" w:space="0" w:color="auto"/>
              <w:left w:val="nil"/>
              <w:bottom w:val="single" w:sz="4" w:space="0" w:color="auto"/>
              <w:right w:val="single" w:sz="4" w:space="0" w:color="auto"/>
            </w:tcBorders>
            <w:shd w:val="clear" w:color="000000" w:fill="FFFFFF"/>
          </w:tcPr>
          <w:p w14:paraId="70633764" w14:textId="77777777" w:rsidR="00BA0122" w:rsidRPr="00915856" w:rsidRDefault="00BA0122" w:rsidP="00367814">
            <w:pPr>
              <w:pStyle w:val="NoSpacing"/>
            </w:pPr>
            <w:r>
              <w:rPr>
                <w:rFonts w:cstheme="minorHAnsi"/>
              </w:rPr>
              <w:t>Text (8)</w:t>
            </w:r>
          </w:p>
        </w:tc>
        <w:tc>
          <w:tcPr>
            <w:tcW w:w="2147" w:type="dxa"/>
          </w:tcPr>
          <w:p w14:paraId="2950E7F2" w14:textId="77777777" w:rsidR="00BA0122" w:rsidRDefault="00BA0122" w:rsidP="00367814">
            <w:pPr>
              <w:pStyle w:val="NoSpacing"/>
            </w:pPr>
            <w:r w:rsidRPr="00C63EA3">
              <w:rPr>
                <w:u w:val="single"/>
              </w:rPr>
              <w:t>Hard Validations:</w:t>
            </w:r>
            <w:r w:rsidRPr="00B47904">
              <w:br/>
              <w:t xml:space="preserve">- </w:t>
            </w:r>
            <w:r>
              <w:t>R</w:t>
            </w:r>
            <w:r w:rsidRPr="00B47904">
              <w:t>equired field.</w:t>
            </w:r>
          </w:p>
          <w:p w14:paraId="1FDF090E" w14:textId="0FF7CCA5" w:rsidR="00BA0122" w:rsidRPr="00901608" w:rsidRDefault="00BA0122" w:rsidP="00367814">
            <w:pPr>
              <w:pStyle w:val="NoSpacing"/>
            </w:pPr>
            <w:r w:rsidRPr="00D76A11">
              <w:t xml:space="preserve">- </w:t>
            </w:r>
            <w:r w:rsidR="000652C0">
              <w:t>Must be same value as the label above.</w:t>
            </w:r>
          </w:p>
        </w:tc>
        <w:tc>
          <w:tcPr>
            <w:tcW w:w="3685" w:type="dxa"/>
          </w:tcPr>
          <w:p w14:paraId="4A6B2544" w14:textId="77777777" w:rsidR="00BA0122" w:rsidRDefault="00BA0122" w:rsidP="00367814">
            <w:pPr>
              <w:pStyle w:val="NoSpacing"/>
              <w:rPr>
                <w:rFonts w:cstheme="minorHAnsi"/>
                <w:color w:val="000000"/>
              </w:rPr>
            </w:pPr>
          </w:p>
        </w:tc>
      </w:tr>
      <w:tr w:rsidR="00BA0122" w:rsidRPr="00901608" w14:paraId="24B264D1" w14:textId="77777777" w:rsidTr="00367814">
        <w:tc>
          <w:tcPr>
            <w:tcW w:w="562" w:type="dxa"/>
          </w:tcPr>
          <w:p w14:paraId="04A3702F" w14:textId="77777777" w:rsidR="00BA0122" w:rsidRDefault="00BA0122" w:rsidP="00367814">
            <w:pPr>
              <w:pStyle w:val="NoSpacing"/>
              <w:rPr>
                <w:rFonts w:cstheme="minorHAnsi"/>
              </w:rPr>
            </w:pPr>
            <w:r>
              <w:rPr>
                <w:rFonts w:cstheme="minorHAnsi"/>
              </w:rPr>
              <w:lastRenderedPageBreak/>
              <w:t>8</w:t>
            </w:r>
          </w:p>
        </w:tc>
        <w:tc>
          <w:tcPr>
            <w:tcW w:w="2248" w:type="dxa"/>
            <w:tcBorders>
              <w:top w:val="single" w:sz="4" w:space="0" w:color="auto"/>
              <w:left w:val="nil"/>
              <w:bottom w:val="single" w:sz="4" w:space="0" w:color="auto"/>
              <w:right w:val="single" w:sz="4" w:space="0" w:color="auto"/>
            </w:tcBorders>
            <w:shd w:val="clear" w:color="000000" w:fill="FFFFFF"/>
          </w:tcPr>
          <w:p w14:paraId="0D1378BE" w14:textId="77777777" w:rsidR="00BA0122" w:rsidRDefault="00BA0122" w:rsidP="00367814">
            <w:pPr>
              <w:pStyle w:val="NoSpacing"/>
              <w:rPr>
                <w:rFonts w:cstheme="minorHAnsi"/>
              </w:rPr>
            </w:pPr>
            <w:r>
              <w:rPr>
                <w:rFonts w:cstheme="minorHAnsi"/>
              </w:rPr>
              <w:t>Nominal amount ($)</w:t>
            </w:r>
          </w:p>
        </w:tc>
        <w:tc>
          <w:tcPr>
            <w:tcW w:w="1701" w:type="dxa"/>
            <w:tcBorders>
              <w:top w:val="single" w:sz="4" w:space="0" w:color="auto"/>
              <w:left w:val="nil"/>
              <w:bottom w:val="single" w:sz="4" w:space="0" w:color="auto"/>
              <w:right w:val="single" w:sz="4" w:space="0" w:color="auto"/>
            </w:tcBorders>
            <w:shd w:val="clear" w:color="000000" w:fill="FFFFFF"/>
          </w:tcPr>
          <w:p w14:paraId="3F0BD74E" w14:textId="77777777" w:rsidR="00BA0122" w:rsidRPr="00915856" w:rsidRDefault="00BA0122" w:rsidP="00367814">
            <w:pPr>
              <w:pStyle w:val="NoSpacing"/>
            </w:pPr>
            <w:r>
              <w:rPr>
                <w:rFonts w:cstheme="minorHAnsi"/>
              </w:rPr>
              <w:t>Text (15)</w:t>
            </w:r>
          </w:p>
        </w:tc>
        <w:tc>
          <w:tcPr>
            <w:tcW w:w="2147" w:type="dxa"/>
          </w:tcPr>
          <w:p w14:paraId="444FB3B6" w14:textId="77777777" w:rsidR="00BA0122" w:rsidRDefault="00BA0122" w:rsidP="00367814">
            <w:pPr>
              <w:pStyle w:val="NoSpacing"/>
            </w:pPr>
            <w:r w:rsidRPr="00C63EA3">
              <w:rPr>
                <w:u w:val="single"/>
              </w:rPr>
              <w:t>Hard Validations:</w:t>
            </w:r>
            <w:r w:rsidRPr="00B47904">
              <w:br/>
              <w:t xml:space="preserve">- </w:t>
            </w:r>
            <w:r>
              <w:t>R</w:t>
            </w:r>
            <w:r w:rsidRPr="00B47904">
              <w:t>equired field.</w:t>
            </w:r>
          </w:p>
          <w:p w14:paraId="40AE27EE" w14:textId="31CC2CE1" w:rsidR="00BA0122" w:rsidRPr="00901608" w:rsidRDefault="00BA0122" w:rsidP="00367814">
            <w:pPr>
              <w:pStyle w:val="NoSpacing"/>
            </w:pPr>
            <w:r w:rsidRPr="00D76A11">
              <w:t xml:space="preserve">- </w:t>
            </w:r>
            <w:r>
              <w:t>Must be same value as the label</w:t>
            </w:r>
            <w:r w:rsidR="000652C0">
              <w:t xml:space="preserve"> above</w:t>
            </w:r>
            <w:r>
              <w:t>.</w:t>
            </w:r>
          </w:p>
        </w:tc>
        <w:tc>
          <w:tcPr>
            <w:tcW w:w="3685" w:type="dxa"/>
          </w:tcPr>
          <w:p w14:paraId="743EB4FE" w14:textId="77777777" w:rsidR="00BA0122" w:rsidRDefault="00BA0122" w:rsidP="00367814">
            <w:pPr>
              <w:pStyle w:val="NoSpacing"/>
              <w:rPr>
                <w:rFonts w:cstheme="minorHAnsi"/>
                <w:color w:val="000000"/>
              </w:rPr>
            </w:pPr>
          </w:p>
        </w:tc>
      </w:tr>
      <w:tr w:rsidR="00BA0122" w:rsidRPr="00901608" w14:paraId="71246387" w14:textId="77777777" w:rsidTr="00367814">
        <w:tc>
          <w:tcPr>
            <w:tcW w:w="562" w:type="dxa"/>
          </w:tcPr>
          <w:p w14:paraId="6AD2792B" w14:textId="77777777" w:rsidR="00BA0122" w:rsidRDefault="00BA0122" w:rsidP="00367814">
            <w:pPr>
              <w:pStyle w:val="NoSpacing"/>
              <w:rPr>
                <w:rFonts w:cstheme="minorHAnsi"/>
              </w:rPr>
            </w:pPr>
            <w:r>
              <w:rPr>
                <w:rFonts w:cstheme="minorHAnsi"/>
              </w:rPr>
              <w:t>9</w:t>
            </w:r>
          </w:p>
        </w:tc>
        <w:tc>
          <w:tcPr>
            <w:tcW w:w="2248" w:type="dxa"/>
            <w:tcBorders>
              <w:top w:val="single" w:sz="4" w:space="0" w:color="auto"/>
              <w:left w:val="nil"/>
              <w:bottom w:val="single" w:sz="4" w:space="0" w:color="auto"/>
              <w:right w:val="single" w:sz="4" w:space="0" w:color="auto"/>
            </w:tcBorders>
            <w:shd w:val="clear" w:color="000000" w:fill="FFFFFF"/>
          </w:tcPr>
          <w:p w14:paraId="277F5F42" w14:textId="77777777" w:rsidR="00BA0122" w:rsidRDefault="00BA0122" w:rsidP="00367814">
            <w:pPr>
              <w:pStyle w:val="NoSpacing"/>
              <w:rPr>
                <w:rFonts w:cstheme="minorHAnsi"/>
              </w:rPr>
            </w:pPr>
            <w:r>
              <w:rPr>
                <w:rFonts w:cstheme="minorHAnsi"/>
              </w:rPr>
              <w:t>Yield (%)</w:t>
            </w:r>
          </w:p>
        </w:tc>
        <w:tc>
          <w:tcPr>
            <w:tcW w:w="1701" w:type="dxa"/>
            <w:tcBorders>
              <w:top w:val="single" w:sz="4" w:space="0" w:color="auto"/>
              <w:left w:val="nil"/>
              <w:bottom w:val="single" w:sz="4" w:space="0" w:color="auto"/>
              <w:right w:val="single" w:sz="4" w:space="0" w:color="auto"/>
            </w:tcBorders>
            <w:shd w:val="clear" w:color="000000" w:fill="FFFFFF"/>
          </w:tcPr>
          <w:p w14:paraId="5C762B89" w14:textId="77777777" w:rsidR="00BA0122" w:rsidRPr="00915856" w:rsidRDefault="00BA0122" w:rsidP="00367814">
            <w:pPr>
              <w:pStyle w:val="NoSpacing"/>
            </w:pPr>
            <w:r>
              <w:rPr>
                <w:rFonts w:cstheme="minorHAnsi"/>
              </w:rPr>
              <w:t>Text (5v2)</w:t>
            </w:r>
          </w:p>
        </w:tc>
        <w:tc>
          <w:tcPr>
            <w:tcW w:w="2147" w:type="dxa"/>
          </w:tcPr>
          <w:p w14:paraId="3C710854" w14:textId="77777777" w:rsidR="00BA0122" w:rsidRDefault="00BA0122" w:rsidP="00367814">
            <w:pPr>
              <w:pStyle w:val="NoSpacing"/>
            </w:pPr>
            <w:r w:rsidRPr="00C63EA3">
              <w:rPr>
                <w:u w:val="single"/>
              </w:rPr>
              <w:t>Hard Validations:</w:t>
            </w:r>
            <w:r w:rsidRPr="00B47904">
              <w:br/>
              <w:t xml:space="preserve">- </w:t>
            </w:r>
            <w:r>
              <w:t>R</w:t>
            </w:r>
            <w:r w:rsidRPr="00B47904">
              <w:t>equired field.</w:t>
            </w:r>
          </w:p>
          <w:p w14:paraId="57594506" w14:textId="60342328" w:rsidR="00BA0122" w:rsidRPr="00901608" w:rsidRDefault="00BA0122" w:rsidP="00367814">
            <w:pPr>
              <w:pStyle w:val="NoSpacing"/>
            </w:pPr>
            <w:r w:rsidRPr="00D76A11">
              <w:t xml:space="preserve">- </w:t>
            </w:r>
            <w:r>
              <w:t>Must be same value as the label</w:t>
            </w:r>
            <w:r w:rsidR="000652C0">
              <w:t xml:space="preserve"> above</w:t>
            </w:r>
            <w:r>
              <w:t>.</w:t>
            </w:r>
          </w:p>
        </w:tc>
        <w:tc>
          <w:tcPr>
            <w:tcW w:w="3685" w:type="dxa"/>
          </w:tcPr>
          <w:p w14:paraId="16B9CE19" w14:textId="77777777" w:rsidR="00BA0122" w:rsidRDefault="00BA0122" w:rsidP="00367814">
            <w:pPr>
              <w:pStyle w:val="NoSpacing"/>
              <w:rPr>
                <w:rFonts w:cstheme="minorHAnsi"/>
                <w:color w:val="000000"/>
              </w:rPr>
            </w:pPr>
          </w:p>
        </w:tc>
      </w:tr>
      <w:tr w:rsidR="00BA0122" w:rsidRPr="00901608" w14:paraId="589A0855" w14:textId="77777777" w:rsidTr="00367814">
        <w:tc>
          <w:tcPr>
            <w:tcW w:w="562" w:type="dxa"/>
          </w:tcPr>
          <w:p w14:paraId="1C0B3911" w14:textId="77777777" w:rsidR="00BA0122" w:rsidRDefault="00BA0122" w:rsidP="00367814">
            <w:pPr>
              <w:pStyle w:val="NoSpacing"/>
              <w:rPr>
                <w:rFonts w:cstheme="minorHAnsi"/>
              </w:rPr>
            </w:pPr>
            <w:r>
              <w:rPr>
                <w:rFonts w:cstheme="minorHAnsi"/>
              </w:rPr>
              <w:t>10</w:t>
            </w:r>
          </w:p>
        </w:tc>
        <w:tc>
          <w:tcPr>
            <w:tcW w:w="2248" w:type="dxa"/>
            <w:tcBorders>
              <w:top w:val="single" w:sz="4" w:space="0" w:color="auto"/>
              <w:left w:val="nil"/>
              <w:bottom w:val="single" w:sz="4" w:space="0" w:color="auto"/>
              <w:right w:val="single" w:sz="4" w:space="0" w:color="auto"/>
            </w:tcBorders>
            <w:shd w:val="clear" w:color="000000" w:fill="FFFFFF"/>
          </w:tcPr>
          <w:p w14:paraId="759900F0" w14:textId="77777777" w:rsidR="00BA0122" w:rsidRDefault="00BA0122" w:rsidP="00367814">
            <w:pPr>
              <w:pStyle w:val="NoSpacing"/>
              <w:rPr>
                <w:rFonts w:cstheme="minorHAnsi"/>
              </w:rPr>
            </w:pPr>
            <w:r>
              <w:rPr>
                <w:rFonts w:cstheme="minorHAnsi"/>
              </w:rPr>
              <w:t>Remarks (internal)</w:t>
            </w:r>
          </w:p>
        </w:tc>
        <w:tc>
          <w:tcPr>
            <w:tcW w:w="1701" w:type="dxa"/>
            <w:tcBorders>
              <w:top w:val="single" w:sz="4" w:space="0" w:color="auto"/>
              <w:left w:val="nil"/>
              <w:bottom w:val="single" w:sz="4" w:space="0" w:color="auto"/>
              <w:right w:val="single" w:sz="4" w:space="0" w:color="auto"/>
            </w:tcBorders>
            <w:shd w:val="clear" w:color="000000" w:fill="FFFFFF"/>
          </w:tcPr>
          <w:p w14:paraId="09C5E722" w14:textId="77777777" w:rsidR="00BA0122" w:rsidRPr="00915856" w:rsidRDefault="00BA0122" w:rsidP="00367814">
            <w:pPr>
              <w:pStyle w:val="NoSpacing"/>
            </w:pPr>
          </w:p>
        </w:tc>
        <w:tc>
          <w:tcPr>
            <w:tcW w:w="2147" w:type="dxa"/>
          </w:tcPr>
          <w:p w14:paraId="0840C538" w14:textId="77777777" w:rsidR="00BA0122" w:rsidRPr="00901608" w:rsidRDefault="00BA0122" w:rsidP="00367814">
            <w:pPr>
              <w:pStyle w:val="NoSpacing"/>
            </w:pPr>
          </w:p>
        </w:tc>
        <w:tc>
          <w:tcPr>
            <w:tcW w:w="3685" w:type="dxa"/>
          </w:tcPr>
          <w:p w14:paraId="37DA9BDC" w14:textId="77777777" w:rsidR="00BA0122" w:rsidRDefault="00BA0122" w:rsidP="00367814">
            <w:pPr>
              <w:pStyle w:val="NoSpacing"/>
              <w:rPr>
                <w:rFonts w:cstheme="minorHAnsi"/>
                <w:color w:val="000000"/>
              </w:rPr>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BA0122" w:rsidRPr="00901608" w14:paraId="3A63D8CF" w14:textId="77777777" w:rsidTr="00367814">
        <w:tc>
          <w:tcPr>
            <w:tcW w:w="562" w:type="dxa"/>
          </w:tcPr>
          <w:p w14:paraId="283E94AC" w14:textId="77777777" w:rsidR="00BA0122" w:rsidRDefault="00BA0122" w:rsidP="00367814">
            <w:pPr>
              <w:pStyle w:val="NoSpacing"/>
              <w:rPr>
                <w:rFonts w:cstheme="minorHAnsi"/>
              </w:rPr>
            </w:pPr>
            <w:r>
              <w:rPr>
                <w:rFonts w:cstheme="minorHAnsi"/>
              </w:rPr>
              <w:t>11</w:t>
            </w:r>
          </w:p>
        </w:tc>
        <w:tc>
          <w:tcPr>
            <w:tcW w:w="2248" w:type="dxa"/>
            <w:tcBorders>
              <w:top w:val="single" w:sz="4" w:space="0" w:color="auto"/>
              <w:left w:val="nil"/>
              <w:bottom w:val="single" w:sz="4" w:space="0" w:color="auto"/>
              <w:right w:val="single" w:sz="4" w:space="0" w:color="auto"/>
            </w:tcBorders>
            <w:shd w:val="clear" w:color="000000" w:fill="FFFFFF"/>
          </w:tcPr>
          <w:p w14:paraId="03DA64A1" w14:textId="77777777" w:rsidR="00BA0122" w:rsidRDefault="00BA0122" w:rsidP="00367814">
            <w:pPr>
              <w:pStyle w:val="NoSpacing"/>
              <w:rPr>
                <w:rFonts w:cstheme="minorHAnsi"/>
              </w:rPr>
            </w:pPr>
            <w:r>
              <w:rPr>
                <w:rFonts w:cstheme="minorHAnsi"/>
              </w:rPr>
              <w:t>Reject</w:t>
            </w:r>
          </w:p>
        </w:tc>
        <w:tc>
          <w:tcPr>
            <w:tcW w:w="1701" w:type="dxa"/>
            <w:tcBorders>
              <w:top w:val="single" w:sz="4" w:space="0" w:color="auto"/>
              <w:left w:val="nil"/>
              <w:bottom w:val="single" w:sz="4" w:space="0" w:color="auto"/>
              <w:right w:val="single" w:sz="4" w:space="0" w:color="auto"/>
            </w:tcBorders>
            <w:shd w:val="clear" w:color="000000" w:fill="FFFFFF"/>
          </w:tcPr>
          <w:p w14:paraId="6C53154E" w14:textId="77777777" w:rsidR="00BA0122" w:rsidRPr="00915856" w:rsidRDefault="00BA0122" w:rsidP="00367814">
            <w:pPr>
              <w:pStyle w:val="NoSpacing"/>
            </w:pPr>
            <w:r>
              <w:t>Secondary button</w:t>
            </w:r>
          </w:p>
        </w:tc>
        <w:tc>
          <w:tcPr>
            <w:tcW w:w="2147" w:type="dxa"/>
          </w:tcPr>
          <w:p w14:paraId="4A65409B" w14:textId="77777777" w:rsidR="00BA0122" w:rsidRPr="00901608" w:rsidRDefault="00BA0122" w:rsidP="00367814">
            <w:pPr>
              <w:pStyle w:val="NoSpacing"/>
            </w:pPr>
          </w:p>
        </w:tc>
        <w:tc>
          <w:tcPr>
            <w:tcW w:w="3685" w:type="dxa"/>
          </w:tcPr>
          <w:p w14:paraId="296C4A1C" w14:textId="77777777" w:rsidR="00BA0122" w:rsidRDefault="00BA0122" w:rsidP="00367814">
            <w:pPr>
              <w:pStyle w:val="NoSpacing"/>
              <w:rPr>
                <w:rFonts w:cstheme="minorHAnsi"/>
                <w:color w:val="000000"/>
              </w:rPr>
            </w:pPr>
            <w:r>
              <w:rPr>
                <w:rFonts w:cstheme="minorHAnsi"/>
                <w:color w:val="000000"/>
              </w:rPr>
              <w:t>Displays the Review Bid Confirmation Prompt.</w:t>
            </w:r>
          </w:p>
        </w:tc>
      </w:tr>
      <w:tr w:rsidR="00BA0122" w:rsidRPr="00901608" w14:paraId="0C964AD5" w14:textId="77777777" w:rsidTr="00367814">
        <w:tc>
          <w:tcPr>
            <w:tcW w:w="562" w:type="dxa"/>
          </w:tcPr>
          <w:p w14:paraId="23813F5D" w14:textId="77777777" w:rsidR="00BA0122" w:rsidRDefault="00BA0122" w:rsidP="00367814">
            <w:pPr>
              <w:pStyle w:val="NoSpacing"/>
              <w:rPr>
                <w:rFonts w:cstheme="minorHAnsi"/>
              </w:rPr>
            </w:pPr>
            <w:r>
              <w:rPr>
                <w:rFonts w:cstheme="minorHAnsi"/>
              </w:rPr>
              <w:t>12</w:t>
            </w:r>
          </w:p>
        </w:tc>
        <w:tc>
          <w:tcPr>
            <w:tcW w:w="2248" w:type="dxa"/>
            <w:tcBorders>
              <w:top w:val="single" w:sz="4" w:space="0" w:color="auto"/>
              <w:left w:val="nil"/>
              <w:bottom w:val="single" w:sz="4" w:space="0" w:color="auto"/>
              <w:right w:val="single" w:sz="4" w:space="0" w:color="auto"/>
            </w:tcBorders>
            <w:shd w:val="clear" w:color="000000" w:fill="FFFFFF"/>
          </w:tcPr>
          <w:p w14:paraId="3068952C" w14:textId="77777777" w:rsidR="00BA0122" w:rsidRDefault="00BA0122" w:rsidP="00367814">
            <w:pPr>
              <w:pStyle w:val="NoSpacing"/>
              <w:rPr>
                <w:rFonts w:cstheme="minorHAnsi"/>
              </w:rPr>
            </w:pPr>
            <w:r>
              <w:rPr>
                <w:rFonts w:cstheme="minorHAnsi"/>
              </w:rPr>
              <w:t>Approve</w:t>
            </w:r>
          </w:p>
        </w:tc>
        <w:tc>
          <w:tcPr>
            <w:tcW w:w="1701" w:type="dxa"/>
            <w:tcBorders>
              <w:top w:val="single" w:sz="4" w:space="0" w:color="auto"/>
              <w:left w:val="nil"/>
              <w:bottom w:val="single" w:sz="4" w:space="0" w:color="auto"/>
              <w:right w:val="single" w:sz="4" w:space="0" w:color="auto"/>
            </w:tcBorders>
            <w:shd w:val="clear" w:color="000000" w:fill="FFFFFF"/>
          </w:tcPr>
          <w:p w14:paraId="372F9047" w14:textId="77777777" w:rsidR="00BA0122" w:rsidRPr="00915856" w:rsidRDefault="00BA0122" w:rsidP="00367814">
            <w:pPr>
              <w:pStyle w:val="NoSpacing"/>
            </w:pPr>
            <w:r>
              <w:t>Primary button</w:t>
            </w:r>
          </w:p>
        </w:tc>
        <w:tc>
          <w:tcPr>
            <w:tcW w:w="2147" w:type="dxa"/>
          </w:tcPr>
          <w:p w14:paraId="36BEBEB9" w14:textId="77777777" w:rsidR="00BA0122" w:rsidRPr="00901608" w:rsidRDefault="00BA0122" w:rsidP="00367814">
            <w:pPr>
              <w:pStyle w:val="NoSpacing"/>
            </w:pPr>
          </w:p>
        </w:tc>
        <w:tc>
          <w:tcPr>
            <w:tcW w:w="3685" w:type="dxa"/>
          </w:tcPr>
          <w:p w14:paraId="4EA78B42" w14:textId="77777777" w:rsidR="00BA0122" w:rsidRDefault="00BA0122" w:rsidP="00367814">
            <w:pPr>
              <w:pStyle w:val="NoSpacing"/>
              <w:rPr>
                <w:rFonts w:cstheme="minorHAnsi"/>
                <w:color w:val="000000"/>
              </w:rPr>
            </w:pPr>
            <w:r>
              <w:rPr>
                <w:rFonts w:cstheme="minorHAnsi"/>
                <w:color w:val="000000"/>
              </w:rPr>
              <w:t>Displays the Review Bid Confirmation Prompt.</w:t>
            </w:r>
          </w:p>
        </w:tc>
      </w:tr>
    </w:tbl>
    <w:p w14:paraId="7CC17769" w14:textId="10643F23" w:rsidR="00BA0122" w:rsidRPr="00AC0954" w:rsidRDefault="00BA0122" w:rsidP="00BA0122">
      <w:pPr>
        <w:pStyle w:val="Caption"/>
      </w:pPr>
      <w:r>
        <w:t xml:space="preserve">Table </w:t>
      </w:r>
      <w:r>
        <w:fldChar w:fldCharType="begin"/>
      </w:r>
      <w:r>
        <w:instrText xml:space="preserve"> SEQ Table \* ARABIC </w:instrText>
      </w:r>
      <w:r>
        <w:fldChar w:fldCharType="separate"/>
      </w:r>
      <w:r w:rsidR="00736FA2">
        <w:rPr>
          <w:noProof/>
        </w:rPr>
        <w:t>27</w:t>
      </w:r>
      <w:r>
        <w:fldChar w:fldCharType="end"/>
      </w:r>
      <w:r>
        <w:t>: Review Bid Modal Screen Elements</w:t>
      </w:r>
    </w:p>
    <w:p w14:paraId="250EF387" w14:textId="77777777" w:rsidR="00BA0122" w:rsidRDefault="00BA0122" w:rsidP="00BA0122">
      <w:pPr>
        <w:pStyle w:val="Heading3"/>
      </w:pPr>
      <w:bookmarkStart w:id="694" w:name="_Toc216817666"/>
      <w:r>
        <w:t>Review Bid Confirmation Prompt</w:t>
      </w:r>
      <w:bookmarkEnd w:id="694"/>
    </w:p>
    <w:p w14:paraId="49A14999" w14:textId="77777777" w:rsidR="00BA0122" w:rsidRDefault="00BA0122" w:rsidP="00BA0122">
      <w:pPr>
        <w:pStyle w:val="Heading4"/>
      </w:pPr>
      <w:r>
        <w:t>Wireframe</w:t>
      </w:r>
    </w:p>
    <w:p w14:paraId="20A74FF3" w14:textId="77777777" w:rsidR="000652C0" w:rsidRDefault="000652C0" w:rsidP="00BA0122">
      <w:pPr>
        <w:spacing w:before="0" w:after="0" w:line="240" w:lineRule="auto"/>
        <w:jc w:val="center"/>
      </w:pPr>
    </w:p>
    <w:p w14:paraId="3698F353" w14:textId="77777777" w:rsidR="000652C0" w:rsidRDefault="000652C0" w:rsidP="00BA0122">
      <w:pPr>
        <w:spacing w:before="0" w:after="0" w:line="240" w:lineRule="auto"/>
        <w:jc w:val="center"/>
      </w:pPr>
      <w:r w:rsidRPr="000652C0">
        <w:rPr>
          <w:noProof/>
        </w:rPr>
        <w:drawing>
          <wp:inline distT="0" distB="0" distL="0" distR="0" wp14:anchorId="3D989E01" wp14:editId="7E4ED6D7">
            <wp:extent cx="3721100" cy="186444"/>
            <wp:effectExtent l="0" t="0" r="0" b="4445"/>
            <wp:docPr id="13022416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1671" name="Picture 1" descr="A screenshot of a computer screen&#10;&#10;AI-generated content may be incorrect."/>
                    <pic:cNvPicPr/>
                  </pic:nvPicPr>
                  <pic:blipFill rotWithShape="1">
                    <a:blip r:embed="rId47"/>
                    <a:srcRect b="93003"/>
                    <a:stretch>
                      <a:fillRect/>
                    </a:stretch>
                  </pic:blipFill>
                  <pic:spPr bwMode="auto">
                    <a:xfrm>
                      <a:off x="0" y="0"/>
                      <a:ext cx="3764480" cy="188618"/>
                    </a:xfrm>
                    <a:prstGeom prst="rect">
                      <a:avLst/>
                    </a:prstGeom>
                    <a:ln>
                      <a:noFill/>
                    </a:ln>
                    <a:extLst>
                      <a:ext uri="{53640926-AAD7-44D8-BBD7-CCE9431645EC}">
                        <a14:shadowObscured xmlns:a14="http://schemas.microsoft.com/office/drawing/2010/main"/>
                      </a:ext>
                    </a:extLst>
                  </pic:spPr>
                </pic:pic>
              </a:graphicData>
            </a:graphic>
          </wp:inline>
        </w:drawing>
      </w:r>
      <w:r w:rsidRPr="000652C0">
        <w:rPr>
          <w:noProof/>
        </w:rPr>
        <w:t xml:space="preserve"> </w:t>
      </w:r>
    </w:p>
    <w:p w14:paraId="4B915E54" w14:textId="33A40678" w:rsidR="00BA0122" w:rsidRDefault="000652C0" w:rsidP="00BA0122">
      <w:pPr>
        <w:spacing w:before="0" w:after="0" w:line="240" w:lineRule="auto"/>
        <w:jc w:val="center"/>
      </w:pPr>
      <w:commentRangeStart w:id="695"/>
      <w:r w:rsidRPr="000652C0">
        <w:rPr>
          <w:noProof/>
        </w:rPr>
        <w:drawing>
          <wp:inline distT="0" distB="0" distL="0" distR="0" wp14:anchorId="23553737" wp14:editId="683439FF">
            <wp:extent cx="3736649" cy="1934633"/>
            <wp:effectExtent l="0" t="0" r="0" b="8890"/>
            <wp:docPr id="18477402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0206" name="Picture 1" descr="A screenshot of a computer screen&#10;&#10;AI-generated content may be incorrect."/>
                    <pic:cNvPicPr/>
                  </pic:nvPicPr>
                  <pic:blipFill rotWithShape="1">
                    <a:blip r:embed="rId47"/>
                    <a:srcRect t="27697"/>
                    <a:stretch>
                      <a:fillRect/>
                    </a:stretch>
                  </pic:blipFill>
                  <pic:spPr bwMode="auto">
                    <a:xfrm>
                      <a:off x="0" y="0"/>
                      <a:ext cx="3760052" cy="1946750"/>
                    </a:xfrm>
                    <a:prstGeom prst="rect">
                      <a:avLst/>
                    </a:prstGeom>
                    <a:ln>
                      <a:noFill/>
                    </a:ln>
                    <a:extLst>
                      <a:ext uri="{53640926-AAD7-44D8-BBD7-CCE9431645EC}">
                        <a14:shadowObscured xmlns:a14="http://schemas.microsoft.com/office/drawing/2010/main"/>
                      </a:ext>
                    </a:extLst>
                  </pic:spPr>
                </pic:pic>
              </a:graphicData>
            </a:graphic>
          </wp:inline>
        </w:drawing>
      </w:r>
      <w:commentRangeEnd w:id="695"/>
      <w:r w:rsidR="00A6047C">
        <w:rPr>
          <w:rStyle w:val="CommentReference"/>
        </w:rPr>
        <w:commentReference w:id="695"/>
      </w:r>
    </w:p>
    <w:p w14:paraId="22DC9E00" w14:textId="1A30A7C6" w:rsidR="00BA0122" w:rsidRDefault="00BA0122" w:rsidP="00BA0122">
      <w:pPr>
        <w:pStyle w:val="Caption"/>
      </w:pPr>
      <w:r w:rsidRPr="00411560">
        <w:t xml:space="preserve">Figure </w:t>
      </w:r>
      <w:r w:rsidRPr="00411560">
        <w:fldChar w:fldCharType="begin"/>
      </w:r>
      <w:r w:rsidRPr="00411560">
        <w:instrText xml:space="preserve"> SEQ Figure \* ARABIC </w:instrText>
      </w:r>
      <w:r w:rsidRPr="00411560">
        <w:fldChar w:fldCharType="separate"/>
      </w:r>
      <w:r w:rsidR="00736FA2">
        <w:rPr>
          <w:noProof/>
        </w:rPr>
        <w:t>18</w:t>
      </w:r>
      <w:r w:rsidRPr="00411560">
        <w:fldChar w:fldCharType="end"/>
      </w:r>
      <w:r>
        <w:t>:</w:t>
      </w:r>
      <w:r w:rsidRPr="00411560">
        <w:t xml:space="preserve"> </w:t>
      </w:r>
      <w:r>
        <w:t>Review Bid Confirmation Prompt</w:t>
      </w:r>
    </w:p>
    <w:p w14:paraId="04A6258B" w14:textId="77777777" w:rsidR="00BA0122" w:rsidRDefault="00BA0122" w:rsidP="00BA0122">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BA0122" w:rsidRPr="007D7B67" w14:paraId="63172D8D" w14:textId="77777777" w:rsidTr="00367814">
        <w:tc>
          <w:tcPr>
            <w:tcW w:w="562" w:type="dxa"/>
            <w:shd w:val="clear" w:color="auto" w:fill="E7E6E6" w:themeFill="background2"/>
          </w:tcPr>
          <w:p w14:paraId="74FAFA2B" w14:textId="77777777" w:rsidR="00BA0122" w:rsidRPr="007D7B67" w:rsidRDefault="00BA0122" w:rsidP="00367814">
            <w:pPr>
              <w:pStyle w:val="NoSpacing"/>
              <w:jc w:val="center"/>
              <w:rPr>
                <w:b/>
                <w:bCs/>
              </w:rPr>
            </w:pPr>
            <w:r w:rsidRPr="007D7B67">
              <w:rPr>
                <w:rFonts w:cstheme="minorHAnsi"/>
                <w:b/>
                <w:bCs/>
              </w:rPr>
              <w:t>S/N</w:t>
            </w:r>
          </w:p>
        </w:tc>
        <w:tc>
          <w:tcPr>
            <w:tcW w:w="2248" w:type="dxa"/>
            <w:shd w:val="clear" w:color="auto" w:fill="E7E6E6" w:themeFill="background2"/>
          </w:tcPr>
          <w:p w14:paraId="5B5C380F" w14:textId="77777777" w:rsidR="00BA0122" w:rsidRPr="007D7B67" w:rsidRDefault="00BA0122" w:rsidP="00367814">
            <w:pPr>
              <w:pStyle w:val="NoSpacing"/>
              <w:jc w:val="center"/>
              <w:rPr>
                <w:b/>
                <w:bCs/>
              </w:rPr>
            </w:pPr>
            <w:r w:rsidRPr="007D7B67">
              <w:rPr>
                <w:rFonts w:cstheme="minorHAnsi"/>
                <w:b/>
                <w:bCs/>
              </w:rPr>
              <w:t>Name</w:t>
            </w:r>
          </w:p>
        </w:tc>
        <w:tc>
          <w:tcPr>
            <w:tcW w:w="1701" w:type="dxa"/>
            <w:shd w:val="clear" w:color="auto" w:fill="E7E6E6" w:themeFill="background2"/>
          </w:tcPr>
          <w:p w14:paraId="7BDF7BC6" w14:textId="77777777" w:rsidR="00BA0122" w:rsidRPr="007D7B67" w:rsidRDefault="00BA0122"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479C6373" w14:textId="77777777" w:rsidR="00BA0122" w:rsidRPr="007D7B67" w:rsidRDefault="00BA0122"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55A00AD1" w14:textId="77777777" w:rsidR="00BA0122" w:rsidRPr="007D7B67" w:rsidRDefault="00BA0122"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77CBDE2C" w14:textId="77777777" w:rsidR="00BA0122" w:rsidRPr="007D7B67" w:rsidRDefault="00BA0122" w:rsidP="00367814">
            <w:pPr>
              <w:pStyle w:val="NoSpacing"/>
              <w:jc w:val="center"/>
              <w:rPr>
                <w:rFonts w:cstheme="minorHAnsi"/>
                <w:b/>
                <w:bCs/>
              </w:rPr>
            </w:pPr>
            <w:r>
              <w:rPr>
                <w:rFonts w:cstheme="minorHAnsi"/>
                <w:b/>
                <w:bCs/>
              </w:rPr>
              <w:t>Remarks</w:t>
            </w:r>
          </w:p>
        </w:tc>
      </w:tr>
      <w:tr w:rsidR="00BA0122" w:rsidRPr="00901608" w14:paraId="58AFE0B4" w14:textId="77777777" w:rsidTr="00367814">
        <w:tc>
          <w:tcPr>
            <w:tcW w:w="562" w:type="dxa"/>
          </w:tcPr>
          <w:p w14:paraId="0B3B65E6" w14:textId="77777777" w:rsidR="00BA0122" w:rsidRDefault="00BA0122" w:rsidP="00367814">
            <w:pPr>
              <w:pStyle w:val="NoSpacing"/>
              <w:rPr>
                <w:rFonts w:cstheme="minorHAnsi"/>
              </w:rPr>
            </w:pPr>
            <w:r>
              <w:rPr>
                <w:rFonts w:cstheme="minorHAnsi"/>
              </w:rPr>
              <w:t>1</w:t>
            </w:r>
          </w:p>
        </w:tc>
        <w:tc>
          <w:tcPr>
            <w:tcW w:w="2248" w:type="dxa"/>
          </w:tcPr>
          <w:p w14:paraId="00C0DCB5" w14:textId="5DE29E50" w:rsidR="00BA0122" w:rsidRDefault="00C23E34" w:rsidP="00367814">
            <w:pPr>
              <w:pStyle w:val="NoSpacing"/>
            </w:pPr>
            <w:ins w:id="696" w:author="Jasmine WL TEO (MAS)" w:date="2025-12-26T17:42:00Z" w16du:dateUtc="2025-12-26T09:42:00Z">
              <w:r>
                <w:t>Issue code . Tenor . Security type  New/reopen . SubType (if applicable)</w:t>
              </w:r>
            </w:ins>
            <w:del w:id="697" w:author="Jasmine WL TEO (MAS)" w:date="2025-12-26T17:42:00Z" w16du:dateUtc="2025-12-26T09:42:00Z">
              <w:r w:rsidR="00BA0122" w:rsidRPr="00734F16">
                <w:rPr>
                  <w:i/>
                  <w:iCs/>
                </w:rPr>
                <w:delText>*Refer to remarks</w:delText>
              </w:r>
            </w:del>
          </w:p>
        </w:tc>
        <w:tc>
          <w:tcPr>
            <w:tcW w:w="1701" w:type="dxa"/>
          </w:tcPr>
          <w:p w14:paraId="01DFCF6B" w14:textId="77777777" w:rsidR="00BA0122" w:rsidRDefault="00BA0122" w:rsidP="00367814">
            <w:pPr>
              <w:pStyle w:val="NoSpacing"/>
              <w:rPr>
                <w:rFonts w:cstheme="minorHAnsi"/>
                <w:color w:val="000000"/>
              </w:rPr>
            </w:pPr>
            <w:r>
              <w:t>Modal title</w:t>
            </w:r>
          </w:p>
        </w:tc>
        <w:tc>
          <w:tcPr>
            <w:tcW w:w="2147" w:type="dxa"/>
          </w:tcPr>
          <w:p w14:paraId="0224F02D" w14:textId="77777777" w:rsidR="00BA0122" w:rsidRPr="00901608" w:rsidRDefault="00BA0122" w:rsidP="00367814">
            <w:pPr>
              <w:pStyle w:val="NoSpacing"/>
            </w:pPr>
          </w:p>
        </w:tc>
        <w:tc>
          <w:tcPr>
            <w:tcW w:w="3685" w:type="dxa"/>
          </w:tcPr>
          <w:p w14:paraId="5E1EA514" w14:textId="3D2CE80E" w:rsidR="00BA0122" w:rsidRDefault="00BA0122" w:rsidP="00367814">
            <w:pPr>
              <w:pStyle w:val="NoSpacing"/>
              <w:rPr>
                <w:rFonts w:cstheme="minorHAnsi"/>
                <w:color w:val="000000"/>
              </w:rPr>
            </w:pPr>
            <w:del w:id="698" w:author="Jasmine WL TEO (MAS)" w:date="2025-12-26T17:42:00Z" w16du:dateUtc="2025-12-26T09:42:00Z">
              <w:r w:rsidRPr="00F43ADB">
                <w:delText xml:space="preserve">Displays the </w:delText>
              </w:r>
              <w:r>
                <w:delText xml:space="preserve">Issue code, Tenor, Security type, New/reopen, </w:delText>
              </w:r>
            </w:del>
            <w:r>
              <w:t xml:space="preserve">e.g. </w:t>
            </w:r>
            <w:r w:rsidRPr="00F43ADB">
              <w:t>"</w:t>
            </w:r>
            <w:r>
              <w:t xml:space="preserve">Review bid for MD25147Z </w:t>
            </w:r>
            <w:r w:rsidRPr="00F43ADB">
              <w:t xml:space="preserve">· </w:t>
            </w:r>
            <w:r>
              <w:t>4-week</w:t>
            </w:r>
            <w:r w:rsidRPr="00F43ADB">
              <w:t xml:space="preserve"> · </w:t>
            </w:r>
            <w:r>
              <w:t>MAS Bills (New)</w:t>
            </w:r>
            <w:r w:rsidRPr="00F43ADB">
              <w:t>".</w:t>
            </w:r>
          </w:p>
        </w:tc>
      </w:tr>
      <w:tr w:rsidR="00BA0122" w:rsidRPr="00901608" w14:paraId="36C73D26" w14:textId="77777777" w:rsidTr="00367814">
        <w:tc>
          <w:tcPr>
            <w:tcW w:w="562" w:type="dxa"/>
          </w:tcPr>
          <w:p w14:paraId="6E4C4476" w14:textId="77777777" w:rsidR="00BA0122" w:rsidRDefault="00BA0122" w:rsidP="00367814">
            <w:pPr>
              <w:pStyle w:val="NoSpacing"/>
              <w:rPr>
                <w:rFonts w:cstheme="minorHAnsi"/>
              </w:rPr>
            </w:pPr>
            <w:r>
              <w:rPr>
                <w:rFonts w:cstheme="minorHAnsi"/>
              </w:rPr>
              <w:t>2</w:t>
            </w:r>
          </w:p>
        </w:tc>
        <w:tc>
          <w:tcPr>
            <w:tcW w:w="2248" w:type="dxa"/>
          </w:tcPr>
          <w:p w14:paraId="7EEB525B" w14:textId="77777777" w:rsidR="00BA0122" w:rsidRDefault="00BA0122" w:rsidP="00367814">
            <w:pPr>
              <w:pStyle w:val="NoSpacing"/>
            </w:pPr>
            <w:r>
              <w:rPr>
                <w:rFonts w:cstheme="minorHAnsi"/>
              </w:rPr>
              <w:t>Dealer code</w:t>
            </w:r>
          </w:p>
        </w:tc>
        <w:tc>
          <w:tcPr>
            <w:tcW w:w="1701" w:type="dxa"/>
          </w:tcPr>
          <w:p w14:paraId="24C3780D" w14:textId="77777777" w:rsidR="00BA0122" w:rsidRDefault="00BA0122" w:rsidP="00367814">
            <w:pPr>
              <w:pStyle w:val="NoSpacing"/>
              <w:rPr>
                <w:rFonts w:cstheme="minorHAnsi"/>
                <w:color w:val="000000"/>
              </w:rPr>
            </w:pPr>
            <w:r>
              <w:t>Label</w:t>
            </w:r>
          </w:p>
        </w:tc>
        <w:tc>
          <w:tcPr>
            <w:tcW w:w="2147" w:type="dxa"/>
          </w:tcPr>
          <w:p w14:paraId="79E16276" w14:textId="77777777" w:rsidR="00BA0122" w:rsidRPr="00901608" w:rsidRDefault="00BA0122" w:rsidP="00367814">
            <w:pPr>
              <w:pStyle w:val="NoSpacing"/>
            </w:pPr>
          </w:p>
        </w:tc>
        <w:tc>
          <w:tcPr>
            <w:tcW w:w="3685" w:type="dxa"/>
          </w:tcPr>
          <w:p w14:paraId="568B3D9B" w14:textId="77777777" w:rsidR="00BA0122" w:rsidRDefault="00BA0122" w:rsidP="00367814">
            <w:pPr>
              <w:pStyle w:val="NoSpacing"/>
              <w:rPr>
                <w:rFonts w:cstheme="minorHAnsi"/>
                <w:color w:val="000000"/>
              </w:rPr>
            </w:pPr>
          </w:p>
        </w:tc>
      </w:tr>
      <w:tr w:rsidR="00BA0122" w:rsidRPr="00901608" w14:paraId="73B4E0F4" w14:textId="77777777" w:rsidTr="00367814">
        <w:tc>
          <w:tcPr>
            <w:tcW w:w="562" w:type="dxa"/>
          </w:tcPr>
          <w:p w14:paraId="1481AC7B" w14:textId="77777777" w:rsidR="00BA0122" w:rsidRDefault="00BA0122" w:rsidP="00367814">
            <w:pPr>
              <w:pStyle w:val="NoSpacing"/>
              <w:rPr>
                <w:rFonts w:cstheme="minorHAnsi"/>
              </w:rPr>
            </w:pPr>
            <w:r>
              <w:rPr>
                <w:rFonts w:cstheme="minorHAnsi"/>
              </w:rPr>
              <w:t>3</w:t>
            </w:r>
          </w:p>
        </w:tc>
        <w:tc>
          <w:tcPr>
            <w:tcW w:w="2248" w:type="dxa"/>
          </w:tcPr>
          <w:p w14:paraId="4DC29DB6" w14:textId="77777777" w:rsidR="00BA0122" w:rsidRDefault="00BA0122" w:rsidP="00367814">
            <w:pPr>
              <w:pStyle w:val="NoSpacing"/>
            </w:pPr>
            <w:r>
              <w:rPr>
                <w:rFonts w:cstheme="minorHAnsi"/>
              </w:rPr>
              <w:t>Bank ref. no.</w:t>
            </w:r>
          </w:p>
        </w:tc>
        <w:tc>
          <w:tcPr>
            <w:tcW w:w="1701" w:type="dxa"/>
          </w:tcPr>
          <w:p w14:paraId="3E291D58" w14:textId="77777777" w:rsidR="00BA0122" w:rsidRDefault="00BA0122" w:rsidP="00367814">
            <w:pPr>
              <w:pStyle w:val="NoSpacing"/>
              <w:rPr>
                <w:rFonts w:cstheme="minorHAnsi"/>
                <w:color w:val="000000"/>
              </w:rPr>
            </w:pPr>
            <w:r w:rsidRPr="00915856">
              <w:t>Label</w:t>
            </w:r>
          </w:p>
        </w:tc>
        <w:tc>
          <w:tcPr>
            <w:tcW w:w="2147" w:type="dxa"/>
          </w:tcPr>
          <w:p w14:paraId="4A5784B9" w14:textId="77777777" w:rsidR="00BA0122" w:rsidRPr="00901608" w:rsidRDefault="00BA0122" w:rsidP="00367814">
            <w:pPr>
              <w:pStyle w:val="NoSpacing"/>
            </w:pPr>
          </w:p>
        </w:tc>
        <w:tc>
          <w:tcPr>
            <w:tcW w:w="3685" w:type="dxa"/>
          </w:tcPr>
          <w:p w14:paraId="1A8B7930" w14:textId="77777777" w:rsidR="00BA0122" w:rsidRDefault="00BA0122" w:rsidP="00367814">
            <w:pPr>
              <w:pStyle w:val="NoSpacing"/>
              <w:rPr>
                <w:rFonts w:cstheme="minorHAnsi"/>
                <w:color w:val="000000"/>
              </w:rPr>
            </w:pPr>
          </w:p>
        </w:tc>
      </w:tr>
      <w:tr w:rsidR="00BA0122" w:rsidRPr="00901608" w14:paraId="4D074EE5" w14:textId="77777777" w:rsidTr="00367814">
        <w:tc>
          <w:tcPr>
            <w:tcW w:w="562" w:type="dxa"/>
          </w:tcPr>
          <w:p w14:paraId="7D26EB85" w14:textId="77777777" w:rsidR="00BA0122" w:rsidRDefault="00BA0122" w:rsidP="00367814">
            <w:pPr>
              <w:pStyle w:val="NoSpacing"/>
              <w:rPr>
                <w:rFonts w:cstheme="minorHAnsi"/>
              </w:rPr>
            </w:pPr>
            <w:r>
              <w:rPr>
                <w:rFonts w:cstheme="minorHAnsi"/>
              </w:rPr>
              <w:lastRenderedPageBreak/>
              <w:t>4</w:t>
            </w:r>
          </w:p>
        </w:tc>
        <w:tc>
          <w:tcPr>
            <w:tcW w:w="2248" w:type="dxa"/>
            <w:tcBorders>
              <w:top w:val="single" w:sz="4" w:space="0" w:color="auto"/>
              <w:left w:val="nil"/>
              <w:bottom w:val="single" w:sz="4" w:space="0" w:color="auto"/>
              <w:right w:val="single" w:sz="4" w:space="0" w:color="auto"/>
            </w:tcBorders>
            <w:shd w:val="clear" w:color="000000" w:fill="FFFFFF"/>
          </w:tcPr>
          <w:p w14:paraId="59264952" w14:textId="77777777" w:rsidR="00BA0122" w:rsidRDefault="00BA0122" w:rsidP="00367814">
            <w:pPr>
              <w:pStyle w:val="NoSpacing"/>
            </w:pPr>
            <w:r>
              <w:rPr>
                <w:rFonts w:cstheme="minorHAnsi"/>
              </w:rPr>
              <w:t>Nominal amount ($)</w:t>
            </w:r>
          </w:p>
        </w:tc>
        <w:tc>
          <w:tcPr>
            <w:tcW w:w="1701" w:type="dxa"/>
            <w:tcBorders>
              <w:top w:val="single" w:sz="4" w:space="0" w:color="auto"/>
              <w:left w:val="nil"/>
              <w:bottom w:val="single" w:sz="4" w:space="0" w:color="auto"/>
              <w:right w:val="single" w:sz="4" w:space="0" w:color="auto"/>
            </w:tcBorders>
            <w:shd w:val="clear" w:color="000000" w:fill="FFFFFF"/>
          </w:tcPr>
          <w:p w14:paraId="2CD7C04F" w14:textId="77777777" w:rsidR="00BA0122" w:rsidRDefault="00BA0122" w:rsidP="00367814">
            <w:pPr>
              <w:pStyle w:val="NoSpacing"/>
              <w:rPr>
                <w:rFonts w:cstheme="minorHAnsi"/>
                <w:color w:val="000000"/>
              </w:rPr>
            </w:pPr>
            <w:r w:rsidRPr="00915856">
              <w:t>Label</w:t>
            </w:r>
          </w:p>
        </w:tc>
        <w:tc>
          <w:tcPr>
            <w:tcW w:w="2147" w:type="dxa"/>
          </w:tcPr>
          <w:p w14:paraId="6BF9514A" w14:textId="77777777" w:rsidR="00BA0122" w:rsidRPr="00901608" w:rsidRDefault="00BA0122" w:rsidP="00367814">
            <w:pPr>
              <w:pStyle w:val="NoSpacing"/>
            </w:pPr>
          </w:p>
        </w:tc>
        <w:tc>
          <w:tcPr>
            <w:tcW w:w="3685" w:type="dxa"/>
          </w:tcPr>
          <w:p w14:paraId="56B085BC" w14:textId="77777777" w:rsidR="00BA0122" w:rsidRDefault="00BA0122" w:rsidP="00367814">
            <w:pPr>
              <w:pStyle w:val="NoSpacing"/>
              <w:rPr>
                <w:rFonts w:cstheme="minorHAnsi"/>
                <w:color w:val="000000"/>
              </w:rPr>
            </w:pPr>
          </w:p>
        </w:tc>
      </w:tr>
      <w:tr w:rsidR="00BA0122" w:rsidRPr="00901608" w14:paraId="6E9B69AC" w14:textId="77777777" w:rsidTr="00367814">
        <w:tc>
          <w:tcPr>
            <w:tcW w:w="562" w:type="dxa"/>
          </w:tcPr>
          <w:p w14:paraId="2C6A799D" w14:textId="77777777" w:rsidR="00BA0122" w:rsidRDefault="00BA0122" w:rsidP="00367814">
            <w:pPr>
              <w:pStyle w:val="NoSpacing"/>
              <w:rPr>
                <w:rFonts w:cstheme="minorHAnsi"/>
              </w:rPr>
            </w:pPr>
            <w:r>
              <w:rPr>
                <w:rFonts w:cstheme="minorHAnsi"/>
              </w:rPr>
              <w:t>5</w:t>
            </w:r>
          </w:p>
        </w:tc>
        <w:tc>
          <w:tcPr>
            <w:tcW w:w="2248" w:type="dxa"/>
            <w:tcBorders>
              <w:top w:val="single" w:sz="4" w:space="0" w:color="auto"/>
              <w:left w:val="nil"/>
              <w:bottom w:val="single" w:sz="4" w:space="0" w:color="auto"/>
              <w:right w:val="single" w:sz="4" w:space="0" w:color="auto"/>
            </w:tcBorders>
            <w:shd w:val="clear" w:color="000000" w:fill="FFFFFF"/>
          </w:tcPr>
          <w:p w14:paraId="0BC84E63" w14:textId="77777777" w:rsidR="00BA0122" w:rsidRPr="00734F16" w:rsidRDefault="00BA0122" w:rsidP="00367814">
            <w:pPr>
              <w:pStyle w:val="NoSpacing"/>
              <w:rPr>
                <w:rFonts w:cstheme="minorHAnsi"/>
              </w:rPr>
            </w:pPr>
            <w:r>
              <w:rPr>
                <w:rFonts w:cstheme="minorHAnsi"/>
              </w:rPr>
              <w:t>Yield (%)</w:t>
            </w:r>
          </w:p>
        </w:tc>
        <w:tc>
          <w:tcPr>
            <w:tcW w:w="1701" w:type="dxa"/>
            <w:tcBorders>
              <w:top w:val="single" w:sz="4" w:space="0" w:color="auto"/>
              <w:left w:val="nil"/>
              <w:bottom w:val="single" w:sz="4" w:space="0" w:color="auto"/>
              <w:right w:val="single" w:sz="4" w:space="0" w:color="auto"/>
            </w:tcBorders>
            <w:shd w:val="clear" w:color="000000" w:fill="FFFFFF"/>
          </w:tcPr>
          <w:p w14:paraId="1E73D0FB" w14:textId="77777777" w:rsidR="00BA0122" w:rsidRPr="00915856" w:rsidRDefault="00BA0122" w:rsidP="00367814">
            <w:pPr>
              <w:pStyle w:val="NoSpacing"/>
            </w:pPr>
            <w:r w:rsidRPr="00915856">
              <w:t>Label</w:t>
            </w:r>
          </w:p>
        </w:tc>
        <w:tc>
          <w:tcPr>
            <w:tcW w:w="2147" w:type="dxa"/>
          </w:tcPr>
          <w:p w14:paraId="5C24FCAE" w14:textId="77777777" w:rsidR="00BA0122" w:rsidRPr="00901608" w:rsidRDefault="00BA0122" w:rsidP="00367814">
            <w:pPr>
              <w:pStyle w:val="NoSpacing"/>
            </w:pPr>
          </w:p>
        </w:tc>
        <w:tc>
          <w:tcPr>
            <w:tcW w:w="3685" w:type="dxa"/>
          </w:tcPr>
          <w:p w14:paraId="11FE94B4" w14:textId="77777777" w:rsidR="00BA0122" w:rsidRDefault="00BA0122" w:rsidP="00367814">
            <w:pPr>
              <w:pStyle w:val="NoSpacing"/>
              <w:rPr>
                <w:rFonts w:cstheme="minorHAnsi"/>
                <w:color w:val="000000"/>
              </w:rPr>
            </w:pPr>
          </w:p>
        </w:tc>
      </w:tr>
      <w:tr w:rsidR="00BA0122" w:rsidRPr="00901608" w14:paraId="35850DD6" w14:textId="77777777" w:rsidTr="00367814">
        <w:tc>
          <w:tcPr>
            <w:tcW w:w="562" w:type="dxa"/>
          </w:tcPr>
          <w:p w14:paraId="5B31D2BC" w14:textId="77777777" w:rsidR="00BA0122" w:rsidRDefault="00BA0122" w:rsidP="00367814">
            <w:pPr>
              <w:pStyle w:val="NoSpacing"/>
              <w:rPr>
                <w:rFonts w:cstheme="minorHAnsi"/>
              </w:rPr>
            </w:pPr>
            <w:r>
              <w:rPr>
                <w:rFonts w:cstheme="minorHAnsi"/>
              </w:rPr>
              <w:t>6</w:t>
            </w:r>
          </w:p>
        </w:tc>
        <w:tc>
          <w:tcPr>
            <w:tcW w:w="2248" w:type="dxa"/>
            <w:tcBorders>
              <w:top w:val="single" w:sz="4" w:space="0" w:color="auto"/>
              <w:left w:val="nil"/>
              <w:bottom w:val="single" w:sz="4" w:space="0" w:color="auto"/>
              <w:right w:val="single" w:sz="4" w:space="0" w:color="auto"/>
            </w:tcBorders>
            <w:shd w:val="clear" w:color="000000" w:fill="FFFFFF"/>
          </w:tcPr>
          <w:p w14:paraId="216E5BD4" w14:textId="77777777" w:rsidR="00BA0122" w:rsidRDefault="00BA0122" w:rsidP="00367814">
            <w:pPr>
              <w:pStyle w:val="NoSpacing"/>
              <w:rPr>
                <w:rFonts w:cstheme="minorHAnsi"/>
              </w:rPr>
            </w:pPr>
            <w:r>
              <w:rPr>
                <w:rFonts w:cstheme="minorHAnsi"/>
              </w:rPr>
              <w:t>Internal remarks</w:t>
            </w:r>
          </w:p>
        </w:tc>
        <w:tc>
          <w:tcPr>
            <w:tcW w:w="1701" w:type="dxa"/>
            <w:tcBorders>
              <w:top w:val="single" w:sz="4" w:space="0" w:color="auto"/>
              <w:left w:val="nil"/>
              <w:bottom w:val="single" w:sz="4" w:space="0" w:color="auto"/>
              <w:right w:val="single" w:sz="4" w:space="0" w:color="auto"/>
            </w:tcBorders>
            <w:shd w:val="clear" w:color="000000" w:fill="FFFFFF"/>
          </w:tcPr>
          <w:p w14:paraId="21C58C37" w14:textId="77777777" w:rsidR="00BA0122" w:rsidRPr="00915856" w:rsidRDefault="00BA0122" w:rsidP="00367814">
            <w:pPr>
              <w:pStyle w:val="NoSpacing"/>
            </w:pPr>
            <w:r>
              <w:t>Label</w:t>
            </w:r>
          </w:p>
        </w:tc>
        <w:tc>
          <w:tcPr>
            <w:tcW w:w="2147" w:type="dxa"/>
          </w:tcPr>
          <w:p w14:paraId="32A0D64D" w14:textId="77777777" w:rsidR="00BA0122" w:rsidRPr="00901608" w:rsidRDefault="00BA0122" w:rsidP="00367814">
            <w:pPr>
              <w:pStyle w:val="NoSpacing"/>
            </w:pPr>
          </w:p>
        </w:tc>
        <w:tc>
          <w:tcPr>
            <w:tcW w:w="3685" w:type="dxa"/>
          </w:tcPr>
          <w:p w14:paraId="5F4A03EA" w14:textId="77777777" w:rsidR="00BA0122" w:rsidRDefault="00BA0122" w:rsidP="00367814">
            <w:pPr>
              <w:pStyle w:val="NoSpacing"/>
              <w:rPr>
                <w:rFonts w:cstheme="minorHAnsi"/>
                <w:color w:val="000000"/>
              </w:rPr>
            </w:pPr>
            <w:r w:rsidRPr="002856DA">
              <w:t xml:space="preserve">Refer to </w:t>
            </w:r>
            <w:r w:rsidRPr="002856DA">
              <w:rPr>
                <w:i/>
                <w:iCs/>
              </w:rPr>
              <w:t>MAS_OMEGA – Functional Specifications Document (Common Functions)</w:t>
            </w:r>
            <w:r w:rsidRPr="002856DA">
              <w:t xml:space="preserve"> for the screen elements used and its functionalities.</w:t>
            </w:r>
          </w:p>
        </w:tc>
      </w:tr>
      <w:tr w:rsidR="00BA0122" w:rsidRPr="00901608" w14:paraId="46059F4D" w14:textId="77777777" w:rsidTr="00367814">
        <w:tc>
          <w:tcPr>
            <w:tcW w:w="562" w:type="dxa"/>
          </w:tcPr>
          <w:p w14:paraId="4C709ED0" w14:textId="77777777" w:rsidR="00BA0122" w:rsidRDefault="00BA0122" w:rsidP="00367814">
            <w:pPr>
              <w:pStyle w:val="NoSpacing"/>
              <w:rPr>
                <w:rFonts w:cstheme="minorHAnsi"/>
              </w:rPr>
            </w:pPr>
            <w:r>
              <w:rPr>
                <w:rFonts w:cstheme="minorHAnsi"/>
              </w:rPr>
              <w:t>7</w:t>
            </w:r>
          </w:p>
        </w:tc>
        <w:tc>
          <w:tcPr>
            <w:tcW w:w="2248" w:type="dxa"/>
            <w:tcBorders>
              <w:top w:val="single" w:sz="4" w:space="0" w:color="auto"/>
              <w:left w:val="nil"/>
              <w:bottom w:val="single" w:sz="4" w:space="0" w:color="auto"/>
              <w:right w:val="single" w:sz="4" w:space="0" w:color="auto"/>
            </w:tcBorders>
            <w:shd w:val="clear" w:color="000000" w:fill="FFFFFF"/>
          </w:tcPr>
          <w:p w14:paraId="178963C3" w14:textId="77777777" w:rsidR="00BA0122" w:rsidRDefault="00BA0122" w:rsidP="00367814">
            <w:pPr>
              <w:pStyle w:val="NoSpacing"/>
              <w:rPr>
                <w:rFonts w:cstheme="minorHAnsi"/>
              </w:rPr>
            </w:pPr>
            <w:r>
              <w:rPr>
                <w:rFonts w:cstheme="minorHAnsi"/>
              </w:rPr>
              <w:t>Confirm</w:t>
            </w:r>
          </w:p>
        </w:tc>
        <w:tc>
          <w:tcPr>
            <w:tcW w:w="1701" w:type="dxa"/>
            <w:tcBorders>
              <w:top w:val="single" w:sz="4" w:space="0" w:color="auto"/>
              <w:left w:val="nil"/>
              <w:bottom w:val="single" w:sz="4" w:space="0" w:color="auto"/>
              <w:right w:val="single" w:sz="4" w:space="0" w:color="auto"/>
            </w:tcBorders>
            <w:shd w:val="clear" w:color="000000" w:fill="FFFFFF"/>
          </w:tcPr>
          <w:p w14:paraId="0CC4ED49" w14:textId="77777777" w:rsidR="00BA0122" w:rsidRPr="00915856" w:rsidRDefault="00BA0122" w:rsidP="00367814">
            <w:pPr>
              <w:pStyle w:val="NoSpacing"/>
            </w:pPr>
          </w:p>
        </w:tc>
        <w:tc>
          <w:tcPr>
            <w:tcW w:w="2147" w:type="dxa"/>
          </w:tcPr>
          <w:p w14:paraId="79CFBAE5" w14:textId="77777777" w:rsidR="00BA0122" w:rsidRPr="00901608" w:rsidRDefault="00BA0122" w:rsidP="00367814">
            <w:pPr>
              <w:pStyle w:val="NoSpacing"/>
            </w:pPr>
          </w:p>
        </w:tc>
        <w:tc>
          <w:tcPr>
            <w:tcW w:w="3685" w:type="dxa"/>
          </w:tcPr>
          <w:p w14:paraId="3141D7EE" w14:textId="34EEA885" w:rsidR="00BA0122" w:rsidRDefault="00BA0122" w:rsidP="00367814">
            <w:pPr>
              <w:pStyle w:val="NoSpacing"/>
              <w:rPr>
                <w:rFonts w:cstheme="minorHAnsi"/>
                <w:color w:val="000000"/>
              </w:rPr>
            </w:pPr>
            <w:r>
              <w:rPr>
                <w:rFonts w:cstheme="minorHAnsi"/>
                <w:color w:val="000000"/>
              </w:rPr>
              <w:t xml:space="preserve">Approves or rejects the approval request submitted for this bid. Refer to </w:t>
            </w:r>
            <w:r>
              <w:rPr>
                <w:rFonts w:cstheme="minorHAnsi"/>
                <w:color w:val="000000"/>
              </w:rPr>
              <w:fldChar w:fldCharType="begin"/>
            </w:r>
            <w:r>
              <w:rPr>
                <w:rFonts w:cstheme="minorHAnsi"/>
                <w:color w:val="000000"/>
              </w:rPr>
              <w:instrText xml:space="preserve"> REF _Ref215576586 \r \h </w:instrText>
            </w:r>
            <w:r>
              <w:rPr>
                <w:rFonts w:cstheme="minorHAnsi"/>
                <w:color w:val="000000"/>
              </w:rPr>
            </w:r>
            <w:r>
              <w:rPr>
                <w:rFonts w:cstheme="minorHAnsi"/>
                <w:color w:val="000000"/>
              </w:rPr>
              <w:fldChar w:fldCharType="separate"/>
            </w:r>
            <w:r w:rsidR="00736FA2">
              <w:rPr>
                <w:rFonts w:cstheme="minorHAnsi"/>
                <w:color w:val="000000"/>
              </w:rPr>
              <w:t>2.12.4</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_Ref215576586 \h </w:instrText>
            </w:r>
            <w:r>
              <w:rPr>
                <w:rFonts w:cstheme="minorHAnsi"/>
                <w:color w:val="000000"/>
              </w:rPr>
            </w:r>
            <w:r>
              <w:rPr>
                <w:rFonts w:cstheme="minorHAnsi"/>
                <w:color w:val="000000"/>
              </w:rPr>
              <w:fldChar w:fldCharType="separate"/>
            </w:r>
            <w:r w:rsidR="00736FA2">
              <w:t>Post Conditions</w:t>
            </w:r>
            <w:r>
              <w:rPr>
                <w:rFonts w:cstheme="minorHAnsi"/>
                <w:color w:val="000000"/>
              </w:rPr>
              <w:fldChar w:fldCharType="end"/>
            </w:r>
            <w:r>
              <w:rPr>
                <w:rFonts w:cstheme="minorHAnsi"/>
                <w:color w:val="000000"/>
              </w:rPr>
              <w:t>.</w:t>
            </w:r>
          </w:p>
        </w:tc>
      </w:tr>
    </w:tbl>
    <w:p w14:paraId="60BD1EA5" w14:textId="1EA97511" w:rsidR="00BA0122" w:rsidRPr="00AC0954" w:rsidRDefault="00BA0122" w:rsidP="00BA0122">
      <w:pPr>
        <w:pStyle w:val="Caption"/>
      </w:pPr>
      <w:r>
        <w:t xml:space="preserve">Table </w:t>
      </w:r>
      <w:r>
        <w:fldChar w:fldCharType="begin"/>
      </w:r>
      <w:r>
        <w:instrText xml:space="preserve"> SEQ Table \* ARABIC </w:instrText>
      </w:r>
      <w:r>
        <w:fldChar w:fldCharType="separate"/>
      </w:r>
      <w:r w:rsidR="00736FA2">
        <w:rPr>
          <w:noProof/>
        </w:rPr>
        <w:t>28</w:t>
      </w:r>
      <w:r>
        <w:fldChar w:fldCharType="end"/>
      </w:r>
      <w:r>
        <w:t>: Review Bid Confirmation Prompt Screen Elements</w:t>
      </w:r>
    </w:p>
    <w:p w14:paraId="6933D882" w14:textId="5529B512" w:rsidR="0045221C" w:rsidRDefault="0045221C" w:rsidP="0045221C">
      <w:pPr>
        <w:pStyle w:val="Heading2"/>
      </w:pPr>
      <w:bookmarkStart w:id="699" w:name="_Ref216431450"/>
      <w:bookmarkStart w:id="700" w:name="_Toc216817667"/>
      <w:r>
        <w:t>Download Bid File Template</w:t>
      </w:r>
      <w:bookmarkEnd w:id="699"/>
      <w:bookmarkEnd w:id="700"/>
    </w:p>
    <w:p w14:paraId="16E59C4A" w14:textId="77777777" w:rsidR="002411CE" w:rsidRDefault="002411CE" w:rsidP="002411CE">
      <w:pPr>
        <w:pStyle w:val="Heading3"/>
      </w:pPr>
      <w:bookmarkStart w:id="701" w:name="_Toc215504176"/>
      <w:bookmarkStart w:id="702" w:name="_Toc215646044"/>
      <w:bookmarkStart w:id="703" w:name="_Toc216817668"/>
      <w:r>
        <w:t>Description</w:t>
      </w:r>
      <w:bookmarkEnd w:id="701"/>
      <w:bookmarkEnd w:id="702"/>
      <w:bookmarkEnd w:id="703"/>
    </w:p>
    <w:p w14:paraId="01A97444" w14:textId="14602E7D" w:rsidR="002411CE" w:rsidRPr="00214476" w:rsidRDefault="002411CE" w:rsidP="002411CE">
      <w:r w:rsidRPr="002F3E2B">
        <w:t xml:space="preserve">This use case enables users to </w:t>
      </w:r>
      <w:r>
        <w:t>download bid file templates</w:t>
      </w:r>
      <w:r w:rsidRPr="002F3E2B">
        <w:t xml:space="preserve">. This is used for Makers to </w:t>
      </w:r>
      <w:del w:id="704" w:author="Sophia TAN (MAS)" w:date="2026-01-09T17:38:00Z" w16du:dateUtc="2026-01-09T09:38:00Z">
        <w:r w:rsidRPr="002F3E2B">
          <w:delText xml:space="preserve">use to </w:delText>
        </w:r>
        <w:r>
          <w:delText>create the bids via file upload</w:delText>
        </w:r>
      </w:del>
      <w:ins w:id="705" w:author="Sophia TAN (MAS)" w:date="2026-01-09T17:38:00Z" w16du:dateUtc="2026-01-09T09:38:00Z">
        <w:r w:rsidR="00E37DE5">
          <w:t xml:space="preserve">retrieve the relevant bid file templates for forwarding to PDs to </w:t>
        </w:r>
        <w:r w:rsidR="00AF39C0">
          <w:t>input</w:t>
        </w:r>
      </w:ins>
      <w:r w:rsidRPr="002F3E2B">
        <w:t>.</w:t>
      </w:r>
    </w:p>
    <w:p w14:paraId="5CDDFCB7" w14:textId="77777777" w:rsidR="002411CE" w:rsidRDefault="002411CE" w:rsidP="002411CE">
      <w:pPr>
        <w:pStyle w:val="Heading3"/>
      </w:pPr>
      <w:bookmarkStart w:id="706" w:name="_Toc215504177"/>
      <w:bookmarkStart w:id="707" w:name="_Toc215646045"/>
      <w:bookmarkStart w:id="708" w:name="_Toc216817669"/>
      <w:r>
        <w:t>Preconditions</w:t>
      </w:r>
      <w:bookmarkEnd w:id="706"/>
      <w:bookmarkEnd w:id="707"/>
      <w:bookmarkEnd w:id="708"/>
    </w:p>
    <w:p w14:paraId="4B34D22C" w14:textId="77777777" w:rsidR="002411CE" w:rsidRDefault="002411CE" w:rsidP="002411CE">
      <w:pPr>
        <w:pStyle w:val="ListParagraph"/>
        <w:ind w:hanging="436"/>
      </w:pPr>
      <w:r>
        <w:t>User logs in to the Intranet Portal.</w:t>
      </w:r>
    </w:p>
    <w:p w14:paraId="446FB12F" w14:textId="094D7FE6" w:rsidR="002411CE" w:rsidRDefault="002411CE" w:rsidP="002411CE">
      <w:pPr>
        <w:pStyle w:val="ListParagraph"/>
        <w:ind w:hanging="436"/>
      </w:pPr>
      <w:r>
        <w:t>User accesses the Bid Details Page.</w:t>
      </w:r>
    </w:p>
    <w:p w14:paraId="0BED31B1" w14:textId="77777777" w:rsidR="002411CE" w:rsidRDefault="002411CE" w:rsidP="002411CE">
      <w:pPr>
        <w:pStyle w:val="Heading3"/>
      </w:pPr>
      <w:bookmarkStart w:id="709" w:name="_Toc215504178"/>
      <w:bookmarkStart w:id="710" w:name="_Toc215646046"/>
      <w:bookmarkStart w:id="711" w:name="_Toc216817670"/>
      <w:r>
        <w:t>Business Requirements</w:t>
      </w:r>
      <w:bookmarkEnd w:id="709"/>
      <w:bookmarkEnd w:id="710"/>
      <w:bookmarkEnd w:id="711"/>
    </w:p>
    <w:p w14:paraId="25981012" w14:textId="77777777" w:rsidR="002411CE" w:rsidRPr="0068320A" w:rsidRDefault="002411CE" w:rsidP="002411CE">
      <w:pPr>
        <w:pStyle w:val="ListParagraph"/>
        <w:ind w:hanging="436"/>
        <w:rPr>
          <w:b/>
          <w:bCs/>
        </w:rPr>
      </w:pPr>
      <w:r w:rsidRPr="0068320A">
        <w:rPr>
          <w:b/>
          <w:bCs/>
        </w:rPr>
        <w:t xml:space="preserve">Role-based Access Control: </w:t>
      </w:r>
    </w:p>
    <w:p w14:paraId="55AD41ED" w14:textId="0C6E0BF3" w:rsidR="002411CE" w:rsidRDefault="002411CE" w:rsidP="002411CE">
      <w:pPr>
        <w:pStyle w:val="ListParagraph"/>
        <w:numPr>
          <w:ilvl w:val="1"/>
          <w:numId w:val="27"/>
        </w:numPr>
        <w:ind w:left="1276" w:hanging="425"/>
      </w:pPr>
      <w:r>
        <w:t>Bid Collation Maker</w:t>
      </w:r>
    </w:p>
    <w:p w14:paraId="5A6CAEA1" w14:textId="5DD7249B" w:rsidR="002411CE" w:rsidRDefault="002411CE" w:rsidP="002411CE">
      <w:pPr>
        <w:pStyle w:val="ListParagraph"/>
        <w:ind w:hanging="436"/>
      </w:pPr>
      <w:r>
        <w:t xml:space="preserve">There are two templates available: </w:t>
      </w:r>
      <w:commentRangeStart w:id="712"/>
      <w:commentRangeStart w:id="713"/>
      <w:r>
        <w:t>one for institutional bids</w:t>
      </w:r>
      <w:commentRangeEnd w:id="712"/>
      <w:r w:rsidR="00CB5A00">
        <w:rPr>
          <w:rStyle w:val="CommentReference"/>
        </w:rPr>
        <w:commentReference w:id="712"/>
      </w:r>
      <w:commentRangeEnd w:id="713"/>
      <w:r w:rsidR="00686912">
        <w:rPr>
          <w:rStyle w:val="CommentReference"/>
        </w:rPr>
        <w:commentReference w:id="713"/>
      </w:r>
      <w:r>
        <w:t xml:space="preserve"> and one for retail bids. Refer to for a list of templates available.</w:t>
      </w:r>
    </w:p>
    <w:p w14:paraId="03DEC7A3" w14:textId="77777777" w:rsidR="002411CE" w:rsidRDefault="002411CE" w:rsidP="002411CE">
      <w:pPr>
        <w:pStyle w:val="Heading3"/>
      </w:pPr>
      <w:bookmarkStart w:id="714" w:name="_Toc215504179"/>
      <w:bookmarkStart w:id="715" w:name="_Ref215570511"/>
      <w:bookmarkStart w:id="716" w:name="_Ref215570513"/>
      <w:bookmarkStart w:id="717" w:name="_Toc215646047"/>
      <w:bookmarkStart w:id="718" w:name="_Toc216817671"/>
      <w:r>
        <w:t>Post Conditions</w:t>
      </w:r>
      <w:bookmarkEnd w:id="714"/>
      <w:bookmarkEnd w:id="715"/>
      <w:bookmarkEnd w:id="716"/>
      <w:bookmarkEnd w:id="717"/>
      <w:bookmarkEnd w:id="718"/>
    </w:p>
    <w:p w14:paraId="149D74D6" w14:textId="77777777" w:rsidR="002411CE" w:rsidRDefault="002411CE" w:rsidP="002411CE">
      <w:pPr>
        <w:pStyle w:val="ListParagraph"/>
        <w:ind w:hanging="436"/>
      </w:pPr>
      <w:r>
        <w:t>Download of the template is initiated.</w:t>
      </w:r>
    </w:p>
    <w:p w14:paraId="7797E731" w14:textId="78C9740C" w:rsidR="002411CE" w:rsidRPr="00214476" w:rsidRDefault="002411CE" w:rsidP="002411CE">
      <w:pPr>
        <w:pStyle w:val="ListParagraph"/>
        <w:ind w:hanging="436"/>
      </w:pPr>
      <w:r w:rsidRPr="00214476">
        <w:t xml:space="preserve">User remains in the </w:t>
      </w:r>
      <w:r>
        <w:t>Bid Details</w:t>
      </w:r>
      <w:r w:rsidRPr="00214476">
        <w:t xml:space="preserve"> </w:t>
      </w:r>
      <w:r w:rsidR="000C7771">
        <w:t>P</w:t>
      </w:r>
      <w:r w:rsidRPr="00214476">
        <w:t>age.</w:t>
      </w:r>
    </w:p>
    <w:p w14:paraId="198D3E83" w14:textId="4B67CA4E" w:rsidR="002411CE" w:rsidRPr="0068320A" w:rsidRDefault="002411CE" w:rsidP="002411CE">
      <w:pPr>
        <w:pStyle w:val="Heading3"/>
      </w:pPr>
      <w:bookmarkStart w:id="719" w:name="_Toc215504180"/>
      <w:bookmarkStart w:id="720" w:name="_Toc215646048"/>
      <w:bookmarkStart w:id="721" w:name="_Toc216817672"/>
      <w:r>
        <w:t>Bid Details page</w:t>
      </w:r>
      <w:bookmarkEnd w:id="719"/>
      <w:bookmarkEnd w:id="720"/>
      <w:bookmarkEnd w:id="721"/>
    </w:p>
    <w:p w14:paraId="5AA3D6DE" w14:textId="643FDD51" w:rsidR="002411CE" w:rsidRPr="00F70B95" w:rsidRDefault="002411CE" w:rsidP="002411CE">
      <w:r>
        <w:t>The Bid Details Page contains additional elements in the Page Header.</w:t>
      </w:r>
    </w:p>
    <w:p w14:paraId="5A76F417" w14:textId="77777777" w:rsidR="002411CE" w:rsidRDefault="002411CE" w:rsidP="002411CE">
      <w:pPr>
        <w:pStyle w:val="Heading4"/>
      </w:pPr>
      <w:r>
        <w:t>Wireframe</w:t>
      </w:r>
    </w:p>
    <w:p w14:paraId="207EF059" w14:textId="6C17F50B" w:rsidR="002411CE" w:rsidRDefault="003D1290" w:rsidP="002411CE">
      <w:r>
        <w:t xml:space="preserve">Refer to </w:t>
      </w:r>
      <w:r>
        <w:fldChar w:fldCharType="begin"/>
      </w:r>
      <w:r>
        <w:instrText xml:space="preserve"> REF _Ref216447367 \r \h </w:instrText>
      </w:r>
      <w:r>
        <w:fldChar w:fldCharType="separate"/>
      </w:r>
      <w:r w:rsidR="00736FA2">
        <w:t>2.8.5</w:t>
      </w:r>
      <w:r>
        <w:fldChar w:fldCharType="end"/>
      </w:r>
      <w:r>
        <w:t xml:space="preserve"> </w:t>
      </w:r>
      <w:r>
        <w:fldChar w:fldCharType="begin"/>
      </w:r>
      <w:r>
        <w:instrText xml:space="preserve"> REF _Ref216447369 \h </w:instrText>
      </w:r>
      <w:r>
        <w:fldChar w:fldCharType="separate"/>
      </w:r>
      <w:r w:rsidR="00736FA2">
        <w:t>Bid Details Page</w:t>
      </w:r>
      <w:r>
        <w:fldChar w:fldCharType="end"/>
      </w:r>
      <w:r w:rsidR="002411CE">
        <w:t>.</w:t>
      </w:r>
    </w:p>
    <w:p w14:paraId="40D73F94" w14:textId="77777777" w:rsidR="002411CE" w:rsidRDefault="002411CE" w:rsidP="002411CE">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2411CE" w:rsidRPr="007D7B67" w14:paraId="3BF21FAB" w14:textId="77777777" w:rsidTr="00367814">
        <w:tc>
          <w:tcPr>
            <w:tcW w:w="562" w:type="dxa"/>
            <w:shd w:val="clear" w:color="auto" w:fill="E7E6E6" w:themeFill="background2"/>
          </w:tcPr>
          <w:p w14:paraId="1CAEE1EA" w14:textId="77777777" w:rsidR="002411CE" w:rsidRPr="007D7B67" w:rsidRDefault="002411CE" w:rsidP="00367814">
            <w:pPr>
              <w:pStyle w:val="NoSpacing"/>
              <w:jc w:val="center"/>
              <w:rPr>
                <w:b/>
                <w:bCs/>
              </w:rPr>
            </w:pPr>
            <w:r w:rsidRPr="007D7B67">
              <w:rPr>
                <w:rFonts w:cstheme="minorHAnsi"/>
                <w:b/>
                <w:bCs/>
              </w:rPr>
              <w:t>S/N</w:t>
            </w:r>
          </w:p>
        </w:tc>
        <w:tc>
          <w:tcPr>
            <w:tcW w:w="2248" w:type="dxa"/>
            <w:shd w:val="clear" w:color="auto" w:fill="E7E6E6" w:themeFill="background2"/>
          </w:tcPr>
          <w:p w14:paraId="7C1D9CFB" w14:textId="77777777" w:rsidR="002411CE" w:rsidRPr="007D7B67" w:rsidRDefault="002411CE" w:rsidP="00367814">
            <w:pPr>
              <w:pStyle w:val="NoSpacing"/>
              <w:jc w:val="center"/>
              <w:rPr>
                <w:b/>
                <w:bCs/>
              </w:rPr>
            </w:pPr>
            <w:r w:rsidRPr="007D7B67">
              <w:rPr>
                <w:rFonts w:cstheme="minorHAnsi"/>
                <w:b/>
                <w:bCs/>
              </w:rPr>
              <w:t>Name</w:t>
            </w:r>
          </w:p>
        </w:tc>
        <w:tc>
          <w:tcPr>
            <w:tcW w:w="1701" w:type="dxa"/>
            <w:shd w:val="clear" w:color="auto" w:fill="E7E6E6" w:themeFill="background2"/>
          </w:tcPr>
          <w:p w14:paraId="171C3442" w14:textId="77777777" w:rsidR="002411CE" w:rsidRPr="007D7B67" w:rsidRDefault="002411CE"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300D912F" w14:textId="77777777" w:rsidR="002411CE" w:rsidRPr="007D7B67" w:rsidRDefault="002411CE"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13877D50" w14:textId="77777777" w:rsidR="002411CE" w:rsidRPr="007D7B67" w:rsidRDefault="002411CE"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4FDF133E" w14:textId="77777777" w:rsidR="002411CE" w:rsidRPr="007D7B67" w:rsidRDefault="002411CE" w:rsidP="00367814">
            <w:pPr>
              <w:pStyle w:val="NoSpacing"/>
              <w:jc w:val="center"/>
              <w:rPr>
                <w:rFonts w:cstheme="minorHAnsi"/>
                <w:b/>
                <w:bCs/>
              </w:rPr>
            </w:pPr>
            <w:r>
              <w:rPr>
                <w:rFonts w:cstheme="minorHAnsi"/>
                <w:b/>
                <w:bCs/>
              </w:rPr>
              <w:t>Remarks</w:t>
            </w:r>
          </w:p>
        </w:tc>
      </w:tr>
      <w:tr w:rsidR="002411CE" w:rsidRPr="00901608" w14:paraId="03E93910" w14:textId="77777777" w:rsidTr="00367814">
        <w:tc>
          <w:tcPr>
            <w:tcW w:w="562" w:type="dxa"/>
          </w:tcPr>
          <w:p w14:paraId="52B5BD69" w14:textId="77777777" w:rsidR="002411CE" w:rsidRDefault="002411CE" w:rsidP="00367814">
            <w:pPr>
              <w:pStyle w:val="NoSpacing"/>
              <w:rPr>
                <w:rFonts w:cstheme="minorHAnsi"/>
              </w:rPr>
            </w:pPr>
            <w:r>
              <w:rPr>
                <w:rFonts w:cstheme="minorHAnsi"/>
              </w:rPr>
              <w:t>1</w:t>
            </w:r>
          </w:p>
        </w:tc>
        <w:tc>
          <w:tcPr>
            <w:tcW w:w="2248" w:type="dxa"/>
          </w:tcPr>
          <w:p w14:paraId="21303A44" w14:textId="77777777" w:rsidR="002411CE" w:rsidRDefault="002411CE" w:rsidP="00367814">
            <w:pPr>
              <w:pStyle w:val="NoSpacing"/>
            </w:pPr>
            <w:r w:rsidRPr="00214476">
              <w:t>Download templates</w:t>
            </w:r>
            <w:r w:rsidRPr="00214476">
              <w:tab/>
            </w:r>
            <w:r w:rsidRPr="00214476">
              <w:tab/>
            </w:r>
            <w:r w:rsidRPr="00214476">
              <w:tab/>
            </w:r>
          </w:p>
        </w:tc>
        <w:tc>
          <w:tcPr>
            <w:tcW w:w="1701" w:type="dxa"/>
          </w:tcPr>
          <w:p w14:paraId="5238035E" w14:textId="77777777" w:rsidR="002411CE" w:rsidRDefault="002411CE" w:rsidP="00367814">
            <w:pPr>
              <w:pStyle w:val="NoSpacing"/>
              <w:rPr>
                <w:rFonts w:cstheme="minorHAnsi"/>
                <w:color w:val="000000"/>
              </w:rPr>
            </w:pPr>
            <w:r w:rsidRPr="00214476">
              <w:t>Tertiary button with Dropdown</w:t>
            </w:r>
          </w:p>
        </w:tc>
        <w:tc>
          <w:tcPr>
            <w:tcW w:w="2147" w:type="dxa"/>
          </w:tcPr>
          <w:p w14:paraId="49E5FD9F" w14:textId="77777777" w:rsidR="002411CE" w:rsidRPr="00901608" w:rsidRDefault="002411CE" w:rsidP="00367814">
            <w:pPr>
              <w:pStyle w:val="NoSpacing"/>
            </w:pPr>
          </w:p>
        </w:tc>
        <w:tc>
          <w:tcPr>
            <w:tcW w:w="3685" w:type="dxa"/>
          </w:tcPr>
          <w:p w14:paraId="173F99C0" w14:textId="77777777" w:rsidR="002411CE" w:rsidRDefault="002411CE" w:rsidP="00367814">
            <w:pPr>
              <w:pStyle w:val="NoSpacing"/>
            </w:pPr>
            <w:r w:rsidRPr="00214476">
              <w:t xml:space="preserve">Open a menu list where templates </w:t>
            </w:r>
            <w:r>
              <w:t xml:space="preserve">used </w:t>
            </w:r>
            <w:r w:rsidRPr="00214476">
              <w:t>for file upload</w:t>
            </w:r>
            <w:r>
              <w:t xml:space="preserve"> </w:t>
            </w:r>
            <w:r w:rsidRPr="00214476">
              <w:t>can be selected for download.</w:t>
            </w:r>
            <w:r>
              <w:t xml:space="preserve"> Options available are:</w:t>
            </w:r>
          </w:p>
          <w:p w14:paraId="5B8FBD68" w14:textId="3B508A93" w:rsidR="002411CE" w:rsidRDefault="00421A66" w:rsidP="002411CE">
            <w:pPr>
              <w:pStyle w:val="ListParagraph"/>
              <w:spacing w:line="240" w:lineRule="auto"/>
              <w:ind w:hanging="436"/>
            </w:pPr>
            <w:r>
              <w:t>Institutional bid template</w:t>
            </w:r>
          </w:p>
          <w:p w14:paraId="5C659423" w14:textId="386E62F9" w:rsidR="00421A66" w:rsidRDefault="00421A66" w:rsidP="002411CE">
            <w:pPr>
              <w:pStyle w:val="ListParagraph"/>
              <w:spacing w:line="240" w:lineRule="auto"/>
              <w:ind w:hanging="436"/>
            </w:pPr>
            <w:r>
              <w:lastRenderedPageBreak/>
              <w:t>Retail bid template</w:t>
            </w:r>
          </w:p>
          <w:p w14:paraId="33209462" w14:textId="5145E8B9" w:rsidR="002411CE" w:rsidRPr="00272569" w:rsidRDefault="002411CE" w:rsidP="00367814">
            <w:pPr>
              <w:spacing w:line="240" w:lineRule="auto"/>
            </w:pPr>
            <w:r>
              <w:t>When the option is clicked, refer to</w:t>
            </w:r>
            <w:r w:rsidR="00421A66">
              <w:t xml:space="preserve"> </w:t>
            </w:r>
            <w:r w:rsidR="00421A66">
              <w:fldChar w:fldCharType="begin"/>
            </w:r>
            <w:r w:rsidR="00421A66">
              <w:instrText xml:space="preserve"> REF _Ref215570571 \r \h </w:instrText>
            </w:r>
            <w:r w:rsidR="00421A66">
              <w:fldChar w:fldCharType="separate"/>
            </w:r>
            <w:r w:rsidR="00736FA2">
              <w:t>2.13.6</w:t>
            </w:r>
            <w:r w:rsidR="00421A66">
              <w:fldChar w:fldCharType="end"/>
            </w:r>
            <w:r w:rsidR="00421A66">
              <w:t xml:space="preserve"> </w:t>
            </w:r>
            <w:r w:rsidR="00421A66">
              <w:fldChar w:fldCharType="begin"/>
            </w:r>
            <w:r w:rsidR="00421A66">
              <w:instrText xml:space="preserve"> REF _Ref215570571 \h </w:instrText>
            </w:r>
            <w:r w:rsidR="00421A66">
              <w:fldChar w:fldCharType="separate"/>
            </w:r>
            <w:r w:rsidR="00736FA2">
              <w:t>Template Files</w:t>
            </w:r>
            <w:r w:rsidR="00421A66">
              <w:fldChar w:fldCharType="end"/>
            </w:r>
            <w:r w:rsidR="00421A66">
              <w:t xml:space="preserve"> for the file to be downloaded</w:t>
            </w:r>
            <w:r>
              <w:t>.</w:t>
            </w:r>
          </w:p>
        </w:tc>
      </w:tr>
    </w:tbl>
    <w:p w14:paraId="253EDCE7" w14:textId="32CECEF9" w:rsidR="002411CE" w:rsidRDefault="002411CE" w:rsidP="002411CE">
      <w:pPr>
        <w:pStyle w:val="Caption"/>
      </w:pPr>
      <w:r>
        <w:lastRenderedPageBreak/>
        <w:t xml:space="preserve">Table </w:t>
      </w:r>
      <w:r>
        <w:fldChar w:fldCharType="begin"/>
      </w:r>
      <w:r>
        <w:instrText xml:space="preserve"> SEQ Table \* ARABIC </w:instrText>
      </w:r>
      <w:r>
        <w:fldChar w:fldCharType="separate"/>
      </w:r>
      <w:r w:rsidR="00736FA2">
        <w:rPr>
          <w:noProof/>
        </w:rPr>
        <w:t>29</w:t>
      </w:r>
      <w:r>
        <w:fldChar w:fldCharType="end"/>
      </w:r>
      <w:r>
        <w:t>: Page Header Screen Elements</w:t>
      </w:r>
    </w:p>
    <w:p w14:paraId="77AD4555" w14:textId="77777777" w:rsidR="002411CE" w:rsidRDefault="002411CE" w:rsidP="002411CE">
      <w:pPr>
        <w:pStyle w:val="Heading3"/>
      </w:pPr>
      <w:bookmarkStart w:id="722" w:name="_Ref215570571"/>
      <w:bookmarkStart w:id="723" w:name="_Toc215646049"/>
      <w:bookmarkStart w:id="724" w:name="_Toc216817673"/>
      <w:r>
        <w:t>Template Files</w:t>
      </w:r>
      <w:bookmarkEnd w:id="722"/>
      <w:bookmarkEnd w:id="723"/>
      <w:bookmarkEnd w:id="724"/>
    </w:p>
    <w:commentRangeStart w:id="725"/>
    <w:commentRangeStart w:id="726"/>
    <w:commentRangeStart w:id="727"/>
    <w:commentRangeStart w:id="728"/>
    <w:bookmarkStart w:id="729" w:name="_MON_1829133801"/>
    <w:bookmarkEnd w:id="729"/>
    <w:p w14:paraId="70F4FEE6" w14:textId="729AD85E" w:rsidR="0045221C" w:rsidRDefault="00686912" w:rsidP="0045221C">
      <w:r>
        <w:object w:dxaOrig="935" w:dyaOrig="605" w14:anchorId="7FAB6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29.9pt" o:ole="">
            <v:imagedata r:id="rId48" o:title=""/>
          </v:shape>
          <o:OLEObject Type="Embed" ProgID="Excel.Sheet.12" ShapeID="_x0000_i1025" DrawAspect="Icon" ObjectID="_1829486819" r:id="rId49"/>
        </w:object>
      </w:r>
      <w:bookmarkStart w:id="730" w:name="_MON_1829133694"/>
      <w:bookmarkEnd w:id="730"/>
      <w:r w:rsidR="007F58B5">
        <w:object w:dxaOrig="935" w:dyaOrig="605" w14:anchorId="182EA5D3">
          <v:shape id="_x0000_i1029" type="#_x0000_t75" style="width:43.45pt;height:28.55pt" o:ole="">
            <v:imagedata r:id="rId50" o:title=""/>
          </v:shape>
          <o:OLEObject Type="Embed" ProgID="Excel.Sheet.12" ShapeID="_x0000_i1029" DrawAspect="Icon" ObjectID="_1829486820" r:id="rId51"/>
        </w:object>
      </w:r>
      <w:commentRangeEnd w:id="725"/>
      <w:r w:rsidR="0058025F">
        <w:rPr>
          <w:rStyle w:val="CommentReference"/>
        </w:rPr>
        <w:commentReference w:id="725"/>
      </w:r>
      <w:commentRangeEnd w:id="726"/>
      <w:r>
        <w:rPr>
          <w:rStyle w:val="CommentReference"/>
        </w:rPr>
        <w:commentReference w:id="726"/>
      </w:r>
      <w:commentRangeEnd w:id="727"/>
      <w:r w:rsidR="00B53828">
        <w:rPr>
          <w:rStyle w:val="CommentReference"/>
        </w:rPr>
        <w:commentReference w:id="727"/>
      </w:r>
      <w:commentRangeEnd w:id="728"/>
      <w:r w:rsidR="001408BF">
        <w:rPr>
          <w:rStyle w:val="CommentReference"/>
        </w:rPr>
        <w:commentReference w:id="728"/>
      </w:r>
    </w:p>
    <w:p w14:paraId="05B5BAAE" w14:textId="390BADA9" w:rsidR="0045221C" w:rsidRDefault="0045221C" w:rsidP="0045221C">
      <w:pPr>
        <w:pStyle w:val="Heading2"/>
      </w:pPr>
      <w:bookmarkStart w:id="731" w:name="_Toc216817674"/>
      <w:commentRangeStart w:id="732"/>
      <w:r>
        <w:t>Export Bids</w:t>
      </w:r>
      <w:bookmarkEnd w:id="731"/>
      <w:commentRangeEnd w:id="732"/>
      <w:r w:rsidR="00F73CED">
        <w:rPr>
          <w:rStyle w:val="CommentReference"/>
          <w:rFonts w:asciiTheme="minorHAnsi" w:eastAsiaTheme="minorHAnsi" w:hAnsiTheme="minorHAnsi" w:cstheme="minorBidi"/>
          <w:b w:val="0"/>
          <w:smallCaps w:val="0"/>
          <w:lang w:val="en-SG"/>
        </w:rPr>
        <w:commentReference w:id="732"/>
      </w:r>
    </w:p>
    <w:p w14:paraId="1251A6C4" w14:textId="77777777" w:rsidR="00421A66" w:rsidRDefault="00421A66" w:rsidP="00421A66">
      <w:pPr>
        <w:pStyle w:val="Heading3"/>
      </w:pPr>
      <w:bookmarkStart w:id="733" w:name="_Toc215504170"/>
      <w:bookmarkStart w:id="734" w:name="_Toc215646037"/>
      <w:bookmarkStart w:id="735" w:name="_Toc216817675"/>
      <w:r>
        <w:t>Description</w:t>
      </w:r>
      <w:bookmarkEnd w:id="733"/>
      <w:bookmarkEnd w:id="734"/>
      <w:bookmarkEnd w:id="735"/>
    </w:p>
    <w:p w14:paraId="61776027" w14:textId="67AAFFEF" w:rsidR="00421A66" w:rsidRPr="00214476" w:rsidRDefault="00421A66" w:rsidP="00421A66">
      <w:r w:rsidRPr="00F67498">
        <w:t xml:space="preserve">This use case enables </w:t>
      </w:r>
      <w:r>
        <w:t>users</w:t>
      </w:r>
      <w:r w:rsidRPr="00F67498">
        <w:t xml:space="preserve"> to export </w:t>
      </w:r>
      <w:r>
        <w:t>bids</w:t>
      </w:r>
      <w:r w:rsidRPr="00F67498">
        <w:t>.</w:t>
      </w:r>
    </w:p>
    <w:p w14:paraId="3BB0A5CA" w14:textId="77777777" w:rsidR="00421A66" w:rsidRDefault="00421A66" w:rsidP="00421A66">
      <w:pPr>
        <w:pStyle w:val="Heading3"/>
      </w:pPr>
      <w:bookmarkStart w:id="736" w:name="_Toc215504171"/>
      <w:bookmarkStart w:id="737" w:name="_Toc215646038"/>
      <w:bookmarkStart w:id="738" w:name="_Toc216817676"/>
      <w:r>
        <w:t>Preconditions</w:t>
      </w:r>
      <w:bookmarkEnd w:id="736"/>
      <w:bookmarkEnd w:id="737"/>
      <w:bookmarkEnd w:id="738"/>
    </w:p>
    <w:p w14:paraId="02D50643" w14:textId="77777777" w:rsidR="00421A66" w:rsidRPr="000C7771" w:rsidRDefault="00421A66" w:rsidP="000C7771">
      <w:pPr>
        <w:pStyle w:val="ListParagraph"/>
      </w:pPr>
      <w:r>
        <w:t xml:space="preserve">User </w:t>
      </w:r>
      <w:r w:rsidRPr="000C7771">
        <w:t>logs in to the Intranet Portal.</w:t>
      </w:r>
    </w:p>
    <w:p w14:paraId="415DDD94" w14:textId="41844E82" w:rsidR="00421A66" w:rsidRDefault="00421A66" w:rsidP="000C7771">
      <w:pPr>
        <w:pStyle w:val="ListParagraph"/>
      </w:pPr>
      <w:r w:rsidRPr="000C7771">
        <w:t>User acce</w:t>
      </w:r>
      <w:r>
        <w:t xml:space="preserve">sses the Bid Details </w:t>
      </w:r>
      <w:r w:rsidR="000C7771">
        <w:t>P</w:t>
      </w:r>
      <w:r>
        <w:t>age.</w:t>
      </w:r>
    </w:p>
    <w:p w14:paraId="37501074" w14:textId="77777777" w:rsidR="00421A66" w:rsidRDefault="00421A66" w:rsidP="00421A66">
      <w:pPr>
        <w:pStyle w:val="Heading3"/>
      </w:pPr>
      <w:bookmarkStart w:id="739" w:name="_Toc215504172"/>
      <w:bookmarkStart w:id="740" w:name="_Toc215646039"/>
      <w:bookmarkStart w:id="741" w:name="_Toc216817677"/>
      <w:r>
        <w:t>Business Requirements</w:t>
      </w:r>
      <w:bookmarkEnd w:id="739"/>
      <w:bookmarkEnd w:id="740"/>
      <w:bookmarkEnd w:id="741"/>
    </w:p>
    <w:p w14:paraId="15940FA7" w14:textId="77777777" w:rsidR="00421A66" w:rsidRPr="0068320A" w:rsidRDefault="00421A66" w:rsidP="000C7771">
      <w:pPr>
        <w:pStyle w:val="ListParagraph"/>
      </w:pPr>
      <w:r w:rsidRPr="0068320A">
        <w:t>Role-</w:t>
      </w:r>
      <w:r w:rsidRPr="000C7771">
        <w:t>based</w:t>
      </w:r>
      <w:r w:rsidRPr="0068320A">
        <w:t xml:space="preserve"> Access Control: </w:t>
      </w:r>
    </w:p>
    <w:p w14:paraId="6C294784" w14:textId="2DEE79F4" w:rsidR="00421A66" w:rsidRDefault="000C7771" w:rsidP="00421A66">
      <w:pPr>
        <w:pStyle w:val="ListParagraph"/>
        <w:numPr>
          <w:ilvl w:val="1"/>
          <w:numId w:val="27"/>
        </w:numPr>
        <w:ind w:left="1276" w:hanging="425"/>
      </w:pPr>
      <w:r>
        <w:t xml:space="preserve">Bid Collation </w:t>
      </w:r>
      <w:r w:rsidR="00421A66">
        <w:t>Viewer</w:t>
      </w:r>
    </w:p>
    <w:p w14:paraId="3741504A" w14:textId="1D4C6B30" w:rsidR="000C7771" w:rsidRDefault="000C7771" w:rsidP="000C7771">
      <w:pPr>
        <w:pStyle w:val="ListParagraph"/>
        <w:numPr>
          <w:ilvl w:val="1"/>
          <w:numId w:val="27"/>
        </w:numPr>
        <w:ind w:left="1276" w:hanging="425"/>
      </w:pPr>
      <w:r>
        <w:t>Bid Collation Maker</w:t>
      </w:r>
    </w:p>
    <w:p w14:paraId="28D01C32" w14:textId="5BF90A53" w:rsidR="000C7771" w:rsidRDefault="000C7771" w:rsidP="000C7771">
      <w:pPr>
        <w:pStyle w:val="ListParagraph"/>
        <w:numPr>
          <w:ilvl w:val="1"/>
          <w:numId w:val="27"/>
        </w:numPr>
        <w:ind w:left="1276" w:hanging="425"/>
      </w:pPr>
      <w:r>
        <w:t>Bid Collation Checker</w:t>
      </w:r>
    </w:p>
    <w:p w14:paraId="63FC8BBB" w14:textId="733681D4" w:rsidR="00421A66" w:rsidRPr="000C7771" w:rsidRDefault="00421A66" w:rsidP="000C7771">
      <w:pPr>
        <w:pStyle w:val="ListParagraph"/>
      </w:pPr>
      <w:r w:rsidRPr="000C7771">
        <w:t>Exports include bids that are created via batch files</w:t>
      </w:r>
      <w:ins w:id="742" w:author="Jasmine WL TEO (MAS)" w:date="2025-12-26T14:10:00Z" w16du:dateUtc="2025-12-26T06:10:00Z">
        <w:r w:rsidR="0058025F">
          <w:t xml:space="preserve"> and manual entry submitted by </w:t>
        </w:r>
      </w:ins>
      <w:ins w:id="743" w:author="Jasmine WL TEO (MAS)" w:date="2025-12-26T14:31:00Z" w16du:dateUtc="2025-12-26T06:31:00Z">
        <w:del w:id="744" w:author="Akila BALAKRISHNAN from.OPTIMUM (MAS)" w:date="2025-12-30T10:05:00Z" w16du:dateUtc="2025-12-30T02:05:00Z">
          <w:r w:rsidR="00D86465" w:rsidDel="00A40216">
            <w:delText>PD</w:delText>
          </w:r>
        </w:del>
      </w:ins>
      <w:ins w:id="745" w:author="Akila BALAKRISHNAN from.OPTIMUM (MAS)" w:date="2025-12-30T10:05:00Z" w16du:dateUtc="2025-12-30T02:05:00Z">
        <w:r w:rsidR="00A40216">
          <w:t>FI</w:t>
        </w:r>
      </w:ins>
      <w:ins w:id="746" w:author="Jasmine WL TEO (MAS)" w:date="2025-12-26T14:31:00Z" w16du:dateUtc="2025-12-26T06:31:00Z">
        <w:r w:rsidR="00D86465">
          <w:t>s</w:t>
        </w:r>
      </w:ins>
      <w:ins w:id="747" w:author="Jasmine WL TEO (MAS)" w:date="2025-12-26T14:10:00Z" w16du:dateUtc="2025-12-26T06:10:00Z">
        <w:r w:rsidR="0058025F">
          <w:t xml:space="preserve"> and MAS</w:t>
        </w:r>
      </w:ins>
      <w:r w:rsidRPr="000C7771">
        <w:t>.</w:t>
      </w:r>
    </w:p>
    <w:p w14:paraId="2DF89941" w14:textId="0BD25133" w:rsidR="00421A66" w:rsidRDefault="00421A66" w:rsidP="000C7771">
      <w:pPr>
        <w:pStyle w:val="ListParagraph"/>
      </w:pPr>
      <w:r w:rsidRPr="000C7771">
        <w:t>Expo</w:t>
      </w:r>
      <w:r>
        <w:t xml:space="preserve">rts </w:t>
      </w:r>
      <w:r w:rsidR="000C7771">
        <w:t xml:space="preserve">only include bids that are successfully submitted, i.e. not </w:t>
      </w:r>
      <w:r>
        <w:t>pending approval</w:t>
      </w:r>
      <w:r w:rsidR="000C7771">
        <w:t xml:space="preserve"> </w:t>
      </w:r>
      <w:commentRangeStart w:id="748"/>
      <w:r w:rsidR="000C7771">
        <w:t>or rejected</w:t>
      </w:r>
      <w:commentRangeEnd w:id="748"/>
      <w:r w:rsidR="00647F12">
        <w:rPr>
          <w:rStyle w:val="CommentReference"/>
        </w:rPr>
        <w:commentReference w:id="748"/>
      </w:r>
      <w:r>
        <w:t>.</w:t>
      </w:r>
    </w:p>
    <w:p w14:paraId="04244077" w14:textId="42069B23" w:rsidR="000C7771" w:rsidRDefault="000C7771" w:rsidP="000C7771">
      <w:pPr>
        <w:pStyle w:val="ListParagraph"/>
      </w:pPr>
      <w:commentRangeStart w:id="749"/>
      <w:r>
        <w:t>As the data fields are different for institutional and retail bids, they are exported as separate files.</w:t>
      </w:r>
      <w:commentRangeEnd w:id="749"/>
      <w:r w:rsidR="0058025F">
        <w:rPr>
          <w:rStyle w:val="CommentReference"/>
        </w:rPr>
        <w:commentReference w:id="749"/>
      </w:r>
    </w:p>
    <w:p w14:paraId="57DE3577" w14:textId="35D260B1" w:rsidR="000C7771" w:rsidRDefault="000C7771" w:rsidP="000C7771">
      <w:pPr>
        <w:pStyle w:val="ListParagraph"/>
      </w:pPr>
      <w:commentRangeStart w:id="750"/>
      <w:del w:id="751" w:author="Sophia TAN (MAS)" w:date="2026-01-09T17:45:00Z" w16du:dateUtc="2026-01-09T09:45:00Z">
        <w:r>
          <w:delText>One</w:delText>
        </w:r>
        <w:r w:rsidDel="001408BF">
          <w:delText xml:space="preserve"> </w:delText>
        </w:r>
      </w:del>
      <w:ins w:id="752" w:author="Sophia TAN (MAS)" w:date="2026-01-09T17:45:00Z" w16du:dateUtc="2026-01-09T09:45:00Z">
        <w:r w:rsidR="001408BF">
          <w:t>Each</w:t>
        </w:r>
        <w:r>
          <w:t xml:space="preserve"> </w:t>
        </w:r>
      </w:ins>
      <w:r>
        <w:t xml:space="preserve">file </w:t>
      </w:r>
      <w:del w:id="753" w:author="Han Xie CHAI (MAS)" w:date="2026-01-09T08:15:00Z" w16du:dateUtc="2026-01-09T00:15:00Z">
        <w:r w:rsidDel="00B53828">
          <w:delText xml:space="preserve">will </w:delText>
        </w:r>
      </w:del>
      <w:r>
        <w:t>contain</w:t>
      </w:r>
      <w:ins w:id="754" w:author="Han Xie CHAI (MAS)" w:date="2026-01-09T08:15:00Z" w16du:dateUtc="2026-01-09T00:15:00Z">
        <w:r w:rsidR="00B53828">
          <w:t>s</w:t>
        </w:r>
      </w:ins>
      <w:r>
        <w:t xml:space="preserve"> bids for one issuance</w:t>
      </w:r>
      <w:commentRangeEnd w:id="750"/>
      <w:r w:rsidR="00E017F0">
        <w:rPr>
          <w:rStyle w:val="CommentReference"/>
        </w:rPr>
        <w:commentReference w:id="750"/>
      </w:r>
      <w:r>
        <w:t>.</w:t>
      </w:r>
    </w:p>
    <w:p w14:paraId="6A8965F7" w14:textId="77777777" w:rsidR="00421A66" w:rsidRDefault="00421A66" w:rsidP="00421A66">
      <w:pPr>
        <w:pStyle w:val="Heading3"/>
      </w:pPr>
      <w:bookmarkStart w:id="755" w:name="_Toc215504173"/>
      <w:bookmarkStart w:id="756" w:name="_Ref215570599"/>
      <w:bookmarkStart w:id="757" w:name="_Ref215570601"/>
      <w:bookmarkStart w:id="758" w:name="_Toc215646040"/>
      <w:bookmarkStart w:id="759" w:name="_Ref216446225"/>
      <w:bookmarkStart w:id="760" w:name="_Ref216446226"/>
      <w:bookmarkStart w:id="761" w:name="_Toc216817678"/>
      <w:r>
        <w:t>Post Conditions</w:t>
      </w:r>
      <w:bookmarkEnd w:id="755"/>
      <w:bookmarkEnd w:id="756"/>
      <w:bookmarkEnd w:id="757"/>
      <w:bookmarkEnd w:id="758"/>
      <w:bookmarkEnd w:id="759"/>
      <w:bookmarkEnd w:id="760"/>
      <w:bookmarkEnd w:id="761"/>
    </w:p>
    <w:p w14:paraId="34199730" w14:textId="77777777" w:rsidR="00421A66" w:rsidRDefault="00421A66" w:rsidP="000C7771">
      <w:pPr>
        <w:pStyle w:val="ListParagraph"/>
      </w:pPr>
      <w:r w:rsidRPr="000C7771">
        <w:t>Download</w:t>
      </w:r>
      <w:r>
        <w:t xml:space="preserve"> of the file is initiated.</w:t>
      </w:r>
    </w:p>
    <w:p w14:paraId="709087E8" w14:textId="24E6D24B" w:rsidR="0045221C" w:rsidRDefault="00421A66" w:rsidP="000C7771">
      <w:pPr>
        <w:pStyle w:val="ListParagraph"/>
      </w:pPr>
      <w:r w:rsidRPr="00214476">
        <w:t xml:space="preserve">User remains in the </w:t>
      </w:r>
      <w:r>
        <w:t>Bid</w:t>
      </w:r>
      <w:r w:rsidRPr="00214476">
        <w:t xml:space="preserve"> Details page</w:t>
      </w:r>
      <w:r w:rsidR="000C7771">
        <w:t>.</w:t>
      </w:r>
    </w:p>
    <w:p w14:paraId="3DC22253" w14:textId="7B92A633" w:rsidR="00421A66" w:rsidRPr="0068320A" w:rsidRDefault="00421A66" w:rsidP="00421A66">
      <w:pPr>
        <w:pStyle w:val="Heading3"/>
      </w:pPr>
      <w:bookmarkStart w:id="762" w:name="_Toc215504174"/>
      <w:bookmarkStart w:id="763" w:name="_Toc215646041"/>
      <w:bookmarkStart w:id="764" w:name="_Toc216817679"/>
      <w:r>
        <w:t>Bid Details page</w:t>
      </w:r>
      <w:bookmarkEnd w:id="762"/>
      <w:bookmarkEnd w:id="763"/>
      <w:bookmarkEnd w:id="764"/>
    </w:p>
    <w:p w14:paraId="5BABA617" w14:textId="73F328A8" w:rsidR="00421A66" w:rsidRPr="00F70B95" w:rsidRDefault="00421A66" w:rsidP="00421A66">
      <w:r>
        <w:t xml:space="preserve">The Bid Details </w:t>
      </w:r>
      <w:r w:rsidR="00FC18C4">
        <w:t>P</w:t>
      </w:r>
      <w:r>
        <w:t xml:space="preserve">age contains additional elements in the </w:t>
      </w:r>
      <w:r w:rsidR="00A677AF">
        <w:t>Data Table Action Header for both institutional bids and retail bids</w:t>
      </w:r>
      <w:r>
        <w:t>.</w:t>
      </w:r>
    </w:p>
    <w:p w14:paraId="630F9553" w14:textId="77777777" w:rsidR="00421A66" w:rsidRDefault="00421A66" w:rsidP="00421A66">
      <w:pPr>
        <w:pStyle w:val="Heading4"/>
      </w:pPr>
      <w:r>
        <w:t>Wireframe</w:t>
      </w:r>
    </w:p>
    <w:p w14:paraId="67E06A3D" w14:textId="52C645F5" w:rsidR="00421A66" w:rsidRDefault="00421A66" w:rsidP="00421A66">
      <w:r>
        <w:t>Refer to</w:t>
      </w:r>
      <w:r w:rsidR="00FC18C4">
        <w:t xml:space="preserve"> </w:t>
      </w:r>
      <w:r w:rsidR="00FC18C4">
        <w:fldChar w:fldCharType="begin"/>
      </w:r>
      <w:r w:rsidR="00FC18C4">
        <w:instrText xml:space="preserve"> REF _Ref216447367 \r \h </w:instrText>
      </w:r>
      <w:r w:rsidR="00FC18C4">
        <w:fldChar w:fldCharType="separate"/>
      </w:r>
      <w:r w:rsidR="00736FA2">
        <w:t>2.8.5</w:t>
      </w:r>
      <w:r w:rsidR="00FC18C4">
        <w:fldChar w:fldCharType="end"/>
      </w:r>
      <w:r w:rsidR="00FC18C4">
        <w:t xml:space="preserve"> </w:t>
      </w:r>
      <w:r w:rsidR="00FC18C4">
        <w:fldChar w:fldCharType="begin"/>
      </w:r>
      <w:r w:rsidR="00FC18C4">
        <w:instrText xml:space="preserve"> REF _Ref216447369 \h </w:instrText>
      </w:r>
      <w:r w:rsidR="00FC18C4">
        <w:fldChar w:fldCharType="separate"/>
      </w:r>
      <w:r w:rsidR="00736FA2">
        <w:t>Bid Details Page</w:t>
      </w:r>
      <w:r w:rsidR="00FC18C4">
        <w:fldChar w:fldCharType="end"/>
      </w:r>
      <w:r>
        <w:t>.</w:t>
      </w:r>
    </w:p>
    <w:p w14:paraId="2758A53E" w14:textId="72787FE2" w:rsidR="00421A66" w:rsidRDefault="00A677AF" w:rsidP="00421A66">
      <w:pPr>
        <w:pStyle w:val="Heading4"/>
      </w:pPr>
      <w:r>
        <w:lastRenderedPageBreak/>
        <w:t>Data Table Action Header</w:t>
      </w:r>
    </w:p>
    <w:tbl>
      <w:tblPr>
        <w:tblStyle w:val="TableGrid"/>
        <w:tblW w:w="0" w:type="auto"/>
        <w:tblLook w:val="04A0" w:firstRow="1" w:lastRow="0" w:firstColumn="1" w:lastColumn="0" w:noHBand="0" w:noVBand="1"/>
      </w:tblPr>
      <w:tblGrid>
        <w:gridCol w:w="562"/>
        <w:gridCol w:w="2248"/>
        <w:gridCol w:w="1701"/>
        <w:gridCol w:w="2147"/>
        <w:gridCol w:w="3685"/>
      </w:tblGrid>
      <w:tr w:rsidR="00421A66" w:rsidRPr="007D7B67" w14:paraId="1D216431" w14:textId="77777777" w:rsidTr="00367814">
        <w:tc>
          <w:tcPr>
            <w:tcW w:w="562" w:type="dxa"/>
            <w:shd w:val="clear" w:color="auto" w:fill="E7E6E6" w:themeFill="background2"/>
          </w:tcPr>
          <w:p w14:paraId="0EC7F166" w14:textId="77777777" w:rsidR="00421A66" w:rsidRPr="007D7B67" w:rsidRDefault="00421A66" w:rsidP="00367814">
            <w:pPr>
              <w:pStyle w:val="NoSpacing"/>
              <w:jc w:val="center"/>
              <w:rPr>
                <w:b/>
                <w:bCs/>
              </w:rPr>
            </w:pPr>
            <w:r w:rsidRPr="007D7B67">
              <w:rPr>
                <w:rFonts w:cstheme="minorHAnsi"/>
                <w:b/>
                <w:bCs/>
              </w:rPr>
              <w:t>S/N</w:t>
            </w:r>
          </w:p>
        </w:tc>
        <w:tc>
          <w:tcPr>
            <w:tcW w:w="2248" w:type="dxa"/>
            <w:shd w:val="clear" w:color="auto" w:fill="E7E6E6" w:themeFill="background2"/>
          </w:tcPr>
          <w:p w14:paraId="2784A089" w14:textId="77777777" w:rsidR="00421A66" w:rsidRPr="007D7B67" w:rsidRDefault="00421A66" w:rsidP="00367814">
            <w:pPr>
              <w:pStyle w:val="NoSpacing"/>
              <w:jc w:val="center"/>
              <w:rPr>
                <w:b/>
                <w:bCs/>
              </w:rPr>
            </w:pPr>
            <w:r w:rsidRPr="007D7B67">
              <w:rPr>
                <w:rFonts w:cstheme="minorHAnsi"/>
                <w:b/>
                <w:bCs/>
              </w:rPr>
              <w:t>Name</w:t>
            </w:r>
          </w:p>
        </w:tc>
        <w:tc>
          <w:tcPr>
            <w:tcW w:w="1701" w:type="dxa"/>
            <w:shd w:val="clear" w:color="auto" w:fill="E7E6E6" w:themeFill="background2"/>
          </w:tcPr>
          <w:p w14:paraId="260F7061" w14:textId="77777777" w:rsidR="00421A66" w:rsidRPr="007D7B67" w:rsidRDefault="00421A66" w:rsidP="00367814">
            <w:pPr>
              <w:pStyle w:val="TableHeading"/>
              <w:jc w:val="center"/>
              <w:rPr>
                <w:rFonts w:asciiTheme="minorHAnsi" w:hAnsiTheme="minorHAnsi" w:cstheme="minorHAnsi"/>
                <w:bCs/>
              </w:rPr>
            </w:pPr>
            <w:r w:rsidRPr="007D7B67">
              <w:rPr>
                <w:rFonts w:asciiTheme="minorHAnsi" w:hAnsiTheme="minorHAnsi" w:cstheme="minorHAnsi"/>
                <w:bCs/>
              </w:rPr>
              <w:t>Type</w:t>
            </w:r>
          </w:p>
          <w:p w14:paraId="3956ED17" w14:textId="77777777" w:rsidR="00421A66" w:rsidRPr="007D7B67" w:rsidRDefault="00421A66" w:rsidP="00367814">
            <w:pPr>
              <w:pStyle w:val="NoSpacing"/>
              <w:jc w:val="center"/>
              <w:rPr>
                <w:b/>
                <w:bCs/>
              </w:rPr>
            </w:pPr>
            <w:r w:rsidRPr="007D7B67">
              <w:rPr>
                <w:rFonts w:cstheme="minorHAnsi"/>
                <w:b/>
                <w:bCs/>
              </w:rPr>
              <w:t>(Max Length)</w:t>
            </w:r>
          </w:p>
        </w:tc>
        <w:tc>
          <w:tcPr>
            <w:tcW w:w="2147" w:type="dxa"/>
            <w:shd w:val="clear" w:color="auto" w:fill="E7E6E6" w:themeFill="background2"/>
          </w:tcPr>
          <w:p w14:paraId="56D25981" w14:textId="77777777" w:rsidR="00421A66" w:rsidRPr="007D7B67" w:rsidRDefault="00421A66" w:rsidP="00367814">
            <w:pPr>
              <w:pStyle w:val="NoSpacing"/>
              <w:jc w:val="center"/>
              <w:rPr>
                <w:b/>
                <w:bCs/>
              </w:rPr>
            </w:pPr>
            <w:r w:rsidRPr="007D7B67">
              <w:rPr>
                <w:rFonts w:cstheme="minorHAnsi"/>
                <w:b/>
                <w:bCs/>
              </w:rPr>
              <w:t>Validation Rules</w:t>
            </w:r>
          </w:p>
        </w:tc>
        <w:tc>
          <w:tcPr>
            <w:tcW w:w="3685" w:type="dxa"/>
            <w:shd w:val="clear" w:color="auto" w:fill="E7E6E6" w:themeFill="background2"/>
          </w:tcPr>
          <w:p w14:paraId="5EC09502" w14:textId="77777777" w:rsidR="00421A66" w:rsidRPr="007D7B67" w:rsidRDefault="00421A66" w:rsidP="00367814">
            <w:pPr>
              <w:pStyle w:val="NoSpacing"/>
              <w:jc w:val="center"/>
              <w:rPr>
                <w:rFonts w:cstheme="minorHAnsi"/>
                <w:b/>
                <w:bCs/>
              </w:rPr>
            </w:pPr>
            <w:r>
              <w:rPr>
                <w:rFonts w:cstheme="minorHAnsi"/>
                <w:b/>
                <w:bCs/>
              </w:rPr>
              <w:t>Remarks</w:t>
            </w:r>
          </w:p>
        </w:tc>
      </w:tr>
      <w:tr w:rsidR="00421A66" w:rsidRPr="00901608" w14:paraId="71849068" w14:textId="77777777" w:rsidTr="00367814">
        <w:tc>
          <w:tcPr>
            <w:tcW w:w="562" w:type="dxa"/>
          </w:tcPr>
          <w:p w14:paraId="250D65F2" w14:textId="77777777" w:rsidR="00421A66" w:rsidRDefault="00421A66" w:rsidP="00367814">
            <w:pPr>
              <w:pStyle w:val="NoSpacing"/>
              <w:rPr>
                <w:rFonts w:cstheme="minorHAnsi"/>
              </w:rPr>
            </w:pPr>
            <w:r>
              <w:rPr>
                <w:rFonts w:cstheme="minorHAnsi"/>
              </w:rPr>
              <w:t>1</w:t>
            </w:r>
          </w:p>
        </w:tc>
        <w:tc>
          <w:tcPr>
            <w:tcW w:w="2248" w:type="dxa"/>
          </w:tcPr>
          <w:p w14:paraId="0E0CCCF5" w14:textId="75BCB298" w:rsidR="00421A66" w:rsidRDefault="00421A66" w:rsidP="00367814">
            <w:pPr>
              <w:pStyle w:val="NoSpacing"/>
            </w:pPr>
            <w:r>
              <w:rPr>
                <w:rFonts w:cstheme="minorHAnsi"/>
                <w:color w:val="000000"/>
              </w:rPr>
              <w:t>Export</w:t>
            </w:r>
          </w:p>
        </w:tc>
        <w:tc>
          <w:tcPr>
            <w:tcW w:w="1701" w:type="dxa"/>
          </w:tcPr>
          <w:p w14:paraId="1C1F96E4" w14:textId="77777777" w:rsidR="00421A66" w:rsidRDefault="00421A66" w:rsidP="00367814">
            <w:pPr>
              <w:pStyle w:val="NoSpacing"/>
              <w:rPr>
                <w:rFonts w:cstheme="minorHAnsi"/>
                <w:color w:val="000000"/>
              </w:rPr>
            </w:pPr>
            <w:r>
              <w:rPr>
                <w:rFonts w:cstheme="minorHAnsi"/>
                <w:color w:val="000000"/>
              </w:rPr>
              <w:t>Tertiary button</w:t>
            </w:r>
          </w:p>
        </w:tc>
        <w:tc>
          <w:tcPr>
            <w:tcW w:w="2147" w:type="dxa"/>
          </w:tcPr>
          <w:p w14:paraId="02EC720A" w14:textId="77777777" w:rsidR="00421A66" w:rsidRPr="00901608" w:rsidRDefault="00421A66" w:rsidP="00367814">
            <w:pPr>
              <w:pStyle w:val="NoSpacing"/>
            </w:pPr>
          </w:p>
        </w:tc>
        <w:tc>
          <w:tcPr>
            <w:tcW w:w="3685" w:type="dxa"/>
          </w:tcPr>
          <w:p w14:paraId="43DF8881" w14:textId="567EBAA7" w:rsidR="00421A66" w:rsidRDefault="00421A66" w:rsidP="00367814">
            <w:pPr>
              <w:pStyle w:val="NoSpacing"/>
              <w:rPr>
                <w:rFonts w:cstheme="minorHAnsi"/>
                <w:color w:val="000000"/>
              </w:rPr>
            </w:pPr>
            <w:r>
              <w:rPr>
                <w:rFonts w:cstheme="minorHAnsi"/>
                <w:color w:val="000000"/>
              </w:rPr>
              <w:t>Refer to</w:t>
            </w:r>
            <w:r w:rsidR="00A677AF">
              <w:rPr>
                <w:rFonts w:cstheme="minorHAnsi"/>
                <w:color w:val="000000"/>
              </w:rPr>
              <w:t xml:space="preserve"> </w:t>
            </w:r>
            <w:r w:rsidR="00A677AF">
              <w:rPr>
                <w:rFonts w:cstheme="minorHAnsi"/>
                <w:color w:val="000000"/>
              </w:rPr>
              <w:fldChar w:fldCharType="begin"/>
            </w:r>
            <w:r w:rsidR="00A677AF">
              <w:rPr>
                <w:rFonts w:cstheme="minorHAnsi"/>
                <w:color w:val="000000"/>
              </w:rPr>
              <w:instrText xml:space="preserve"> REF _Ref216446225 \r \h </w:instrText>
            </w:r>
            <w:r w:rsidR="00A677AF">
              <w:rPr>
                <w:rFonts w:cstheme="minorHAnsi"/>
                <w:color w:val="000000"/>
              </w:rPr>
            </w:r>
            <w:r w:rsidR="00A677AF">
              <w:rPr>
                <w:rFonts w:cstheme="minorHAnsi"/>
                <w:color w:val="000000"/>
              </w:rPr>
              <w:fldChar w:fldCharType="separate"/>
            </w:r>
            <w:r w:rsidR="00736FA2">
              <w:rPr>
                <w:rFonts w:cstheme="minorHAnsi"/>
                <w:color w:val="000000"/>
              </w:rPr>
              <w:t>2.14.4</w:t>
            </w:r>
            <w:r w:rsidR="00A677AF">
              <w:rPr>
                <w:rFonts w:cstheme="minorHAnsi"/>
                <w:color w:val="000000"/>
              </w:rPr>
              <w:fldChar w:fldCharType="end"/>
            </w:r>
            <w:r w:rsidR="00A677AF">
              <w:rPr>
                <w:rFonts w:cstheme="minorHAnsi"/>
                <w:color w:val="000000"/>
              </w:rPr>
              <w:t xml:space="preserve"> </w:t>
            </w:r>
            <w:r w:rsidR="00A677AF">
              <w:rPr>
                <w:rFonts w:cstheme="minorHAnsi"/>
                <w:color w:val="000000"/>
              </w:rPr>
              <w:fldChar w:fldCharType="begin"/>
            </w:r>
            <w:r w:rsidR="00A677AF">
              <w:rPr>
                <w:rFonts w:cstheme="minorHAnsi"/>
                <w:color w:val="000000"/>
              </w:rPr>
              <w:instrText xml:space="preserve"> REF _Ref216446226 \h </w:instrText>
            </w:r>
            <w:r w:rsidR="00A677AF">
              <w:rPr>
                <w:rFonts w:cstheme="minorHAnsi"/>
                <w:color w:val="000000"/>
              </w:rPr>
            </w:r>
            <w:r w:rsidR="00A677AF">
              <w:rPr>
                <w:rFonts w:cstheme="minorHAnsi"/>
                <w:color w:val="000000"/>
              </w:rPr>
              <w:fldChar w:fldCharType="separate"/>
            </w:r>
            <w:r w:rsidR="00736FA2">
              <w:t>Post Conditions</w:t>
            </w:r>
            <w:r w:rsidR="00A677AF">
              <w:rPr>
                <w:rFonts w:cstheme="minorHAnsi"/>
                <w:color w:val="000000"/>
              </w:rPr>
              <w:fldChar w:fldCharType="end"/>
            </w:r>
            <w:r>
              <w:rPr>
                <w:rFonts w:cstheme="minorHAnsi"/>
                <w:color w:val="000000"/>
              </w:rPr>
              <w:t>.</w:t>
            </w:r>
          </w:p>
        </w:tc>
      </w:tr>
    </w:tbl>
    <w:p w14:paraId="05A4EAEF" w14:textId="5C20D5F7" w:rsidR="00421A66" w:rsidRDefault="00421A66" w:rsidP="00421A66">
      <w:pPr>
        <w:pStyle w:val="Caption"/>
      </w:pPr>
      <w:r>
        <w:t xml:space="preserve">Table </w:t>
      </w:r>
      <w:r>
        <w:fldChar w:fldCharType="begin"/>
      </w:r>
      <w:r>
        <w:instrText xml:space="preserve"> SEQ Table \* ARABIC </w:instrText>
      </w:r>
      <w:r>
        <w:fldChar w:fldCharType="separate"/>
      </w:r>
      <w:r w:rsidR="00736FA2">
        <w:rPr>
          <w:noProof/>
        </w:rPr>
        <w:t>30</w:t>
      </w:r>
      <w:r>
        <w:fldChar w:fldCharType="end"/>
      </w:r>
      <w:r>
        <w:t xml:space="preserve">: </w:t>
      </w:r>
      <w:r w:rsidR="00A677AF">
        <w:t>Data Table Action Header</w:t>
      </w:r>
      <w:r>
        <w:t xml:space="preserve"> Screen Elements</w:t>
      </w:r>
    </w:p>
    <w:p w14:paraId="22D57DC3" w14:textId="77777777" w:rsidR="00421A66" w:rsidRDefault="00421A66" w:rsidP="00421A66">
      <w:pPr>
        <w:pStyle w:val="Heading3"/>
      </w:pPr>
      <w:bookmarkStart w:id="765" w:name="_Toc215646042"/>
      <w:bookmarkStart w:id="766" w:name="_Toc216817680"/>
      <w:r>
        <w:t>Sample Files</w:t>
      </w:r>
      <w:bookmarkEnd w:id="765"/>
      <w:bookmarkEnd w:id="766"/>
    </w:p>
    <w:p w14:paraId="7ECF5193" w14:textId="727977C0" w:rsidR="00A677AF" w:rsidRDefault="00A677AF" w:rsidP="00421A66">
      <w:commentRangeStart w:id="767"/>
      <w:r>
        <w:t>R</w:t>
      </w:r>
      <w:r w:rsidR="00421A66">
        <w:t xml:space="preserve">efer to the following files for a </w:t>
      </w:r>
      <w:commentRangeStart w:id="768"/>
      <w:commentRangeStart w:id="769"/>
      <w:r w:rsidR="00421A66">
        <w:t>sample of the export</w:t>
      </w:r>
      <w:commentRangeEnd w:id="768"/>
      <w:r w:rsidR="00851010">
        <w:rPr>
          <w:rStyle w:val="CommentReference"/>
        </w:rPr>
        <w:commentReference w:id="768"/>
      </w:r>
      <w:commentRangeEnd w:id="769"/>
      <w:r w:rsidR="0035060C">
        <w:rPr>
          <w:rStyle w:val="CommentReference"/>
        </w:rPr>
        <w:commentReference w:id="769"/>
      </w:r>
      <w:r w:rsidR="00421A66">
        <w:t>:</w:t>
      </w:r>
    </w:p>
    <w:p w14:paraId="61A7084B" w14:textId="5C459F63" w:rsidR="0045221C" w:rsidRPr="00E327D9" w:rsidRDefault="00851010" w:rsidP="0045221C">
      <w:r>
        <w:object w:dxaOrig="935" w:dyaOrig="605" w14:anchorId="54F0EBA9">
          <v:shape id="_x0000_i1027" type="#_x0000_t75" style="width:46.2pt;height:29.9pt" o:ole="">
            <v:imagedata r:id="rId52" o:title=""/>
          </v:shape>
          <o:OLEObject Type="Embed" ProgID="Excel.Sheet.12" ShapeID="_x0000_i1027" DrawAspect="Icon" ObjectID="_1829486821" r:id="rId53"/>
        </w:object>
      </w:r>
      <w:r w:rsidR="007F58B5">
        <w:object w:dxaOrig="935" w:dyaOrig="605" w14:anchorId="5D49C4FB">
          <v:shape id="_x0000_i1030" type="#_x0000_t75" style="width:43.45pt;height:28.55pt" o:ole="">
            <v:imagedata r:id="rId54" o:title=""/>
          </v:shape>
          <o:OLEObject Type="Embed" ProgID="Excel.Sheet.12" ShapeID="_x0000_i1030" DrawAspect="Icon" ObjectID="_1829486822" r:id="rId55"/>
        </w:object>
      </w:r>
      <w:commentRangeEnd w:id="767"/>
      <w:r w:rsidR="00763A70">
        <w:rPr>
          <w:rStyle w:val="CommentReference"/>
        </w:rPr>
        <w:commentReference w:id="767"/>
      </w:r>
    </w:p>
    <w:sectPr w:rsidR="0045221C" w:rsidRPr="00E327D9" w:rsidSect="004B15DC">
      <w:pgSz w:w="12240" w:h="15840"/>
      <w:pgMar w:top="1440" w:right="720" w:bottom="1440" w:left="720" w:header="72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in Fong TAN (MAS)" w:date="2026-01-09T11:36:00Z" w:initials="ST">
    <w:p w14:paraId="4C9B8537" w14:textId="77777777" w:rsidR="00D5716E" w:rsidRDefault="00D5716E" w:rsidP="00D5716E">
      <w:pPr>
        <w:pStyle w:val="CommentText"/>
        <w:jc w:val="left"/>
      </w:pPr>
      <w:r>
        <w:rPr>
          <w:rStyle w:val="CommentReference"/>
        </w:rPr>
        <w:annotationRef/>
      </w:r>
      <w:r>
        <w:t>So there will be another document for external users? If so, should the title of this document highlight that its for MAS Users only?</w:t>
      </w:r>
    </w:p>
  </w:comment>
  <w:comment w:id="16" w:author="Sharmaine TAN (MAS)" w:date="2025-12-24T15:05:00Z" w:initials="ST">
    <w:p w14:paraId="333CFC16" w14:textId="667533A1" w:rsidR="00255FA4" w:rsidRDefault="00255FA4" w:rsidP="00255FA4">
      <w:pPr>
        <w:pStyle w:val="CommentText"/>
        <w:jc w:val="left"/>
      </w:pPr>
      <w:r>
        <w:rPr>
          <w:rStyle w:val="CommentReference"/>
        </w:rPr>
        <w:annotationRef/>
      </w:r>
      <w:r>
        <w:rPr>
          <w:color w:val="454953"/>
          <w:highlight w:val="white"/>
        </w:rPr>
        <w:t>Will reopening the bid collation window be addressed at the Bid Collation FSD or Allotment FSD</w:t>
      </w:r>
      <w:r>
        <w:t xml:space="preserve"> ? </w:t>
      </w:r>
    </w:p>
  </w:comment>
  <w:comment w:id="61" w:author="Han Xie CHAI (MAS)" w:date="2026-01-08T11:24:00Z" w:initials="HC">
    <w:p w14:paraId="72AFC599" w14:textId="77777777" w:rsidR="00DD5EFA" w:rsidRDefault="00DD5EFA" w:rsidP="00DD5EFA">
      <w:pPr>
        <w:pStyle w:val="CommentText"/>
        <w:jc w:val="left"/>
      </w:pPr>
      <w:r>
        <w:rPr>
          <w:rStyle w:val="CommentReference"/>
        </w:rPr>
        <w:annotationRef/>
      </w:r>
      <w:r>
        <w:t>Should we add the definition of Retail PD as well?</w:t>
      </w:r>
    </w:p>
  </w:comment>
  <w:comment w:id="70" w:author="Eugene CHEONG from.TOPPAN (MAS)" w:date="2025-12-10T11:52:00Z" w:initials="EC">
    <w:p w14:paraId="28D8AF00" w14:textId="5110D7A9" w:rsidR="00C17932" w:rsidRDefault="00C17932" w:rsidP="00C17932">
      <w:pPr>
        <w:pStyle w:val="CommentText"/>
        <w:jc w:val="left"/>
      </w:pPr>
      <w:r>
        <w:rPr>
          <w:rStyle w:val="CommentReference"/>
        </w:rPr>
        <w:annotationRef/>
      </w:r>
      <w:r>
        <w:t>Moved this section up as per Han Xie’s comments in Issuance Calendar FSD.</w:t>
      </w:r>
    </w:p>
  </w:comment>
  <w:comment w:id="79" w:author="Jasmine WL TEO (MAS)" w:date="2025-12-26T14:36:00Z" w:initials="JT">
    <w:p w14:paraId="4C1C8881" w14:textId="77777777" w:rsidR="00D86465" w:rsidRDefault="00D86465" w:rsidP="00D86465">
      <w:pPr>
        <w:pStyle w:val="CommentText"/>
        <w:numPr>
          <w:ilvl w:val="0"/>
          <w:numId w:val="51"/>
        </w:numPr>
        <w:jc w:val="left"/>
      </w:pPr>
      <w:r>
        <w:rPr>
          <w:rStyle w:val="CommentReference"/>
        </w:rPr>
        <w:annotationRef/>
      </w:r>
      <w:r>
        <w:t>Change “Email and notify Fis and MAS of bid reopening”</w:t>
      </w:r>
    </w:p>
    <w:p w14:paraId="7DAD9799" w14:textId="77777777" w:rsidR="00D86465" w:rsidRDefault="00D86465" w:rsidP="00D86465">
      <w:pPr>
        <w:pStyle w:val="CommentText"/>
        <w:numPr>
          <w:ilvl w:val="0"/>
          <w:numId w:val="51"/>
        </w:numPr>
        <w:jc w:val="left"/>
      </w:pPr>
      <w:r>
        <w:t>Which specs will cover the “Email and notify Fis and MAS of bid reopening”?</w:t>
      </w:r>
    </w:p>
    <w:p w14:paraId="098BBF70" w14:textId="77777777" w:rsidR="00D86465" w:rsidRDefault="00D86465" w:rsidP="00D86465">
      <w:pPr>
        <w:pStyle w:val="CommentText"/>
        <w:numPr>
          <w:ilvl w:val="0"/>
          <w:numId w:val="51"/>
        </w:numPr>
        <w:jc w:val="left"/>
      </w:pPr>
      <w:r>
        <w:t>Change to “Allow Fis to submit bids”.</w:t>
      </w:r>
    </w:p>
  </w:comment>
  <w:comment w:id="80" w:author="Sophia TAN (MAS)" w:date="2026-01-06T11:20:00Z" w:initials="ST">
    <w:p w14:paraId="4784F0A6" w14:textId="77777777" w:rsidR="00E568B8" w:rsidRDefault="00131B5E" w:rsidP="00E568B8">
      <w:pPr>
        <w:pStyle w:val="CommentText"/>
        <w:jc w:val="left"/>
      </w:pPr>
      <w:r>
        <w:rPr>
          <w:rStyle w:val="CommentReference"/>
        </w:rPr>
        <w:annotationRef/>
      </w:r>
      <w:r w:rsidR="00E568B8">
        <w:t>Can I confirm if MDD will have the access/ ability to submit bids? I thought that MDD would not have the access to do so - only auction operator FD holds the access? Or is the intention for MDD to login as an “FI”?</w:t>
      </w:r>
    </w:p>
  </w:comment>
  <w:comment w:id="81" w:author="Han Xie CHAI (MAS)" w:date="2026-01-08T11:26:00Z" w:initials="HC">
    <w:p w14:paraId="600BC398" w14:textId="77777777" w:rsidR="00DD5EFA" w:rsidRDefault="00DD5EFA" w:rsidP="00DD5EFA">
      <w:pPr>
        <w:pStyle w:val="CommentText"/>
        <w:jc w:val="left"/>
      </w:pPr>
      <w:r>
        <w:rPr>
          <w:rStyle w:val="CommentReference"/>
        </w:rPr>
        <w:annotationRef/>
      </w:r>
      <w:r>
        <w:t>Can we say “Allow FIs and MAS to submit bids” to be generic? We are only keying in for the auction safeguards now in eApps, which will be through a different channel in OMEGA.</w:t>
      </w:r>
    </w:p>
  </w:comment>
  <w:comment w:id="85" w:author="Jasmine WL TEO (MAS)" w:date="2025-12-23T17:21:00Z" w:initials="JT">
    <w:p w14:paraId="2089C530" w14:textId="16A289B1" w:rsidR="003B5F83" w:rsidRDefault="003B5F83" w:rsidP="003B5F83">
      <w:pPr>
        <w:pStyle w:val="CommentText"/>
        <w:jc w:val="left"/>
      </w:pPr>
      <w:r>
        <w:rPr>
          <w:rStyle w:val="CommentReference"/>
        </w:rPr>
        <w:annotationRef/>
      </w:r>
      <w:r>
        <w:t>What about syndication retail?</w:t>
      </w:r>
    </w:p>
  </w:comment>
  <w:comment w:id="84" w:author="Akila BALAKRISHNAN from.OPTIMUM (MAS)" w:date="2025-12-22T12:50:00Z" w:initials="AB">
    <w:p w14:paraId="13888643" w14:textId="4A5E5549" w:rsidR="00951D8F" w:rsidRDefault="00951D8F" w:rsidP="00951D8F">
      <w:pPr>
        <w:pStyle w:val="CommentText"/>
        <w:jc w:val="left"/>
      </w:pPr>
      <w:r>
        <w:rPr>
          <w:rStyle w:val="CommentReference"/>
        </w:rPr>
        <w:annotationRef/>
      </w:r>
      <w:r>
        <w:t>How about SSB?</w:t>
      </w:r>
    </w:p>
    <w:p w14:paraId="779369DD" w14:textId="77777777" w:rsidR="00951D8F" w:rsidRDefault="00951D8F" w:rsidP="00951D8F">
      <w:pPr>
        <w:pStyle w:val="CommentText"/>
        <w:jc w:val="left"/>
      </w:pPr>
    </w:p>
    <w:p w14:paraId="6D5145F5" w14:textId="77777777" w:rsidR="00951D8F" w:rsidRDefault="00951D8F" w:rsidP="00951D8F">
      <w:pPr>
        <w:pStyle w:val="CommentText"/>
        <w:jc w:val="left"/>
      </w:pPr>
      <w:r>
        <w:t>I don’t see any SSB related bid details inside this document.</w:t>
      </w:r>
    </w:p>
    <w:p w14:paraId="61F5BFD0" w14:textId="77777777" w:rsidR="00951D8F" w:rsidRDefault="00951D8F" w:rsidP="00951D8F">
      <w:pPr>
        <w:pStyle w:val="CommentText"/>
        <w:jc w:val="left"/>
      </w:pPr>
    </w:p>
    <w:p w14:paraId="1BCF1FB7" w14:textId="77777777" w:rsidR="00951D8F" w:rsidRDefault="00951D8F" w:rsidP="00951D8F">
      <w:pPr>
        <w:pStyle w:val="CommentText"/>
        <w:jc w:val="left"/>
      </w:pPr>
      <w:r>
        <w:t>Can FD able to view and delete the SSB retail bids received via the batch interface file?</w:t>
      </w:r>
    </w:p>
  </w:comment>
  <w:comment w:id="97" w:author="Sophia TAN (MAS)" w:date="2026-01-06T11:27:00Z" w:initials="ST">
    <w:p w14:paraId="23317495" w14:textId="77777777" w:rsidR="000E7773" w:rsidRDefault="000E7773" w:rsidP="000E7773">
      <w:pPr>
        <w:pStyle w:val="CommentText"/>
        <w:jc w:val="left"/>
      </w:pPr>
      <w:r>
        <w:rPr>
          <w:rStyle w:val="CommentReference"/>
        </w:rPr>
        <w:annotationRef/>
      </w:r>
      <w:r>
        <w:t>This sentence suggests that when every announcement is initiated, configuring the closing time parameter is a field which needs to be set/filled. Had thought this closing time parameter is just a one time configuration to be done?</w:t>
      </w:r>
    </w:p>
  </w:comment>
  <w:comment w:id="114" w:author="Han Xie CHAI (MAS)" w:date="2026-01-08T11:37:00Z" w:initials="HC">
    <w:p w14:paraId="7AA7C812" w14:textId="3472C28B" w:rsidR="00DD5EFA" w:rsidRDefault="00DD5EFA" w:rsidP="00DD5EFA">
      <w:pPr>
        <w:pStyle w:val="CommentText"/>
        <w:jc w:val="left"/>
      </w:pPr>
      <w:r>
        <w:rPr>
          <w:rStyle w:val="CommentReference"/>
        </w:rPr>
        <w:annotationRef/>
      </w:r>
      <w:r>
        <w:t>Shifted this down to consolidate all possible actions after the window closes.</w:t>
      </w:r>
    </w:p>
  </w:comment>
  <w:comment w:id="135" w:author="Sophia TAN (MAS)" w:date="2026-01-06T15:17:00Z" w:initials="ST">
    <w:p w14:paraId="54DF787B" w14:textId="3227096F" w:rsidR="00607207" w:rsidRDefault="00607207" w:rsidP="00607207">
      <w:pPr>
        <w:pStyle w:val="CommentText"/>
        <w:jc w:val="left"/>
      </w:pPr>
      <w:r>
        <w:rPr>
          <w:rStyle w:val="CommentReference"/>
        </w:rPr>
        <w:annotationRef/>
      </w:r>
      <w:r>
        <w:t>To clarify, the “notification” referred to in this step, and steps 4 and 5, are notifications within the system?</w:t>
      </w:r>
    </w:p>
  </w:comment>
  <w:comment w:id="158" w:author="Jasmine WL TEO (MAS)" w:date="2025-12-23T17:40:00Z" w:initials="JT">
    <w:p w14:paraId="627C4B49" w14:textId="045C82B1" w:rsidR="0069153D" w:rsidRDefault="007C0E6C" w:rsidP="0069153D">
      <w:pPr>
        <w:pStyle w:val="CommentText"/>
        <w:jc w:val="left"/>
      </w:pPr>
      <w:r>
        <w:rPr>
          <w:rStyle w:val="CommentReference"/>
        </w:rPr>
        <w:annotationRef/>
      </w:r>
      <w:r w:rsidR="0069153D">
        <w:t>Is the bid submission window more applicable for external users than MAS users and should be shifted to External User FSD?</w:t>
      </w:r>
    </w:p>
    <w:p w14:paraId="55610B88" w14:textId="77777777" w:rsidR="0069153D" w:rsidRDefault="0069153D" w:rsidP="0069153D">
      <w:pPr>
        <w:pStyle w:val="CommentText"/>
        <w:jc w:val="left"/>
      </w:pPr>
    </w:p>
    <w:p w14:paraId="1D30C2C6" w14:textId="77777777" w:rsidR="0069153D" w:rsidRDefault="0069153D" w:rsidP="0069153D">
      <w:pPr>
        <w:pStyle w:val="CommentText"/>
        <w:jc w:val="left"/>
      </w:pPr>
      <w:r>
        <w:t>For MAS Users, the auction status is more important as the subsequent pages reference the auction status but it is not found in this specs. Since this specs is the first to be reviewed, could we have the auction status here instead?</w:t>
      </w:r>
    </w:p>
  </w:comment>
  <w:comment w:id="159" w:author="Han Xie CHAI (MAS)" w:date="2026-01-09T07:44:00Z" w:initials="HC">
    <w:p w14:paraId="17F7C5C5" w14:textId="77777777" w:rsidR="00BE17D4" w:rsidRDefault="00BE17D4" w:rsidP="00BE17D4">
      <w:pPr>
        <w:pStyle w:val="CommentText"/>
        <w:jc w:val="left"/>
      </w:pPr>
      <w:r>
        <w:rPr>
          <w:rStyle w:val="CommentReference"/>
        </w:rPr>
        <w:annotationRef/>
      </w:r>
      <w:r>
        <w:t>Agree that this diagram is confusing, as the auction status is used below rather than this open/closed statuses.</w:t>
      </w:r>
    </w:p>
  </w:comment>
  <w:comment w:id="160" w:author="Sin Fong TAN (MAS)" w:date="2026-01-09T11:54:00Z" w:initials="ST">
    <w:p w14:paraId="0AF6D3B7" w14:textId="77777777" w:rsidR="005A608B" w:rsidRDefault="005A608B" w:rsidP="005A608B">
      <w:pPr>
        <w:pStyle w:val="CommentText"/>
        <w:jc w:val="left"/>
      </w:pPr>
      <w:r>
        <w:rPr>
          <w:rStyle w:val="CommentReference"/>
        </w:rPr>
        <w:annotationRef/>
      </w:r>
      <w:r>
        <w:t>@MDD to confirm if MAS users can add/update/delete bids at any point between bidding window open and auction started</w:t>
      </w:r>
    </w:p>
  </w:comment>
  <w:comment w:id="161" w:author="Akila BALAKRISHNAN from.OPTIMUM (MAS)" w:date="2026-01-09T12:17:00Z" w:initials="AB">
    <w:p w14:paraId="045B37F8" w14:textId="77777777" w:rsidR="00E63999" w:rsidRDefault="00E63999" w:rsidP="00E63999">
      <w:pPr>
        <w:pStyle w:val="CommentText"/>
        <w:jc w:val="left"/>
      </w:pPr>
      <w:r>
        <w:rPr>
          <w:rStyle w:val="CommentReference"/>
        </w:rPr>
        <w:annotationRef/>
      </w:r>
      <w:r>
        <w:t>MAS users can add/update/delete bids from Bid window open to results release.</w:t>
      </w:r>
    </w:p>
    <w:p w14:paraId="40B5A990" w14:textId="77777777" w:rsidR="00E63999" w:rsidRDefault="00E63999" w:rsidP="00E63999">
      <w:pPr>
        <w:pStyle w:val="CommentText"/>
        <w:jc w:val="left"/>
      </w:pPr>
      <w:r>
        <w:t>Once results are unpublished - MAS users can amend the bids again until results are released again.</w:t>
      </w:r>
    </w:p>
  </w:comment>
  <w:comment w:id="162" w:author="Han Xie CHAI (MAS)" w:date="2026-01-08T11:45:00Z" w:initials="HC">
    <w:p w14:paraId="32218592" w14:textId="45FC719C" w:rsidR="00D12946" w:rsidRDefault="00D12946" w:rsidP="00D12946">
      <w:pPr>
        <w:pStyle w:val="CommentText"/>
        <w:numPr>
          <w:ilvl w:val="0"/>
          <w:numId w:val="58"/>
        </w:numPr>
        <w:jc w:val="left"/>
      </w:pPr>
      <w:r>
        <w:rPr>
          <w:rStyle w:val="CommentReference"/>
        </w:rPr>
        <w:annotationRef/>
      </w:r>
      <w:r>
        <w:t>Should it be Submitted -&gt; Accepted, rather than Pending Approval -&gt; Accepted?</w:t>
      </w:r>
    </w:p>
    <w:p w14:paraId="5A75B3E0" w14:textId="77777777" w:rsidR="00D12946" w:rsidRDefault="00D12946" w:rsidP="00D12946">
      <w:pPr>
        <w:pStyle w:val="CommentText"/>
        <w:numPr>
          <w:ilvl w:val="0"/>
          <w:numId w:val="58"/>
        </w:numPr>
        <w:jc w:val="left"/>
      </w:pPr>
      <w:r>
        <w:t xml:space="preserve">We won’t explain the Accepted and Allotted statuses in this FSD. Would be good to add a reference to the Allotment FSD for these statuses. </w:t>
      </w:r>
    </w:p>
  </w:comment>
  <w:comment w:id="163" w:author="Sin Fong TAN (MAS)" w:date="2026-01-09T12:01:00Z" w:initials="ST">
    <w:p w14:paraId="00EF6252" w14:textId="77777777" w:rsidR="005A608B" w:rsidRDefault="005A608B" w:rsidP="005A608B">
      <w:pPr>
        <w:pStyle w:val="CommentText"/>
        <w:jc w:val="left"/>
      </w:pPr>
      <w:r>
        <w:rPr>
          <w:rStyle w:val="CommentReference"/>
        </w:rPr>
        <w:annotationRef/>
      </w:r>
      <w:r>
        <w:t>3) Is there any differentiation between FI’s submitted bids and FI’s submitted bids which MAS edited? If no (likely), then if MAS officer amend or delete a FI’s submitted bids, Accepted =&gt; Pending Approval is also possible.</w:t>
      </w:r>
    </w:p>
  </w:comment>
  <w:comment w:id="164" w:author="Jasmine WL TEO (MAS)" w:date="2025-12-23T17:27:00Z" w:initials="JT">
    <w:p w14:paraId="56E5AEC8" w14:textId="51A843A2" w:rsidR="007C0E6C" w:rsidRDefault="00747185" w:rsidP="007C0E6C">
      <w:pPr>
        <w:pStyle w:val="CommentText"/>
        <w:numPr>
          <w:ilvl w:val="0"/>
          <w:numId w:val="50"/>
        </w:numPr>
        <w:jc w:val="left"/>
      </w:pPr>
      <w:r>
        <w:rPr>
          <w:rStyle w:val="CommentReference"/>
        </w:rPr>
        <w:annotationRef/>
      </w:r>
      <w:r w:rsidR="007C0E6C">
        <w:t>When checker approves the creation/update, the status goes back to submitted. We might need to know that the records are updated by MAS or by PDs. How will this be shown?</w:t>
      </w:r>
    </w:p>
    <w:p w14:paraId="446F245E" w14:textId="77777777" w:rsidR="007C0E6C" w:rsidRDefault="007C0E6C" w:rsidP="007C0E6C">
      <w:pPr>
        <w:pStyle w:val="CommentText"/>
        <w:numPr>
          <w:ilvl w:val="0"/>
          <w:numId w:val="50"/>
        </w:numPr>
        <w:jc w:val="left"/>
      </w:pPr>
      <w:r>
        <w:t>Is there supposed to be a rejected status? To display the rejected reasons as well. Possible reason e.g. limit hit.</w:t>
      </w:r>
    </w:p>
    <w:p w14:paraId="10005EE8" w14:textId="77777777" w:rsidR="007C0E6C" w:rsidRDefault="007C0E6C" w:rsidP="007C0E6C">
      <w:pPr>
        <w:pStyle w:val="CommentText"/>
        <w:numPr>
          <w:ilvl w:val="0"/>
          <w:numId w:val="50"/>
        </w:numPr>
        <w:jc w:val="left"/>
      </w:pPr>
      <w:r>
        <w:t>What is the status of those bids which are not allotted? These are different from rejected. Possible reason: Bid yield to high.</w:t>
      </w:r>
    </w:p>
  </w:comment>
  <w:comment w:id="165" w:author="Akila BALAKRISHNAN from.OPTIMUM (MAS)" w:date="2025-12-22T10:38:00Z" w:initials="AB">
    <w:p w14:paraId="54349A3E" w14:textId="1A5ADAEB" w:rsidR="009461D5" w:rsidRDefault="009461D5" w:rsidP="009461D5">
      <w:pPr>
        <w:pStyle w:val="CommentText"/>
        <w:jc w:val="left"/>
      </w:pPr>
      <w:r>
        <w:rPr>
          <w:rStyle w:val="CommentReference"/>
        </w:rPr>
        <w:annotationRef/>
      </w:r>
      <w:r>
        <w:t>Maker submits approval request for creation/deletion also right?</w:t>
      </w:r>
    </w:p>
    <w:p w14:paraId="010E23A1" w14:textId="77777777" w:rsidR="009461D5" w:rsidRDefault="009461D5" w:rsidP="009461D5">
      <w:pPr>
        <w:pStyle w:val="CommentText"/>
        <w:jc w:val="left"/>
      </w:pPr>
    </w:p>
    <w:p w14:paraId="61A948F3" w14:textId="77777777" w:rsidR="009461D5" w:rsidRDefault="009461D5" w:rsidP="009461D5">
      <w:pPr>
        <w:pStyle w:val="CommentText"/>
        <w:jc w:val="left"/>
      </w:pPr>
      <w:r>
        <w:t>Diagram just mention about update “Maker submits approval request for update”.</w:t>
      </w:r>
    </w:p>
  </w:comment>
  <w:comment w:id="167" w:author="Sophia TAN (MAS)" w:date="2026-01-06T15:35:00Z" w:initials="ST">
    <w:p w14:paraId="0AAF1A88" w14:textId="77777777" w:rsidR="00B14E20" w:rsidRDefault="00B14E20" w:rsidP="00B14E20">
      <w:pPr>
        <w:pStyle w:val="CommentText"/>
        <w:numPr>
          <w:ilvl w:val="0"/>
          <w:numId w:val="57"/>
        </w:numPr>
        <w:jc w:val="left"/>
      </w:pPr>
      <w:r>
        <w:rPr>
          <w:rStyle w:val="CommentReference"/>
        </w:rPr>
        <w:annotationRef/>
      </w:r>
      <w:r>
        <w:t>Should only have one arrow out from Bid Collation Viewer.</w:t>
      </w:r>
    </w:p>
    <w:p w14:paraId="3482642D" w14:textId="77777777" w:rsidR="00B14E20" w:rsidRDefault="00B14E20" w:rsidP="00B14E20">
      <w:pPr>
        <w:pStyle w:val="CommentText"/>
        <w:numPr>
          <w:ilvl w:val="0"/>
          <w:numId w:val="57"/>
        </w:numPr>
        <w:jc w:val="left"/>
      </w:pPr>
      <w:r>
        <w:t>Upload of bid file to have its own circle? Or does it fall under create bid?</w:t>
      </w:r>
    </w:p>
  </w:comment>
  <w:comment w:id="168" w:author="Jasmine WL TEO (MAS)" w:date="2025-12-26T14:44:00Z" w:initials="JT">
    <w:p w14:paraId="5F392ABF" w14:textId="70BE3EE9" w:rsidR="0069153D" w:rsidRDefault="0069153D" w:rsidP="0069153D">
      <w:pPr>
        <w:pStyle w:val="CommentText"/>
        <w:jc w:val="left"/>
      </w:pPr>
      <w:r>
        <w:rPr>
          <w:rStyle w:val="CommentReference"/>
        </w:rPr>
        <w:annotationRef/>
      </w:r>
      <w:r>
        <w:t>View rights should have export bids too since they are able to see the bids. Please check through to make sure that this diagram reflects what is written in the subsequent sections. In 2.14, the role based access states that Bid Collation View has access to export bids.</w:t>
      </w:r>
    </w:p>
  </w:comment>
  <w:comment w:id="173" w:author="Jasmine WL TEO (MAS)" w:date="2025-12-23T17:36:00Z" w:initials="JT">
    <w:p w14:paraId="272EDF5C" w14:textId="0E59AD25" w:rsidR="007C0E6C" w:rsidRDefault="007C0E6C" w:rsidP="007C0E6C">
      <w:pPr>
        <w:pStyle w:val="CommentText"/>
        <w:jc w:val="left"/>
      </w:pPr>
      <w:r>
        <w:rPr>
          <w:rStyle w:val="CommentReference"/>
        </w:rPr>
        <w:annotationRef/>
      </w:r>
      <w:r>
        <w:t>The view bids page is displaying the securities which are open but not the bids?</w:t>
      </w:r>
    </w:p>
  </w:comment>
  <w:comment w:id="177" w:author="Sin Fong TAN (MAS)" w:date="2026-01-09T12:05:00Z" w:initials="ST">
    <w:p w14:paraId="3CA9AA5E" w14:textId="77777777" w:rsidR="00380001" w:rsidRDefault="00380001" w:rsidP="00380001">
      <w:pPr>
        <w:pStyle w:val="CommentText"/>
        <w:jc w:val="left"/>
      </w:pPr>
      <w:r>
        <w:rPr>
          <w:rStyle w:val="CommentReference"/>
        </w:rPr>
        <w:annotationRef/>
      </w:r>
      <w:r>
        <w:t>Should present in a table format with the list of items and what each role can and cannot see. Its hard to compare between the roles now.</w:t>
      </w:r>
    </w:p>
  </w:comment>
  <w:comment w:id="176" w:author="Sophia TAN (MAS)" w:date="2026-01-06T15:49:00Z" w:initials="ST">
    <w:p w14:paraId="3C5A7DDE" w14:textId="2252EFD2" w:rsidR="0067413A" w:rsidRDefault="0067413A" w:rsidP="0067413A">
      <w:pPr>
        <w:pStyle w:val="CommentText"/>
        <w:jc w:val="left"/>
      </w:pPr>
      <w:r>
        <w:rPr>
          <w:rStyle w:val="CommentReference"/>
        </w:rPr>
        <w:annotationRef/>
      </w:r>
      <w:r>
        <w:t>What does a user with both maker and checker functions see?</w:t>
      </w:r>
    </w:p>
  </w:comment>
  <w:comment w:id="178" w:author="Wilmond YANG (MAS)" w:date="2026-01-09T15:30:00Z" w:initials="WY">
    <w:p w14:paraId="223C4B44" w14:textId="77777777" w:rsidR="00763F32" w:rsidRDefault="00021522" w:rsidP="00763F32">
      <w:pPr>
        <w:pStyle w:val="CommentText"/>
        <w:jc w:val="left"/>
      </w:pPr>
      <w:r>
        <w:rPr>
          <w:rStyle w:val="CommentReference"/>
        </w:rPr>
        <w:annotationRef/>
      </w:r>
      <w:r w:rsidR="00763F32">
        <w:t>Is the role’s permission restricting or permissive? If the nature of role assignment is permissive, e.g. if I have Bid Collation Maker role, I’ll be able to see Create bid, Update bid, delete bid button etc. then it should be written as such.</w:t>
      </w:r>
      <w:r w:rsidR="00763F32">
        <w:br/>
        <w:t>Currently, it is written in a restrictive way, gives the impression that if I have both Bid Collation Maker and Checker role, I will not be able to see Pending Approvals Accordion and will not be able to see create/update/delete bid…. Effectively if I have both, I am restricted to seeing nothing at all.</w:t>
      </w:r>
    </w:p>
    <w:p w14:paraId="7E20433F" w14:textId="77777777" w:rsidR="00763F32" w:rsidRDefault="00763F32" w:rsidP="00763F32">
      <w:pPr>
        <w:pStyle w:val="CommentText"/>
        <w:jc w:val="left"/>
      </w:pPr>
    </w:p>
    <w:p w14:paraId="3D3895CB" w14:textId="77777777" w:rsidR="00763F32" w:rsidRDefault="00763F32" w:rsidP="00763F32">
      <w:pPr>
        <w:pStyle w:val="CommentText"/>
        <w:jc w:val="left"/>
      </w:pPr>
      <w:r>
        <w:t>Suggestion to phrase the statement according to the nature of the behaviour.</w:t>
      </w:r>
    </w:p>
  </w:comment>
  <w:comment w:id="199" w:author="Akila BALAKRISHNAN from.OPTIMUM (MAS)" w:date="2025-12-30T10:21:00Z" w:initials="AB">
    <w:p w14:paraId="346D375C" w14:textId="1A142B59" w:rsidR="001B0A30" w:rsidRDefault="00FE1E3B" w:rsidP="001B0A30">
      <w:pPr>
        <w:pStyle w:val="CommentText"/>
        <w:jc w:val="left"/>
      </w:pPr>
      <w:r>
        <w:rPr>
          <w:rStyle w:val="CommentReference"/>
        </w:rPr>
        <w:annotationRef/>
      </w:r>
      <w:r w:rsidR="001B0A30">
        <w:t>@FD - During requirement gathering session, we discussed the default sorting for internal bid collation listing page to be</w:t>
      </w:r>
    </w:p>
    <w:p w14:paraId="5CF181DD" w14:textId="77777777" w:rsidR="001B0A30" w:rsidRDefault="001B0A30" w:rsidP="001B0A30">
      <w:pPr>
        <w:pStyle w:val="CommentText"/>
        <w:numPr>
          <w:ilvl w:val="0"/>
          <w:numId w:val="54"/>
        </w:numPr>
        <w:jc w:val="left"/>
      </w:pPr>
      <w:r>
        <w:t xml:space="preserve">Descending order of pending approvals </w:t>
      </w:r>
    </w:p>
    <w:p w14:paraId="380FD307" w14:textId="77777777" w:rsidR="001B0A30" w:rsidRDefault="001B0A30" w:rsidP="001B0A30">
      <w:pPr>
        <w:pStyle w:val="CommentText"/>
        <w:numPr>
          <w:ilvl w:val="0"/>
          <w:numId w:val="54"/>
        </w:numPr>
        <w:jc w:val="left"/>
      </w:pPr>
      <w:r>
        <w:t>Security Type Ascending</w:t>
      </w:r>
    </w:p>
    <w:p w14:paraId="521F81EB" w14:textId="77777777" w:rsidR="001B0A30" w:rsidRDefault="001B0A30" w:rsidP="001B0A30">
      <w:pPr>
        <w:pStyle w:val="CommentText"/>
        <w:numPr>
          <w:ilvl w:val="0"/>
          <w:numId w:val="54"/>
        </w:numPr>
        <w:jc w:val="left"/>
      </w:pPr>
      <w:r>
        <w:t>Tenor Ascending</w:t>
      </w:r>
    </w:p>
    <w:p w14:paraId="3B3421BC" w14:textId="77777777" w:rsidR="001B0A30" w:rsidRDefault="001B0A30" w:rsidP="001B0A30">
      <w:pPr>
        <w:pStyle w:val="CommentText"/>
        <w:jc w:val="left"/>
      </w:pPr>
      <w:r>
        <w:t>To be consistent with allotment page. Please confirm.</w:t>
      </w:r>
    </w:p>
  </w:comment>
  <w:comment w:id="200" w:author="Sophia TAN (MAS)" w:date="2026-01-06T17:42:00Z" w:initials="ST">
    <w:p w14:paraId="6A0AE58D" w14:textId="77777777" w:rsidR="005B7650" w:rsidRDefault="00970124" w:rsidP="005B7650">
      <w:pPr>
        <w:pStyle w:val="CommentText"/>
        <w:jc w:val="left"/>
      </w:pPr>
      <w:r>
        <w:rPr>
          <w:rStyle w:val="CommentReference"/>
        </w:rPr>
        <w:annotationRef/>
      </w:r>
      <w:r w:rsidR="005B7650">
        <w:t>Was unable to find mention of the default sorting in the keynotes… but am ok to go with what Akila has quoted above.</w:t>
      </w:r>
    </w:p>
    <w:p w14:paraId="3F1540BE" w14:textId="77777777" w:rsidR="005B7650" w:rsidRDefault="005B7650" w:rsidP="005B7650">
      <w:pPr>
        <w:pStyle w:val="CommentText"/>
        <w:jc w:val="left"/>
      </w:pPr>
    </w:p>
    <w:p w14:paraId="2D618FCB" w14:textId="77777777" w:rsidR="005B7650" w:rsidRDefault="005B7650" w:rsidP="005B7650">
      <w:pPr>
        <w:pStyle w:val="CommentText"/>
        <w:jc w:val="left"/>
      </w:pPr>
      <w:r>
        <w:t xml:space="preserve">However, based on UI Prototype 20 Nov 2025 keynotes, it was mentioned that instead of showing the number of bids pending approval, value should reflect as Yes/No and the label renamed to “Pending approval” </w:t>
      </w:r>
    </w:p>
    <w:p w14:paraId="12D61F43" w14:textId="77777777" w:rsidR="005B7650" w:rsidRDefault="005B7650" w:rsidP="005B7650">
      <w:pPr>
        <w:pStyle w:val="CommentText"/>
        <w:jc w:val="left"/>
      </w:pPr>
    </w:p>
    <w:p w14:paraId="67400D0D" w14:textId="77777777" w:rsidR="005B7650" w:rsidRDefault="005B7650" w:rsidP="005B7650">
      <w:pPr>
        <w:pStyle w:val="CommentText"/>
        <w:jc w:val="left"/>
      </w:pPr>
      <w:r>
        <w:t>@MDD: based on the recording for 4 Dec, ~2h50m mark, there was mention from MDD on requiring a column for issuance method (but not sure if its for this Manage Bids screen or the Allotments screen). I do not see this col added in the screenshot below.</w:t>
      </w:r>
    </w:p>
  </w:comment>
  <w:comment w:id="201" w:author="Akila BALAKRISHNAN from.OPTIMUM (MAS)" w:date="2026-01-09T12:21:00Z" w:initials="AB">
    <w:p w14:paraId="777508B9" w14:textId="77777777" w:rsidR="00E63999" w:rsidRDefault="00E63999" w:rsidP="00E63999">
      <w:pPr>
        <w:pStyle w:val="CommentText"/>
        <w:jc w:val="left"/>
      </w:pPr>
      <w:r>
        <w:rPr>
          <w:rStyle w:val="CommentReference"/>
        </w:rPr>
        <w:annotationRef/>
      </w:r>
      <w:r>
        <w:t>We have proposed the below for PD Bid management listing page - to have 2 tabs - 1) Auction and 2) Syndication (Retail) - to display the respective securities under each tab. SSB is not applicable for PDs.</w:t>
      </w:r>
    </w:p>
    <w:p w14:paraId="5FDC8D7A" w14:textId="77777777" w:rsidR="00E63999" w:rsidRDefault="00E63999" w:rsidP="00E63999">
      <w:pPr>
        <w:pStyle w:val="CommentText"/>
        <w:jc w:val="left"/>
      </w:pPr>
    </w:p>
    <w:p w14:paraId="2F3CECAA" w14:textId="77777777" w:rsidR="00E63999" w:rsidRDefault="00E63999" w:rsidP="00E63999">
      <w:pPr>
        <w:pStyle w:val="CommentText"/>
        <w:jc w:val="left"/>
      </w:pPr>
      <w:r>
        <w:t>If FD is ok on the same arrangement for PDs, then we can include the SSB securities under 1</w:t>
      </w:r>
      <w:r>
        <w:rPr>
          <w:vertAlign w:val="superscript"/>
        </w:rPr>
        <w:t>st</w:t>
      </w:r>
      <w:r>
        <w:t xml:space="preserve"> tab Auction.</w:t>
      </w:r>
    </w:p>
  </w:comment>
  <w:comment w:id="202" w:author="Akila BALAKRISHNAN from.OPTIMUM (MAS)" w:date="2025-12-30T10:25:00Z" w:initials="AB">
    <w:p w14:paraId="4F932D48" w14:textId="54BFE99A" w:rsidR="001B0A30" w:rsidRDefault="00327A01" w:rsidP="001B0A30">
      <w:pPr>
        <w:pStyle w:val="CommentText"/>
        <w:jc w:val="left"/>
      </w:pPr>
      <w:r>
        <w:rPr>
          <w:rStyle w:val="CommentReference"/>
        </w:rPr>
        <w:annotationRef/>
      </w:r>
      <w:r w:rsidR="001B0A30">
        <w:t>By default we need to list all the securities whose auction/allotment date is today.</w:t>
      </w:r>
    </w:p>
    <w:p w14:paraId="4C4F0405" w14:textId="77777777" w:rsidR="001B0A30" w:rsidRDefault="001B0A30" w:rsidP="001B0A30">
      <w:pPr>
        <w:pStyle w:val="CommentText"/>
        <w:jc w:val="left"/>
      </w:pPr>
      <w:r>
        <w:t>For FD to confirm.</w:t>
      </w:r>
    </w:p>
  </w:comment>
  <w:comment w:id="203" w:author="Sophia TAN (MAS)" w:date="2026-01-06T17:20:00Z" w:initials="ST">
    <w:p w14:paraId="490D8852" w14:textId="77777777" w:rsidR="00914C57" w:rsidRDefault="00BF4A16" w:rsidP="00914C57">
      <w:pPr>
        <w:pStyle w:val="CommentText"/>
        <w:jc w:val="left"/>
      </w:pPr>
      <w:r>
        <w:rPr>
          <w:rStyle w:val="CommentReference"/>
        </w:rPr>
        <w:annotationRef/>
      </w:r>
      <w:r w:rsidR="00914C57">
        <w:t>Agreed - based on 4 Dec 2025 requirement gathering session recording at ~8min. And for clarity, not to filter for auction status open only. Ie. List all securities with auction date TODAY, regardless auction status Open or Closed or etc.</w:t>
      </w:r>
    </w:p>
    <w:p w14:paraId="27338FE7" w14:textId="77777777" w:rsidR="00914C57" w:rsidRDefault="00914C57" w:rsidP="00914C57">
      <w:pPr>
        <w:pStyle w:val="CommentText"/>
        <w:jc w:val="left"/>
      </w:pPr>
    </w:p>
    <w:p w14:paraId="30317258" w14:textId="77777777" w:rsidR="00914C57" w:rsidRDefault="00914C57" w:rsidP="00914C57">
      <w:pPr>
        <w:pStyle w:val="CommentText"/>
        <w:jc w:val="left"/>
      </w:pPr>
      <w:r>
        <w:t xml:space="preserve">Thinking aloud on the purpose of FD needing to access this page to manage bids --&gt;in times of ASP activation, which per SOP, to be activated only on auction date. Hence, having the landing page with auctions for TODAY, would address this. </w:t>
      </w:r>
    </w:p>
  </w:comment>
  <w:comment w:id="204" w:author="Jasmine WL TEO (MAS)" w:date="2025-12-23T17:34:00Z" w:initials="JT">
    <w:p w14:paraId="351BDD19" w14:textId="0B2F9F0E" w:rsidR="007C0E6C" w:rsidRDefault="007C0E6C" w:rsidP="007C0E6C">
      <w:pPr>
        <w:pStyle w:val="CommentText"/>
        <w:jc w:val="left"/>
      </w:pPr>
      <w:r>
        <w:rPr>
          <w:rStyle w:val="CommentReference"/>
        </w:rPr>
        <w:annotationRef/>
      </w:r>
      <w:r>
        <w:t>When is an auction status open? In the earlier doc, it was mentioned that there is a bidding window - Open and Close but no mention of auction status.</w:t>
      </w:r>
    </w:p>
  </w:comment>
  <w:comment w:id="205" w:author="Akila BALAKRISHNAN from.OPTIMUM (MAS)" w:date="2025-12-22T12:49:00Z" w:initials="AB">
    <w:p w14:paraId="58E707C6" w14:textId="30BB5E01" w:rsidR="00647F12" w:rsidRDefault="00647F12" w:rsidP="00647F12">
      <w:pPr>
        <w:pStyle w:val="CommentText"/>
        <w:jc w:val="left"/>
      </w:pPr>
      <w:r>
        <w:rPr>
          <w:rStyle w:val="CommentReference"/>
        </w:rPr>
        <w:annotationRef/>
      </w:r>
      <w:r>
        <w:t>@MDD - I thought this is the requirement for External PDs view and not for Internal view by FD.</w:t>
      </w:r>
    </w:p>
    <w:p w14:paraId="32221C3C" w14:textId="77777777" w:rsidR="00647F12" w:rsidRDefault="00647F12" w:rsidP="00647F12">
      <w:pPr>
        <w:pStyle w:val="CommentText"/>
        <w:jc w:val="left"/>
      </w:pPr>
    </w:p>
    <w:p w14:paraId="1AE7D1CA" w14:textId="77777777" w:rsidR="00647F12" w:rsidRDefault="00647F12" w:rsidP="00647F12">
      <w:pPr>
        <w:pStyle w:val="CommentText"/>
        <w:jc w:val="left"/>
      </w:pPr>
      <w:r>
        <w:t>All bids submitted in any mode (including the retails bids received by batch interface file)should be seen by the FDs.</w:t>
      </w:r>
    </w:p>
  </w:comment>
  <w:comment w:id="206" w:author="Jasmine WL TEO (MAS)" w:date="2025-12-23T17:37:00Z" w:initials="JT">
    <w:p w14:paraId="405AA058" w14:textId="77777777" w:rsidR="007C0E6C" w:rsidRDefault="007C0E6C" w:rsidP="007C0E6C">
      <w:pPr>
        <w:pStyle w:val="CommentText"/>
        <w:jc w:val="left"/>
      </w:pPr>
      <w:r>
        <w:rPr>
          <w:rStyle w:val="CommentReference"/>
        </w:rPr>
        <w:annotationRef/>
      </w:r>
      <w:r>
        <w:t>Yes. FD should be able to view all bids.</w:t>
      </w:r>
    </w:p>
  </w:comment>
  <w:comment w:id="217" w:author="Sharmaine TAN (MAS)" w:date="2025-12-24T17:11:00Z" w:initials="ST">
    <w:p w14:paraId="519C53E6" w14:textId="77777777" w:rsidR="00407207" w:rsidRDefault="00407207" w:rsidP="00407207">
      <w:pPr>
        <w:pStyle w:val="CommentText"/>
        <w:jc w:val="left"/>
      </w:pPr>
      <w:r>
        <w:rPr>
          <w:rStyle w:val="CommentReference"/>
        </w:rPr>
        <w:annotationRef/>
      </w:r>
      <w:r>
        <w:rPr>
          <w:color w:val="454953"/>
          <w:highlight w:val="white"/>
        </w:rPr>
        <w:t>Would it be clearer if we used 'Bid Collation status' instead of 'Auction status'? It seems confusing when 'Auction status: Closed' could mean either that Bid Collation is completed or that the Auction is complete.</w:t>
      </w:r>
      <w:r>
        <w:t xml:space="preserve"> </w:t>
      </w:r>
    </w:p>
  </w:comment>
  <w:comment w:id="218" w:author="Han Xie CHAI (MAS)" w:date="2026-01-08T12:09:00Z" w:initials="HC">
    <w:p w14:paraId="1BD44637" w14:textId="77777777" w:rsidR="00BE17D4" w:rsidRDefault="00316ECA" w:rsidP="00BE17D4">
      <w:pPr>
        <w:pStyle w:val="CommentText"/>
        <w:jc w:val="left"/>
      </w:pPr>
      <w:r>
        <w:rPr>
          <w:rStyle w:val="CommentReference"/>
        </w:rPr>
        <w:annotationRef/>
      </w:r>
      <w:r w:rsidR="00BE17D4">
        <w:t>I think this is meant to show the auction status to FD, which would be helpful as they would still be able to amend bids if the status is closed but not published etc.</w:t>
      </w:r>
    </w:p>
  </w:comment>
  <w:comment w:id="219" w:author="Sophia TAN (MAS)" w:date="2026-01-09T14:34:00Z" w:initials="ST">
    <w:p w14:paraId="0DF992BD" w14:textId="77777777" w:rsidR="00173553" w:rsidRDefault="00173553" w:rsidP="00173553">
      <w:pPr>
        <w:pStyle w:val="CommentText"/>
        <w:jc w:val="left"/>
      </w:pPr>
      <w:r>
        <w:rPr>
          <w:rStyle w:val="CommentReference"/>
        </w:rPr>
        <w:annotationRef/>
      </w:r>
      <w:r>
        <w:t>Noted Validation Rules are not stated in all data tables throughout this doc.</w:t>
      </w:r>
    </w:p>
  </w:comment>
  <w:comment w:id="220" w:author="Sophia TAN (MAS)" w:date="2026-01-07T09:42:00Z" w:initials="ST">
    <w:p w14:paraId="04EAD0E5" w14:textId="6BDA8DA9" w:rsidR="000B2A04" w:rsidRDefault="000B2A04" w:rsidP="000B2A04">
      <w:pPr>
        <w:pStyle w:val="CommentText"/>
        <w:jc w:val="left"/>
      </w:pPr>
      <w:r>
        <w:rPr>
          <w:rStyle w:val="CommentReference"/>
        </w:rPr>
        <w:annotationRef/>
      </w:r>
      <w:r>
        <w:t>To confirm if this is “Home” or “Dashboard”.</w:t>
      </w:r>
    </w:p>
  </w:comment>
  <w:comment w:id="224" w:author="Akila BALAKRISHNAN from.OPTIMUM (MAS)" w:date="2025-12-22T10:45:00Z" w:initials="AB">
    <w:p w14:paraId="207E0499" w14:textId="25EFBF18" w:rsidR="00272F5A" w:rsidRDefault="00272F5A" w:rsidP="00272F5A">
      <w:pPr>
        <w:pStyle w:val="CommentText"/>
        <w:jc w:val="left"/>
      </w:pPr>
      <w:r>
        <w:rPr>
          <w:rStyle w:val="CommentReference"/>
        </w:rPr>
        <w:annotationRef/>
      </w:r>
      <w:r>
        <w:t>Maximum value cannot be current date as the default filter is “Only show records whose auction status is open”.</w:t>
      </w:r>
    </w:p>
    <w:p w14:paraId="684C6E04" w14:textId="77777777" w:rsidR="00272F5A" w:rsidRDefault="00272F5A" w:rsidP="00272F5A">
      <w:pPr>
        <w:pStyle w:val="CommentText"/>
        <w:jc w:val="left"/>
      </w:pPr>
      <w:r>
        <w:t>Means securities which are open for bid submission and the auction can be tomorrow or 3 days later too.</w:t>
      </w:r>
    </w:p>
  </w:comment>
  <w:comment w:id="225" w:author="Sophia TAN (MAS)" w:date="2026-01-07T09:45:00Z" w:initials="ST">
    <w:p w14:paraId="36924ED1" w14:textId="77777777" w:rsidR="0072554B" w:rsidRDefault="0072554B" w:rsidP="0072554B">
      <w:pPr>
        <w:pStyle w:val="CommentText"/>
        <w:jc w:val="left"/>
      </w:pPr>
      <w:r>
        <w:rPr>
          <w:rStyle w:val="CommentReference"/>
        </w:rPr>
        <w:annotationRef/>
      </w:r>
      <w:r>
        <w:t>Pls see comment above regarding the default filter to be amended to.</w:t>
      </w:r>
    </w:p>
  </w:comment>
  <w:comment w:id="227" w:author="Akila BALAKRISHNAN from.OPTIMUM (MAS)" w:date="2025-12-22T10:46:00Z" w:initials="AB">
    <w:p w14:paraId="218F79C8" w14:textId="1F3407D0" w:rsidR="00272F5A" w:rsidRDefault="00272F5A" w:rsidP="00272F5A">
      <w:pPr>
        <w:pStyle w:val="CommentText"/>
        <w:jc w:val="left"/>
      </w:pPr>
      <w:r>
        <w:rPr>
          <w:rStyle w:val="CommentReference"/>
        </w:rPr>
        <w:annotationRef/>
      </w:r>
      <w:r>
        <w:t>Same as above here.</w:t>
      </w:r>
    </w:p>
  </w:comment>
  <w:comment w:id="228" w:author="Akila BALAKRISHNAN from.OPTIMUM (MAS)" w:date="2025-12-30T12:03:00Z" w:initials="AB">
    <w:p w14:paraId="794E5DD2" w14:textId="77777777" w:rsidR="00CE08C4" w:rsidRDefault="00CE08C4" w:rsidP="00CE08C4">
      <w:pPr>
        <w:pStyle w:val="CommentText"/>
        <w:jc w:val="left"/>
      </w:pPr>
      <w:r>
        <w:rPr>
          <w:rStyle w:val="CommentReference"/>
        </w:rPr>
        <w:annotationRef/>
      </w:r>
      <w:r>
        <w:t>@FD - For your views.</w:t>
      </w:r>
    </w:p>
    <w:p w14:paraId="4E724B28" w14:textId="77777777" w:rsidR="00CE08C4" w:rsidRDefault="00CE08C4" w:rsidP="00CE08C4">
      <w:pPr>
        <w:pStyle w:val="CommentText"/>
        <w:jc w:val="left"/>
      </w:pPr>
      <w:r>
        <w:t>Below is the order of the columns in listing page for FIs:</w:t>
      </w:r>
      <w:r>
        <w:br/>
        <w:t>Issue code, ISIN, Tenor, Security type, Auction date, Auction status, Issue size, Issue date, Maturity date, Bid submission end</w:t>
      </w:r>
    </w:p>
    <w:p w14:paraId="11BA1FC4" w14:textId="77777777" w:rsidR="00CE08C4" w:rsidRDefault="00CE08C4" w:rsidP="00CE08C4">
      <w:pPr>
        <w:pStyle w:val="CommentText"/>
        <w:jc w:val="left"/>
      </w:pPr>
    </w:p>
    <w:p w14:paraId="4148E17C" w14:textId="77777777" w:rsidR="00CE08C4" w:rsidRDefault="00CE08C4" w:rsidP="00CE08C4">
      <w:pPr>
        <w:pStyle w:val="CommentText"/>
        <w:jc w:val="left"/>
      </w:pPr>
      <w:r>
        <w:t>If you are ok we can use the same order with additional field “Pending approvals” added between Auction status and Issue size for internal bid collation.</w:t>
      </w:r>
    </w:p>
  </w:comment>
  <w:comment w:id="229" w:author="Sophia TAN (MAS)" w:date="2026-01-07T10:08:00Z" w:initials="ST">
    <w:p w14:paraId="1C37B92C" w14:textId="77777777" w:rsidR="00CC2F15" w:rsidRDefault="00CC2F15" w:rsidP="00CC2F15">
      <w:pPr>
        <w:pStyle w:val="CommentText"/>
        <w:jc w:val="left"/>
      </w:pPr>
      <w:r>
        <w:rPr>
          <w:rStyle w:val="CommentReference"/>
        </w:rPr>
        <w:annotationRef/>
      </w:r>
      <w:r>
        <w:t>@Akila - ok.</w:t>
      </w:r>
    </w:p>
    <w:p w14:paraId="2D994E92" w14:textId="77777777" w:rsidR="00CC2F15" w:rsidRDefault="00CC2F15" w:rsidP="00CC2F15">
      <w:pPr>
        <w:pStyle w:val="CommentText"/>
        <w:jc w:val="left"/>
      </w:pPr>
      <w:r>
        <w:t>@TECQ - pls see comment above regarding the column “Pending approvals”.</w:t>
      </w:r>
    </w:p>
  </w:comment>
  <w:comment w:id="234" w:author="Akila BALAKRISHNAN from.OPTIMUM (MAS)" w:date="2025-12-22T10:48:00Z" w:initials="AB">
    <w:p w14:paraId="70FFC4BE" w14:textId="235B20BA" w:rsidR="00272F5A" w:rsidRDefault="00272F5A" w:rsidP="00272F5A">
      <w:pPr>
        <w:pStyle w:val="CommentText"/>
        <w:jc w:val="left"/>
      </w:pPr>
      <w:r>
        <w:rPr>
          <w:rStyle w:val="CommentReference"/>
        </w:rPr>
        <w:annotationRef/>
      </w:r>
      <w:r>
        <w:t>Is this options required here since this is bid collation and the tenors are decided in issuance calendar and announcement?</w:t>
      </w:r>
    </w:p>
  </w:comment>
  <w:comment w:id="235" w:author="Jasmine WL TEO (MAS)" w:date="2025-12-26T14:49:00Z" w:initials="JT">
    <w:p w14:paraId="0F85769A" w14:textId="77777777" w:rsidR="005C1101" w:rsidRDefault="005C1101" w:rsidP="005C1101">
      <w:pPr>
        <w:pStyle w:val="CommentText"/>
        <w:jc w:val="left"/>
      </w:pPr>
      <w:r>
        <w:rPr>
          <w:rStyle w:val="CommentReference"/>
        </w:rPr>
        <w:annotationRef/>
      </w:r>
      <w:r>
        <w:t>Will MAS see a different auction status from the Fis? E.g. instead of in-progress, will we see pending verification?</w:t>
      </w:r>
    </w:p>
  </w:comment>
  <w:comment w:id="236" w:author="Akila BALAKRISHNAN from.OPTIMUM (MAS)" w:date="2025-12-31T10:20:00Z" w:initials="AB">
    <w:p w14:paraId="7E406D25" w14:textId="414F3247" w:rsidR="00943B27" w:rsidRDefault="00943B27" w:rsidP="00943B27">
      <w:pPr>
        <w:pStyle w:val="CommentText"/>
        <w:jc w:val="left"/>
      </w:pPr>
      <w:r>
        <w:rPr>
          <w:rStyle w:val="CommentReference"/>
        </w:rPr>
        <w:annotationRef/>
      </w:r>
      <w:r>
        <w:t>This is the total number of actions pending approval for both insti and retail?</w:t>
      </w:r>
    </w:p>
    <w:p w14:paraId="3D0646C4" w14:textId="77777777" w:rsidR="00943B27" w:rsidRDefault="00943B27" w:rsidP="00943B27">
      <w:pPr>
        <w:pStyle w:val="CommentText"/>
        <w:jc w:val="left"/>
      </w:pPr>
      <w:r>
        <w:t>If yes, please explain in the remarks clearly.</w:t>
      </w:r>
    </w:p>
  </w:comment>
  <w:comment w:id="237" w:author="Sophia TAN (MAS)" w:date="2026-01-07T10:13:00Z" w:initials="ST">
    <w:p w14:paraId="7B3F545A" w14:textId="77777777" w:rsidR="002B437C" w:rsidRDefault="002B437C" w:rsidP="002B437C">
      <w:pPr>
        <w:pStyle w:val="CommentText"/>
        <w:jc w:val="left"/>
      </w:pPr>
      <w:r>
        <w:rPr>
          <w:rStyle w:val="CommentReference"/>
        </w:rPr>
        <w:annotationRef/>
      </w:r>
      <w:r>
        <w:t>Based on discussion in requirement gathering, this was to be a Yes/ No field...</w:t>
      </w:r>
    </w:p>
  </w:comment>
  <w:comment w:id="241" w:author="Akila BALAKRISHNAN from.OPTIMUM (MAS)" w:date="2025-12-31T09:22:00Z" w:initials="AB">
    <w:p w14:paraId="4A6EE739" w14:textId="5B6A3402" w:rsidR="000A56E7" w:rsidRDefault="00175AE2" w:rsidP="000A56E7">
      <w:pPr>
        <w:pStyle w:val="CommentText"/>
        <w:jc w:val="left"/>
      </w:pPr>
      <w:r>
        <w:rPr>
          <w:rStyle w:val="CommentReference"/>
        </w:rPr>
        <w:annotationRef/>
      </w:r>
      <w:r w:rsidR="000A56E7">
        <w:t>Please explain insti and retail bids are displayed in 2 different tabs and also the sorting order of the bids displayed in the data table.</w:t>
      </w:r>
    </w:p>
    <w:p w14:paraId="1BA94AD4" w14:textId="77777777" w:rsidR="000A56E7" w:rsidRDefault="000A56E7" w:rsidP="000A56E7">
      <w:pPr>
        <w:pStyle w:val="CommentText"/>
        <w:jc w:val="left"/>
      </w:pPr>
      <w:r>
        <w:t>For SSB and Syndication - only retail tab will be shown</w:t>
      </w:r>
    </w:p>
    <w:p w14:paraId="48A867AE" w14:textId="77777777" w:rsidR="000A56E7" w:rsidRDefault="000A56E7" w:rsidP="000A56E7">
      <w:pPr>
        <w:pStyle w:val="CommentText"/>
        <w:jc w:val="left"/>
      </w:pPr>
      <w:r>
        <w:t>For MAS Bills - only insti tab will be shown</w:t>
      </w:r>
    </w:p>
    <w:p w14:paraId="7F9E4EAE" w14:textId="77777777" w:rsidR="000A56E7" w:rsidRDefault="000A56E7" w:rsidP="000A56E7">
      <w:pPr>
        <w:pStyle w:val="CommentText"/>
        <w:jc w:val="left"/>
      </w:pPr>
    </w:p>
    <w:p w14:paraId="3D5F88F0" w14:textId="77777777" w:rsidR="000A56E7" w:rsidRDefault="000A56E7" w:rsidP="000A56E7">
      <w:pPr>
        <w:pStyle w:val="CommentText"/>
        <w:jc w:val="left"/>
      </w:pPr>
      <w:r>
        <w:t>Tabs display should be based on the investor type param defined in parameter settings.</w:t>
      </w:r>
    </w:p>
  </w:comment>
  <w:comment w:id="242" w:author="Akila BALAKRISHNAN from.OPTIMUM (MAS)" w:date="2025-12-31T09:23:00Z" w:initials="AB">
    <w:p w14:paraId="2E736A09" w14:textId="0A7A93D4" w:rsidR="00146264" w:rsidRDefault="00146264" w:rsidP="00146264">
      <w:pPr>
        <w:pStyle w:val="CommentText"/>
        <w:jc w:val="left"/>
      </w:pPr>
      <w:r>
        <w:rPr>
          <w:rStyle w:val="CommentReference"/>
        </w:rPr>
        <w:annotationRef/>
      </w:r>
      <w:r>
        <w:t>This list should be grouped based on different tabs.</w:t>
      </w:r>
    </w:p>
  </w:comment>
  <w:comment w:id="244" w:author="Akila BALAKRISHNAN from.OPTIMUM (MAS)" w:date="2025-12-30T12:10:00Z" w:initials="AB">
    <w:p w14:paraId="161B58EF" w14:textId="6A4144A0" w:rsidR="00C312BB" w:rsidRDefault="00C312BB" w:rsidP="00C312BB">
      <w:pPr>
        <w:pStyle w:val="CommentText"/>
        <w:jc w:val="left"/>
      </w:pPr>
      <w:r>
        <w:rPr>
          <w:rStyle w:val="CommentReference"/>
        </w:rPr>
        <w:annotationRef/>
      </w:r>
      <w:r>
        <w:t>Action buttons Export, File upload, Create bids should be at the right of the page?</w:t>
      </w:r>
    </w:p>
  </w:comment>
  <w:comment w:id="245" w:author="Akila BALAKRISHNAN from.OPTIMUM (MAS)" w:date="2025-12-31T10:16:00Z" w:initials="AB">
    <w:p w14:paraId="6E0F48F7" w14:textId="77777777" w:rsidR="00943B27" w:rsidRDefault="00943B27" w:rsidP="00943B27">
      <w:pPr>
        <w:pStyle w:val="CommentText"/>
        <w:jc w:val="left"/>
      </w:pPr>
      <w:r>
        <w:rPr>
          <w:rStyle w:val="CommentReference"/>
        </w:rPr>
        <w:annotationRef/>
      </w:r>
      <w:r>
        <w:t>The field name and the search help text should match.</w:t>
      </w:r>
    </w:p>
    <w:p w14:paraId="5B6F2CC1" w14:textId="77777777" w:rsidR="00943B27" w:rsidRDefault="00943B27" w:rsidP="00943B27">
      <w:pPr>
        <w:pStyle w:val="CommentText"/>
        <w:jc w:val="left"/>
      </w:pPr>
      <w:r>
        <w:t>For Bank ref no. - the search help text is “Transaction ref. no.”</w:t>
      </w:r>
    </w:p>
    <w:p w14:paraId="5314E039" w14:textId="77777777" w:rsidR="00943B27" w:rsidRDefault="00943B27" w:rsidP="00943B27">
      <w:pPr>
        <w:pStyle w:val="CommentText"/>
        <w:jc w:val="left"/>
      </w:pPr>
      <w:r>
        <w:t xml:space="preserve">Please update the wireframe for both insit and retail. </w:t>
      </w:r>
    </w:p>
    <w:p w14:paraId="62EACB10" w14:textId="77777777" w:rsidR="00943B27" w:rsidRDefault="00943B27" w:rsidP="00943B27">
      <w:pPr>
        <w:pStyle w:val="CommentText"/>
        <w:jc w:val="left"/>
      </w:pPr>
    </w:p>
    <w:p w14:paraId="647D1547" w14:textId="77777777" w:rsidR="00943B27" w:rsidRDefault="00943B27" w:rsidP="00943B27">
      <w:pPr>
        <w:pStyle w:val="CommentText"/>
        <w:jc w:val="left"/>
      </w:pPr>
      <w:r>
        <w:t>Also change the Applicant Name field to Name for retail in wireframe.</w:t>
      </w:r>
    </w:p>
    <w:p w14:paraId="2DA63749" w14:textId="77777777" w:rsidR="00943B27" w:rsidRDefault="00943B27" w:rsidP="00943B27">
      <w:pPr>
        <w:pStyle w:val="CommentText"/>
        <w:jc w:val="left"/>
      </w:pPr>
    </w:p>
    <w:p w14:paraId="5CA3B3F9" w14:textId="77777777" w:rsidR="00943B27" w:rsidRDefault="00943B27" w:rsidP="00943B27">
      <w:pPr>
        <w:pStyle w:val="CommentText"/>
        <w:jc w:val="left"/>
      </w:pPr>
      <w:r>
        <w:t>Back button name should also be changed in wireframe to just “Back”.</w:t>
      </w:r>
    </w:p>
    <w:p w14:paraId="0F3C4A1A" w14:textId="77777777" w:rsidR="00943B27" w:rsidRDefault="00943B27" w:rsidP="00943B27">
      <w:pPr>
        <w:pStyle w:val="CommentText"/>
        <w:jc w:val="left"/>
      </w:pPr>
    </w:p>
    <w:p w14:paraId="4836080A" w14:textId="77777777" w:rsidR="00943B27" w:rsidRDefault="00943B27" w:rsidP="00943B27">
      <w:pPr>
        <w:pStyle w:val="CommentText"/>
        <w:jc w:val="left"/>
      </w:pPr>
      <w:r>
        <w:t>Please make sure the wireframe and the screen elements below are matching.</w:t>
      </w:r>
    </w:p>
  </w:comment>
  <w:comment w:id="246" w:author="Sophia TAN (MAS)" w:date="2026-01-07T10:37:00Z" w:initials="ST">
    <w:p w14:paraId="332A8AC7" w14:textId="77777777" w:rsidR="00BF287D" w:rsidRDefault="00BF287D" w:rsidP="00BF287D">
      <w:pPr>
        <w:pStyle w:val="CommentText"/>
        <w:jc w:val="left"/>
      </w:pPr>
      <w:r>
        <w:rPr>
          <w:rStyle w:val="CommentReference"/>
        </w:rPr>
        <w:annotationRef/>
      </w:r>
      <w:r>
        <w:t xml:space="preserve">To be consistent on the wording at the search bar - </w:t>
      </w:r>
      <w:r>
        <w:br/>
      </w:r>
      <w:r>
        <w:br/>
        <w:t>“All institutional bids” vs “Search retail bids”.</w:t>
      </w:r>
    </w:p>
  </w:comment>
  <w:comment w:id="247" w:author="Jasmine WL TEO (MAS)" w:date="2025-12-24T09:15:00Z" w:initials="JT">
    <w:p w14:paraId="2803C8B7" w14:textId="4EA13DA4" w:rsidR="00A20FD4" w:rsidRDefault="00A20FD4" w:rsidP="00A20FD4">
      <w:pPr>
        <w:pStyle w:val="CommentText"/>
        <w:jc w:val="left"/>
      </w:pPr>
      <w:r>
        <w:rPr>
          <w:rStyle w:val="CommentReference"/>
        </w:rPr>
        <w:annotationRef/>
      </w:r>
      <w:r>
        <w:t xml:space="preserve">UI should show one record of retail and the edit and delete icons. </w:t>
      </w:r>
    </w:p>
  </w:comment>
  <w:comment w:id="260" w:author="Sophia TAN (MAS)" w:date="2026-01-07T10:32:00Z" w:initials="ST">
    <w:p w14:paraId="33D84763" w14:textId="77777777" w:rsidR="004404A5" w:rsidRDefault="004404A5" w:rsidP="004404A5">
      <w:pPr>
        <w:pStyle w:val="CommentText"/>
        <w:jc w:val="left"/>
      </w:pPr>
      <w:r>
        <w:rPr>
          <w:rStyle w:val="CommentReference"/>
        </w:rPr>
        <w:annotationRef/>
      </w:r>
      <w:r>
        <w:t xml:space="preserve">Small comment: uppercase T or lowercase t? </w:t>
      </w:r>
      <w:r>
        <w:br/>
        <w:t>To follow the wireframe screenshot.</w:t>
      </w:r>
    </w:p>
  </w:comment>
  <w:comment w:id="261" w:author="Sophia TAN (MAS)" w:date="2026-01-07T10:33:00Z" w:initials="ST">
    <w:p w14:paraId="5C32D1CB" w14:textId="77777777" w:rsidR="004404A5" w:rsidRDefault="004404A5" w:rsidP="004404A5">
      <w:pPr>
        <w:pStyle w:val="CommentText"/>
        <w:jc w:val="left"/>
      </w:pPr>
      <w:r>
        <w:rPr>
          <w:rStyle w:val="CommentReference"/>
        </w:rPr>
        <w:annotationRef/>
      </w:r>
      <w:r>
        <w:t>To follow the wireframe screenshot label.</w:t>
      </w:r>
    </w:p>
  </w:comment>
  <w:comment w:id="266" w:author="Akila BALAKRISHNAN from.OPTIMUM (MAS)" w:date="2025-12-30T12:07:00Z" w:initials="AB">
    <w:p w14:paraId="05CF4399" w14:textId="1EA89D53" w:rsidR="00C312BB" w:rsidRDefault="00C312BB" w:rsidP="00C312BB">
      <w:pPr>
        <w:pStyle w:val="CommentText"/>
        <w:jc w:val="left"/>
      </w:pPr>
      <w:r>
        <w:rPr>
          <w:rStyle w:val="CommentReference"/>
        </w:rPr>
        <w:annotationRef/>
      </w:r>
      <w:r>
        <w:t>@FD - for your views - I thought it is good to have the auction date displayed inside the bid details page along with other security information.</w:t>
      </w:r>
    </w:p>
  </w:comment>
  <w:comment w:id="267" w:author="Sophia TAN (MAS)" w:date="2026-01-07T10:34:00Z" w:initials="ST">
    <w:p w14:paraId="55564C7F" w14:textId="77777777" w:rsidR="004404A5" w:rsidRDefault="004404A5" w:rsidP="004404A5">
      <w:pPr>
        <w:pStyle w:val="CommentText"/>
        <w:jc w:val="left"/>
      </w:pPr>
      <w:r>
        <w:rPr>
          <w:rStyle w:val="CommentReference"/>
        </w:rPr>
        <w:annotationRef/>
      </w:r>
      <w:r>
        <w:t>@Akila - no issues with either having/ not having. The countdown timer already provides a rough indication of the auction date.</w:t>
      </w:r>
    </w:p>
  </w:comment>
  <w:comment w:id="290" w:author="Akila BALAKRISHNAN from.OPTIMUM (MAS)" w:date="2025-12-22T10:53:00Z" w:initials="AB">
    <w:p w14:paraId="1A920868" w14:textId="68B6FB45" w:rsidR="00C312BB" w:rsidRDefault="00C312BB" w:rsidP="00C312BB">
      <w:pPr>
        <w:pStyle w:val="CommentText"/>
        <w:jc w:val="left"/>
      </w:pPr>
      <w:r>
        <w:rPr>
          <w:rStyle w:val="CommentReference"/>
        </w:rPr>
        <w:annotationRef/>
      </w:r>
      <w:r>
        <w:t>Is this the total amount applied at issue code level including both insti and retail bids?</w:t>
      </w:r>
    </w:p>
    <w:p w14:paraId="54164AFB" w14:textId="77777777" w:rsidR="00C312BB" w:rsidRDefault="00C312BB" w:rsidP="00C312BB">
      <w:pPr>
        <w:pStyle w:val="CommentText"/>
        <w:jc w:val="left"/>
      </w:pPr>
      <w:r>
        <w:t>Please explain in the remarks.</w:t>
      </w:r>
    </w:p>
  </w:comment>
  <w:comment w:id="291" w:author="Jasmine WL TEO (MAS)" w:date="2025-12-23T18:14:00Z" w:initials="JT">
    <w:p w14:paraId="6D73FCD3" w14:textId="4ED9FF15" w:rsidR="00C312BB" w:rsidRDefault="00C312BB" w:rsidP="00BE10AD">
      <w:pPr>
        <w:pStyle w:val="CommentText"/>
        <w:jc w:val="left"/>
      </w:pPr>
      <w:r>
        <w:rPr>
          <w:rStyle w:val="CommentReference"/>
        </w:rPr>
        <w:annotationRef/>
      </w:r>
      <w:r>
        <w:t>Will this be auto-refreshed? Or the auto-refresh is in the allotment page?</w:t>
      </w:r>
    </w:p>
  </w:comment>
  <w:comment w:id="293" w:author="Jasmine WL TEO (MAS)" w:date="2025-12-23T18:15:00Z" w:initials="JT">
    <w:p w14:paraId="40A7BCE4" w14:textId="77777777" w:rsidR="00D612DE" w:rsidRDefault="00BE10AD" w:rsidP="00D612DE">
      <w:pPr>
        <w:pStyle w:val="CommentText"/>
        <w:jc w:val="left"/>
      </w:pPr>
      <w:r>
        <w:rPr>
          <w:rStyle w:val="CommentReference"/>
        </w:rPr>
        <w:annotationRef/>
      </w:r>
      <w:r w:rsidR="00D612DE">
        <w:t>Can we do an amendment or deletion for a bid through file upload? If amendment or deletion is only applicable for manual entry, suggest to state clearly.</w:t>
      </w:r>
    </w:p>
  </w:comment>
  <w:comment w:id="309" w:author="Han Xie CHAI (MAS)" w:date="2026-01-08T17:57:00Z" w:initials="HC">
    <w:p w14:paraId="52810907" w14:textId="77777777" w:rsidR="00BE17D4" w:rsidRDefault="009C5137" w:rsidP="00BE17D4">
      <w:pPr>
        <w:pStyle w:val="CommentText"/>
        <w:jc w:val="left"/>
      </w:pPr>
      <w:r>
        <w:rPr>
          <w:rStyle w:val="CommentReference"/>
        </w:rPr>
        <w:annotationRef/>
      </w:r>
      <w:r w:rsidR="00BE17D4">
        <w:t>Are these 2 fields separated out because they will be frozen when scrolling? In the wireframe, these two fields are still within the data table rather than being in a header. If so, can explain it here.</w:t>
      </w:r>
    </w:p>
  </w:comment>
  <w:comment w:id="310" w:author="Jasmine WL TEO (MAS)" w:date="2025-12-24T09:08:00Z" w:initials="JT">
    <w:p w14:paraId="1587F022" w14:textId="4F6C7CB6" w:rsidR="00A20FD4" w:rsidRDefault="00A20FD4" w:rsidP="00A20FD4">
      <w:pPr>
        <w:pStyle w:val="CommentText"/>
        <w:jc w:val="left"/>
      </w:pPr>
      <w:r>
        <w:rPr>
          <w:rStyle w:val="CommentReference"/>
        </w:rPr>
        <w:annotationRef/>
      </w:r>
      <w:r>
        <w:t>Will this be an exact match? Case insensitive?</w:t>
      </w:r>
    </w:p>
  </w:comment>
  <w:comment w:id="313" w:author="Jasmine WL TEO (MAS)" w:date="2025-12-24T09:11:00Z" w:initials="JT">
    <w:p w14:paraId="3728AE4C" w14:textId="77777777" w:rsidR="00A20FD4" w:rsidRDefault="00A20FD4" w:rsidP="00A20FD4">
      <w:pPr>
        <w:pStyle w:val="CommentText"/>
        <w:jc w:val="left"/>
      </w:pPr>
      <w:r>
        <w:rPr>
          <w:rStyle w:val="CommentReference"/>
        </w:rPr>
        <w:annotationRef/>
      </w:r>
      <w:r>
        <w:t>Edit and delete icon missing from the table. Please also describe the action after it is clicked and what fields will be editable for edit and the validation checks for them</w:t>
      </w:r>
    </w:p>
  </w:comment>
  <w:comment w:id="316" w:author="Akila BALAKRISHNAN from.OPTIMUM (MAS)" w:date="2025-12-30T19:52:00Z" w:initials="AB">
    <w:p w14:paraId="79980B17" w14:textId="77777777" w:rsidR="001E25C1" w:rsidRDefault="001E25C1" w:rsidP="001E25C1">
      <w:pPr>
        <w:pStyle w:val="CommentText"/>
        <w:jc w:val="left"/>
      </w:pPr>
      <w:r>
        <w:rPr>
          <w:rStyle w:val="CommentReference"/>
        </w:rPr>
        <w:annotationRef/>
      </w:r>
      <w:r>
        <w:t>@TECQ - For retail bids also just “Name” is enough to be consistent.</w:t>
      </w:r>
    </w:p>
    <w:p w14:paraId="58EE5AC7" w14:textId="77777777" w:rsidR="001E25C1" w:rsidRDefault="001E25C1" w:rsidP="001E25C1">
      <w:pPr>
        <w:pStyle w:val="CommentText"/>
        <w:jc w:val="left"/>
      </w:pPr>
    </w:p>
    <w:p w14:paraId="78995BE5" w14:textId="77777777" w:rsidR="001E25C1" w:rsidRDefault="001E25C1" w:rsidP="001E25C1">
      <w:pPr>
        <w:pStyle w:val="CommentText"/>
        <w:jc w:val="left"/>
      </w:pPr>
      <w:r>
        <w:t>Please update the rest of the tables in FSD when splitting the table for insti and retail.</w:t>
      </w:r>
    </w:p>
  </w:comment>
  <w:comment w:id="320" w:author="Jasmine WL TEO (MAS)" w:date="2025-12-24T09:16:00Z" w:initials="JT">
    <w:p w14:paraId="228C9D73" w14:textId="43F86A43" w:rsidR="00A20FD4" w:rsidRDefault="00A20FD4" w:rsidP="00A20FD4">
      <w:pPr>
        <w:pStyle w:val="CommentText"/>
        <w:jc w:val="left"/>
      </w:pPr>
      <w:r>
        <w:rPr>
          <w:rStyle w:val="CommentReference"/>
        </w:rPr>
        <w:annotationRef/>
      </w:r>
      <w:r>
        <w:t>Are there edit and delete icons for retail? Comments for the insti apply.</w:t>
      </w:r>
    </w:p>
  </w:comment>
  <w:comment w:id="323" w:author="Sophia TAN (MAS)" w:date="2026-01-09T14:39:00Z" w:initials="ST">
    <w:p w14:paraId="36EA0ED0" w14:textId="77777777" w:rsidR="00535C78" w:rsidRDefault="00535C78" w:rsidP="00535C78">
      <w:pPr>
        <w:pStyle w:val="CommentText"/>
        <w:jc w:val="left"/>
      </w:pPr>
      <w:r>
        <w:rPr>
          <w:rStyle w:val="CommentReference"/>
        </w:rPr>
        <w:annotationRef/>
      </w:r>
      <w:r>
        <w:t>Missing a section on the “Export” modal.</w:t>
      </w:r>
    </w:p>
  </w:comment>
  <w:comment w:id="324" w:author="Sharmaine TAN (MAS)" w:date="2025-12-24T15:37:00Z" w:initials="ST">
    <w:p w14:paraId="7FE3ED77" w14:textId="39E7FE1D" w:rsidR="008857E0" w:rsidRDefault="008857E0" w:rsidP="008857E0">
      <w:pPr>
        <w:pStyle w:val="CommentText"/>
        <w:jc w:val="left"/>
      </w:pPr>
      <w:r>
        <w:rPr>
          <w:rStyle w:val="CommentReference"/>
        </w:rPr>
        <w:annotationRef/>
      </w:r>
      <w:r>
        <w:t xml:space="preserve">How will MDD be able to submit auction safeguard at Bid Collation ? </w:t>
      </w:r>
    </w:p>
  </w:comment>
  <w:comment w:id="325" w:author="Han Xie CHAI (MAS)" w:date="2026-01-09T07:48:00Z" w:initials="HC">
    <w:p w14:paraId="4C420E5F" w14:textId="77777777" w:rsidR="0033301B" w:rsidRDefault="00BE17D4" w:rsidP="0033301B">
      <w:pPr>
        <w:pStyle w:val="CommentText"/>
        <w:jc w:val="left"/>
      </w:pPr>
      <w:r>
        <w:rPr>
          <w:rStyle w:val="CommentReference"/>
        </w:rPr>
        <w:annotationRef/>
      </w:r>
      <w:r w:rsidR="0033301B">
        <w:t>Auction safeguard bids are normally inserted through the Safeguard function, and will not be submitted through bid collation in BAU. We will consider if we can add these bids if the Safeguard function is down for some reason.</w:t>
      </w:r>
    </w:p>
  </w:comment>
  <w:comment w:id="327" w:author="Sophia TAN (MAS)" w:date="2026-01-09T15:11:00Z" w:initials="ST">
    <w:p w14:paraId="411C83F3" w14:textId="77777777" w:rsidR="001B2DF7" w:rsidRDefault="001B2DF7" w:rsidP="001B2DF7">
      <w:pPr>
        <w:pStyle w:val="CommentText"/>
        <w:jc w:val="left"/>
      </w:pPr>
      <w:r>
        <w:rPr>
          <w:rStyle w:val="CommentReference"/>
        </w:rPr>
        <w:annotationRef/>
      </w:r>
      <w:r>
        <w:t>Manner of creation is the same for both insti and retail? If so, should state.</w:t>
      </w:r>
    </w:p>
  </w:comment>
  <w:comment w:id="376" w:author="Wilmond YANG (MAS)" w:date="2026-01-09T15:34:00Z" w:initials="WY">
    <w:p w14:paraId="4B97C1B7" w14:textId="77777777" w:rsidR="00021522" w:rsidRDefault="00021522" w:rsidP="00021522">
      <w:pPr>
        <w:pStyle w:val="CommentText"/>
        <w:jc w:val="left"/>
      </w:pPr>
      <w:r>
        <w:rPr>
          <w:rStyle w:val="CommentReference"/>
        </w:rPr>
        <w:annotationRef/>
      </w:r>
      <w:r>
        <w:t>Is this still WIP? Validation rules should include file type and file size?</w:t>
      </w:r>
    </w:p>
  </w:comment>
  <w:comment w:id="381" w:author="Jasmine WL TEO (MAS)" w:date="2025-12-24T09:21:00Z" w:initials="JT">
    <w:p w14:paraId="075DFBB5" w14:textId="56F8F7D8" w:rsidR="006F0022" w:rsidRDefault="006F0022" w:rsidP="006F0022">
      <w:pPr>
        <w:pStyle w:val="CommentText"/>
        <w:jc w:val="left"/>
      </w:pPr>
      <w:r>
        <w:rPr>
          <w:rStyle w:val="CommentReference"/>
        </w:rPr>
        <w:annotationRef/>
      </w:r>
      <w:r>
        <w:t>Where are the control total, e.g. no. of successful bids, amount uploaded, no of rejected bids?</w:t>
      </w:r>
    </w:p>
  </w:comment>
  <w:comment w:id="382" w:author="Akila BALAKRISHNAN from.OPTIMUM (MAS)" w:date="2025-12-22T11:51:00Z" w:initials="AB">
    <w:p w14:paraId="412528B6" w14:textId="77777777" w:rsidR="00657C3D" w:rsidRDefault="00142F57" w:rsidP="00657C3D">
      <w:pPr>
        <w:pStyle w:val="CommentText"/>
        <w:jc w:val="left"/>
      </w:pPr>
      <w:r>
        <w:rPr>
          <w:rStyle w:val="CommentReference"/>
        </w:rPr>
        <w:annotationRef/>
      </w:r>
      <w:r w:rsidR="00657C3D">
        <w:t>For the rejected bids data table - “Line number” should start from 2 since the first line will be used for the field headers.</w:t>
      </w:r>
    </w:p>
    <w:p w14:paraId="4997AD93" w14:textId="77777777" w:rsidR="00657C3D" w:rsidRDefault="00657C3D" w:rsidP="00657C3D">
      <w:pPr>
        <w:pStyle w:val="CommentText"/>
        <w:jc w:val="left"/>
      </w:pPr>
    </w:p>
    <w:p w14:paraId="5AEAC9FA" w14:textId="77777777" w:rsidR="00657C3D" w:rsidRDefault="00657C3D" w:rsidP="00657C3D">
      <w:pPr>
        <w:pStyle w:val="CommentText"/>
        <w:jc w:val="left"/>
      </w:pPr>
      <w:r>
        <w:t xml:space="preserve">How about the list of successful bids in the confirmation prompt? </w:t>
      </w:r>
    </w:p>
    <w:p w14:paraId="7C535309" w14:textId="77777777" w:rsidR="00657C3D" w:rsidRDefault="00657C3D" w:rsidP="00657C3D">
      <w:pPr>
        <w:pStyle w:val="CommentText"/>
        <w:jc w:val="left"/>
      </w:pPr>
    </w:p>
    <w:p w14:paraId="23A56A98" w14:textId="77777777" w:rsidR="00657C3D" w:rsidRDefault="00657C3D" w:rsidP="00657C3D">
      <w:pPr>
        <w:pStyle w:val="CommentText"/>
        <w:jc w:val="left"/>
      </w:pPr>
      <w:r>
        <w:t>I think it is good to display the successful bid list because of partial acceptance since this screen will be shared with PDs.</w:t>
      </w:r>
    </w:p>
    <w:p w14:paraId="1BF71978" w14:textId="77777777" w:rsidR="00657C3D" w:rsidRDefault="00657C3D" w:rsidP="00657C3D">
      <w:pPr>
        <w:pStyle w:val="CommentText"/>
        <w:jc w:val="left"/>
      </w:pPr>
    </w:p>
    <w:p w14:paraId="5B2D9AB5" w14:textId="77777777" w:rsidR="00657C3D" w:rsidRDefault="00657C3D" w:rsidP="00657C3D">
      <w:pPr>
        <w:pStyle w:val="CommentText"/>
        <w:jc w:val="left"/>
      </w:pPr>
      <w:r>
        <w:t>For FD views.</w:t>
      </w:r>
    </w:p>
  </w:comment>
  <w:comment w:id="383" w:author="Sophia TAN (MAS)" w:date="2026-01-09T15:20:00Z" w:initials="ST">
    <w:p w14:paraId="37DC768A" w14:textId="77777777" w:rsidR="00EA7C28" w:rsidRDefault="00E570E0" w:rsidP="00EA7C28">
      <w:pPr>
        <w:pStyle w:val="CommentText"/>
        <w:jc w:val="left"/>
      </w:pPr>
      <w:r>
        <w:rPr>
          <w:rStyle w:val="CommentReference"/>
        </w:rPr>
        <w:annotationRef/>
      </w:r>
      <w:r w:rsidR="00EA7C28">
        <w:t xml:space="preserve">During the requirement gathering session (keynotes UI Prototype 1 Dec 2025), our discussion landed on having the control total - </w:t>
      </w:r>
      <w:r w:rsidR="00EA7C28">
        <w:rPr>
          <w:color w:val="000000"/>
        </w:rPr>
        <w:t>Total Nominal Amount Applied and Total Number of Bids</w:t>
      </w:r>
      <w:r w:rsidR="00EA7C28">
        <w:t>. This would be the information FD provides the PDs upon upload of their file. Hence, no need to show the list of successful bids. UI just needs to show me control total of the successfully uploaded bids, and the error lines.</w:t>
      </w:r>
    </w:p>
    <w:p w14:paraId="1FBC67EC" w14:textId="77777777" w:rsidR="00EA7C28" w:rsidRDefault="00EA7C28" w:rsidP="00EA7C28">
      <w:pPr>
        <w:pStyle w:val="CommentText"/>
        <w:jc w:val="left"/>
      </w:pPr>
    </w:p>
    <w:p w14:paraId="3AFA70B6" w14:textId="77777777" w:rsidR="00EA7C28" w:rsidRDefault="00EA7C28" w:rsidP="00EA7C28">
      <w:pPr>
        <w:pStyle w:val="CommentText"/>
        <w:jc w:val="left"/>
      </w:pPr>
      <w:r>
        <w:t xml:space="preserve">Referring to UI Prototype 20 Nov 2025 and 1 Dec 2025 keynotes, the table in this modal should show the Line with the error, bank ref no, Error reason. </w:t>
      </w:r>
    </w:p>
  </w:comment>
  <w:comment w:id="384" w:author="Sophia TAN (MAS)" w:date="2026-01-09T15:30:00Z" w:initials="ST">
    <w:p w14:paraId="2F3DC246" w14:textId="77777777" w:rsidR="005C02BE" w:rsidRDefault="005C02BE" w:rsidP="005C02BE">
      <w:pPr>
        <w:pStyle w:val="CommentText"/>
        <w:jc w:val="left"/>
      </w:pPr>
      <w:r>
        <w:rPr>
          <w:rStyle w:val="CommentReference"/>
        </w:rPr>
        <w:annotationRef/>
      </w:r>
      <w:r>
        <w:t>Placeholder to ensure duplication check is mentioned in validation rules.</w:t>
      </w:r>
    </w:p>
  </w:comment>
  <w:comment w:id="387" w:author="Sophia TAN (MAS)" w:date="2026-01-09T15:28:00Z" w:initials="ST">
    <w:p w14:paraId="09508831" w14:textId="34D23073" w:rsidR="005C02BE" w:rsidRDefault="005C02BE" w:rsidP="005C02BE">
      <w:pPr>
        <w:pStyle w:val="CommentText"/>
        <w:jc w:val="left"/>
      </w:pPr>
      <w:r>
        <w:rPr>
          <w:rStyle w:val="CommentReference"/>
        </w:rPr>
        <w:annotationRef/>
      </w:r>
      <w:r>
        <w:t>To be updated as per comment above.</w:t>
      </w:r>
    </w:p>
  </w:comment>
  <w:comment w:id="389" w:author="Sophia TAN (MAS)" w:date="2026-01-09T15:40:00Z" w:initials="ST">
    <w:p w14:paraId="4C4F5314" w14:textId="77777777" w:rsidR="001602A5" w:rsidRDefault="001602A5" w:rsidP="001602A5">
      <w:pPr>
        <w:pStyle w:val="CommentText"/>
        <w:jc w:val="left"/>
      </w:pPr>
      <w:r>
        <w:rPr>
          <w:rStyle w:val="CommentReference"/>
        </w:rPr>
        <w:annotationRef/>
      </w:r>
      <w:r>
        <w:t>There should be an additional figure to show the “Add new entry” pop up?</w:t>
      </w:r>
    </w:p>
  </w:comment>
  <w:comment w:id="390" w:author="Sin Fong TAN (MAS)" w:date="2026-01-09T16:46:00Z" w:initials="ST">
    <w:p w14:paraId="331193A5" w14:textId="77777777" w:rsidR="00E13E09" w:rsidRDefault="00E13E09" w:rsidP="00E13E09">
      <w:pPr>
        <w:pStyle w:val="CommentText"/>
        <w:jc w:val="left"/>
      </w:pPr>
      <w:r>
        <w:rPr>
          <w:rStyle w:val="CommentReference"/>
        </w:rPr>
        <w:annotationRef/>
      </w:r>
      <w:r>
        <w:t>General: (1) For ALL UI data input field (including select fields), please ensure backend validation is also in place to handle injection. (2) For free text fields e.g. name, footnote, etc, please document the whitelist characters.</w:t>
      </w:r>
    </w:p>
  </w:comment>
  <w:comment w:id="396" w:author="Jasmine WL TEO (MAS)" w:date="2025-12-24T09:43:00Z" w:initials="JT">
    <w:p w14:paraId="6D83873E" w14:textId="2E172CF2" w:rsidR="00797E0F" w:rsidRDefault="00797E0F" w:rsidP="00797E0F">
      <w:pPr>
        <w:pStyle w:val="CommentText"/>
        <w:jc w:val="left"/>
      </w:pPr>
      <w:r>
        <w:rPr>
          <w:rStyle w:val="CommentReference"/>
        </w:rPr>
        <w:annotationRef/>
      </w:r>
      <w:r>
        <w:t>For FD considerations, whether it is useful to show (i) dealer code - Bank name, (ii) Bank Name or (iii) Dealer code?</w:t>
      </w:r>
    </w:p>
  </w:comment>
  <w:comment w:id="397" w:author="Sophia TAN (MAS)" w:date="2026-01-09T15:36:00Z" w:initials="ST">
    <w:p w14:paraId="00E20687" w14:textId="77777777" w:rsidR="00291CB9" w:rsidRDefault="00291CB9" w:rsidP="00291CB9">
      <w:pPr>
        <w:pStyle w:val="CommentText"/>
        <w:numPr>
          <w:ilvl w:val="0"/>
          <w:numId w:val="59"/>
        </w:numPr>
        <w:jc w:val="left"/>
      </w:pPr>
      <w:r>
        <w:rPr>
          <w:rStyle w:val="CommentReference"/>
        </w:rPr>
        <w:annotationRef/>
      </w:r>
      <w:r>
        <w:t>Dealer code-bank name, would be helpful.</w:t>
      </w:r>
    </w:p>
    <w:p w14:paraId="7A212548" w14:textId="77777777" w:rsidR="00291CB9" w:rsidRDefault="00291CB9" w:rsidP="00291CB9">
      <w:pPr>
        <w:pStyle w:val="CommentText"/>
        <w:jc w:val="left"/>
      </w:pPr>
    </w:p>
    <w:p w14:paraId="27D187C4" w14:textId="77777777" w:rsidR="00291CB9" w:rsidRDefault="00291CB9" w:rsidP="00291CB9">
      <w:pPr>
        <w:pStyle w:val="CommentText"/>
        <w:jc w:val="left"/>
      </w:pPr>
      <w:r>
        <w:t>If you recall, we used to have eg. SCB SG Ltd vs SCB Branch. Just showing the name may not be as intuitive as showing the 4 digit bank code. And reflecting the 4 digit bank code with the name would “assure” correct PD selection.</w:t>
      </w:r>
    </w:p>
  </w:comment>
  <w:comment w:id="399" w:author="Akila BALAKRISHNAN from.OPTIMUM (MAS)" w:date="2025-12-22T11:55:00Z" w:initials="AB">
    <w:p w14:paraId="3A55F07D" w14:textId="724B931E" w:rsidR="00273F0E" w:rsidRDefault="00273F0E" w:rsidP="00273F0E">
      <w:pPr>
        <w:pStyle w:val="CommentText"/>
        <w:jc w:val="left"/>
      </w:pPr>
      <w:r>
        <w:rPr>
          <w:rStyle w:val="CommentReference"/>
        </w:rPr>
        <w:annotationRef/>
      </w:r>
      <w:r>
        <w:t>This is not the final list. We will share the list one it is ready.</w:t>
      </w:r>
    </w:p>
  </w:comment>
  <w:comment w:id="403" w:author="Akila BALAKRISHNAN from.OPTIMUM (MAS)" w:date="2025-12-22T11:59:00Z" w:initials="AB">
    <w:p w14:paraId="46C35AAC" w14:textId="77777777" w:rsidR="00273F0E" w:rsidRDefault="00273F0E" w:rsidP="00273F0E">
      <w:pPr>
        <w:pStyle w:val="CommentText"/>
        <w:jc w:val="left"/>
      </w:pPr>
      <w:r>
        <w:rPr>
          <w:rStyle w:val="CommentReference"/>
        </w:rPr>
        <w:annotationRef/>
      </w:r>
      <w:r>
        <w:t>@MDD - Should this be “Applicant name” similar to field 8 for retail bids to be consistent?</w:t>
      </w:r>
    </w:p>
  </w:comment>
  <w:comment w:id="404" w:author="Jasmine WL TEO (MAS)" w:date="2025-12-24T09:46:00Z" w:initials="JT">
    <w:p w14:paraId="4E190FDA" w14:textId="77777777" w:rsidR="00797E0F" w:rsidRDefault="00797E0F" w:rsidP="00797E0F">
      <w:pPr>
        <w:pStyle w:val="CommentText"/>
        <w:jc w:val="left"/>
      </w:pPr>
      <w:r>
        <w:rPr>
          <w:rStyle w:val="CommentReference"/>
        </w:rPr>
        <w:annotationRef/>
      </w:r>
      <w:r>
        <w:t>Name is fine.</w:t>
      </w:r>
    </w:p>
  </w:comment>
  <w:comment w:id="406" w:author="Akila BALAKRISHNAN from.OPTIMUM (MAS)" w:date="2025-12-22T12:08:00Z" w:initials="AB">
    <w:p w14:paraId="740AB48D" w14:textId="61C03C3E" w:rsidR="00BA3632" w:rsidRDefault="00BA3632" w:rsidP="00BA3632">
      <w:pPr>
        <w:pStyle w:val="CommentText"/>
        <w:jc w:val="left"/>
      </w:pPr>
      <w:r>
        <w:rPr>
          <w:rStyle w:val="CommentReference"/>
        </w:rPr>
        <w:annotationRef/>
      </w:r>
      <w:r>
        <w:t>How about the other validations rules that the settlement bank code should have an auto debit indicator as Yes?</w:t>
      </w:r>
    </w:p>
  </w:comment>
  <w:comment w:id="407" w:author="Akila BALAKRISHNAN from.OPTIMUM (MAS)" w:date="2025-12-22T12:08:00Z" w:initials="AB">
    <w:p w14:paraId="715909F9" w14:textId="77777777" w:rsidR="00BA3632" w:rsidRDefault="00BA3632" w:rsidP="00BA3632">
      <w:pPr>
        <w:pStyle w:val="CommentText"/>
        <w:jc w:val="left"/>
      </w:pPr>
      <w:r>
        <w:rPr>
          <w:rStyle w:val="CommentReference"/>
        </w:rPr>
        <w:annotationRef/>
      </w:r>
      <w:r>
        <w:t>What are the validations checks for custody code?</w:t>
      </w:r>
    </w:p>
  </w:comment>
  <w:comment w:id="408" w:author="Jasmine WL TEO (MAS)" w:date="2025-12-24T09:47:00Z" w:initials="JT">
    <w:p w14:paraId="3463FA91" w14:textId="797FD023" w:rsidR="00797E0F" w:rsidRDefault="00797E0F" w:rsidP="00797E0F">
      <w:pPr>
        <w:pStyle w:val="CommentText"/>
        <w:jc w:val="left"/>
      </w:pPr>
      <w:r>
        <w:rPr>
          <w:rStyle w:val="CommentReference"/>
        </w:rPr>
        <w:annotationRef/>
      </w:r>
      <w:r>
        <w:t>How about the validations which FD shared that only M+ participants can have RES, CUS and TRD, etc?</w:t>
      </w:r>
    </w:p>
  </w:comment>
  <w:comment w:id="409" w:author="Han Xie CHAI (MAS)" w:date="2026-01-09T07:54:00Z" w:initials="HC">
    <w:p w14:paraId="5F19497D" w14:textId="77777777" w:rsidR="0059494E" w:rsidRDefault="0059494E" w:rsidP="0059494E">
      <w:pPr>
        <w:pStyle w:val="CommentText"/>
        <w:jc w:val="left"/>
      </w:pPr>
      <w:r>
        <w:rPr>
          <w:rStyle w:val="CommentReference"/>
        </w:rPr>
        <w:annotationRef/>
      </w:r>
      <w:r>
        <w:t>TBC until we pass TECQ the revised “Type of applicant” list.</w:t>
      </w:r>
    </w:p>
  </w:comment>
  <w:comment w:id="412" w:author="Akila BALAKRISHNAN from.OPTIMUM (MAS)" w:date="2025-12-22T12:09:00Z" w:initials="AB">
    <w:p w14:paraId="687171EC" w14:textId="465646D5" w:rsidR="00BE17D4" w:rsidRDefault="00BE17D4" w:rsidP="00BA3632">
      <w:pPr>
        <w:pStyle w:val="CommentText"/>
        <w:jc w:val="left"/>
      </w:pPr>
      <w:r>
        <w:rPr>
          <w:rStyle w:val="CommentReference"/>
        </w:rPr>
        <w:annotationRef/>
      </w:r>
      <w:r>
        <w:t>NRIC number should be validated. Where is the check done?</w:t>
      </w:r>
    </w:p>
  </w:comment>
  <w:comment w:id="421" w:author="Akila BALAKRISHNAN from.OPTIMUM (MAS)" w:date="2025-12-22T12:09:00Z" w:initials="AB">
    <w:p w14:paraId="5B682DCE" w14:textId="77777777" w:rsidR="00BE17D4" w:rsidRDefault="00BE17D4" w:rsidP="00BA3632">
      <w:pPr>
        <w:pStyle w:val="CommentText"/>
        <w:jc w:val="left"/>
      </w:pPr>
      <w:r>
        <w:rPr>
          <w:rStyle w:val="CommentReference"/>
        </w:rPr>
        <w:annotationRef/>
      </w:r>
      <w:r>
        <w:t>What are the different options available for nationality?</w:t>
      </w:r>
    </w:p>
  </w:comment>
  <w:comment w:id="422" w:author="Jasmine WL TEO (MAS)" w:date="2025-12-24T09:49:00Z" w:initials="JT">
    <w:p w14:paraId="1720B48B" w14:textId="77777777" w:rsidR="00BE17D4" w:rsidRDefault="00BE17D4" w:rsidP="00797E0F">
      <w:pPr>
        <w:pStyle w:val="CommentText"/>
        <w:jc w:val="left"/>
      </w:pPr>
      <w:r>
        <w:rPr>
          <w:rStyle w:val="CommentReference"/>
        </w:rPr>
        <w:annotationRef/>
      </w:r>
      <w:r>
        <w:t>If the nationality is S or SPR, the nric needs to be validated.</w:t>
      </w:r>
    </w:p>
  </w:comment>
  <w:comment w:id="410" w:author="Jasmine WL TEO (MAS)" w:date="2025-12-24T09:48:00Z" w:initials="JT">
    <w:p w14:paraId="60C5EC98" w14:textId="5AA3EC48" w:rsidR="00BE17D4" w:rsidRDefault="00BE17D4" w:rsidP="00797E0F">
      <w:pPr>
        <w:pStyle w:val="CommentText"/>
        <w:jc w:val="left"/>
      </w:pPr>
      <w:r>
        <w:rPr>
          <w:rStyle w:val="CommentReference"/>
        </w:rPr>
        <w:annotationRef/>
      </w:r>
      <w:r>
        <w:t>Very confusing to see the retail info appearing out of no where. Can move it at least to a different table?</w:t>
      </w:r>
    </w:p>
  </w:comment>
  <w:comment w:id="411" w:author="Han Xie CHAI (MAS)" w:date="2026-01-09T07:52:00Z" w:initials="HC">
    <w:p w14:paraId="4C9400DF" w14:textId="77777777" w:rsidR="00BE17D4" w:rsidRDefault="00BE17D4" w:rsidP="00BE17D4">
      <w:pPr>
        <w:pStyle w:val="CommentText"/>
        <w:jc w:val="left"/>
      </w:pPr>
      <w:r>
        <w:rPr>
          <w:rStyle w:val="CommentReference"/>
        </w:rPr>
        <w:annotationRef/>
      </w:r>
      <w:r>
        <w:t>Agree with this.</w:t>
      </w:r>
    </w:p>
  </w:comment>
  <w:comment w:id="460" w:author="Akila BALAKRISHNAN from.OPTIMUM (MAS)" w:date="2025-12-22T12:04:00Z" w:initials="AB">
    <w:p w14:paraId="6703FD2E" w14:textId="775A3197" w:rsidR="00BE17D4" w:rsidRDefault="00BE17D4" w:rsidP="00884A3B">
      <w:pPr>
        <w:pStyle w:val="CommentText"/>
        <w:jc w:val="left"/>
      </w:pPr>
      <w:r>
        <w:rPr>
          <w:rStyle w:val="CommentReference"/>
        </w:rPr>
        <w:annotationRef/>
      </w:r>
      <w:r>
        <w:t>@MDD - Is this option required for FD to submit multiple bid details for one customer similar to what PD submits in Internet?</w:t>
      </w:r>
    </w:p>
    <w:p w14:paraId="1F14B4D1" w14:textId="77777777" w:rsidR="00BE17D4" w:rsidRDefault="00BE17D4" w:rsidP="00884A3B">
      <w:pPr>
        <w:pStyle w:val="CommentText"/>
        <w:jc w:val="left"/>
      </w:pPr>
    </w:p>
    <w:p w14:paraId="78696700" w14:textId="77777777" w:rsidR="00BE17D4" w:rsidRDefault="00BE17D4" w:rsidP="00884A3B">
      <w:pPr>
        <w:pStyle w:val="CommentText"/>
        <w:jc w:val="left"/>
      </w:pPr>
      <w:r>
        <w:t>This screen is used by FD only for ASP and so lets make this as simple to accept only one bid for a customer.</w:t>
      </w:r>
    </w:p>
    <w:p w14:paraId="4D00B4EF" w14:textId="77777777" w:rsidR="00BE17D4" w:rsidRDefault="00BE17D4" w:rsidP="00884A3B">
      <w:pPr>
        <w:pStyle w:val="CommentText"/>
        <w:jc w:val="left"/>
      </w:pPr>
      <w:r>
        <w:t>If there are more bids for a customer let the PD share the details in excel file and FD can upload on behalf of PD.</w:t>
      </w:r>
    </w:p>
  </w:comment>
  <w:comment w:id="461" w:author="Jasmine WL TEO (MAS)" w:date="2025-12-24T09:55:00Z" w:initials="JT">
    <w:p w14:paraId="26F4A4D3" w14:textId="77777777" w:rsidR="00BE17D4" w:rsidRDefault="00BE17D4" w:rsidP="0096000F">
      <w:pPr>
        <w:pStyle w:val="CommentText"/>
        <w:jc w:val="left"/>
      </w:pPr>
      <w:r>
        <w:rPr>
          <w:rStyle w:val="CommentReference"/>
        </w:rPr>
        <w:annotationRef/>
      </w:r>
      <w:r>
        <w:t>Yep. Agree that it is simpler for retail to be one bid for one customer. Lets wait for FD to confirm.</w:t>
      </w:r>
    </w:p>
  </w:comment>
  <w:comment w:id="462" w:author="Akila BALAKRISHNAN from.OPTIMUM (MAS)" w:date="2025-12-31T08:58:00Z" w:initials="AB">
    <w:p w14:paraId="05AC515B" w14:textId="77777777" w:rsidR="00BE17D4" w:rsidRDefault="00BE17D4" w:rsidP="00E1219F">
      <w:pPr>
        <w:pStyle w:val="CommentText"/>
        <w:jc w:val="left"/>
      </w:pPr>
      <w:r>
        <w:rPr>
          <w:rStyle w:val="CommentReference"/>
        </w:rPr>
        <w:annotationRef/>
      </w:r>
      <w:r>
        <w:t>This is not only for retail, it is applicable for insti too.</w:t>
      </w:r>
      <w:r>
        <w:br/>
        <w:t>For FD to confirm - when bids are created manually for retail and insti - one bid for one customer would be fine.</w:t>
      </w:r>
    </w:p>
  </w:comment>
  <w:comment w:id="463" w:author="Sophia TAN (MAS)" w:date="2026-01-09T16:04:00Z" w:initials="ST">
    <w:p w14:paraId="7B07A7ED" w14:textId="77777777" w:rsidR="004D5041" w:rsidRDefault="004D5041" w:rsidP="004D5041">
      <w:pPr>
        <w:pStyle w:val="CommentText"/>
        <w:jc w:val="left"/>
      </w:pPr>
      <w:r>
        <w:rPr>
          <w:rStyle w:val="CommentReference"/>
        </w:rPr>
        <w:annotationRef/>
      </w:r>
      <w:r>
        <w:t>Thanks both! Manual creation of the bids on behalf of the PD is a last resort - no reason why PD can send us email with the bid but unable to send is in xlsx for our upload (even if it is just one bid, first preference is for PD to send file). FD having the ability to manual input bids is for contingency of contingency. Hence, thought this function would be more useful if FD can submit multiple bids?</w:t>
      </w:r>
    </w:p>
  </w:comment>
  <w:comment w:id="464" w:author="Sin Fong TAN (MAS)" w:date="2026-01-09T17:05:00Z" w:initials="ST">
    <w:p w14:paraId="6530C029" w14:textId="77777777" w:rsidR="00275A09" w:rsidRDefault="00275A09" w:rsidP="00275A09">
      <w:pPr>
        <w:pStyle w:val="CommentText"/>
        <w:jc w:val="left"/>
      </w:pPr>
      <w:r>
        <w:rPr>
          <w:rStyle w:val="CommentReference"/>
        </w:rPr>
        <w:annotationRef/>
      </w:r>
      <w:r>
        <w:t>Accepted bids only or include those pending approval. If not including pending approval, do remember to validate again when the latter one is approved.</w:t>
      </w:r>
    </w:p>
  </w:comment>
  <w:comment w:id="467" w:author="Akila BALAKRISHNAN from.OPTIMUM (MAS)" w:date="2025-12-31T09:05:00Z" w:initials="AB">
    <w:p w14:paraId="0A1FA5B0" w14:textId="10C33EF4" w:rsidR="00BE17D4" w:rsidRDefault="00BE17D4" w:rsidP="00D52531">
      <w:pPr>
        <w:pStyle w:val="CommentText"/>
        <w:jc w:val="left"/>
      </w:pPr>
      <w:r>
        <w:rPr>
          <w:rStyle w:val="CommentReference"/>
        </w:rPr>
        <w:annotationRef/>
      </w:r>
      <w:r>
        <w:t>@MDD - Added this validation check here to cater for auction safeguard bids when entered manually.</w:t>
      </w:r>
    </w:p>
    <w:p w14:paraId="57DAB635" w14:textId="77777777" w:rsidR="00BE17D4" w:rsidRDefault="00BE17D4" w:rsidP="00D52531">
      <w:pPr>
        <w:pStyle w:val="CommentText"/>
        <w:jc w:val="left"/>
      </w:pPr>
      <w:r>
        <w:t>Please confirm.</w:t>
      </w:r>
    </w:p>
  </w:comment>
  <w:comment w:id="468" w:author="Akila BALAKRISHNAN from.OPTIMUM (MAS)" w:date="2026-01-09T12:11:00Z" w:initials="AB">
    <w:p w14:paraId="1E34203A" w14:textId="77777777" w:rsidR="00E63999" w:rsidRDefault="00E63999" w:rsidP="00E63999">
      <w:pPr>
        <w:pStyle w:val="CommentText"/>
        <w:jc w:val="left"/>
      </w:pPr>
      <w:r>
        <w:rPr>
          <w:rStyle w:val="CommentReference"/>
        </w:rPr>
        <w:annotationRef/>
      </w:r>
      <w:r>
        <w:t>As discussed with Han Xie - lets KIV the MAS validation check for now and confirm based on Allotment FSD.</w:t>
      </w:r>
    </w:p>
  </w:comment>
  <w:comment w:id="488" w:author="Jasmine WL TEO (MAS)" w:date="2025-12-24T10:08:00Z" w:initials="JT">
    <w:p w14:paraId="1B4B9052" w14:textId="31BE51AE" w:rsidR="00BE17D4" w:rsidRDefault="00BE17D4" w:rsidP="00A56FF1">
      <w:pPr>
        <w:pStyle w:val="CommentText"/>
        <w:jc w:val="left"/>
      </w:pPr>
      <w:r>
        <w:rPr>
          <w:rStyle w:val="CommentReference"/>
        </w:rPr>
        <w:annotationRef/>
      </w:r>
      <w:r>
        <w:t>What does Text 6v2 mean? Will it be validated to be numeric with 2 dps?</w:t>
      </w:r>
    </w:p>
  </w:comment>
  <w:comment w:id="491" w:author="Akila BALAKRISHNAN from.OPTIMUM (MAS)" w:date="2025-12-31T09:09:00Z" w:initials="AB">
    <w:p w14:paraId="6A1915AB" w14:textId="77777777" w:rsidR="00BE17D4" w:rsidRDefault="00BE17D4" w:rsidP="00D52531">
      <w:pPr>
        <w:pStyle w:val="CommentText"/>
        <w:jc w:val="left"/>
      </w:pPr>
      <w:r>
        <w:rPr>
          <w:rStyle w:val="CommentReference"/>
        </w:rPr>
        <w:annotationRef/>
      </w:r>
      <w:r>
        <w:t>@MDD - Please confirm the validation range for the bid yield.</w:t>
      </w:r>
    </w:p>
  </w:comment>
  <w:comment w:id="492" w:author="Akila BALAKRISHNAN from.OPTIMUM (MAS)" w:date="2026-01-09T12:22:00Z" w:initials="AB">
    <w:p w14:paraId="543A8569" w14:textId="77777777" w:rsidR="009841B8" w:rsidRDefault="009841B8" w:rsidP="009841B8">
      <w:pPr>
        <w:pStyle w:val="CommentText"/>
        <w:jc w:val="left"/>
      </w:pPr>
      <w:r>
        <w:rPr>
          <w:rStyle w:val="CommentReference"/>
        </w:rPr>
        <w:annotationRef/>
      </w:r>
      <w:r>
        <w:t>@TECQ - to take note</w:t>
      </w:r>
    </w:p>
  </w:comment>
  <w:comment w:id="508" w:author="Jasmine WL TEO (MAS)" w:date="2025-12-24T10:09:00Z" w:initials="JT">
    <w:p w14:paraId="3FEBFA5F" w14:textId="0BD1A762" w:rsidR="00BE17D4" w:rsidRDefault="00BE17D4" w:rsidP="00A56FF1">
      <w:pPr>
        <w:pStyle w:val="CommentText"/>
        <w:jc w:val="left"/>
      </w:pPr>
      <w:r>
        <w:rPr>
          <w:rStyle w:val="CommentReference"/>
        </w:rPr>
        <w:annotationRef/>
      </w:r>
      <w:r>
        <w:t>What is this remarks (internal) in the modal for?</w:t>
      </w:r>
    </w:p>
  </w:comment>
  <w:comment w:id="515" w:author="Akila BALAKRISHNAN from.OPTIMUM (MAS)" w:date="2025-12-22T12:05:00Z" w:initials="AB">
    <w:p w14:paraId="42C50714" w14:textId="626D179F" w:rsidR="00884A3B" w:rsidRDefault="00884A3B" w:rsidP="00884A3B">
      <w:pPr>
        <w:pStyle w:val="CommentText"/>
        <w:jc w:val="left"/>
      </w:pPr>
      <w:r>
        <w:rPr>
          <w:rStyle w:val="CommentReference"/>
        </w:rPr>
        <w:annotationRef/>
      </w:r>
      <w:r>
        <w:t>Same as above here.. To be consistent can use “Applicant Name” instead.</w:t>
      </w:r>
    </w:p>
  </w:comment>
  <w:comment w:id="516" w:author="Jasmine WL TEO (MAS)" w:date="2025-12-24T10:11:00Z" w:initials="JT">
    <w:p w14:paraId="74D1B905" w14:textId="77777777" w:rsidR="00A56FF1" w:rsidRDefault="00A56FF1" w:rsidP="00A56FF1">
      <w:pPr>
        <w:pStyle w:val="CommentText"/>
        <w:jc w:val="left"/>
      </w:pPr>
      <w:r>
        <w:rPr>
          <w:rStyle w:val="CommentReference"/>
        </w:rPr>
        <w:annotationRef/>
      </w:r>
      <w:r>
        <w:t>Name is fine.</w:t>
      </w:r>
    </w:p>
  </w:comment>
  <w:comment w:id="517" w:author="Jasmine WL TEO (MAS)" w:date="2025-12-24T10:12:00Z" w:initials="JT">
    <w:p w14:paraId="2F8923D2" w14:textId="77777777" w:rsidR="00A56FF1" w:rsidRDefault="00A56FF1" w:rsidP="00A56FF1">
      <w:pPr>
        <w:pStyle w:val="CommentText"/>
        <w:jc w:val="left"/>
      </w:pPr>
      <w:r>
        <w:rPr>
          <w:rStyle w:val="CommentReference"/>
        </w:rPr>
        <w:annotationRef/>
      </w:r>
      <w:r>
        <w:t>To display the retail fields in a separate table.</w:t>
      </w:r>
    </w:p>
  </w:comment>
  <w:comment w:id="522" w:author="Jasmine WL TEO (MAS)" w:date="2025-12-24T10:15:00Z" w:initials="JT">
    <w:p w14:paraId="010F234C" w14:textId="77777777" w:rsidR="00A56FF1" w:rsidRDefault="00A56FF1" w:rsidP="00A56FF1">
      <w:pPr>
        <w:pStyle w:val="CommentText"/>
        <w:jc w:val="left"/>
      </w:pPr>
      <w:r>
        <w:rPr>
          <w:rStyle w:val="CommentReference"/>
        </w:rPr>
        <w:annotationRef/>
      </w:r>
      <w:r>
        <w:t>The remarks field is not shown in the screen capture. Is it required?</w:t>
      </w:r>
    </w:p>
  </w:comment>
  <w:comment w:id="523" w:author="Akila BALAKRISHNAN from.OPTIMUM (MAS)" w:date="2025-12-31T11:32:00Z" w:initials="AB">
    <w:p w14:paraId="598D6DDE" w14:textId="77777777" w:rsidR="003B7C22" w:rsidRDefault="003B7C22" w:rsidP="003B7C22">
      <w:pPr>
        <w:pStyle w:val="CommentText"/>
        <w:jc w:val="left"/>
      </w:pPr>
      <w:r>
        <w:rPr>
          <w:rStyle w:val="CommentReference"/>
        </w:rPr>
        <w:annotationRef/>
      </w:r>
      <w:r>
        <w:t>To take note of the default values of the fields which are not listed in the UI and mention inside the FSD as these details are required during allotment process/report generation.</w:t>
      </w:r>
    </w:p>
    <w:p w14:paraId="21BCB637" w14:textId="77777777" w:rsidR="003B7C22" w:rsidRDefault="003B7C22" w:rsidP="003B7C22">
      <w:pPr>
        <w:pStyle w:val="CommentText"/>
        <w:jc w:val="left"/>
      </w:pPr>
    </w:p>
    <w:p w14:paraId="5FA72A47" w14:textId="77777777" w:rsidR="003B7C22" w:rsidRDefault="003B7C22" w:rsidP="003B7C22">
      <w:pPr>
        <w:pStyle w:val="CommentText"/>
        <w:jc w:val="left"/>
      </w:pPr>
      <w:r>
        <w:t>For insti bids - Application type should be defaulted to CASH and submission method should be set as ‘M’ - since the submission is done for ASP.</w:t>
      </w:r>
    </w:p>
    <w:p w14:paraId="2B0DDEE1" w14:textId="77777777" w:rsidR="003B7C22" w:rsidRDefault="003B7C22" w:rsidP="003B7C22">
      <w:pPr>
        <w:pStyle w:val="CommentText"/>
        <w:jc w:val="left"/>
      </w:pPr>
    </w:p>
    <w:p w14:paraId="42D52FC6" w14:textId="77777777" w:rsidR="003B7C22" w:rsidRDefault="003B7C22" w:rsidP="003B7C22">
      <w:pPr>
        <w:pStyle w:val="CommentText"/>
        <w:jc w:val="left"/>
      </w:pPr>
      <w:r>
        <w:t>For retails bids - Type of applicant should be defaulted to “Individual”, Settlement bank code should be the Primary dealer code, Custody code should be CUS and submission method should be set as ‘M’ - since the submission is done for ASP.</w:t>
      </w:r>
    </w:p>
  </w:comment>
  <w:comment w:id="536" w:author="Sharmaine TAN (MAS)" w:date="2025-12-24T17:29:00Z" w:initials="ST">
    <w:p w14:paraId="7DCB11E1" w14:textId="0EAB197B" w:rsidR="0063068F" w:rsidRDefault="0063068F" w:rsidP="0063068F">
      <w:pPr>
        <w:pStyle w:val="CommentText"/>
        <w:jc w:val="left"/>
      </w:pPr>
      <w:r>
        <w:rPr>
          <w:rStyle w:val="CommentReference"/>
        </w:rPr>
        <w:annotationRef/>
      </w:r>
      <w:r>
        <w:t xml:space="preserve">In the event PDs need to update a particular bank reference number send to OMEGA via batch file example the day before it will be possible to update the bids via UI right ? </w:t>
      </w:r>
    </w:p>
    <w:p w14:paraId="7279ECE1" w14:textId="77777777" w:rsidR="0063068F" w:rsidRDefault="0063068F" w:rsidP="0063068F">
      <w:pPr>
        <w:pStyle w:val="CommentText"/>
        <w:jc w:val="left"/>
      </w:pPr>
      <w:r>
        <w:t xml:space="preserve">Will there be any processing time required for PDs to see the  bid line send via batch file ? </w:t>
      </w:r>
    </w:p>
    <w:p w14:paraId="266449A0" w14:textId="77777777" w:rsidR="0063068F" w:rsidRDefault="0063068F" w:rsidP="0063068F">
      <w:pPr>
        <w:pStyle w:val="CommentText"/>
        <w:jc w:val="left"/>
      </w:pPr>
      <w:r>
        <w:t>Or will PDs be able to see the bid line item at UI once they receive the ack file for the corresponding batch file ?</w:t>
      </w:r>
    </w:p>
  </w:comment>
  <w:comment w:id="546" w:author="Akila BALAKRISHNAN from.OPTIMUM (MAS)" w:date="2025-12-22T12:16:00Z" w:initials="AB">
    <w:p w14:paraId="6F1B30C3" w14:textId="6388F373" w:rsidR="00FF0075" w:rsidRDefault="00FF0075" w:rsidP="00FF0075">
      <w:pPr>
        <w:pStyle w:val="CommentText"/>
        <w:jc w:val="left"/>
      </w:pPr>
      <w:r>
        <w:rPr>
          <w:rStyle w:val="CommentReference"/>
        </w:rPr>
        <w:annotationRef/>
      </w:r>
      <w:r>
        <w:t>@MDD - Is this the expected behaviour for FD to update the bid?</w:t>
      </w:r>
    </w:p>
    <w:p w14:paraId="012AA394" w14:textId="77777777" w:rsidR="00FF0075" w:rsidRDefault="00FF0075" w:rsidP="00FF0075">
      <w:pPr>
        <w:pStyle w:val="CommentText"/>
        <w:jc w:val="left"/>
      </w:pPr>
    </w:p>
    <w:p w14:paraId="64C16A7D" w14:textId="77777777" w:rsidR="00FF0075" w:rsidRDefault="00FF0075" w:rsidP="00FF0075">
      <w:pPr>
        <w:pStyle w:val="CommentText"/>
        <w:jc w:val="left"/>
      </w:pPr>
      <w:r>
        <w:t>For PD bid submission - we proposed row level editing after discussion with MMT/GDT.</w:t>
      </w:r>
    </w:p>
  </w:comment>
  <w:comment w:id="547" w:author="Jasmine WL TEO (MAS)" w:date="2025-12-24T10:24:00Z" w:initials="JT">
    <w:p w14:paraId="60F710E2" w14:textId="77777777" w:rsidR="00DC02A7" w:rsidRDefault="00DC02A7" w:rsidP="00DC02A7">
      <w:pPr>
        <w:pStyle w:val="CommentText"/>
        <w:jc w:val="left"/>
      </w:pPr>
      <w:r>
        <w:rPr>
          <w:rStyle w:val="CommentReference"/>
        </w:rPr>
        <w:annotationRef/>
      </w:r>
      <w:r>
        <w:t>I think it might be okay for FD as the use case is different for FD and PD. FD rarely edits. But for FD to comment.</w:t>
      </w:r>
    </w:p>
  </w:comment>
  <w:comment w:id="548" w:author="Sophia TAN (MAS)" w:date="2026-01-09T16:22:00Z" w:initials="ST">
    <w:p w14:paraId="7BC382AD" w14:textId="77777777" w:rsidR="009639A0" w:rsidRDefault="009639A0" w:rsidP="009639A0">
      <w:pPr>
        <w:pStyle w:val="CommentText"/>
        <w:jc w:val="left"/>
      </w:pPr>
      <w:r>
        <w:rPr>
          <w:rStyle w:val="CommentReference"/>
        </w:rPr>
        <w:annotationRef/>
      </w:r>
      <w:r>
        <w:t>Would 2.7.6.1 Wireframe be the correct figure to refer to to imagine row level editing? If row level editing were unavailable, how is FD to initiate an Update of a bid?</w:t>
      </w:r>
      <w:r>
        <w:br/>
      </w:r>
      <w:r>
        <w:br/>
        <w:t>Agree that FD’s use case is different from PDs - we do not require row level editing since if ever we need to update bid(s), we would zoom in straight to the specific bid(s) to update.</w:t>
      </w:r>
    </w:p>
  </w:comment>
  <w:comment w:id="550" w:author="Akila BALAKRISHNAN from.OPTIMUM (MAS)" w:date="2025-12-22T12:17:00Z" w:initials="AB">
    <w:p w14:paraId="23A6DBA3" w14:textId="384DB043" w:rsidR="00FF0075" w:rsidRDefault="00FF0075" w:rsidP="00FF0075">
      <w:pPr>
        <w:pStyle w:val="CommentText"/>
        <w:jc w:val="left"/>
      </w:pPr>
      <w:r>
        <w:rPr>
          <w:rStyle w:val="CommentReference"/>
        </w:rPr>
        <w:annotationRef/>
      </w:r>
      <w:r>
        <w:t xml:space="preserve">All fields should be pre-populated with the values since this modal is to edit the bid. </w:t>
      </w:r>
    </w:p>
    <w:p w14:paraId="04C341C7" w14:textId="77777777" w:rsidR="00FF0075" w:rsidRDefault="00FF0075" w:rsidP="00FF0075">
      <w:pPr>
        <w:pStyle w:val="CommentText"/>
        <w:jc w:val="left"/>
      </w:pPr>
      <w:r>
        <w:t>Update the wireframe accordingly.</w:t>
      </w:r>
    </w:p>
  </w:comment>
  <w:comment w:id="551" w:author="Sharmaine TAN (MAS)" w:date="2026-01-05T15:22:00Z" w:initials="ST">
    <w:p w14:paraId="600C6FD8" w14:textId="77777777" w:rsidR="00A11F2E" w:rsidRDefault="00A11F2E" w:rsidP="00A11F2E">
      <w:pPr>
        <w:pStyle w:val="CommentText"/>
        <w:jc w:val="left"/>
      </w:pPr>
      <w:r>
        <w:rPr>
          <w:rStyle w:val="CommentReference"/>
        </w:rPr>
        <w:annotationRef/>
      </w:r>
      <w:r>
        <w:rPr>
          <w:color w:val="454953"/>
          <w:highlight w:val="white"/>
        </w:rPr>
        <w:t xml:space="preserve">Reference: MAS Interface with Banks and CDP v2.8. </w:t>
      </w:r>
    </w:p>
    <w:p w14:paraId="014CFC26" w14:textId="77777777" w:rsidR="00A11F2E" w:rsidRDefault="00A11F2E" w:rsidP="00A11F2E">
      <w:pPr>
        <w:pStyle w:val="CommentText"/>
        <w:jc w:val="left"/>
      </w:pPr>
      <w:r>
        <w:rPr>
          <w:color w:val="454953"/>
          <w:highlight w:val="white"/>
        </w:rPr>
        <w:t>I understand that some of the fields use alphanumeric values. These fields seem to be replaced as text. Is there any special consideration why alphanumeric should be replaced as text?</w:t>
      </w:r>
      <w:r>
        <w:t xml:space="preserve"> </w:t>
      </w:r>
    </w:p>
  </w:comment>
  <w:comment w:id="555" w:author="Sharmaine TAN (MAS)" w:date="2026-01-05T14:52:00Z" w:initials="ST">
    <w:p w14:paraId="776DF64E" w14:textId="1B8050DF" w:rsidR="00F331B9" w:rsidRDefault="00F331B9" w:rsidP="00F331B9">
      <w:pPr>
        <w:pStyle w:val="CommentText"/>
        <w:jc w:val="left"/>
      </w:pPr>
      <w:r>
        <w:rPr>
          <w:rStyle w:val="CommentReference"/>
        </w:rPr>
        <w:annotationRef/>
      </w:r>
      <w:r>
        <w:t xml:space="preserve">List of the dealer code of each PDs will be pre configured at Admin module and PDs will have the choice to select accordingly. </w:t>
      </w:r>
    </w:p>
    <w:p w14:paraId="21A71218" w14:textId="77777777" w:rsidR="00F331B9" w:rsidRDefault="00F331B9" w:rsidP="00F331B9">
      <w:pPr>
        <w:pStyle w:val="CommentText"/>
        <w:jc w:val="left"/>
      </w:pPr>
      <w:r>
        <w:t xml:space="preserve">In the event there is only 1 PD code configured e.g. DBS 7171 it will be filled as default </w:t>
      </w:r>
    </w:p>
  </w:comment>
  <w:comment w:id="556" w:author="Akila BALAKRISHNAN from.OPTIMUM (MAS)" w:date="2025-12-22T12:14:00Z" w:initials="AB">
    <w:p w14:paraId="72A7C137" w14:textId="18E33044" w:rsidR="00FF0075" w:rsidRDefault="00FF0075" w:rsidP="00FF0075">
      <w:pPr>
        <w:pStyle w:val="CommentText"/>
        <w:jc w:val="left"/>
      </w:pPr>
      <w:r>
        <w:rPr>
          <w:rStyle w:val="CommentReference"/>
        </w:rPr>
        <w:annotationRef/>
      </w:r>
      <w:r>
        <w:t>Same as above. This list is not the final list.</w:t>
      </w:r>
    </w:p>
  </w:comment>
  <w:comment w:id="557" w:author="Jasmine WL TEO (MAS)" w:date="2025-12-24T10:27:00Z" w:initials="JT">
    <w:p w14:paraId="53C10FF3" w14:textId="77777777" w:rsidR="00DC02A7" w:rsidRDefault="00DC02A7" w:rsidP="00DC02A7">
      <w:pPr>
        <w:pStyle w:val="CommentText"/>
        <w:jc w:val="left"/>
      </w:pPr>
      <w:r>
        <w:rPr>
          <w:rStyle w:val="CommentReference"/>
        </w:rPr>
        <w:annotationRef/>
      </w:r>
      <w:r>
        <w:t>Please add the validations.</w:t>
      </w:r>
    </w:p>
  </w:comment>
  <w:comment w:id="558" w:author="Han Xie CHAI (MAS)" w:date="2026-01-09T08:01:00Z" w:initials="HC">
    <w:p w14:paraId="2B3C5ECF" w14:textId="77777777" w:rsidR="00D452C5" w:rsidRDefault="00D452C5" w:rsidP="00D452C5">
      <w:pPr>
        <w:pStyle w:val="CommentText"/>
        <w:jc w:val="left"/>
      </w:pPr>
      <w:r>
        <w:rPr>
          <w:rStyle w:val="CommentReference"/>
        </w:rPr>
        <w:annotationRef/>
      </w:r>
      <w:r>
        <w:t>TBC after the “Type of applicant” is finalised.</w:t>
      </w:r>
    </w:p>
  </w:comment>
  <w:comment w:id="576" w:author="Jasmine WL TEO (MAS)" w:date="2025-12-26T15:18:00Z" w:initials="JT">
    <w:p w14:paraId="3E1AA7F7" w14:textId="13A20690" w:rsidR="00BA522A" w:rsidRDefault="00BA522A" w:rsidP="00BA522A">
      <w:pPr>
        <w:pStyle w:val="CommentText"/>
        <w:jc w:val="left"/>
      </w:pPr>
      <w:r>
        <w:rPr>
          <w:rStyle w:val="CommentReference"/>
        </w:rPr>
        <w:annotationRef/>
      </w:r>
      <w:r>
        <w:t xml:space="preserve">Can we display this in this order, as cash is more commonly used than SRS and CPFIS-OA, CPFIS_SA? </w:t>
      </w:r>
    </w:p>
  </w:comment>
  <w:comment w:id="584" w:author="Jasmine WL TEO (MAS)" w:date="2025-12-26T15:31:00Z" w:initials="JT">
    <w:p w14:paraId="6ADDC49A" w14:textId="77777777" w:rsidR="00AC04CF" w:rsidRDefault="00AC04CF" w:rsidP="00AC04CF">
      <w:pPr>
        <w:pStyle w:val="CommentText"/>
        <w:jc w:val="left"/>
      </w:pPr>
      <w:r>
        <w:rPr>
          <w:rStyle w:val="CommentReference"/>
        </w:rPr>
        <w:annotationRef/>
      </w:r>
      <w:r>
        <w:t>@ITD, could we check on the existing validation? Is eApps validating that cdp account number must be numeric?</w:t>
      </w:r>
    </w:p>
  </w:comment>
  <w:comment w:id="585" w:author="Sharmaine TAN (MAS)" w:date="2026-01-05T15:02:00Z" w:initials="ST">
    <w:p w14:paraId="6F78CC84" w14:textId="77777777" w:rsidR="00041FF0" w:rsidRDefault="00041FF0" w:rsidP="00041FF0">
      <w:pPr>
        <w:pStyle w:val="CommentText"/>
        <w:jc w:val="left"/>
      </w:pPr>
      <w:r>
        <w:rPr>
          <w:rStyle w:val="CommentReference"/>
        </w:rPr>
        <w:annotationRef/>
      </w:r>
      <w:r>
        <w:rPr>
          <w:color w:val="454953"/>
          <w:highlight w:val="white"/>
        </w:rPr>
        <w:t xml:space="preserve">No validation is applied to the CDP account number at eApps. </w:t>
      </w:r>
    </w:p>
    <w:p w14:paraId="12E532B6" w14:textId="77777777" w:rsidR="00041FF0" w:rsidRDefault="00041FF0" w:rsidP="00041FF0">
      <w:pPr>
        <w:pStyle w:val="CommentText"/>
        <w:jc w:val="left"/>
      </w:pPr>
      <w:r>
        <w:rPr>
          <w:color w:val="454953"/>
          <w:highlight w:val="white"/>
        </w:rPr>
        <w:t>Omega should validate that the CDP account number is numeric.</w:t>
      </w:r>
      <w:r>
        <w:t xml:space="preserve"> </w:t>
      </w:r>
    </w:p>
  </w:comment>
  <w:comment w:id="559" w:author="Jasmine WL TEO (MAS)" w:date="2025-12-24T10:27:00Z" w:initials="JT">
    <w:p w14:paraId="6FFDD42C" w14:textId="3B9B6A3A" w:rsidR="00DC02A7" w:rsidRDefault="00DC02A7" w:rsidP="00DC02A7">
      <w:pPr>
        <w:pStyle w:val="CommentText"/>
        <w:jc w:val="left"/>
      </w:pPr>
      <w:r>
        <w:rPr>
          <w:rStyle w:val="CommentReference"/>
        </w:rPr>
        <w:annotationRef/>
      </w:r>
      <w:r>
        <w:t>Please shift the retail fields into another table.</w:t>
      </w:r>
    </w:p>
  </w:comment>
  <w:comment w:id="588" w:author="Sharmaine TAN (MAS)" w:date="2026-01-05T15:36:00Z" w:initials="ST">
    <w:p w14:paraId="79624BE9" w14:textId="77777777" w:rsidR="00923183" w:rsidRDefault="00923183" w:rsidP="00923183">
      <w:pPr>
        <w:pStyle w:val="CommentText"/>
        <w:jc w:val="left"/>
      </w:pPr>
      <w:r>
        <w:rPr>
          <w:rStyle w:val="CommentReference"/>
        </w:rPr>
        <w:annotationRef/>
      </w:r>
      <w:r>
        <w:t xml:space="preserve">Is there any consideration why OMEGA will use Text (5v2) or Text (6v2) instead of Reference MAS Interface with Banks and CDP v2.8 </w:t>
      </w:r>
    </w:p>
    <w:p w14:paraId="74C1CDDE" w14:textId="77777777" w:rsidR="00923183" w:rsidRDefault="00923183" w:rsidP="00923183">
      <w:pPr>
        <w:pStyle w:val="CommentText"/>
        <w:jc w:val="left"/>
      </w:pPr>
      <w:r>
        <w:t xml:space="preserve">9(3) v 9(2) that is commonly use for monetary amount that require precise decimal calculation ? </w:t>
      </w:r>
    </w:p>
  </w:comment>
  <w:comment w:id="589" w:author="Jasmine WL TEO (MAS)" w:date="2025-12-24T10:30:00Z" w:initials="JT">
    <w:p w14:paraId="0BD7A838" w14:textId="6E24ECD5" w:rsidR="00580EE9" w:rsidRDefault="00580EE9" w:rsidP="00580EE9">
      <w:pPr>
        <w:pStyle w:val="CommentText"/>
        <w:jc w:val="left"/>
      </w:pPr>
      <w:r>
        <w:rPr>
          <w:rStyle w:val="CommentReference"/>
        </w:rPr>
        <w:annotationRef/>
      </w:r>
      <w:r>
        <w:t>Is it 6v2 or 5v2? In 2.8.8, it is written as 6v2. Please be consistent and check against the interface specs.</w:t>
      </w:r>
    </w:p>
  </w:comment>
  <w:comment w:id="591" w:author="Jasmine WL TEO (MAS)" w:date="2025-12-24T10:31:00Z" w:initials="JT">
    <w:p w14:paraId="76C20F03" w14:textId="77777777" w:rsidR="00580EE9" w:rsidRDefault="00580EE9" w:rsidP="00580EE9">
      <w:pPr>
        <w:pStyle w:val="CommentText"/>
        <w:jc w:val="left"/>
      </w:pPr>
      <w:r>
        <w:rPr>
          <w:rStyle w:val="CommentReference"/>
        </w:rPr>
        <w:annotationRef/>
      </w:r>
      <w:r>
        <w:t>Instead of having another confirmation page with the same details, can it be a simple alert prompt in the previous page to confirm the submission? If it cannot be done, then this is fine but suggest not to repeat the fields in the table as it is the same as the page before.</w:t>
      </w:r>
    </w:p>
  </w:comment>
  <w:comment w:id="592" w:author="Akila BALAKRISHNAN from.OPTIMUM (MAS)" w:date="2025-12-22T12:20:00Z" w:initials="AB">
    <w:p w14:paraId="06EDE1F3" w14:textId="1CA73DC9" w:rsidR="00F92435" w:rsidRDefault="00F92435" w:rsidP="00F92435">
      <w:pPr>
        <w:pStyle w:val="CommentText"/>
        <w:jc w:val="left"/>
      </w:pPr>
      <w:r>
        <w:rPr>
          <w:rStyle w:val="CommentReference"/>
        </w:rPr>
        <w:annotationRef/>
      </w:r>
      <w:r>
        <w:t>The confirmation prompt should display the details as data pair similar to create bid confirmation prompt?</w:t>
      </w:r>
    </w:p>
  </w:comment>
  <w:comment w:id="593" w:author="Akila BALAKRISHNAN from.OPTIMUM (MAS)" w:date="2025-12-22T12:21:00Z" w:initials="AB">
    <w:p w14:paraId="6B67B365" w14:textId="77777777" w:rsidR="00D77A99" w:rsidRDefault="00D77A99" w:rsidP="00D77A99">
      <w:pPr>
        <w:pStyle w:val="CommentText"/>
        <w:jc w:val="left"/>
      </w:pPr>
      <w:r>
        <w:rPr>
          <w:rStyle w:val="CommentReference"/>
        </w:rPr>
        <w:annotationRef/>
      </w:r>
      <w:r>
        <w:t>Please include the remarks which field is applicable for insti and retail.</w:t>
      </w:r>
    </w:p>
  </w:comment>
  <w:comment w:id="594" w:author="Han Xie CHAI (MAS)" w:date="2026-01-09T08:03:00Z" w:initials="HC">
    <w:p w14:paraId="2ACEDC47" w14:textId="77777777" w:rsidR="00D452C5" w:rsidRDefault="00D452C5" w:rsidP="00D452C5">
      <w:pPr>
        <w:pStyle w:val="CommentText"/>
        <w:jc w:val="left"/>
      </w:pPr>
      <w:r>
        <w:rPr>
          <w:rStyle w:val="CommentReference"/>
        </w:rPr>
        <w:annotationRef/>
      </w:r>
      <w:r>
        <w:t>Might be good to just separate the insti and retail into 2 tables for clarity.</w:t>
      </w:r>
    </w:p>
  </w:comment>
  <w:comment w:id="604" w:author="Sin Fong TAN (MAS)" w:date="2026-01-09T17:15:00Z" w:initials="ST">
    <w:p w14:paraId="420A5E5C" w14:textId="77777777" w:rsidR="000E7F2C" w:rsidRDefault="000E7F2C" w:rsidP="000E7F2C">
      <w:pPr>
        <w:pStyle w:val="CommentText"/>
        <w:jc w:val="left"/>
      </w:pPr>
      <w:r>
        <w:rPr>
          <w:rStyle w:val="CommentReference"/>
        </w:rPr>
        <w:annotationRef/>
      </w:r>
      <w:r>
        <w:t>To include a preconditions during result release to check there are no pending bids for approval and bids are not changed after allotment is completed which will require to rerun reallotment. For consideration.</w:t>
      </w:r>
    </w:p>
  </w:comment>
  <w:comment w:id="614" w:author="Akila BALAKRISHNAN from.OPTIMUM (MAS)" w:date="2025-12-22T12:31:00Z" w:initials="AB">
    <w:p w14:paraId="6147E893" w14:textId="49D0ECEE" w:rsidR="00753F3F" w:rsidRDefault="00753F3F" w:rsidP="00753F3F">
      <w:pPr>
        <w:pStyle w:val="CommentText"/>
        <w:jc w:val="left"/>
      </w:pPr>
      <w:r>
        <w:rPr>
          <w:rStyle w:val="CommentReference"/>
        </w:rPr>
        <w:annotationRef/>
      </w:r>
      <w:r>
        <w:t>@MDD - If the update of the bid by FD is based on the modal, then why do we need to have both edit and delete as icon in the table instead can have “Update” hyperlink to edit/delete?</w:t>
      </w:r>
      <w:r>
        <w:br/>
      </w:r>
    </w:p>
    <w:p w14:paraId="1974A795" w14:textId="77777777" w:rsidR="00753F3F" w:rsidRDefault="00753F3F" w:rsidP="00753F3F">
      <w:pPr>
        <w:pStyle w:val="CommentText"/>
        <w:jc w:val="left"/>
      </w:pPr>
      <w:r>
        <w:t>One modal which will allows the FD user to edit/delete. The action can be decided in the modal instead of in the table row level.</w:t>
      </w:r>
    </w:p>
  </w:comment>
  <w:comment w:id="615" w:author="Jasmine WL TEO (MAS)" w:date="2025-12-26T09:55:00Z" w:initials="JT">
    <w:p w14:paraId="12450C2A" w14:textId="77777777" w:rsidR="007E788A" w:rsidRDefault="007E788A" w:rsidP="007E788A">
      <w:pPr>
        <w:pStyle w:val="CommentText"/>
        <w:jc w:val="left"/>
      </w:pPr>
      <w:r>
        <w:rPr>
          <w:rStyle w:val="CommentReference"/>
        </w:rPr>
        <w:annotationRef/>
      </w:r>
      <w:r>
        <w:t>I agree to have a modal for the bid detail and FD can edit or delete within the modal. It will keep the listing page cleaner.</w:t>
      </w:r>
    </w:p>
    <w:p w14:paraId="7DF05D47" w14:textId="77777777" w:rsidR="007E788A" w:rsidRDefault="007E788A" w:rsidP="007E788A">
      <w:pPr>
        <w:pStyle w:val="CommentText"/>
        <w:jc w:val="left"/>
      </w:pPr>
    </w:p>
    <w:p w14:paraId="625D43D1" w14:textId="77777777" w:rsidR="007E788A" w:rsidRDefault="007E788A" w:rsidP="007E788A">
      <w:pPr>
        <w:pStyle w:val="CommentText"/>
        <w:jc w:val="left"/>
      </w:pPr>
      <w:r>
        <w:t>But for FD to decide.</w:t>
      </w:r>
    </w:p>
  </w:comment>
  <w:comment w:id="616" w:author="Sophia TAN (MAS)" w:date="2026-01-09T16:47:00Z" w:initials="ST">
    <w:p w14:paraId="499DC9F4" w14:textId="77777777" w:rsidR="00D80C0F" w:rsidRDefault="00696ED0" w:rsidP="00D80C0F">
      <w:pPr>
        <w:pStyle w:val="CommentText"/>
        <w:jc w:val="left"/>
      </w:pPr>
      <w:r>
        <w:rPr>
          <w:rStyle w:val="CommentReference"/>
        </w:rPr>
        <w:annotationRef/>
      </w:r>
      <w:r w:rsidR="00D80C0F">
        <w:t>Agreeable. Can just have the edit icon in the table, then within the modal, FD can choose to delete bid or update.</w:t>
      </w:r>
    </w:p>
  </w:comment>
  <w:comment w:id="618" w:author="Jasmine WL TEO (MAS)" w:date="2025-12-26T09:58:00Z" w:initials="JT">
    <w:p w14:paraId="78811551" w14:textId="2680AFA3" w:rsidR="007E788A" w:rsidRDefault="007E788A" w:rsidP="007E788A">
      <w:pPr>
        <w:pStyle w:val="CommentText"/>
        <w:jc w:val="left"/>
      </w:pPr>
      <w:r>
        <w:rPr>
          <w:rStyle w:val="CommentReference"/>
        </w:rPr>
        <w:annotationRef/>
      </w:r>
      <w:r>
        <w:t>If we are keeping the delete icon on the listing page, then this page is not required. Can show the confirmation prompt immediately with the remarks to key and submit for approval.</w:t>
      </w:r>
    </w:p>
  </w:comment>
  <w:comment w:id="619" w:author="Sophia TAN (MAS)" w:date="2026-01-09T16:56:00Z" w:initials="ST">
    <w:p w14:paraId="71A391A3" w14:textId="77777777" w:rsidR="00EE4600" w:rsidRDefault="00EE4600" w:rsidP="00EE4600">
      <w:pPr>
        <w:pStyle w:val="CommentText"/>
        <w:jc w:val="left"/>
      </w:pPr>
      <w:r>
        <w:rPr>
          <w:rStyle w:val="CommentReference"/>
        </w:rPr>
        <w:annotationRef/>
      </w:r>
      <w:r>
        <w:t>If we go with just leaving the Edit icon on the listing page &gt; popup to show Cancel, Delete, Update buttons &gt; if Delete is chosen, show this Confirm page?</w:t>
      </w:r>
    </w:p>
  </w:comment>
  <w:comment w:id="624" w:author="Akila BALAKRISHNAN from.OPTIMUM (MAS)" w:date="2025-12-22T12:33:00Z" w:initials="AB">
    <w:p w14:paraId="470B5834" w14:textId="724176C3" w:rsidR="00A6047C" w:rsidRDefault="006A5298" w:rsidP="00A6047C">
      <w:pPr>
        <w:pStyle w:val="CommentText"/>
        <w:jc w:val="left"/>
      </w:pPr>
      <w:r>
        <w:rPr>
          <w:rStyle w:val="CommentReference"/>
        </w:rPr>
        <w:annotationRef/>
      </w:r>
      <w:r w:rsidR="00A6047C">
        <w:t>Wireframe and screen elements are not matching for insti bids too..</w:t>
      </w:r>
    </w:p>
    <w:p w14:paraId="19438BA6" w14:textId="77777777" w:rsidR="00A6047C" w:rsidRDefault="00A6047C" w:rsidP="00A6047C">
      <w:pPr>
        <w:pStyle w:val="CommentText"/>
        <w:jc w:val="left"/>
      </w:pPr>
      <w:r>
        <w:t>Where is the name field in the wireframe?</w:t>
      </w:r>
    </w:p>
    <w:p w14:paraId="4F512117" w14:textId="77777777" w:rsidR="00A6047C" w:rsidRDefault="00A6047C" w:rsidP="00A6047C">
      <w:pPr>
        <w:pStyle w:val="CommentText"/>
        <w:jc w:val="left"/>
      </w:pPr>
    </w:p>
    <w:p w14:paraId="766F5BA0" w14:textId="77777777" w:rsidR="00A6047C" w:rsidRDefault="00A6047C" w:rsidP="00A6047C">
      <w:pPr>
        <w:pStyle w:val="CommentText"/>
        <w:jc w:val="left"/>
      </w:pPr>
      <w:r>
        <w:t>Order of the fields and field names should match.</w:t>
      </w:r>
    </w:p>
    <w:p w14:paraId="291AF506" w14:textId="77777777" w:rsidR="00A6047C" w:rsidRDefault="00A6047C" w:rsidP="00A6047C">
      <w:pPr>
        <w:pStyle w:val="CommentText"/>
        <w:jc w:val="left"/>
      </w:pPr>
    </w:p>
    <w:p w14:paraId="33CC5C59" w14:textId="77777777" w:rsidR="00A6047C" w:rsidRDefault="00A6047C" w:rsidP="00A6047C">
      <w:pPr>
        <w:pStyle w:val="CommentText"/>
        <w:jc w:val="left"/>
      </w:pPr>
      <w:r>
        <w:t>Please update the wireframe.</w:t>
      </w:r>
    </w:p>
  </w:comment>
  <w:comment w:id="625" w:author="Akila BALAKRISHNAN from.OPTIMUM (MAS)" w:date="2025-12-22T12:33:00Z" w:initials="AB">
    <w:p w14:paraId="79C56C25" w14:textId="6F13CB74" w:rsidR="001E25C1" w:rsidRDefault="006A5298" w:rsidP="001E25C1">
      <w:pPr>
        <w:pStyle w:val="CommentText"/>
        <w:jc w:val="left"/>
      </w:pPr>
      <w:r>
        <w:rPr>
          <w:rStyle w:val="CommentReference"/>
        </w:rPr>
        <w:annotationRef/>
      </w:r>
      <w:r w:rsidR="001E25C1">
        <w:t>Please explain in the remarks which field is for insti and which is for retail.</w:t>
      </w:r>
    </w:p>
  </w:comment>
  <w:comment w:id="634" w:author="Sophia TAN (MAS)" w:date="2026-01-09T16:59:00Z" w:initials="ST">
    <w:p w14:paraId="60ADE697" w14:textId="77777777" w:rsidR="00DA7BE9" w:rsidRDefault="00DA7BE9" w:rsidP="00DA7BE9">
      <w:pPr>
        <w:pStyle w:val="CommentText"/>
        <w:jc w:val="left"/>
      </w:pPr>
      <w:r>
        <w:rPr>
          <w:rStyle w:val="CommentReference"/>
        </w:rPr>
        <w:annotationRef/>
      </w:r>
      <w:r>
        <w:t>Is Maker A only allowed to withdraw Maker A’s submissions? Or can Maker A withdraw Maker B’s submissions?</w:t>
      </w:r>
    </w:p>
  </w:comment>
  <w:comment w:id="649" w:author="Jasmine WL TEO (MAS)" w:date="2025-12-26T10:23:00Z" w:initials="JT">
    <w:p w14:paraId="0ADFDC16" w14:textId="55F1A88D" w:rsidR="0091130B" w:rsidRDefault="0091130B" w:rsidP="0091130B">
      <w:pPr>
        <w:pStyle w:val="CommentText"/>
        <w:jc w:val="left"/>
      </w:pPr>
      <w:r>
        <w:rPr>
          <w:rStyle w:val="CommentReference"/>
        </w:rPr>
        <w:annotationRef/>
      </w:r>
      <w:r>
        <w:t>What will be the status set for this bid if it is withdrawn?</w:t>
      </w:r>
    </w:p>
  </w:comment>
  <w:comment w:id="653" w:author="Jasmine WL TEO (MAS)" w:date="2025-12-26T10:22:00Z" w:initials="JT">
    <w:p w14:paraId="7D0E3496" w14:textId="6E08BE5D" w:rsidR="0091130B" w:rsidRDefault="0091130B" w:rsidP="0091130B">
      <w:pPr>
        <w:pStyle w:val="CommentText"/>
        <w:jc w:val="left"/>
      </w:pPr>
      <w:r>
        <w:rPr>
          <w:rStyle w:val="CommentReference"/>
        </w:rPr>
        <w:annotationRef/>
      </w:r>
      <w:r>
        <w:t>Button or hyperlink? If I do not have the maker role (E.g. only view), will I see the withdraw button?</w:t>
      </w:r>
    </w:p>
  </w:comment>
  <w:comment w:id="657" w:author="Jasmine WL TEO (MAS)" w:date="2025-12-26T10:23:00Z" w:initials="JT">
    <w:p w14:paraId="7E3CF9CF" w14:textId="77777777" w:rsidR="0091130B" w:rsidRDefault="0091130B" w:rsidP="0091130B">
      <w:pPr>
        <w:pStyle w:val="CommentText"/>
        <w:jc w:val="left"/>
      </w:pPr>
      <w:r>
        <w:rPr>
          <w:rStyle w:val="CommentReference"/>
        </w:rPr>
        <w:annotationRef/>
      </w:r>
      <w:r>
        <w:t>The delete bid page has more details than the withdraw. Is there a reason why?</w:t>
      </w:r>
    </w:p>
  </w:comment>
  <w:comment w:id="667" w:author="Akila BALAKRISHNAN from.OPTIMUM (MAS)" w:date="2025-12-22T12:42:00Z" w:initials="AB">
    <w:p w14:paraId="4ECFADC1" w14:textId="19784776" w:rsidR="00084D19" w:rsidRDefault="00084D19" w:rsidP="00084D19">
      <w:pPr>
        <w:pStyle w:val="CommentText"/>
        <w:jc w:val="left"/>
      </w:pPr>
      <w:r>
        <w:rPr>
          <w:rStyle w:val="CommentReference"/>
        </w:rPr>
        <w:annotationRef/>
      </w:r>
      <w:r>
        <w:t>What is the checkers view if the bids are created via file upload?</w:t>
      </w:r>
    </w:p>
    <w:p w14:paraId="10499CDC" w14:textId="77777777" w:rsidR="00084D19" w:rsidRDefault="00084D19" w:rsidP="00084D19">
      <w:pPr>
        <w:pStyle w:val="CommentText"/>
        <w:jc w:val="left"/>
      </w:pPr>
    </w:p>
    <w:p w14:paraId="2A5A4B36" w14:textId="77777777" w:rsidR="00084D19" w:rsidRDefault="00084D19" w:rsidP="00084D19">
      <w:pPr>
        <w:pStyle w:val="CommentText"/>
        <w:jc w:val="left"/>
      </w:pPr>
      <w:r>
        <w:t>How about the validation of upload file?</w:t>
      </w:r>
    </w:p>
  </w:comment>
  <w:comment w:id="672" w:author="Jasmine WL TEO (MAS)" w:date="2025-12-26T10:24:00Z" w:initials="JT">
    <w:p w14:paraId="67A0C250" w14:textId="77777777" w:rsidR="008D2717" w:rsidRDefault="008D2717" w:rsidP="008D2717">
      <w:pPr>
        <w:pStyle w:val="CommentText"/>
        <w:jc w:val="left"/>
      </w:pPr>
      <w:r>
        <w:rPr>
          <w:rStyle w:val="CommentReference"/>
        </w:rPr>
        <w:annotationRef/>
      </w:r>
      <w:r>
        <w:t>How do you determine that the auction process is not ongoing? Is it based on auction status? Please state clearly.</w:t>
      </w:r>
    </w:p>
  </w:comment>
  <w:comment w:id="675" w:author="Jasmine WL TEO (MAS)" w:date="2025-12-26T10:26:00Z" w:initials="JT">
    <w:p w14:paraId="15583089" w14:textId="77777777" w:rsidR="008D2717" w:rsidRDefault="008D2717" w:rsidP="008D2717">
      <w:pPr>
        <w:pStyle w:val="CommentText"/>
        <w:jc w:val="left"/>
      </w:pPr>
      <w:r>
        <w:rPr>
          <w:rStyle w:val="CommentReference"/>
        </w:rPr>
        <w:annotationRef/>
      </w:r>
      <w:r>
        <w:t>For FD to comment if these are the fields you want to key for deletion</w:t>
      </w:r>
    </w:p>
  </w:comment>
  <w:comment w:id="676" w:author="Sophia TAN (MAS)" w:date="2026-01-09T17:12:00Z" w:initials="ST">
    <w:p w14:paraId="23CE53D4" w14:textId="77777777" w:rsidR="00A1164E" w:rsidRDefault="009653FF" w:rsidP="00A1164E">
      <w:pPr>
        <w:pStyle w:val="CommentText"/>
        <w:jc w:val="left"/>
      </w:pPr>
      <w:r>
        <w:rPr>
          <w:rStyle w:val="CommentReference"/>
        </w:rPr>
        <w:annotationRef/>
      </w:r>
      <w:r w:rsidR="00A1164E">
        <w:t>For approval of creation/ update - agree checker needs to key verify. Fields - Dealer code, settlement bank code, custody code, nominal amount, yield, bank ref no.</w:t>
      </w:r>
    </w:p>
    <w:p w14:paraId="3D72ADBA" w14:textId="77777777" w:rsidR="00A1164E" w:rsidRDefault="00A1164E" w:rsidP="00A1164E">
      <w:pPr>
        <w:pStyle w:val="CommentText"/>
        <w:jc w:val="left"/>
      </w:pPr>
    </w:p>
    <w:p w14:paraId="737F9DDF" w14:textId="77777777" w:rsidR="00A1164E" w:rsidRDefault="00A1164E" w:rsidP="00A1164E">
      <w:pPr>
        <w:pStyle w:val="CommentText"/>
        <w:jc w:val="left"/>
      </w:pPr>
      <w:r>
        <w:rPr>
          <w:b/>
          <w:bCs/>
        </w:rPr>
        <w:t>Key verification is only necessary for manual creation of bid. Not applicable to approving file upload.</w:t>
      </w:r>
    </w:p>
    <w:p w14:paraId="01D86409" w14:textId="77777777" w:rsidR="00A1164E" w:rsidRDefault="00A1164E" w:rsidP="00A1164E">
      <w:pPr>
        <w:pStyle w:val="CommentText"/>
        <w:jc w:val="left"/>
      </w:pPr>
    </w:p>
    <w:p w14:paraId="65824FA9" w14:textId="77777777" w:rsidR="00A1164E" w:rsidRDefault="00A1164E" w:rsidP="00A1164E">
      <w:pPr>
        <w:pStyle w:val="CommentText"/>
        <w:jc w:val="left"/>
      </w:pPr>
      <w:r>
        <w:t>For approval of deletion - previously communicated through Teams chat on 12-11-25 6:19pm:</w:t>
      </w:r>
      <w:r>
        <w:br/>
      </w:r>
      <w:r>
        <w:br/>
        <w:t>currently for deletion of tender, no need to key verify. hence suggest in order of priority:</w:t>
      </w:r>
    </w:p>
    <w:p w14:paraId="5336EE8C" w14:textId="77777777" w:rsidR="00A1164E" w:rsidRDefault="00A1164E" w:rsidP="00A1164E">
      <w:pPr>
        <w:pStyle w:val="CommentText"/>
        <w:jc w:val="left"/>
      </w:pPr>
      <w:r>
        <w:t> </w:t>
      </w:r>
    </w:p>
    <w:p w14:paraId="7D6A4DC4" w14:textId="77777777" w:rsidR="00A1164E" w:rsidRDefault="00A1164E" w:rsidP="00A1164E">
      <w:pPr>
        <w:pStyle w:val="CommentText"/>
        <w:jc w:val="left"/>
      </w:pPr>
      <w:r>
        <w:t>1) in omega, for deletion of bid, the checker to "key verify" by bank reference number.</w:t>
      </w:r>
    </w:p>
    <w:p w14:paraId="6AC89488" w14:textId="77777777" w:rsidR="00A1164E" w:rsidRDefault="00A1164E" w:rsidP="00A1164E">
      <w:pPr>
        <w:pStyle w:val="CommentText"/>
        <w:jc w:val="left"/>
      </w:pPr>
      <w:r>
        <w:t>2) if not possible in UI for just the bank reference field to be opened up for checker to "key verify", then go with no need to key verify any field. the checker to eyeball check from the UI that the bid maker is deleting is indeed the one to be deleted.</w:t>
      </w:r>
    </w:p>
  </w:comment>
  <w:comment w:id="681" w:author="Akila BALAKRISHNAN from.OPTIMUM (MAS)" w:date="2025-12-31T09:29:00Z" w:initials="AB">
    <w:p w14:paraId="0155E3A7" w14:textId="77777777" w:rsidR="007433FE" w:rsidRDefault="000E3E22" w:rsidP="007433FE">
      <w:pPr>
        <w:pStyle w:val="CommentText"/>
        <w:jc w:val="left"/>
      </w:pPr>
      <w:r>
        <w:rPr>
          <w:rStyle w:val="CommentReference"/>
        </w:rPr>
        <w:annotationRef/>
      </w:r>
      <w:r w:rsidR="007433FE">
        <w:t>Once it is approved, the changes can be seen by the FI in external system?</w:t>
      </w:r>
    </w:p>
  </w:comment>
  <w:comment w:id="682" w:author="Sophia TAN (MAS)" w:date="2026-01-09T17:23:00Z" w:initials="ST">
    <w:p w14:paraId="178BEFE5" w14:textId="77777777" w:rsidR="0022779C" w:rsidRDefault="0022779C" w:rsidP="0022779C">
      <w:pPr>
        <w:pStyle w:val="CommentText"/>
        <w:jc w:val="left"/>
      </w:pPr>
      <w:r>
        <w:rPr>
          <w:rStyle w:val="CommentReference"/>
        </w:rPr>
        <w:annotationRef/>
      </w:r>
      <w:r>
        <w:t>Can a maker pick up this rejected record to amend and submit again?</w:t>
      </w:r>
    </w:p>
  </w:comment>
  <w:comment w:id="684" w:author="Jasmine WL TEO (MAS)" w:date="2025-12-26T10:28:00Z" w:initials="JT">
    <w:p w14:paraId="74F6DBFD" w14:textId="2F0AFA9E" w:rsidR="008D2717" w:rsidRDefault="008D2717" w:rsidP="008D2717">
      <w:pPr>
        <w:pStyle w:val="CommentText"/>
        <w:jc w:val="left"/>
      </w:pPr>
      <w:r>
        <w:rPr>
          <w:rStyle w:val="CommentReference"/>
        </w:rPr>
        <w:annotationRef/>
      </w:r>
      <w:r>
        <w:t>Button or hyperlink? If I do not have the checker role (E.g. only maker or view), will I see the review button?</w:t>
      </w:r>
    </w:p>
  </w:comment>
  <w:comment w:id="686" w:author="Sharmaine TAN (MAS)" w:date="2026-01-05T15:54:00Z" w:initials="ST">
    <w:p w14:paraId="1ED66345" w14:textId="77777777" w:rsidR="007A5785" w:rsidRDefault="007A5785" w:rsidP="007A5785">
      <w:pPr>
        <w:pStyle w:val="CommentText"/>
        <w:jc w:val="left"/>
      </w:pPr>
      <w:r>
        <w:rPr>
          <w:rStyle w:val="CommentReference"/>
        </w:rPr>
        <w:annotationRef/>
      </w:r>
      <w:r>
        <w:rPr>
          <w:color w:val="454953"/>
          <w:highlight w:val="white"/>
        </w:rPr>
        <w:t xml:space="preserve">At the Approval/Reject Bid Modal, it should clearly specify if it's pending approval for creation, update, or deletion. </w:t>
      </w:r>
    </w:p>
    <w:p w14:paraId="1B337B88" w14:textId="77777777" w:rsidR="007A5785" w:rsidRDefault="007A5785" w:rsidP="007A5785">
      <w:pPr>
        <w:pStyle w:val="CommentText"/>
        <w:jc w:val="left"/>
      </w:pPr>
      <w:r>
        <w:rPr>
          <w:color w:val="454953"/>
          <w:highlight w:val="white"/>
        </w:rPr>
        <w:t>This will help the checker identify the approval intent required.</w:t>
      </w:r>
      <w:r>
        <w:t xml:space="preserve"> </w:t>
      </w:r>
    </w:p>
  </w:comment>
  <w:comment w:id="687" w:author="Jasmine WL TEO (MAS)" w:date="2025-12-26T10:30:00Z" w:initials="JT">
    <w:p w14:paraId="78375354" w14:textId="39303A1E" w:rsidR="008D2717" w:rsidRDefault="008D2717" w:rsidP="008D2717">
      <w:pPr>
        <w:pStyle w:val="CommentText"/>
        <w:jc w:val="left"/>
      </w:pPr>
      <w:r>
        <w:rPr>
          <w:rStyle w:val="CommentReference"/>
        </w:rPr>
        <w:annotationRef/>
      </w:r>
      <w:r>
        <w:t>Should other details e.g. Name, settlement bank code, custody code be displayed here as well, not just the fields FD needs to key.</w:t>
      </w:r>
    </w:p>
  </w:comment>
  <w:comment w:id="688" w:author="Akila BALAKRISHNAN from.OPTIMUM (MAS)" w:date="2025-12-22T12:40:00Z" w:initials="AB">
    <w:p w14:paraId="41E9EC6C" w14:textId="77777777" w:rsidR="00657C3D" w:rsidRDefault="005922D9" w:rsidP="00657C3D">
      <w:pPr>
        <w:pStyle w:val="CommentText"/>
        <w:jc w:val="left"/>
      </w:pPr>
      <w:r>
        <w:rPr>
          <w:rStyle w:val="CommentReference"/>
        </w:rPr>
        <w:annotationRef/>
      </w:r>
      <w:r w:rsidR="00657C3D">
        <w:t>@MDD/FD - Is this how the verification by checker needed?</w:t>
      </w:r>
    </w:p>
    <w:p w14:paraId="461FB3D7" w14:textId="77777777" w:rsidR="00657C3D" w:rsidRDefault="00657C3D" w:rsidP="00657C3D">
      <w:pPr>
        <w:pStyle w:val="CommentText"/>
        <w:jc w:val="left"/>
      </w:pPr>
    </w:p>
    <w:p w14:paraId="49431952" w14:textId="77777777" w:rsidR="00657C3D" w:rsidRDefault="00657C3D" w:rsidP="00657C3D">
      <w:pPr>
        <w:pStyle w:val="CommentText"/>
        <w:jc w:val="left"/>
      </w:pPr>
      <w:r>
        <w:t>I don’t see any purpose of the validation here since the bid details are displayed already in top section and just asking the checker to key in the details again.</w:t>
      </w:r>
    </w:p>
    <w:p w14:paraId="0FF5EFDC" w14:textId="77777777" w:rsidR="00657C3D" w:rsidRDefault="00657C3D" w:rsidP="00657C3D">
      <w:pPr>
        <w:pStyle w:val="CommentText"/>
        <w:jc w:val="left"/>
      </w:pPr>
      <w:r>
        <w:t>Also this is not the way current eAuction does too..</w:t>
      </w:r>
    </w:p>
  </w:comment>
  <w:comment w:id="689" w:author="Sophia TAN (MAS)" w:date="2026-01-09T17:34:00Z" w:initials="ST">
    <w:p w14:paraId="5A2F099C" w14:textId="77777777" w:rsidR="00E37DE5" w:rsidRDefault="00E37DE5" w:rsidP="00E37DE5">
      <w:pPr>
        <w:pStyle w:val="CommentText"/>
        <w:jc w:val="left"/>
      </w:pPr>
      <w:r>
        <w:rPr>
          <w:rStyle w:val="CommentReference"/>
        </w:rPr>
        <w:annotationRef/>
      </w:r>
      <w:r>
        <w:t>No, not expecting this. I thought that the checker should see the Create Bid Modal? i.e. the same screen the maker  has to manual input the bid, just with the fields to be key-verified blanked out for checker to input.</w:t>
      </w:r>
    </w:p>
  </w:comment>
  <w:comment w:id="693" w:author="Jasmine WL TEO (MAS)" w:date="2025-12-26T10:29:00Z" w:initials="JT">
    <w:p w14:paraId="0E36E2BC" w14:textId="2F63C100" w:rsidR="008D2717" w:rsidRDefault="008D2717" w:rsidP="008D2717">
      <w:pPr>
        <w:pStyle w:val="CommentText"/>
        <w:jc w:val="left"/>
      </w:pPr>
      <w:r>
        <w:rPr>
          <w:rStyle w:val="CommentReference"/>
        </w:rPr>
        <w:annotationRef/>
      </w:r>
      <w:r>
        <w:t>I don’t think the values are displayed on screen for the checker to enter. The checker is supposed to enter and system to cross check the values. FD to confirm.</w:t>
      </w:r>
    </w:p>
  </w:comment>
  <w:comment w:id="695" w:author="Akila BALAKRISHNAN from.OPTIMUM (MAS)" w:date="2025-12-30T20:09:00Z" w:initials="AB">
    <w:p w14:paraId="2D30DA91" w14:textId="77777777" w:rsidR="00A6047C" w:rsidRDefault="00A6047C" w:rsidP="00A6047C">
      <w:pPr>
        <w:pStyle w:val="CommentText"/>
        <w:jc w:val="left"/>
      </w:pPr>
      <w:r>
        <w:rPr>
          <w:rStyle w:val="CommentReference"/>
        </w:rPr>
        <w:annotationRef/>
      </w:r>
      <w:r>
        <w:t>All the confirmation prompt should display the data as read-only (data pair).</w:t>
      </w:r>
    </w:p>
    <w:p w14:paraId="463DBE93" w14:textId="77777777" w:rsidR="00A6047C" w:rsidRDefault="00A6047C" w:rsidP="00A6047C">
      <w:pPr>
        <w:pStyle w:val="CommentText"/>
        <w:jc w:val="left"/>
      </w:pPr>
      <w:r>
        <w:t>Not consistent across the use cases.</w:t>
      </w:r>
    </w:p>
    <w:p w14:paraId="02E0D556" w14:textId="77777777" w:rsidR="00A6047C" w:rsidRDefault="00A6047C" w:rsidP="00A6047C">
      <w:pPr>
        <w:pStyle w:val="CommentText"/>
        <w:jc w:val="left"/>
      </w:pPr>
      <w:r>
        <w:t>Please update the wireframe with all fields.</w:t>
      </w:r>
    </w:p>
  </w:comment>
  <w:comment w:id="712" w:author="Jasmine WL TEO (MAS)" w:date="2025-12-26T11:46:00Z" w:initials="JT">
    <w:p w14:paraId="7BA26E8F" w14:textId="1F39061B" w:rsidR="00CB5A00" w:rsidRDefault="00CB5A00" w:rsidP="00CB5A00">
      <w:pPr>
        <w:pStyle w:val="CommentText"/>
        <w:jc w:val="left"/>
      </w:pPr>
      <w:r>
        <w:rPr>
          <w:rStyle w:val="CommentReference"/>
        </w:rPr>
        <w:annotationRef/>
      </w:r>
      <w:r>
        <w:t>For the institutional templates, if we are going to display the entity names tied to the bank in the banks’ template, the copy that MAS download should have the entity names as well. Suggest for MAS template, system generates the entity names for each PD by tab. Then MAS can delete the tabs not required and send it to the PDs. Open to other suggestions.</w:t>
      </w:r>
    </w:p>
  </w:comment>
  <w:comment w:id="713" w:author="Akila BALAKRISHNAN from.OPTIMUM (MAS)" w:date="2025-12-30T20:14:00Z" w:initials="AB">
    <w:p w14:paraId="2ACA0D58" w14:textId="77777777" w:rsidR="00686912" w:rsidRDefault="00686912" w:rsidP="00686912">
      <w:pPr>
        <w:pStyle w:val="CommentText"/>
        <w:jc w:val="left"/>
      </w:pPr>
      <w:r>
        <w:rPr>
          <w:rStyle w:val="CommentReference"/>
        </w:rPr>
        <w:annotationRef/>
      </w:r>
      <w:r>
        <w:t>Few suggestions on this.</w:t>
      </w:r>
    </w:p>
    <w:p w14:paraId="246EB9E5" w14:textId="77777777" w:rsidR="00686912" w:rsidRDefault="00686912" w:rsidP="00686912">
      <w:pPr>
        <w:pStyle w:val="CommentText"/>
        <w:numPr>
          <w:ilvl w:val="0"/>
          <w:numId w:val="55"/>
        </w:numPr>
        <w:jc w:val="left"/>
      </w:pPr>
      <w:r>
        <w:t>To have an option to choose the PD before downloading the insti bid template so that the template will have entity name list for that PD alone</w:t>
      </w:r>
    </w:p>
    <w:p w14:paraId="46DE4043" w14:textId="77777777" w:rsidR="00686912" w:rsidRDefault="00686912" w:rsidP="00686912">
      <w:pPr>
        <w:pStyle w:val="CommentText"/>
        <w:numPr>
          <w:ilvl w:val="0"/>
          <w:numId w:val="55"/>
        </w:numPr>
        <w:jc w:val="left"/>
      </w:pPr>
      <w:r>
        <w:t>If the above suggestion is complex, then we can have insti template available for each PD</w:t>
      </w:r>
    </w:p>
    <w:p w14:paraId="355B5FA7" w14:textId="77777777" w:rsidR="00686912" w:rsidRDefault="00686912" w:rsidP="00686912">
      <w:pPr>
        <w:pStyle w:val="CommentText"/>
        <w:jc w:val="left"/>
      </w:pPr>
      <w:r>
        <w:t>E.g. If we have 12 PDs then we will have 12 insti bid template one for each PD and one for retail bids. So in total we will have 13 templates in the dropdown.</w:t>
      </w:r>
    </w:p>
  </w:comment>
  <w:comment w:id="725" w:author="Jasmine WL TEO (MAS)" w:date="2025-12-26T14:09:00Z" w:initials="JT">
    <w:p w14:paraId="1D197605" w14:textId="2E4E9B37" w:rsidR="00763A70" w:rsidRDefault="0058025F" w:rsidP="00763A70">
      <w:pPr>
        <w:pStyle w:val="CommentText"/>
        <w:jc w:val="left"/>
      </w:pPr>
      <w:r>
        <w:rPr>
          <w:rStyle w:val="CommentReference"/>
        </w:rPr>
        <w:annotationRef/>
      </w:r>
      <w:r w:rsidR="00763A70">
        <w:t xml:space="preserve">No issue code in the template. Possible for the banks to upload for the wrong issue code. FD will use the same template to upload into OMEGA. If the issue code is not within the file, it is possible that FD uploads for wrong issue code. Suggest to have issue code and auction date in the template. @MDD, FD, any views </w:t>
      </w:r>
    </w:p>
  </w:comment>
  <w:comment w:id="726" w:author="Akila BALAKRISHNAN from.OPTIMUM (MAS)" w:date="2025-12-30T20:21:00Z" w:initials="AB">
    <w:p w14:paraId="77A94B41" w14:textId="77777777" w:rsidR="00B43C9D" w:rsidRDefault="00686912" w:rsidP="00B43C9D">
      <w:pPr>
        <w:pStyle w:val="CommentText"/>
        <w:jc w:val="left"/>
      </w:pPr>
      <w:r>
        <w:rPr>
          <w:rStyle w:val="CommentReference"/>
        </w:rPr>
        <w:annotationRef/>
      </w:r>
      <w:r w:rsidR="00B43C9D">
        <w:t xml:space="preserve">Based on our earlier internal discussion, we planned to add below </w:t>
      </w:r>
    </w:p>
    <w:p w14:paraId="34B8F2C7" w14:textId="77777777" w:rsidR="00B43C9D" w:rsidRDefault="00B43C9D" w:rsidP="00B43C9D">
      <w:pPr>
        <w:pStyle w:val="CommentText"/>
        <w:jc w:val="left"/>
      </w:pPr>
      <w:r>
        <w:rPr>
          <w:color w:val="000000"/>
        </w:rPr>
        <w:t>Primary Dealer Code, Bank Name, Issue Code, ISIN Code and Auction Date so that the same template can be used in both internal and external system.</w:t>
      </w:r>
    </w:p>
    <w:p w14:paraId="36468101" w14:textId="77777777" w:rsidR="00B43C9D" w:rsidRDefault="00B43C9D" w:rsidP="00B43C9D">
      <w:pPr>
        <w:pStyle w:val="CommentText"/>
        <w:jc w:val="left"/>
      </w:pPr>
      <w:r>
        <w:rPr>
          <w:color w:val="000000"/>
        </w:rPr>
        <w:t>Also the data should be pre-populated like this in the template.</w:t>
      </w:r>
    </w:p>
    <w:p w14:paraId="49CFCC7E" w14:textId="77777777" w:rsidR="00B43C9D" w:rsidRDefault="00B43C9D" w:rsidP="00B43C9D">
      <w:pPr>
        <w:pStyle w:val="CommentText"/>
        <w:jc w:val="left"/>
      </w:pPr>
    </w:p>
    <w:p w14:paraId="43E4E267" w14:textId="69CA7FE1" w:rsidR="00B43C9D" w:rsidRDefault="00B43C9D" w:rsidP="00B43C9D">
      <w:pPr>
        <w:pStyle w:val="CommentText"/>
        <w:jc w:val="left"/>
      </w:pPr>
      <w:r>
        <w:rPr>
          <w:noProof/>
        </w:rPr>
        <w:drawing>
          <wp:inline distT="0" distB="0" distL="0" distR="0" wp14:anchorId="1898BCD2" wp14:editId="4F02D8CB">
            <wp:extent cx="4718292" cy="444523"/>
            <wp:effectExtent l="0" t="0" r="6350" b="0"/>
            <wp:docPr id="360634516"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4516" name="Picture 360634516" descr="Image"/>
                    <pic:cNvPicPr/>
                  </pic:nvPicPr>
                  <pic:blipFill>
                    <a:blip r:embed="rId1">
                      <a:extLst>
                        <a:ext uri="{28A0092B-C50C-407E-A947-70E740481C1C}">
                          <a14:useLocalDpi xmlns:a14="http://schemas.microsoft.com/office/drawing/2010/main" val="0"/>
                        </a:ext>
                      </a:extLst>
                    </a:blip>
                    <a:stretch>
                      <a:fillRect/>
                    </a:stretch>
                  </pic:blipFill>
                  <pic:spPr>
                    <a:xfrm>
                      <a:off x="0" y="0"/>
                      <a:ext cx="4718292" cy="444523"/>
                    </a:xfrm>
                    <a:prstGeom prst="rect">
                      <a:avLst/>
                    </a:prstGeom>
                  </pic:spPr>
                </pic:pic>
              </a:graphicData>
            </a:graphic>
          </wp:inline>
        </w:drawing>
      </w:r>
    </w:p>
    <w:p w14:paraId="3ECE6116" w14:textId="77777777" w:rsidR="00B43C9D" w:rsidRDefault="00B43C9D" w:rsidP="00B43C9D">
      <w:pPr>
        <w:pStyle w:val="CommentText"/>
        <w:jc w:val="left"/>
      </w:pPr>
    </w:p>
    <w:p w14:paraId="576CBC24" w14:textId="77777777" w:rsidR="00B43C9D" w:rsidRDefault="00B43C9D" w:rsidP="00B43C9D">
      <w:pPr>
        <w:pStyle w:val="CommentText"/>
        <w:jc w:val="left"/>
      </w:pPr>
      <w:r>
        <w:t>For retail bids template - we should have additional 2 columns Received date, Received time (similar to the batch interface file) for banks to key in the actual date/time of the bid received from the retail customer.</w:t>
      </w:r>
    </w:p>
  </w:comment>
  <w:comment w:id="727" w:author="Han Xie CHAI (MAS)" w:date="2026-01-09T08:15:00Z" w:initials="HC">
    <w:p w14:paraId="2A4C2273" w14:textId="77777777" w:rsidR="00B53828" w:rsidRDefault="00B53828" w:rsidP="00B53828">
      <w:pPr>
        <w:pStyle w:val="CommentText"/>
        <w:jc w:val="left"/>
      </w:pPr>
      <w:r>
        <w:rPr>
          <w:rStyle w:val="CommentReference"/>
        </w:rPr>
        <w:annotationRef/>
      </w:r>
      <w:r>
        <w:t>Agree that the same template must be used for PDs’ upload and MAS’ upload.</w:t>
      </w:r>
    </w:p>
  </w:comment>
  <w:comment w:id="728" w:author="Sophia TAN (MAS)" w:date="2026-01-09T17:40:00Z" w:initials="ST">
    <w:p w14:paraId="3C110D38" w14:textId="77777777" w:rsidR="001408BF" w:rsidRDefault="001408BF" w:rsidP="001408BF">
      <w:pPr>
        <w:pStyle w:val="CommentText"/>
        <w:jc w:val="left"/>
      </w:pPr>
      <w:r>
        <w:rPr>
          <w:rStyle w:val="CommentReference"/>
        </w:rPr>
        <w:annotationRef/>
      </w:r>
      <w:r>
        <w:t>And the same template (and file acceptance behaviour for internal) to be used in ORCA.</w:t>
      </w:r>
    </w:p>
  </w:comment>
  <w:comment w:id="732" w:author="Sharmaine TAN (MAS)" w:date="2026-01-05T16:08:00Z" w:initials="ST">
    <w:p w14:paraId="41663F56" w14:textId="1B3825FF" w:rsidR="00F73CED" w:rsidRDefault="00F73CED" w:rsidP="00F73CED">
      <w:pPr>
        <w:pStyle w:val="CommentText"/>
        <w:jc w:val="left"/>
      </w:pPr>
      <w:r>
        <w:rPr>
          <w:rStyle w:val="CommentReference"/>
        </w:rPr>
        <w:annotationRef/>
      </w:r>
      <w:r>
        <w:rPr>
          <w:color w:val="454953"/>
          <w:highlight w:val="white"/>
        </w:rPr>
        <w:t xml:space="preserve">What will be the approximate file size to export bids for the entire bid collation period, e.g., SSB bid collation window of approximately a month? With consideration of the use case for this functionality, FD will primarily use this to verify bids submitted on behalf of FIs in the event of ASP. </w:t>
      </w:r>
    </w:p>
    <w:p w14:paraId="1D2CF84A" w14:textId="77777777" w:rsidR="00F73CED" w:rsidRDefault="00F73CED" w:rsidP="00F73CED">
      <w:pPr>
        <w:pStyle w:val="CommentText"/>
        <w:jc w:val="left"/>
      </w:pPr>
      <w:r>
        <w:rPr>
          <w:color w:val="454953"/>
          <w:highlight w:val="white"/>
        </w:rPr>
        <w:t>Would an acknowledgement file suffice?</w:t>
      </w:r>
      <w:r>
        <w:t xml:space="preserve"> </w:t>
      </w:r>
    </w:p>
  </w:comment>
  <w:comment w:id="748" w:author="Akila BALAKRISHNAN from.OPTIMUM (MAS)" w:date="2025-12-22T12:45:00Z" w:initials="AB">
    <w:p w14:paraId="051658B8" w14:textId="195998CD" w:rsidR="00647F12" w:rsidRDefault="00647F12" w:rsidP="00647F12">
      <w:pPr>
        <w:pStyle w:val="CommentText"/>
        <w:jc w:val="left"/>
      </w:pPr>
      <w:r>
        <w:rPr>
          <w:rStyle w:val="CommentReference"/>
        </w:rPr>
        <w:annotationRef/>
      </w:r>
      <w:r>
        <w:t>Rejected applies only to the newly inserted bids right?</w:t>
      </w:r>
      <w:r>
        <w:br/>
        <w:t>Any update or deletion request will revert back to the previous state?</w:t>
      </w:r>
    </w:p>
    <w:p w14:paraId="45564EBB" w14:textId="77777777" w:rsidR="00647F12" w:rsidRDefault="00647F12" w:rsidP="00647F12">
      <w:pPr>
        <w:pStyle w:val="CommentText"/>
        <w:jc w:val="left"/>
      </w:pPr>
    </w:p>
    <w:p w14:paraId="3EF6804F" w14:textId="77777777" w:rsidR="00647F12" w:rsidRDefault="00647F12" w:rsidP="00647F12">
      <w:pPr>
        <w:pStyle w:val="CommentText"/>
        <w:jc w:val="left"/>
      </w:pPr>
      <w:r>
        <w:t>Don’t see the rejected status in the state transition diagram.</w:t>
      </w:r>
    </w:p>
  </w:comment>
  <w:comment w:id="749" w:author="Jasmine WL TEO (MAS)" w:date="2025-12-26T14:14:00Z" w:initials="JT">
    <w:p w14:paraId="12CD1D3D" w14:textId="77777777" w:rsidR="0058025F" w:rsidRDefault="0058025F" w:rsidP="0058025F">
      <w:pPr>
        <w:pStyle w:val="CommentText"/>
        <w:jc w:val="left"/>
      </w:pPr>
      <w:r>
        <w:rPr>
          <w:rStyle w:val="CommentReference"/>
        </w:rPr>
        <w:annotationRef/>
      </w:r>
      <w:r>
        <w:t>Separate files or separate tabs in the same file?</w:t>
      </w:r>
    </w:p>
  </w:comment>
  <w:comment w:id="750" w:author="Akila BALAKRISHNAN from.OPTIMUM (MAS)" w:date="2025-12-31T09:25:00Z" w:initials="AB">
    <w:p w14:paraId="16BF790A" w14:textId="77777777" w:rsidR="00E017F0" w:rsidRDefault="00E017F0" w:rsidP="00E017F0">
      <w:pPr>
        <w:pStyle w:val="CommentText"/>
        <w:jc w:val="left"/>
      </w:pPr>
      <w:r>
        <w:rPr>
          <w:rStyle w:val="CommentReference"/>
        </w:rPr>
        <w:annotationRef/>
      </w:r>
      <w:r>
        <w:t>What is the sorting order of the bids exported?</w:t>
      </w:r>
    </w:p>
  </w:comment>
  <w:comment w:id="768" w:author="Akila BALAKRISHNAN from.OPTIMUM (MAS)" w:date="2025-12-30T20:50:00Z" w:initials="AB">
    <w:p w14:paraId="7CB3FE6E" w14:textId="074ED64F" w:rsidR="00124AD3" w:rsidRDefault="00851010" w:rsidP="00124AD3">
      <w:pPr>
        <w:pStyle w:val="CommentText"/>
        <w:jc w:val="left"/>
      </w:pPr>
      <w:r>
        <w:rPr>
          <w:rStyle w:val="CommentReference"/>
        </w:rPr>
        <w:annotationRef/>
      </w:r>
      <w:r w:rsidR="00124AD3">
        <w:t>@MDD/FD - Security information details (</w:t>
      </w:r>
      <w:r w:rsidR="00124AD3">
        <w:rPr>
          <w:color w:val="000000"/>
        </w:rPr>
        <w:t>Issue Code, ISIN Code and Auction Date</w:t>
      </w:r>
      <w:r w:rsidR="00124AD3">
        <w:t>) in Download template and export bids can be same to be consistent. For your views.</w:t>
      </w:r>
    </w:p>
    <w:p w14:paraId="4E61C972" w14:textId="77777777" w:rsidR="00124AD3" w:rsidRDefault="00124AD3" w:rsidP="00124AD3">
      <w:pPr>
        <w:pStyle w:val="CommentText"/>
        <w:jc w:val="left"/>
      </w:pPr>
      <w:r>
        <w:br/>
        <w:t>It should also have additional fields received date/time, submission method - since the export will contain all bids received via batch interface file too.</w:t>
      </w:r>
    </w:p>
  </w:comment>
  <w:comment w:id="769" w:author="Sophia TAN (MAS)" w:date="2026-01-09T17:46:00Z" w:initials="ST">
    <w:p w14:paraId="5F38F229" w14:textId="77777777" w:rsidR="0035060C" w:rsidRDefault="0035060C" w:rsidP="0035060C">
      <w:pPr>
        <w:pStyle w:val="CommentText"/>
        <w:jc w:val="left"/>
      </w:pPr>
      <w:r>
        <w:rPr>
          <w:rStyle w:val="CommentReference"/>
        </w:rPr>
        <w:annotationRef/>
      </w:r>
      <w:r>
        <w:t>When clicking on Export, I would expect the file produced to contain the exact fields as shown in the UI...</w:t>
      </w:r>
    </w:p>
  </w:comment>
  <w:comment w:id="767" w:author="Jasmine WL TEO (MAS)" w:date="2025-12-26T14:29:00Z" w:initials="JT">
    <w:p w14:paraId="513E3278" w14:textId="1DA344B4" w:rsidR="00763A70" w:rsidRDefault="00763A70" w:rsidP="00763A70">
      <w:pPr>
        <w:pStyle w:val="CommentText"/>
        <w:jc w:val="left"/>
      </w:pPr>
      <w:r>
        <w:rPr>
          <w:rStyle w:val="CommentReference"/>
        </w:rPr>
        <w:annotationRef/>
      </w:r>
      <w:r>
        <w:t>No issue code. How will we know which issue code the bids are 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9B8537" w15:done="0"/>
  <w15:commentEx w15:paraId="333CFC16" w15:done="0"/>
  <w15:commentEx w15:paraId="72AFC599" w15:done="0"/>
  <w15:commentEx w15:paraId="28D8AF00" w15:done="0"/>
  <w15:commentEx w15:paraId="098BBF70" w15:done="0"/>
  <w15:commentEx w15:paraId="4784F0A6" w15:paraIdParent="098BBF70" w15:done="0"/>
  <w15:commentEx w15:paraId="600BC398" w15:paraIdParent="098BBF70" w15:done="0"/>
  <w15:commentEx w15:paraId="2089C530" w15:done="0"/>
  <w15:commentEx w15:paraId="1BCF1FB7" w15:done="0"/>
  <w15:commentEx w15:paraId="23317495" w15:done="0"/>
  <w15:commentEx w15:paraId="7AA7C812" w15:done="0"/>
  <w15:commentEx w15:paraId="54DF787B" w15:done="0"/>
  <w15:commentEx w15:paraId="1D30C2C6" w15:done="0"/>
  <w15:commentEx w15:paraId="17F7C5C5" w15:paraIdParent="1D30C2C6" w15:done="0"/>
  <w15:commentEx w15:paraId="0AF6D3B7" w15:paraIdParent="1D30C2C6" w15:done="0"/>
  <w15:commentEx w15:paraId="40B5A990" w15:paraIdParent="1D30C2C6" w15:done="0"/>
  <w15:commentEx w15:paraId="5A75B3E0" w15:done="0"/>
  <w15:commentEx w15:paraId="00EF6252" w15:paraIdParent="5A75B3E0" w15:done="0"/>
  <w15:commentEx w15:paraId="10005EE8" w15:done="0"/>
  <w15:commentEx w15:paraId="61A948F3" w15:done="0"/>
  <w15:commentEx w15:paraId="3482642D" w15:done="0"/>
  <w15:commentEx w15:paraId="5F392ABF" w15:done="0"/>
  <w15:commentEx w15:paraId="272EDF5C" w15:done="0"/>
  <w15:commentEx w15:paraId="3CA9AA5E" w15:done="0"/>
  <w15:commentEx w15:paraId="3C5A7DDE" w15:done="0"/>
  <w15:commentEx w15:paraId="3D3895CB" w15:done="0"/>
  <w15:commentEx w15:paraId="3B3421BC" w15:done="0"/>
  <w15:commentEx w15:paraId="67400D0D" w15:paraIdParent="3B3421BC" w15:done="0"/>
  <w15:commentEx w15:paraId="2F3CECAA" w15:paraIdParent="3B3421BC" w15:done="0"/>
  <w15:commentEx w15:paraId="4C4F0405" w15:done="0"/>
  <w15:commentEx w15:paraId="30317258" w15:paraIdParent="4C4F0405" w15:done="0"/>
  <w15:commentEx w15:paraId="351BDD19" w15:done="0"/>
  <w15:commentEx w15:paraId="1AE7D1CA" w15:done="0"/>
  <w15:commentEx w15:paraId="405AA058" w15:paraIdParent="1AE7D1CA" w15:done="0"/>
  <w15:commentEx w15:paraId="519C53E6" w15:done="0"/>
  <w15:commentEx w15:paraId="1BD44637" w15:paraIdParent="519C53E6" w15:done="0"/>
  <w15:commentEx w15:paraId="0DF992BD" w15:done="0"/>
  <w15:commentEx w15:paraId="04EAD0E5" w15:done="0"/>
  <w15:commentEx w15:paraId="684C6E04" w15:done="0"/>
  <w15:commentEx w15:paraId="36924ED1" w15:paraIdParent="684C6E04" w15:done="0"/>
  <w15:commentEx w15:paraId="218F79C8" w15:done="0"/>
  <w15:commentEx w15:paraId="4148E17C" w15:done="0"/>
  <w15:commentEx w15:paraId="2D994E92" w15:paraIdParent="4148E17C" w15:done="0"/>
  <w15:commentEx w15:paraId="70FFC4BE" w15:done="0"/>
  <w15:commentEx w15:paraId="0F85769A" w15:done="0"/>
  <w15:commentEx w15:paraId="3D0646C4" w15:done="0"/>
  <w15:commentEx w15:paraId="7B3F545A" w15:paraIdParent="3D0646C4" w15:done="0"/>
  <w15:commentEx w15:paraId="3D5F88F0" w15:done="0"/>
  <w15:commentEx w15:paraId="2E736A09" w15:done="0"/>
  <w15:commentEx w15:paraId="161B58EF" w15:done="0"/>
  <w15:commentEx w15:paraId="4836080A" w15:done="0"/>
  <w15:commentEx w15:paraId="332A8AC7" w15:paraIdParent="4836080A" w15:done="0"/>
  <w15:commentEx w15:paraId="2803C8B7" w15:done="0"/>
  <w15:commentEx w15:paraId="33D84763" w15:done="0"/>
  <w15:commentEx w15:paraId="5C32D1CB" w15:done="0"/>
  <w15:commentEx w15:paraId="05CF4399" w15:done="0"/>
  <w15:commentEx w15:paraId="55564C7F" w15:paraIdParent="05CF4399" w15:done="0"/>
  <w15:commentEx w15:paraId="54164AFB" w15:done="0"/>
  <w15:commentEx w15:paraId="6D73FCD3" w15:paraIdParent="54164AFB" w15:done="0"/>
  <w15:commentEx w15:paraId="40A7BCE4" w15:done="0"/>
  <w15:commentEx w15:paraId="52810907" w15:done="0"/>
  <w15:commentEx w15:paraId="1587F022" w15:done="0"/>
  <w15:commentEx w15:paraId="3728AE4C" w15:done="0"/>
  <w15:commentEx w15:paraId="78995BE5" w15:done="0"/>
  <w15:commentEx w15:paraId="228C9D73" w15:done="0"/>
  <w15:commentEx w15:paraId="36EA0ED0" w15:done="0"/>
  <w15:commentEx w15:paraId="7FE3ED77" w15:done="0"/>
  <w15:commentEx w15:paraId="4C420E5F" w15:paraIdParent="7FE3ED77" w15:done="0"/>
  <w15:commentEx w15:paraId="411C83F3" w15:done="0"/>
  <w15:commentEx w15:paraId="4B97C1B7" w15:done="0"/>
  <w15:commentEx w15:paraId="075DFBB5" w15:done="0"/>
  <w15:commentEx w15:paraId="5B2D9AB5" w15:done="0"/>
  <w15:commentEx w15:paraId="3AFA70B6" w15:paraIdParent="5B2D9AB5" w15:done="0"/>
  <w15:commentEx w15:paraId="2F3DC246" w15:done="0"/>
  <w15:commentEx w15:paraId="09508831" w15:done="0"/>
  <w15:commentEx w15:paraId="4C4F5314" w15:done="0"/>
  <w15:commentEx w15:paraId="331193A5" w15:done="0"/>
  <w15:commentEx w15:paraId="6D83873E" w15:done="0"/>
  <w15:commentEx w15:paraId="27D187C4" w15:paraIdParent="6D83873E" w15:done="0"/>
  <w15:commentEx w15:paraId="3A55F07D" w15:done="0"/>
  <w15:commentEx w15:paraId="46C35AAC" w15:done="1"/>
  <w15:commentEx w15:paraId="4E190FDA" w15:paraIdParent="46C35AAC" w15:done="1"/>
  <w15:commentEx w15:paraId="740AB48D" w15:done="0"/>
  <w15:commentEx w15:paraId="715909F9" w15:done="0"/>
  <w15:commentEx w15:paraId="3463FA91" w15:done="0"/>
  <w15:commentEx w15:paraId="5F19497D" w15:paraIdParent="3463FA91" w15:done="0"/>
  <w15:commentEx w15:paraId="687171EC" w15:done="0"/>
  <w15:commentEx w15:paraId="5B682DCE" w15:done="0"/>
  <w15:commentEx w15:paraId="1720B48B" w15:done="0"/>
  <w15:commentEx w15:paraId="60C5EC98" w15:done="0"/>
  <w15:commentEx w15:paraId="4C9400DF" w15:paraIdParent="60C5EC98" w15:done="0"/>
  <w15:commentEx w15:paraId="4D00B4EF" w15:done="0"/>
  <w15:commentEx w15:paraId="26F4A4D3" w15:paraIdParent="4D00B4EF" w15:done="0"/>
  <w15:commentEx w15:paraId="05AC515B" w15:paraIdParent="4D00B4EF" w15:done="0"/>
  <w15:commentEx w15:paraId="7B07A7ED" w15:paraIdParent="4D00B4EF" w15:done="0"/>
  <w15:commentEx w15:paraId="6530C029" w15:done="0"/>
  <w15:commentEx w15:paraId="57DAB635" w15:done="0"/>
  <w15:commentEx w15:paraId="1E34203A" w15:paraIdParent="57DAB635" w15:done="0"/>
  <w15:commentEx w15:paraId="1B4B9052" w15:done="0"/>
  <w15:commentEx w15:paraId="6A1915AB" w15:done="0"/>
  <w15:commentEx w15:paraId="543A8569" w15:paraIdParent="6A1915AB" w15:done="0"/>
  <w15:commentEx w15:paraId="3FEBFA5F" w15:done="0"/>
  <w15:commentEx w15:paraId="42C50714" w15:done="1"/>
  <w15:commentEx w15:paraId="74D1B905" w15:paraIdParent="42C50714" w15:done="1"/>
  <w15:commentEx w15:paraId="2F8923D2" w15:done="0"/>
  <w15:commentEx w15:paraId="010F234C" w15:done="0"/>
  <w15:commentEx w15:paraId="42D52FC6" w15:done="0"/>
  <w15:commentEx w15:paraId="266449A0" w15:done="0"/>
  <w15:commentEx w15:paraId="64C16A7D" w15:done="0"/>
  <w15:commentEx w15:paraId="60F710E2" w15:paraIdParent="64C16A7D" w15:done="0"/>
  <w15:commentEx w15:paraId="7BC382AD" w15:paraIdParent="64C16A7D" w15:done="0"/>
  <w15:commentEx w15:paraId="04C341C7" w15:done="0"/>
  <w15:commentEx w15:paraId="014CFC26" w15:done="0"/>
  <w15:commentEx w15:paraId="21A71218" w15:done="0"/>
  <w15:commentEx w15:paraId="72A7C137" w15:done="0"/>
  <w15:commentEx w15:paraId="53C10FF3" w15:done="0"/>
  <w15:commentEx w15:paraId="2B3C5ECF" w15:paraIdParent="53C10FF3" w15:done="0"/>
  <w15:commentEx w15:paraId="3E1AA7F7" w15:done="0"/>
  <w15:commentEx w15:paraId="6ADDC49A" w15:done="0"/>
  <w15:commentEx w15:paraId="12E532B6" w15:paraIdParent="6ADDC49A" w15:done="0"/>
  <w15:commentEx w15:paraId="6FFDD42C" w15:done="0"/>
  <w15:commentEx w15:paraId="74C1CDDE" w15:done="0"/>
  <w15:commentEx w15:paraId="0BD7A838" w15:done="0"/>
  <w15:commentEx w15:paraId="76C20F03" w15:done="0"/>
  <w15:commentEx w15:paraId="06EDE1F3" w15:done="0"/>
  <w15:commentEx w15:paraId="6B67B365" w15:done="0"/>
  <w15:commentEx w15:paraId="2ACEDC47" w15:paraIdParent="6B67B365" w15:done="0"/>
  <w15:commentEx w15:paraId="420A5E5C" w15:done="0"/>
  <w15:commentEx w15:paraId="1974A795" w15:done="0"/>
  <w15:commentEx w15:paraId="625D43D1" w15:paraIdParent="1974A795" w15:done="0"/>
  <w15:commentEx w15:paraId="499DC9F4" w15:paraIdParent="1974A795" w15:done="0"/>
  <w15:commentEx w15:paraId="78811551" w15:done="0"/>
  <w15:commentEx w15:paraId="71A391A3" w15:paraIdParent="78811551" w15:done="0"/>
  <w15:commentEx w15:paraId="33CC5C59" w15:done="0"/>
  <w15:commentEx w15:paraId="79C56C25" w15:done="0"/>
  <w15:commentEx w15:paraId="60ADE697" w15:done="0"/>
  <w15:commentEx w15:paraId="0ADFDC16" w15:done="0"/>
  <w15:commentEx w15:paraId="7D0E3496" w15:done="0"/>
  <w15:commentEx w15:paraId="7E3CF9CF" w15:done="0"/>
  <w15:commentEx w15:paraId="2A5A4B36" w15:done="0"/>
  <w15:commentEx w15:paraId="67A0C250" w15:done="0"/>
  <w15:commentEx w15:paraId="15583089" w15:done="0"/>
  <w15:commentEx w15:paraId="6AC89488" w15:paraIdParent="15583089" w15:done="0"/>
  <w15:commentEx w15:paraId="0155E3A7" w15:done="0"/>
  <w15:commentEx w15:paraId="178BEFE5" w15:done="0"/>
  <w15:commentEx w15:paraId="74F6DBFD" w15:done="0"/>
  <w15:commentEx w15:paraId="1B337B88" w15:done="0"/>
  <w15:commentEx w15:paraId="78375354" w15:done="0"/>
  <w15:commentEx w15:paraId="0FF5EFDC" w15:done="0"/>
  <w15:commentEx w15:paraId="5A2F099C" w15:paraIdParent="0FF5EFDC" w15:done="0"/>
  <w15:commentEx w15:paraId="0E36E2BC" w15:done="0"/>
  <w15:commentEx w15:paraId="02E0D556" w15:done="0"/>
  <w15:commentEx w15:paraId="7BA26E8F" w15:done="0"/>
  <w15:commentEx w15:paraId="355B5FA7" w15:paraIdParent="7BA26E8F" w15:done="0"/>
  <w15:commentEx w15:paraId="1D197605" w15:done="0"/>
  <w15:commentEx w15:paraId="576CBC24" w15:paraIdParent="1D197605" w15:done="0"/>
  <w15:commentEx w15:paraId="2A4C2273" w15:paraIdParent="1D197605" w15:done="0"/>
  <w15:commentEx w15:paraId="3C110D38" w15:paraIdParent="1D197605" w15:done="0"/>
  <w15:commentEx w15:paraId="1D2CF84A" w15:done="0"/>
  <w15:commentEx w15:paraId="3EF6804F" w15:done="0"/>
  <w15:commentEx w15:paraId="12CD1D3D" w15:done="0"/>
  <w15:commentEx w15:paraId="16BF790A" w15:done="0"/>
  <w15:commentEx w15:paraId="4E61C972" w15:done="0"/>
  <w15:commentEx w15:paraId="5F38F229" w15:paraIdParent="4E61C972" w15:done="0"/>
  <w15:commentEx w15:paraId="513E3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C94997" w16cex:dateUtc="2026-01-09T03:36:00Z"/>
  <w16cex:commentExtensible w16cex:durableId="2472F156" w16cex:dateUtc="2025-12-24T07:05:00Z"/>
  <w16cex:commentExtensible w16cex:durableId="63A2BE87" w16cex:dateUtc="2026-01-08T03:24:00Z"/>
  <w16cex:commentExtensible w16cex:durableId="380E5311" w16cex:dateUtc="2025-12-10T03:52:00Z"/>
  <w16cex:commentExtensible w16cex:durableId="213A5F78" w16cex:dateUtc="2025-12-26T06:36:00Z"/>
  <w16cex:commentExtensible w16cex:durableId="11710AA8" w16cex:dateUtc="2026-01-06T03:20:00Z"/>
  <w16cex:commentExtensible w16cex:durableId="2105E674" w16cex:dateUtc="2026-01-08T03:26:00Z"/>
  <w16cex:commentExtensible w16cex:durableId="30639613" w16cex:dateUtc="2025-12-23T09:21:00Z"/>
  <w16cex:commentExtensible w16cex:durableId="78EB9971" w16cex:dateUtc="2025-12-22T04:50:00Z"/>
  <w16cex:commentExtensible w16cex:durableId="240F7B65" w16cex:dateUtc="2026-01-06T03:27:00Z"/>
  <w16cex:commentExtensible w16cex:durableId="07B345EB" w16cex:dateUtc="2026-01-08T03:37:00Z"/>
  <w16cex:commentExtensible w16cex:durableId="075F2BD3" w16cex:dateUtc="2026-01-06T07:17:00Z"/>
  <w16cex:commentExtensible w16cex:durableId="645833FA" w16cex:dateUtc="2025-12-23T09:40:00Z"/>
  <w16cex:commentExtensible w16cex:durableId="0BF98318" w16cex:dateUtc="2026-01-08T23:44:00Z"/>
  <w16cex:commentExtensible w16cex:durableId="1C3511BF" w16cex:dateUtc="2026-01-09T03:54:00Z"/>
  <w16cex:commentExtensible w16cex:durableId="60602187" w16cex:dateUtc="2026-01-09T04:17:00Z"/>
  <w16cex:commentExtensible w16cex:durableId="13F47A67" w16cex:dateUtc="2026-01-08T03:45:00Z"/>
  <w16cex:commentExtensible w16cex:durableId="0244623B" w16cex:dateUtc="2026-01-09T04:01:00Z"/>
  <w16cex:commentExtensible w16cex:durableId="5DC8F70A" w16cex:dateUtc="2025-12-23T09:27:00Z"/>
  <w16cex:commentExtensible w16cex:durableId="19AEEB0B" w16cex:dateUtc="2025-12-22T02:38:00Z"/>
  <w16cex:commentExtensible w16cex:durableId="7887B829" w16cex:dateUtc="2026-01-06T07:35:00Z"/>
  <w16cex:commentExtensible w16cex:durableId="23A14622" w16cex:dateUtc="2025-12-26T06:44:00Z"/>
  <w16cex:commentExtensible w16cex:durableId="07591184" w16cex:dateUtc="2025-12-23T09:36:00Z"/>
  <w16cex:commentExtensible w16cex:durableId="67A00D2C" w16cex:dateUtc="2026-01-09T04:05:00Z"/>
  <w16cex:commentExtensible w16cex:durableId="57C1C4CE" w16cex:dateUtc="2026-01-06T07:49:00Z"/>
  <w16cex:commentExtensible w16cex:durableId="6694FFE8" w16cex:dateUtc="2026-01-09T07:30:00Z"/>
  <w16cex:commentExtensible w16cex:durableId="1AB94988" w16cex:dateUtc="2025-12-30T02:21:00Z"/>
  <w16cex:commentExtensible w16cex:durableId="2EE8BB41" w16cex:dateUtc="2026-01-06T09:42:00Z"/>
  <w16cex:commentExtensible w16cex:durableId="23E902D7" w16cex:dateUtc="2026-01-09T04:21:00Z"/>
  <w16cex:commentExtensible w16cex:durableId="0A7973DA" w16cex:dateUtc="2025-12-30T02:25:00Z"/>
  <w16cex:commentExtensible w16cex:durableId="734716E1" w16cex:dateUtc="2026-01-06T09:20:00Z"/>
  <w16cex:commentExtensible w16cex:durableId="39873589" w16cex:dateUtc="2025-12-23T09:34:00Z"/>
  <w16cex:commentExtensible w16cex:durableId="545B474D" w16cex:dateUtc="2025-12-22T04:49:00Z"/>
  <w16cex:commentExtensible w16cex:durableId="49B92494" w16cex:dateUtc="2025-12-23T09:37:00Z"/>
  <w16cex:commentExtensible w16cex:durableId="7701F9BD" w16cex:dateUtc="2025-12-24T09:11:00Z"/>
  <w16cex:commentExtensible w16cex:durableId="2147D59D" w16cex:dateUtc="2026-01-08T04:09:00Z"/>
  <w16cex:commentExtensible w16cex:durableId="754D6B1B" w16cex:dateUtc="2026-01-09T06:34:00Z"/>
  <w16cex:commentExtensible w16cex:durableId="5791ED38" w16cex:dateUtc="2026-01-07T01:42:00Z"/>
  <w16cex:commentExtensible w16cex:durableId="5CB57DD0" w16cex:dateUtc="2025-12-22T02:45:00Z">
    <w16cex:extLst>
      <w16:ext w16:uri="{CE6994B0-6A32-4C9F-8C6B-6E91EDA988CE}">
        <cr:reactions xmlns:cr="http://schemas.microsoft.com/office/comments/2020/reactions">
          <cr:reaction reactionType="1">
            <cr:reactionInfo dateUtc="2026-01-07T01:44:01Z">
              <cr:user userId="S::Sophia_TAN@mas.gov.sg::2b779c5d-e84f-4f2c-9be8-274fc36c60ae" userProvider="AD" userName="Sophia TAN (MAS)"/>
            </cr:reactionInfo>
          </cr:reaction>
        </cr:reactions>
      </w16:ext>
    </w16cex:extLst>
  </w16cex:commentExtensible>
  <w16cex:commentExtensible w16cex:durableId="689EE0B7" w16cex:dateUtc="2026-01-07T01:45:00Z"/>
  <w16cex:commentExtensible w16cex:durableId="4D1E478C" w16cex:dateUtc="2025-12-22T02:46:00Z"/>
  <w16cex:commentExtensible w16cex:durableId="391927EC" w16cex:dateUtc="2025-12-30T04:03:00Z"/>
  <w16cex:commentExtensible w16cex:durableId="7047610E" w16cex:dateUtc="2026-01-07T02:08:00Z"/>
  <w16cex:commentExtensible w16cex:durableId="7CDEB0C3" w16cex:dateUtc="2025-12-22T02:48:00Z"/>
  <w16cex:commentExtensible w16cex:durableId="75BC9806" w16cex:dateUtc="2025-12-26T06:49:00Z"/>
  <w16cex:commentExtensible w16cex:durableId="35300F69" w16cex:dateUtc="2025-12-31T02:20:00Z"/>
  <w16cex:commentExtensible w16cex:durableId="072B2D18" w16cex:dateUtc="2026-01-07T02:13:00Z"/>
  <w16cex:commentExtensible w16cex:durableId="35A3B4D3" w16cex:dateUtc="2025-12-31T01:22:00Z"/>
  <w16cex:commentExtensible w16cex:durableId="073BB579" w16cex:dateUtc="2025-12-31T01:23:00Z"/>
  <w16cex:commentExtensible w16cex:durableId="679E57B9" w16cex:dateUtc="2025-12-30T04:10:00Z"/>
  <w16cex:commentExtensible w16cex:durableId="054EFEBF" w16cex:dateUtc="2025-12-31T02:16:00Z"/>
  <w16cex:commentExtensible w16cex:durableId="31FA437B" w16cex:dateUtc="2026-01-07T02:37:00Z"/>
  <w16cex:commentExtensible w16cex:durableId="4BC59F82" w16cex:dateUtc="2025-12-24T01:15:00Z"/>
  <w16cex:commentExtensible w16cex:durableId="76BFE996" w16cex:dateUtc="2026-01-07T02:32:00Z"/>
  <w16cex:commentExtensible w16cex:durableId="172DA5E2" w16cex:dateUtc="2026-01-07T02:33:00Z"/>
  <w16cex:commentExtensible w16cex:durableId="76BEC595" w16cex:dateUtc="2025-12-30T04:07:00Z"/>
  <w16cex:commentExtensible w16cex:durableId="7FE55A30" w16cex:dateUtc="2026-01-07T02:34:00Z"/>
  <w16cex:commentExtensible w16cex:durableId="339A1613" w16cex:dateUtc="2025-12-22T02:53:00Z"/>
  <w16cex:commentExtensible w16cex:durableId="396B97F9" w16cex:dateUtc="2025-12-23T10:14:00Z"/>
  <w16cex:commentExtensible w16cex:durableId="4687480F" w16cex:dateUtc="2025-12-23T10:15:00Z"/>
  <w16cex:commentExtensible w16cex:durableId="22296540" w16cex:dateUtc="2026-01-08T09:57:00Z"/>
  <w16cex:commentExtensible w16cex:durableId="4AAE60C1" w16cex:dateUtc="2025-12-24T01:08:00Z"/>
  <w16cex:commentExtensible w16cex:durableId="2E570E78" w16cex:dateUtc="2025-12-24T01:11:00Z"/>
  <w16cex:commentExtensible w16cex:durableId="7EEDA143" w16cex:dateUtc="2025-12-30T11:52:00Z"/>
  <w16cex:commentExtensible w16cex:durableId="7167334D" w16cex:dateUtc="2025-12-24T01:16:00Z"/>
  <w16cex:commentExtensible w16cex:durableId="3DABCE85" w16cex:dateUtc="2026-01-09T06:39:00Z"/>
  <w16cex:commentExtensible w16cex:durableId="631BB1FA" w16cex:dateUtc="2025-12-24T07:37:00Z"/>
  <w16cex:commentExtensible w16cex:durableId="6A8635CB" w16cex:dateUtc="2026-01-08T23:48:00Z"/>
  <w16cex:commentExtensible w16cex:durableId="28EED81D" w16cex:dateUtc="2026-01-09T07:11:00Z"/>
  <w16cex:commentExtensible w16cex:durableId="5A679E22" w16cex:dateUtc="2026-01-09T07:34:00Z"/>
  <w16cex:commentExtensible w16cex:durableId="0250F48B" w16cex:dateUtc="2025-12-24T01:21:00Z">
    <w16cex:extLst>
      <w16:ext w16:uri="{CE6994B0-6A32-4C9F-8C6B-6E91EDA988CE}">
        <cr:reactions xmlns:cr="http://schemas.microsoft.com/office/comments/2020/reactions">
          <cr:reaction reactionType="1">
            <cr:reactionInfo dateUtc="2026-01-09T07:13:35Z">
              <cr:user userId="S::Sophia_TAN@mas.gov.sg::2b779c5d-e84f-4f2c-9be8-274fc36c60ae" userProvider="AD" userName="Sophia TAN (MAS)"/>
            </cr:reactionInfo>
          </cr:reaction>
        </cr:reactions>
      </w16:ext>
    </w16cex:extLst>
  </w16cex:commentExtensible>
  <w16cex:commentExtensible w16cex:durableId="316A83E2" w16cex:dateUtc="2025-12-22T03:51:00Z"/>
  <w16cex:commentExtensible w16cex:durableId="013DCFCA" w16cex:dateUtc="2026-01-09T07:20:00Z"/>
  <w16cex:commentExtensible w16cex:durableId="3D7C65ED" w16cex:dateUtc="2026-01-09T07:30:00Z"/>
  <w16cex:commentExtensible w16cex:durableId="68E849EB" w16cex:dateUtc="2026-01-09T07:28:00Z"/>
  <w16cex:commentExtensible w16cex:durableId="57F9C69D" w16cex:dateUtc="2026-01-09T07:40:00Z"/>
  <w16cex:commentExtensible w16cex:durableId="6EBEEC25" w16cex:dateUtc="2026-01-09T08:46:00Z"/>
  <w16cex:commentExtensible w16cex:durableId="1AC0957E" w16cex:dateUtc="2025-12-24T01:43:00Z"/>
  <w16cex:commentExtensible w16cex:durableId="62A28348" w16cex:dateUtc="2026-01-09T07:36:00Z"/>
  <w16cex:commentExtensible w16cex:durableId="011B143D" w16cex:dateUtc="2025-12-22T03:55:00Z"/>
  <w16cex:commentExtensible w16cex:durableId="1C71E85E" w16cex:dateUtc="2025-12-22T03:59:00Z"/>
  <w16cex:commentExtensible w16cex:durableId="1976E6B6" w16cex:dateUtc="2025-12-24T01:46:00Z">
    <w16cex:extLst>
      <w16:ext w16:uri="{CE6994B0-6A32-4C9F-8C6B-6E91EDA988CE}">
        <cr:reactions xmlns:cr="http://schemas.microsoft.com/office/comments/2020/reactions">
          <cr:reaction reactionType="1">
            <cr:reactionInfo dateUtc="2025-12-26T10:31:28Z">
              <cr:user userId="S::Akila_BALAKRISHNAN_from.OPTIMUM@mas.gov.sg::bb367706-a359-4b5d-b399-1cbc174d69bd" userProvider="AD" userName="Akila BALAKRISHNAN from.OPTIMUM (MAS)"/>
            </cr:reactionInfo>
          </cr:reaction>
        </cr:reactions>
      </w16:ext>
    </w16cex:extLst>
  </w16cex:commentExtensible>
  <w16cex:commentExtensible w16cex:durableId="57840F7D" w16cex:dateUtc="2025-12-22T04:08:00Z"/>
  <w16cex:commentExtensible w16cex:durableId="26B4489D" w16cex:dateUtc="2025-12-22T04:08:00Z"/>
  <w16cex:commentExtensible w16cex:durableId="3087EB6A" w16cex:dateUtc="2025-12-24T01:47:00Z"/>
  <w16cex:commentExtensible w16cex:durableId="7B6FE8DC" w16cex:dateUtc="2026-01-08T23:54:00Z"/>
  <w16cex:commentExtensible w16cex:durableId="4C774736" w16cex:dateUtc="2025-12-22T04:09:00Z"/>
  <w16cex:commentExtensible w16cex:durableId="3852538E" w16cex:dateUtc="2025-12-22T04:09:00Z"/>
  <w16cex:commentExtensible w16cex:durableId="42AFE3E5" w16cex:dateUtc="2025-12-24T01:49:00Z"/>
  <w16cex:commentExtensible w16cex:durableId="6DEE11AD" w16cex:dateUtc="2025-12-24T01:48:00Z"/>
  <w16cex:commentExtensible w16cex:durableId="012A041C" w16cex:dateUtc="2026-01-08T23:52:00Z"/>
  <w16cex:commentExtensible w16cex:durableId="59A3FBC5" w16cex:dateUtc="2025-12-22T04:04:00Z"/>
  <w16cex:commentExtensible w16cex:durableId="07AA8C86" w16cex:dateUtc="2025-12-24T01:55:00Z"/>
  <w16cex:commentExtensible w16cex:durableId="6B84CE62" w16cex:dateUtc="2025-12-31T00:58:00Z"/>
  <w16cex:commentExtensible w16cex:durableId="6801C244" w16cex:dateUtc="2026-01-09T08:04:00Z"/>
  <w16cex:commentExtensible w16cex:durableId="0BD27716" w16cex:dateUtc="2026-01-09T09:05:00Z"/>
  <w16cex:commentExtensible w16cex:durableId="50DED096" w16cex:dateUtc="2025-12-31T01:05:00Z"/>
  <w16cex:commentExtensible w16cex:durableId="19773C95" w16cex:dateUtc="2026-01-09T04:11:00Z"/>
  <w16cex:commentExtensible w16cex:durableId="4AF99B1B" w16cex:dateUtc="2025-12-24T02:08:00Z"/>
  <w16cex:commentExtensible w16cex:durableId="12C93928" w16cex:dateUtc="2025-12-31T01:09:00Z"/>
  <w16cex:commentExtensible w16cex:durableId="7A0BADF8" w16cex:dateUtc="2026-01-09T04:22:00Z"/>
  <w16cex:commentExtensible w16cex:durableId="17889E8D" w16cex:dateUtc="2025-12-24T02:09:00Z"/>
  <w16cex:commentExtensible w16cex:durableId="0CAED9FF" w16cex:dateUtc="2025-12-22T04:05:00Z"/>
  <w16cex:commentExtensible w16cex:durableId="00CC1BF3" w16cex:dateUtc="2025-12-24T02:11:00Z">
    <w16cex:extLst>
      <w16:ext w16:uri="{CE6994B0-6A32-4C9F-8C6B-6E91EDA988CE}">
        <cr:reactions xmlns:cr="http://schemas.microsoft.com/office/comments/2020/reactions">
          <cr:reaction reactionType="1">
            <cr:reactionInfo dateUtc="2025-12-26T10:43:05Z">
              <cr:user userId="S::Akila_BALAKRISHNAN_from.OPTIMUM@mas.gov.sg::bb367706-a359-4b5d-b399-1cbc174d69bd" userProvider="AD" userName="Akila BALAKRISHNAN from.OPTIMUM (MAS)"/>
            </cr:reactionInfo>
          </cr:reaction>
        </cr:reactions>
      </w16:ext>
    </w16cex:extLst>
  </w16cex:commentExtensible>
  <w16cex:commentExtensible w16cex:durableId="6CFDBF96" w16cex:dateUtc="2025-12-24T02:12:00Z"/>
  <w16cex:commentExtensible w16cex:durableId="2C9BBDC4" w16cex:dateUtc="2025-12-24T02:15:00Z"/>
  <w16cex:commentExtensible w16cex:durableId="73C58F9E" w16cex:dateUtc="2025-12-31T03:32:00Z"/>
  <w16cex:commentExtensible w16cex:durableId="2458BA02" w16cex:dateUtc="2025-12-24T09:29:00Z"/>
  <w16cex:commentExtensible w16cex:durableId="5990F294" w16cex:dateUtc="2025-12-22T04:16:00Z"/>
  <w16cex:commentExtensible w16cex:durableId="3193389F" w16cex:dateUtc="2025-12-24T02:24:00Z"/>
  <w16cex:commentExtensible w16cex:durableId="7B98636A" w16cex:dateUtc="2026-01-09T08:22:00Z"/>
  <w16cex:commentExtensible w16cex:durableId="3BC93447" w16cex:dateUtc="2025-12-22T04:17:00Z"/>
  <w16cex:commentExtensible w16cex:durableId="14B51907" w16cex:dateUtc="2026-01-05T07:22:00Z"/>
  <w16cex:commentExtensible w16cex:durableId="3BDEC687" w16cex:dateUtc="2026-01-05T06:52:00Z"/>
  <w16cex:commentExtensible w16cex:durableId="19F4854C" w16cex:dateUtc="2025-12-22T04:14:00Z"/>
  <w16cex:commentExtensible w16cex:durableId="469231C3" w16cex:dateUtc="2025-12-24T02:27:00Z"/>
  <w16cex:commentExtensible w16cex:durableId="51D69C41" w16cex:dateUtc="2026-01-09T00:01:00Z"/>
  <w16cex:commentExtensible w16cex:durableId="209BA10A" w16cex:dateUtc="2025-12-26T07:18:00Z"/>
  <w16cex:commentExtensible w16cex:durableId="3EEE9C8D" w16cex:dateUtc="2025-12-26T07:31:00Z"/>
  <w16cex:commentExtensible w16cex:durableId="2E85C53A" w16cex:dateUtc="2026-01-05T07:02:00Z"/>
  <w16cex:commentExtensible w16cex:durableId="050AD8B5" w16cex:dateUtc="2025-12-24T02:27:00Z"/>
  <w16cex:commentExtensible w16cex:durableId="0E52E9D9" w16cex:dateUtc="2026-01-05T07:36:00Z"/>
  <w16cex:commentExtensible w16cex:durableId="3AF9015F" w16cex:dateUtc="2025-12-24T02:30:00Z"/>
  <w16cex:commentExtensible w16cex:durableId="48806DBE" w16cex:dateUtc="2025-12-24T02:31:00Z"/>
  <w16cex:commentExtensible w16cex:durableId="3A8514DF" w16cex:dateUtc="2025-12-22T04:20:00Z"/>
  <w16cex:commentExtensible w16cex:durableId="7738AE1F" w16cex:dateUtc="2025-12-22T04:21:00Z"/>
  <w16cex:commentExtensible w16cex:durableId="6C0F1AF6" w16cex:dateUtc="2026-01-09T00:03:00Z"/>
  <w16cex:commentExtensible w16cex:durableId="2BB20904" w16cex:dateUtc="2026-01-09T09:15:00Z"/>
  <w16cex:commentExtensible w16cex:durableId="23A20D8D" w16cex:dateUtc="2025-12-22T04:31:00Z"/>
  <w16cex:commentExtensible w16cex:durableId="4EB13868" w16cex:dateUtc="2025-12-26T01:55:00Z"/>
  <w16cex:commentExtensible w16cex:durableId="515C236F" w16cex:dateUtc="2026-01-09T08:47:00Z"/>
  <w16cex:commentExtensible w16cex:durableId="0A19564F" w16cex:dateUtc="2025-12-26T01:58:00Z"/>
  <w16cex:commentExtensible w16cex:durableId="27F11081" w16cex:dateUtc="2026-01-09T08:56:00Z"/>
  <w16cex:commentExtensible w16cex:durableId="7115DAB2" w16cex:dateUtc="2025-12-22T04:33:00Z"/>
  <w16cex:commentExtensible w16cex:durableId="22ABB7B0" w16cex:dateUtc="2025-12-22T04:33:00Z"/>
  <w16cex:commentExtensible w16cex:durableId="4F4D2899" w16cex:dateUtc="2026-01-09T08:59:00Z"/>
  <w16cex:commentExtensible w16cex:durableId="73DA3AD0" w16cex:dateUtc="2025-12-26T02:23:00Z"/>
  <w16cex:commentExtensible w16cex:durableId="642C2889" w16cex:dateUtc="2025-12-26T02:22:00Z"/>
  <w16cex:commentExtensible w16cex:durableId="29E74A95" w16cex:dateUtc="2025-12-26T02:23:00Z"/>
  <w16cex:commentExtensible w16cex:durableId="64AED95C" w16cex:dateUtc="2025-12-22T04:42:00Z"/>
  <w16cex:commentExtensible w16cex:durableId="01C76D5D" w16cex:dateUtc="2025-12-26T02:24:00Z"/>
  <w16cex:commentExtensible w16cex:durableId="423BABC6" w16cex:dateUtc="2025-12-26T02:26:00Z"/>
  <w16cex:commentExtensible w16cex:durableId="27AF71A2" w16cex:dateUtc="2026-01-09T09:12:00Z"/>
  <w16cex:commentExtensible w16cex:durableId="45852FBF" w16cex:dateUtc="2025-12-31T01:29:00Z"/>
  <w16cex:commentExtensible w16cex:durableId="3B056B62" w16cex:dateUtc="2026-01-09T09:23:00Z"/>
  <w16cex:commentExtensible w16cex:durableId="27C75560" w16cex:dateUtc="2025-12-26T02:28:00Z"/>
  <w16cex:commentExtensible w16cex:durableId="5B635B7E" w16cex:dateUtc="2026-01-05T07:54:00Z"/>
  <w16cex:commentExtensible w16cex:durableId="2A84A6CB" w16cex:dateUtc="2025-12-26T02:30:00Z"/>
  <w16cex:commentExtensible w16cex:durableId="163ED6E8" w16cex:dateUtc="2025-12-22T04:40:00Z"/>
  <w16cex:commentExtensible w16cex:durableId="65E7F9AE" w16cex:dateUtc="2026-01-09T09:34:00Z"/>
  <w16cex:commentExtensible w16cex:durableId="24E84344" w16cex:dateUtc="2025-12-26T02:29:00Z"/>
  <w16cex:commentExtensible w16cex:durableId="29113483" w16cex:dateUtc="2025-12-30T12:09:00Z"/>
  <w16cex:commentExtensible w16cex:durableId="6D0DB5B1" w16cex:dateUtc="2025-12-26T03:46:00Z"/>
  <w16cex:commentExtensible w16cex:durableId="667A9FEC" w16cex:dateUtc="2025-12-30T12:14:00Z"/>
  <w16cex:commentExtensible w16cex:durableId="3553179A" w16cex:dateUtc="2025-12-26T06:09:00Z"/>
  <w16cex:commentExtensible w16cex:durableId="161E6242" w16cex:dateUtc="2025-12-30T12:21:00Z">
    <w16cex:extLst>
      <w16:ext w16:uri="{CE6994B0-6A32-4C9F-8C6B-6E91EDA988CE}">
        <cr:reactions xmlns:cr="http://schemas.microsoft.com/office/comments/2020/reactions">
          <cr:reaction reactionType="1">
            <cr:reactionInfo dateUtc="2026-01-09T09:39:38Z">
              <cr:user userId="S::Sophia_TAN@mas.gov.sg::2b779c5d-e84f-4f2c-9be8-274fc36c60ae" userProvider="AD" userName="Sophia TAN (MAS)"/>
            </cr:reactionInfo>
          </cr:reaction>
        </cr:reactions>
      </w16:ext>
    </w16cex:extLst>
  </w16cex:commentExtensible>
  <w16cex:commentExtensible w16cex:durableId="7248C13E" w16cex:dateUtc="2026-01-09T00:15:00Z"/>
  <w16cex:commentExtensible w16cex:durableId="0326EA5A" w16cex:dateUtc="2026-01-09T09:40:00Z"/>
  <w16cex:commentExtensible w16cex:durableId="61B16A01" w16cex:dateUtc="2026-01-05T08:08:00Z"/>
  <w16cex:commentExtensible w16cex:durableId="7773E092" w16cex:dateUtc="2025-12-22T04:45:00Z"/>
  <w16cex:commentExtensible w16cex:durableId="3A41E337" w16cex:dateUtc="2025-12-26T06:14:00Z"/>
  <w16cex:commentExtensible w16cex:durableId="6EA5FD66" w16cex:dateUtc="2025-12-31T01:25:00Z"/>
  <w16cex:commentExtensible w16cex:durableId="145DBC39" w16cex:dateUtc="2025-12-30T12:50:00Z"/>
  <w16cex:commentExtensible w16cex:durableId="74583016" w16cex:dateUtc="2026-01-09T09:46:00Z"/>
  <w16cex:commentExtensible w16cex:durableId="6094DF71" w16cex:dateUtc="2025-12-26T0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9B8537" w16cid:durableId="7AC94997"/>
  <w16cid:commentId w16cid:paraId="333CFC16" w16cid:durableId="2472F156"/>
  <w16cid:commentId w16cid:paraId="72AFC599" w16cid:durableId="63A2BE87"/>
  <w16cid:commentId w16cid:paraId="28D8AF00" w16cid:durableId="380E5311"/>
  <w16cid:commentId w16cid:paraId="098BBF70" w16cid:durableId="213A5F78"/>
  <w16cid:commentId w16cid:paraId="4784F0A6" w16cid:durableId="11710AA8"/>
  <w16cid:commentId w16cid:paraId="600BC398" w16cid:durableId="2105E674"/>
  <w16cid:commentId w16cid:paraId="2089C530" w16cid:durableId="30639613"/>
  <w16cid:commentId w16cid:paraId="1BCF1FB7" w16cid:durableId="78EB9971"/>
  <w16cid:commentId w16cid:paraId="23317495" w16cid:durableId="240F7B65"/>
  <w16cid:commentId w16cid:paraId="7AA7C812" w16cid:durableId="07B345EB"/>
  <w16cid:commentId w16cid:paraId="54DF787B" w16cid:durableId="075F2BD3"/>
  <w16cid:commentId w16cid:paraId="1D30C2C6" w16cid:durableId="645833FA"/>
  <w16cid:commentId w16cid:paraId="17F7C5C5" w16cid:durableId="0BF98318"/>
  <w16cid:commentId w16cid:paraId="0AF6D3B7" w16cid:durableId="1C3511BF"/>
  <w16cid:commentId w16cid:paraId="40B5A990" w16cid:durableId="60602187"/>
  <w16cid:commentId w16cid:paraId="5A75B3E0" w16cid:durableId="13F47A67"/>
  <w16cid:commentId w16cid:paraId="00EF6252" w16cid:durableId="0244623B"/>
  <w16cid:commentId w16cid:paraId="10005EE8" w16cid:durableId="5DC8F70A"/>
  <w16cid:commentId w16cid:paraId="61A948F3" w16cid:durableId="19AEEB0B"/>
  <w16cid:commentId w16cid:paraId="3482642D" w16cid:durableId="7887B829"/>
  <w16cid:commentId w16cid:paraId="5F392ABF" w16cid:durableId="23A14622"/>
  <w16cid:commentId w16cid:paraId="272EDF5C" w16cid:durableId="07591184"/>
  <w16cid:commentId w16cid:paraId="3CA9AA5E" w16cid:durableId="67A00D2C"/>
  <w16cid:commentId w16cid:paraId="3C5A7DDE" w16cid:durableId="57C1C4CE"/>
  <w16cid:commentId w16cid:paraId="3D3895CB" w16cid:durableId="6694FFE8"/>
  <w16cid:commentId w16cid:paraId="3B3421BC" w16cid:durableId="1AB94988"/>
  <w16cid:commentId w16cid:paraId="67400D0D" w16cid:durableId="2EE8BB41"/>
  <w16cid:commentId w16cid:paraId="2F3CECAA" w16cid:durableId="23E902D7"/>
  <w16cid:commentId w16cid:paraId="4C4F0405" w16cid:durableId="0A7973DA"/>
  <w16cid:commentId w16cid:paraId="30317258" w16cid:durableId="734716E1"/>
  <w16cid:commentId w16cid:paraId="351BDD19" w16cid:durableId="39873589"/>
  <w16cid:commentId w16cid:paraId="1AE7D1CA" w16cid:durableId="545B474D"/>
  <w16cid:commentId w16cid:paraId="405AA058" w16cid:durableId="49B92494"/>
  <w16cid:commentId w16cid:paraId="519C53E6" w16cid:durableId="7701F9BD"/>
  <w16cid:commentId w16cid:paraId="1BD44637" w16cid:durableId="2147D59D"/>
  <w16cid:commentId w16cid:paraId="0DF992BD" w16cid:durableId="754D6B1B"/>
  <w16cid:commentId w16cid:paraId="04EAD0E5" w16cid:durableId="5791ED38"/>
  <w16cid:commentId w16cid:paraId="684C6E04" w16cid:durableId="5CB57DD0"/>
  <w16cid:commentId w16cid:paraId="36924ED1" w16cid:durableId="689EE0B7"/>
  <w16cid:commentId w16cid:paraId="218F79C8" w16cid:durableId="4D1E478C"/>
  <w16cid:commentId w16cid:paraId="4148E17C" w16cid:durableId="391927EC"/>
  <w16cid:commentId w16cid:paraId="2D994E92" w16cid:durableId="7047610E"/>
  <w16cid:commentId w16cid:paraId="70FFC4BE" w16cid:durableId="7CDEB0C3"/>
  <w16cid:commentId w16cid:paraId="0F85769A" w16cid:durableId="75BC9806"/>
  <w16cid:commentId w16cid:paraId="3D0646C4" w16cid:durableId="35300F69"/>
  <w16cid:commentId w16cid:paraId="7B3F545A" w16cid:durableId="072B2D18"/>
  <w16cid:commentId w16cid:paraId="3D5F88F0" w16cid:durableId="35A3B4D3"/>
  <w16cid:commentId w16cid:paraId="2E736A09" w16cid:durableId="073BB579"/>
  <w16cid:commentId w16cid:paraId="161B58EF" w16cid:durableId="679E57B9"/>
  <w16cid:commentId w16cid:paraId="4836080A" w16cid:durableId="054EFEBF"/>
  <w16cid:commentId w16cid:paraId="332A8AC7" w16cid:durableId="31FA437B"/>
  <w16cid:commentId w16cid:paraId="2803C8B7" w16cid:durableId="4BC59F82"/>
  <w16cid:commentId w16cid:paraId="33D84763" w16cid:durableId="76BFE996"/>
  <w16cid:commentId w16cid:paraId="5C32D1CB" w16cid:durableId="172DA5E2"/>
  <w16cid:commentId w16cid:paraId="05CF4399" w16cid:durableId="76BEC595"/>
  <w16cid:commentId w16cid:paraId="55564C7F" w16cid:durableId="7FE55A30"/>
  <w16cid:commentId w16cid:paraId="54164AFB" w16cid:durableId="339A1613"/>
  <w16cid:commentId w16cid:paraId="6D73FCD3" w16cid:durableId="396B97F9"/>
  <w16cid:commentId w16cid:paraId="40A7BCE4" w16cid:durableId="4687480F"/>
  <w16cid:commentId w16cid:paraId="52810907" w16cid:durableId="22296540"/>
  <w16cid:commentId w16cid:paraId="1587F022" w16cid:durableId="4AAE60C1"/>
  <w16cid:commentId w16cid:paraId="3728AE4C" w16cid:durableId="2E570E78"/>
  <w16cid:commentId w16cid:paraId="78995BE5" w16cid:durableId="7EEDA143"/>
  <w16cid:commentId w16cid:paraId="228C9D73" w16cid:durableId="7167334D"/>
  <w16cid:commentId w16cid:paraId="36EA0ED0" w16cid:durableId="3DABCE85"/>
  <w16cid:commentId w16cid:paraId="7FE3ED77" w16cid:durableId="631BB1FA"/>
  <w16cid:commentId w16cid:paraId="4C420E5F" w16cid:durableId="6A8635CB"/>
  <w16cid:commentId w16cid:paraId="411C83F3" w16cid:durableId="28EED81D"/>
  <w16cid:commentId w16cid:paraId="4B97C1B7" w16cid:durableId="5A679E22"/>
  <w16cid:commentId w16cid:paraId="075DFBB5" w16cid:durableId="0250F48B"/>
  <w16cid:commentId w16cid:paraId="5B2D9AB5" w16cid:durableId="316A83E2"/>
  <w16cid:commentId w16cid:paraId="3AFA70B6" w16cid:durableId="013DCFCA"/>
  <w16cid:commentId w16cid:paraId="2F3DC246" w16cid:durableId="3D7C65ED"/>
  <w16cid:commentId w16cid:paraId="09508831" w16cid:durableId="68E849EB"/>
  <w16cid:commentId w16cid:paraId="4C4F5314" w16cid:durableId="57F9C69D"/>
  <w16cid:commentId w16cid:paraId="331193A5" w16cid:durableId="6EBEEC25"/>
  <w16cid:commentId w16cid:paraId="6D83873E" w16cid:durableId="1AC0957E"/>
  <w16cid:commentId w16cid:paraId="27D187C4" w16cid:durableId="62A28348"/>
  <w16cid:commentId w16cid:paraId="3A55F07D" w16cid:durableId="011B143D"/>
  <w16cid:commentId w16cid:paraId="46C35AAC" w16cid:durableId="1C71E85E"/>
  <w16cid:commentId w16cid:paraId="4E190FDA" w16cid:durableId="1976E6B6"/>
  <w16cid:commentId w16cid:paraId="740AB48D" w16cid:durableId="57840F7D"/>
  <w16cid:commentId w16cid:paraId="715909F9" w16cid:durableId="26B4489D"/>
  <w16cid:commentId w16cid:paraId="3463FA91" w16cid:durableId="3087EB6A"/>
  <w16cid:commentId w16cid:paraId="5F19497D" w16cid:durableId="7B6FE8DC"/>
  <w16cid:commentId w16cid:paraId="687171EC" w16cid:durableId="4C774736"/>
  <w16cid:commentId w16cid:paraId="5B682DCE" w16cid:durableId="3852538E"/>
  <w16cid:commentId w16cid:paraId="1720B48B" w16cid:durableId="42AFE3E5"/>
  <w16cid:commentId w16cid:paraId="60C5EC98" w16cid:durableId="6DEE11AD"/>
  <w16cid:commentId w16cid:paraId="4C9400DF" w16cid:durableId="012A041C"/>
  <w16cid:commentId w16cid:paraId="4D00B4EF" w16cid:durableId="59A3FBC5"/>
  <w16cid:commentId w16cid:paraId="26F4A4D3" w16cid:durableId="07AA8C86"/>
  <w16cid:commentId w16cid:paraId="05AC515B" w16cid:durableId="6B84CE62"/>
  <w16cid:commentId w16cid:paraId="7B07A7ED" w16cid:durableId="6801C244"/>
  <w16cid:commentId w16cid:paraId="6530C029" w16cid:durableId="0BD27716"/>
  <w16cid:commentId w16cid:paraId="57DAB635" w16cid:durableId="50DED096"/>
  <w16cid:commentId w16cid:paraId="1E34203A" w16cid:durableId="19773C95"/>
  <w16cid:commentId w16cid:paraId="1B4B9052" w16cid:durableId="4AF99B1B"/>
  <w16cid:commentId w16cid:paraId="6A1915AB" w16cid:durableId="12C93928"/>
  <w16cid:commentId w16cid:paraId="543A8569" w16cid:durableId="7A0BADF8"/>
  <w16cid:commentId w16cid:paraId="3FEBFA5F" w16cid:durableId="17889E8D"/>
  <w16cid:commentId w16cid:paraId="42C50714" w16cid:durableId="0CAED9FF"/>
  <w16cid:commentId w16cid:paraId="74D1B905" w16cid:durableId="00CC1BF3"/>
  <w16cid:commentId w16cid:paraId="2F8923D2" w16cid:durableId="6CFDBF96"/>
  <w16cid:commentId w16cid:paraId="010F234C" w16cid:durableId="2C9BBDC4"/>
  <w16cid:commentId w16cid:paraId="42D52FC6" w16cid:durableId="73C58F9E"/>
  <w16cid:commentId w16cid:paraId="266449A0" w16cid:durableId="2458BA02"/>
  <w16cid:commentId w16cid:paraId="64C16A7D" w16cid:durableId="5990F294"/>
  <w16cid:commentId w16cid:paraId="60F710E2" w16cid:durableId="3193389F"/>
  <w16cid:commentId w16cid:paraId="7BC382AD" w16cid:durableId="7B98636A"/>
  <w16cid:commentId w16cid:paraId="04C341C7" w16cid:durableId="3BC93447"/>
  <w16cid:commentId w16cid:paraId="014CFC26" w16cid:durableId="14B51907"/>
  <w16cid:commentId w16cid:paraId="21A71218" w16cid:durableId="3BDEC687"/>
  <w16cid:commentId w16cid:paraId="72A7C137" w16cid:durableId="19F4854C"/>
  <w16cid:commentId w16cid:paraId="53C10FF3" w16cid:durableId="469231C3"/>
  <w16cid:commentId w16cid:paraId="2B3C5ECF" w16cid:durableId="51D69C41"/>
  <w16cid:commentId w16cid:paraId="3E1AA7F7" w16cid:durableId="209BA10A"/>
  <w16cid:commentId w16cid:paraId="6ADDC49A" w16cid:durableId="3EEE9C8D"/>
  <w16cid:commentId w16cid:paraId="12E532B6" w16cid:durableId="2E85C53A"/>
  <w16cid:commentId w16cid:paraId="6FFDD42C" w16cid:durableId="050AD8B5"/>
  <w16cid:commentId w16cid:paraId="74C1CDDE" w16cid:durableId="0E52E9D9"/>
  <w16cid:commentId w16cid:paraId="0BD7A838" w16cid:durableId="3AF9015F"/>
  <w16cid:commentId w16cid:paraId="76C20F03" w16cid:durableId="48806DBE"/>
  <w16cid:commentId w16cid:paraId="06EDE1F3" w16cid:durableId="3A8514DF"/>
  <w16cid:commentId w16cid:paraId="6B67B365" w16cid:durableId="7738AE1F"/>
  <w16cid:commentId w16cid:paraId="2ACEDC47" w16cid:durableId="6C0F1AF6"/>
  <w16cid:commentId w16cid:paraId="420A5E5C" w16cid:durableId="2BB20904"/>
  <w16cid:commentId w16cid:paraId="1974A795" w16cid:durableId="23A20D8D"/>
  <w16cid:commentId w16cid:paraId="625D43D1" w16cid:durableId="4EB13868"/>
  <w16cid:commentId w16cid:paraId="499DC9F4" w16cid:durableId="515C236F"/>
  <w16cid:commentId w16cid:paraId="78811551" w16cid:durableId="0A19564F"/>
  <w16cid:commentId w16cid:paraId="71A391A3" w16cid:durableId="27F11081"/>
  <w16cid:commentId w16cid:paraId="33CC5C59" w16cid:durableId="7115DAB2"/>
  <w16cid:commentId w16cid:paraId="79C56C25" w16cid:durableId="22ABB7B0"/>
  <w16cid:commentId w16cid:paraId="60ADE697" w16cid:durableId="4F4D2899"/>
  <w16cid:commentId w16cid:paraId="0ADFDC16" w16cid:durableId="73DA3AD0"/>
  <w16cid:commentId w16cid:paraId="7D0E3496" w16cid:durableId="642C2889"/>
  <w16cid:commentId w16cid:paraId="7E3CF9CF" w16cid:durableId="29E74A95"/>
  <w16cid:commentId w16cid:paraId="2A5A4B36" w16cid:durableId="64AED95C"/>
  <w16cid:commentId w16cid:paraId="67A0C250" w16cid:durableId="01C76D5D"/>
  <w16cid:commentId w16cid:paraId="15583089" w16cid:durableId="423BABC6"/>
  <w16cid:commentId w16cid:paraId="6AC89488" w16cid:durableId="27AF71A2"/>
  <w16cid:commentId w16cid:paraId="0155E3A7" w16cid:durableId="45852FBF"/>
  <w16cid:commentId w16cid:paraId="178BEFE5" w16cid:durableId="3B056B62"/>
  <w16cid:commentId w16cid:paraId="74F6DBFD" w16cid:durableId="27C75560"/>
  <w16cid:commentId w16cid:paraId="1B337B88" w16cid:durableId="5B635B7E"/>
  <w16cid:commentId w16cid:paraId="78375354" w16cid:durableId="2A84A6CB"/>
  <w16cid:commentId w16cid:paraId="0FF5EFDC" w16cid:durableId="163ED6E8"/>
  <w16cid:commentId w16cid:paraId="5A2F099C" w16cid:durableId="65E7F9AE"/>
  <w16cid:commentId w16cid:paraId="0E36E2BC" w16cid:durableId="24E84344"/>
  <w16cid:commentId w16cid:paraId="02E0D556" w16cid:durableId="29113483"/>
  <w16cid:commentId w16cid:paraId="7BA26E8F" w16cid:durableId="6D0DB5B1"/>
  <w16cid:commentId w16cid:paraId="355B5FA7" w16cid:durableId="667A9FEC"/>
  <w16cid:commentId w16cid:paraId="1D197605" w16cid:durableId="3553179A"/>
  <w16cid:commentId w16cid:paraId="576CBC24" w16cid:durableId="161E6242"/>
  <w16cid:commentId w16cid:paraId="2A4C2273" w16cid:durableId="7248C13E"/>
  <w16cid:commentId w16cid:paraId="3C110D38" w16cid:durableId="0326EA5A"/>
  <w16cid:commentId w16cid:paraId="1D2CF84A" w16cid:durableId="61B16A01"/>
  <w16cid:commentId w16cid:paraId="3EF6804F" w16cid:durableId="7773E092"/>
  <w16cid:commentId w16cid:paraId="12CD1D3D" w16cid:durableId="3A41E337"/>
  <w16cid:commentId w16cid:paraId="16BF790A" w16cid:durableId="6EA5FD66"/>
  <w16cid:commentId w16cid:paraId="4E61C972" w16cid:durableId="145DBC39"/>
  <w16cid:commentId w16cid:paraId="5F38F229" w16cid:durableId="74583016"/>
  <w16cid:commentId w16cid:paraId="513E3278" w16cid:durableId="6094DF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16AE" w14:textId="77777777" w:rsidR="00885B75" w:rsidRPr="007C7C7F" w:rsidRDefault="00885B75" w:rsidP="00187D7C">
      <w:pPr>
        <w:spacing w:before="0" w:after="0" w:line="240" w:lineRule="auto"/>
      </w:pPr>
      <w:r w:rsidRPr="007C7C7F">
        <w:separator/>
      </w:r>
    </w:p>
  </w:endnote>
  <w:endnote w:type="continuationSeparator" w:id="0">
    <w:p w14:paraId="1D769DA6" w14:textId="77777777" w:rsidR="00885B75" w:rsidRPr="007C7C7F" w:rsidRDefault="00885B75" w:rsidP="00187D7C">
      <w:pPr>
        <w:spacing w:before="0" w:after="0" w:line="240" w:lineRule="auto"/>
      </w:pPr>
      <w:r w:rsidRPr="007C7C7F">
        <w:continuationSeparator/>
      </w:r>
    </w:p>
  </w:endnote>
  <w:endnote w:type="continuationNotice" w:id="1">
    <w:p w14:paraId="673F61B1" w14:textId="77777777" w:rsidR="00885B75" w:rsidRDefault="00885B7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80CC" w14:textId="475A7F39" w:rsidR="00622A7F" w:rsidRPr="007C7C7F" w:rsidRDefault="00622A7F">
    <w:pPr>
      <w:pStyle w:val="Footer"/>
      <w:pBdr>
        <w:bottom w:val="double" w:sz="6" w:space="1" w:color="auto"/>
      </w:pBdr>
      <w:rPr>
        <w:sz w:val="20"/>
        <w:szCs w:val="20"/>
      </w:rPr>
    </w:pPr>
  </w:p>
  <w:p w14:paraId="37E3F7AC" w14:textId="6A7812FB" w:rsidR="00622A7F" w:rsidRPr="007C7C7F" w:rsidRDefault="00BE0A90">
    <w:pPr>
      <w:pStyle w:val="Footer"/>
      <w:rPr>
        <w:sz w:val="20"/>
        <w:szCs w:val="20"/>
      </w:rPr>
    </w:pPr>
    <w:r>
      <w:rPr>
        <w:sz w:val="20"/>
        <w:szCs w:val="20"/>
      </w:rPr>
      <w:t>Bid Collation</w:t>
    </w:r>
    <w:r w:rsidR="00622A7F" w:rsidRPr="007C7C7F">
      <w:rPr>
        <w:sz w:val="20"/>
        <w:szCs w:val="20"/>
      </w:rPr>
      <w:t xml:space="preserve"> – v0.0</w:t>
    </w:r>
    <w:r w:rsidR="003753D3">
      <w:rPr>
        <w:sz w:val="20"/>
        <w:szCs w:val="20"/>
      </w:rPr>
      <w:t>1</w:t>
    </w:r>
    <w:r w:rsidR="00622A7F" w:rsidRPr="007C7C7F">
      <w:rPr>
        <w:sz w:val="20"/>
        <w:szCs w:val="20"/>
      </w:rPr>
      <w:ptab w:relativeTo="margin" w:alignment="center" w:leader="none"/>
    </w:r>
    <w:r w:rsidR="00622A7F" w:rsidRPr="007C7C7F">
      <w:rPr>
        <w:sz w:val="20"/>
        <w:szCs w:val="20"/>
      </w:rPr>
      <w:t xml:space="preserve">Page </w:t>
    </w:r>
    <w:r w:rsidR="00622A7F" w:rsidRPr="007C7C7F">
      <w:rPr>
        <w:b/>
        <w:bCs/>
        <w:sz w:val="20"/>
        <w:szCs w:val="20"/>
      </w:rPr>
      <w:fldChar w:fldCharType="begin"/>
    </w:r>
    <w:r w:rsidR="00622A7F" w:rsidRPr="007C7C7F">
      <w:rPr>
        <w:b/>
        <w:bCs/>
        <w:sz w:val="20"/>
        <w:szCs w:val="20"/>
      </w:rPr>
      <w:instrText xml:space="preserve"> PAGE  \* Arabic  \* MERGEFORMAT </w:instrText>
    </w:r>
    <w:r w:rsidR="00622A7F" w:rsidRPr="007C7C7F">
      <w:rPr>
        <w:b/>
        <w:bCs/>
        <w:sz w:val="20"/>
        <w:szCs w:val="20"/>
      </w:rPr>
      <w:fldChar w:fldCharType="separate"/>
    </w:r>
    <w:r w:rsidR="00622A7F" w:rsidRPr="007C7C7F">
      <w:rPr>
        <w:b/>
        <w:bCs/>
        <w:sz w:val="20"/>
        <w:szCs w:val="20"/>
      </w:rPr>
      <w:t>1</w:t>
    </w:r>
    <w:r w:rsidR="00622A7F" w:rsidRPr="007C7C7F">
      <w:rPr>
        <w:b/>
        <w:bCs/>
        <w:sz w:val="20"/>
        <w:szCs w:val="20"/>
      </w:rPr>
      <w:fldChar w:fldCharType="end"/>
    </w:r>
    <w:r w:rsidR="00622A7F" w:rsidRPr="007C7C7F">
      <w:rPr>
        <w:sz w:val="20"/>
        <w:szCs w:val="20"/>
      </w:rPr>
      <w:t xml:space="preserve"> of </w:t>
    </w:r>
    <w:r w:rsidR="00622A7F" w:rsidRPr="007C7C7F">
      <w:rPr>
        <w:b/>
        <w:bCs/>
        <w:sz w:val="20"/>
        <w:szCs w:val="20"/>
      </w:rPr>
      <w:fldChar w:fldCharType="begin"/>
    </w:r>
    <w:r w:rsidR="00622A7F" w:rsidRPr="007C7C7F">
      <w:rPr>
        <w:b/>
        <w:bCs/>
        <w:sz w:val="20"/>
        <w:szCs w:val="20"/>
      </w:rPr>
      <w:instrText xml:space="preserve"> NUMPAGES  \* Arabic  \* MERGEFORMAT </w:instrText>
    </w:r>
    <w:r w:rsidR="00622A7F" w:rsidRPr="007C7C7F">
      <w:rPr>
        <w:b/>
        <w:bCs/>
        <w:sz w:val="20"/>
        <w:szCs w:val="20"/>
      </w:rPr>
      <w:fldChar w:fldCharType="separate"/>
    </w:r>
    <w:r w:rsidR="00622A7F" w:rsidRPr="007C7C7F">
      <w:rPr>
        <w:b/>
        <w:bCs/>
        <w:sz w:val="20"/>
        <w:szCs w:val="20"/>
      </w:rPr>
      <w:t>2</w:t>
    </w:r>
    <w:r w:rsidR="00622A7F" w:rsidRPr="007C7C7F">
      <w:rPr>
        <w:b/>
        <w:bCs/>
        <w:sz w:val="20"/>
        <w:szCs w:val="20"/>
      </w:rPr>
      <w:fldChar w:fldCharType="end"/>
    </w:r>
    <w:r w:rsidR="00622A7F" w:rsidRPr="007C7C7F">
      <w:rPr>
        <w:sz w:val="20"/>
        <w:szCs w:val="20"/>
      </w:rPr>
      <w:ptab w:relativeTo="margin" w:alignment="right" w:leader="none"/>
    </w:r>
    <w:r>
      <w:rPr>
        <w:sz w:val="20"/>
        <w:szCs w:val="20"/>
      </w:rPr>
      <w:t>12</w:t>
    </w:r>
    <w:r w:rsidR="00622A7F" w:rsidRPr="007C7C7F">
      <w:rPr>
        <w:sz w:val="20"/>
        <w:szCs w:val="20"/>
      </w:rPr>
      <w:t xml:space="preserve"> </w:t>
    </w:r>
    <w:r w:rsidR="003753D3">
      <w:rPr>
        <w:sz w:val="20"/>
        <w:szCs w:val="20"/>
      </w:rPr>
      <w:t>Dec</w:t>
    </w:r>
    <w:r w:rsidR="00622A7F" w:rsidRPr="007C7C7F">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6B7A" w14:textId="77777777" w:rsidR="00885B75" w:rsidRPr="007C7C7F" w:rsidRDefault="00885B75" w:rsidP="00187D7C">
      <w:pPr>
        <w:spacing w:before="0" w:after="0" w:line="240" w:lineRule="auto"/>
      </w:pPr>
      <w:r w:rsidRPr="007C7C7F">
        <w:separator/>
      </w:r>
    </w:p>
  </w:footnote>
  <w:footnote w:type="continuationSeparator" w:id="0">
    <w:p w14:paraId="45FBE5D7" w14:textId="77777777" w:rsidR="00885B75" w:rsidRPr="007C7C7F" w:rsidRDefault="00885B75" w:rsidP="00187D7C">
      <w:pPr>
        <w:spacing w:before="0" w:after="0" w:line="240" w:lineRule="auto"/>
      </w:pPr>
      <w:r w:rsidRPr="007C7C7F">
        <w:continuationSeparator/>
      </w:r>
    </w:p>
  </w:footnote>
  <w:footnote w:type="continuationNotice" w:id="1">
    <w:p w14:paraId="73639343" w14:textId="77777777" w:rsidR="00885B75" w:rsidRDefault="00885B7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763E" w14:textId="5D8F11A1" w:rsidR="00187D7C" w:rsidRPr="007C7C7F" w:rsidRDefault="00A05331" w:rsidP="005F10C3">
    <w:pPr>
      <w:pStyle w:val="Header"/>
    </w:pPr>
    <w:r w:rsidRPr="007C7C7F">
      <w:rPr>
        <w:noProof/>
      </w:rPr>
      <w:drawing>
        <wp:anchor distT="0" distB="0" distL="114300" distR="114300" simplePos="0" relativeHeight="251658240" behindDoc="0" locked="0" layoutInCell="1" allowOverlap="1" wp14:anchorId="54A42B26" wp14:editId="4240F6CA">
          <wp:simplePos x="0" y="0"/>
          <wp:positionH relativeFrom="margin">
            <wp:posOffset>5214324</wp:posOffset>
          </wp:positionH>
          <wp:positionV relativeFrom="paragraph">
            <wp:posOffset>-417931</wp:posOffset>
          </wp:positionV>
          <wp:extent cx="1144402" cy="585814"/>
          <wp:effectExtent l="0" t="0" r="0" b="5080"/>
          <wp:wrapNone/>
          <wp:docPr id="1" name="Picture 1"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150227" cy="5887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C7C7F">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4FF5078"/>
    <w:multiLevelType w:val="multilevel"/>
    <w:tmpl w:val="91248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4577A4"/>
    <w:multiLevelType w:val="hybridMultilevel"/>
    <w:tmpl w:val="4AEEDFFC"/>
    <w:lvl w:ilvl="0" w:tplc="5540FCB2">
      <w:start w:val="1"/>
      <w:numFmt w:val="decimal"/>
      <w:lvlText w:val="%1)"/>
      <w:lvlJc w:val="left"/>
      <w:pPr>
        <w:ind w:left="1020" w:hanging="360"/>
      </w:pPr>
    </w:lvl>
    <w:lvl w:ilvl="1" w:tplc="DF00C3B8">
      <w:start w:val="1"/>
      <w:numFmt w:val="decimal"/>
      <w:lvlText w:val="%2)"/>
      <w:lvlJc w:val="left"/>
      <w:pPr>
        <w:ind w:left="1020" w:hanging="360"/>
      </w:pPr>
    </w:lvl>
    <w:lvl w:ilvl="2" w:tplc="10D4DD70">
      <w:start w:val="1"/>
      <w:numFmt w:val="decimal"/>
      <w:lvlText w:val="%3)"/>
      <w:lvlJc w:val="left"/>
      <w:pPr>
        <w:ind w:left="1020" w:hanging="360"/>
      </w:pPr>
    </w:lvl>
    <w:lvl w:ilvl="3" w:tplc="AB14CAE8">
      <w:start w:val="1"/>
      <w:numFmt w:val="decimal"/>
      <w:lvlText w:val="%4)"/>
      <w:lvlJc w:val="left"/>
      <w:pPr>
        <w:ind w:left="1020" w:hanging="360"/>
      </w:pPr>
    </w:lvl>
    <w:lvl w:ilvl="4" w:tplc="AAC8695E">
      <w:start w:val="1"/>
      <w:numFmt w:val="decimal"/>
      <w:lvlText w:val="%5)"/>
      <w:lvlJc w:val="left"/>
      <w:pPr>
        <w:ind w:left="1020" w:hanging="360"/>
      </w:pPr>
    </w:lvl>
    <w:lvl w:ilvl="5" w:tplc="DD8A8DFA">
      <w:start w:val="1"/>
      <w:numFmt w:val="decimal"/>
      <w:lvlText w:val="%6)"/>
      <w:lvlJc w:val="left"/>
      <w:pPr>
        <w:ind w:left="1020" w:hanging="360"/>
      </w:pPr>
    </w:lvl>
    <w:lvl w:ilvl="6" w:tplc="35BE1BAA">
      <w:start w:val="1"/>
      <w:numFmt w:val="decimal"/>
      <w:lvlText w:val="%7)"/>
      <w:lvlJc w:val="left"/>
      <w:pPr>
        <w:ind w:left="1020" w:hanging="360"/>
      </w:pPr>
    </w:lvl>
    <w:lvl w:ilvl="7" w:tplc="9CB8B5B4">
      <w:start w:val="1"/>
      <w:numFmt w:val="decimal"/>
      <w:lvlText w:val="%8)"/>
      <w:lvlJc w:val="left"/>
      <w:pPr>
        <w:ind w:left="1020" w:hanging="360"/>
      </w:pPr>
    </w:lvl>
    <w:lvl w:ilvl="8" w:tplc="5C0A71C6">
      <w:start w:val="1"/>
      <w:numFmt w:val="decimal"/>
      <w:lvlText w:val="%9)"/>
      <w:lvlJc w:val="left"/>
      <w:pPr>
        <w:ind w:left="1020" w:hanging="360"/>
      </w:pPr>
    </w:lvl>
  </w:abstractNum>
  <w:abstractNum w:abstractNumId="15" w15:restartNumberingAfterBreak="0">
    <w:nsid w:val="0B822082"/>
    <w:multiLevelType w:val="hybridMultilevel"/>
    <w:tmpl w:val="A3009F14"/>
    <w:lvl w:ilvl="0" w:tplc="50C28CEC">
      <w:start w:val="1"/>
      <w:numFmt w:val="decimal"/>
      <w:lvlText w:val="%1."/>
      <w:lvlJc w:val="left"/>
      <w:pPr>
        <w:ind w:left="1020" w:hanging="360"/>
      </w:pPr>
    </w:lvl>
    <w:lvl w:ilvl="1" w:tplc="DB2EF8C8">
      <w:start w:val="1"/>
      <w:numFmt w:val="decimal"/>
      <w:lvlText w:val="%2."/>
      <w:lvlJc w:val="left"/>
      <w:pPr>
        <w:ind w:left="1020" w:hanging="360"/>
      </w:pPr>
    </w:lvl>
    <w:lvl w:ilvl="2" w:tplc="A964D38A">
      <w:start w:val="1"/>
      <w:numFmt w:val="decimal"/>
      <w:lvlText w:val="%3."/>
      <w:lvlJc w:val="left"/>
      <w:pPr>
        <w:ind w:left="1020" w:hanging="360"/>
      </w:pPr>
    </w:lvl>
    <w:lvl w:ilvl="3" w:tplc="16DC4BC6">
      <w:start w:val="1"/>
      <w:numFmt w:val="decimal"/>
      <w:lvlText w:val="%4."/>
      <w:lvlJc w:val="left"/>
      <w:pPr>
        <w:ind w:left="1020" w:hanging="360"/>
      </w:pPr>
    </w:lvl>
    <w:lvl w:ilvl="4" w:tplc="83A03674">
      <w:start w:val="1"/>
      <w:numFmt w:val="decimal"/>
      <w:lvlText w:val="%5."/>
      <w:lvlJc w:val="left"/>
      <w:pPr>
        <w:ind w:left="1020" w:hanging="360"/>
      </w:pPr>
    </w:lvl>
    <w:lvl w:ilvl="5" w:tplc="905EDCB2">
      <w:start w:val="1"/>
      <w:numFmt w:val="decimal"/>
      <w:lvlText w:val="%6."/>
      <w:lvlJc w:val="left"/>
      <w:pPr>
        <w:ind w:left="1020" w:hanging="360"/>
      </w:pPr>
    </w:lvl>
    <w:lvl w:ilvl="6" w:tplc="181E7E70">
      <w:start w:val="1"/>
      <w:numFmt w:val="decimal"/>
      <w:lvlText w:val="%7."/>
      <w:lvlJc w:val="left"/>
      <w:pPr>
        <w:ind w:left="1020" w:hanging="360"/>
      </w:pPr>
    </w:lvl>
    <w:lvl w:ilvl="7" w:tplc="3606120C">
      <w:start w:val="1"/>
      <w:numFmt w:val="decimal"/>
      <w:lvlText w:val="%8."/>
      <w:lvlJc w:val="left"/>
      <w:pPr>
        <w:ind w:left="1020" w:hanging="360"/>
      </w:pPr>
    </w:lvl>
    <w:lvl w:ilvl="8" w:tplc="9AD67028">
      <w:start w:val="1"/>
      <w:numFmt w:val="decimal"/>
      <w:lvlText w:val="%9."/>
      <w:lvlJc w:val="left"/>
      <w:pPr>
        <w:ind w:left="1020" w:hanging="360"/>
      </w:pPr>
    </w:lvl>
  </w:abstractNum>
  <w:abstractNum w:abstractNumId="16" w15:restartNumberingAfterBreak="0">
    <w:nsid w:val="0D2D31B5"/>
    <w:multiLevelType w:val="hybridMultilevel"/>
    <w:tmpl w:val="B8AACE10"/>
    <w:lvl w:ilvl="0" w:tplc="DB3C3AA4">
      <w:start w:val="1"/>
      <w:numFmt w:val="bullet"/>
      <w:pStyle w:val="ListParagraph"/>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124D3BFC"/>
    <w:multiLevelType w:val="hybridMultilevel"/>
    <w:tmpl w:val="C5DE82B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14E41FAA"/>
    <w:multiLevelType w:val="hybridMultilevel"/>
    <w:tmpl w:val="F10887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66607DC"/>
    <w:multiLevelType w:val="hybridMultilevel"/>
    <w:tmpl w:val="65A0289C"/>
    <w:lvl w:ilvl="0" w:tplc="411092D6">
      <w:start w:val="1"/>
      <w:numFmt w:val="decimal"/>
      <w:lvlText w:val="%1."/>
      <w:lvlJc w:val="left"/>
      <w:pPr>
        <w:ind w:left="1020" w:hanging="360"/>
      </w:pPr>
    </w:lvl>
    <w:lvl w:ilvl="1" w:tplc="CA663CD0">
      <w:start w:val="1"/>
      <w:numFmt w:val="decimal"/>
      <w:lvlText w:val="%2."/>
      <w:lvlJc w:val="left"/>
      <w:pPr>
        <w:ind w:left="1020" w:hanging="360"/>
      </w:pPr>
    </w:lvl>
    <w:lvl w:ilvl="2" w:tplc="6E46F8B8">
      <w:start w:val="1"/>
      <w:numFmt w:val="decimal"/>
      <w:lvlText w:val="%3."/>
      <w:lvlJc w:val="left"/>
      <w:pPr>
        <w:ind w:left="1020" w:hanging="360"/>
      </w:pPr>
    </w:lvl>
    <w:lvl w:ilvl="3" w:tplc="654A46A4">
      <w:start w:val="1"/>
      <w:numFmt w:val="decimal"/>
      <w:lvlText w:val="%4."/>
      <w:lvlJc w:val="left"/>
      <w:pPr>
        <w:ind w:left="1020" w:hanging="360"/>
      </w:pPr>
    </w:lvl>
    <w:lvl w:ilvl="4" w:tplc="970E8714">
      <w:start w:val="1"/>
      <w:numFmt w:val="decimal"/>
      <w:lvlText w:val="%5."/>
      <w:lvlJc w:val="left"/>
      <w:pPr>
        <w:ind w:left="1020" w:hanging="360"/>
      </w:pPr>
    </w:lvl>
    <w:lvl w:ilvl="5" w:tplc="75DE27DC">
      <w:start w:val="1"/>
      <w:numFmt w:val="decimal"/>
      <w:lvlText w:val="%6."/>
      <w:lvlJc w:val="left"/>
      <w:pPr>
        <w:ind w:left="1020" w:hanging="360"/>
      </w:pPr>
    </w:lvl>
    <w:lvl w:ilvl="6" w:tplc="9C8066EE">
      <w:start w:val="1"/>
      <w:numFmt w:val="decimal"/>
      <w:lvlText w:val="%7."/>
      <w:lvlJc w:val="left"/>
      <w:pPr>
        <w:ind w:left="1020" w:hanging="360"/>
      </w:pPr>
    </w:lvl>
    <w:lvl w:ilvl="7" w:tplc="31A2786C">
      <w:start w:val="1"/>
      <w:numFmt w:val="decimal"/>
      <w:lvlText w:val="%8."/>
      <w:lvlJc w:val="left"/>
      <w:pPr>
        <w:ind w:left="1020" w:hanging="360"/>
      </w:pPr>
    </w:lvl>
    <w:lvl w:ilvl="8" w:tplc="5EF8BB9E">
      <w:start w:val="1"/>
      <w:numFmt w:val="decimal"/>
      <w:lvlText w:val="%9."/>
      <w:lvlJc w:val="left"/>
      <w:pPr>
        <w:ind w:left="1020" w:hanging="360"/>
      </w:pPr>
    </w:lvl>
  </w:abstractNum>
  <w:abstractNum w:abstractNumId="21" w15:restartNumberingAfterBreak="0">
    <w:nsid w:val="1BE261B3"/>
    <w:multiLevelType w:val="hybridMultilevel"/>
    <w:tmpl w:val="B4E2AFA0"/>
    <w:lvl w:ilvl="0" w:tplc="39F84D44">
      <w:start w:val="1"/>
      <w:numFmt w:val="decimal"/>
      <w:lvlText w:val="%1."/>
      <w:lvlJc w:val="left"/>
      <w:pPr>
        <w:ind w:left="1020" w:hanging="360"/>
      </w:pPr>
    </w:lvl>
    <w:lvl w:ilvl="1" w:tplc="8BD0260C">
      <w:start w:val="1"/>
      <w:numFmt w:val="decimal"/>
      <w:lvlText w:val="%2."/>
      <w:lvlJc w:val="left"/>
      <w:pPr>
        <w:ind w:left="1020" w:hanging="360"/>
      </w:pPr>
    </w:lvl>
    <w:lvl w:ilvl="2" w:tplc="1526D5DE">
      <w:start w:val="1"/>
      <w:numFmt w:val="decimal"/>
      <w:lvlText w:val="%3."/>
      <w:lvlJc w:val="left"/>
      <w:pPr>
        <w:ind w:left="1020" w:hanging="360"/>
      </w:pPr>
    </w:lvl>
    <w:lvl w:ilvl="3" w:tplc="2CBEBF24">
      <w:start w:val="1"/>
      <w:numFmt w:val="decimal"/>
      <w:lvlText w:val="%4."/>
      <w:lvlJc w:val="left"/>
      <w:pPr>
        <w:ind w:left="1020" w:hanging="360"/>
      </w:pPr>
    </w:lvl>
    <w:lvl w:ilvl="4" w:tplc="7C4E2DF0">
      <w:start w:val="1"/>
      <w:numFmt w:val="decimal"/>
      <w:lvlText w:val="%5."/>
      <w:lvlJc w:val="left"/>
      <w:pPr>
        <w:ind w:left="1020" w:hanging="360"/>
      </w:pPr>
    </w:lvl>
    <w:lvl w:ilvl="5" w:tplc="A7587F74">
      <w:start w:val="1"/>
      <w:numFmt w:val="decimal"/>
      <w:lvlText w:val="%6."/>
      <w:lvlJc w:val="left"/>
      <w:pPr>
        <w:ind w:left="1020" w:hanging="360"/>
      </w:pPr>
    </w:lvl>
    <w:lvl w:ilvl="6" w:tplc="FA08905A">
      <w:start w:val="1"/>
      <w:numFmt w:val="decimal"/>
      <w:lvlText w:val="%7."/>
      <w:lvlJc w:val="left"/>
      <w:pPr>
        <w:ind w:left="1020" w:hanging="360"/>
      </w:pPr>
    </w:lvl>
    <w:lvl w:ilvl="7" w:tplc="4F06EC16">
      <w:start w:val="1"/>
      <w:numFmt w:val="decimal"/>
      <w:lvlText w:val="%8."/>
      <w:lvlJc w:val="left"/>
      <w:pPr>
        <w:ind w:left="1020" w:hanging="360"/>
      </w:pPr>
    </w:lvl>
    <w:lvl w:ilvl="8" w:tplc="9880F95E">
      <w:start w:val="1"/>
      <w:numFmt w:val="decimal"/>
      <w:lvlText w:val="%9."/>
      <w:lvlJc w:val="left"/>
      <w:pPr>
        <w:ind w:left="1020" w:hanging="360"/>
      </w:pPr>
    </w:lvl>
  </w:abstractNum>
  <w:abstractNum w:abstractNumId="22" w15:restartNumberingAfterBreak="0">
    <w:nsid w:val="1FCB5845"/>
    <w:multiLevelType w:val="multilevel"/>
    <w:tmpl w:val="6268C3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2260780F"/>
    <w:multiLevelType w:val="hybridMultilevel"/>
    <w:tmpl w:val="37BA6DD4"/>
    <w:lvl w:ilvl="0" w:tplc="E6D86E08">
      <w:start w:val="1"/>
      <w:numFmt w:val="lowerRoman"/>
      <w:lvlText w:val="%1)"/>
      <w:lvlJc w:val="right"/>
      <w:pPr>
        <w:ind w:left="1020" w:hanging="360"/>
      </w:pPr>
    </w:lvl>
    <w:lvl w:ilvl="1" w:tplc="A9DE42BC">
      <w:start w:val="1"/>
      <w:numFmt w:val="lowerRoman"/>
      <w:lvlText w:val="%2)"/>
      <w:lvlJc w:val="right"/>
      <w:pPr>
        <w:ind w:left="1020" w:hanging="360"/>
      </w:pPr>
    </w:lvl>
    <w:lvl w:ilvl="2" w:tplc="B48AA006">
      <w:start w:val="1"/>
      <w:numFmt w:val="lowerRoman"/>
      <w:lvlText w:val="%3)"/>
      <w:lvlJc w:val="right"/>
      <w:pPr>
        <w:ind w:left="1020" w:hanging="360"/>
      </w:pPr>
    </w:lvl>
    <w:lvl w:ilvl="3" w:tplc="85D6C4DC">
      <w:start w:val="1"/>
      <w:numFmt w:val="lowerRoman"/>
      <w:lvlText w:val="%4)"/>
      <w:lvlJc w:val="right"/>
      <w:pPr>
        <w:ind w:left="1020" w:hanging="360"/>
      </w:pPr>
    </w:lvl>
    <w:lvl w:ilvl="4" w:tplc="B876F93E">
      <w:start w:val="1"/>
      <w:numFmt w:val="lowerRoman"/>
      <w:lvlText w:val="%5)"/>
      <w:lvlJc w:val="right"/>
      <w:pPr>
        <w:ind w:left="1020" w:hanging="360"/>
      </w:pPr>
    </w:lvl>
    <w:lvl w:ilvl="5" w:tplc="5CCA035A">
      <w:start w:val="1"/>
      <w:numFmt w:val="lowerRoman"/>
      <w:lvlText w:val="%6)"/>
      <w:lvlJc w:val="right"/>
      <w:pPr>
        <w:ind w:left="1020" w:hanging="360"/>
      </w:pPr>
    </w:lvl>
    <w:lvl w:ilvl="6" w:tplc="EDB48FD2">
      <w:start w:val="1"/>
      <w:numFmt w:val="lowerRoman"/>
      <w:lvlText w:val="%7)"/>
      <w:lvlJc w:val="right"/>
      <w:pPr>
        <w:ind w:left="1020" w:hanging="360"/>
      </w:pPr>
    </w:lvl>
    <w:lvl w:ilvl="7" w:tplc="D7C2E192">
      <w:start w:val="1"/>
      <w:numFmt w:val="lowerRoman"/>
      <w:lvlText w:val="%8)"/>
      <w:lvlJc w:val="right"/>
      <w:pPr>
        <w:ind w:left="1020" w:hanging="360"/>
      </w:pPr>
    </w:lvl>
    <w:lvl w:ilvl="8" w:tplc="39F4A78C">
      <w:start w:val="1"/>
      <w:numFmt w:val="lowerRoman"/>
      <w:lvlText w:val="%9)"/>
      <w:lvlJc w:val="right"/>
      <w:pPr>
        <w:ind w:left="1020" w:hanging="360"/>
      </w:pPr>
    </w:lvl>
  </w:abstractNum>
  <w:abstractNum w:abstractNumId="24" w15:restartNumberingAfterBreak="0">
    <w:nsid w:val="266D547D"/>
    <w:multiLevelType w:val="hybridMultilevel"/>
    <w:tmpl w:val="0D2A7F10"/>
    <w:lvl w:ilvl="0" w:tplc="5B46F928">
      <w:start w:val="1"/>
      <w:numFmt w:val="decimal"/>
      <w:pStyle w:val="NumberedList"/>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C6C6A80"/>
    <w:multiLevelType w:val="hybridMultilevel"/>
    <w:tmpl w:val="150E1C72"/>
    <w:lvl w:ilvl="0" w:tplc="8A5EA20C">
      <w:start w:val="1"/>
      <w:numFmt w:val="decimal"/>
      <w:lvlText w:val="%1)"/>
      <w:lvlJc w:val="left"/>
      <w:pPr>
        <w:ind w:left="1020" w:hanging="360"/>
      </w:pPr>
    </w:lvl>
    <w:lvl w:ilvl="1" w:tplc="4F3881CA">
      <w:start w:val="1"/>
      <w:numFmt w:val="decimal"/>
      <w:lvlText w:val="%2)"/>
      <w:lvlJc w:val="left"/>
      <w:pPr>
        <w:ind w:left="1020" w:hanging="360"/>
      </w:pPr>
    </w:lvl>
    <w:lvl w:ilvl="2" w:tplc="9EAE2B36">
      <w:start w:val="1"/>
      <w:numFmt w:val="decimal"/>
      <w:lvlText w:val="%3)"/>
      <w:lvlJc w:val="left"/>
      <w:pPr>
        <w:ind w:left="1020" w:hanging="360"/>
      </w:pPr>
    </w:lvl>
    <w:lvl w:ilvl="3" w:tplc="439E6866">
      <w:start w:val="1"/>
      <w:numFmt w:val="decimal"/>
      <w:lvlText w:val="%4)"/>
      <w:lvlJc w:val="left"/>
      <w:pPr>
        <w:ind w:left="1020" w:hanging="360"/>
      </w:pPr>
    </w:lvl>
    <w:lvl w:ilvl="4" w:tplc="6A66422C">
      <w:start w:val="1"/>
      <w:numFmt w:val="decimal"/>
      <w:lvlText w:val="%5)"/>
      <w:lvlJc w:val="left"/>
      <w:pPr>
        <w:ind w:left="1020" w:hanging="360"/>
      </w:pPr>
    </w:lvl>
    <w:lvl w:ilvl="5" w:tplc="196E179C">
      <w:start w:val="1"/>
      <w:numFmt w:val="decimal"/>
      <w:lvlText w:val="%6)"/>
      <w:lvlJc w:val="left"/>
      <w:pPr>
        <w:ind w:left="1020" w:hanging="360"/>
      </w:pPr>
    </w:lvl>
    <w:lvl w:ilvl="6" w:tplc="0D98EDF4">
      <w:start w:val="1"/>
      <w:numFmt w:val="decimal"/>
      <w:lvlText w:val="%7)"/>
      <w:lvlJc w:val="left"/>
      <w:pPr>
        <w:ind w:left="1020" w:hanging="360"/>
      </w:pPr>
    </w:lvl>
    <w:lvl w:ilvl="7" w:tplc="50484B38">
      <w:start w:val="1"/>
      <w:numFmt w:val="decimal"/>
      <w:lvlText w:val="%8)"/>
      <w:lvlJc w:val="left"/>
      <w:pPr>
        <w:ind w:left="1020" w:hanging="360"/>
      </w:pPr>
    </w:lvl>
    <w:lvl w:ilvl="8" w:tplc="FBEC4922">
      <w:start w:val="1"/>
      <w:numFmt w:val="decimal"/>
      <w:lvlText w:val="%9)"/>
      <w:lvlJc w:val="left"/>
      <w:pPr>
        <w:ind w:left="1020" w:hanging="360"/>
      </w:pPr>
    </w:lvl>
  </w:abstractNum>
  <w:abstractNum w:abstractNumId="27" w15:restartNumberingAfterBreak="0">
    <w:nsid w:val="2ECF7278"/>
    <w:multiLevelType w:val="hybridMultilevel"/>
    <w:tmpl w:val="4990B0FA"/>
    <w:lvl w:ilvl="0" w:tplc="FBB6318C">
      <w:start w:val="1"/>
      <w:numFmt w:val="decimal"/>
      <w:lvlText w:val="%1."/>
      <w:lvlJc w:val="left"/>
      <w:pPr>
        <w:ind w:left="1020" w:hanging="360"/>
      </w:pPr>
    </w:lvl>
    <w:lvl w:ilvl="1" w:tplc="0E72996C">
      <w:start w:val="1"/>
      <w:numFmt w:val="decimal"/>
      <w:lvlText w:val="%2."/>
      <w:lvlJc w:val="left"/>
      <w:pPr>
        <w:ind w:left="1020" w:hanging="360"/>
      </w:pPr>
    </w:lvl>
    <w:lvl w:ilvl="2" w:tplc="5A9EC37C">
      <w:start w:val="1"/>
      <w:numFmt w:val="decimal"/>
      <w:lvlText w:val="%3."/>
      <w:lvlJc w:val="left"/>
      <w:pPr>
        <w:ind w:left="1020" w:hanging="360"/>
      </w:pPr>
    </w:lvl>
    <w:lvl w:ilvl="3" w:tplc="E81E464A">
      <w:start w:val="1"/>
      <w:numFmt w:val="decimal"/>
      <w:lvlText w:val="%4."/>
      <w:lvlJc w:val="left"/>
      <w:pPr>
        <w:ind w:left="1020" w:hanging="360"/>
      </w:pPr>
    </w:lvl>
    <w:lvl w:ilvl="4" w:tplc="170C9F08">
      <w:start w:val="1"/>
      <w:numFmt w:val="decimal"/>
      <w:lvlText w:val="%5."/>
      <w:lvlJc w:val="left"/>
      <w:pPr>
        <w:ind w:left="1020" w:hanging="360"/>
      </w:pPr>
    </w:lvl>
    <w:lvl w:ilvl="5" w:tplc="79681E52">
      <w:start w:val="1"/>
      <w:numFmt w:val="decimal"/>
      <w:lvlText w:val="%6."/>
      <w:lvlJc w:val="left"/>
      <w:pPr>
        <w:ind w:left="1020" w:hanging="360"/>
      </w:pPr>
    </w:lvl>
    <w:lvl w:ilvl="6" w:tplc="A5342498">
      <w:start w:val="1"/>
      <w:numFmt w:val="decimal"/>
      <w:lvlText w:val="%7."/>
      <w:lvlJc w:val="left"/>
      <w:pPr>
        <w:ind w:left="1020" w:hanging="360"/>
      </w:pPr>
    </w:lvl>
    <w:lvl w:ilvl="7" w:tplc="385451C6">
      <w:start w:val="1"/>
      <w:numFmt w:val="decimal"/>
      <w:lvlText w:val="%8."/>
      <w:lvlJc w:val="left"/>
      <w:pPr>
        <w:ind w:left="1020" w:hanging="360"/>
      </w:pPr>
    </w:lvl>
    <w:lvl w:ilvl="8" w:tplc="9816342E">
      <w:start w:val="1"/>
      <w:numFmt w:val="decimal"/>
      <w:lvlText w:val="%9."/>
      <w:lvlJc w:val="left"/>
      <w:pPr>
        <w:ind w:left="1020" w:hanging="360"/>
      </w:pPr>
    </w:lvl>
  </w:abstractNum>
  <w:abstractNum w:abstractNumId="2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3E020C6B"/>
    <w:multiLevelType w:val="hybridMultilevel"/>
    <w:tmpl w:val="292604A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EBB39E1"/>
    <w:multiLevelType w:val="multilevel"/>
    <w:tmpl w:val="799CC27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2F03A21"/>
    <w:multiLevelType w:val="hybridMultilevel"/>
    <w:tmpl w:val="294E057A"/>
    <w:lvl w:ilvl="0" w:tplc="D71616A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4BE6693"/>
    <w:multiLevelType w:val="hybridMultilevel"/>
    <w:tmpl w:val="D88850BE"/>
    <w:lvl w:ilvl="0" w:tplc="FECC774C">
      <w:start w:val="1"/>
      <w:numFmt w:val="decimal"/>
      <w:lvlText w:val="%1)"/>
      <w:lvlJc w:val="left"/>
      <w:pPr>
        <w:ind w:left="1020" w:hanging="360"/>
      </w:pPr>
    </w:lvl>
    <w:lvl w:ilvl="1" w:tplc="2BF0FF1E">
      <w:start w:val="1"/>
      <w:numFmt w:val="decimal"/>
      <w:lvlText w:val="%2)"/>
      <w:lvlJc w:val="left"/>
      <w:pPr>
        <w:ind w:left="1020" w:hanging="360"/>
      </w:pPr>
    </w:lvl>
    <w:lvl w:ilvl="2" w:tplc="B67C4BDE">
      <w:start w:val="1"/>
      <w:numFmt w:val="decimal"/>
      <w:lvlText w:val="%3)"/>
      <w:lvlJc w:val="left"/>
      <w:pPr>
        <w:ind w:left="1020" w:hanging="360"/>
      </w:pPr>
    </w:lvl>
    <w:lvl w:ilvl="3" w:tplc="DCA8943C">
      <w:start w:val="1"/>
      <w:numFmt w:val="decimal"/>
      <w:lvlText w:val="%4)"/>
      <w:lvlJc w:val="left"/>
      <w:pPr>
        <w:ind w:left="1020" w:hanging="360"/>
      </w:pPr>
    </w:lvl>
    <w:lvl w:ilvl="4" w:tplc="2C8C5354">
      <w:start w:val="1"/>
      <w:numFmt w:val="decimal"/>
      <w:lvlText w:val="%5)"/>
      <w:lvlJc w:val="left"/>
      <w:pPr>
        <w:ind w:left="1020" w:hanging="360"/>
      </w:pPr>
    </w:lvl>
    <w:lvl w:ilvl="5" w:tplc="54D6009C">
      <w:start w:val="1"/>
      <w:numFmt w:val="decimal"/>
      <w:lvlText w:val="%6)"/>
      <w:lvlJc w:val="left"/>
      <w:pPr>
        <w:ind w:left="1020" w:hanging="360"/>
      </w:pPr>
    </w:lvl>
    <w:lvl w:ilvl="6" w:tplc="DB0E30FE">
      <w:start w:val="1"/>
      <w:numFmt w:val="decimal"/>
      <w:lvlText w:val="%7)"/>
      <w:lvlJc w:val="left"/>
      <w:pPr>
        <w:ind w:left="1020" w:hanging="360"/>
      </w:pPr>
    </w:lvl>
    <w:lvl w:ilvl="7" w:tplc="070219C8">
      <w:start w:val="1"/>
      <w:numFmt w:val="decimal"/>
      <w:lvlText w:val="%8)"/>
      <w:lvlJc w:val="left"/>
      <w:pPr>
        <w:ind w:left="1020" w:hanging="360"/>
      </w:pPr>
    </w:lvl>
    <w:lvl w:ilvl="8" w:tplc="7180A63A">
      <w:start w:val="1"/>
      <w:numFmt w:val="decimal"/>
      <w:lvlText w:val="%9)"/>
      <w:lvlJc w:val="left"/>
      <w:pPr>
        <w:ind w:left="1020" w:hanging="360"/>
      </w:pPr>
    </w:lvl>
  </w:abstractNum>
  <w:abstractNum w:abstractNumId="35"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4CCD1C31"/>
    <w:multiLevelType w:val="hybridMultilevel"/>
    <w:tmpl w:val="805814A8"/>
    <w:lvl w:ilvl="0" w:tplc="DCD0B104">
      <w:start w:val="1"/>
      <w:numFmt w:val="decimal"/>
      <w:lvlText w:val="%1."/>
      <w:lvlJc w:val="left"/>
      <w:pPr>
        <w:ind w:left="1020" w:hanging="360"/>
      </w:pPr>
    </w:lvl>
    <w:lvl w:ilvl="1" w:tplc="9E20B1D2">
      <w:start w:val="1"/>
      <w:numFmt w:val="decimal"/>
      <w:lvlText w:val="%2."/>
      <w:lvlJc w:val="left"/>
      <w:pPr>
        <w:ind w:left="1020" w:hanging="360"/>
      </w:pPr>
    </w:lvl>
    <w:lvl w:ilvl="2" w:tplc="73589C4A">
      <w:start w:val="1"/>
      <w:numFmt w:val="decimal"/>
      <w:lvlText w:val="%3."/>
      <w:lvlJc w:val="left"/>
      <w:pPr>
        <w:ind w:left="1020" w:hanging="360"/>
      </w:pPr>
    </w:lvl>
    <w:lvl w:ilvl="3" w:tplc="536A8746">
      <w:start w:val="1"/>
      <w:numFmt w:val="decimal"/>
      <w:lvlText w:val="%4."/>
      <w:lvlJc w:val="left"/>
      <w:pPr>
        <w:ind w:left="1020" w:hanging="360"/>
      </w:pPr>
    </w:lvl>
    <w:lvl w:ilvl="4" w:tplc="267853AC">
      <w:start w:val="1"/>
      <w:numFmt w:val="decimal"/>
      <w:lvlText w:val="%5."/>
      <w:lvlJc w:val="left"/>
      <w:pPr>
        <w:ind w:left="1020" w:hanging="360"/>
      </w:pPr>
    </w:lvl>
    <w:lvl w:ilvl="5" w:tplc="503C915C">
      <w:start w:val="1"/>
      <w:numFmt w:val="decimal"/>
      <w:lvlText w:val="%6."/>
      <w:lvlJc w:val="left"/>
      <w:pPr>
        <w:ind w:left="1020" w:hanging="360"/>
      </w:pPr>
    </w:lvl>
    <w:lvl w:ilvl="6" w:tplc="FD9CECB8">
      <w:start w:val="1"/>
      <w:numFmt w:val="decimal"/>
      <w:lvlText w:val="%7."/>
      <w:lvlJc w:val="left"/>
      <w:pPr>
        <w:ind w:left="1020" w:hanging="360"/>
      </w:pPr>
    </w:lvl>
    <w:lvl w:ilvl="7" w:tplc="D600604C">
      <w:start w:val="1"/>
      <w:numFmt w:val="decimal"/>
      <w:lvlText w:val="%8."/>
      <w:lvlJc w:val="left"/>
      <w:pPr>
        <w:ind w:left="1020" w:hanging="360"/>
      </w:pPr>
    </w:lvl>
    <w:lvl w:ilvl="8" w:tplc="9E5CD706">
      <w:start w:val="1"/>
      <w:numFmt w:val="decimal"/>
      <w:lvlText w:val="%9."/>
      <w:lvlJc w:val="left"/>
      <w:pPr>
        <w:ind w:left="1020" w:hanging="360"/>
      </w:pPr>
    </w:lvl>
  </w:abstractNum>
  <w:abstractNum w:abstractNumId="37" w15:restartNumberingAfterBreak="0">
    <w:nsid w:val="4D3B1205"/>
    <w:multiLevelType w:val="hybridMultilevel"/>
    <w:tmpl w:val="F33E2196"/>
    <w:lvl w:ilvl="0" w:tplc="C0D8BBAC">
      <w:start w:val="1"/>
      <w:numFmt w:val="decimal"/>
      <w:lvlText w:val="%1)"/>
      <w:lvlJc w:val="left"/>
      <w:pPr>
        <w:ind w:left="1020" w:hanging="360"/>
      </w:pPr>
    </w:lvl>
    <w:lvl w:ilvl="1" w:tplc="33C6C188">
      <w:start w:val="1"/>
      <w:numFmt w:val="decimal"/>
      <w:lvlText w:val="%2)"/>
      <w:lvlJc w:val="left"/>
      <w:pPr>
        <w:ind w:left="1020" w:hanging="360"/>
      </w:pPr>
    </w:lvl>
    <w:lvl w:ilvl="2" w:tplc="35068550">
      <w:start w:val="1"/>
      <w:numFmt w:val="decimal"/>
      <w:lvlText w:val="%3)"/>
      <w:lvlJc w:val="left"/>
      <w:pPr>
        <w:ind w:left="1020" w:hanging="360"/>
      </w:pPr>
    </w:lvl>
    <w:lvl w:ilvl="3" w:tplc="D7BA98DA">
      <w:start w:val="1"/>
      <w:numFmt w:val="decimal"/>
      <w:lvlText w:val="%4)"/>
      <w:lvlJc w:val="left"/>
      <w:pPr>
        <w:ind w:left="1020" w:hanging="360"/>
      </w:pPr>
    </w:lvl>
    <w:lvl w:ilvl="4" w:tplc="54A0DB04">
      <w:start w:val="1"/>
      <w:numFmt w:val="decimal"/>
      <w:lvlText w:val="%5)"/>
      <w:lvlJc w:val="left"/>
      <w:pPr>
        <w:ind w:left="1020" w:hanging="360"/>
      </w:pPr>
    </w:lvl>
    <w:lvl w:ilvl="5" w:tplc="ADB4732A">
      <w:start w:val="1"/>
      <w:numFmt w:val="decimal"/>
      <w:lvlText w:val="%6)"/>
      <w:lvlJc w:val="left"/>
      <w:pPr>
        <w:ind w:left="1020" w:hanging="360"/>
      </w:pPr>
    </w:lvl>
    <w:lvl w:ilvl="6" w:tplc="B4220E62">
      <w:start w:val="1"/>
      <w:numFmt w:val="decimal"/>
      <w:lvlText w:val="%7)"/>
      <w:lvlJc w:val="left"/>
      <w:pPr>
        <w:ind w:left="1020" w:hanging="360"/>
      </w:pPr>
    </w:lvl>
    <w:lvl w:ilvl="7" w:tplc="3A2E736C">
      <w:start w:val="1"/>
      <w:numFmt w:val="decimal"/>
      <w:lvlText w:val="%8)"/>
      <w:lvlJc w:val="left"/>
      <w:pPr>
        <w:ind w:left="1020" w:hanging="360"/>
      </w:pPr>
    </w:lvl>
    <w:lvl w:ilvl="8" w:tplc="950A2084">
      <w:start w:val="1"/>
      <w:numFmt w:val="decimal"/>
      <w:lvlText w:val="%9)"/>
      <w:lvlJc w:val="left"/>
      <w:pPr>
        <w:ind w:left="1020" w:hanging="360"/>
      </w:pPr>
    </w:lvl>
  </w:abstractNum>
  <w:abstractNum w:abstractNumId="38" w15:restartNumberingAfterBreak="0">
    <w:nsid w:val="4D3F1C74"/>
    <w:multiLevelType w:val="hybridMultilevel"/>
    <w:tmpl w:val="AABC682C"/>
    <w:lvl w:ilvl="0" w:tplc="F0C6639C">
      <w:start w:val="1"/>
      <w:numFmt w:val="decimal"/>
      <w:lvlText w:val="%1."/>
      <w:lvlJc w:val="left"/>
      <w:pPr>
        <w:ind w:left="1020" w:hanging="360"/>
      </w:pPr>
    </w:lvl>
    <w:lvl w:ilvl="1" w:tplc="B7E42E36">
      <w:start w:val="1"/>
      <w:numFmt w:val="decimal"/>
      <w:lvlText w:val="%2."/>
      <w:lvlJc w:val="left"/>
      <w:pPr>
        <w:ind w:left="1020" w:hanging="360"/>
      </w:pPr>
    </w:lvl>
    <w:lvl w:ilvl="2" w:tplc="37342DA0">
      <w:start w:val="1"/>
      <w:numFmt w:val="decimal"/>
      <w:lvlText w:val="%3."/>
      <w:lvlJc w:val="left"/>
      <w:pPr>
        <w:ind w:left="1020" w:hanging="360"/>
      </w:pPr>
    </w:lvl>
    <w:lvl w:ilvl="3" w:tplc="BDF03A50">
      <w:start w:val="1"/>
      <w:numFmt w:val="decimal"/>
      <w:lvlText w:val="%4."/>
      <w:lvlJc w:val="left"/>
      <w:pPr>
        <w:ind w:left="1020" w:hanging="360"/>
      </w:pPr>
    </w:lvl>
    <w:lvl w:ilvl="4" w:tplc="5DE477AE">
      <w:start w:val="1"/>
      <w:numFmt w:val="decimal"/>
      <w:lvlText w:val="%5."/>
      <w:lvlJc w:val="left"/>
      <w:pPr>
        <w:ind w:left="1020" w:hanging="360"/>
      </w:pPr>
    </w:lvl>
    <w:lvl w:ilvl="5" w:tplc="D7D22994">
      <w:start w:val="1"/>
      <w:numFmt w:val="decimal"/>
      <w:lvlText w:val="%6."/>
      <w:lvlJc w:val="left"/>
      <w:pPr>
        <w:ind w:left="1020" w:hanging="360"/>
      </w:pPr>
    </w:lvl>
    <w:lvl w:ilvl="6" w:tplc="984624DA">
      <w:start w:val="1"/>
      <w:numFmt w:val="decimal"/>
      <w:lvlText w:val="%7."/>
      <w:lvlJc w:val="left"/>
      <w:pPr>
        <w:ind w:left="1020" w:hanging="360"/>
      </w:pPr>
    </w:lvl>
    <w:lvl w:ilvl="7" w:tplc="3334BF0A">
      <w:start w:val="1"/>
      <w:numFmt w:val="decimal"/>
      <w:lvlText w:val="%8."/>
      <w:lvlJc w:val="left"/>
      <w:pPr>
        <w:ind w:left="1020" w:hanging="360"/>
      </w:pPr>
    </w:lvl>
    <w:lvl w:ilvl="8" w:tplc="58FE727C">
      <w:start w:val="1"/>
      <w:numFmt w:val="decimal"/>
      <w:lvlText w:val="%9."/>
      <w:lvlJc w:val="left"/>
      <w:pPr>
        <w:ind w:left="1020" w:hanging="360"/>
      </w:pPr>
    </w:lvl>
  </w:abstractNum>
  <w:abstractNum w:abstractNumId="39" w15:restartNumberingAfterBreak="0">
    <w:nsid w:val="55DC1961"/>
    <w:multiLevelType w:val="hybridMultilevel"/>
    <w:tmpl w:val="C5EC8CEC"/>
    <w:lvl w:ilvl="0" w:tplc="A7B44776">
      <w:start w:val="1"/>
      <w:numFmt w:val="decimal"/>
      <w:lvlText w:val="%1)"/>
      <w:lvlJc w:val="left"/>
      <w:pPr>
        <w:ind w:left="1020" w:hanging="360"/>
      </w:pPr>
    </w:lvl>
    <w:lvl w:ilvl="1" w:tplc="E534A3BA">
      <w:start w:val="1"/>
      <w:numFmt w:val="decimal"/>
      <w:lvlText w:val="%2)"/>
      <w:lvlJc w:val="left"/>
      <w:pPr>
        <w:ind w:left="1020" w:hanging="360"/>
      </w:pPr>
    </w:lvl>
    <w:lvl w:ilvl="2" w:tplc="992CA47A">
      <w:start w:val="1"/>
      <w:numFmt w:val="decimal"/>
      <w:lvlText w:val="%3)"/>
      <w:lvlJc w:val="left"/>
      <w:pPr>
        <w:ind w:left="1020" w:hanging="360"/>
      </w:pPr>
    </w:lvl>
    <w:lvl w:ilvl="3" w:tplc="47CA8FDC">
      <w:start w:val="1"/>
      <w:numFmt w:val="decimal"/>
      <w:lvlText w:val="%4)"/>
      <w:lvlJc w:val="left"/>
      <w:pPr>
        <w:ind w:left="1020" w:hanging="360"/>
      </w:pPr>
    </w:lvl>
    <w:lvl w:ilvl="4" w:tplc="68FE73B4">
      <w:start w:val="1"/>
      <w:numFmt w:val="decimal"/>
      <w:lvlText w:val="%5)"/>
      <w:lvlJc w:val="left"/>
      <w:pPr>
        <w:ind w:left="1020" w:hanging="360"/>
      </w:pPr>
    </w:lvl>
    <w:lvl w:ilvl="5" w:tplc="1A22D5B0">
      <w:start w:val="1"/>
      <w:numFmt w:val="decimal"/>
      <w:lvlText w:val="%6)"/>
      <w:lvlJc w:val="left"/>
      <w:pPr>
        <w:ind w:left="1020" w:hanging="360"/>
      </w:pPr>
    </w:lvl>
    <w:lvl w:ilvl="6" w:tplc="3BA82D58">
      <w:start w:val="1"/>
      <w:numFmt w:val="decimal"/>
      <w:lvlText w:val="%7)"/>
      <w:lvlJc w:val="left"/>
      <w:pPr>
        <w:ind w:left="1020" w:hanging="360"/>
      </w:pPr>
    </w:lvl>
    <w:lvl w:ilvl="7" w:tplc="F080081A">
      <w:start w:val="1"/>
      <w:numFmt w:val="decimal"/>
      <w:lvlText w:val="%8)"/>
      <w:lvlJc w:val="left"/>
      <w:pPr>
        <w:ind w:left="1020" w:hanging="360"/>
      </w:pPr>
    </w:lvl>
    <w:lvl w:ilvl="8" w:tplc="180CF6D8">
      <w:start w:val="1"/>
      <w:numFmt w:val="decimal"/>
      <w:lvlText w:val="%9)"/>
      <w:lvlJc w:val="left"/>
      <w:pPr>
        <w:ind w:left="1020" w:hanging="360"/>
      </w:pPr>
    </w:lvl>
  </w:abstractNum>
  <w:abstractNum w:abstractNumId="40" w15:restartNumberingAfterBreak="0">
    <w:nsid w:val="58894381"/>
    <w:multiLevelType w:val="hybridMultilevel"/>
    <w:tmpl w:val="CB5AD0BC"/>
    <w:lvl w:ilvl="0" w:tplc="49C8CEC2">
      <w:start w:val="1"/>
      <w:numFmt w:val="decimal"/>
      <w:lvlText w:val="%1)"/>
      <w:lvlJc w:val="left"/>
      <w:pPr>
        <w:ind w:left="1020" w:hanging="360"/>
      </w:pPr>
    </w:lvl>
    <w:lvl w:ilvl="1" w:tplc="87E4B51C">
      <w:start w:val="1"/>
      <w:numFmt w:val="decimal"/>
      <w:lvlText w:val="%2)"/>
      <w:lvlJc w:val="left"/>
      <w:pPr>
        <w:ind w:left="1020" w:hanging="360"/>
      </w:pPr>
    </w:lvl>
    <w:lvl w:ilvl="2" w:tplc="7036538E">
      <w:start w:val="1"/>
      <w:numFmt w:val="decimal"/>
      <w:lvlText w:val="%3)"/>
      <w:lvlJc w:val="left"/>
      <w:pPr>
        <w:ind w:left="1020" w:hanging="360"/>
      </w:pPr>
    </w:lvl>
    <w:lvl w:ilvl="3" w:tplc="DFB6CDD0">
      <w:start w:val="1"/>
      <w:numFmt w:val="decimal"/>
      <w:lvlText w:val="%4)"/>
      <w:lvlJc w:val="left"/>
      <w:pPr>
        <w:ind w:left="1020" w:hanging="360"/>
      </w:pPr>
    </w:lvl>
    <w:lvl w:ilvl="4" w:tplc="19F8A910">
      <w:start w:val="1"/>
      <w:numFmt w:val="decimal"/>
      <w:lvlText w:val="%5)"/>
      <w:lvlJc w:val="left"/>
      <w:pPr>
        <w:ind w:left="1020" w:hanging="360"/>
      </w:pPr>
    </w:lvl>
    <w:lvl w:ilvl="5" w:tplc="5D6EB66A">
      <w:start w:val="1"/>
      <w:numFmt w:val="decimal"/>
      <w:lvlText w:val="%6)"/>
      <w:lvlJc w:val="left"/>
      <w:pPr>
        <w:ind w:left="1020" w:hanging="360"/>
      </w:pPr>
    </w:lvl>
    <w:lvl w:ilvl="6" w:tplc="99A83B20">
      <w:start w:val="1"/>
      <w:numFmt w:val="decimal"/>
      <w:lvlText w:val="%7)"/>
      <w:lvlJc w:val="left"/>
      <w:pPr>
        <w:ind w:left="1020" w:hanging="360"/>
      </w:pPr>
    </w:lvl>
    <w:lvl w:ilvl="7" w:tplc="B89E1862">
      <w:start w:val="1"/>
      <w:numFmt w:val="decimal"/>
      <w:lvlText w:val="%8)"/>
      <w:lvlJc w:val="left"/>
      <w:pPr>
        <w:ind w:left="1020" w:hanging="360"/>
      </w:pPr>
    </w:lvl>
    <w:lvl w:ilvl="8" w:tplc="D0ACFE58">
      <w:start w:val="1"/>
      <w:numFmt w:val="decimal"/>
      <w:lvlText w:val="%9)"/>
      <w:lvlJc w:val="left"/>
      <w:pPr>
        <w:ind w:left="1020" w:hanging="360"/>
      </w:pPr>
    </w:lvl>
  </w:abstractNum>
  <w:abstractNum w:abstractNumId="4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5DA00C2F"/>
    <w:multiLevelType w:val="hybridMultilevel"/>
    <w:tmpl w:val="428EC942"/>
    <w:lvl w:ilvl="0" w:tplc="A2A88300">
      <w:start w:val="1"/>
      <w:numFmt w:val="decimal"/>
      <w:lvlText w:val="%1."/>
      <w:lvlJc w:val="left"/>
      <w:pPr>
        <w:ind w:left="1020" w:hanging="360"/>
      </w:pPr>
    </w:lvl>
    <w:lvl w:ilvl="1" w:tplc="32FA19AA">
      <w:start w:val="1"/>
      <w:numFmt w:val="decimal"/>
      <w:lvlText w:val="%2."/>
      <w:lvlJc w:val="left"/>
      <w:pPr>
        <w:ind w:left="1020" w:hanging="360"/>
      </w:pPr>
    </w:lvl>
    <w:lvl w:ilvl="2" w:tplc="E2324CD6">
      <w:start w:val="1"/>
      <w:numFmt w:val="decimal"/>
      <w:lvlText w:val="%3."/>
      <w:lvlJc w:val="left"/>
      <w:pPr>
        <w:ind w:left="1020" w:hanging="360"/>
      </w:pPr>
    </w:lvl>
    <w:lvl w:ilvl="3" w:tplc="15F47BC4">
      <w:start w:val="1"/>
      <w:numFmt w:val="decimal"/>
      <w:lvlText w:val="%4."/>
      <w:lvlJc w:val="left"/>
      <w:pPr>
        <w:ind w:left="1020" w:hanging="360"/>
      </w:pPr>
    </w:lvl>
    <w:lvl w:ilvl="4" w:tplc="9ADEBE6A">
      <w:start w:val="1"/>
      <w:numFmt w:val="decimal"/>
      <w:lvlText w:val="%5."/>
      <w:lvlJc w:val="left"/>
      <w:pPr>
        <w:ind w:left="1020" w:hanging="360"/>
      </w:pPr>
    </w:lvl>
    <w:lvl w:ilvl="5" w:tplc="6B24C212">
      <w:start w:val="1"/>
      <w:numFmt w:val="decimal"/>
      <w:lvlText w:val="%6."/>
      <w:lvlJc w:val="left"/>
      <w:pPr>
        <w:ind w:left="1020" w:hanging="360"/>
      </w:pPr>
    </w:lvl>
    <w:lvl w:ilvl="6" w:tplc="BA82C214">
      <w:start w:val="1"/>
      <w:numFmt w:val="decimal"/>
      <w:lvlText w:val="%7."/>
      <w:lvlJc w:val="left"/>
      <w:pPr>
        <w:ind w:left="1020" w:hanging="360"/>
      </w:pPr>
    </w:lvl>
    <w:lvl w:ilvl="7" w:tplc="0EAADC92">
      <w:start w:val="1"/>
      <w:numFmt w:val="decimal"/>
      <w:lvlText w:val="%8."/>
      <w:lvlJc w:val="left"/>
      <w:pPr>
        <w:ind w:left="1020" w:hanging="360"/>
      </w:pPr>
    </w:lvl>
    <w:lvl w:ilvl="8" w:tplc="4908237E">
      <w:start w:val="1"/>
      <w:numFmt w:val="decimal"/>
      <w:lvlText w:val="%9."/>
      <w:lvlJc w:val="left"/>
      <w:pPr>
        <w:ind w:left="1020" w:hanging="360"/>
      </w:pPr>
    </w:lvl>
  </w:abstractNum>
  <w:abstractNum w:abstractNumId="4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62406E25"/>
    <w:multiLevelType w:val="hybridMultilevel"/>
    <w:tmpl w:val="8B665358"/>
    <w:lvl w:ilvl="0" w:tplc="C0A29902">
      <w:start w:val="1"/>
      <w:numFmt w:val="decimal"/>
      <w:lvlText w:val="%1)"/>
      <w:lvlJc w:val="left"/>
      <w:pPr>
        <w:ind w:left="1020" w:hanging="360"/>
      </w:pPr>
    </w:lvl>
    <w:lvl w:ilvl="1" w:tplc="45B23AF8">
      <w:start w:val="1"/>
      <w:numFmt w:val="decimal"/>
      <w:lvlText w:val="%2)"/>
      <w:lvlJc w:val="left"/>
      <w:pPr>
        <w:ind w:left="1020" w:hanging="360"/>
      </w:pPr>
    </w:lvl>
    <w:lvl w:ilvl="2" w:tplc="C4162CF4">
      <w:start w:val="1"/>
      <w:numFmt w:val="decimal"/>
      <w:lvlText w:val="%3)"/>
      <w:lvlJc w:val="left"/>
      <w:pPr>
        <w:ind w:left="1020" w:hanging="360"/>
      </w:pPr>
    </w:lvl>
    <w:lvl w:ilvl="3" w:tplc="D0A26D6E">
      <w:start w:val="1"/>
      <w:numFmt w:val="decimal"/>
      <w:lvlText w:val="%4)"/>
      <w:lvlJc w:val="left"/>
      <w:pPr>
        <w:ind w:left="1020" w:hanging="360"/>
      </w:pPr>
    </w:lvl>
    <w:lvl w:ilvl="4" w:tplc="714048A2">
      <w:start w:val="1"/>
      <w:numFmt w:val="decimal"/>
      <w:lvlText w:val="%5)"/>
      <w:lvlJc w:val="left"/>
      <w:pPr>
        <w:ind w:left="1020" w:hanging="360"/>
      </w:pPr>
    </w:lvl>
    <w:lvl w:ilvl="5" w:tplc="F8B6FA26">
      <w:start w:val="1"/>
      <w:numFmt w:val="decimal"/>
      <w:lvlText w:val="%6)"/>
      <w:lvlJc w:val="left"/>
      <w:pPr>
        <w:ind w:left="1020" w:hanging="360"/>
      </w:pPr>
    </w:lvl>
    <w:lvl w:ilvl="6" w:tplc="1D909194">
      <w:start w:val="1"/>
      <w:numFmt w:val="decimal"/>
      <w:lvlText w:val="%7)"/>
      <w:lvlJc w:val="left"/>
      <w:pPr>
        <w:ind w:left="1020" w:hanging="360"/>
      </w:pPr>
    </w:lvl>
    <w:lvl w:ilvl="7" w:tplc="7DAEF8E8">
      <w:start w:val="1"/>
      <w:numFmt w:val="decimal"/>
      <w:lvlText w:val="%8)"/>
      <w:lvlJc w:val="left"/>
      <w:pPr>
        <w:ind w:left="1020" w:hanging="360"/>
      </w:pPr>
    </w:lvl>
    <w:lvl w:ilvl="8" w:tplc="8474E888">
      <w:start w:val="1"/>
      <w:numFmt w:val="decimal"/>
      <w:lvlText w:val="%9)"/>
      <w:lvlJc w:val="left"/>
      <w:pPr>
        <w:ind w:left="1020" w:hanging="360"/>
      </w:pPr>
    </w:lvl>
  </w:abstractNum>
  <w:abstractNum w:abstractNumId="45" w15:restartNumberingAfterBreak="0">
    <w:nsid w:val="67D47DC8"/>
    <w:multiLevelType w:val="hybridMultilevel"/>
    <w:tmpl w:val="7F14A5C0"/>
    <w:lvl w:ilvl="0" w:tplc="5B9CD6B0">
      <w:start w:val="1"/>
      <w:numFmt w:val="decimal"/>
      <w:lvlText w:val="%1)"/>
      <w:lvlJc w:val="left"/>
      <w:pPr>
        <w:ind w:left="1020" w:hanging="360"/>
      </w:pPr>
    </w:lvl>
    <w:lvl w:ilvl="1" w:tplc="B03C8A18">
      <w:start w:val="1"/>
      <w:numFmt w:val="decimal"/>
      <w:lvlText w:val="%2)"/>
      <w:lvlJc w:val="left"/>
      <w:pPr>
        <w:ind w:left="1020" w:hanging="360"/>
      </w:pPr>
    </w:lvl>
    <w:lvl w:ilvl="2" w:tplc="27EAA256">
      <w:start w:val="1"/>
      <w:numFmt w:val="decimal"/>
      <w:lvlText w:val="%3)"/>
      <w:lvlJc w:val="left"/>
      <w:pPr>
        <w:ind w:left="1020" w:hanging="360"/>
      </w:pPr>
    </w:lvl>
    <w:lvl w:ilvl="3" w:tplc="61580846">
      <w:start w:val="1"/>
      <w:numFmt w:val="decimal"/>
      <w:lvlText w:val="%4)"/>
      <w:lvlJc w:val="left"/>
      <w:pPr>
        <w:ind w:left="1020" w:hanging="360"/>
      </w:pPr>
    </w:lvl>
    <w:lvl w:ilvl="4" w:tplc="D102D8A8">
      <w:start w:val="1"/>
      <w:numFmt w:val="decimal"/>
      <w:lvlText w:val="%5)"/>
      <w:lvlJc w:val="left"/>
      <w:pPr>
        <w:ind w:left="1020" w:hanging="360"/>
      </w:pPr>
    </w:lvl>
    <w:lvl w:ilvl="5" w:tplc="23608FD8">
      <w:start w:val="1"/>
      <w:numFmt w:val="decimal"/>
      <w:lvlText w:val="%6)"/>
      <w:lvlJc w:val="left"/>
      <w:pPr>
        <w:ind w:left="1020" w:hanging="360"/>
      </w:pPr>
    </w:lvl>
    <w:lvl w:ilvl="6" w:tplc="C2D289AE">
      <w:start w:val="1"/>
      <w:numFmt w:val="decimal"/>
      <w:lvlText w:val="%7)"/>
      <w:lvlJc w:val="left"/>
      <w:pPr>
        <w:ind w:left="1020" w:hanging="360"/>
      </w:pPr>
    </w:lvl>
    <w:lvl w:ilvl="7" w:tplc="62C213F2">
      <w:start w:val="1"/>
      <w:numFmt w:val="decimal"/>
      <w:lvlText w:val="%8)"/>
      <w:lvlJc w:val="left"/>
      <w:pPr>
        <w:ind w:left="1020" w:hanging="360"/>
      </w:pPr>
    </w:lvl>
    <w:lvl w:ilvl="8" w:tplc="8E922206">
      <w:start w:val="1"/>
      <w:numFmt w:val="decimal"/>
      <w:lvlText w:val="%9)"/>
      <w:lvlJc w:val="left"/>
      <w:pPr>
        <w:ind w:left="1020" w:hanging="360"/>
      </w:pPr>
    </w:lvl>
  </w:abstractNum>
  <w:abstractNum w:abstractNumId="46" w15:restartNumberingAfterBreak="0">
    <w:nsid w:val="68EC78FE"/>
    <w:multiLevelType w:val="hybridMultilevel"/>
    <w:tmpl w:val="0E787E3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7" w15:restartNumberingAfterBreak="0">
    <w:nsid w:val="6D5A711C"/>
    <w:multiLevelType w:val="hybridMultilevel"/>
    <w:tmpl w:val="335CCC2C"/>
    <w:lvl w:ilvl="0" w:tplc="FBAA5916">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FB40BF7"/>
    <w:multiLevelType w:val="hybridMultilevel"/>
    <w:tmpl w:val="48B6D464"/>
    <w:lvl w:ilvl="0" w:tplc="9154AFC4">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73AC51AD"/>
    <w:multiLevelType w:val="hybridMultilevel"/>
    <w:tmpl w:val="2D7406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786E6993"/>
    <w:multiLevelType w:val="hybridMultilevel"/>
    <w:tmpl w:val="E5B29370"/>
    <w:lvl w:ilvl="0" w:tplc="98544896">
      <w:start w:val="1"/>
      <w:numFmt w:val="bullet"/>
      <w:lvlText w:val=""/>
      <w:lvlJc w:val="left"/>
      <w:pPr>
        <w:ind w:left="1800" w:hanging="360"/>
      </w:pPr>
      <w:rPr>
        <w:rFonts w:ascii="Symbol" w:hAnsi="Symbol"/>
      </w:rPr>
    </w:lvl>
    <w:lvl w:ilvl="1" w:tplc="2E86324E">
      <w:start w:val="1"/>
      <w:numFmt w:val="bullet"/>
      <w:lvlText w:val=""/>
      <w:lvlJc w:val="left"/>
      <w:pPr>
        <w:ind w:left="1800" w:hanging="360"/>
      </w:pPr>
      <w:rPr>
        <w:rFonts w:ascii="Symbol" w:hAnsi="Symbol"/>
      </w:rPr>
    </w:lvl>
    <w:lvl w:ilvl="2" w:tplc="38D0DFA6">
      <w:start w:val="1"/>
      <w:numFmt w:val="bullet"/>
      <w:lvlText w:val=""/>
      <w:lvlJc w:val="left"/>
      <w:pPr>
        <w:ind w:left="1800" w:hanging="360"/>
      </w:pPr>
      <w:rPr>
        <w:rFonts w:ascii="Symbol" w:hAnsi="Symbol"/>
      </w:rPr>
    </w:lvl>
    <w:lvl w:ilvl="3" w:tplc="A49A431A">
      <w:start w:val="1"/>
      <w:numFmt w:val="bullet"/>
      <w:lvlText w:val=""/>
      <w:lvlJc w:val="left"/>
      <w:pPr>
        <w:ind w:left="1800" w:hanging="360"/>
      </w:pPr>
      <w:rPr>
        <w:rFonts w:ascii="Symbol" w:hAnsi="Symbol"/>
      </w:rPr>
    </w:lvl>
    <w:lvl w:ilvl="4" w:tplc="C1A8E672">
      <w:start w:val="1"/>
      <w:numFmt w:val="bullet"/>
      <w:lvlText w:val=""/>
      <w:lvlJc w:val="left"/>
      <w:pPr>
        <w:ind w:left="1800" w:hanging="360"/>
      </w:pPr>
      <w:rPr>
        <w:rFonts w:ascii="Symbol" w:hAnsi="Symbol"/>
      </w:rPr>
    </w:lvl>
    <w:lvl w:ilvl="5" w:tplc="605ADB48">
      <w:start w:val="1"/>
      <w:numFmt w:val="bullet"/>
      <w:lvlText w:val=""/>
      <w:lvlJc w:val="left"/>
      <w:pPr>
        <w:ind w:left="1800" w:hanging="360"/>
      </w:pPr>
      <w:rPr>
        <w:rFonts w:ascii="Symbol" w:hAnsi="Symbol"/>
      </w:rPr>
    </w:lvl>
    <w:lvl w:ilvl="6" w:tplc="0E32EE88">
      <w:start w:val="1"/>
      <w:numFmt w:val="bullet"/>
      <w:lvlText w:val=""/>
      <w:lvlJc w:val="left"/>
      <w:pPr>
        <w:ind w:left="1800" w:hanging="360"/>
      </w:pPr>
      <w:rPr>
        <w:rFonts w:ascii="Symbol" w:hAnsi="Symbol"/>
      </w:rPr>
    </w:lvl>
    <w:lvl w:ilvl="7" w:tplc="567081FC">
      <w:start w:val="1"/>
      <w:numFmt w:val="bullet"/>
      <w:lvlText w:val=""/>
      <w:lvlJc w:val="left"/>
      <w:pPr>
        <w:ind w:left="1800" w:hanging="360"/>
      </w:pPr>
      <w:rPr>
        <w:rFonts w:ascii="Symbol" w:hAnsi="Symbol"/>
      </w:rPr>
    </w:lvl>
    <w:lvl w:ilvl="8" w:tplc="FE324D52">
      <w:start w:val="1"/>
      <w:numFmt w:val="bullet"/>
      <w:lvlText w:val=""/>
      <w:lvlJc w:val="left"/>
      <w:pPr>
        <w:ind w:left="1800" w:hanging="360"/>
      </w:pPr>
      <w:rPr>
        <w:rFonts w:ascii="Symbol" w:hAnsi="Symbol"/>
      </w:rPr>
    </w:lvl>
  </w:abstractNum>
  <w:abstractNum w:abstractNumId="5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672024895">
    <w:abstractNumId w:val="41"/>
  </w:num>
  <w:num w:numId="2" w16cid:durableId="1312753643">
    <w:abstractNumId w:val="13"/>
  </w:num>
  <w:num w:numId="3" w16cid:durableId="528372938">
    <w:abstractNumId w:val="10"/>
  </w:num>
  <w:num w:numId="4" w16cid:durableId="885484445">
    <w:abstractNumId w:val="48"/>
  </w:num>
  <w:num w:numId="5" w16cid:durableId="936788524">
    <w:abstractNumId w:val="19"/>
  </w:num>
  <w:num w:numId="6" w16cid:durableId="2028285187">
    <w:abstractNumId w:val="29"/>
  </w:num>
  <w:num w:numId="7" w16cid:durableId="336932034">
    <w:abstractNumId w:val="35"/>
  </w:num>
  <w:num w:numId="8" w16cid:durableId="1947737727">
    <w:abstractNumId w:val="9"/>
  </w:num>
  <w:num w:numId="9" w16cid:durableId="1391613564">
    <w:abstractNumId w:val="7"/>
  </w:num>
  <w:num w:numId="10" w16cid:durableId="1615820884">
    <w:abstractNumId w:val="6"/>
  </w:num>
  <w:num w:numId="11" w16cid:durableId="1319187493">
    <w:abstractNumId w:val="5"/>
  </w:num>
  <w:num w:numId="12" w16cid:durableId="1893079888">
    <w:abstractNumId w:val="4"/>
  </w:num>
  <w:num w:numId="13" w16cid:durableId="368453142">
    <w:abstractNumId w:val="8"/>
  </w:num>
  <w:num w:numId="14" w16cid:durableId="433406817">
    <w:abstractNumId w:val="3"/>
  </w:num>
  <w:num w:numId="15" w16cid:durableId="1220630905">
    <w:abstractNumId w:val="2"/>
  </w:num>
  <w:num w:numId="16" w16cid:durableId="1565288452">
    <w:abstractNumId w:val="1"/>
  </w:num>
  <w:num w:numId="17" w16cid:durableId="319388886">
    <w:abstractNumId w:val="0"/>
  </w:num>
  <w:num w:numId="18" w16cid:durableId="317656534">
    <w:abstractNumId w:val="25"/>
  </w:num>
  <w:num w:numId="19" w16cid:durableId="82457042">
    <w:abstractNumId w:val="28"/>
  </w:num>
  <w:num w:numId="20" w16cid:durableId="298457065">
    <w:abstractNumId w:val="43"/>
  </w:num>
  <w:num w:numId="21" w16cid:durableId="1520776852">
    <w:abstractNumId w:val="33"/>
  </w:num>
  <w:num w:numId="22" w16cid:durableId="690112570">
    <w:abstractNumId w:val="12"/>
  </w:num>
  <w:num w:numId="23" w16cid:durableId="2012100273">
    <w:abstractNumId w:val="52"/>
  </w:num>
  <w:num w:numId="24" w16cid:durableId="1742094075">
    <w:abstractNumId w:val="49"/>
  </w:num>
  <w:num w:numId="25" w16cid:durableId="309601675">
    <w:abstractNumId w:val="47"/>
  </w:num>
  <w:num w:numId="26" w16cid:durableId="1683317233">
    <w:abstractNumId w:val="22"/>
  </w:num>
  <w:num w:numId="27" w16cid:durableId="78871079">
    <w:abstractNumId w:val="16"/>
  </w:num>
  <w:num w:numId="28" w16cid:durableId="783310938">
    <w:abstractNumId w:val="24"/>
  </w:num>
  <w:num w:numId="29" w16cid:durableId="138570724">
    <w:abstractNumId w:val="24"/>
    <w:lvlOverride w:ilvl="0">
      <w:startOverride w:val="1"/>
    </w:lvlOverride>
  </w:num>
  <w:num w:numId="30" w16cid:durableId="1072198458">
    <w:abstractNumId w:val="24"/>
    <w:lvlOverride w:ilvl="0">
      <w:startOverride w:val="1"/>
    </w:lvlOverride>
  </w:num>
  <w:num w:numId="31" w16cid:durableId="1151478578">
    <w:abstractNumId w:val="24"/>
    <w:lvlOverride w:ilvl="0">
      <w:startOverride w:val="1"/>
    </w:lvlOverride>
  </w:num>
  <w:num w:numId="32" w16cid:durableId="1474057474">
    <w:abstractNumId w:val="24"/>
    <w:lvlOverride w:ilvl="0">
      <w:startOverride w:val="1"/>
    </w:lvlOverride>
  </w:num>
  <w:num w:numId="33" w16cid:durableId="1526208103">
    <w:abstractNumId w:val="45"/>
  </w:num>
  <w:num w:numId="34" w16cid:durableId="865485908">
    <w:abstractNumId w:val="17"/>
  </w:num>
  <w:num w:numId="35" w16cid:durableId="116261866">
    <w:abstractNumId w:val="18"/>
  </w:num>
  <w:num w:numId="36" w16cid:durableId="1219322088">
    <w:abstractNumId w:val="16"/>
  </w:num>
  <w:num w:numId="37" w16cid:durableId="535974175">
    <w:abstractNumId w:val="46"/>
  </w:num>
  <w:num w:numId="38" w16cid:durableId="171453492">
    <w:abstractNumId w:val="24"/>
    <w:lvlOverride w:ilvl="0">
      <w:startOverride w:val="1"/>
    </w:lvlOverride>
  </w:num>
  <w:num w:numId="39" w16cid:durableId="42679654">
    <w:abstractNumId w:val="40"/>
  </w:num>
  <w:num w:numId="40" w16cid:durableId="186406688">
    <w:abstractNumId w:val="14"/>
  </w:num>
  <w:num w:numId="41" w16cid:durableId="913510119">
    <w:abstractNumId w:val="34"/>
  </w:num>
  <w:num w:numId="42" w16cid:durableId="1581137130">
    <w:abstractNumId w:val="51"/>
  </w:num>
  <w:num w:numId="43" w16cid:durableId="470171148">
    <w:abstractNumId w:val="44"/>
  </w:num>
  <w:num w:numId="44" w16cid:durableId="153884270">
    <w:abstractNumId w:val="30"/>
  </w:num>
  <w:num w:numId="45" w16cid:durableId="1651859141">
    <w:abstractNumId w:val="50"/>
  </w:num>
  <w:num w:numId="46" w16cid:durableId="1496217277">
    <w:abstractNumId w:val="31"/>
  </w:num>
  <w:num w:numId="47" w16cid:durableId="1722902257">
    <w:abstractNumId w:val="11"/>
  </w:num>
  <w:num w:numId="48" w16cid:durableId="1052923383">
    <w:abstractNumId w:val="36"/>
  </w:num>
  <w:num w:numId="49" w16cid:durableId="1172450482">
    <w:abstractNumId w:val="38"/>
  </w:num>
  <w:num w:numId="50" w16cid:durableId="687760079">
    <w:abstractNumId w:val="27"/>
  </w:num>
  <w:num w:numId="51" w16cid:durableId="637420437">
    <w:abstractNumId w:val="21"/>
  </w:num>
  <w:num w:numId="52" w16cid:durableId="170877057">
    <w:abstractNumId w:val="42"/>
  </w:num>
  <w:num w:numId="53" w16cid:durableId="1994333794">
    <w:abstractNumId w:val="37"/>
  </w:num>
  <w:num w:numId="54" w16cid:durableId="2030795685">
    <w:abstractNumId w:val="26"/>
  </w:num>
  <w:num w:numId="55" w16cid:durableId="115561515">
    <w:abstractNumId w:val="20"/>
  </w:num>
  <w:num w:numId="56" w16cid:durableId="286471737">
    <w:abstractNumId w:val="32"/>
  </w:num>
  <w:num w:numId="57" w16cid:durableId="693655309">
    <w:abstractNumId w:val="15"/>
  </w:num>
  <w:num w:numId="58" w16cid:durableId="847983658">
    <w:abstractNumId w:val="39"/>
  </w:num>
  <w:num w:numId="59" w16cid:durableId="313410559">
    <w:abstractNumId w:val="2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Xie CHAI (MAS)">
    <w15:presenceInfo w15:providerId="AD" w15:userId="S::CHAI_Han_Xie@mas.gov.sg::80f12148-06b1-492b-b8c7-aac420d8e99b"/>
  </w15:person>
  <w15:person w15:author="Sin Fong TAN (MAS)">
    <w15:presenceInfo w15:providerId="AD" w15:userId="S::TAN_Sin_Fong@mas.gov.sg::17185652-61b4-4297-a0c6-262e8c7209d5"/>
  </w15:person>
  <w15:person w15:author="Sharmaine TAN (MAS)">
    <w15:presenceInfo w15:providerId="AD" w15:userId="S::Sharmaine_TAN@mas.gov.sg::53d78515-1965-4127-ba12-71ff653a0afb"/>
  </w15:person>
  <w15:person w15:author="Akila BALAKRISHNAN from.OPTIMUM (MAS)">
    <w15:presenceInfo w15:providerId="AD" w15:userId="S::Akila_BALAKRISHNAN_from.OPTIMUM@mas.gov.sg::bb367706-a359-4b5d-b399-1cbc174d69bd"/>
  </w15:person>
  <w15:person w15:author="Sophia TAN (MAS)">
    <w15:presenceInfo w15:providerId="AD" w15:userId="S::Sophia_TAN@mas.gov.sg::2b779c5d-e84f-4f2c-9be8-274fc36c60ae"/>
  </w15:person>
  <w15:person w15:author="Jasmine WL TEO (MAS)">
    <w15:presenceInfo w15:providerId="AD" w15:userId="S::Jasmine_WL_TEO@mas.gov.sg::34413f05-e986-4e09-8778-ae4fd1a20dfb"/>
  </w15:person>
  <w15:person w15:author="Eugene CHEONG from.TOPPAN (MAS)">
    <w15:presenceInfo w15:providerId="AD" w15:userId="S::Eugene_CHEONG_from.TOPPAN@mas.gov.sg::6ce6a86c-5471-4030-8593-d07579285e13"/>
  </w15:person>
  <w15:person w15:author="Wilmond YANG (MAS)">
    <w15:presenceInfo w15:providerId="AD" w15:userId="S::Wilmond_YANG@mas.gov.sg::7f27a599-5523-4268-9d1a-68073c821b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7C"/>
    <w:rsid w:val="00003A7F"/>
    <w:rsid w:val="000069CA"/>
    <w:rsid w:val="00012290"/>
    <w:rsid w:val="0001234A"/>
    <w:rsid w:val="00021522"/>
    <w:rsid w:val="00031650"/>
    <w:rsid w:val="000340A9"/>
    <w:rsid w:val="00041FF0"/>
    <w:rsid w:val="000424A1"/>
    <w:rsid w:val="000479DF"/>
    <w:rsid w:val="000561A6"/>
    <w:rsid w:val="00056F27"/>
    <w:rsid w:val="00057627"/>
    <w:rsid w:val="0006229B"/>
    <w:rsid w:val="00062D39"/>
    <w:rsid w:val="000652C0"/>
    <w:rsid w:val="00067BE1"/>
    <w:rsid w:val="00070BFB"/>
    <w:rsid w:val="0007299A"/>
    <w:rsid w:val="00073A69"/>
    <w:rsid w:val="000813D2"/>
    <w:rsid w:val="00081AF0"/>
    <w:rsid w:val="00084082"/>
    <w:rsid w:val="00084D19"/>
    <w:rsid w:val="000A56E7"/>
    <w:rsid w:val="000B2A04"/>
    <w:rsid w:val="000B4211"/>
    <w:rsid w:val="000B4B82"/>
    <w:rsid w:val="000C00E5"/>
    <w:rsid w:val="000C0377"/>
    <w:rsid w:val="000C0587"/>
    <w:rsid w:val="000C3AAF"/>
    <w:rsid w:val="000C733A"/>
    <w:rsid w:val="000C7771"/>
    <w:rsid w:val="000D052A"/>
    <w:rsid w:val="000D68BA"/>
    <w:rsid w:val="000E0FDC"/>
    <w:rsid w:val="000E1C5F"/>
    <w:rsid w:val="000E39F4"/>
    <w:rsid w:val="000E3E22"/>
    <w:rsid w:val="000E440B"/>
    <w:rsid w:val="000E7773"/>
    <w:rsid w:val="000E7F2C"/>
    <w:rsid w:val="000F21DA"/>
    <w:rsid w:val="00122A68"/>
    <w:rsid w:val="00124AD3"/>
    <w:rsid w:val="00125FCE"/>
    <w:rsid w:val="00131103"/>
    <w:rsid w:val="00131B5E"/>
    <w:rsid w:val="001408BF"/>
    <w:rsid w:val="00142F57"/>
    <w:rsid w:val="00144A3B"/>
    <w:rsid w:val="00146264"/>
    <w:rsid w:val="00151492"/>
    <w:rsid w:val="001518D4"/>
    <w:rsid w:val="00152276"/>
    <w:rsid w:val="00157832"/>
    <w:rsid w:val="001602A5"/>
    <w:rsid w:val="00173553"/>
    <w:rsid w:val="00174209"/>
    <w:rsid w:val="00175AE2"/>
    <w:rsid w:val="00177500"/>
    <w:rsid w:val="00187D7C"/>
    <w:rsid w:val="001923F8"/>
    <w:rsid w:val="001924BB"/>
    <w:rsid w:val="00195B20"/>
    <w:rsid w:val="001B0A30"/>
    <w:rsid w:val="001B1167"/>
    <w:rsid w:val="001B2DF7"/>
    <w:rsid w:val="001B6A08"/>
    <w:rsid w:val="001C4B13"/>
    <w:rsid w:val="001D1396"/>
    <w:rsid w:val="001D514A"/>
    <w:rsid w:val="001D7A69"/>
    <w:rsid w:val="001E145B"/>
    <w:rsid w:val="001E25C1"/>
    <w:rsid w:val="001E2FC5"/>
    <w:rsid w:val="001E588B"/>
    <w:rsid w:val="001E7865"/>
    <w:rsid w:val="001F1499"/>
    <w:rsid w:val="001F3B1D"/>
    <w:rsid w:val="001F7298"/>
    <w:rsid w:val="002015DA"/>
    <w:rsid w:val="002019B9"/>
    <w:rsid w:val="0020508E"/>
    <w:rsid w:val="00205384"/>
    <w:rsid w:val="002244F5"/>
    <w:rsid w:val="0022779C"/>
    <w:rsid w:val="00231832"/>
    <w:rsid w:val="00234049"/>
    <w:rsid w:val="00240C9E"/>
    <w:rsid w:val="002411CE"/>
    <w:rsid w:val="00241FAD"/>
    <w:rsid w:val="00254227"/>
    <w:rsid w:val="00254E09"/>
    <w:rsid w:val="00255A90"/>
    <w:rsid w:val="00255FA4"/>
    <w:rsid w:val="00262882"/>
    <w:rsid w:val="00264BBE"/>
    <w:rsid w:val="0026632B"/>
    <w:rsid w:val="002704D7"/>
    <w:rsid w:val="00270FB4"/>
    <w:rsid w:val="00272F5A"/>
    <w:rsid w:val="00273F0E"/>
    <w:rsid w:val="00274090"/>
    <w:rsid w:val="00275A09"/>
    <w:rsid w:val="00276286"/>
    <w:rsid w:val="002856DA"/>
    <w:rsid w:val="00286C28"/>
    <w:rsid w:val="00290BCC"/>
    <w:rsid w:val="00291AE3"/>
    <w:rsid w:val="00291CB9"/>
    <w:rsid w:val="00294D6E"/>
    <w:rsid w:val="002A0B28"/>
    <w:rsid w:val="002A31FA"/>
    <w:rsid w:val="002A3362"/>
    <w:rsid w:val="002A3DB0"/>
    <w:rsid w:val="002A4108"/>
    <w:rsid w:val="002B3AC6"/>
    <w:rsid w:val="002B437C"/>
    <w:rsid w:val="002B4897"/>
    <w:rsid w:val="002B6E98"/>
    <w:rsid w:val="002D2F1C"/>
    <w:rsid w:val="002D58E9"/>
    <w:rsid w:val="002D7A3D"/>
    <w:rsid w:val="002E4314"/>
    <w:rsid w:val="002F0242"/>
    <w:rsid w:val="002F0B3D"/>
    <w:rsid w:val="002F1B86"/>
    <w:rsid w:val="002F3472"/>
    <w:rsid w:val="003104C8"/>
    <w:rsid w:val="0031290C"/>
    <w:rsid w:val="0031293D"/>
    <w:rsid w:val="003147F9"/>
    <w:rsid w:val="00316ECA"/>
    <w:rsid w:val="003203B3"/>
    <w:rsid w:val="00320817"/>
    <w:rsid w:val="00327A01"/>
    <w:rsid w:val="00330471"/>
    <w:rsid w:val="00332791"/>
    <w:rsid w:val="0033301B"/>
    <w:rsid w:val="00336CA4"/>
    <w:rsid w:val="0034050D"/>
    <w:rsid w:val="00340E44"/>
    <w:rsid w:val="00345B35"/>
    <w:rsid w:val="00345DEC"/>
    <w:rsid w:val="0035060C"/>
    <w:rsid w:val="00351C87"/>
    <w:rsid w:val="00353237"/>
    <w:rsid w:val="00362868"/>
    <w:rsid w:val="00367814"/>
    <w:rsid w:val="00371314"/>
    <w:rsid w:val="00371CA1"/>
    <w:rsid w:val="0037343A"/>
    <w:rsid w:val="00373A3B"/>
    <w:rsid w:val="003753D3"/>
    <w:rsid w:val="00380001"/>
    <w:rsid w:val="00380D00"/>
    <w:rsid w:val="00382016"/>
    <w:rsid w:val="00383100"/>
    <w:rsid w:val="00385686"/>
    <w:rsid w:val="00390C7A"/>
    <w:rsid w:val="00396C15"/>
    <w:rsid w:val="003A274A"/>
    <w:rsid w:val="003A6FB6"/>
    <w:rsid w:val="003A7E39"/>
    <w:rsid w:val="003B5941"/>
    <w:rsid w:val="003B5F83"/>
    <w:rsid w:val="003B6568"/>
    <w:rsid w:val="003B6821"/>
    <w:rsid w:val="003B7248"/>
    <w:rsid w:val="003B7C22"/>
    <w:rsid w:val="003C1670"/>
    <w:rsid w:val="003C1BFD"/>
    <w:rsid w:val="003C2F80"/>
    <w:rsid w:val="003C3C0F"/>
    <w:rsid w:val="003C7EDD"/>
    <w:rsid w:val="003D059C"/>
    <w:rsid w:val="003D1290"/>
    <w:rsid w:val="003D3578"/>
    <w:rsid w:val="003D5D10"/>
    <w:rsid w:val="003D7CCB"/>
    <w:rsid w:val="003E4F87"/>
    <w:rsid w:val="003E7664"/>
    <w:rsid w:val="003F1606"/>
    <w:rsid w:val="003F1708"/>
    <w:rsid w:val="003F3864"/>
    <w:rsid w:val="003F68BC"/>
    <w:rsid w:val="004018B6"/>
    <w:rsid w:val="004048D2"/>
    <w:rsid w:val="00404A2A"/>
    <w:rsid w:val="00407207"/>
    <w:rsid w:val="00421A66"/>
    <w:rsid w:val="00422AAE"/>
    <w:rsid w:val="00424A32"/>
    <w:rsid w:val="00430F39"/>
    <w:rsid w:val="004347C1"/>
    <w:rsid w:val="004366FF"/>
    <w:rsid w:val="004404A5"/>
    <w:rsid w:val="004407EA"/>
    <w:rsid w:val="0044386B"/>
    <w:rsid w:val="004505D5"/>
    <w:rsid w:val="0045221C"/>
    <w:rsid w:val="00454202"/>
    <w:rsid w:val="00455E05"/>
    <w:rsid w:val="00462C6D"/>
    <w:rsid w:val="00474AFC"/>
    <w:rsid w:val="00481A26"/>
    <w:rsid w:val="004839FA"/>
    <w:rsid w:val="00493A47"/>
    <w:rsid w:val="004A0D29"/>
    <w:rsid w:val="004B15DC"/>
    <w:rsid w:val="004B3712"/>
    <w:rsid w:val="004B6178"/>
    <w:rsid w:val="004B70D3"/>
    <w:rsid w:val="004C12BF"/>
    <w:rsid w:val="004D00EF"/>
    <w:rsid w:val="004D03A2"/>
    <w:rsid w:val="004D5041"/>
    <w:rsid w:val="004D718E"/>
    <w:rsid w:val="004E08F0"/>
    <w:rsid w:val="004E6C1E"/>
    <w:rsid w:val="004F13B6"/>
    <w:rsid w:val="0050568F"/>
    <w:rsid w:val="00505B72"/>
    <w:rsid w:val="0051375B"/>
    <w:rsid w:val="00530548"/>
    <w:rsid w:val="00533139"/>
    <w:rsid w:val="00535C78"/>
    <w:rsid w:val="00535E6A"/>
    <w:rsid w:val="0054189D"/>
    <w:rsid w:val="00544530"/>
    <w:rsid w:val="0054496F"/>
    <w:rsid w:val="00551F86"/>
    <w:rsid w:val="00552FCA"/>
    <w:rsid w:val="005543D2"/>
    <w:rsid w:val="005616F1"/>
    <w:rsid w:val="00566605"/>
    <w:rsid w:val="005708C3"/>
    <w:rsid w:val="0058025F"/>
    <w:rsid w:val="00580EE9"/>
    <w:rsid w:val="005841A6"/>
    <w:rsid w:val="00590822"/>
    <w:rsid w:val="005922D9"/>
    <w:rsid w:val="0059494E"/>
    <w:rsid w:val="005966BC"/>
    <w:rsid w:val="005A0681"/>
    <w:rsid w:val="005A0AFB"/>
    <w:rsid w:val="005A1D4F"/>
    <w:rsid w:val="005A2825"/>
    <w:rsid w:val="005A2989"/>
    <w:rsid w:val="005A53C4"/>
    <w:rsid w:val="005A608B"/>
    <w:rsid w:val="005A70A9"/>
    <w:rsid w:val="005B0A7B"/>
    <w:rsid w:val="005B2CFD"/>
    <w:rsid w:val="005B35B0"/>
    <w:rsid w:val="005B7650"/>
    <w:rsid w:val="005B7B41"/>
    <w:rsid w:val="005C02BE"/>
    <w:rsid w:val="005C0FB2"/>
    <w:rsid w:val="005C1101"/>
    <w:rsid w:val="005D3D26"/>
    <w:rsid w:val="005D51FF"/>
    <w:rsid w:val="005D6F40"/>
    <w:rsid w:val="005E04BE"/>
    <w:rsid w:val="005E34F9"/>
    <w:rsid w:val="005F10C3"/>
    <w:rsid w:val="005F251E"/>
    <w:rsid w:val="005F7285"/>
    <w:rsid w:val="00600754"/>
    <w:rsid w:val="00601FC8"/>
    <w:rsid w:val="006037A4"/>
    <w:rsid w:val="00603A3D"/>
    <w:rsid w:val="00605B13"/>
    <w:rsid w:val="00607207"/>
    <w:rsid w:val="00612673"/>
    <w:rsid w:val="00615F68"/>
    <w:rsid w:val="006162CB"/>
    <w:rsid w:val="00616803"/>
    <w:rsid w:val="00617A59"/>
    <w:rsid w:val="00622A7F"/>
    <w:rsid w:val="00624546"/>
    <w:rsid w:val="00624C3D"/>
    <w:rsid w:val="0063068F"/>
    <w:rsid w:val="00631287"/>
    <w:rsid w:val="0063227F"/>
    <w:rsid w:val="006350ED"/>
    <w:rsid w:val="00636E26"/>
    <w:rsid w:val="00645252"/>
    <w:rsid w:val="00647F12"/>
    <w:rsid w:val="00651EE7"/>
    <w:rsid w:val="00653191"/>
    <w:rsid w:val="006536A6"/>
    <w:rsid w:val="00654723"/>
    <w:rsid w:val="0065586F"/>
    <w:rsid w:val="00657C3D"/>
    <w:rsid w:val="00660148"/>
    <w:rsid w:val="00666A8D"/>
    <w:rsid w:val="00672821"/>
    <w:rsid w:val="006729D9"/>
    <w:rsid w:val="00673F34"/>
    <w:rsid w:val="0067413A"/>
    <w:rsid w:val="00674F9B"/>
    <w:rsid w:val="006750EF"/>
    <w:rsid w:val="00681304"/>
    <w:rsid w:val="00681D51"/>
    <w:rsid w:val="00681DEE"/>
    <w:rsid w:val="0068320A"/>
    <w:rsid w:val="00685A7B"/>
    <w:rsid w:val="00686912"/>
    <w:rsid w:val="0069153D"/>
    <w:rsid w:val="00691BEB"/>
    <w:rsid w:val="006928E3"/>
    <w:rsid w:val="00693203"/>
    <w:rsid w:val="00696ED0"/>
    <w:rsid w:val="006A5298"/>
    <w:rsid w:val="006A6DB2"/>
    <w:rsid w:val="006A78FF"/>
    <w:rsid w:val="006B2F47"/>
    <w:rsid w:val="006B3354"/>
    <w:rsid w:val="006B6C65"/>
    <w:rsid w:val="006D3D74"/>
    <w:rsid w:val="006D4084"/>
    <w:rsid w:val="006E0005"/>
    <w:rsid w:val="006E117F"/>
    <w:rsid w:val="006E1AD4"/>
    <w:rsid w:val="006E72A9"/>
    <w:rsid w:val="006F0022"/>
    <w:rsid w:val="006F10FD"/>
    <w:rsid w:val="006F7B77"/>
    <w:rsid w:val="00702F18"/>
    <w:rsid w:val="00703A2C"/>
    <w:rsid w:val="007122D4"/>
    <w:rsid w:val="007133F0"/>
    <w:rsid w:val="00714A2E"/>
    <w:rsid w:val="0072387B"/>
    <w:rsid w:val="0072554B"/>
    <w:rsid w:val="0073061A"/>
    <w:rsid w:val="00733627"/>
    <w:rsid w:val="00734F16"/>
    <w:rsid w:val="0073645B"/>
    <w:rsid w:val="00736FA2"/>
    <w:rsid w:val="007401C9"/>
    <w:rsid w:val="00741309"/>
    <w:rsid w:val="00741D9C"/>
    <w:rsid w:val="007433FE"/>
    <w:rsid w:val="00747185"/>
    <w:rsid w:val="00752CA5"/>
    <w:rsid w:val="00753F3F"/>
    <w:rsid w:val="00755820"/>
    <w:rsid w:val="007567E3"/>
    <w:rsid w:val="00763A70"/>
    <w:rsid w:val="00763F32"/>
    <w:rsid w:val="00765E37"/>
    <w:rsid w:val="007669C9"/>
    <w:rsid w:val="00772AA7"/>
    <w:rsid w:val="00776F57"/>
    <w:rsid w:val="0078124F"/>
    <w:rsid w:val="00784784"/>
    <w:rsid w:val="00787BCD"/>
    <w:rsid w:val="00790D1B"/>
    <w:rsid w:val="007975FE"/>
    <w:rsid w:val="00797E0F"/>
    <w:rsid w:val="007A5785"/>
    <w:rsid w:val="007B0E2A"/>
    <w:rsid w:val="007B6AC6"/>
    <w:rsid w:val="007B6E8C"/>
    <w:rsid w:val="007C0E6C"/>
    <w:rsid w:val="007C2D65"/>
    <w:rsid w:val="007C4427"/>
    <w:rsid w:val="007C4495"/>
    <w:rsid w:val="007C4768"/>
    <w:rsid w:val="007C5387"/>
    <w:rsid w:val="007C60ED"/>
    <w:rsid w:val="007C78F0"/>
    <w:rsid w:val="007C7C05"/>
    <w:rsid w:val="007C7C7F"/>
    <w:rsid w:val="007D42B7"/>
    <w:rsid w:val="007D7B67"/>
    <w:rsid w:val="007E120D"/>
    <w:rsid w:val="007E288D"/>
    <w:rsid w:val="007E5CE0"/>
    <w:rsid w:val="007E788A"/>
    <w:rsid w:val="007F1828"/>
    <w:rsid w:val="007F222D"/>
    <w:rsid w:val="007F58B5"/>
    <w:rsid w:val="007F686F"/>
    <w:rsid w:val="00800215"/>
    <w:rsid w:val="00801AB1"/>
    <w:rsid w:val="00804C65"/>
    <w:rsid w:val="008056B2"/>
    <w:rsid w:val="00811122"/>
    <w:rsid w:val="008205A0"/>
    <w:rsid w:val="00832BDB"/>
    <w:rsid w:val="0083569A"/>
    <w:rsid w:val="008364CD"/>
    <w:rsid w:val="008378B6"/>
    <w:rsid w:val="00837962"/>
    <w:rsid w:val="00842E8E"/>
    <w:rsid w:val="00843322"/>
    <w:rsid w:val="0084442C"/>
    <w:rsid w:val="00845273"/>
    <w:rsid w:val="00847770"/>
    <w:rsid w:val="00851010"/>
    <w:rsid w:val="00852936"/>
    <w:rsid w:val="0085310D"/>
    <w:rsid w:val="00854A91"/>
    <w:rsid w:val="00861359"/>
    <w:rsid w:val="00862417"/>
    <w:rsid w:val="0086323D"/>
    <w:rsid w:val="00863B7C"/>
    <w:rsid w:val="0087134E"/>
    <w:rsid w:val="00873799"/>
    <w:rsid w:val="00875FDB"/>
    <w:rsid w:val="0087622F"/>
    <w:rsid w:val="00880C93"/>
    <w:rsid w:val="00884690"/>
    <w:rsid w:val="00884A3B"/>
    <w:rsid w:val="00885012"/>
    <w:rsid w:val="008855DF"/>
    <w:rsid w:val="008857E0"/>
    <w:rsid w:val="00885B75"/>
    <w:rsid w:val="0088737B"/>
    <w:rsid w:val="008914E1"/>
    <w:rsid w:val="008A510B"/>
    <w:rsid w:val="008B079E"/>
    <w:rsid w:val="008C4FA2"/>
    <w:rsid w:val="008C6F50"/>
    <w:rsid w:val="008C7AF1"/>
    <w:rsid w:val="008D104E"/>
    <w:rsid w:val="008D2717"/>
    <w:rsid w:val="008D6C64"/>
    <w:rsid w:val="008D7245"/>
    <w:rsid w:val="008E584A"/>
    <w:rsid w:val="008E5F58"/>
    <w:rsid w:val="008F0841"/>
    <w:rsid w:val="008F5EF9"/>
    <w:rsid w:val="00906E13"/>
    <w:rsid w:val="0091130B"/>
    <w:rsid w:val="00914C57"/>
    <w:rsid w:val="00914D7F"/>
    <w:rsid w:val="00923183"/>
    <w:rsid w:val="00925717"/>
    <w:rsid w:val="00932D9C"/>
    <w:rsid w:val="00933929"/>
    <w:rsid w:val="009412D4"/>
    <w:rsid w:val="00941F31"/>
    <w:rsid w:val="0094361A"/>
    <w:rsid w:val="00943B27"/>
    <w:rsid w:val="009454A8"/>
    <w:rsid w:val="009456A9"/>
    <w:rsid w:val="009461D5"/>
    <w:rsid w:val="00950530"/>
    <w:rsid w:val="009510CF"/>
    <w:rsid w:val="00951D8F"/>
    <w:rsid w:val="00955A15"/>
    <w:rsid w:val="0096000F"/>
    <w:rsid w:val="0096322C"/>
    <w:rsid w:val="009639A0"/>
    <w:rsid w:val="00964089"/>
    <w:rsid w:val="009653FF"/>
    <w:rsid w:val="009669A1"/>
    <w:rsid w:val="009674A9"/>
    <w:rsid w:val="00970124"/>
    <w:rsid w:val="00972053"/>
    <w:rsid w:val="0097281C"/>
    <w:rsid w:val="00983893"/>
    <w:rsid w:val="009841B8"/>
    <w:rsid w:val="00985209"/>
    <w:rsid w:val="00986D03"/>
    <w:rsid w:val="00987875"/>
    <w:rsid w:val="00993D59"/>
    <w:rsid w:val="00996F74"/>
    <w:rsid w:val="00997E07"/>
    <w:rsid w:val="009A1115"/>
    <w:rsid w:val="009A1CED"/>
    <w:rsid w:val="009A63FE"/>
    <w:rsid w:val="009A69D6"/>
    <w:rsid w:val="009B2D23"/>
    <w:rsid w:val="009B7E4C"/>
    <w:rsid w:val="009C0C07"/>
    <w:rsid w:val="009C5137"/>
    <w:rsid w:val="009C5C46"/>
    <w:rsid w:val="009E7B42"/>
    <w:rsid w:val="009F1295"/>
    <w:rsid w:val="009F3006"/>
    <w:rsid w:val="009F5B3F"/>
    <w:rsid w:val="00A0461B"/>
    <w:rsid w:val="00A051FF"/>
    <w:rsid w:val="00A05331"/>
    <w:rsid w:val="00A07787"/>
    <w:rsid w:val="00A1164E"/>
    <w:rsid w:val="00A11F2E"/>
    <w:rsid w:val="00A1203D"/>
    <w:rsid w:val="00A13C80"/>
    <w:rsid w:val="00A14B23"/>
    <w:rsid w:val="00A156E5"/>
    <w:rsid w:val="00A20FD4"/>
    <w:rsid w:val="00A30D0B"/>
    <w:rsid w:val="00A37982"/>
    <w:rsid w:val="00A40216"/>
    <w:rsid w:val="00A40B86"/>
    <w:rsid w:val="00A45A17"/>
    <w:rsid w:val="00A50CFA"/>
    <w:rsid w:val="00A53F52"/>
    <w:rsid w:val="00A56FF1"/>
    <w:rsid w:val="00A6047C"/>
    <w:rsid w:val="00A66A7D"/>
    <w:rsid w:val="00A677AF"/>
    <w:rsid w:val="00A721A9"/>
    <w:rsid w:val="00A72FA6"/>
    <w:rsid w:val="00A81BEC"/>
    <w:rsid w:val="00A84C6B"/>
    <w:rsid w:val="00A870D9"/>
    <w:rsid w:val="00A90B0C"/>
    <w:rsid w:val="00A9204E"/>
    <w:rsid w:val="00AA0939"/>
    <w:rsid w:val="00AA0EAE"/>
    <w:rsid w:val="00AA2511"/>
    <w:rsid w:val="00AA73E8"/>
    <w:rsid w:val="00AB0B85"/>
    <w:rsid w:val="00AB0C37"/>
    <w:rsid w:val="00AB68EB"/>
    <w:rsid w:val="00AC04CF"/>
    <w:rsid w:val="00AC0954"/>
    <w:rsid w:val="00AC0961"/>
    <w:rsid w:val="00AC096A"/>
    <w:rsid w:val="00AC1F73"/>
    <w:rsid w:val="00AC3EDC"/>
    <w:rsid w:val="00AC65A6"/>
    <w:rsid w:val="00AC6E43"/>
    <w:rsid w:val="00AD15A2"/>
    <w:rsid w:val="00AD1F60"/>
    <w:rsid w:val="00AE0AFE"/>
    <w:rsid w:val="00AE0C51"/>
    <w:rsid w:val="00AF03A1"/>
    <w:rsid w:val="00AF39C0"/>
    <w:rsid w:val="00AF42C2"/>
    <w:rsid w:val="00AF49F7"/>
    <w:rsid w:val="00B01AEB"/>
    <w:rsid w:val="00B02439"/>
    <w:rsid w:val="00B025F7"/>
    <w:rsid w:val="00B05750"/>
    <w:rsid w:val="00B064A1"/>
    <w:rsid w:val="00B12065"/>
    <w:rsid w:val="00B14B32"/>
    <w:rsid w:val="00B14E20"/>
    <w:rsid w:val="00B220D9"/>
    <w:rsid w:val="00B26DE8"/>
    <w:rsid w:val="00B33CA0"/>
    <w:rsid w:val="00B36C55"/>
    <w:rsid w:val="00B43C9D"/>
    <w:rsid w:val="00B53828"/>
    <w:rsid w:val="00B5499B"/>
    <w:rsid w:val="00B6631B"/>
    <w:rsid w:val="00B67805"/>
    <w:rsid w:val="00B703D0"/>
    <w:rsid w:val="00B731DC"/>
    <w:rsid w:val="00B7348D"/>
    <w:rsid w:val="00B74F56"/>
    <w:rsid w:val="00B7593B"/>
    <w:rsid w:val="00B812C1"/>
    <w:rsid w:val="00B8721F"/>
    <w:rsid w:val="00B87F52"/>
    <w:rsid w:val="00B9191F"/>
    <w:rsid w:val="00B92D79"/>
    <w:rsid w:val="00B9550B"/>
    <w:rsid w:val="00BA0122"/>
    <w:rsid w:val="00BA3632"/>
    <w:rsid w:val="00BA522A"/>
    <w:rsid w:val="00BA56EE"/>
    <w:rsid w:val="00BA5999"/>
    <w:rsid w:val="00BB26A0"/>
    <w:rsid w:val="00BB27D4"/>
    <w:rsid w:val="00BB5D7D"/>
    <w:rsid w:val="00BB5E26"/>
    <w:rsid w:val="00BC0EA8"/>
    <w:rsid w:val="00BC1F97"/>
    <w:rsid w:val="00BC21E5"/>
    <w:rsid w:val="00BC5C95"/>
    <w:rsid w:val="00BD1038"/>
    <w:rsid w:val="00BD2907"/>
    <w:rsid w:val="00BD4ADB"/>
    <w:rsid w:val="00BE0A90"/>
    <w:rsid w:val="00BE10AD"/>
    <w:rsid w:val="00BE17D4"/>
    <w:rsid w:val="00BE1825"/>
    <w:rsid w:val="00BE4B80"/>
    <w:rsid w:val="00BF2287"/>
    <w:rsid w:val="00BF287D"/>
    <w:rsid w:val="00BF287F"/>
    <w:rsid w:val="00BF478A"/>
    <w:rsid w:val="00BF4A16"/>
    <w:rsid w:val="00C01303"/>
    <w:rsid w:val="00C1148F"/>
    <w:rsid w:val="00C17932"/>
    <w:rsid w:val="00C23311"/>
    <w:rsid w:val="00C23E34"/>
    <w:rsid w:val="00C312BB"/>
    <w:rsid w:val="00C409AA"/>
    <w:rsid w:val="00C415C5"/>
    <w:rsid w:val="00C5038F"/>
    <w:rsid w:val="00C52E8B"/>
    <w:rsid w:val="00C54CD4"/>
    <w:rsid w:val="00C60BD7"/>
    <w:rsid w:val="00C616BB"/>
    <w:rsid w:val="00C63A96"/>
    <w:rsid w:val="00C679BB"/>
    <w:rsid w:val="00C7194B"/>
    <w:rsid w:val="00C826E9"/>
    <w:rsid w:val="00C84922"/>
    <w:rsid w:val="00C9254D"/>
    <w:rsid w:val="00C96648"/>
    <w:rsid w:val="00CA0620"/>
    <w:rsid w:val="00CB26C2"/>
    <w:rsid w:val="00CB28D1"/>
    <w:rsid w:val="00CB5A00"/>
    <w:rsid w:val="00CC2F15"/>
    <w:rsid w:val="00CD23E6"/>
    <w:rsid w:val="00CD7345"/>
    <w:rsid w:val="00CE08C4"/>
    <w:rsid w:val="00CE0D19"/>
    <w:rsid w:val="00CE11F3"/>
    <w:rsid w:val="00CE1320"/>
    <w:rsid w:val="00CE1982"/>
    <w:rsid w:val="00CE3591"/>
    <w:rsid w:val="00CE5749"/>
    <w:rsid w:val="00CF1A8B"/>
    <w:rsid w:val="00CF1BE0"/>
    <w:rsid w:val="00CF27F2"/>
    <w:rsid w:val="00CF79CD"/>
    <w:rsid w:val="00CF79D2"/>
    <w:rsid w:val="00CF7AB6"/>
    <w:rsid w:val="00D03C36"/>
    <w:rsid w:val="00D0435F"/>
    <w:rsid w:val="00D12946"/>
    <w:rsid w:val="00D1426C"/>
    <w:rsid w:val="00D148CF"/>
    <w:rsid w:val="00D22858"/>
    <w:rsid w:val="00D30142"/>
    <w:rsid w:val="00D3551D"/>
    <w:rsid w:val="00D368DD"/>
    <w:rsid w:val="00D41CEC"/>
    <w:rsid w:val="00D452C5"/>
    <w:rsid w:val="00D47E89"/>
    <w:rsid w:val="00D50758"/>
    <w:rsid w:val="00D52531"/>
    <w:rsid w:val="00D5605D"/>
    <w:rsid w:val="00D5716E"/>
    <w:rsid w:val="00D612DE"/>
    <w:rsid w:val="00D631F7"/>
    <w:rsid w:val="00D70A8B"/>
    <w:rsid w:val="00D74A49"/>
    <w:rsid w:val="00D74B4B"/>
    <w:rsid w:val="00D74FF9"/>
    <w:rsid w:val="00D76A11"/>
    <w:rsid w:val="00D77A99"/>
    <w:rsid w:val="00D80C0F"/>
    <w:rsid w:val="00D84D50"/>
    <w:rsid w:val="00D851EB"/>
    <w:rsid w:val="00D8549D"/>
    <w:rsid w:val="00D860E5"/>
    <w:rsid w:val="00D86465"/>
    <w:rsid w:val="00D86515"/>
    <w:rsid w:val="00DA005B"/>
    <w:rsid w:val="00DA06FC"/>
    <w:rsid w:val="00DA7BE9"/>
    <w:rsid w:val="00DA7DBB"/>
    <w:rsid w:val="00DB2637"/>
    <w:rsid w:val="00DB3B7C"/>
    <w:rsid w:val="00DC02A7"/>
    <w:rsid w:val="00DC31AA"/>
    <w:rsid w:val="00DC3425"/>
    <w:rsid w:val="00DC403D"/>
    <w:rsid w:val="00DD180D"/>
    <w:rsid w:val="00DD3BFB"/>
    <w:rsid w:val="00DD5EFA"/>
    <w:rsid w:val="00DE0C1A"/>
    <w:rsid w:val="00DE262B"/>
    <w:rsid w:val="00DE6312"/>
    <w:rsid w:val="00DF31A1"/>
    <w:rsid w:val="00DF4B63"/>
    <w:rsid w:val="00DF6706"/>
    <w:rsid w:val="00E00D62"/>
    <w:rsid w:val="00E017F0"/>
    <w:rsid w:val="00E023F6"/>
    <w:rsid w:val="00E0346C"/>
    <w:rsid w:val="00E05D6E"/>
    <w:rsid w:val="00E1219F"/>
    <w:rsid w:val="00E13E09"/>
    <w:rsid w:val="00E1519E"/>
    <w:rsid w:val="00E24C19"/>
    <w:rsid w:val="00E27DB0"/>
    <w:rsid w:val="00E30321"/>
    <w:rsid w:val="00E327D9"/>
    <w:rsid w:val="00E34A39"/>
    <w:rsid w:val="00E37DE5"/>
    <w:rsid w:val="00E40520"/>
    <w:rsid w:val="00E42564"/>
    <w:rsid w:val="00E443C5"/>
    <w:rsid w:val="00E44E84"/>
    <w:rsid w:val="00E568B8"/>
    <w:rsid w:val="00E570E0"/>
    <w:rsid w:val="00E572B2"/>
    <w:rsid w:val="00E62142"/>
    <w:rsid w:val="00E63999"/>
    <w:rsid w:val="00E65127"/>
    <w:rsid w:val="00E70894"/>
    <w:rsid w:val="00E75852"/>
    <w:rsid w:val="00E76F23"/>
    <w:rsid w:val="00E8178C"/>
    <w:rsid w:val="00E878F5"/>
    <w:rsid w:val="00E87E34"/>
    <w:rsid w:val="00E87EA2"/>
    <w:rsid w:val="00E90EB1"/>
    <w:rsid w:val="00E93932"/>
    <w:rsid w:val="00E94C70"/>
    <w:rsid w:val="00E950BF"/>
    <w:rsid w:val="00EA0F97"/>
    <w:rsid w:val="00EA3862"/>
    <w:rsid w:val="00EA3C1C"/>
    <w:rsid w:val="00EA48A5"/>
    <w:rsid w:val="00EA5F5F"/>
    <w:rsid w:val="00EA7C28"/>
    <w:rsid w:val="00EB0C6B"/>
    <w:rsid w:val="00EB3E67"/>
    <w:rsid w:val="00EB4795"/>
    <w:rsid w:val="00ED01F2"/>
    <w:rsid w:val="00ED4969"/>
    <w:rsid w:val="00ED6B6D"/>
    <w:rsid w:val="00EE08A3"/>
    <w:rsid w:val="00EE3139"/>
    <w:rsid w:val="00EE3F0C"/>
    <w:rsid w:val="00EE4600"/>
    <w:rsid w:val="00EF532F"/>
    <w:rsid w:val="00EF629E"/>
    <w:rsid w:val="00EF62B6"/>
    <w:rsid w:val="00F01E71"/>
    <w:rsid w:val="00F02514"/>
    <w:rsid w:val="00F145CD"/>
    <w:rsid w:val="00F1642F"/>
    <w:rsid w:val="00F205C4"/>
    <w:rsid w:val="00F20C55"/>
    <w:rsid w:val="00F2325E"/>
    <w:rsid w:val="00F2394C"/>
    <w:rsid w:val="00F33124"/>
    <w:rsid w:val="00F331B9"/>
    <w:rsid w:val="00F34637"/>
    <w:rsid w:val="00F364B4"/>
    <w:rsid w:val="00F3793E"/>
    <w:rsid w:val="00F41438"/>
    <w:rsid w:val="00F43972"/>
    <w:rsid w:val="00F43ADB"/>
    <w:rsid w:val="00F450B8"/>
    <w:rsid w:val="00F45FEC"/>
    <w:rsid w:val="00F5704D"/>
    <w:rsid w:val="00F602D7"/>
    <w:rsid w:val="00F60D4A"/>
    <w:rsid w:val="00F657D5"/>
    <w:rsid w:val="00F70B95"/>
    <w:rsid w:val="00F70EC1"/>
    <w:rsid w:val="00F71972"/>
    <w:rsid w:val="00F728BA"/>
    <w:rsid w:val="00F73CED"/>
    <w:rsid w:val="00F76286"/>
    <w:rsid w:val="00F82DD0"/>
    <w:rsid w:val="00F8317F"/>
    <w:rsid w:val="00F832C9"/>
    <w:rsid w:val="00F87862"/>
    <w:rsid w:val="00F9202E"/>
    <w:rsid w:val="00F92435"/>
    <w:rsid w:val="00F928B5"/>
    <w:rsid w:val="00F97E6C"/>
    <w:rsid w:val="00FB47F8"/>
    <w:rsid w:val="00FB67D9"/>
    <w:rsid w:val="00FB7894"/>
    <w:rsid w:val="00FB7FC3"/>
    <w:rsid w:val="00FC0C35"/>
    <w:rsid w:val="00FC18C4"/>
    <w:rsid w:val="00FC29AA"/>
    <w:rsid w:val="00FC312D"/>
    <w:rsid w:val="00FD3F42"/>
    <w:rsid w:val="00FD7B13"/>
    <w:rsid w:val="00FE1E3B"/>
    <w:rsid w:val="00FE1F4C"/>
    <w:rsid w:val="00FF0075"/>
    <w:rsid w:val="00FF5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E970D86"/>
  <w15:chartTrackingRefBased/>
  <w15:docId w15:val="{C235D0E5-2750-4E7C-A522-2AE424D6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D51"/>
    <w:pPr>
      <w:spacing w:before="120" w:after="120" w:line="276" w:lineRule="auto"/>
      <w:jc w:val="both"/>
    </w:pPr>
    <w:rPr>
      <w:lang w:val="en-SG"/>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
    <w:link w:val="Heading1Char"/>
    <w:uiPriority w:val="9"/>
    <w:qFormat/>
    <w:rsid w:val="006B2F47"/>
    <w:pPr>
      <w:keepNext/>
      <w:keepLines/>
      <w:numPr>
        <w:numId w:val="26"/>
      </w:numPr>
      <w:spacing w:before="240"/>
      <w:ind w:left="567" w:hanging="567"/>
      <w:outlineLvl w:val="0"/>
    </w:pPr>
    <w:rPr>
      <w:rFonts w:ascii="Calibri" w:eastAsiaTheme="majorEastAsia" w:hAnsi="Calibri" w:cstheme="majorBidi"/>
      <w:b/>
      <w:smallCaps/>
      <w:sz w:val="32"/>
      <w:szCs w:val="32"/>
    </w:rPr>
  </w:style>
  <w:style w:type="paragraph" w:styleId="Heading2">
    <w:name w:val="heading 2"/>
    <w:aliases w:val="Heading 2 Char Char,H2,h2,2nd level,2 headline,h,h2 main heading,B Sub/Bold,B Sub/Bold1,B Sub/Bold2,B Sub/Bold11,h2 main heading1,h2 main heading2,B Sub/Bold3,B Sub/Bold12,h2 main heading3,B Sub/Bold4,B Sub/Bold13,Para2,SubPara,L2,dd heading 2"/>
    <w:next w:val="Normal"/>
    <w:link w:val="Heading2Char"/>
    <w:uiPriority w:val="9"/>
    <w:unhideWhenUsed/>
    <w:qFormat/>
    <w:rsid w:val="006B2F47"/>
    <w:pPr>
      <w:numPr>
        <w:ilvl w:val="1"/>
        <w:numId w:val="26"/>
      </w:numPr>
      <w:outlineLvl w:val="1"/>
    </w:pPr>
    <w:rPr>
      <w:rFonts w:ascii="Calibri" w:eastAsiaTheme="majorEastAsia" w:hAnsi="Calibri" w:cstheme="majorBidi"/>
      <w:b/>
      <w:smallCaps/>
      <w:sz w:val="28"/>
      <w:szCs w:val="32"/>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
    <w:link w:val="Heading3Char"/>
    <w:unhideWhenUsed/>
    <w:qFormat/>
    <w:rsid w:val="00D50758"/>
    <w:pPr>
      <w:keepNext/>
      <w:keepLines/>
      <w:numPr>
        <w:ilvl w:val="2"/>
        <w:numId w:val="26"/>
      </w:numPr>
      <w:spacing w:before="40"/>
      <w:outlineLvl w:val="2"/>
    </w:pPr>
    <w:rPr>
      <w:rFonts w:ascii="Calibri" w:eastAsiaTheme="majorEastAsia" w:hAnsi="Calibri" w:cstheme="majorBidi"/>
      <w:b/>
      <w:smallCaps/>
      <w:sz w:val="24"/>
      <w:szCs w:val="24"/>
    </w:rPr>
  </w:style>
  <w:style w:type="paragraph" w:styleId="Heading4">
    <w:name w:val="heading 4"/>
    <w:basedOn w:val="Normal"/>
    <w:next w:val="Normal"/>
    <w:link w:val="Heading4Char"/>
    <w:uiPriority w:val="9"/>
    <w:unhideWhenUsed/>
    <w:qFormat/>
    <w:rsid w:val="0068320A"/>
    <w:pPr>
      <w:keepNext/>
      <w:keepLines/>
      <w:numPr>
        <w:ilvl w:val="3"/>
        <w:numId w:val="26"/>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8320A"/>
    <w:pPr>
      <w:keepNext/>
      <w:keepLines/>
      <w:numPr>
        <w:ilvl w:val="4"/>
        <w:numId w:val="26"/>
      </w:numPr>
      <w:spacing w:before="40"/>
      <w:outlineLvl w:val="4"/>
    </w:pPr>
    <w:rPr>
      <w:rFonts w:ascii="Calibri" w:eastAsiaTheme="majorEastAsia" w:hAnsi="Calibri" w:cstheme="majorBidi"/>
      <w:i/>
    </w:rPr>
  </w:style>
  <w:style w:type="paragraph" w:styleId="Heading6">
    <w:name w:val="heading 6"/>
    <w:aliases w:val="PIM 6"/>
    <w:basedOn w:val="Normal"/>
    <w:next w:val="Normal"/>
    <w:link w:val="Heading6Char"/>
    <w:uiPriority w:val="9"/>
    <w:unhideWhenUsed/>
    <w:qFormat/>
    <w:rsid w:val="006D3D74"/>
    <w:pPr>
      <w:keepNext/>
      <w:keepLines/>
      <w:numPr>
        <w:ilvl w:val="5"/>
        <w:numId w:val="26"/>
      </w:numPr>
      <w:spacing w:before="40"/>
      <w:outlineLvl w:val="5"/>
    </w:pPr>
    <w:rPr>
      <w:rFonts w:asciiTheme="majorHAnsi" w:eastAsiaTheme="majorEastAsia" w:hAnsiTheme="majorHAnsi" w:cstheme="majorBidi"/>
      <w:color w:val="1F4D78" w:themeColor="accent1" w:themeShade="7F"/>
    </w:rPr>
  </w:style>
  <w:style w:type="paragraph" w:styleId="Heading7">
    <w:name w:val="heading 7"/>
    <w:aliases w:val="PIM 7"/>
    <w:basedOn w:val="Normal"/>
    <w:next w:val="Normal"/>
    <w:link w:val="Heading7Char"/>
    <w:uiPriority w:val="9"/>
    <w:unhideWhenUsed/>
    <w:qFormat/>
    <w:rsid w:val="006D3D74"/>
    <w:pPr>
      <w:keepNext/>
      <w:keepLines/>
      <w:numPr>
        <w:ilvl w:val="6"/>
        <w:numId w:val="2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SubHead"/>
    <w:basedOn w:val="Normal"/>
    <w:next w:val="Normal"/>
    <w:link w:val="Heading8Char"/>
    <w:uiPriority w:val="9"/>
    <w:unhideWhenUsed/>
    <w:qFormat/>
    <w:rsid w:val="006D3D74"/>
    <w:pPr>
      <w:keepNext/>
      <w:keepLines/>
      <w:numPr>
        <w:ilvl w:val="7"/>
        <w:numId w:val="26"/>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aliases w:val="appendix,AppendixBodyHead,PIM 9"/>
    <w:basedOn w:val="Normal"/>
    <w:next w:val="Normal"/>
    <w:link w:val="Heading9Char"/>
    <w:uiPriority w:val="9"/>
    <w:unhideWhenUsed/>
    <w:qFormat/>
    <w:rsid w:val="006D3D74"/>
    <w:pPr>
      <w:keepNext/>
      <w:keepLines/>
      <w:numPr>
        <w:ilvl w:val="8"/>
        <w:numId w:val="26"/>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basedOn w:val="DefaultParagraphFont"/>
    <w:link w:val="Heading1"/>
    <w:uiPriority w:val="9"/>
    <w:rsid w:val="006B2F47"/>
    <w:rPr>
      <w:rFonts w:ascii="Calibri" w:eastAsiaTheme="majorEastAsia" w:hAnsi="Calibri" w:cstheme="majorBidi"/>
      <w:b/>
      <w:smallCaps/>
      <w:sz w:val="32"/>
      <w:szCs w:val="32"/>
      <w:lang w:val="en-SG"/>
    </w:rPr>
  </w:style>
  <w:style w:type="character" w:customStyle="1" w:styleId="Heading2Char">
    <w:name w:val="Heading 2 Char"/>
    <w:aliases w:val="Heading 2 Char Char Char,H2 Char,h2 Char,2nd level Char,2 headline Char,h Char,h2 main heading Char,B Sub/Bold Char,B Sub/Bold1 Char,B Sub/Bold2 Char,B Sub/Bold11 Char,h2 main heading1 Char,h2 main heading2 Char,B Sub/Bold3 Char,L2 Char"/>
    <w:basedOn w:val="DefaultParagraphFont"/>
    <w:link w:val="Heading2"/>
    <w:uiPriority w:val="9"/>
    <w:rsid w:val="006B2F47"/>
    <w:rPr>
      <w:rFonts w:ascii="Calibri" w:eastAsiaTheme="majorEastAsia" w:hAnsi="Calibri" w:cstheme="majorBidi"/>
      <w:b/>
      <w:smallCaps/>
      <w:sz w:val="28"/>
      <w:szCs w:val="32"/>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basedOn w:val="DefaultParagraphFont"/>
    <w:link w:val="Heading3"/>
    <w:rsid w:val="00D50758"/>
    <w:rPr>
      <w:rFonts w:ascii="Calibri" w:eastAsiaTheme="majorEastAsia" w:hAnsi="Calibri" w:cstheme="majorBidi"/>
      <w:b/>
      <w:smallCaps/>
      <w:sz w:val="24"/>
      <w:szCs w:val="24"/>
      <w:lang w:val="en-SG"/>
    </w:rPr>
  </w:style>
  <w:style w:type="character" w:customStyle="1" w:styleId="Heading4Char">
    <w:name w:val="Heading 4 Char"/>
    <w:basedOn w:val="DefaultParagraphFont"/>
    <w:link w:val="Heading4"/>
    <w:uiPriority w:val="9"/>
    <w:rsid w:val="0068320A"/>
    <w:rPr>
      <w:rFonts w:eastAsiaTheme="majorEastAsia" w:cstheme="majorBidi"/>
      <w:b/>
      <w:iCs/>
      <w:lang w:val="en-SG"/>
    </w:rPr>
  </w:style>
  <w:style w:type="character" w:customStyle="1" w:styleId="Heading5Char">
    <w:name w:val="Heading 5 Char"/>
    <w:basedOn w:val="DefaultParagraphFont"/>
    <w:link w:val="Heading5"/>
    <w:uiPriority w:val="9"/>
    <w:rsid w:val="0068320A"/>
    <w:rPr>
      <w:rFonts w:ascii="Calibri" w:eastAsiaTheme="majorEastAsia" w:hAnsi="Calibri" w:cstheme="majorBidi"/>
      <w:i/>
      <w:lang w:val="en-SG"/>
    </w:rPr>
  </w:style>
  <w:style w:type="character" w:customStyle="1" w:styleId="Heading6Char">
    <w:name w:val="Heading 6 Char"/>
    <w:aliases w:val="PIM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aliases w:val="PIM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aliases w:val="AppendixSubHead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aliases w:val="appendix Char,AppendixBodyHead Char,PIM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rsid w:val="00622A7F"/>
    <w:pPr>
      <w:contextualSpacing/>
      <w:jc w:val="right"/>
    </w:pPr>
    <w:rPr>
      <w:rFonts w:eastAsiaTheme="majorEastAsia" w:cstheme="minorHAnsi"/>
      <w:b/>
      <w:bCs/>
      <w:spacing w:val="-10"/>
      <w:kern w:val="28"/>
      <w:sz w:val="60"/>
      <w:szCs w:val="60"/>
    </w:rPr>
  </w:style>
  <w:style w:type="character" w:customStyle="1" w:styleId="TitleChar">
    <w:name w:val="Title Char"/>
    <w:basedOn w:val="DefaultParagraphFont"/>
    <w:link w:val="Title"/>
    <w:uiPriority w:val="10"/>
    <w:rsid w:val="00622A7F"/>
    <w:rPr>
      <w:rFonts w:eastAsiaTheme="majorEastAsia" w:cstheme="minorHAnsi"/>
      <w:b/>
      <w:bCs/>
      <w:spacing w:val="-10"/>
      <w:kern w:val="28"/>
      <w:sz w:val="60"/>
      <w:szCs w:val="60"/>
    </w:rPr>
  </w:style>
  <w:style w:type="paragraph" w:styleId="Subtitle">
    <w:name w:val="Subtitle"/>
    <w:basedOn w:val="Normal"/>
    <w:next w:val="Normal"/>
    <w:link w:val="SubtitleChar"/>
    <w:uiPriority w:val="11"/>
    <w:qFormat/>
    <w:rsid w:val="00622A7F"/>
    <w:pPr>
      <w:numPr>
        <w:ilvl w:val="1"/>
      </w:numPr>
      <w:jc w:val="right"/>
    </w:pPr>
    <w:rPr>
      <w:rFonts w:eastAsiaTheme="minorEastAsia"/>
      <w:b/>
      <w:bCs/>
      <w:spacing w:val="15"/>
      <w:sz w:val="44"/>
      <w:szCs w:val="44"/>
    </w:rPr>
  </w:style>
  <w:style w:type="character" w:customStyle="1" w:styleId="SubtitleChar">
    <w:name w:val="Subtitle Char"/>
    <w:basedOn w:val="DefaultParagraphFont"/>
    <w:link w:val="Subtitle"/>
    <w:uiPriority w:val="11"/>
    <w:rsid w:val="00622A7F"/>
    <w:rPr>
      <w:rFonts w:eastAsiaTheme="minorEastAsia"/>
      <w:b/>
      <w:bCs/>
      <w:spacing w:val="15"/>
      <w:sz w:val="44"/>
      <w:szCs w:val="44"/>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nhideWhenUsed/>
    <w:qFormat/>
    <w:rsid w:val="007C7C7F"/>
    <w:pPr>
      <w:spacing w:after="200"/>
      <w:jc w:val="center"/>
    </w:pPr>
    <w:rPr>
      <w:b/>
      <w:iCs/>
      <w:sz w:val="20"/>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nhideWhenUsed/>
    <w:rsid w:val="00645252"/>
    <w:rPr>
      <w:sz w:val="22"/>
      <w:szCs w:val="16"/>
    </w:rPr>
  </w:style>
  <w:style w:type="paragraph" w:styleId="CommentText">
    <w:name w:val="annotation text"/>
    <w:basedOn w:val="Normal"/>
    <w:link w:val="CommentTextChar"/>
    <w:unhideWhenUsed/>
    <w:rsid w:val="00645252"/>
    <w:rPr>
      <w:szCs w:val="20"/>
    </w:rPr>
  </w:style>
  <w:style w:type="character" w:customStyle="1" w:styleId="CommentTextChar">
    <w:name w:val="Comment Text Char"/>
    <w:basedOn w:val="DefaultParagraphFont"/>
    <w:link w:val="CommentText"/>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autoRedefine/>
    <w:uiPriority w:val="99"/>
    <w:unhideWhenUsed/>
    <w:qFormat/>
    <w:rsid w:val="005F10C3"/>
    <w:rPr>
      <w:rFonts w:ascii="Century Gothic" w:hAnsi="Century Gothic"/>
    </w:rPr>
  </w:style>
  <w:style w:type="character" w:customStyle="1" w:styleId="HeaderChar">
    <w:name w:val="Header Char"/>
    <w:basedOn w:val="DefaultParagraphFont"/>
    <w:link w:val="Header"/>
    <w:uiPriority w:val="99"/>
    <w:rsid w:val="005F10C3"/>
    <w:rPr>
      <w:rFonts w:ascii="Century Gothic" w:hAnsi="Century Gothic"/>
    </w:rPr>
  </w:style>
  <w:style w:type="paragraph" w:styleId="Footer">
    <w:name w:val="footer"/>
    <w:aliases w:val="footer"/>
    <w:basedOn w:val="Normal"/>
    <w:link w:val="FooterChar"/>
    <w:uiPriority w:val="99"/>
    <w:unhideWhenUsed/>
    <w:rsid w:val="006D3D74"/>
  </w:style>
  <w:style w:type="character" w:customStyle="1" w:styleId="FooterChar">
    <w:name w:val="Footer Char"/>
    <w:aliases w:val="footer Char"/>
    <w:basedOn w:val="DefaultParagraphFont"/>
    <w:link w:val="Footer"/>
    <w:uiPriority w:val="99"/>
    <w:rsid w:val="006D3D74"/>
  </w:style>
  <w:style w:type="paragraph" w:styleId="TOC9">
    <w:name w:val="toc 9"/>
    <w:basedOn w:val="Normal"/>
    <w:next w:val="Normal"/>
    <w:autoRedefine/>
    <w:uiPriority w:val="39"/>
    <w:unhideWhenUsed/>
    <w:rsid w:val="0083569A"/>
    <w:pPr>
      <w:ind w:left="1757"/>
    </w:pPr>
  </w:style>
  <w:style w:type="table" w:styleId="TableGrid">
    <w:name w:val="Table Grid"/>
    <w:basedOn w:val="TableNormal"/>
    <w:uiPriority w:val="39"/>
    <w:rsid w:val="000D6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next w:val="Normal"/>
    <w:uiPriority w:val="39"/>
    <w:unhideWhenUsed/>
    <w:qFormat/>
    <w:rsid w:val="000D68BA"/>
    <w:pPr>
      <w:spacing w:line="259" w:lineRule="auto"/>
    </w:pPr>
    <w:rPr>
      <w:rFonts w:ascii="Calibri" w:eastAsiaTheme="majorEastAsia" w:hAnsi="Calibri" w:cstheme="majorBidi"/>
      <w:b/>
      <w:color w:val="2E74B5" w:themeColor="accent1" w:themeShade="BF"/>
      <w:sz w:val="32"/>
      <w:szCs w:val="32"/>
    </w:rPr>
  </w:style>
  <w:style w:type="paragraph" w:styleId="TOC1">
    <w:name w:val="toc 1"/>
    <w:basedOn w:val="Normal"/>
    <w:next w:val="Normal"/>
    <w:autoRedefine/>
    <w:uiPriority w:val="39"/>
    <w:unhideWhenUsed/>
    <w:rsid w:val="005E34F9"/>
    <w:pPr>
      <w:tabs>
        <w:tab w:val="left" w:pos="440"/>
        <w:tab w:val="right" w:leader="dot" w:pos="10790"/>
      </w:tabs>
      <w:spacing w:after="100"/>
    </w:pPr>
  </w:style>
  <w:style w:type="paragraph" w:styleId="TOC2">
    <w:name w:val="toc 2"/>
    <w:basedOn w:val="Normal"/>
    <w:next w:val="Normal"/>
    <w:autoRedefine/>
    <w:uiPriority w:val="39"/>
    <w:unhideWhenUsed/>
    <w:rsid w:val="007C7C7F"/>
    <w:pPr>
      <w:spacing w:after="100"/>
      <w:ind w:left="220"/>
    </w:pPr>
  </w:style>
  <w:style w:type="paragraph" w:styleId="ListParagraph">
    <w:name w:val="List Paragraph"/>
    <w:basedOn w:val="Normal"/>
    <w:link w:val="ListParagraphChar"/>
    <w:uiPriority w:val="34"/>
    <w:unhideWhenUsed/>
    <w:qFormat/>
    <w:rsid w:val="007C7C7F"/>
    <w:pPr>
      <w:numPr>
        <w:numId w:val="27"/>
      </w:numPr>
      <w:contextualSpacing/>
    </w:pPr>
  </w:style>
  <w:style w:type="paragraph" w:styleId="NoSpacing">
    <w:name w:val="No Spacing"/>
    <w:uiPriority w:val="1"/>
    <w:qFormat/>
    <w:rsid w:val="003B7248"/>
    <w:pPr>
      <w:jc w:val="both"/>
    </w:pPr>
    <w:rPr>
      <w:lang w:val="en-SG"/>
    </w:rPr>
  </w:style>
  <w:style w:type="paragraph" w:customStyle="1" w:styleId="NumberedList">
    <w:name w:val="Numbered List"/>
    <w:basedOn w:val="ListParagraph"/>
    <w:link w:val="NumberedListChar"/>
    <w:qFormat/>
    <w:rsid w:val="006B2F47"/>
    <w:pPr>
      <w:numPr>
        <w:numId w:val="28"/>
      </w:numPr>
    </w:pPr>
  </w:style>
  <w:style w:type="character" w:customStyle="1" w:styleId="ListParagraphChar">
    <w:name w:val="List Paragraph Char"/>
    <w:basedOn w:val="DefaultParagraphFont"/>
    <w:link w:val="ListParagraph"/>
    <w:uiPriority w:val="34"/>
    <w:rsid w:val="006B2F47"/>
    <w:rPr>
      <w:lang w:val="en-SG"/>
    </w:rPr>
  </w:style>
  <w:style w:type="character" w:customStyle="1" w:styleId="NumberedListChar">
    <w:name w:val="Numbered List Char"/>
    <w:basedOn w:val="ListParagraphChar"/>
    <w:link w:val="NumberedList"/>
    <w:rsid w:val="006B2F47"/>
    <w:rPr>
      <w:lang w:val="en-SG"/>
    </w:rPr>
  </w:style>
  <w:style w:type="paragraph" w:customStyle="1" w:styleId="ParagraphText">
    <w:name w:val="Paragraph Text"/>
    <w:basedOn w:val="Normal"/>
    <w:link w:val="ParagraphTextChar"/>
    <w:rsid w:val="006B2F47"/>
    <w:pPr>
      <w:suppressAutoHyphens/>
      <w:spacing w:before="0" w:after="240" w:line="240" w:lineRule="auto"/>
    </w:pPr>
    <w:rPr>
      <w:rFonts w:eastAsia="Times New Roman" w:cstheme="minorHAnsi"/>
      <w:iCs/>
    </w:rPr>
  </w:style>
  <w:style w:type="character" w:customStyle="1" w:styleId="ParagraphTextChar">
    <w:name w:val="Paragraph Text Char"/>
    <w:basedOn w:val="DefaultParagraphFont"/>
    <w:link w:val="ParagraphText"/>
    <w:rsid w:val="006B2F47"/>
    <w:rPr>
      <w:rFonts w:eastAsia="Times New Roman" w:cstheme="minorHAnsi"/>
      <w:iCs/>
      <w:lang w:val="en-SG"/>
    </w:rPr>
  </w:style>
  <w:style w:type="paragraph" w:customStyle="1" w:styleId="TableHeading">
    <w:name w:val="Table_Heading"/>
    <w:basedOn w:val="Normal"/>
    <w:next w:val="Normal"/>
    <w:qFormat/>
    <w:rsid w:val="007D7B67"/>
    <w:pPr>
      <w:keepNext/>
      <w:keepLines/>
      <w:spacing w:before="40" w:after="40" w:line="240" w:lineRule="auto"/>
    </w:pPr>
    <w:rPr>
      <w:rFonts w:ascii="Calibri" w:eastAsia="Times New Roman" w:hAnsi="Calibri" w:cs="Times New Roman"/>
      <w:b/>
      <w:szCs w:val="20"/>
    </w:rPr>
  </w:style>
  <w:style w:type="paragraph" w:styleId="TOC3">
    <w:name w:val="toc 3"/>
    <w:basedOn w:val="Normal"/>
    <w:next w:val="Normal"/>
    <w:autoRedefine/>
    <w:uiPriority w:val="39"/>
    <w:unhideWhenUsed/>
    <w:rsid w:val="00F70B95"/>
    <w:pPr>
      <w:spacing w:after="100"/>
      <w:ind w:left="440"/>
    </w:pPr>
  </w:style>
  <w:style w:type="paragraph" w:styleId="Revision">
    <w:name w:val="Revision"/>
    <w:hidden/>
    <w:uiPriority w:val="99"/>
    <w:semiHidden/>
    <w:rsid w:val="005A0AFB"/>
    <w:rPr>
      <w:lang w:val="en-SG"/>
    </w:rPr>
  </w:style>
  <w:style w:type="paragraph" w:styleId="TOC4">
    <w:name w:val="toc 4"/>
    <w:basedOn w:val="Normal"/>
    <w:next w:val="Normal"/>
    <w:autoRedefine/>
    <w:uiPriority w:val="39"/>
    <w:unhideWhenUsed/>
    <w:rsid w:val="005616F1"/>
    <w:pPr>
      <w:spacing w:before="0" w:after="100" w:line="278" w:lineRule="auto"/>
      <w:ind w:left="720"/>
    </w:pPr>
    <w:rPr>
      <w:rFonts w:eastAsiaTheme="minorEastAsia"/>
      <w:kern w:val="2"/>
      <w:sz w:val="24"/>
      <w:szCs w:val="24"/>
      <w:lang w:eastAsia="en-SG"/>
      <w14:ligatures w14:val="standardContextual"/>
    </w:rPr>
  </w:style>
  <w:style w:type="paragraph" w:styleId="TOC5">
    <w:name w:val="toc 5"/>
    <w:basedOn w:val="Normal"/>
    <w:next w:val="Normal"/>
    <w:autoRedefine/>
    <w:uiPriority w:val="39"/>
    <w:unhideWhenUsed/>
    <w:rsid w:val="005616F1"/>
    <w:pPr>
      <w:spacing w:before="0" w:after="100" w:line="278" w:lineRule="auto"/>
      <w:ind w:left="960"/>
    </w:pPr>
    <w:rPr>
      <w:rFonts w:eastAsiaTheme="minorEastAsia"/>
      <w:kern w:val="2"/>
      <w:sz w:val="24"/>
      <w:szCs w:val="24"/>
      <w:lang w:eastAsia="en-SG"/>
      <w14:ligatures w14:val="standardContextual"/>
    </w:rPr>
  </w:style>
  <w:style w:type="paragraph" w:styleId="TOC6">
    <w:name w:val="toc 6"/>
    <w:basedOn w:val="Normal"/>
    <w:next w:val="Normal"/>
    <w:autoRedefine/>
    <w:uiPriority w:val="39"/>
    <w:unhideWhenUsed/>
    <w:rsid w:val="005616F1"/>
    <w:pPr>
      <w:spacing w:before="0" w:after="100" w:line="278" w:lineRule="auto"/>
      <w:ind w:left="1200"/>
    </w:pPr>
    <w:rPr>
      <w:rFonts w:eastAsiaTheme="minorEastAsia"/>
      <w:kern w:val="2"/>
      <w:sz w:val="24"/>
      <w:szCs w:val="24"/>
      <w:lang w:eastAsia="en-SG"/>
      <w14:ligatures w14:val="standardContextual"/>
    </w:rPr>
  </w:style>
  <w:style w:type="paragraph" w:styleId="TOC7">
    <w:name w:val="toc 7"/>
    <w:basedOn w:val="Normal"/>
    <w:next w:val="Normal"/>
    <w:autoRedefine/>
    <w:uiPriority w:val="39"/>
    <w:unhideWhenUsed/>
    <w:rsid w:val="005616F1"/>
    <w:pPr>
      <w:spacing w:before="0" w:after="100" w:line="278" w:lineRule="auto"/>
      <w:ind w:left="1440"/>
    </w:pPr>
    <w:rPr>
      <w:rFonts w:eastAsiaTheme="minorEastAsia"/>
      <w:kern w:val="2"/>
      <w:sz w:val="24"/>
      <w:szCs w:val="24"/>
      <w:lang w:eastAsia="en-SG"/>
      <w14:ligatures w14:val="standardContextual"/>
    </w:rPr>
  </w:style>
  <w:style w:type="paragraph" w:styleId="TOC8">
    <w:name w:val="toc 8"/>
    <w:basedOn w:val="Normal"/>
    <w:next w:val="Normal"/>
    <w:autoRedefine/>
    <w:uiPriority w:val="39"/>
    <w:unhideWhenUsed/>
    <w:rsid w:val="005616F1"/>
    <w:pPr>
      <w:spacing w:before="0" w:after="100" w:line="278" w:lineRule="auto"/>
      <w:ind w:left="1680"/>
    </w:pPr>
    <w:rPr>
      <w:rFonts w:eastAsiaTheme="minorEastAsia"/>
      <w:kern w:val="2"/>
      <w:sz w:val="24"/>
      <w:szCs w:val="24"/>
      <w:lang w:eastAsia="en-SG"/>
      <w14:ligatures w14:val="standardContextual"/>
    </w:rPr>
  </w:style>
  <w:style w:type="character" w:styleId="UnresolvedMention">
    <w:name w:val="Unresolved Mention"/>
    <w:basedOn w:val="DefaultParagraphFont"/>
    <w:uiPriority w:val="99"/>
    <w:semiHidden/>
    <w:unhideWhenUsed/>
    <w:rsid w:val="005616F1"/>
    <w:rPr>
      <w:color w:val="605E5C"/>
      <w:shd w:val="clear" w:color="auto" w:fill="E1DFDD"/>
    </w:rPr>
  </w:style>
  <w:style w:type="paragraph" w:styleId="NormalWeb">
    <w:name w:val="Normal (Web)"/>
    <w:basedOn w:val="Normal"/>
    <w:uiPriority w:val="99"/>
    <w:unhideWhenUsed/>
    <w:rsid w:val="00ED01F2"/>
    <w:pPr>
      <w:spacing w:before="100" w:beforeAutospacing="1" w:after="100" w:afterAutospacing="1" w:line="240" w:lineRule="auto"/>
      <w:jc w:val="left"/>
    </w:pPr>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0.png"/></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27.png"/><Relationship Id="rId50" Type="http://schemas.openxmlformats.org/officeDocument/2006/relationships/image" Target="media/image29.emf"/><Relationship Id="rId55" Type="http://schemas.openxmlformats.org/officeDocument/2006/relationships/package" Target="embeddings/Microsoft_Excel_Worksheet3.xlsx"/><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2.png"/><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130.png"/><Relationship Id="rId53" Type="http://schemas.openxmlformats.org/officeDocument/2006/relationships/package" Target="embeddings/Microsoft_Excel_Worksheet2.xlsx"/><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28.emf"/><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package" Target="embeddings/Microsoft_Excel_Worksheet1.xlsx"/><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14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2.emf"/><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package" Target="embeddings/Microsoft_Excel_Worksheet.xlsx"/><Relationship Id="rId57" Type="http://schemas.microsoft.com/office/2011/relationships/people" Target="people.xml"/><Relationship Id="rId10" Type="http://schemas.openxmlformats.org/officeDocument/2006/relationships/webSettings" Target="webSettings.xml"/><Relationship Id="rId31" Type="http://schemas.openxmlformats.org/officeDocument/2006/relationships/image" Target="media/image14.png"/><Relationship Id="rId44" Type="http://schemas.openxmlformats.org/officeDocument/2006/relationships/image" Target="media/image120.png"/><Relationship Id="rId52" Type="http://schemas.openxmlformats.org/officeDocument/2006/relationships/image" Target="media/image31.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whcheong\AppData\Local\Microsoft\Office\16.0\DTS\en-SG%7b02E4259F-3F7A-4BAF-8390-58E895964F39%7d\%7b85703B74-CBD3-4388-B667-6753FDD959C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afabadb4-2257-48ec-869f-64421b8f49cd" ContentTypeId="0x0101003618E443DE96424ABE734F4442FBF2B301"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3a90f38b-cee7-4289-b705-21e4ceceb96b">
      <Value>6</Value>
      <Value>5</Value>
      <Value>2</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h63e849b28044e64bfbe5f5fa7b8c866 xmlns="3a90f38b-cee7-4289-b705-21e4ceceb96b">
      <Terms xmlns="http://schemas.microsoft.com/office/infopath/2007/PartnerControls"/>
    </h63e849b28044e64bfbe5f5fa7b8c866>
    <IconOverlay xmlns="http://schemas.microsoft.com/sharepoint/v4" xsi:nil="true"/>
    <a2b7da5d9b994f938881636f0a7c63d6 xmlns="3a90f38b-cee7-4289-b705-21e4ceceb96b">
      <Terms xmlns="http://schemas.microsoft.com/office/infopath/2007/PartnerControls"/>
    </a2b7da5d9b994f938881636f0a7c63d6>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h6ac82fb60e7404bb7825d9f5fed2f8a xmlns="3a90f38b-cee7-4289-b705-21e4ceceb96b">
      <Terms xmlns="http://schemas.microsoft.com/office/infopath/2007/PartnerControls"/>
    </h6ac82fb60e7404bb7825d9f5fed2f8a>
    <ee94ffbfe3174827a439912fa17811b9 xmlns="3a90f38b-cee7-4289-b705-21e4ceceb96b">
      <Terms xmlns="http://schemas.microsoft.com/office/infopath/2007/PartnerControls"/>
    </ee94ffbfe3174827a439912fa17811b9>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ISF_x0020_Classification xmlns="3a90f38b-cee7-4289-b705-21e4ceceb96b">Non-Sensitive</ISF_x0020_Classification>
    <Document_x0020_Date xmlns="3a90f38b-cee7-4289-b705-21e4ceceb96b">2025-12-16T16:00:00+00:00</Document_x0020_Date>
    <_dlc_DocId xmlns="3a90f38b-cee7-4289-b705-21e4ceceb96b">d5e1e4de-5ad9-4b30-9dfb-0148e835cff3</_dlc_DocId>
    <_dlc_DocIdUrl xmlns="3a90f38b-cee7-4289-b705-21e4ceceb96b">
      <Url>https://home.dms.mas.gov.sg/_layouts/15/MASGlobalID/DocAveRedirect.aspx?DocId=d5e1e4de-5ad9-4b30-9dfb-0148e835cff3&amp;SiteID=c32db5b2-d241-48e9-9949-19ccf62ec6db_81eeee23-0c10-4fe9-b2e8-5c8edd998a5f</Url>
      <Description>d5e1e4de-5ad9-4b30-9dfb-0148e835cff3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4B640-F451-4A74-8426-CB4E7AE1DEB9}">
  <ds:schemaRefs>
    <ds:schemaRef ds:uri="Microsoft.SharePoint.Taxonomy.ContentTypeSync"/>
  </ds:schemaRefs>
</ds:datastoreItem>
</file>

<file path=customXml/itemProps2.xml><?xml version="1.0" encoding="utf-8"?>
<ds:datastoreItem xmlns:ds="http://schemas.openxmlformats.org/officeDocument/2006/customXml" ds:itemID="{6E26A50F-13C3-4B83-8C45-BDE5DFB1FEAC}">
  <ds:schemaRefs>
    <ds:schemaRef ds:uri="http://schemas.microsoft.com/sharepoint/events"/>
  </ds:schemaRefs>
</ds:datastoreItem>
</file>

<file path=customXml/itemProps3.xml><?xml version="1.0" encoding="utf-8"?>
<ds:datastoreItem xmlns:ds="http://schemas.openxmlformats.org/officeDocument/2006/customXml" ds:itemID="{7FBDB1CC-CEFB-4E46-8174-1F0AA0D30B24}">
  <ds:schemaRefs>
    <ds:schemaRef ds:uri="http://purl.org/dc/terms/"/>
    <ds:schemaRef ds:uri="81eeee23-0c10-4fe9-b2e8-5c8edd998a5f"/>
    <ds:schemaRef ds:uri="http://purl.org/dc/elements/1.1/"/>
    <ds:schemaRef ds:uri="http://schemas.microsoft.com/office/infopath/2007/PartnerControls"/>
    <ds:schemaRef ds:uri="3a90f38b-cee7-4289-b705-21e4ceceb96b"/>
    <ds:schemaRef ds:uri="http://schemas.microsoft.com/sharepoint/v4"/>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D2C43882-5133-4961-8B72-6C4914B7F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035508-4EFD-43DD-A410-A9CB4967A8C7}">
  <ds:schemaRefs>
    <ds:schemaRef ds:uri="http://schemas.microsoft.com/sharepoint/v3/contenttype/forms"/>
  </ds:schemaRefs>
</ds:datastoreItem>
</file>

<file path=customXml/itemProps6.xml><?xml version="1.0" encoding="utf-8"?>
<ds:datastoreItem xmlns:ds="http://schemas.openxmlformats.org/officeDocument/2006/customXml" ds:itemID="{9C692422-A389-4468-BEBE-16D845210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{85703B74-CBD3-4388-B667-6753FDD959CF}tf02786999_win32</Template>
  <TotalTime>4395</TotalTime>
  <Pages>1</Pages>
  <Words>7613</Words>
  <Characters>43396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MAS_OMEGA - Functional Specifications Document ((Bid Collation)_v0.01</vt:lpstr>
    </vt:vector>
  </TitlesOfParts>
  <Company/>
  <LinksUpToDate>false</LinksUpToDate>
  <CharactersWithSpaces>50908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MAS_OMEGA - Functional Specifications Document ((Bid Collation)_v0.01</dc:title>
  <dc:subject/>
  <dc:creator/>
  <cp:keywords/>
  <dc:description/>
  <cp:lastModifiedBy>Wilmond YANG (MAS)</cp:lastModifiedBy>
  <cp:revision>130</cp:revision>
  <dcterms:created xsi:type="dcterms:W3CDTF">2025-12-10T02:46:00Z</dcterms:created>
  <dcterms:modified xsi:type="dcterms:W3CDTF">2026-01-09T10:00:00Z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0x0101003618E443DE96424ABE734F4442FBF2B30100639707F575319647A6D308C510BCB483</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SIP_Label_54803508-8490-4252-b331-d9b72689e942_Enabled">
    <vt:lpwstr>true</vt:lpwstr>
  </property>
  <property fmtid="{D5CDD505-2E9C-101B-9397-08002B2CF9AE}" pid="9" name="MSIP_Label_54803508-8490-4252-b331-d9b72689e942_SetDate">
    <vt:lpwstr>2025-11-27T07:39:31Z</vt:lpwstr>
  </property>
  <property fmtid="{D5CDD505-2E9C-101B-9397-08002B2CF9AE}" pid="10" name="MSIP_Label_54803508-8490-4252-b331-d9b72689e942_Method">
    <vt:lpwstr>Privileged</vt:lpwstr>
  </property>
  <property fmtid="{D5CDD505-2E9C-101B-9397-08002B2CF9AE}" pid="11" name="MSIP_Label_54803508-8490-4252-b331-d9b72689e942_Name">
    <vt:lpwstr>Non Sensitive_0</vt:lpwstr>
  </property>
  <property fmtid="{D5CDD505-2E9C-101B-9397-08002B2CF9AE}" pid="12" name="MSIP_Label_54803508-8490-4252-b331-d9b72689e942_SiteId">
    <vt:lpwstr>0b11c524-9a1c-4e1b-84cb-6336aefc2243</vt:lpwstr>
  </property>
  <property fmtid="{D5CDD505-2E9C-101B-9397-08002B2CF9AE}" pid="13" name="MSIP_Label_54803508-8490-4252-b331-d9b72689e942_ActionId">
    <vt:lpwstr>d7e8cc4a-07d5-49d8-bdfa-fa2feafccc10</vt:lpwstr>
  </property>
  <property fmtid="{D5CDD505-2E9C-101B-9397-08002B2CF9AE}" pid="14" name="MSIP_Label_54803508-8490-4252-b331-d9b72689e942_ContentBits">
    <vt:lpwstr>0</vt:lpwstr>
  </property>
  <property fmtid="{D5CDD505-2E9C-101B-9397-08002B2CF9AE}" pid="15" name="MSIP_Label_54803508-8490-4252-b331-d9b72689e942_Tag">
    <vt:lpwstr>10, 0, 1, 1</vt:lpwstr>
  </property>
  <property fmtid="{D5CDD505-2E9C-101B-9397-08002B2CF9AE}" pid="16" name="_dlc_DocIdItemGuid">
    <vt:lpwstr>d5e1e4de-5ad9-4b30-9dfb-0148e835cff3</vt:lpwstr>
  </property>
  <property fmtid="{D5CDD505-2E9C-101B-9397-08002B2CF9AE}" pid="17" name="kfb1d384101645d79dfb3e1eb6303efc">
    <vt:lpwstr/>
  </property>
  <property fmtid="{D5CDD505-2E9C-101B-9397-08002B2CF9AE}" pid="18" name="Projects">
    <vt:lpwstr/>
  </property>
  <property fmtid="{D5CDD505-2E9C-101B-9397-08002B2CF9AE}" pid="19" name="CTG Classification">
    <vt:lpwstr/>
  </property>
  <property fmtid="{D5CDD505-2E9C-101B-9397-08002B2CF9AE}" pid="20" name="Geographical">
    <vt:lpwstr/>
  </property>
  <property fmtid="{D5CDD505-2E9C-101B-9397-08002B2CF9AE}" pid="21" name="o1bc9418e5f14cc08546fd3687d4faf2">
    <vt:lpwstr/>
  </property>
  <property fmtid="{D5CDD505-2E9C-101B-9397-08002B2CF9AE}" pid="22" name="Subjects">
    <vt:lpwstr/>
  </property>
  <property fmtid="{D5CDD505-2E9C-101B-9397-08002B2CF9AE}" pid="23" name="Events">
    <vt:lpwstr/>
  </property>
  <property fmtid="{D5CDD505-2E9C-101B-9397-08002B2CF9AE}" pid="24" name="Organisations">
    <vt:lpwstr/>
  </property>
  <property fmtid="{D5CDD505-2E9C-101B-9397-08002B2CF9AE}" pid="25" name="Business Functions">
    <vt:lpwstr>5;#Monetary and Domestic Markets Management|2a7d5b88-6bf1-45f1-86e4-16940b278451</vt:lpwstr>
  </property>
  <property fmtid="{D5CDD505-2E9C-101B-9397-08002B2CF9AE}" pid="26" name="Divisions">
    <vt:lpwstr/>
  </property>
  <property fmtid="{D5CDD505-2E9C-101B-9397-08002B2CF9AE}" pid="27" name="Document Type">
    <vt:lpwstr>2;#Reference Materials|3f315016-5303-4a8c-924f-0d81ba7cd31b</vt:lpwstr>
  </property>
  <property fmtid="{D5CDD505-2E9C-101B-9397-08002B2CF9AE}" pid="28" name="Security Classification">
    <vt:lpwstr>6;#Restricted|86c47f45-3406-42c4-a9a0-f1318f859c90</vt:lpwstr>
  </property>
</Properties>
</file>